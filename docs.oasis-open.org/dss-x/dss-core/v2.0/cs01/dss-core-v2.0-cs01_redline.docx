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EBAA8" w14:textId="77777777" w:rsidR="00C71349" w:rsidRPr="003A06D0" w:rsidRDefault="00B10527" w:rsidP="008C100C">
      <w:pPr>
        <w:pStyle w:val="Kopfzeile"/>
        <w:rPr>
          <w:lang w:val="en-GB"/>
        </w:rPr>
      </w:pPr>
      <w:r w:rsidRPr="003A06D0">
        <w:rPr>
          <w:noProof/>
          <w:lang w:val="en-GB" w:eastAsia="en-GB"/>
        </w:rPr>
        <w:drawing>
          <wp:inline distT="0" distB="0" distL="0" distR="0" wp14:anchorId="63E2F52E" wp14:editId="14E4C5FF">
            <wp:extent cx="228600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Logo-v2.0.jpg"/>
                    <pic:cNvPicPr/>
                  </pic:nvPicPr>
                  <pic:blipFill>
                    <a:blip r:embed="rId8"/>
                    <a:stretch>
                      <a:fillRect/>
                    </a:stretch>
                  </pic:blipFill>
                  <pic:spPr>
                    <a:xfrm>
                      <a:off x="0" y="0"/>
                      <a:ext cx="2286000" cy="502920"/>
                    </a:xfrm>
                    <a:prstGeom prst="rect">
                      <a:avLst/>
                    </a:prstGeom>
                  </pic:spPr>
                </pic:pic>
              </a:graphicData>
            </a:graphic>
          </wp:inline>
        </w:drawing>
      </w:r>
    </w:p>
    <w:p w14:paraId="63EB7221" w14:textId="77777777" w:rsidR="00C71349" w:rsidRPr="003A06D0" w:rsidRDefault="004B584D" w:rsidP="008C100C">
      <w:pPr>
        <w:pStyle w:val="Titel"/>
        <w:rPr>
          <w:lang w:val="en-GB"/>
        </w:rPr>
      </w:pPr>
      <w:r w:rsidRPr="003A06D0">
        <w:rPr>
          <w:lang w:val="en-GB"/>
        </w:rPr>
        <w:t>Digital Signature Service Core Protocols, Elements, and Bindings Version 2.0</w:t>
      </w:r>
    </w:p>
    <w:p w14:paraId="5A86578B" w14:textId="52977FF5" w:rsidR="00E4299F" w:rsidRPr="003A06D0" w:rsidRDefault="00B03FBA" w:rsidP="008C100C">
      <w:pPr>
        <w:pStyle w:val="Untertitel"/>
        <w:rPr>
          <w:lang w:val="en-GB"/>
        </w:rPr>
      </w:pPr>
      <w:r w:rsidRPr="003A06D0">
        <w:rPr>
          <w:lang w:val="en-GB"/>
        </w:rPr>
        <w:t xml:space="preserve">Committee Specification </w:t>
      </w:r>
      <w:del w:id="0" w:author="Andreas Kuehne" w:date="2019-05-09T21:56:00Z">
        <w:r w:rsidRPr="003A06D0" w:rsidDel="00DC37AC">
          <w:rPr>
            <w:lang w:val="en-GB"/>
          </w:rPr>
          <w:delText xml:space="preserve">Draft </w:delText>
        </w:r>
      </w:del>
      <w:r w:rsidR="003857AC">
        <w:rPr>
          <w:lang w:val="en-GB"/>
        </w:rPr>
        <w:t>0</w:t>
      </w:r>
      <w:del w:id="1" w:author="Andreas Kuehne" w:date="2019-05-09T21:56:00Z">
        <w:r w:rsidR="003857AC" w:rsidDel="00DC37AC">
          <w:rPr>
            <w:lang w:val="en-GB"/>
          </w:rPr>
          <w:delText>3 /</w:delText>
        </w:r>
        <w:r w:rsidR="003857AC" w:rsidDel="00DC37AC">
          <w:rPr>
            <w:lang w:val="en-GB"/>
          </w:rPr>
          <w:br/>
          <w:delText>Public Review Draft 03</w:delText>
        </w:r>
      </w:del>
      <w:ins w:id="2" w:author="Andreas Kuehne" w:date="2019-05-09T21:56:00Z">
        <w:r w:rsidR="00DC37AC">
          <w:rPr>
            <w:lang w:val="en-GB"/>
          </w:rPr>
          <w:t>1</w:t>
        </w:r>
      </w:ins>
    </w:p>
    <w:p w14:paraId="6ED95D7D" w14:textId="0F041FAF" w:rsidR="00286EC7" w:rsidRPr="003A06D0" w:rsidRDefault="00ED7C33" w:rsidP="008C100C">
      <w:pPr>
        <w:pStyle w:val="Untertitel"/>
        <w:rPr>
          <w:lang w:val="en-GB"/>
        </w:rPr>
      </w:pPr>
      <w:ins w:id="3" w:author="Andreas Kuehne" w:date="2019-05-09T21:56:00Z">
        <w:r>
          <w:rPr>
            <w:lang w:val="en-GB"/>
          </w:rPr>
          <w:t>31</w:t>
        </w:r>
      </w:ins>
      <w:del w:id="4" w:author="Andreas Kuehne" w:date="2019-05-09T21:56:00Z">
        <w:r w:rsidR="008B5BF1" w:rsidDel="00DC37AC">
          <w:rPr>
            <w:lang w:val="en-GB"/>
          </w:rPr>
          <w:delText>13</w:delText>
        </w:r>
      </w:del>
      <w:r w:rsidR="004B584D" w:rsidRPr="003A06D0">
        <w:rPr>
          <w:lang w:val="en-GB"/>
        </w:rPr>
        <w:t xml:space="preserve"> </w:t>
      </w:r>
      <w:del w:id="5" w:author="Andreas Kuehne" w:date="2019-05-09T21:56:00Z">
        <w:r w:rsidR="003857AC" w:rsidDel="00DC37AC">
          <w:rPr>
            <w:lang w:val="en-GB"/>
          </w:rPr>
          <w:delText>Febr</w:delText>
        </w:r>
        <w:r w:rsidR="001725A5" w:rsidRPr="003A06D0" w:rsidDel="00DC37AC">
          <w:rPr>
            <w:lang w:val="en-GB"/>
          </w:rPr>
          <w:delText>uary</w:delText>
        </w:r>
        <w:r w:rsidR="00B03FBA" w:rsidRPr="003A06D0" w:rsidDel="00DC37AC">
          <w:rPr>
            <w:lang w:val="en-GB"/>
          </w:rPr>
          <w:delText xml:space="preserve"> </w:delText>
        </w:r>
      </w:del>
      <w:ins w:id="6" w:author="Andreas Kuehne" w:date="2019-05-09T21:56:00Z">
        <w:r w:rsidR="00DC37AC">
          <w:rPr>
            <w:lang w:val="en-GB"/>
          </w:rPr>
          <w:t>May</w:t>
        </w:r>
        <w:r w:rsidR="00DC37AC" w:rsidRPr="003A06D0">
          <w:rPr>
            <w:lang w:val="en-GB"/>
          </w:rPr>
          <w:t xml:space="preserve"> </w:t>
        </w:r>
      </w:ins>
      <w:r w:rsidR="00197607" w:rsidRPr="003A06D0">
        <w:rPr>
          <w:lang w:val="en-GB"/>
        </w:rPr>
        <w:t>201</w:t>
      </w:r>
      <w:r w:rsidR="001725A5" w:rsidRPr="003A06D0">
        <w:rPr>
          <w:lang w:val="en-GB"/>
        </w:rPr>
        <w:t>9</w:t>
      </w:r>
    </w:p>
    <w:p w14:paraId="23E47721" w14:textId="77777777" w:rsidR="00E4299F" w:rsidRPr="003A06D0" w:rsidRDefault="000E5705" w:rsidP="00E4299F">
      <w:pPr>
        <w:pStyle w:val="Titlepageinfo"/>
        <w:rPr>
          <w:sz w:val="24"/>
          <w:szCs w:val="24"/>
          <w:lang w:val="en-GB"/>
        </w:rPr>
      </w:pPr>
      <w:r w:rsidRPr="003A06D0">
        <w:rPr>
          <w:sz w:val="24"/>
          <w:szCs w:val="24"/>
          <w:lang w:val="en-GB"/>
        </w:rPr>
        <w:t>Specification</w:t>
      </w:r>
      <w:r w:rsidR="00E4299F" w:rsidRPr="003A06D0">
        <w:rPr>
          <w:sz w:val="24"/>
          <w:szCs w:val="24"/>
          <w:lang w:val="en-GB"/>
        </w:rPr>
        <w:t xml:space="preserve"> URIs</w:t>
      </w:r>
    </w:p>
    <w:p w14:paraId="0EBAE410" w14:textId="77777777" w:rsidR="00D54431" w:rsidRPr="003A06D0" w:rsidRDefault="003B0E37" w:rsidP="00D54431">
      <w:pPr>
        <w:pStyle w:val="Titlepageinfo"/>
        <w:rPr>
          <w:lang w:val="en-GB"/>
        </w:rPr>
      </w:pPr>
      <w:r w:rsidRPr="003A06D0">
        <w:rPr>
          <w:lang w:val="en-GB"/>
        </w:rPr>
        <w:t xml:space="preserve">This </w:t>
      </w:r>
      <w:r w:rsidR="00C5515D" w:rsidRPr="003A06D0">
        <w:rPr>
          <w:lang w:val="en-GB"/>
        </w:rPr>
        <w:t>v</w:t>
      </w:r>
      <w:r w:rsidRPr="003A06D0">
        <w:rPr>
          <w:lang w:val="en-GB"/>
        </w:rPr>
        <w:t>ersion</w:t>
      </w:r>
      <w:r w:rsidR="00D54431" w:rsidRPr="003A06D0">
        <w:rPr>
          <w:lang w:val="en-GB"/>
        </w:rPr>
        <w:t>:</w:t>
      </w:r>
    </w:p>
    <w:p w14:paraId="32CC00B2" w14:textId="68BEA402" w:rsidR="00D54431" w:rsidRPr="003A06D0" w:rsidRDefault="00DC37AC" w:rsidP="00D54431">
      <w:pPr>
        <w:pStyle w:val="Titlepageinfodescription"/>
        <w:rPr>
          <w:rStyle w:val="Hyperlink"/>
          <w:color w:val="auto"/>
          <w:lang w:val="en-GB"/>
        </w:rPr>
      </w:pPr>
      <w:ins w:id="7" w:author="Andreas Kuehne" w:date="2019-05-09T21:57: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http://docs.oasis-open.org/dss-x/dss-core/v2.0/cs0</w:instrText>
      </w:r>
      <w:ins w:id="8" w:author="Andreas Kuehne" w:date="2019-05-09T21:57:00Z">
        <w:r w:rsidRPr="00DC37AC">
          <w:rPr>
            <w:rStyle w:val="Hyperlink"/>
            <w:lang w:val="en-GB"/>
          </w:rPr>
          <w:instrText>1</w:instrText>
        </w:r>
      </w:ins>
      <w:r w:rsidRPr="00DC37AC">
        <w:rPr>
          <w:rStyle w:val="Hyperlink"/>
          <w:lang w:val="en-GB"/>
        </w:rPr>
        <w:instrText>/dss-core-v2.0-cs0</w:instrText>
      </w:r>
      <w:ins w:id="9" w:author="Andreas Kuehne" w:date="2019-05-09T21:57:00Z">
        <w:r w:rsidRPr="00DC37AC">
          <w:rPr>
            <w:rStyle w:val="Hyperlink"/>
            <w:lang w:val="en-GB"/>
          </w:rPr>
          <w:instrText>1</w:instrText>
        </w:r>
      </w:ins>
      <w:r w:rsidRPr="00DC37AC">
        <w:rPr>
          <w:rStyle w:val="Hyperlink"/>
          <w:lang w:val="en-GB"/>
        </w:rPr>
        <w:instrText>.docx</w:instrText>
      </w:r>
      <w:ins w:id="10" w:author="Andreas Kuehne" w:date="2019-05-09T21:57: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11" w:author="Andreas Kuehne" w:date="2019-05-09T21:57:00Z">
        <w:r w:rsidRPr="004B5A6F" w:rsidDel="00DC37AC">
          <w:rPr>
            <w:rStyle w:val="Hyperlink"/>
            <w:lang w:val="en-GB"/>
          </w:rPr>
          <w:delText>prd</w:delText>
        </w:r>
      </w:del>
      <w:r w:rsidRPr="004B5A6F">
        <w:rPr>
          <w:rStyle w:val="Hyperlink"/>
          <w:lang w:val="en-GB"/>
        </w:rPr>
        <w:t>0</w:t>
      </w:r>
      <w:del w:id="12" w:author="Andreas Kuehne" w:date="2019-05-09T21:57:00Z">
        <w:r w:rsidRPr="004B5A6F" w:rsidDel="00DC37AC">
          <w:rPr>
            <w:rStyle w:val="Hyperlink"/>
            <w:lang w:val="en-GB"/>
          </w:rPr>
          <w:delText>2</w:delText>
        </w:r>
      </w:del>
      <w:ins w:id="13" w:author="Andreas Kuehne" w:date="2019-05-09T21:57:00Z">
        <w:r w:rsidRPr="004B5A6F">
          <w:rPr>
            <w:rStyle w:val="Hyperlink"/>
            <w:lang w:val="en-GB"/>
          </w:rPr>
          <w:t>1</w:t>
        </w:r>
      </w:ins>
      <w:r w:rsidRPr="004B5A6F">
        <w:rPr>
          <w:rStyle w:val="Hyperlink"/>
          <w:lang w:val="en-GB"/>
        </w:rPr>
        <w:t>/dss-core-v2.0-cs</w:t>
      </w:r>
      <w:del w:id="14" w:author="Andreas Kuehne" w:date="2019-05-09T21:57:00Z">
        <w:r w:rsidRPr="004B5A6F" w:rsidDel="00DC37AC">
          <w:rPr>
            <w:rStyle w:val="Hyperlink"/>
            <w:lang w:val="en-GB"/>
          </w:rPr>
          <w:delText>prd</w:delText>
        </w:r>
      </w:del>
      <w:r w:rsidRPr="004B5A6F">
        <w:rPr>
          <w:rStyle w:val="Hyperlink"/>
          <w:lang w:val="en-GB"/>
        </w:rPr>
        <w:t>0</w:t>
      </w:r>
      <w:del w:id="15" w:author="Andreas Kuehne" w:date="2019-05-09T21:57:00Z">
        <w:r w:rsidRPr="004B5A6F" w:rsidDel="00DC37AC">
          <w:rPr>
            <w:rStyle w:val="Hyperlink"/>
            <w:lang w:val="en-GB"/>
          </w:rPr>
          <w:delText>3</w:delText>
        </w:r>
      </w:del>
      <w:ins w:id="16" w:author="Andreas Kuehne" w:date="2019-05-09T21:57:00Z">
        <w:r w:rsidRPr="004B5A6F">
          <w:rPr>
            <w:rStyle w:val="Hyperlink"/>
            <w:lang w:val="en-GB"/>
          </w:rPr>
          <w:t>1</w:t>
        </w:r>
      </w:ins>
      <w:r w:rsidRPr="004B5A6F">
        <w:rPr>
          <w:rStyle w:val="Hyperlink"/>
          <w:lang w:val="en-GB"/>
        </w:rPr>
        <w:t>.docx</w:t>
      </w:r>
      <w:ins w:id="17" w:author="Andreas Kuehne" w:date="2019-05-09T21:57:00Z">
        <w:r>
          <w:rPr>
            <w:rStyle w:val="Hyperlink"/>
            <w:lang w:val="en-GB"/>
          </w:rPr>
          <w:fldChar w:fldCharType="end"/>
        </w:r>
      </w:ins>
      <w:r w:rsidR="002659E9" w:rsidRPr="003A06D0">
        <w:rPr>
          <w:rStyle w:val="Hyperlink"/>
          <w:color w:val="auto"/>
          <w:lang w:val="en-GB"/>
        </w:rPr>
        <w:t xml:space="preserve"> (Authoritative)</w:t>
      </w:r>
    </w:p>
    <w:bookmarkStart w:id="18" w:name="_Hlk522724236"/>
    <w:p w14:paraId="5743800F" w14:textId="28CB7549" w:rsidR="00FC06F0" w:rsidRPr="003A06D0" w:rsidRDefault="00DC37AC" w:rsidP="00CF629C">
      <w:pPr>
        <w:pStyle w:val="Titlepageinfodescription"/>
        <w:rPr>
          <w:rStyle w:val="Hyperlink"/>
          <w:color w:val="auto"/>
          <w:lang w:val="en-GB"/>
        </w:rPr>
      </w:pPr>
      <w:ins w:id="19" w:author="Andreas Kuehne" w:date="2019-05-09T21:58: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w:instrText>
      </w:r>
      <w:ins w:id="20" w:author="Andreas Kuehne" w:date="2019-05-09T21:58:00Z">
        <w:r w:rsidRPr="00DC37AC">
          <w:rPr>
            <w:rStyle w:val="Hyperlink"/>
            <w:lang w:val="en-GB"/>
          </w:rPr>
          <w:instrText>01</w:instrText>
        </w:r>
      </w:ins>
      <w:r w:rsidRPr="00DC37AC">
        <w:rPr>
          <w:rStyle w:val="Hyperlink"/>
          <w:lang w:val="en-GB"/>
        </w:rPr>
        <w:instrText>/dss-core-v2.0-cs0</w:instrText>
      </w:r>
      <w:ins w:id="21" w:author="Andreas Kuehne" w:date="2019-05-09T21:57:00Z">
        <w:r w:rsidRPr="00DC37AC">
          <w:rPr>
            <w:rStyle w:val="Hyperlink"/>
            <w:lang w:val="en-GB"/>
          </w:rPr>
          <w:instrText>1</w:instrText>
        </w:r>
      </w:ins>
      <w:r w:rsidRPr="00DC37AC">
        <w:rPr>
          <w:rStyle w:val="Hyperlink"/>
          <w:lang w:val="en-GB"/>
        </w:rPr>
        <w:instrText>.html</w:instrText>
      </w:r>
      <w:ins w:id="22"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ins w:id="23" w:author="Andreas Kuehne" w:date="2019-05-09T21:58:00Z">
        <w:r w:rsidRPr="004B5A6F">
          <w:rPr>
            <w:rStyle w:val="Hyperlink"/>
            <w:lang w:val="en-GB"/>
          </w:rPr>
          <w:t>0</w:t>
        </w:r>
      </w:ins>
      <w:del w:id="24" w:author="Andreas Kuehne" w:date="2019-05-09T21:58:00Z">
        <w:r w:rsidRPr="004B5A6F" w:rsidDel="00DC37AC">
          <w:rPr>
            <w:rStyle w:val="Hyperlink"/>
            <w:lang w:val="en-GB"/>
          </w:rPr>
          <w:delText>prd0</w:delText>
        </w:r>
      </w:del>
      <w:ins w:id="25" w:author="Andreas Kuehne" w:date="2019-05-09T21:58:00Z">
        <w:r w:rsidRPr="004B5A6F">
          <w:rPr>
            <w:rStyle w:val="Hyperlink"/>
            <w:lang w:val="en-GB"/>
          </w:rPr>
          <w:t>1</w:t>
        </w:r>
      </w:ins>
      <w:del w:id="26" w:author="Andreas Kuehne" w:date="2019-05-09T21:58:00Z">
        <w:r w:rsidRPr="004B5A6F" w:rsidDel="00DC37AC">
          <w:rPr>
            <w:rStyle w:val="Hyperlink"/>
            <w:lang w:val="en-GB"/>
          </w:rPr>
          <w:delText>2</w:delText>
        </w:r>
      </w:del>
      <w:r w:rsidRPr="004B5A6F">
        <w:rPr>
          <w:rStyle w:val="Hyperlink"/>
          <w:lang w:val="en-GB"/>
        </w:rPr>
        <w:t>/</w:t>
      </w:r>
      <w:bookmarkEnd w:id="18"/>
      <w:r w:rsidRPr="004B5A6F">
        <w:rPr>
          <w:rStyle w:val="Hyperlink"/>
          <w:lang w:val="en-GB"/>
        </w:rPr>
        <w:t>dss-core-v2.0-cs</w:t>
      </w:r>
      <w:del w:id="27" w:author="Andreas Kuehne" w:date="2019-05-09T21:57:00Z">
        <w:r w:rsidRPr="004B5A6F" w:rsidDel="00DC37AC">
          <w:rPr>
            <w:rStyle w:val="Hyperlink"/>
            <w:lang w:val="en-GB"/>
          </w:rPr>
          <w:delText>prd</w:delText>
        </w:r>
      </w:del>
      <w:r w:rsidRPr="004B5A6F">
        <w:rPr>
          <w:rStyle w:val="Hyperlink"/>
          <w:lang w:val="en-GB"/>
        </w:rPr>
        <w:t>0</w:t>
      </w:r>
      <w:del w:id="28" w:author="Andreas Kuehne" w:date="2019-05-09T21:57:00Z">
        <w:r w:rsidRPr="004B5A6F" w:rsidDel="00DC37AC">
          <w:rPr>
            <w:rStyle w:val="Hyperlink"/>
            <w:lang w:val="en-GB"/>
          </w:rPr>
          <w:delText>3</w:delText>
        </w:r>
      </w:del>
      <w:ins w:id="29" w:author="Andreas Kuehne" w:date="2019-05-09T21:57:00Z">
        <w:r w:rsidRPr="004B5A6F">
          <w:rPr>
            <w:rStyle w:val="Hyperlink"/>
            <w:lang w:val="en-GB"/>
          </w:rPr>
          <w:t>1</w:t>
        </w:r>
      </w:ins>
      <w:r w:rsidRPr="004B5A6F">
        <w:rPr>
          <w:rStyle w:val="Hyperlink"/>
          <w:lang w:val="en-GB"/>
        </w:rPr>
        <w:t>.html</w:t>
      </w:r>
      <w:ins w:id="30" w:author="Andreas Kuehne" w:date="2019-05-09T21:58:00Z">
        <w:r>
          <w:rPr>
            <w:rStyle w:val="Hyperlink"/>
            <w:lang w:val="en-GB"/>
          </w:rPr>
          <w:fldChar w:fldCharType="end"/>
        </w:r>
      </w:ins>
    </w:p>
    <w:p w14:paraId="53949FA8" w14:textId="1DAE017E" w:rsidR="00CF629C" w:rsidRPr="003A06D0" w:rsidRDefault="00EB1DAE" w:rsidP="00CF629C">
      <w:pPr>
        <w:pStyle w:val="Titlepageinfodescription"/>
        <w:rPr>
          <w:rStyle w:val="Hyperlink"/>
          <w:color w:val="auto"/>
          <w:lang w:val="en-GB"/>
        </w:rPr>
      </w:pPr>
      <w:ins w:id="31" w:author="Andreas Kuehne" w:date="2019-05-09T21:58:00Z">
        <w:r>
          <w:rPr>
            <w:rStyle w:val="Hyperlink"/>
            <w:lang w:val="en-GB"/>
          </w:rPr>
          <w:fldChar w:fldCharType="begin"/>
        </w:r>
        <w:r>
          <w:rPr>
            <w:rStyle w:val="Hyperlink"/>
            <w:lang w:val="en-GB"/>
          </w:rPr>
          <w:instrText xml:space="preserve"> HYPERLINK "</w:instrText>
        </w:r>
      </w:ins>
      <w:r w:rsidRPr="00EB1DAE">
        <w:rPr>
          <w:rStyle w:val="Hyperlink"/>
          <w:lang w:val="en-GB"/>
        </w:rPr>
        <w:instrText>http://docs.oasis-open.org/dss-x/dss-core/v2.0/cs0</w:instrText>
      </w:r>
      <w:ins w:id="32" w:author="Andreas Kuehne" w:date="2019-05-09T21:58:00Z">
        <w:r w:rsidRPr="00EB1DAE">
          <w:rPr>
            <w:rStyle w:val="Hyperlink"/>
            <w:lang w:val="en-GB"/>
          </w:rPr>
          <w:instrText>1</w:instrText>
        </w:r>
      </w:ins>
      <w:r w:rsidRPr="00EB1DAE">
        <w:rPr>
          <w:rStyle w:val="Hyperlink"/>
          <w:lang w:val="en-GB"/>
        </w:rPr>
        <w:instrText>/dss-core-v2.0-cs0</w:instrText>
      </w:r>
      <w:ins w:id="33" w:author="Andreas Kuehne" w:date="2019-05-09T21:57:00Z">
        <w:r w:rsidRPr="00EB1DAE">
          <w:rPr>
            <w:rStyle w:val="Hyperlink"/>
            <w:lang w:val="en-GB"/>
          </w:rPr>
          <w:instrText>1</w:instrText>
        </w:r>
      </w:ins>
      <w:r w:rsidRPr="00EB1DAE">
        <w:rPr>
          <w:rStyle w:val="Hyperlink"/>
          <w:lang w:val="en-GB"/>
        </w:rPr>
        <w:instrText>.pdf</w:instrText>
      </w:r>
      <w:ins w:id="34"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35" w:author="Andreas Kuehne" w:date="2019-05-09T21:58:00Z">
        <w:r w:rsidRPr="004B5A6F" w:rsidDel="00DC37AC">
          <w:rPr>
            <w:rStyle w:val="Hyperlink"/>
            <w:lang w:val="en-GB"/>
          </w:rPr>
          <w:delText>prd</w:delText>
        </w:r>
      </w:del>
      <w:r w:rsidRPr="004B5A6F">
        <w:rPr>
          <w:rStyle w:val="Hyperlink"/>
          <w:lang w:val="en-GB"/>
        </w:rPr>
        <w:t>0</w:t>
      </w:r>
      <w:ins w:id="36" w:author="Andreas Kuehne" w:date="2019-05-09T21:58:00Z">
        <w:r w:rsidRPr="004B5A6F">
          <w:rPr>
            <w:rStyle w:val="Hyperlink"/>
            <w:lang w:val="en-GB"/>
          </w:rPr>
          <w:t>1</w:t>
        </w:r>
      </w:ins>
      <w:del w:id="37" w:author="Andreas Kuehne" w:date="2019-05-09T21:58:00Z">
        <w:r w:rsidRPr="004B5A6F" w:rsidDel="00DC37AC">
          <w:rPr>
            <w:rStyle w:val="Hyperlink"/>
            <w:lang w:val="en-GB"/>
          </w:rPr>
          <w:delText>2</w:delText>
        </w:r>
      </w:del>
      <w:r w:rsidRPr="004B5A6F">
        <w:rPr>
          <w:rStyle w:val="Hyperlink"/>
          <w:lang w:val="en-GB"/>
        </w:rPr>
        <w:t>/dss-core-v2.0-cs</w:t>
      </w:r>
      <w:del w:id="38" w:author="Andreas Kuehne" w:date="2019-05-09T21:57:00Z">
        <w:r w:rsidRPr="004B5A6F" w:rsidDel="00DC37AC">
          <w:rPr>
            <w:rStyle w:val="Hyperlink"/>
            <w:lang w:val="en-GB"/>
          </w:rPr>
          <w:delText>prd</w:delText>
        </w:r>
      </w:del>
      <w:r w:rsidRPr="004B5A6F">
        <w:rPr>
          <w:rStyle w:val="Hyperlink"/>
          <w:lang w:val="en-GB"/>
        </w:rPr>
        <w:t>0</w:t>
      </w:r>
      <w:del w:id="39" w:author="Andreas Kuehne" w:date="2019-05-09T21:57:00Z">
        <w:r w:rsidRPr="004B5A6F" w:rsidDel="00DC37AC">
          <w:rPr>
            <w:rStyle w:val="Hyperlink"/>
            <w:lang w:val="en-GB"/>
          </w:rPr>
          <w:delText>3</w:delText>
        </w:r>
      </w:del>
      <w:ins w:id="40" w:author="Andreas Kuehne" w:date="2019-05-09T21:57:00Z">
        <w:r w:rsidRPr="004B5A6F">
          <w:rPr>
            <w:rStyle w:val="Hyperlink"/>
            <w:lang w:val="en-GB"/>
          </w:rPr>
          <w:t>1</w:t>
        </w:r>
      </w:ins>
      <w:r w:rsidRPr="004B5A6F">
        <w:rPr>
          <w:rStyle w:val="Hyperlink"/>
          <w:lang w:val="en-GB"/>
        </w:rPr>
        <w:t>.pdf</w:t>
      </w:r>
      <w:ins w:id="41" w:author="Andreas Kuehne" w:date="2019-05-09T21:58:00Z">
        <w:r>
          <w:rPr>
            <w:rStyle w:val="Hyperlink"/>
            <w:lang w:val="en-GB"/>
          </w:rPr>
          <w:fldChar w:fldCharType="end"/>
        </w:r>
      </w:ins>
    </w:p>
    <w:p w14:paraId="07BDD291" w14:textId="77777777" w:rsidR="003B0E37" w:rsidRPr="003A06D0" w:rsidRDefault="003B0E37" w:rsidP="003B0E37">
      <w:pPr>
        <w:pStyle w:val="Titlepageinfo"/>
        <w:rPr>
          <w:lang w:val="en-GB"/>
        </w:rPr>
      </w:pPr>
      <w:r w:rsidRPr="003A06D0">
        <w:rPr>
          <w:lang w:val="en-GB"/>
        </w:rPr>
        <w:t xml:space="preserve">Previous </w:t>
      </w:r>
      <w:r w:rsidR="00C5515D" w:rsidRPr="003A06D0">
        <w:rPr>
          <w:lang w:val="en-GB"/>
        </w:rPr>
        <w:t>v</w:t>
      </w:r>
      <w:r w:rsidRPr="003A06D0">
        <w:rPr>
          <w:lang w:val="en-GB"/>
        </w:rPr>
        <w:t>ersion:</w:t>
      </w:r>
    </w:p>
    <w:p w14:paraId="1843B2AF" w14:textId="77777777" w:rsidR="00FC06F0" w:rsidRPr="003A06D0" w:rsidRDefault="00635370" w:rsidP="00FC06F0">
      <w:pPr>
        <w:pStyle w:val="Titlepageinfodescription"/>
        <w:rPr>
          <w:rStyle w:val="Hyperlink"/>
          <w:color w:val="auto"/>
          <w:lang w:val="en-GB"/>
        </w:rPr>
      </w:pPr>
      <w:r w:rsidRPr="003A06D0">
        <w:rPr>
          <w:rStyle w:val="Hyperlink"/>
          <w:color w:val="auto"/>
          <w:lang w:val="en-GB"/>
        </w:rPr>
        <w:t>N/A</w:t>
      </w:r>
    </w:p>
    <w:p w14:paraId="782AAB47" w14:textId="77777777" w:rsidR="003B0E37" w:rsidRPr="003A06D0" w:rsidRDefault="003B0E37" w:rsidP="003B0E37">
      <w:pPr>
        <w:pStyle w:val="Titlepageinfo"/>
        <w:rPr>
          <w:lang w:val="en-GB"/>
        </w:rPr>
      </w:pPr>
      <w:r w:rsidRPr="003A06D0">
        <w:rPr>
          <w:lang w:val="en-GB"/>
        </w:rPr>
        <w:t xml:space="preserve">Latest </w:t>
      </w:r>
      <w:r w:rsidR="00C5515D" w:rsidRPr="003A06D0">
        <w:rPr>
          <w:lang w:val="en-GB"/>
        </w:rPr>
        <w:t>v</w:t>
      </w:r>
      <w:r w:rsidRPr="003A06D0">
        <w:rPr>
          <w:lang w:val="en-GB"/>
        </w:rPr>
        <w:t>ersion:</w:t>
      </w:r>
    </w:p>
    <w:p w14:paraId="17F9BC7B" w14:textId="77777777" w:rsidR="00FC06F0" w:rsidRPr="003A06D0" w:rsidRDefault="00B33063" w:rsidP="00FC06F0">
      <w:pPr>
        <w:pStyle w:val="Titlepageinfodescription"/>
        <w:rPr>
          <w:rStyle w:val="Hyperlink"/>
          <w:color w:val="auto"/>
          <w:lang w:val="en-GB"/>
        </w:rPr>
      </w:pPr>
      <w:hyperlink r:id="rId9" w:history="1">
        <w:r w:rsidR="004B584D" w:rsidRPr="003A06D0">
          <w:rPr>
            <w:rStyle w:val="Hyperlink"/>
            <w:lang w:val="en-GB"/>
          </w:rPr>
          <w:t>http://docs.oasis-open.org/dss-x/dss-core/v2.0/dss-core-v2.0.docx</w:t>
        </w:r>
      </w:hyperlink>
      <w:r w:rsidR="00FC06F0" w:rsidRPr="003A06D0">
        <w:rPr>
          <w:rStyle w:val="Hyperlink"/>
          <w:color w:val="auto"/>
          <w:lang w:val="en-GB"/>
        </w:rPr>
        <w:t xml:space="preserve"> (Authoritative)</w:t>
      </w:r>
    </w:p>
    <w:p w14:paraId="62C06D8F" w14:textId="77777777" w:rsidR="00FC06F0" w:rsidRPr="003A06D0" w:rsidRDefault="00B33063" w:rsidP="00FC06F0">
      <w:pPr>
        <w:pStyle w:val="Titlepageinfodescription"/>
        <w:rPr>
          <w:rStyle w:val="Hyperlink"/>
          <w:color w:val="auto"/>
          <w:lang w:val="en-GB"/>
        </w:rPr>
      </w:pPr>
      <w:hyperlink r:id="rId10" w:history="1">
        <w:r w:rsidR="004B584D" w:rsidRPr="003A06D0">
          <w:rPr>
            <w:rStyle w:val="Hyperlink"/>
            <w:lang w:val="en-GB"/>
          </w:rPr>
          <w:t>http://docs.oasis-open.org/dss-x/dss-core/v2.0/dss-core-v2.0.html</w:t>
        </w:r>
      </w:hyperlink>
    </w:p>
    <w:p w14:paraId="0B37ED9B" w14:textId="77777777" w:rsidR="00FC06F0" w:rsidRPr="003A06D0" w:rsidRDefault="00B33063" w:rsidP="00FC06F0">
      <w:pPr>
        <w:pStyle w:val="Titlepageinfodescription"/>
        <w:rPr>
          <w:rStyle w:val="Hyperlink"/>
          <w:color w:val="auto"/>
          <w:lang w:val="en-GB"/>
        </w:rPr>
      </w:pPr>
      <w:hyperlink r:id="rId11" w:history="1">
        <w:r w:rsidR="004B584D" w:rsidRPr="003A06D0">
          <w:rPr>
            <w:rStyle w:val="Hyperlink"/>
            <w:lang w:val="en-GB"/>
          </w:rPr>
          <w:t>http://docs.oasis-open.org/dss-x/dss-core/v2.0/dss-core-v2.0.pdf</w:t>
        </w:r>
      </w:hyperlink>
    </w:p>
    <w:p w14:paraId="7BA300F0" w14:textId="77777777" w:rsidR="00024C43" w:rsidRPr="003A06D0" w:rsidRDefault="00024C43" w:rsidP="008C100C">
      <w:pPr>
        <w:pStyle w:val="Titlepageinfo"/>
        <w:rPr>
          <w:lang w:val="en-GB"/>
        </w:rPr>
      </w:pPr>
      <w:r w:rsidRPr="003A06D0">
        <w:rPr>
          <w:lang w:val="en-GB"/>
        </w:rPr>
        <w:t>Technical Committee:</w:t>
      </w:r>
    </w:p>
    <w:p w14:paraId="3767E8C8" w14:textId="77777777" w:rsidR="00024C43" w:rsidRPr="003A06D0" w:rsidRDefault="00B33063" w:rsidP="008C100C">
      <w:pPr>
        <w:pStyle w:val="Titlepageinfodescription"/>
        <w:rPr>
          <w:lang w:val="en-GB"/>
        </w:rPr>
      </w:pPr>
      <w:hyperlink r:id="rId12" w:history="1">
        <w:r w:rsidR="007A7CF7" w:rsidRPr="003A06D0">
          <w:rPr>
            <w:rStyle w:val="Hyperlink"/>
            <w:lang w:val="en-GB"/>
          </w:rPr>
          <w:t>OASIS Digital Signature Services eXtended (DSS-X) TC</w:t>
        </w:r>
      </w:hyperlink>
    </w:p>
    <w:p w14:paraId="285A0238" w14:textId="3EC8972E" w:rsidR="009C7DCE" w:rsidRPr="003A06D0" w:rsidRDefault="00DC2EB1" w:rsidP="008C100C">
      <w:pPr>
        <w:pStyle w:val="Titlepageinfo"/>
        <w:rPr>
          <w:lang w:val="en-GB"/>
        </w:rPr>
      </w:pPr>
      <w:r w:rsidRPr="003A06D0">
        <w:rPr>
          <w:lang w:val="en-GB"/>
        </w:rPr>
        <w:t>Chair</w:t>
      </w:r>
      <w:ins w:id="42" w:author="Andreas Kuehne" w:date="2019-05-09T22:01:00Z">
        <w:r w:rsidR="00EB1DAE">
          <w:rPr>
            <w:lang w:val="en-GB"/>
          </w:rPr>
          <w:t>s</w:t>
        </w:r>
      </w:ins>
      <w:r w:rsidR="009C7DCE" w:rsidRPr="003A06D0">
        <w:rPr>
          <w:lang w:val="en-GB"/>
        </w:rPr>
        <w:t>:</w:t>
      </w:r>
    </w:p>
    <w:p w14:paraId="2013F5B6" w14:textId="2B544614" w:rsidR="007816D7" w:rsidRDefault="001725A5" w:rsidP="00B809FD">
      <w:pPr>
        <w:pStyle w:val="Contributor"/>
        <w:rPr>
          <w:ins w:id="43" w:author="Andreas Kuehne" w:date="2019-05-09T22:00:00Z"/>
          <w:lang w:val="en-GB"/>
        </w:rPr>
      </w:pPr>
      <w:r w:rsidRPr="003A06D0">
        <w:rPr>
          <w:lang w:val="en-GB"/>
        </w:rPr>
        <w:t>Andreas Kuehne (</w:t>
      </w:r>
      <w:hyperlink r:id="rId13" w:history="1">
        <w:r w:rsidRPr="003A06D0">
          <w:rPr>
            <w:rStyle w:val="Hyperlink"/>
            <w:lang w:val="en-GB"/>
          </w:rPr>
          <w:t>kuehne@trustable.de</w:t>
        </w:r>
      </w:hyperlink>
      <w:r w:rsidRPr="003A06D0">
        <w:rPr>
          <w:lang w:val="en-GB"/>
        </w:rPr>
        <w:t>), Individual</w:t>
      </w:r>
    </w:p>
    <w:p w14:paraId="18D33B37" w14:textId="2313E310" w:rsidR="00EB1DAE" w:rsidRPr="003A06D0" w:rsidRDefault="00EB1DAE" w:rsidP="00EB1DAE">
      <w:pPr>
        <w:pStyle w:val="Contributor"/>
        <w:rPr>
          <w:ins w:id="44" w:author="Andreas Kuehne" w:date="2019-05-09T22:00:00Z"/>
          <w:lang w:val="en-GB"/>
        </w:rPr>
      </w:pPr>
      <w:ins w:id="45" w:author="Andreas Kuehne" w:date="2019-05-09T22:00:00Z">
        <w:r w:rsidRPr="003A06D0">
          <w:rPr>
            <w:lang w:val="en-GB"/>
          </w:rPr>
          <w:t>Ernst Jan van Nigtevecht</w:t>
        </w:r>
      </w:ins>
      <w:ins w:id="46" w:author="Andreas Kuehne" w:date="2019-05-09T22:01:00Z">
        <w:r>
          <w:rPr>
            <w:lang w:val="en-GB"/>
          </w:rPr>
          <w:t xml:space="preserve"> </w:t>
        </w:r>
      </w:ins>
      <w:ins w:id="47" w:author="Andreas Kuehne" w:date="2019-05-09T22:02:00Z">
        <w:r>
          <w:rPr>
            <w:lang w:val="en-GB"/>
          </w:rPr>
          <w:fldChar w:fldCharType="begin"/>
        </w:r>
        <w:r>
          <w:rPr>
            <w:lang w:val="en-GB"/>
          </w:rPr>
          <w:instrText xml:space="preserve"> HYPERLINK "mailto:EJvN@Sonnenglanz.net" </w:instrText>
        </w:r>
        <w:r>
          <w:rPr>
            <w:lang w:val="en-GB"/>
          </w:rPr>
          <w:fldChar w:fldCharType="separate"/>
        </w:r>
        <w:r w:rsidRPr="00EB1DAE">
          <w:rPr>
            <w:rStyle w:val="Hyperlink"/>
            <w:lang w:val="en-GB"/>
          </w:rPr>
          <w:t>(EJvN@Sonnenglanz.net),</w:t>
        </w:r>
        <w:r>
          <w:rPr>
            <w:lang w:val="en-GB"/>
          </w:rPr>
          <w:fldChar w:fldCharType="end"/>
        </w:r>
      </w:ins>
      <w:ins w:id="48" w:author="Andreas Kuehne" w:date="2019-05-09T22:00:00Z">
        <w:r w:rsidRPr="003A06D0">
          <w:rPr>
            <w:lang w:val="en-GB"/>
          </w:rPr>
          <w:t xml:space="preserve"> Sonnenglanz Consulting</w:t>
        </w:r>
      </w:ins>
    </w:p>
    <w:p w14:paraId="5B112B4E" w14:textId="04FC84F9" w:rsidR="00EB1DAE" w:rsidRPr="003A06D0" w:rsidDel="00EB1DAE" w:rsidRDefault="00EB1DAE" w:rsidP="00B809FD">
      <w:pPr>
        <w:pStyle w:val="Contributor"/>
        <w:rPr>
          <w:del w:id="49" w:author="Andreas Kuehne" w:date="2019-05-09T22:00:00Z"/>
          <w:lang w:val="en-GB"/>
        </w:rPr>
      </w:pPr>
    </w:p>
    <w:p w14:paraId="38C61904" w14:textId="77777777" w:rsidR="007816D7" w:rsidRPr="003A06D0" w:rsidRDefault="00DC2EB1" w:rsidP="008C100C">
      <w:pPr>
        <w:pStyle w:val="Titlepageinfo"/>
        <w:rPr>
          <w:lang w:val="en-GB"/>
        </w:rPr>
      </w:pPr>
      <w:r w:rsidRPr="003A06D0">
        <w:rPr>
          <w:lang w:val="en-GB"/>
        </w:rPr>
        <w:t>Editors</w:t>
      </w:r>
      <w:r w:rsidR="007816D7" w:rsidRPr="003A06D0">
        <w:rPr>
          <w:lang w:val="en-GB"/>
        </w:rPr>
        <w:t>:</w:t>
      </w:r>
    </w:p>
    <w:p w14:paraId="22BA7663" w14:textId="77777777" w:rsidR="007A7CF7" w:rsidRPr="003A06D0" w:rsidRDefault="007A7CF7" w:rsidP="007A7CF7">
      <w:pPr>
        <w:pStyle w:val="Contributor"/>
        <w:rPr>
          <w:lang w:val="en-GB"/>
        </w:rPr>
      </w:pPr>
      <w:r w:rsidRPr="003A06D0">
        <w:rPr>
          <w:lang w:val="en-GB"/>
        </w:rPr>
        <w:t>Andreas Kuehne (</w:t>
      </w:r>
      <w:hyperlink r:id="rId14" w:history="1">
        <w:r w:rsidRPr="003A06D0">
          <w:rPr>
            <w:rStyle w:val="Hyperlink"/>
            <w:lang w:val="en-GB"/>
          </w:rPr>
          <w:t>kuehne@trustable.de</w:t>
        </w:r>
      </w:hyperlink>
      <w:r w:rsidRPr="003A06D0">
        <w:rPr>
          <w:lang w:val="en-GB"/>
        </w:rPr>
        <w:t>), Individual</w:t>
      </w:r>
    </w:p>
    <w:p w14:paraId="665C75D3" w14:textId="77777777" w:rsidR="004C4D7C" w:rsidRPr="003A06D0" w:rsidRDefault="007A7CF7" w:rsidP="007A7CF7">
      <w:pPr>
        <w:pStyle w:val="Contributor"/>
        <w:rPr>
          <w:lang w:val="en-GB"/>
        </w:rPr>
      </w:pPr>
      <w:r w:rsidRPr="003A06D0">
        <w:rPr>
          <w:lang w:val="en-GB"/>
        </w:rPr>
        <w:t>Stefan Hagen (</w:t>
      </w:r>
      <w:hyperlink r:id="rId15">
        <w:r w:rsidRPr="003A06D0">
          <w:rPr>
            <w:rStyle w:val="Hyperlink"/>
            <w:lang w:val="en-GB"/>
          </w:rPr>
          <w:t>stefan@hagen.link</w:t>
        </w:r>
      </w:hyperlink>
      <w:r w:rsidRPr="003A06D0">
        <w:rPr>
          <w:lang w:val="en-GB"/>
        </w:rPr>
        <w:t>), Individual</w:t>
      </w:r>
    </w:p>
    <w:p w14:paraId="042112E5" w14:textId="77777777" w:rsidR="00560795" w:rsidRPr="003A06D0" w:rsidRDefault="00D00DF9" w:rsidP="003B0E37">
      <w:pPr>
        <w:pStyle w:val="Titlepageinfo"/>
        <w:rPr>
          <w:lang w:val="en-GB"/>
        </w:rPr>
      </w:pPr>
      <w:bookmarkStart w:id="50" w:name="AdditionalArtifacts"/>
      <w:r w:rsidRPr="003A06D0">
        <w:rPr>
          <w:lang w:val="en-GB"/>
        </w:rPr>
        <w:t>Additional</w:t>
      </w:r>
      <w:r w:rsidR="00560795" w:rsidRPr="003A06D0">
        <w:rPr>
          <w:lang w:val="en-GB"/>
        </w:rPr>
        <w:t xml:space="preserve"> </w:t>
      </w:r>
      <w:bookmarkEnd w:id="50"/>
      <w:r w:rsidR="00602B81" w:rsidRPr="003A06D0">
        <w:rPr>
          <w:lang w:val="en-GB"/>
        </w:rPr>
        <w:t>artefacts</w:t>
      </w:r>
      <w:r w:rsidR="00560795" w:rsidRPr="003A06D0">
        <w:rPr>
          <w:lang w:val="en-GB"/>
        </w:rPr>
        <w:t>:</w:t>
      </w:r>
    </w:p>
    <w:p w14:paraId="03DE9C9C" w14:textId="77777777" w:rsidR="00560795" w:rsidRPr="003A06D0" w:rsidRDefault="00560795" w:rsidP="00560795">
      <w:pPr>
        <w:pStyle w:val="RelatedWork"/>
        <w:numPr>
          <w:ilvl w:val="0"/>
          <w:numId w:val="0"/>
        </w:numPr>
        <w:ind w:left="720"/>
        <w:rPr>
          <w:lang w:val="en-GB"/>
        </w:rPr>
      </w:pPr>
      <w:r w:rsidRPr="003A06D0">
        <w:rPr>
          <w:lang w:val="en-GB"/>
        </w:rPr>
        <w:t xml:space="preserve">This prose specification is one component of a Work Product </w:t>
      </w:r>
      <w:r w:rsidR="003A0D47" w:rsidRPr="003A06D0">
        <w:rPr>
          <w:lang w:val="en-GB"/>
        </w:rPr>
        <w:t>that</w:t>
      </w:r>
      <w:r w:rsidRPr="003A06D0">
        <w:rPr>
          <w:lang w:val="en-GB"/>
        </w:rPr>
        <w:t xml:space="preserve"> also includes:</w:t>
      </w:r>
    </w:p>
    <w:p w14:paraId="0E2AAFBE" w14:textId="0C5FF684" w:rsidR="00D00DF9" w:rsidRPr="003A06D0" w:rsidRDefault="007A7CF7" w:rsidP="007A7CF7">
      <w:pPr>
        <w:pStyle w:val="RelatedWork"/>
        <w:rPr>
          <w:lang w:val="en-GB"/>
        </w:rPr>
      </w:pPr>
      <w:r w:rsidRPr="003A06D0">
        <w:rPr>
          <w:lang w:val="en-GB"/>
        </w:rPr>
        <w:t xml:space="preserve">JSON and </w:t>
      </w:r>
      <w:r w:rsidR="00560795" w:rsidRPr="003A06D0">
        <w:rPr>
          <w:lang w:val="en-GB"/>
        </w:rPr>
        <w:t xml:space="preserve">XML schemas: </w:t>
      </w:r>
      <w:ins w:id="51" w:author="Andreas Kuehne" w:date="2019-05-09T22:03:00Z">
        <w:r w:rsidR="00EB1DAE">
          <w:rPr>
            <w:rStyle w:val="Hyperlink"/>
            <w:lang w:val="en-GB"/>
          </w:rPr>
          <w:fldChar w:fldCharType="begin"/>
        </w:r>
        <w:r w:rsidR="00EB1DAE">
          <w:rPr>
            <w:rStyle w:val="Hyperlink"/>
            <w:lang w:val="en-GB"/>
          </w:rPr>
          <w:instrText xml:space="preserve"> HYPERLINK "</w:instrText>
        </w:r>
      </w:ins>
      <w:r w:rsidR="00EB1DAE" w:rsidRPr="00EB1DAE">
        <w:rPr>
          <w:rStyle w:val="Hyperlink"/>
          <w:lang w:val="en-GB"/>
        </w:rPr>
        <w:instrText>http://docs.oasis-open.org/dss-x/dss-core/v2.0/cs0</w:instrText>
      </w:r>
      <w:ins w:id="52" w:author="Andreas Kuehne" w:date="2019-05-09T22:02:00Z">
        <w:r w:rsidR="00EB1DAE" w:rsidRPr="00EB1DAE">
          <w:rPr>
            <w:rStyle w:val="Hyperlink"/>
            <w:lang w:val="en-GB"/>
          </w:rPr>
          <w:instrText>1</w:instrText>
        </w:r>
      </w:ins>
      <w:r w:rsidR="00EB1DAE" w:rsidRPr="00EB1DAE">
        <w:rPr>
          <w:rStyle w:val="Hyperlink"/>
          <w:lang w:val="en-GB"/>
        </w:rPr>
        <w:instrText>/schema/</w:instrText>
      </w:r>
      <w:ins w:id="53" w:author="Andreas Kuehne" w:date="2019-05-09T22:03:00Z">
        <w:r w:rsidR="00EB1DAE">
          <w:rPr>
            <w:rStyle w:val="Hyperlink"/>
            <w:lang w:val="en-GB"/>
          </w:rPr>
          <w:instrText xml:space="preserve">" </w:instrText>
        </w:r>
        <w:r w:rsidR="00EB1DAE">
          <w:rPr>
            <w:rStyle w:val="Hyperlink"/>
            <w:lang w:val="en-GB"/>
          </w:rPr>
          <w:fldChar w:fldCharType="separate"/>
        </w:r>
      </w:ins>
      <w:r w:rsidR="00EB1DAE" w:rsidRPr="004B5A6F">
        <w:rPr>
          <w:rStyle w:val="Hyperlink"/>
          <w:lang w:val="en-GB"/>
        </w:rPr>
        <w:t>http://docs.oasis-open.org/dss-x/dss-core/v2.0/cs</w:t>
      </w:r>
      <w:del w:id="54" w:author="Andreas Kuehne" w:date="2019-05-09T22:02:00Z">
        <w:r w:rsidR="00EB1DAE" w:rsidRPr="004B5A6F" w:rsidDel="00EB1DAE">
          <w:rPr>
            <w:rStyle w:val="Hyperlink"/>
            <w:lang w:val="en-GB"/>
          </w:rPr>
          <w:delText>prd</w:delText>
        </w:r>
      </w:del>
      <w:r w:rsidR="00EB1DAE" w:rsidRPr="004B5A6F">
        <w:rPr>
          <w:rStyle w:val="Hyperlink"/>
          <w:lang w:val="en-GB"/>
        </w:rPr>
        <w:t>0</w:t>
      </w:r>
      <w:del w:id="55" w:author="Andreas Kuehne" w:date="2019-05-09T22:02:00Z">
        <w:r w:rsidR="00EB1DAE" w:rsidRPr="004B5A6F" w:rsidDel="00EB1DAE">
          <w:rPr>
            <w:rStyle w:val="Hyperlink"/>
            <w:lang w:val="en-GB"/>
          </w:rPr>
          <w:delText>3</w:delText>
        </w:r>
      </w:del>
      <w:ins w:id="56" w:author="Andreas Kuehne" w:date="2019-05-09T22:02:00Z">
        <w:r w:rsidR="00EB1DAE" w:rsidRPr="004B5A6F">
          <w:rPr>
            <w:rStyle w:val="Hyperlink"/>
            <w:lang w:val="en-GB"/>
          </w:rPr>
          <w:t>1</w:t>
        </w:r>
      </w:ins>
      <w:r w:rsidR="00EB1DAE" w:rsidRPr="004B5A6F">
        <w:rPr>
          <w:rStyle w:val="Hyperlink"/>
          <w:lang w:val="en-GB"/>
        </w:rPr>
        <w:t>/schema/</w:t>
      </w:r>
      <w:ins w:id="57" w:author="Andreas Kuehne" w:date="2019-05-09T22:03:00Z">
        <w:r w:rsidR="00EB1DAE">
          <w:rPr>
            <w:rStyle w:val="Hyperlink"/>
            <w:lang w:val="en-GB"/>
          </w:rPr>
          <w:fldChar w:fldCharType="end"/>
        </w:r>
      </w:ins>
    </w:p>
    <w:p w14:paraId="16A4BFCD" w14:textId="77777777" w:rsidR="00D00DF9" w:rsidRPr="003A06D0" w:rsidRDefault="00D00DF9" w:rsidP="00D00DF9">
      <w:pPr>
        <w:pStyle w:val="Titlepageinfo"/>
        <w:rPr>
          <w:lang w:val="en-GB"/>
        </w:rPr>
      </w:pPr>
      <w:bookmarkStart w:id="58" w:name="RelatedWork"/>
      <w:r w:rsidRPr="003A06D0">
        <w:rPr>
          <w:lang w:val="en-GB"/>
        </w:rPr>
        <w:t>Related work</w:t>
      </w:r>
      <w:bookmarkEnd w:id="58"/>
      <w:r w:rsidRPr="003A06D0">
        <w:rPr>
          <w:lang w:val="en-GB"/>
        </w:rPr>
        <w:t>:</w:t>
      </w:r>
    </w:p>
    <w:p w14:paraId="495EE2A7" w14:textId="77777777" w:rsidR="00D00DF9" w:rsidRPr="003A06D0" w:rsidRDefault="00D00DF9" w:rsidP="00D00DF9">
      <w:pPr>
        <w:pStyle w:val="Titlepageinfodescription"/>
        <w:rPr>
          <w:lang w:val="en-GB"/>
        </w:rPr>
      </w:pPr>
      <w:r w:rsidRPr="003A06D0">
        <w:rPr>
          <w:lang w:val="en-GB"/>
        </w:rPr>
        <w:t xml:space="preserve">This </w:t>
      </w:r>
      <w:r w:rsidR="00494EE0" w:rsidRPr="003A06D0">
        <w:rPr>
          <w:lang w:val="en-GB"/>
        </w:rPr>
        <w:t>specification</w:t>
      </w:r>
      <w:r w:rsidRPr="003A06D0">
        <w:rPr>
          <w:lang w:val="en-GB"/>
        </w:rPr>
        <w:t xml:space="preserve"> replaces or supersedes:</w:t>
      </w:r>
    </w:p>
    <w:p w14:paraId="582A0FEF" w14:textId="77777777" w:rsidR="00560795" w:rsidRPr="003A06D0" w:rsidRDefault="00F342DA" w:rsidP="00F342DA">
      <w:pPr>
        <w:pStyle w:val="RelatedWork"/>
        <w:rPr>
          <w:lang w:val="en-GB"/>
        </w:rPr>
      </w:pPr>
      <w:r w:rsidRPr="003A06D0">
        <w:rPr>
          <w:i/>
          <w:lang w:val="en-GB"/>
        </w:rPr>
        <w:t>Digital Signature Service Core Protocols, Elements, and Bindings Version 1.0</w:t>
      </w:r>
      <w:r w:rsidRPr="003A06D0">
        <w:rPr>
          <w:lang w:val="en-GB"/>
        </w:rPr>
        <w:t xml:space="preserve">. Edited by Stefan Drees. 11 April 2007. OASIS Standard. </w:t>
      </w:r>
      <w:hyperlink r:id="rId16" w:history="1">
        <w:r w:rsidRPr="003A06D0">
          <w:rPr>
            <w:rStyle w:val="Hyperlink"/>
            <w:lang w:val="en-GB"/>
          </w:rPr>
          <w:t>http://docs.oasis-open.org/dss/v1.0/oasis-dss-core-spec-v1.0-os.html</w:t>
        </w:r>
      </w:hyperlink>
      <w:r w:rsidRPr="003A06D0">
        <w:rPr>
          <w:lang w:val="en-GB"/>
        </w:rPr>
        <w:t>.</w:t>
      </w:r>
    </w:p>
    <w:p w14:paraId="60B239E9" w14:textId="77777777" w:rsidR="00547E3B" w:rsidRPr="003A06D0" w:rsidRDefault="00547E3B" w:rsidP="00547E3B">
      <w:pPr>
        <w:pStyle w:val="Titlepageinfo"/>
        <w:rPr>
          <w:lang w:val="en-GB"/>
        </w:rPr>
      </w:pPr>
      <w:r w:rsidRPr="003A06D0">
        <w:rPr>
          <w:lang w:val="en-GB"/>
        </w:rPr>
        <w:t>Declared XML namespaces:</w:t>
      </w:r>
    </w:p>
    <w:p w14:paraId="306483AD" w14:textId="77777777" w:rsidR="00F342DA" w:rsidRPr="003A06D0" w:rsidRDefault="00B33063" w:rsidP="00F342DA">
      <w:pPr>
        <w:pStyle w:val="RelatedWork"/>
        <w:tabs>
          <w:tab w:val="num" w:pos="2160"/>
        </w:tabs>
        <w:rPr>
          <w:lang w:val="en-GB"/>
        </w:rPr>
      </w:pPr>
      <w:hyperlink r:id="rId17" w:history="1">
        <w:r w:rsidR="00F342DA" w:rsidRPr="003A06D0">
          <w:rPr>
            <w:rStyle w:val="Hyperlink"/>
            <w:lang w:val="en-GB"/>
          </w:rPr>
          <w:t>http://docs.oasis-open.org/dss-x/ns/core</w:t>
        </w:r>
      </w:hyperlink>
    </w:p>
    <w:p w14:paraId="1B1C4A22" w14:textId="02B65D88" w:rsidR="00547E3B" w:rsidRPr="00025DE3" w:rsidRDefault="00B33063" w:rsidP="00F342DA">
      <w:pPr>
        <w:pStyle w:val="RelatedWork"/>
        <w:rPr>
          <w:ins w:id="59" w:author="Andreas Kuehne" w:date="2019-05-31T12:14:00Z"/>
          <w:rStyle w:val="Hyperlink"/>
          <w:color w:val="auto"/>
          <w:lang w:val="en-GB"/>
          <w:rPrChange w:id="60" w:author="Andreas Kuehne" w:date="2019-05-31T12:14:00Z">
            <w:rPr>
              <w:ins w:id="61" w:author="Andreas Kuehne" w:date="2019-05-31T12:14:00Z"/>
              <w:rStyle w:val="Hyperlink"/>
              <w:lang w:val="en-GB"/>
            </w:rPr>
          </w:rPrChange>
        </w:rPr>
      </w:pPr>
      <w:hyperlink r:id="rId18" w:history="1">
        <w:r w:rsidR="00F342DA" w:rsidRPr="003A06D0">
          <w:rPr>
            <w:rStyle w:val="Hyperlink"/>
            <w:lang w:val="en-GB"/>
          </w:rPr>
          <w:t>http://docs.oasis-open.org/dss-x/ns/base</w:t>
        </w:r>
      </w:hyperlink>
    </w:p>
    <w:p w14:paraId="292EE560" w14:textId="07C1EC2C" w:rsidR="00025DE3" w:rsidRPr="00025DE3" w:rsidRDefault="00070519" w:rsidP="00025DE3">
      <w:pPr>
        <w:pStyle w:val="RelatedWork"/>
        <w:rPr>
          <w:lang w:val="en-GB"/>
          <w:rPrChange w:id="62" w:author="Andreas Kuehne" w:date="2019-05-31T12:14:00Z">
            <w:rPr>
              <w:lang w:val="en-GB"/>
            </w:rPr>
          </w:rPrChange>
        </w:rPr>
        <w:pPrChange w:id="63" w:author="Andreas Kuehne" w:date="2019-05-31T12:14:00Z">
          <w:pPr>
            <w:pStyle w:val="RelatedWork"/>
          </w:pPr>
        </w:pPrChange>
      </w:pPr>
      <w:ins w:id="64" w:author="Andreas Kuehne" w:date="2019-05-31T12:16:00Z">
        <w:r>
          <w:rPr>
            <w:rStyle w:val="Hyperlink"/>
            <w:lang w:val="en-GB"/>
          </w:rPr>
          <w:fldChar w:fldCharType="begin"/>
        </w:r>
        <w:r>
          <w:rPr>
            <w:rStyle w:val="Hyperlink"/>
            <w:lang w:val="en-GB"/>
          </w:rPr>
          <w:instrText xml:space="preserve"> HYPERLINK "</w:instrText>
        </w:r>
      </w:ins>
      <w:ins w:id="65" w:author="Andreas Kuehne" w:date="2019-05-31T12:14:00Z">
        <w:r w:rsidRPr="00070519">
          <w:rPr>
            <w:rStyle w:val="Hyperlink"/>
            <w:lang w:val="en-GB"/>
            <w:rPrChange w:id="66" w:author="Andreas Kuehne" w:date="2019-05-31T12:16:00Z">
              <w:rPr>
                <w:rStyle w:val="Hyperlink"/>
                <w:lang w:val="en-GB"/>
              </w:rPr>
            </w:rPrChange>
          </w:rPr>
          <w:instrText>http://docs.oasis-open.org/dss-x/ns/ns</w:instrText>
        </w:r>
      </w:ins>
      <w:ins w:id="67" w:author="Andreas Kuehne" w:date="2019-05-31T12:16:00Z">
        <w:r>
          <w:rPr>
            <w:rStyle w:val="Hyperlink"/>
            <w:lang w:val="en-GB"/>
          </w:rPr>
          <w:instrText xml:space="preserve">" </w:instrText>
        </w:r>
        <w:r>
          <w:rPr>
            <w:rStyle w:val="Hyperlink"/>
            <w:lang w:val="en-GB"/>
          </w:rPr>
          <w:fldChar w:fldCharType="separate"/>
        </w:r>
      </w:ins>
      <w:ins w:id="68" w:author="Andreas Kuehne" w:date="2019-05-31T12:14:00Z">
        <w:r w:rsidRPr="00A657B7">
          <w:rPr>
            <w:rStyle w:val="Hyperlink"/>
            <w:lang w:val="en-GB"/>
            <w:rPrChange w:id="69" w:author="Andreas Kuehne" w:date="2019-05-31T12:16:00Z">
              <w:rPr>
                <w:rStyle w:val="Hyperlink"/>
                <w:lang w:val="en-GB"/>
              </w:rPr>
            </w:rPrChange>
          </w:rPr>
          <w:t>http://docs.oasis-open.org/dss-x/ns/ns</w:t>
        </w:r>
      </w:ins>
      <w:ins w:id="70" w:author="Andreas Kuehne" w:date="2019-05-31T12:16:00Z">
        <w:r>
          <w:rPr>
            <w:rStyle w:val="Hyperlink"/>
            <w:lang w:val="en-GB"/>
          </w:rPr>
          <w:fldChar w:fldCharType="end"/>
        </w:r>
      </w:ins>
      <w:ins w:id="71" w:author="Andreas Kuehne" w:date="2019-05-31T12:14:00Z">
        <w:r w:rsidR="00025DE3">
          <w:rPr>
            <w:rStyle w:val="Hyperlink"/>
            <w:lang w:val="en-GB"/>
          </w:rPr>
          <w:t>List</w:t>
        </w:r>
      </w:ins>
    </w:p>
    <w:p w14:paraId="2754BC5D" w14:textId="77777777" w:rsidR="009C7DCE" w:rsidRPr="003A06D0" w:rsidRDefault="009C7DCE" w:rsidP="008C100C">
      <w:pPr>
        <w:pStyle w:val="Titlepageinfo"/>
        <w:rPr>
          <w:lang w:val="en-GB"/>
        </w:rPr>
      </w:pPr>
      <w:r w:rsidRPr="003A06D0">
        <w:rPr>
          <w:lang w:val="en-GB"/>
        </w:rPr>
        <w:t>Abstract:</w:t>
      </w:r>
    </w:p>
    <w:p w14:paraId="78CB1698" w14:textId="77777777" w:rsidR="009C7DCE" w:rsidRPr="003A06D0" w:rsidRDefault="00F342DA" w:rsidP="008C100C">
      <w:pPr>
        <w:pStyle w:val="Abstract"/>
        <w:rPr>
          <w:lang w:val="en-GB"/>
        </w:rPr>
      </w:pPr>
      <w:r w:rsidRPr="003A06D0">
        <w:rPr>
          <w:lang w:val="en-GB"/>
        </w:rPr>
        <w:t>This document defines JSON and XML based request/response protocols for signing and verifying documents and other data. It also defines a timestamp format, and a signature property for use with these protocols. Finally, it defines transport and security bindings for the protocols.</w:t>
      </w:r>
    </w:p>
    <w:p w14:paraId="222ECB1E" w14:textId="77777777" w:rsidR="009C7DCE" w:rsidRPr="003A06D0" w:rsidRDefault="009C7DCE" w:rsidP="008C100C">
      <w:pPr>
        <w:pStyle w:val="Titlepageinfo"/>
        <w:rPr>
          <w:lang w:val="en-GB"/>
        </w:rPr>
      </w:pPr>
      <w:r w:rsidRPr="003A06D0">
        <w:rPr>
          <w:lang w:val="en-GB"/>
        </w:rPr>
        <w:lastRenderedPageBreak/>
        <w:t>Status:</w:t>
      </w:r>
    </w:p>
    <w:p w14:paraId="78330826" w14:textId="77777777" w:rsidR="009C7DCE" w:rsidRPr="003A06D0" w:rsidRDefault="006F2371" w:rsidP="008C100C">
      <w:pPr>
        <w:pStyle w:val="Abstract"/>
        <w:rPr>
          <w:lang w:val="en-GB"/>
        </w:rPr>
      </w:pPr>
      <w:r w:rsidRPr="003A06D0">
        <w:rPr>
          <w:lang w:val="en-GB"/>
        </w:rPr>
        <w:t xml:space="preserve">This </w:t>
      </w:r>
      <w:r w:rsidR="00FC3563" w:rsidRPr="003A06D0">
        <w:rPr>
          <w:lang w:val="en-GB"/>
        </w:rPr>
        <w:t>document</w:t>
      </w:r>
      <w:r w:rsidRPr="003A06D0">
        <w:rPr>
          <w:lang w:val="en-GB"/>
        </w:rPr>
        <w:t xml:space="preserve"> was last revised or approved by the </w:t>
      </w:r>
      <w:r w:rsidR="00F342DA" w:rsidRPr="003A06D0">
        <w:rPr>
          <w:lang w:val="en-GB"/>
        </w:rPr>
        <w:t>OASIS Digital Signature Services eXtended (DSS-X) TC</w:t>
      </w:r>
      <w:r w:rsidR="002659E9" w:rsidRPr="003A06D0">
        <w:rPr>
          <w:lang w:val="en-GB"/>
        </w:rPr>
        <w:t xml:space="preserve"> </w:t>
      </w:r>
      <w:r w:rsidRPr="003A06D0">
        <w:rPr>
          <w:lang w:val="en-GB"/>
        </w:rPr>
        <w:t xml:space="preserve">on the above date. The level of approval is also listed above. </w:t>
      </w:r>
      <w:r w:rsidR="00B569DB" w:rsidRPr="003A06D0">
        <w:rPr>
          <w:lang w:val="en-GB"/>
        </w:rPr>
        <w:t xml:space="preserve">Check the </w:t>
      </w:r>
      <w:r w:rsidR="00E15FDC" w:rsidRPr="003A06D0">
        <w:rPr>
          <w:lang w:val="en-GB"/>
        </w:rPr>
        <w:t>"</w:t>
      </w:r>
      <w:r w:rsidR="002C0868" w:rsidRPr="003A06D0">
        <w:rPr>
          <w:lang w:val="en-GB"/>
        </w:rPr>
        <w:t xml:space="preserve">Latest </w:t>
      </w:r>
      <w:r w:rsidR="00F9240B" w:rsidRPr="003A06D0">
        <w:rPr>
          <w:lang w:val="en-GB"/>
        </w:rPr>
        <w:t>v</w:t>
      </w:r>
      <w:r w:rsidR="002C0868" w:rsidRPr="003A06D0">
        <w:rPr>
          <w:lang w:val="en-GB"/>
        </w:rPr>
        <w:t>ersion</w:t>
      </w:r>
      <w:r w:rsidR="00E15FDC" w:rsidRPr="003A06D0">
        <w:rPr>
          <w:lang w:val="en-GB"/>
        </w:rPr>
        <w:t>"</w:t>
      </w:r>
      <w:r w:rsidR="00B569DB" w:rsidRPr="003A06D0">
        <w:rPr>
          <w:lang w:val="en-GB"/>
        </w:rPr>
        <w:t xml:space="preserve"> location noted above for possible later revisions of this </w:t>
      </w:r>
      <w:r w:rsidR="00FC3563" w:rsidRPr="003A06D0">
        <w:rPr>
          <w:lang w:val="en-GB"/>
        </w:rPr>
        <w:t>document</w:t>
      </w:r>
      <w:r w:rsidR="00B569DB" w:rsidRPr="003A06D0">
        <w:rPr>
          <w:lang w:val="en-GB"/>
        </w:rPr>
        <w:t>.</w:t>
      </w:r>
      <w:r w:rsidR="00034345" w:rsidRPr="003A06D0">
        <w:rPr>
          <w:lang w:val="en-GB"/>
        </w:rPr>
        <w:t xml:space="preserve"> </w:t>
      </w:r>
      <w:r w:rsidR="00BC5AF2" w:rsidRPr="003A06D0">
        <w:rPr>
          <w:lang w:val="en-GB"/>
        </w:rPr>
        <w:t>Any other numbered Versions and other t</w:t>
      </w:r>
      <w:r w:rsidR="00930197" w:rsidRPr="003A06D0">
        <w:rPr>
          <w:lang w:val="en-GB"/>
        </w:rPr>
        <w:t xml:space="preserve">echnical work produced by the </w:t>
      </w:r>
      <w:r w:rsidR="00316300" w:rsidRPr="003A06D0">
        <w:rPr>
          <w:lang w:val="en-GB"/>
        </w:rPr>
        <w:t xml:space="preserve">Technical </w:t>
      </w:r>
      <w:r w:rsidR="00930197" w:rsidRPr="003A06D0">
        <w:rPr>
          <w:lang w:val="en-GB"/>
        </w:rPr>
        <w:t>Committee</w:t>
      </w:r>
      <w:r w:rsidR="00316300" w:rsidRPr="003A06D0">
        <w:rPr>
          <w:lang w:val="en-GB"/>
        </w:rPr>
        <w:t xml:space="preserve"> (TC) </w:t>
      </w:r>
      <w:r w:rsidR="00BC5AF2" w:rsidRPr="003A06D0">
        <w:rPr>
          <w:lang w:val="en-GB"/>
        </w:rPr>
        <w:t>are</w:t>
      </w:r>
      <w:r w:rsidR="00316300" w:rsidRPr="003A06D0">
        <w:rPr>
          <w:lang w:val="en-GB"/>
        </w:rPr>
        <w:t xml:space="preserve"> </w:t>
      </w:r>
      <w:r w:rsidR="00F442F9" w:rsidRPr="003A06D0">
        <w:rPr>
          <w:lang w:val="en-GB"/>
        </w:rPr>
        <w:t>listed</w:t>
      </w:r>
      <w:r w:rsidR="00316300" w:rsidRPr="003A06D0">
        <w:rPr>
          <w:lang w:val="en-GB"/>
        </w:rPr>
        <w:t xml:space="preserve"> at </w:t>
      </w:r>
      <w:hyperlink r:id="rId19" w:anchor="technical" w:history="1">
        <w:r w:rsidR="00F342DA" w:rsidRPr="003A06D0">
          <w:rPr>
            <w:rStyle w:val="Hyperlink"/>
            <w:lang w:val="en-GB"/>
          </w:rPr>
          <w:t>https://www.oasis-open.org/committees/tc_home.php?wg_abbrev=dss-x#technical</w:t>
        </w:r>
      </w:hyperlink>
      <w:r w:rsidR="00316300" w:rsidRPr="003A06D0">
        <w:rPr>
          <w:lang w:val="en-GB"/>
        </w:rPr>
        <w:t>.</w:t>
      </w:r>
    </w:p>
    <w:p w14:paraId="58CC9A3B" w14:textId="77777777" w:rsidR="00B569DB" w:rsidRPr="003A06D0" w:rsidRDefault="00BC5AF2" w:rsidP="00A74011">
      <w:pPr>
        <w:pStyle w:val="Abstract"/>
        <w:rPr>
          <w:rStyle w:val="Hyperlink"/>
          <w:color w:val="auto"/>
          <w:lang w:val="en-GB"/>
        </w:rPr>
      </w:pPr>
      <w:r w:rsidRPr="003A06D0">
        <w:rPr>
          <w:lang w:val="en-GB"/>
        </w:rPr>
        <w:t>TC</w:t>
      </w:r>
      <w:r w:rsidR="00B569DB" w:rsidRPr="003A06D0">
        <w:rPr>
          <w:lang w:val="en-GB"/>
        </w:rPr>
        <w:t xml:space="preserve"> members should send comments on this </w:t>
      </w:r>
      <w:r w:rsidR="00FC3563" w:rsidRPr="003A06D0">
        <w:rPr>
          <w:lang w:val="en-GB"/>
        </w:rPr>
        <w:t>specification</w:t>
      </w:r>
      <w:r w:rsidR="00B569DB" w:rsidRPr="003A06D0">
        <w:rPr>
          <w:lang w:val="en-GB"/>
        </w:rPr>
        <w:t xml:space="preserve"> to the T</w:t>
      </w:r>
      <w:r w:rsidR="007402C5" w:rsidRPr="003A06D0">
        <w:rPr>
          <w:lang w:val="en-GB"/>
        </w:rPr>
        <w:t>C</w:t>
      </w:r>
      <w:r w:rsidR="00E15FDC" w:rsidRPr="003A06D0">
        <w:rPr>
          <w:lang w:val="en-GB"/>
        </w:rPr>
        <w:t>'</w:t>
      </w:r>
      <w:r w:rsidR="00B569DB" w:rsidRPr="003A06D0">
        <w:rPr>
          <w:lang w:val="en-GB"/>
        </w:rPr>
        <w:t xml:space="preserve">s email list. Others should send comments </w:t>
      </w:r>
      <w:r w:rsidR="00FC6559" w:rsidRPr="003A06D0">
        <w:rPr>
          <w:lang w:val="en-GB"/>
        </w:rPr>
        <w:t>to</w:t>
      </w:r>
      <w:r w:rsidR="00B569DB" w:rsidRPr="003A06D0">
        <w:rPr>
          <w:lang w:val="en-GB"/>
        </w:rPr>
        <w:t xml:space="preserve"> the T</w:t>
      </w:r>
      <w:r w:rsidR="007402C5" w:rsidRPr="003A06D0">
        <w:rPr>
          <w:lang w:val="en-GB"/>
        </w:rPr>
        <w:t>C</w:t>
      </w:r>
      <w:r w:rsidR="00E15FDC" w:rsidRPr="003A06D0">
        <w:rPr>
          <w:lang w:val="en-GB"/>
        </w:rPr>
        <w:t>'</w:t>
      </w:r>
      <w:r w:rsidR="007402C5" w:rsidRPr="003A06D0">
        <w:rPr>
          <w:lang w:val="en-GB"/>
        </w:rPr>
        <w:t>s</w:t>
      </w:r>
      <w:r w:rsidR="00B569DB" w:rsidRPr="003A06D0">
        <w:rPr>
          <w:lang w:val="en-GB"/>
        </w:rPr>
        <w:t xml:space="preserve"> </w:t>
      </w:r>
      <w:r w:rsidR="00FC6559" w:rsidRPr="003A06D0">
        <w:rPr>
          <w:lang w:val="en-GB"/>
        </w:rPr>
        <w:t>public</w:t>
      </w:r>
      <w:r w:rsidR="007402C5" w:rsidRPr="003A06D0">
        <w:rPr>
          <w:lang w:val="en-GB"/>
        </w:rPr>
        <w:t xml:space="preserve"> comment list, after subscribing to it </w:t>
      </w:r>
      <w:r w:rsidR="00B569DB" w:rsidRPr="003A06D0">
        <w:rPr>
          <w:lang w:val="en-GB"/>
        </w:rPr>
        <w:t xml:space="preserve">by </w:t>
      </w:r>
      <w:r w:rsidR="005F4F93" w:rsidRPr="003A06D0">
        <w:rPr>
          <w:lang w:val="en-GB"/>
        </w:rPr>
        <w:t>following the instructions at</w:t>
      </w:r>
      <w:r w:rsidR="00B569DB" w:rsidRPr="003A06D0">
        <w:rPr>
          <w:lang w:val="en-GB"/>
        </w:rPr>
        <w:t xml:space="preserve"> the </w:t>
      </w:r>
      <w:r w:rsidR="00DD5A0D" w:rsidRPr="003A06D0">
        <w:rPr>
          <w:lang w:val="en-GB"/>
        </w:rPr>
        <w:t>"</w:t>
      </w:r>
      <w:hyperlink r:id="rId20" w:history="1">
        <w:r w:rsidR="00B569DB" w:rsidRPr="003A06D0">
          <w:rPr>
            <w:rStyle w:val="Hyperlink"/>
            <w:lang w:val="en-GB"/>
          </w:rPr>
          <w:t>Send A Comment</w:t>
        </w:r>
      </w:hyperlink>
      <w:r w:rsidR="00DD5A0D" w:rsidRPr="003A06D0">
        <w:rPr>
          <w:lang w:val="en-GB"/>
        </w:rPr>
        <w:t>"</w:t>
      </w:r>
      <w:r w:rsidR="00B569DB" w:rsidRPr="003A06D0">
        <w:rPr>
          <w:lang w:val="en-GB"/>
        </w:rPr>
        <w:t xml:space="preserve"> button on the </w:t>
      </w:r>
      <w:r w:rsidRPr="003A06D0">
        <w:rPr>
          <w:lang w:val="en-GB"/>
        </w:rPr>
        <w:t>TC</w:t>
      </w:r>
      <w:r w:rsidR="00E15FDC" w:rsidRPr="003A06D0">
        <w:rPr>
          <w:lang w:val="en-GB"/>
        </w:rPr>
        <w:t>'</w:t>
      </w:r>
      <w:r w:rsidR="00B569DB" w:rsidRPr="003A06D0">
        <w:rPr>
          <w:lang w:val="en-GB"/>
        </w:rPr>
        <w:t xml:space="preserve">s web page at </w:t>
      </w:r>
      <w:hyperlink r:id="rId21" w:history="1">
        <w:r w:rsidR="00D1002F" w:rsidRPr="003A06D0">
          <w:rPr>
            <w:rStyle w:val="Hyperlink"/>
            <w:lang w:val="en-GB"/>
          </w:rPr>
          <w:t>https://www.oasis-open.org/committees/dss-x/</w:t>
        </w:r>
      </w:hyperlink>
      <w:r w:rsidR="00B569DB" w:rsidRPr="003A06D0">
        <w:rPr>
          <w:rStyle w:val="Hyperlink"/>
          <w:color w:val="000000"/>
          <w:lang w:val="en-GB"/>
        </w:rPr>
        <w:t>.</w:t>
      </w:r>
    </w:p>
    <w:p w14:paraId="3C45B029" w14:textId="77777777" w:rsidR="009B1FA0" w:rsidRPr="003A06D0" w:rsidRDefault="00D1002F" w:rsidP="00300B86">
      <w:pPr>
        <w:pStyle w:val="Abstract"/>
        <w:rPr>
          <w:lang w:val="en-GB"/>
        </w:rPr>
      </w:pPr>
      <w:r w:rsidRPr="003A06D0">
        <w:rPr>
          <w:lang w:val="en-GB"/>
        </w:rPr>
        <w:t xml:space="preserve">This specification is provided under the </w:t>
      </w:r>
      <w:hyperlink r:id="rId22" w:anchor="RF-on-Limited-Mode" w:history="1">
        <w:r w:rsidRPr="003A06D0">
          <w:rPr>
            <w:rStyle w:val="Hyperlink"/>
            <w:lang w:val="en-GB"/>
          </w:rPr>
          <w:t>RF on Limited Terms</w:t>
        </w:r>
      </w:hyperlink>
      <w:r w:rsidRPr="003A06D0">
        <w:rPr>
          <w:lang w:val="en-GB"/>
        </w:rPr>
        <w:t xml:space="preserve"> Mode of the </w:t>
      </w:r>
      <w:hyperlink r:id="rId23"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24" w:history="1">
        <w:r w:rsidRPr="003A06D0">
          <w:rPr>
            <w:rStyle w:val="Hyperlink"/>
            <w:lang w:val="en-GB"/>
          </w:rPr>
          <w:t>https://www.oasis-open.org/committees/dss-x/ipr.php</w:t>
        </w:r>
      </w:hyperlink>
      <w:r w:rsidRPr="003A06D0">
        <w:rPr>
          <w:lang w:val="en-GB"/>
        </w:rPr>
        <w:t>).</w:t>
      </w:r>
    </w:p>
    <w:p w14:paraId="5883EFDB" w14:textId="77777777" w:rsidR="00300B86" w:rsidRPr="003A06D0" w:rsidRDefault="00300B86" w:rsidP="00300B86">
      <w:pPr>
        <w:pStyle w:val="Abstract"/>
        <w:rPr>
          <w:lang w:val="en-GB"/>
        </w:rPr>
      </w:pPr>
      <w:r w:rsidRPr="003A06D0">
        <w:rPr>
          <w:lang w:val="en-GB"/>
        </w:rPr>
        <w:t xml:space="preserve">Note that any machine-readable content </w:t>
      </w:r>
      <w:r w:rsidR="00B1598A" w:rsidRPr="003A06D0">
        <w:rPr>
          <w:lang w:val="en-GB"/>
        </w:rPr>
        <w:t>(</w:t>
      </w:r>
      <w:hyperlink r:id="rId25" w:anchor="wpComponentsCompLang" w:history="1">
        <w:r w:rsidR="00B1598A" w:rsidRPr="003A06D0">
          <w:rPr>
            <w:rStyle w:val="Hyperlink"/>
            <w:lang w:val="en-GB"/>
          </w:rPr>
          <w:t>Computer Language Definitions</w:t>
        </w:r>
      </w:hyperlink>
      <w:r w:rsidR="00B1598A" w:rsidRPr="003A06D0">
        <w:rPr>
          <w:lang w:val="en-GB"/>
        </w:rPr>
        <w:t>)</w:t>
      </w:r>
      <w:r w:rsidRPr="003A06D0">
        <w:rPr>
          <w:lang w:val="en-GB"/>
        </w:rPr>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58959207" w14:textId="77777777" w:rsidR="000449B0" w:rsidRPr="003A06D0" w:rsidRDefault="000449B0" w:rsidP="000449B0">
      <w:pPr>
        <w:pStyle w:val="Titlepageinfo"/>
        <w:rPr>
          <w:lang w:val="en-GB"/>
        </w:rPr>
      </w:pPr>
      <w:r w:rsidRPr="003A06D0">
        <w:rPr>
          <w:lang w:val="en-GB"/>
        </w:rPr>
        <w:t xml:space="preserve">Citation </w:t>
      </w:r>
      <w:r w:rsidR="001F51AB" w:rsidRPr="003A06D0">
        <w:rPr>
          <w:lang w:val="en-GB"/>
        </w:rPr>
        <w:t>f</w:t>
      </w:r>
      <w:r w:rsidRPr="003A06D0">
        <w:rPr>
          <w:lang w:val="en-GB"/>
        </w:rPr>
        <w:t>ormat:</w:t>
      </w:r>
    </w:p>
    <w:p w14:paraId="7D0FFED7" w14:textId="77777777" w:rsidR="000449B0" w:rsidRPr="003A06D0" w:rsidRDefault="000449B0" w:rsidP="000449B0">
      <w:pPr>
        <w:pStyle w:val="Abstract"/>
        <w:rPr>
          <w:lang w:val="en-GB"/>
        </w:rPr>
      </w:pPr>
      <w:r w:rsidRPr="003A06D0">
        <w:rPr>
          <w:lang w:val="en-GB"/>
        </w:rPr>
        <w:t xml:space="preserve">When referencing this </w:t>
      </w:r>
      <w:r w:rsidR="00602B81" w:rsidRPr="003A06D0">
        <w:rPr>
          <w:lang w:val="en-GB"/>
        </w:rPr>
        <w:t>specification,</w:t>
      </w:r>
      <w:r w:rsidRPr="003A06D0">
        <w:rPr>
          <w:lang w:val="en-GB"/>
        </w:rPr>
        <w:t xml:space="preserve"> the following citation</w:t>
      </w:r>
      <w:r w:rsidR="00995E1B" w:rsidRPr="003A06D0">
        <w:rPr>
          <w:lang w:val="en-GB"/>
        </w:rPr>
        <w:t xml:space="preserve"> format</w:t>
      </w:r>
      <w:r w:rsidRPr="003A06D0">
        <w:rPr>
          <w:lang w:val="en-GB"/>
        </w:rPr>
        <w:t xml:space="preserve"> should be used</w:t>
      </w:r>
      <w:r w:rsidR="00995E1B" w:rsidRPr="003A06D0">
        <w:rPr>
          <w:lang w:val="en-GB"/>
        </w:rPr>
        <w:t>:</w:t>
      </w:r>
    </w:p>
    <w:p w14:paraId="69B07850" w14:textId="77777777" w:rsidR="00995E1B" w:rsidRPr="003A06D0" w:rsidRDefault="00560795" w:rsidP="00AC0AAD">
      <w:pPr>
        <w:pStyle w:val="Abstract"/>
        <w:rPr>
          <w:lang w:val="en-GB"/>
        </w:rPr>
      </w:pPr>
      <w:r w:rsidRPr="003A06D0">
        <w:rPr>
          <w:rStyle w:val="Refterm"/>
          <w:lang w:val="en-GB"/>
        </w:rPr>
        <w:t>[</w:t>
      </w:r>
      <w:r w:rsidR="00D1002F" w:rsidRPr="003A06D0">
        <w:rPr>
          <w:rStyle w:val="Refterm"/>
          <w:lang w:val="en-GB"/>
        </w:rPr>
        <w:t>DSS-v2.0</w:t>
      </w:r>
      <w:r w:rsidRPr="003A06D0">
        <w:rPr>
          <w:rStyle w:val="Refterm"/>
          <w:lang w:val="en-GB"/>
        </w:rPr>
        <w:t>]</w:t>
      </w:r>
    </w:p>
    <w:p w14:paraId="320478CB" w14:textId="77777777" w:rsidR="000449B0" w:rsidRPr="003A06D0" w:rsidRDefault="00D1002F" w:rsidP="00D1002F">
      <w:pPr>
        <w:pStyle w:val="Abstract"/>
        <w:rPr>
          <w:lang w:val="en-GB"/>
        </w:rPr>
      </w:pPr>
      <w:r w:rsidRPr="003A06D0">
        <w:rPr>
          <w:i/>
          <w:lang w:val="en-GB"/>
        </w:rPr>
        <w:t>Digital Signature Service Core Protocols, Elements, and Bindings Version 2.0</w:t>
      </w:r>
      <w:r w:rsidR="0088339A" w:rsidRPr="003A06D0">
        <w:rPr>
          <w:lang w:val="en-GB"/>
        </w:rPr>
        <w:t xml:space="preserve">. </w:t>
      </w:r>
      <w:r w:rsidR="00982437" w:rsidRPr="003A06D0">
        <w:rPr>
          <w:rFonts w:cs="Arial"/>
          <w:lang w:val="en-GB"/>
        </w:rPr>
        <w:t xml:space="preserve">Edited by </w:t>
      </w:r>
      <w:r w:rsidRPr="003A06D0">
        <w:rPr>
          <w:lang w:val="en-GB"/>
        </w:rPr>
        <w:t>Andreas Kuehne</w:t>
      </w:r>
      <w:r w:rsidR="00982437" w:rsidRPr="003A06D0">
        <w:rPr>
          <w:rFonts w:cs="Arial"/>
          <w:lang w:val="en-GB"/>
        </w:rPr>
        <w:t xml:space="preserve"> and </w:t>
      </w:r>
      <w:r w:rsidRPr="003A06D0">
        <w:rPr>
          <w:rFonts w:cs="Arial"/>
          <w:lang w:val="en-GB"/>
        </w:rPr>
        <w:t>Stefan Hagen</w:t>
      </w:r>
      <w:r w:rsidR="00982437" w:rsidRPr="003A06D0">
        <w:rPr>
          <w:rFonts w:cs="Arial"/>
          <w:lang w:val="en-GB"/>
        </w:rPr>
        <w:t xml:space="preserve">. </w:t>
      </w:r>
      <w:r w:rsidR="001725A5" w:rsidRPr="003A06D0">
        <w:rPr>
          <w:lang w:val="en-GB"/>
        </w:rPr>
        <w:t>07</w:t>
      </w:r>
      <w:r w:rsidRPr="003A06D0">
        <w:rPr>
          <w:lang w:val="en-GB"/>
        </w:rPr>
        <w:t xml:space="preserve"> </w:t>
      </w:r>
      <w:r w:rsidR="001725A5" w:rsidRPr="003A06D0">
        <w:rPr>
          <w:lang w:val="en-GB"/>
        </w:rPr>
        <w:t>January</w:t>
      </w:r>
      <w:r w:rsidR="0088339A" w:rsidRPr="003A06D0">
        <w:rPr>
          <w:lang w:val="en-GB"/>
        </w:rPr>
        <w:t xml:space="preserve"> </w:t>
      </w:r>
      <w:r w:rsidR="00197607" w:rsidRPr="003A06D0">
        <w:rPr>
          <w:lang w:val="en-GB"/>
        </w:rPr>
        <w:t>201</w:t>
      </w:r>
      <w:r w:rsidR="001725A5" w:rsidRPr="003A06D0">
        <w:rPr>
          <w:lang w:val="en-GB"/>
        </w:rPr>
        <w:t>9</w:t>
      </w:r>
      <w:r w:rsidR="0088339A" w:rsidRPr="003A06D0">
        <w:rPr>
          <w:lang w:val="en-GB"/>
        </w:rPr>
        <w:t>. OASIS Committee Specification Draft 0</w:t>
      </w:r>
      <w:r w:rsidRPr="003A06D0">
        <w:rPr>
          <w:lang w:val="en-GB"/>
        </w:rPr>
        <w:t xml:space="preserve">1 / Public </w:t>
      </w:r>
      <w:r w:rsidR="001725A5" w:rsidRPr="003A06D0">
        <w:rPr>
          <w:lang w:val="en-GB"/>
        </w:rPr>
        <w:t>Review Draft 02</w:t>
      </w:r>
      <w:r w:rsidR="0088339A" w:rsidRPr="003A06D0">
        <w:rPr>
          <w:lang w:val="en-GB"/>
        </w:rPr>
        <w:t xml:space="preserve">. </w:t>
      </w:r>
      <w:hyperlink r:id="rId26" w:history="1">
        <w:r w:rsidR="001725A5" w:rsidRPr="003A06D0">
          <w:rPr>
            <w:rStyle w:val="Hyperlink"/>
            <w:lang w:val="en-GB"/>
          </w:rPr>
          <w:t>http://docs.oasis-open.org/dss-x/dss-core/v2.0/csprd02/dss-core-v2.0-csprd02.html</w:t>
        </w:r>
      </w:hyperlink>
      <w:r w:rsidR="0088339A" w:rsidRPr="003A06D0">
        <w:rPr>
          <w:lang w:val="en-GB"/>
        </w:rPr>
        <w:t>.</w:t>
      </w:r>
      <w:r w:rsidR="00F316B4" w:rsidRPr="003A06D0">
        <w:rPr>
          <w:lang w:val="en-GB"/>
        </w:rPr>
        <w:t xml:space="preserve"> Latest version: </w:t>
      </w:r>
      <w:hyperlink r:id="rId27" w:history="1">
        <w:r w:rsidRPr="003A06D0">
          <w:rPr>
            <w:rStyle w:val="Hyperlink"/>
            <w:lang w:val="en-GB"/>
          </w:rPr>
          <w:t>http://docs.oasis-open.org/dss-x/dss-core/v2.0/dss-core-v2.0.html</w:t>
        </w:r>
      </w:hyperlink>
      <w:r w:rsidR="00F316B4" w:rsidRPr="003A06D0">
        <w:rPr>
          <w:lang w:val="en-GB"/>
        </w:rPr>
        <w:t>.</w:t>
      </w:r>
    </w:p>
    <w:p w14:paraId="709AD484" w14:textId="77777777" w:rsidR="008677C6" w:rsidRPr="003A06D0" w:rsidRDefault="007E3373" w:rsidP="008C100C">
      <w:pPr>
        <w:pStyle w:val="Notices"/>
        <w:rPr>
          <w:lang w:val="en-GB"/>
        </w:rPr>
      </w:pPr>
      <w:r w:rsidRPr="003A06D0">
        <w:rPr>
          <w:lang w:val="en-GB"/>
        </w:rPr>
        <w:lastRenderedPageBreak/>
        <w:t>Notices</w:t>
      </w:r>
    </w:p>
    <w:p w14:paraId="7ED7C4CF" w14:textId="77777777" w:rsidR="00852E10" w:rsidRPr="003A06D0" w:rsidRDefault="008C7396" w:rsidP="00852E10">
      <w:pPr>
        <w:rPr>
          <w:lang w:val="en-GB"/>
        </w:rPr>
      </w:pPr>
      <w:r w:rsidRPr="003A06D0">
        <w:rPr>
          <w:lang w:val="en-GB"/>
        </w:rPr>
        <w:t>Copyright © OASIS</w:t>
      </w:r>
      <w:r w:rsidR="00CE59AF" w:rsidRPr="003A06D0">
        <w:rPr>
          <w:lang w:val="en-GB"/>
        </w:rPr>
        <w:t xml:space="preserve"> Open</w:t>
      </w:r>
      <w:r w:rsidRPr="003A06D0">
        <w:rPr>
          <w:lang w:val="en-GB"/>
        </w:rPr>
        <w:t xml:space="preserve"> </w:t>
      </w:r>
      <w:r w:rsidR="00197607" w:rsidRPr="003A06D0">
        <w:rPr>
          <w:lang w:val="en-GB"/>
        </w:rPr>
        <w:t>201</w:t>
      </w:r>
      <w:r w:rsidR="001725A5" w:rsidRPr="003A06D0">
        <w:rPr>
          <w:lang w:val="en-GB"/>
        </w:rPr>
        <w:t>9</w:t>
      </w:r>
      <w:r w:rsidR="00852E10" w:rsidRPr="003A06D0">
        <w:rPr>
          <w:lang w:val="en-GB"/>
        </w:rPr>
        <w:t>. All Rights Reserved.</w:t>
      </w:r>
    </w:p>
    <w:p w14:paraId="36A638F4" w14:textId="77777777" w:rsidR="00852E10" w:rsidRPr="003A06D0" w:rsidRDefault="00852E10" w:rsidP="00852E10">
      <w:pPr>
        <w:rPr>
          <w:lang w:val="en-GB"/>
        </w:rPr>
      </w:pPr>
      <w:r w:rsidRPr="003A06D0">
        <w:rPr>
          <w:lang w:val="en-GB"/>
        </w:rPr>
        <w:t xml:space="preserve">All capitalized terms in the following text have the meanings assigned to them in the OASIS Intellectual Property Rights Policy (the "OASIS IPR Policy"). The full </w:t>
      </w:r>
      <w:hyperlink r:id="rId28" w:history="1">
        <w:r w:rsidR="00591B31" w:rsidRPr="003A06D0">
          <w:rPr>
            <w:rStyle w:val="Hyperlink"/>
            <w:lang w:val="en-GB"/>
          </w:rPr>
          <w:t>Policy</w:t>
        </w:r>
      </w:hyperlink>
      <w:r w:rsidR="00591B31" w:rsidRPr="003A06D0">
        <w:rPr>
          <w:lang w:val="en-GB"/>
        </w:rPr>
        <w:t xml:space="preserve"> m</w:t>
      </w:r>
      <w:r w:rsidRPr="003A06D0">
        <w:rPr>
          <w:lang w:val="en-GB"/>
        </w:rPr>
        <w:t>ay be found at the OASIS website.</w:t>
      </w:r>
    </w:p>
    <w:p w14:paraId="21E3B6F1" w14:textId="77777777" w:rsidR="00852E10" w:rsidRPr="003A06D0" w:rsidRDefault="00852E10" w:rsidP="00852E10">
      <w:pPr>
        <w:rPr>
          <w:lang w:val="en-GB"/>
        </w:rPr>
      </w:pPr>
      <w:r w:rsidRPr="003A06D0">
        <w:rPr>
          <w:lang w:val="en-GB"/>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7EE0E46" w14:textId="77777777" w:rsidR="00852E10" w:rsidRPr="003A06D0" w:rsidRDefault="00852E10" w:rsidP="00852E10">
      <w:pPr>
        <w:rPr>
          <w:lang w:val="en-GB"/>
        </w:rPr>
      </w:pPr>
      <w:r w:rsidRPr="003A06D0">
        <w:rPr>
          <w:lang w:val="en-GB"/>
        </w:rPr>
        <w:t>The limited permissions granted above are perpetual and will not be revoked by OASIS or its successors or assigns.</w:t>
      </w:r>
    </w:p>
    <w:p w14:paraId="42A65B49" w14:textId="77777777" w:rsidR="00852E10" w:rsidRPr="003A06D0" w:rsidRDefault="00852E10" w:rsidP="00852E10">
      <w:pPr>
        <w:rPr>
          <w:lang w:val="en-GB"/>
        </w:rPr>
      </w:pPr>
      <w:r w:rsidRPr="003A06D0">
        <w:rPr>
          <w:lang w:val="en-GB"/>
        </w:rPr>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0308E0C8" w14:textId="77777777" w:rsidR="00852E10" w:rsidRPr="003A06D0" w:rsidRDefault="00852E10" w:rsidP="00852E10">
      <w:pPr>
        <w:rPr>
          <w:lang w:val="en-GB"/>
        </w:rPr>
      </w:pPr>
      <w:r w:rsidRPr="003A06D0">
        <w:rPr>
          <w:lang w:val="en-GB"/>
        </w:rPr>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06A4034B" w14:textId="77777777" w:rsidR="00852E10" w:rsidRPr="003A06D0" w:rsidRDefault="00852E10" w:rsidP="00852E10">
      <w:pPr>
        <w:rPr>
          <w:lang w:val="en-GB"/>
        </w:rPr>
      </w:pPr>
      <w:r w:rsidRPr="003A06D0">
        <w:rPr>
          <w:lang w:val="en-GB"/>
        </w:rPr>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14:paraId="5D1F1549" w14:textId="77777777" w:rsidR="00852E10" w:rsidRPr="003A06D0" w:rsidRDefault="00852E10" w:rsidP="00852E10">
      <w:pPr>
        <w:rPr>
          <w:lang w:val="en-GB"/>
        </w:rPr>
      </w:pPr>
      <w:r w:rsidRPr="003A06D0">
        <w:rPr>
          <w:lang w:val="en-GB"/>
        </w:rPr>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0C807578" w14:textId="77777777" w:rsidR="00852E10" w:rsidRPr="003A06D0" w:rsidRDefault="00852E10" w:rsidP="001D1D6C">
      <w:pPr>
        <w:rPr>
          <w:lang w:val="en-GB"/>
        </w:rPr>
      </w:pPr>
      <w:r w:rsidRPr="003A06D0">
        <w:rPr>
          <w:lang w:val="en-GB"/>
        </w:rPr>
        <w:t xml:space="preserve">The </w:t>
      </w:r>
      <w:r w:rsidR="007A5948" w:rsidRPr="003A06D0">
        <w:rPr>
          <w:lang w:val="en-GB"/>
        </w:rPr>
        <w:t>name</w:t>
      </w:r>
      <w:r w:rsidR="00A31FB9" w:rsidRPr="003A06D0">
        <w:rPr>
          <w:lang w:val="en-GB"/>
        </w:rPr>
        <w:t xml:space="preserve"> "OASIS"</w:t>
      </w:r>
      <w:r w:rsidRPr="003A06D0">
        <w:rPr>
          <w:lang w:val="en-GB"/>
        </w:rPr>
        <w:t xml:space="preserve"> </w:t>
      </w:r>
      <w:r w:rsidR="00101D6D" w:rsidRPr="003A06D0">
        <w:rPr>
          <w:lang w:val="en-GB"/>
        </w:rPr>
        <w:t>is a trademark</w:t>
      </w:r>
      <w:r w:rsidRPr="003A06D0">
        <w:rPr>
          <w:lang w:val="en-GB"/>
        </w:rPr>
        <w:t xml:space="preserve"> of </w:t>
      </w:r>
      <w:hyperlink r:id="rId29" w:history="1">
        <w:r w:rsidRPr="003A06D0">
          <w:rPr>
            <w:rStyle w:val="Hyperlink"/>
            <w:lang w:val="en-GB"/>
          </w:rPr>
          <w:t>OASIS</w:t>
        </w:r>
      </w:hyperlink>
      <w:r w:rsidRPr="003A06D0">
        <w:rPr>
          <w:lang w:val="en-GB"/>
        </w:rPr>
        <w:t xml:space="preserve">, the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0" w:history="1">
        <w:r w:rsidR="002B261C" w:rsidRPr="003A06D0">
          <w:rPr>
            <w:rStyle w:val="Hyperlink"/>
            <w:lang w:val="en-GB"/>
          </w:rPr>
          <w:t>https://www.oasis-open.org/policies-guidelines/trademark</w:t>
        </w:r>
      </w:hyperlink>
      <w:r w:rsidR="0060033A" w:rsidRPr="003A06D0">
        <w:rPr>
          <w:lang w:val="en-GB"/>
        </w:rPr>
        <w:t xml:space="preserve"> for above guidance.</w:t>
      </w:r>
    </w:p>
    <w:p w14:paraId="37272CA0" w14:textId="77777777" w:rsidR="008677C6" w:rsidRPr="003A06D0" w:rsidRDefault="00177DED" w:rsidP="008C100C">
      <w:pPr>
        <w:pStyle w:val="Notices"/>
        <w:rPr>
          <w:lang w:val="en-GB"/>
        </w:rPr>
      </w:pPr>
      <w:r w:rsidRPr="003A06D0">
        <w:rPr>
          <w:lang w:val="en-GB"/>
        </w:rPr>
        <w:lastRenderedPageBreak/>
        <w:t>Table of Contents</w:t>
      </w:r>
    </w:p>
    <w:p w14:paraId="6A74A83A" w14:textId="4887E4EF" w:rsidR="00A71F46" w:rsidRDefault="00294283">
      <w:pPr>
        <w:pStyle w:val="Verzeichnis1"/>
        <w:rPr>
          <w:ins w:id="72" w:author="Andreas Kuehne" w:date="2019-05-31T12:34:00Z"/>
          <w:rFonts w:asciiTheme="minorHAnsi" w:eastAsiaTheme="minorEastAsia" w:hAnsiTheme="minorHAnsi" w:cstheme="minorBidi"/>
          <w:noProof/>
          <w:sz w:val="22"/>
          <w:szCs w:val="22"/>
          <w:lang w:val="en-GB" w:eastAsia="en-GB"/>
        </w:rPr>
      </w:pPr>
      <w:r w:rsidRPr="003A06D0">
        <w:rPr>
          <w:lang w:val="en-GB"/>
        </w:rPr>
        <w:fldChar w:fldCharType="begin"/>
      </w:r>
      <w:r w:rsidRPr="003A06D0">
        <w:rPr>
          <w:lang w:val="en-GB"/>
        </w:rPr>
        <w:instrText xml:space="preserve"> TOC \o "1-6" \h \z \u </w:instrText>
      </w:r>
      <w:r w:rsidRPr="003A06D0">
        <w:rPr>
          <w:lang w:val="en-GB"/>
        </w:rPr>
        <w:fldChar w:fldCharType="separate"/>
      </w:r>
      <w:ins w:id="73" w:author="Andreas Kuehne" w:date="2019-05-31T12:34:00Z">
        <w:r w:rsidR="00A71F46" w:rsidRPr="00B25BEF">
          <w:rPr>
            <w:rStyle w:val="Hyperlink"/>
            <w:noProof/>
          </w:rPr>
          <w:fldChar w:fldCharType="begin"/>
        </w:r>
        <w:r w:rsidR="00A71F46" w:rsidRPr="00B25BEF">
          <w:rPr>
            <w:rStyle w:val="Hyperlink"/>
            <w:noProof/>
          </w:rPr>
          <w:instrText xml:space="preserve"> </w:instrText>
        </w:r>
        <w:r w:rsidR="00A71F46">
          <w:rPr>
            <w:noProof/>
          </w:rPr>
          <w:instrText>HYPERLINK \l "_Toc10198442"</w:instrText>
        </w:r>
        <w:r w:rsidR="00A71F46" w:rsidRPr="00B25BEF">
          <w:rPr>
            <w:rStyle w:val="Hyperlink"/>
            <w:noProof/>
          </w:rPr>
          <w:instrText xml:space="preserve"> </w:instrText>
        </w:r>
        <w:r w:rsidR="00A71F46" w:rsidRPr="00B25BEF">
          <w:rPr>
            <w:rStyle w:val="Hyperlink"/>
            <w:noProof/>
          </w:rPr>
        </w:r>
        <w:r w:rsidR="00A71F46" w:rsidRPr="00B25BEF">
          <w:rPr>
            <w:rStyle w:val="Hyperlink"/>
            <w:noProof/>
          </w:rPr>
          <w:fldChar w:fldCharType="separate"/>
        </w:r>
        <w:r w:rsidR="00A71F46" w:rsidRPr="00B25BEF">
          <w:rPr>
            <w:rStyle w:val="Hyperlink"/>
            <w:noProof/>
            <w:lang w:val="en-GB"/>
          </w:rPr>
          <w:t>1</w:t>
        </w:r>
        <w:r w:rsidR="00A71F46">
          <w:rPr>
            <w:rFonts w:asciiTheme="minorHAnsi" w:eastAsiaTheme="minorEastAsia" w:hAnsiTheme="minorHAnsi" w:cstheme="minorBidi"/>
            <w:noProof/>
            <w:sz w:val="22"/>
            <w:szCs w:val="22"/>
            <w:lang w:val="en-GB" w:eastAsia="en-GB"/>
          </w:rPr>
          <w:tab/>
        </w:r>
        <w:r w:rsidR="00A71F46" w:rsidRPr="00B25BEF">
          <w:rPr>
            <w:rStyle w:val="Hyperlink"/>
            <w:noProof/>
            <w:lang w:val="en-GB"/>
          </w:rPr>
          <w:t>Introduction</w:t>
        </w:r>
        <w:r w:rsidR="00A71F46">
          <w:rPr>
            <w:noProof/>
            <w:webHidden/>
          </w:rPr>
          <w:tab/>
        </w:r>
        <w:r w:rsidR="00A71F46">
          <w:rPr>
            <w:noProof/>
            <w:webHidden/>
          </w:rPr>
          <w:fldChar w:fldCharType="begin"/>
        </w:r>
        <w:r w:rsidR="00A71F46">
          <w:rPr>
            <w:noProof/>
            <w:webHidden/>
          </w:rPr>
          <w:instrText xml:space="preserve"> PAGEREF _Toc10198442 \h </w:instrText>
        </w:r>
        <w:r w:rsidR="00A71F46">
          <w:rPr>
            <w:noProof/>
            <w:webHidden/>
          </w:rPr>
        </w:r>
      </w:ins>
      <w:r w:rsidR="00A71F46">
        <w:rPr>
          <w:noProof/>
          <w:webHidden/>
        </w:rPr>
        <w:fldChar w:fldCharType="separate"/>
      </w:r>
      <w:ins w:id="74" w:author="Andreas Kuehne" w:date="2019-05-31T12:34:00Z">
        <w:r w:rsidR="00A71F46">
          <w:rPr>
            <w:noProof/>
            <w:webHidden/>
          </w:rPr>
          <w:t>11</w:t>
        </w:r>
        <w:r w:rsidR="00A71F46">
          <w:rPr>
            <w:noProof/>
            <w:webHidden/>
          </w:rPr>
          <w:fldChar w:fldCharType="end"/>
        </w:r>
        <w:r w:rsidR="00A71F46" w:rsidRPr="00B25BEF">
          <w:rPr>
            <w:rStyle w:val="Hyperlink"/>
            <w:noProof/>
          </w:rPr>
          <w:fldChar w:fldCharType="end"/>
        </w:r>
      </w:ins>
    </w:p>
    <w:p w14:paraId="1866A26C" w14:textId="78EA97A0" w:rsidR="00A71F46" w:rsidRDefault="00A71F46">
      <w:pPr>
        <w:pStyle w:val="Verzeichnis2"/>
        <w:tabs>
          <w:tab w:val="right" w:leader="dot" w:pos="9350"/>
        </w:tabs>
        <w:rPr>
          <w:ins w:id="75" w:author="Andreas Kuehne" w:date="2019-05-31T12:34:00Z"/>
          <w:rFonts w:asciiTheme="minorHAnsi" w:eastAsiaTheme="minorEastAsia" w:hAnsiTheme="minorHAnsi" w:cstheme="minorBidi"/>
          <w:noProof/>
          <w:sz w:val="22"/>
          <w:szCs w:val="22"/>
          <w:lang w:val="en-GB" w:eastAsia="en-GB"/>
        </w:rPr>
      </w:pPr>
      <w:ins w:id="7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1.1 IPR Policy</w:t>
        </w:r>
        <w:r>
          <w:rPr>
            <w:noProof/>
            <w:webHidden/>
          </w:rPr>
          <w:tab/>
        </w:r>
        <w:r>
          <w:rPr>
            <w:noProof/>
            <w:webHidden/>
          </w:rPr>
          <w:fldChar w:fldCharType="begin"/>
        </w:r>
        <w:r>
          <w:rPr>
            <w:noProof/>
            <w:webHidden/>
          </w:rPr>
          <w:instrText xml:space="preserve"> PAGEREF _Toc10198443 \h </w:instrText>
        </w:r>
        <w:r>
          <w:rPr>
            <w:noProof/>
            <w:webHidden/>
          </w:rPr>
        </w:r>
      </w:ins>
      <w:r>
        <w:rPr>
          <w:noProof/>
          <w:webHidden/>
        </w:rPr>
        <w:fldChar w:fldCharType="separate"/>
      </w:r>
      <w:ins w:id="77" w:author="Andreas Kuehne" w:date="2019-05-31T12:34:00Z">
        <w:r>
          <w:rPr>
            <w:noProof/>
            <w:webHidden/>
          </w:rPr>
          <w:t>11</w:t>
        </w:r>
        <w:r>
          <w:rPr>
            <w:noProof/>
            <w:webHidden/>
          </w:rPr>
          <w:fldChar w:fldCharType="end"/>
        </w:r>
        <w:r w:rsidRPr="00B25BEF">
          <w:rPr>
            <w:rStyle w:val="Hyperlink"/>
            <w:noProof/>
          </w:rPr>
          <w:fldChar w:fldCharType="end"/>
        </w:r>
      </w:ins>
    </w:p>
    <w:p w14:paraId="3471D703" w14:textId="1449AA9E" w:rsidR="00A71F46" w:rsidRDefault="00A71F46">
      <w:pPr>
        <w:pStyle w:val="Verzeichnis2"/>
        <w:tabs>
          <w:tab w:val="right" w:leader="dot" w:pos="9350"/>
        </w:tabs>
        <w:rPr>
          <w:ins w:id="78" w:author="Andreas Kuehne" w:date="2019-05-31T12:34:00Z"/>
          <w:rFonts w:asciiTheme="minorHAnsi" w:eastAsiaTheme="minorEastAsia" w:hAnsiTheme="minorHAnsi" w:cstheme="minorBidi"/>
          <w:noProof/>
          <w:sz w:val="22"/>
          <w:szCs w:val="22"/>
          <w:lang w:val="en-GB" w:eastAsia="en-GB"/>
        </w:rPr>
      </w:pPr>
      <w:ins w:id="7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1.2 Terminology</w:t>
        </w:r>
        <w:r>
          <w:rPr>
            <w:noProof/>
            <w:webHidden/>
          </w:rPr>
          <w:tab/>
        </w:r>
        <w:r>
          <w:rPr>
            <w:noProof/>
            <w:webHidden/>
          </w:rPr>
          <w:fldChar w:fldCharType="begin"/>
        </w:r>
        <w:r>
          <w:rPr>
            <w:noProof/>
            <w:webHidden/>
          </w:rPr>
          <w:instrText xml:space="preserve"> PAGEREF _Toc10198444 \h </w:instrText>
        </w:r>
        <w:r>
          <w:rPr>
            <w:noProof/>
            <w:webHidden/>
          </w:rPr>
        </w:r>
      </w:ins>
      <w:r>
        <w:rPr>
          <w:noProof/>
          <w:webHidden/>
        </w:rPr>
        <w:fldChar w:fldCharType="separate"/>
      </w:r>
      <w:ins w:id="80" w:author="Andreas Kuehne" w:date="2019-05-31T12:34:00Z">
        <w:r>
          <w:rPr>
            <w:noProof/>
            <w:webHidden/>
          </w:rPr>
          <w:t>11</w:t>
        </w:r>
        <w:r>
          <w:rPr>
            <w:noProof/>
            <w:webHidden/>
          </w:rPr>
          <w:fldChar w:fldCharType="end"/>
        </w:r>
        <w:r w:rsidRPr="00B25BEF">
          <w:rPr>
            <w:rStyle w:val="Hyperlink"/>
            <w:noProof/>
          </w:rPr>
          <w:fldChar w:fldCharType="end"/>
        </w:r>
      </w:ins>
    </w:p>
    <w:p w14:paraId="0E525666" w14:textId="0D41BF31" w:rsidR="00A71F46" w:rsidRDefault="00A71F46">
      <w:pPr>
        <w:pStyle w:val="Verzeichnis3"/>
        <w:tabs>
          <w:tab w:val="right" w:leader="dot" w:pos="9350"/>
        </w:tabs>
        <w:rPr>
          <w:ins w:id="81" w:author="Andreas Kuehne" w:date="2019-05-31T12:34:00Z"/>
          <w:rFonts w:asciiTheme="minorHAnsi" w:eastAsiaTheme="minorEastAsia" w:hAnsiTheme="minorHAnsi" w:cstheme="minorBidi"/>
          <w:noProof/>
          <w:sz w:val="22"/>
          <w:szCs w:val="22"/>
          <w:lang w:val="en-GB" w:eastAsia="en-GB"/>
        </w:rPr>
      </w:pPr>
      <w:ins w:id="8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1.2.1</w:t>
        </w:r>
        <w:r w:rsidRPr="00B25BEF">
          <w:rPr>
            <w:rStyle w:val="Hyperlink"/>
            <w:noProof/>
            <w:lang w:val="en-GB"/>
          </w:rPr>
          <w:t xml:space="preserve"> Terms and Definitions</w:t>
        </w:r>
        <w:r>
          <w:rPr>
            <w:noProof/>
            <w:webHidden/>
          </w:rPr>
          <w:tab/>
        </w:r>
        <w:r>
          <w:rPr>
            <w:noProof/>
            <w:webHidden/>
          </w:rPr>
          <w:fldChar w:fldCharType="begin"/>
        </w:r>
        <w:r>
          <w:rPr>
            <w:noProof/>
            <w:webHidden/>
          </w:rPr>
          <w:instrText xml:space="preserve"> PAGEREF _Toc10198445 \h </w:instrText>
        </w:r>
        <w:r>
          <w:rPr>
            <w:noProof/>
            <w:webHidden/>
          </w:rPr>
        </w:r>
      </w:ins>
      <w:r>
        <w:rPr>
          <w:noProof/>
          <w:webHidden/>
        </w:rPr>
        <w:fldChar w:fldCharType="separate"/>
      </w:r>
      <w:ins w:id="83" w:author="Andreas Kuehne" w:date="2019-05-31T12:34:00Z">
        <w:r>
          <w:rPr>
            <w:noProof/>
            <w:webHidden/>
          </w:rPr>
          <w:t>11</w:t>
        </w:r>
        <w:r>
          <w:rPr>
            <w:noProof/>
            <w:webHidden/>
          </w:rPr>
          <w:fldChar w:fldCharType="end"/>
        </w:r>
        <w:r w:rsidRPr="00B25BEF">
          <w:rPr>
            <w:rStyle w:val="Hyperlink"/>
            <w:noProof/>
          </w:rPr>
          <w:fldChar w:fldCharType="end"/>
        </w:r>
      </w:ins>
    </w:p>
    <w:p w14:paraId="07C94566" w14:textId="5F8E7A7A" w:rsidR="00A71F46" w:rsidRDefault="00A71F46">
      <w:pPr>
        <w:pStyle w:val="Verzeichnis3"/>
        <w:tabs>
          <w:tab w:val="right" w:leader="dot" w:pos="9350"/>
        </w:tabs>
        <w:rPr>
          <w:ins w:id="84" w:author="Andreas Kuehne" w:date="2019-05-31T12:34:00Z"/>
          <w:rFonts w:asciiTheme="minorHAnsi" w:eastAsiaTheme="minorEastAsia" w:hAnsiTheme="minorHAnsi" w:cstheme="minorBidi"/>
          <w:noProof/>
          <w:sz w:val="22"/>
          <w:szCs w:val="22"/>
          <w:lang w:val="en-GB" w:eastAsia="en-GB"/>
        </w:rPr>
      </w:pPr>
      <w:ins w:id="8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1.2.2</w:t>
        </w:r>
        <w:r w:rsidRPr="00B25BEF">
          <w:rPr>
            <w:rStyle w:val="Hyperlink"/>
            <w:noProof/>
            <w:lang w:val="en-GB"/>
          </w:rPr>
          <w:t xml:space="preserve"> Abbreviated Terms</w:t>
        </w:r>
        <w:r>
          <w:rPr>
            <w:noProof/>
            <w:webHidden/>
          </w:rPr>
          <w:tab/>
        </w:r>
        <w:r>
          <w:rPr>
            <w:noProof/>
            <w:webHidden/>
          </w:rPr>
          <w:fldChar w:fldCharType="begin"/>
        </w:r>
        <w:r>
          <w:rPr>
            <w:noProof/>
            <w:webHidden/>
          </w:rPr>
          <w:instrText xml:space="preserve"> PAGEREF _Toc10198446 \h </w:instrText>
        </w:r>
        <w:r>
          <w:rPr>
            <w:noProof/>
            <w:webHidden/>
          </w:rPr>
        </w:r>
      </w:ins>
      <w:r>
        <w:rPr>
          <w:noProof/>
          <w:webHidden/>
        </w:rPr>
        <w:fldChar w:fldCharType="separate"/>
      </w:r>
      <w:ins w:id="86" w:author="Andreas Kuehne" w:date="2019-05-31T12:34:00Z">
        <w:r>
          <w:rPr>
            <w:noProof/>
            <w:webHidden/>
          </w:rPr>
          <w:t>11</w:t>
        </w:r>
        <w:r>
          <w:rPr>
            <w:noProof/>
            <w:webHidden/>
          </w:rPr>
          <w:fldChar w:fldCharType="end"/>
        </w:r>
        <w:r w:rsidRPr="00B25BEF">
          <w:rPr>
            <w:rStyle w:val="Hyperlink"/>
            <w:noProof/>
          </w:rPr>
          <w:fldChar w:fldCharType="end"/>
        </w:r>
      </w:ins>
    </w:p>
    <w:p w14:paraId="4F781253" w14:textId="37142986" w:rsidR="00A71F46" w:rsidRDefault="00A71F46">
      <w:pPr>
        <w:pStyle w:val="Verzeichnis2"/>
        <w:tabs>
          <w:tab w:val="right" w:leader="dot" w:pos="9350"/>
        </w:tabs>
        <w:rPr>
          <w:ins w:id="87" w:author="Andreas Kuehne" w:date="2019-05-31T12:34:00Z"/>
          <w:rFonts w:asciiTheme="minorHAnsi" w:eastAsiaTheme="minorEastAsia" w:hAnsiTheme="minorHAnsi" w:cstheme="minorBidi"/>
          <w:noProof/>
          <w:sz w:val="22"/>
          <w:szCs w:val="22"/>
          <w:lang w:val="en-GB" w:eastAsia="en-GB"/>
        </w:rPr>
      </w:pPr>
      <w:ins w:id="8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1.3 Normative References</w:t>
        </w:r>
        <w:r>
          <w:rPr>
            <w:noProof/>
            <w:webHidden/>
          </w:rPr>
          <w:tab/>
        </w:r>
        <w:r>
          <w:rPr>
            <w:noProof/>
            <w:webHidden/>
          </w:rPr>
          <w:fldChar w:fldCharType="begin"/>
        </w:r>
        <w:r>
          <w:rPr>
            <w:noProof/>
            <w:webHidden/>
          </w:rPr>
          <w:instrText xml:space="preserve"> PAGEREF _Toc10198447 \h </w:instrText>
        </w:r>
        <w:r>
          <w:rPr>
            <w:noProof/>
            <w:webHidden/>
          </w:rPr>
        </w:r>
      </w:ins>
      <w:r>
        <w:rPr>
          <w:noProof/>
          <w:webHidden/>
        </w:rPr>
        <w:fldChar w:fldCharType="separate"/>
      </w:r>
      <w:ins w:id="89" w:author="Andreas Kuehne" w:date="2019-05-31T12:34:00Z">
        <w:r>
          <w:rPr>
            <w:noProof/>
            <w:webHidden/>
          </w:rPr>
          <w:t>11</w:t>
        </w:r>
        <w:r>
          <w:rPr>
            <w:noProof/>
            <w:webHidden/>
          </w:rPr>
          <w:fldChar w:fldCharType="end"/>
        </w:r>
        <w:r w:rsidRPr="00B25BEF">
          <w:rPr>
            <w:rStyle w:val="Hyperlink"/>
            <w:noProof/>
          </w:rPr>
          <w:fldChar w:fldCharType="end"/>
        </w:r>
      </w:ins>
    </w:p>
    <w:p w14:paraId="4C63E3CD" w14:textId="3E061C13" w:rsidR="00A71F46" w:rsidRDefault="00A71F46">
      <w:pPr>
        <w:pStyle w:val="Verzeichnis2"/>
        <w:tabs>
          <w:tab w:val="right" w:leader="dot" w:pos="9350"/>
        </w:tabs>
        <w:rPr>
          <w:ins w:id="90" w:author="Andreas Kuehne" w:date="2019-05-31T12:34:00Z"/>
          <w:rFonts w:asciiTheme="minorHAnsi" w:eastAsiaTheme="minorEastAsia" w:hAnsiTheme="minorHAnsi" w:cstheme="minorBidi"/>
          <w:noProof/>
          <w:sz w:val="22"/>
          <w:szCs w:val="22"/>
          <w:lang w:val="en-GB" w:eastAsia="en-GB"/>
        </w:rPr>
      </w:pPr>
      <w:ins w:id="9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1.4 Non-Normative References</w:t>
        </w:r>
        <w:r>
          <w:rPr>
            <w:noProof/>
            <w:webHidden/>
          </w:rPr>
          <w:tab/>
        </w:r>
        <w:r>
          <w:rPr>
            <w:noProof/>
            <w:webHidden/>
          </w:rPr>
          <w:fldChar w:fldCharType="begin"/>
        </w:r>
        <w:r>
          <w:rPr>
            <w:noProof/>
            <w:webHidden/>
          </w:rPr>
          <w:instrText xml:space="preserve"> PAGEREF _Toc10198448 \h </w:instrText>
        </w:r>
        <w:r>
          <w:rPr>
            <w:noProof/>
            <w:webHidden/>
          </w:rPr>
        </w:r>
      </w:ins>
      <w:r>
        <w:rPr>
          <w:noProof/>
          <w:webHidden/>
        </w:rPr>
        <w:fldChar w:fldCharType="separate"/>
      </w:r>
      <w:ins w:id="92" w:author="Andreas Kuehne" w:date="2019-05-31T12:34:00Z">
        <w:r>
          <w:rPr>
            <w:noProof/>
            <w:webHidden/>
          </w:rPr>
          <w:t>13</w:t>
        </w:r>
        <w:r>
          <w:rPr>
            <w:noProof/>
            <w:webHidden/>
          </w:rPr>
          <w:fldChar w:fldCharType="end"/>
        </w:r>
        <w:r w:rsidRPr="00B25BEF">
          <w:rPr>
            <w:rStyle w:val="Hyperlink"/>
            <w:noProof/>
          </w:rPr>
          <w:fldChar w:fldCharType="end"/>
        </w:r>
      </w:ins>
    </w:p>
    <w:p w14:paraId="2F270DA9" w14:textId="63C10EBB" w:rsidR="00A71F46" w:rsidRDefault="00A71F46">
      <w:pPr>
        <w:pStyle w:val="Verzeichnis2"/>
        <w:tabs>
          <w:tab w:val="right" w:leader="dot" w:pos="9350"/>
        </w:tabs>
        <w:rPr>
          <w:ins w:id="93" w:author="Andreas Kuehne" w:date="2019-05-31T12:34:00Z"/>
          <w:rFonts w:asciiTheme="minorHAnsi" w:eastAsiaTheme="minorEastAsia" w:hAnsiTheme="minorHAnsi" w:cstheme="minorBidi"/>
          <w:noProof/>
          <w:sz w:val="22"/>
          <w:szCs w:val="22"/>
          <w:lang w:val="en-GB" w:eastAsia="en-GB"/>
        </w:rPr>
      </w:pPr>
      <w:ins w:id="9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"_Toc10198449"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1.5 Typographical Conventions</w:t>
        </w:r>
        <w:r>
          <w:rPr>
            <w:noProof/>
            <w:webHidden/>
          </w:rPr>
          <w:tab/>
        </w:r>
        <w:r>
          <w:rPr>
            <w:noProof/>
            <w:webHidden/>
          </w:rPr>
          <w:fldChar w:fldCharType="begin"/>
        </w:r>
        <w:r>
          <w:rPr>
            <w:noProof/>
            <w:webHidden/>
          </w:rPr>
          <w:instrText xml:space="preserve"> PAGEREF _Toc10198449 \h </w:instrText>
        </w:r>
        <w:r>
          <w:rPr>
            <w:noProof/>
            <w:webHidden/>
          </w:rPr>
        </w:r>
      </w:ins>
      <w:r>
        <w:rPr>
          <w:noProof/>
          <w:webHidden/>
        </w:rPr>
        <w:fldChar w:fldCharType="separate"/>
      </w:r>
      <w:ins w:id="95" w:author="Andreas Kuehne" w:date="2019-05-31T12:34:00Z">
        <w:r>
          <w:rPr>
            <w:noProof/>
            <w:webHidden/>
          </w:rPr>
          <w:t>14</w:t>
        </w:r>
        <w:r>
          <w:rPr>
            <w:noProof/>
            <w:webHidden/>
          </w:rPr>
          <w:fldChar w:fldCharType="end"/>
        </w:r>
        <w:r w:rsidRPr="00B25BEF">
          <w:rPr>
            <w:rStyle w:val="Hyperlink"/>
            <w:noProof/>
          </w:rPr>
          <w:fldChar w:fldCharType="end"/>
        </w:r>
      </w:ins>
    </w:p>
    <w:p w14:paraId="0843CC3D" w14:textId="12304E6D" w:rsidR="00A71F46" w:rsidRDefault="00A71F46">
      <w:pPr>
        <w:pStyle w:val="Verzeichnis2"/>
        <w:tabs>
          <w:tab w:val="right" w:leader="dot" w:pos="9350"/>
        </w:tabs>
        <w:rPr>
          <w:ins w:id="96" w:author="Andreas Kuehne" w:date="2019-05-31T12:34:00Z"/>
          <w:rFonts w:asciiTheme="minorHAnsi" w:eastAsiaTheme="minorEastAsia" w:hAnsiTheme="minorHAnsi" w:cstheme="minorBidi"/>
          <w:noProof/>
          <w:sz w:val="22"/>
          <w:szCs w:val="22"/>
          <w:lang w:val="en-GB" w:eastAsia="en-GB"/>
        </w:rPr>
      </w:pPr>
      <w:ins w:id="9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1.6 DSS Overview (Non-normative)</w:t>
        </w:r>
        <w:r>
          <w:rPr>
            <w:noProof/>
            <w:webHidden/>
          </w:rPr>
          <w:tab/>
        </w:r>
        <w:r>
          <w:rPr>
            <w:noProof/>
            <w:webHidden/>
          </w:rPr>
          <w:fldChar w:fldCharType="begin"/>
        </w:r>
        <w:r>
          <w:rPr>
            <w:noProof/>
            <w:webHidden/>
          </w:rPr>
          <w:instrText xml:space="preserve"> PAGEREF _Toc10198450 \h </w:instrText>
        </w:r>
        <w:r>
          <w:rPr>
            <w:noProof/>
            <w:webHidden/>
          </w:rPr>
        </w:r>
      </w:ins>
      <w:r>
        <w:rPr>
          <w:noProof/>
          <w:webHidden/>
        </w:rPr>
        <w:fldChar w:fldCharType="separate"/>
      </w:r>
      <w:ins w:id="98" w:author="Andreas Kuehne" w:date="2019-05-31T12:34:00Z">
        <w:r>
          <w:rPr>
            <w:noProof/>
            <w:webHidden/>
          </w:rPr>
          <w:t>14</w:t>
        </w:r>
        <w:r>
          <w:rPr>
            <w:noProof/>
            <w:webHidden/>
          </w:rPr>
          <w:fldChar w:fldCharType="end"/>
        </w:r>
        <w:r w:rsidRPr="00B25BEF">
          <w:rPr>
            <w:rStyle w:val="Hyperlink"/>
            <w:noProof/>
          </w:rPr>
          <w:fldChar w:fldCharType="end"/>
        </w:r>
      </w:ins>
    </w:p>
    <w:p w14:paraId="2BFEEA59" w14:textId="0488D743" w:rsidR="00A71F46" w:rsidRDefault="00A71F46">
      <w:pPr>
        <w:pStyle w:val="Verzeichnis1"/>
        <w:rPr>
          <w:ins w:id="99" w:author="Andreas Kuehne" w:date="2019-05-31T12:34:00Z"/>
          <w:rFonts w:asciiTheme="minorHAnsi" w:eastAsiaTheme="minorEastAsia" w:hAnsiTheme="minorHAnsi" w:cstheme="minorBidi"/>
          <w:noProof/>
          <w:sz w:val="22"/>
          <w:szCs w:val="22"/>
          <w:lang w:val="en-GB" w:eastAsia="en-GB"/>
        </w:rPr>
      </w:pPr>
      <w:ins w:id="10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w:t>
        </w:r>
        <w:r>
          <w:rPr>
            <w:rFonts w:asciiTheme="minorHAnsi" w:eastAsiaTheme="minorEastAsia" w:hAnsiTheme="minorHAnsi" w:cstheme="minorBidi"/>
            <w:noProof/>
            <w:sz w:val="22"/>
            <w:szCs w:val="22"/>
            <w:lang w:val="en-GB" w:eastAsia="en-GB"/>
          </w:rPr>
          <w:tab/>
        </w:r>
        <w:r w:rsidRPr="00B25BEF">
          <w:rPr>
            <w:rStyle w:val="Hyperlink"/>
            <w:noProof/>
            <w:lang w:val="en-GB"/>
          </w:rPr>
          <w:t>Design Considerations</w:t>
        </w:r>
        <w:r>
          <w:rPr>
            <w:noProof/>
            <w:webHidden/>
          </w:rPr>
          <w:tab/>
        </w:r>
        <w:r>
          <w:rPr>
            <w:noProof/>
            <w:webHidden/>
          </w:rPr>
          <w:fldChar w:fldCharType="begin"/>
        </w:r>
        <w:r>
          <w:rPr>
            <w:noProof/>
            <w:webHidden/>
          </w:rPr>
          <w:instrText xml:space="preserve"> PAGEREF _Toc10198451 \h </w:instrText>
        </w:r>
        <w:r>
          <w:rPr>
            <w:noProof/>
            <w:webHidden/>
          </w:rPr>
        </w:r>
      </w:ins>
      <w:r>
        <w:rPr>
          <w:noProof/>
          <w:webHidden/>
        </w:rPr>
        <w:fldChar w:fldCharType="separate"/>
      </w:r>
      <w:ins w:id="101" w:author="Andreas Kuehne" w:date="2019-05-31T12:34:00Z">
        <w:r>
          <w:rPr>
            <w:noProof/>
            <w:webHidden/>
          </w:rPr>
          <w:t>16</w:t>
        </w:r>
        <w:r>
          <w:rPr>
            <w:noProof/>
            <w:webHidden/>
          </w:rPr>
          <w:fldChar w:fldCharType="end"/>
        </w:r>
        <w:r w:rsidRPr="00B25BEF">
          <w:rPr>
            <w:rStyle w:val="Hyperlink"/>
            <w:noProof/>
          </w:rPr>
          <w:fldChar w:fldCharType="end"/>
        </w:r>
      </w:ins>
    </w:p>
    <w:p w14:paraId="6D7115EC" w14:textId="16BBA527" w:rsidR="00A71F46" w:rsidRDefault="00A71F46">
      <w:pPr>
        <w:pStyle w:val="Verzeichnis2"/>
        <w:tabs>
          <w:tab w:val="right" w:leader="dot" w:pos="9350"/>
        </w:tabs>
        <w:rPr>
          <w:ins w:id="102" w:author="Andreas Kuehne" w:date="2019-05-31T12:34:00Z"/>
          <w:rFonts w:asciiTheme="minorHAnsi" w:eastAsiaTheme="minorEastAsia" w:hAnsiTheme="minorHAnsi" w:cstheme="minorBidi"/>
          <w:noProof/>
          <w:sz w:val="22"/>
          <w:szCs w:val="22"/>
          <w:lang w:val="en-GB" w:eastAsia="en-GB"/>
        </w:rPr>
      </w:pPr>
      <w:ins w:id="10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2.1 Version 2.0 goal [non-normative]</w:t>
        </w:r>
        <w:r>
          <w:rPr>
            <w:noProof/>
            <w:webHidden/>
          </w:rPr>
          <w:tab/>
        </w:r>
        <w:r>
          <w:rPr>
            <w:noProof/>
            <w:webHidden/>
          </w:rPr>
          <w:fldChar w:fldCharType="begin"/>
        </w:r>
        <w:r>
          <w:rPr>
            <w:noProof/>
            <w:webHidden/>
          </w:rPr>
          <w:instrText xml:space="preserve"> PAGEREF _Toc10198452 \h </w:instrText>
        </w:r>
        <w:r>
          <w:rPr>
            <w:noProof/>
            <w:webHidden/>
          </w:rPr>
        </w:r>
      </w:ins>
      <w:r>
        <w:rPr>
          <w:noProof/>
          <w:webHidden/>
        </w:rPr>
        <w:fldChar w:fldCharType="separate"/>
      </w:r>
      <w:ins w:id="104" w:author="Andreas Kuehne" w:date="2019-05-31T12:34:00Z">
        <w:r>
          <w:rPr>
            <w:noProof/>
            <w:webHidden/>
          </w:rPr>
          <w:t>16</w:t>
        </w:r>
        <w:r>
          <w:rPr>
            <w:noProof/>
            <w:webHidden/>
          </w:rPr>
          <w:fldChar w:fldCharType="end"/>
        </w:r>
        <w:r w:rsidRPr="00B25BEF">
          <w:rPr>
            <w:rStyle w:val="Hyperlink"/>
            <w:noProof/>
          </w:rPr>
          <w:fldChar w:fldCharType="end"/>
        </w:r>
      </w:ins>
    </w:p>
    <w:p w14:paraId="2662E46A" w14:textId="3F87EF0A" w:rsidR="00A71F46" w:rsidRDefault="00A71F46">
      <w:pPr>
        <w:pStyle w:val="Verzeichnis2"/>
        <w:tabs>
          <w:tab w:val="right" w:leader="dot" w:pos="9350"/>
        </w:tabs>
        <w:rPr>
          <w:ins w:id="105" w:author="Andreas Kuehne" w:date="2019-05-31T12:34:00Z"/>
          <w:rFonts w:asciiTheme="minorHAnsi" w:eastAsiaTheme="minorEastAsia" w:hAnsiTheme="minorHAnsi" w:cstheme="minorBidi"/>
          <w:noProof/>
          <w:sz w:val="22"/>
          <w:szCs w:val="22"/>
          <w:lang w:val="en-GB" w:eastAsia="en-GB"/>
        </w:rPr>
      </w:pPr>
      <w:ins w:id="10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2.2 Transforming DSS 1.0 into 2.0</w:t>
        </w:r>
        <w:r>
          <w:rPr>
            <w:noProof/>
            <w:webHidden/>
          </w:rPr>
          <w:tab/>
        </w:r>
        <w:r>
          <w:rPr>
            <w:noProof/>
            <w:webHidden/>
          </w:rPr>
          <w:fldChar w:fldCharType="begin"/>
        </w:r>
        <w:r>
          <w:rPr>
            <w:noProof/>
            <w:webHidden/>
          </w:rPr>
          <w:instrText xml:space="preserve"> PAGEREF _Toc10198453 \h </w:instrText>
        </w:r>
        <w:r>
          <w:rPr>
            <w:noProof/>
            <w:webHidden/>
          </w:rPr>
        </w:r>
      </w:ins>
      <w:r>
        <w:rPr>
          <w:noProof/>
          <w:webHidden/>
        </w:rPr>
        <w:fldChar w:fldCharType="separate"/>
      </w:r>
      <w:ins w:id="107" w:author="Andreas Kuehne" w:date="2019-05-31T12:34:00Z">
        <w:r>
          <w:rPr>
            <w:noProof/>
            <w:webHidden/>
          </w:rPr>
          <w:t>16</w:t>
        </w:r>
        <w:r>
          <w:rPr>
            <w:noProof/>
            <w:webHidden/>
          </w:rPr>
          <w:fldChar w:fldCharType="end"/>
        </w:r>
        <w:r w:rsidRPr="00B25BEF">
          <w:rPr>
            <w:rStyle w:val="Hyperlink"/>
            <w:noProof/>
          </w:rPr>
          <w:fldChar w:fldCharType="end"/>
        </w:r>
      </w:ins>
    </w:p>
    <w:p w14:paraId="3AE17CB7" w14:textId="5835B9AB" w:rsidR="00A71F46" w:rsidRDefault="00A71F46">
      <w:pPr>
        <w:pStyle w:val="Verzeichnis3"/>
        <w:tabs>
          <w:tab w:val="right" w:leader="dot" w:pos="9350"/>
        </w:tabs>
        <w:rPr>
          <w:ins w:id="108" w:author="Andreas Kuehne" w:date="2019-05-31T12:34:00Z"/>
          <w:rFonts w:asciiTheme="minorHAnsi" w:eastAsiaTheme="minorEastAsia" w:hAnsiTheme="minorHAnsi" w:cstheme="minorBidi"/>
          <w:noProof/>
          <w:sz w:val="22"/>
          <w:szCs w:val="22"/>
          <w:lang w:val="en-GB" w:eastAsia="en-GB"/>
        </w:rPr>
      </w:pPr>
      <w:ins w:id="10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2.2.1</w:t>
        </w:r>
        <w:r w:rsidRPr="00B25BEF">
          <w:rPr>
            <w:rStyle w:val="Hyperlink"/>
            <w:noProof/>
            <w:lang w:val="en-GB"/>
          </w:rPr>
          <w:t xml:space="preserve"> Circumventing xs:any</w:t>
        </w:r>
        <w:r>
          <w:rPr>
            <w:noProof/>
            <w:webHidden/>
          </w:rPr>
          <w:tab/>
        </w:r>
        <w:r>
          <w:rPr>
            <w:noProof/>
            <w:webHidden/>
          </w:rPr>
          <w:fldChar w:fldCharType="begin"/>
        </w:r>
        <w:r>
          <w:rPr>
            <w:noProof/>
            <w:webHidden/>
          </w:rPr>
          <w:instrText xml:space="preserve"> PAGEREF _Toc10198454 \h </w:instrText>
        </w:r>
        <w:r>
          <w:rPr>
            <w:noProof/>
            <w:webHidden/>
          </w:rPr>
        </w:r>
      </w:ins>
      <w:r>
        <w:rPr>
          <w:noProof/>
          <w:webHidden/>
        </w:rPr>
        <w:fldChar w:fldCharType="separate"/>
      </w:r>
      <w:ins w:id="110" w:author="Andreas Kuehne" w:date="2019-05-31T12:34:00Z">
        <w:r>
          <w:rPr>
            <w:noProof/>
            <w:webHidden/>
          </w:rPr>
          <w:t>16</w:t>
        </w:r>
        <w:r>
          <w:rPr>
            <w:noProof/>
            <w:webHidden/>
          </w:rPr>
          <w:fldChar w:fldCharType="end"/>
        </w:r>
        <w:r w:rsidRPr="00B25BEF">
          <w:rPr>
            <w:rStyle w:val="Hyperlink"/>
            <w:noProof/>
          </w:rPr>
          <w:fldChar w:fldCharType="end"/>
        </w:r>
      </w:ins>
    </w:p>
    <w:p w14:paraId="777A59E2" w14:textId="62E80F93" w:rsidR="00A71F46" w:rsidRDefault="00A71F46">
      <w:pPr>
        <w:pStyle w:val="Verzeichnis3"/>
        <w:tabs>
          <w:tab w:val="right" w:leader="dot" w:pos="9350"/>
        </w:tabs>
        <w:rPr>
          <w:ins w:id="111" w:author="Andreas Kuehne" w:date="2019-05-31T12:34:00Z"/>
          <w:rFonts w:asciiTheme="minorHAnsi" w:eastAsiaTheme="minorEastAsia" w:hAnsiTheme="minorHAnsi" w:cstheme="minorBidi"/>
          <w:noProof/>
          <w:sz w:val="22"/>
          <w:szCs w:val="22"/>
          <w:lang w:val="en-GB" w:eastAsia="en-GB"/>
        </w:rPr>
      </w:pPr>
      <w:ins w:id="11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2.2.2</w:t>
        </w:r>
        <w:r w:rsidRPr="00B25BEF">
          <w:rPr>
            <w:rStyle w:val="Hyperlink"/>
            <w:noProof/>
            <w:lang w:val="en-GB"/>
          </w:rPr>
          <w:t xml:space="preserve"> Substituting the mixed Schema Attribute</w:t>
        </w:r>
        <w:r>
          <w:rPr>
            <w:noProof/>
            <w:webHidden/>
          </w:rPr>
          <w:tab/>
        </w:r>
        <w:r>
          <w:rPr>
            <w:noProof/>
            <w:webHidden/>
          </w:rPr>
          <w:fldChar w:fldCharType="begin"/>
        </w:r>
        <w:r>
          <w:rPr>
            <w:noProof/>
            <w:webHidden/>
          </w:rPr>
          <w:instrText xml:space="preserve"> PAGEREF _Toc10198455 \h </w:instrText>
        </w:r>
        <w:r>
          <w:rPr>
            <w:noProof/>
            <w:webHidden/>
          </w:rPr>
        </w:r>
      </w:ins>
      <w:r>
        <w:rPr>
          <w:noProof/>
          <w:webHidden/>
        </w:rPr>
        <w:fldChar w:fldCharType="separate"/>
      </w:r>
      <w:ins w:id="113" w:author="Andreas Kuehne" w:date="2019-05-31T12:34:00Z">
        <w:r>
          <w:rPr>
            <w:noProof/>
            <w:webHidden/>
          </w:rPr>
          <w:t>17</w:t>
        </w:r>
        <w:r>
          <w:rPr>
            <w:noProof/>
            <w:webHidden/>
          </w:rPr>
          <w:fldChar w:fldCharType="end"/>
        </w:r>
        <w:r w:rsidRPr="00B25BEF">
          <w:rPr>
            <w:rStyle w:val="Hyperlink"/>
            <w:noProof/>
          </w:rPr>
          <w:fldChar w:fldCharType="end"/>
        </w:r>
      </w:ins>
    </w:p>
    <w:p w14:paraId="2BD73867" w14:textId="5C8EF0D0" w:rsidR="00A71F46" w:rsidRDefault="00A71F46">
      <w:pPr>
        <w:pStyle w:val="Verzeichnis3"/>
        <w:tabs>
          <w:tab w:val="right" w:leader="dot" w:pos="9350"/>
        </w:tabs>
        <w:rPr>
          <w:ins w:id="114" w:author="Andreas Kuehne" w:date="2019-05-31T12:34:00Z"/>
          <w:rFonts w:asciiTheme="minorHAnsi" w:eastAsiaTheme="minorEastAsia" w:hAnsiTheme="minorHAnsi" w:cstheme="minorBidi"/>
          <w:noProof/>
          <w:sz w:val="22"/>
          <w:szCs w:val="22"/>
          <w:lang w:val="en-GB" w:eastAsia="en-GB"/>
        </w:rPr>
      </w:pPr>
      <w:ins w:id="11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2.2.3</w:t>
        </w:r>
        <w:r w:rsidRPr="00B25BEF">
          <w:rPr>
            <w:rStyle w:val="Hyperlink"/>
            <w:noProof/>
            <w:lang w:val="en-GB"/>
          </w:rPr>
          <w:t xml:space="preserve"> Introducing the </w:t>
        </w:r>
        <w:r w:rsidRPr="00B25BEF">
          <w:rPr>
            <w:rStyle w:val="Hyperlink"/>
            <w:rFonts w:ascii="Courier New" w:hAnsi="Courier New"/>
            <w:noProof/>
            <w:lang w:val="en-GB"/>
          </w:rPr>
          <w:t>NsPrefixMappingType</w:t>
        </w:r>
        <w:r w:rsidRPr="00B25BEF">
          <w:rPr>
            <w:rStyle w:val="Hyperlink"/>
            <w:noProof/>
            <w:lang w:val="en-GB"/>
          </w:rPr>
          <w:t xml:space="preserve"> Component</w:t>
        </w:r>
        <w:r>
          <w:rPr>
            <w:noProof/>
            <w:webHidden/>
          </w:rPr>
          <w:tab/>
        </w:r>
        <w:r>
          <w:rPr>
            <w:noProof/>
            <w:webHidden/>
          </w:rPr>
          <w:fldChar w:fldCharType="begin"/>
        </w:r>
        <w:r>
          <w:rPr>
            <w:noProof/>
            <w:webHidden/>
          </w:rPr>
          <w:instrText xml:space="preserve"> PAGEREF _Toc10198456 \h </w:instrText>
        </w:r>
        <w:r>
          <w:rPr>
            <w:noProof/>
            <w:webHidden/>
          </w:rPr>
        </w:r>
      </w:ins>
      <w:r>
        <w:rPr>
          <w:noProof/>
          <w:webHidden/>
        </w:rPr>
        <w:fldChar w:fldCharType="separate"/>
      </w:r>
      <w:ins w:id="116" w:author="Andreas Kuehne" w:date="2019-05-31T12:34:00Z">
        <w:r>
          <w:rPr>
            <w:noProof/>
            <w:webHidden/>
          </w:rPr>
          <w:t>17</w:t>
        </w:r>
        <w:r>
          <w:rPr>
            <w:noProof/>
            <w:webHidden/>
          </w:rPr>
          <w:fldChar w:fldCharType="end"/>
        </w:r>
        <w:r w:rsidRPr="00B25BEF">
          <w:rPr>
            <w:rStyle w:val="Hyperlink"/>
            <w:noProof/>
          </w:rPr>
          <w:fldChar w:fldCharType="end"/>
        </w:r>
      </w:ins>
    </w:p>
    <w:p w14:paraId="7A9B8049" w14:textId="378E08F6" w:rsidR="00A71F46" w:rsidRDefault="00A71F46">
      <w:pPr>
        <w:pStyle w:val="Verzeichnis3"/>
        <w:tabs>
          <w:tab w:val="right" w:leader="dot" w:pos="9350"/>
        </w:tabs>
        <w:rPr>
          <w:ins w:id="117" w:author="Andreas Kuehne" w:date="2019-05-31T12:34:00Z"/>
          <w:rFonts w:asciiTheme="minorHAnsi" w:eastAsiaTheme="minorEastAsia" w:hAnsiTheme="minorHAnsi" w:cstheme="minorBidi"/>
          <w:noProof/>
          <w:sz w:val="22"/>
          <w:szCs w:val="22"/>
          <w:lang w:val="en-GB" w:eastAsia="en-GB"/>
        </w:rPr>
      </w:pPr>
      <w:ins w:id="11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2.2.4</w:t>
        </w:r>
        <w:r w:rsidRPr="00B25BEF">
          <w:rPr>
            <w:rStyle w:val="Hyperlink"/>
            <w:noProof/>
            <w:lang w:val="en-GB"/>
          </w:rPr>
          <w:t xml:space="preserve"> Imported XML schemes</w:t>
        </w:r>
        <w:r>
          <w:rPr>
            <w:noProof/>
            <w:webHidden/>
          </w:rPr>
          <w:tab/>
        </w:r>
        <w:r>
          <w:rPr>
            <w:noProof/>
            <w:webHidden/>
          </w:rPr>
          <w:fldChar w:fldCharType="begin"/>
        </w:r>
        <w:r>
          <w:rPr>
            <w:noProof/>
            <w:webHidden/>
          </w:rPr>
          <w:instrText xml:space="preserve"> PAGEREF _Toc10198457 \h </w:instrText>
        </w:r>
        <w:r>
          <w:rPr>
            <w:noProof/>
            <w:webHidden/>
          </w:rPr>
        </w:r>
      </w:ins>
      <w:r>
        <w:rPr>
          <w:noProof/>
          <w:webHidden/>
        </w:rPr>
        <w:fldChar w:fldCharType="separate"/>
      </w:r>
      <w:ins w:id="119" w:author="Andreas Kuehne" w:date="2019-05-31T12:34:00Z">
        <w:r>
          <w:rPr>
            <w:noProof/>
            <w:webHidden/>
          </w:rPr>
          <w:t>17</w:t>
        </w:r>
        <w:r>
          <w:rPr>
            <w:noProof/>
            <w:webHidden/>
          </w:rPr>
          <w:fldChar w:fldCharType="end"/>
        </w:r>
        <w:r w:rsidRPr="00B25BEF">
          <w:rPr>
            <w:rStyle w:val="Hyperlink"/>
            <w:noProof/>
          </w:rPr>
          <w:fldChar w:fldCharType="end"/>
        </w:r>
      </w:ins>
    </w:p>
    <w:p w14:paraId="3A956B8D" w14:textId="3D9572D8" w:rsidR="00A71F46" w:rsidRDefault="00A71F46">
      <w:pPr>
        <w:pStyle w:val="Verzeichnis3"/>
        <w:tabs>
          <w:tab w:val="right" w:leader="dot" w:pos="9350"/>
        </w:tabs>
        <w:rPr>
          <w:ins w:id="120" w:author="Andreas Kuehne" w:date="2019-05-31T12:34:00Z"/>
          <w:rFonts w:asciiTheme="minorHAnsi" w:eastAsiaTheme="minorEastAsia" w:hAnsiTheme="minorHAnsi" w:cstheme="minorBidi"/>
          <w:noProof/>
          <w:sz w:val="22"/>
          <w:szCs w:val="22"/>
          <w:lang w:val="en-GB" w:eastAsia="en-GB"/>
        </w:rPr>
      </w:pPr>
      <w:ins w:id="12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2.2.5</w:t>
        </w:r>
        <w:r w:rsidRPr="00B25BEF">
          <w:rPr>
            <w:rStyle w:val="Hyperlink"/>
            <w:noProof/>
            <w:lang w:val="en-GB"/>
          </w:rPr>
          <w:t xml:space="preserve"> Syntax variants</w:t>
        </w:r>
        <w:r>
          <w:rPr>
            <w:noProof/>
            <w:webHidden/>
          </w:rPr>
          <w:tab/>
        </w:r>
        <w:r>
          <w:rPr>
            <w:noProof/>
            <w:webHidden/>
          </w:rPr>
          <w:fldChar w:fldCharType="begin"/>
        </w:r>
        <w:r>
          <w:rPr>
            <w:noProof/>
            <w:webHidden/>
          </w:rPr>
          <w:instrText xml:space="preserve"> PAGEREF _Toc10198458 \h </w:instrText>
        </w:r>
        <w:r>
          <w:rPr>
            <w:noProof/>
            <w:webHidden/>
          </w:rPr>
        </w:r>
      </w:ins>
      <w:r>
        <w:rPr>
          <w:noProof/>
          <w:webHidden/>
        </w:rPr>
        <w:fldChar w:fldCharType="separate"/>
      </w:r>
      <w:ins w:id="122" w:author="Andreas Kuehne" w:date="2019-05-31T12:34:00Z">
        <w:r>
          <w:rPr>
            <w:noProof/>
            <w:webHidden/>
          </w:rPr>
          <w:t>18</w:t>
        </w:r>
        <w:r>
          <w:rPr>
            <w:noProof/>
            <w:webHidden/>
          </w:rPr>
          <w:fldChar w:fldCharType="end"/>
        </w:r>
        <w:r w:rsidRPr="00B25BEF">
          <w:rPr>
            <w:rStyle w:val="Hyperlink"/>
            <w:noProof/>
          </w:rPr>
          <w:fldChar w:fldCharType="end"/>
        </w:r>
      </w:ins>
    </w:p>
    <w:p w14:paraId="114BE3F5" w14:textId="66BC9212" w:rsidR="00A71F46" w:rsidRDefault="00A71F46">
      <w:pPr>
        <w:pStyle w:val="Verzeichnis3"/>
        <w:tabs>
          <w:tab w:val="right" w:leader="dot" w:pos="9350"/>
        </w:tabs>
        <w:rPr>
          <w:ins w:id="123" w:author="Andreas Kuehne" w:date="2019-05-31T12:34:00Z"/>
          <w:rFonts w:asciiTheme="minorHAnsi" w:eastAsiaTheme="minorEastAsia" w:hAnsiTheme="minorHAnsi" w:cstheme="minorBidi"/>
          <w:noProof/>
          <w:sz w:val="22"/>
          <w:szCs w:val="22"/>
          <w:lang w:val="en-GB" w:eastAsia="en-GB"/>
        </w:rPr>
      </w:pPr>
      <w:ins w:id="12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"_Toc10198459"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2.2.6</w:t>
        </w:r>
        <w:r w:rsidRPr="00B25BEF">
          <w:rPr>
            <w:rStyle w:val="Hyperlink"/>
            <w:noProof/>
            <w:lang w:val="en-GB"/>
          </w:rPr>
          <w:t xml:space="preserve"> JSON Syntax Extensions</w:t>
        </w:r>
        <w:r>
          <w:rPr>
            <w:noProof/>
            <w:webHidden/>
          </w:rPr>
          <w:tab/>
        </w:r>
        <w:r>
          <w:rPr>
            <w:noProof/>
            <w:webHidden/>
          </w:rPr>
          <w:fldChar w:fldCharType="begin"/>
        </w:r>
        <w:r>
          <w:rPr>
            <w:noProof/>
            <w:webHidden/>
          </w:rPr>
          <w:instrText xml:space="preserve"> PAGEREF _Toc10198459 \h </w:instrText>
        </w:r>
        <w:r>
          <w:rPr>
            <w:noProof/>
            <w:webHidden/>
          </w:rPr>
        </w:r>
      </w:ins>
      <w:r>
        <w:rPr>
          <w:noProof/>
          <w:webHidden/>
        </w:rPr>
        <w:fldChar w:fldCharType="separate"/>
      </w:r>
      <w:ins w:id="125" w:author="Andreas Kuehne" w:date="2019-05-31T12:34:00Z">
        <w:r>
          <w:rPr>
            <w:noProof/>
            <w:webHidden/>
          </w:rPr>
          <w:t>18</w:t>
        </w:r>
        <w:r>
          <w:rPr>
            <w:noProof/>
            <w:webHidden/>
          </w:rPr>
          <w:fldChar w:fldCharType="end"/>
        </w:r>
        <w:r w:rsidRPr="00B25BEF">
          <w:rPr>
            <w:rStyle w:val="Hyperlink"/>
            <w:noProof/>
          </w:rPr>
          <w:fldChar w:fldCharType="end"/>
        </w:r>
      </w:ins>
    </w:p>
    <w:p w14:paraId="2774D86A" w14:textId="06901D45" w:rsidR="00A71F46" w:rsidRDefault="00A71F46">
      <w:pPr>
        <w:pStyle w:val="Verzeichnis2"/>
        <w:tabs>
          <w:tab w:val="right" w:leader="dot" w:pos="9350"/>
        </w:tabs>
        <w:rPr>
          <w:ins w:id="126" w:author="Andreas Kuehne" w:date="2019-05-31T12:34:00Z"/>
          <w:rFonts w:asciiTheme="minorHAnsi" w:eastAsiaTheme="minorEastAsia" w:hAnsiTheme="minorHAnsi" w:cstheme="minorBidi"/>
          <w:noProof/>
          <w:sz w:val="22"/>
          <w:szCs w:val="22"/>
          <w:lang w:val="en-GB" w:eastAsia="en-GB"/>
        </w:rPr>
      </w:pPr>
      <w:ins w:id="12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2.3 Construction Principles</w:t>
        </w:r>
        <w:r>
          <w:rPr>
            <w:noProof/>
            <w:webHidden/>
          </w:rPr>
          <w:tab/>
        </w:r>
        <w:r>
          <w:rPr>
            <w:noProof/>
            <w:webHidden/>
          </w:rPr>
          <w:fldChar w:fldCharType="begin"/>
        </w:r>
        <w:r>
          <w:rPr>
            <w:noProof/>
            <w:webHidden/>
          </w:rPr>
          <w:instrText xml:space="preserve"> PAGEREF _Toc10198460 \h </w:instrText>
        </w:r>
        <w:r>
          <w:rPr>
            <w:noProof/>
            <w:webHidden/>
          </w:rPr>
        </w:r>
      </w:ins>
      <w:r>
        <w:rPr>
          <w:noProof/>
          <w:webHidden/>
        </w:rPr>
        <w:fldChar w:fldCharType="separate"/>
      </w:r>
      <w:ins w:id="128" w:author="Andreas Kuehne" w:date="2019-05-31T12:34:00Z">
        <w:r>
          <w:rPr>
            <w:noProof/>
            <w:webHidden/>
          </w:rPr>
          <w:t>18</w:t>
        </w:r>
        <w:r>
          <w:rPr>
            <w:noProof/>
            <w:webHidden/>
          </w:rPr>
          <w:fldChar w:fldCharType="end"/>
        </w:r>
        <w:r w:rsidRPr="00B25BEF">
          <w:rPr>
            <w:rStyle w:val="Hyperlink"/>
            <w:noProof/>
          </w:rPr>
          <w:fldChar w:fldCharType="end"/>
        </w:r>
      </w:ins>
    </w:p>
    <w:p w14:paraId="489F2D01" w14:textId="44372181" w:rsidR="00A71F46" w:rsidRDefault="00A71F46">
      <w:pPr>
        <w:pStyle w:val="Verzeichnis3"/>
        <w:tabs>
          <w:tab w:val="right" w:leader="dot" w:pos="9350"/>
        </w:tabs>
        <w:rPr>
          <w:ins w:id="129" w:author="Andreas Kuehne" w:date="2019-05-31T12:34:00Z"/>
          <w:rFonts w:asciiTheme="minorHAnsi" w:eastAsiaTheme="minorEastAsia" w:hAnsiTheme="minorHAnsi" w:cstheme="minorBidi"/>
          <w:noProof/>
          <w:sz w:val="22"/>
          <w:szCs w:val="22"/>
          <w:lang w:val="en-GB" w:eastAsia="en-GB"/>
        </w:rPr>
      </w:pPr>
      <w:ins w:id="13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2.3.1</w:t>
        </w:r>
        <w:r w:rsidRPr="00B25BEF">
          <w:rPr>
            <w:rStyle w:val="Hyperlink"/>
            <w:noProof/>
            <w:lang w:val="en-GB"/>
          </w:rPr>
          <w:t xml:space="preserve"> Multi Syntax approach</w:t>
        </w:r>
        <w:r>
          <w:rPr>
            <w:noProof/>
            <w:webHidden/>
          </w:rPr>
          <w:tab/>
        </w:r>
        <w:r>
          <w:rPr>
            <w:noProof/>
            <w:webHidden/>
          </w:rPr>
          <w:fldChar w:fldCharType="begin"/>
        </w:r>
        <w:r>
          <w:rPr>
            <w:noProof/>
            <w:webHidden/>
          </w:rPr>
          <w:instrText xml:space="preserve"> PAGEREF _Toc10198461 \h </w:instrText>
        </w:r>
        <w:r>
          <w:rPr>
            <w:noProof/>
            <w:webHidden/>
          </w:rPr>
        </w:r>
      </w:ins>
      <w:r>
        <w:rPr>
          <w:noProof/>
          <w:webHidden/>
        </w:rPr>
        <w:fldChar w:fldCharType="separate"/>
      </w:r>
      <w:ins w:id="131" w:author="Andreas Kuehne" w:date="2019-05-31T12:34:00Z">
        <w:r>
          <w:rPr>
            <w:noProof/>
            <w:webHidden/>
          </w:rPr>
          <w:t>18</w:t>
        </w:r>
        <w:r>
          <w:rPr>
            <w:noProof/>
            <w:webHidden/>
          </w:rPr>
          <w:fldChar w:fldCharType="end"/>
        </w:r>
        <w:r w:rsidRPr="00B25BEF">
          <w:rPr>
            <w:rStyle w:val="Hyperlink"/>
            <w:noProof/>
          </w:rPr>
          <w:fldChar w:fldCharType="end"/>
        </w:r>
      </w:ins>
    </w:p>
    <w:p w14:paraId="1D8E58AE" w14:textId="19106C26" w:rsidR="00A71F46" w:rsidRDefault="00A71F46">
      <w:pPr>
        <w:pStyle w:val="Verzeichnis2"/>
        <w:tabs>
          <w:tab w:val="right" w:leader="dot" w:pos="9350"/>
        </w:tabs>
        <w:rPr>
          <w:ins w:id="132" w:author="Andreas Kuehne" w:date="2019-05-31T12:34:00Z"/>
          <w:rFonts w:asciiTheme="minorHAnsi" w:eastAsiaTheme="minorEastAsia" w:hAnsiTheme="minorHAnsi" w:cstheme="minorBidi"/>
          <w:noProof/>
          <w:sz w:val="22"/>
          <w:szCs w:val="22"/>
          <w:lang w:val="en-GB" w:eastAsia="en-GB"/>
        </w:rPr>
      </w:pPr>
      <w:ins w:id="13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2.4 Schema Organization and Namespaces</w:t>
        </w:r>
        <w:r>
          <w:rPr>
            <w:noProof/>
            <w:webHidden/>
          </w:rPr>
          <w:tab/>
        </w:r>
        <w:r>
          <w:rPr>
            <w:noProof/>
            <w:webHidden/>
          </w:rPr>
          <w:fldChar w:fldCharType="begin"/>
        </w:r>
        <w:r>
          <w:rPr>
            <w:noProof/>
            <w:webHidden/>
          </w:rPr>
          <w:instrText xml:space="preserve"> PAGEREF _Toc10198462 \h </w:instrText>
        </w:r>
        <w:r>
          <w:rPr>
            <w:noProof/>
            <w:webHidden/>
          </w:rPr>
        </w:r>
      </w:ins>
      <w:r>
        <w:rPr>
          <w:noProof/>
          <w:webHidden/>
        </w:rPr>
        <w:fldChar w:fldCharType="separate"/>
      </w:r>
      <w:ins w:id="134" w:author="Andreas Kuehne" w:date="2019-05-31T12:34:00Z">
        <w:r>
          <w:rPr>
            <w:noProof/>
            <w:webHidden/>
          </w:rPr>
          <w:t>19</w:t>
        </w:r>
        <w:r>
          <w:rPr>
            <w:noProof/>
            <w:webHidden/>
          </w:rPr>
          <w:fldChar w:fldCharType="end"/>
        </w:r>
        <w:r w:rsidRPr="00B25BEF">
          <w:rPr>
            <w:rStyle w:val="Hyperlink"/>
            <w:noProof/>
          </w:rPr>
          <w:fldChar w:fldCharType="end"/>
        </w:r>
      </w:ins>
    </w:p>
    <w:p w14:paraId="78ECD277" w14:textId="3CBCBAA2" w:rsidR="00A71F46" w:rsidRDefault="00A71F46">
      <w:pPr>
        <w:pStyle w:val="Verzeichnis2"/>
        <w:tabs>
          <w:tab w:val="right" w:leader="dot" w:pos="9350"/>
        </w:tabs>
        <w:rPr>
          <w:ins w:id="135" w:author="Andreas Kuehne" w:date="2019-05-31T12:34:00Z"/>
          <w:rFonts w:asciiTheme="minorHAnsi" w:eastAsiaTheme="minorEastAsia" w:hAnsiTheme="minorHAnsi" w:cstheme="minorBidi"/>
          <w:noProof/>
          <w:sz w:val="22"/>
          <w:szCs w:val="22"/>
          <w:lang w:val="en-GB" w:eastAsia="en-GB"/>
        </w:rPr>
      </w:pPr>
      <w:ins w:id="13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2.5 DSS Component Overview</w:t>
        </w:r>
        <w:r>
          <w:rPr>
            <w:noProof/>
            <w:webHidden/>
          </w:rPr>
          <w:tab/>
        </w:r>
        <w:r>
          <w:rPr>
            <w:noProof/>
            <w:webHidden/>
          </w:rPr>
          <w:fldChar w:fldCharType="begin"/>
        </w:r>
        <w:r>
          <w:rPr>
            <w:noProof/>
            <w:webHidden/>
          </w:rPr>
          <w:instrText xml:space="preserve"> PAGEREF _Toc10198463 \h </w:instrText>
        </w:r>
        <w:r>
          <w:rPr>
            <w:noProof/>
            <w:webHidden/>
          </w:rPr>
        </w:r>
      </w:ins>
      <w:r>
        <w:rPr>
          <w:noProof/>
          <w:webHidden/>
        </w:rPr>
        <w:fldChar w:fldCharType="separate"/>
      </w:r>
      <w:ins w:id="137" w:author="Andreas Kuehne" w:date="2019-05-31T12:34:00Z">
        <w:r>
          <w:rPr>
            <w:noProof/>
            <w:webHidden/>
          </w:rPr>
          <w:t>20</w:t>
        </w:r>
        <w:r>
          <w:rPr>
            <w:noProof/>
            <w:webHidden/>
          </w:rPr>
          <w:fldChar w:fldCharType="end"/>
        </w:r>
        <w:r w:rsidRPr="00B25BEF">
          <w:rPr>
            <w:rStyle w:val="Hyperlink"/>
            <w:noProof/>
          </w:rPr>
          <w:fldChar w:fldCharType="end"/>
        </w:r>
      </w:ins>
    </w:p>
    <w:p w14:paraId="30531578" w14:textId="6AF74B4A" w:rsidR="00A71F46" w:rsidRDefault="00A71F46">
      <w:pPr>
        <w:pStyle w:val="Verzeichnis3"/>
        <w:tabs>
          <w:tab w:val="right" w:leader="dot" w:pos="9350"/>
        </w:tabs>
        <w:rPr>
          <w:ins w:id="138" w:author="Andreas Kuehne" w:date="2019-05-31T12:34:00Z"/>
          <w:rFonts w:asciiTheme="minorHAnsi" w:eastAsiaTheme="minorEastAsia" w:hAnsiTheme="minorHAnsi" w:cstheme="minorBidi"/>
          <w:noProof/>
          <w:sz w:val="22"/>
          <w:szCs w:val="22"/>
          <w:lang w:val="en-GB" w:eastAsia="en-GB"/>
        </w:rPr>
      </w:pPr>
      <w:ins w:id="13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2.5.1</w:t>
        </w:r>
        <w:r w:rsidRPr="00B25BEF">
          <w:rPr>
            <w:rStyle w:val="Hyperlink"/>
            <w:noProof/>
            <w:lang w:val="en-GB"/>
          </w:rPr>
          <w:t xml:space="preserve"> Schema Extensions</w:t>
        </w:r>
        <w:r>
          <w:rPr>
            <w:noProof/>
            <w:webHidden/>
          </w:rPr>
          <w:tab/>
        </w:r>
        <w:r>
          <w:rPr>
            <w:noProof/>
            <w:webHidden/>
          </w:rPr>
          <w:fldChar w:fldCharType="begin"/>
        </w:r>
        <w:r>
          <w:rPr>
            <w:noProof/>
            <w:webHidden/>
          </w:rPr>
          <w:instrText xml:space="preserve"> PAGEREF _Toc10198464 \h </w:instrText>
        </w:r>
        <w:r>
          <w:rPr>
            <w:noProof/>
            <w:webHidden/>
          </w:rPr>
        </w:r>
      </w:ins>
      <w:r>
        <w:rPr>
          <w:noProof/>
          <w:webHidden/>
        </w:rPr>
        <w:fldChar w:fldCharType="separate"/>
      </w:r>
      <w:ins w:id="140" w:author="Andreas Kuehne" w:date="2019-05-31T12:34:00Z">
        <w:r>
          <w:rPr>
            <w:noProof/>
            <w:webHidden/>
          </w:rPr>
          <w:t>20</w:t>
        </w:r>
        <w:r>
          <w:rPr>
            <w:noProof/>
            <w:webHidden/>
          </w:rPr>
          <w:fldChar w:fldCharType="end"/>
        </w:r>
        <w:r w:rsidRPr="00B25BEF">
          <w:rPr>
            <w:rStyle w:val="Hyperlink"/>
            <w:noProof/>
          </w:rPr>
          <w:fldChar w:fldCharType="end"/>
        </w:r>
      </w:ins>
    </w:p>
    <w:p w14:paraId="7E6B6858" w14:textId="2619F0CF" w:rsidR="00A71F46" w:rsidRDefault="00A71F46">
      <w:pPr>
        <w:pStyle w:val="Verzeichnis1"/>
        <w:rPr>
          <w:ins w:id="141" w:author="Andreas Kuehne" w:date="2019-05-31T12:34:00Z"/>
          <w:rFonts w:asciiTheme="minorHAnsi" w:eastAsiaTheme="minorEastAsia" w:hAnsiTheme="minorHAnsi" w:cstheme="minorBidi"/>
          <w:noProof/>
          <w:sz w:val="22"/>
          <w:szCs w:val="22"/>
          <w:lang w:val="en-GB" w:eastAsia="en-GB"/>
        </w:rPr>
      </w:pPr>
      <w:ins w:id="14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w:t>
        </w:r>
        <w:r>
          <w:rPr>
            <w:rFonts w:asciiTheme="minorHAnsi" w:eastAsiaTheme="minorEastAsia" w:hAnsiTheme="minorHAnsi" w:cstheme="minorBidi"/>
            <w:noProof/>
            <w:sz w:val="22"/>
            <w:szCs w:val="22"/>
            <w:lang w:val="en-GB" w:eastAsia="en-GB"/>
          </w:rPr>
          <w:tab/>
        </w:r>
        <w:r w:rsidRPr="00B25BEF">
          <w:rPr>
            <w:rStyle w:val="Hyperlink"/>
            <w:noProof/>
            <w:lang w:val="en-GB"/>
          </w:rPr>
          <w:t>Data Type Models</w:t>
        </w:r>
        <w:r>
          <w:rPr>
            <w:noProof/>
            <w:webHidden/>
          </w:rPr>
          <w:tab/>
        </w:r>
        <w:r>
          <w:rPr>
            <w:noProof/>
            <w:webHidden/>
          </w:rPr>
          <w:fldChar w:fldCharType="begin"/>
        </w:r>
        <w:r>
          <w:rPr>
            <w:noProof/>
            <w:webHidden/>
          </w:rPr>
          <w:instrText xml:space="preserve"> PAGEREF _Toc10198465 \h </w:instrText>
        </w:r>
        <w:r>
          <w:rPr>
            <w:noProof/>
            <w:webHidden/>
          </w:rPr>
        </w:r>
      </w:ins>
      <w:r>
        <w:rPr>
          <w:noProof/>
          <w:webHidden/>
        </w:rPr>
        <w:fldChar w:fldCharType="separate"/>
      </w:r>
      <w:ins w:id="143" w:author="Andreas Kuehne" w:date="2019-05-31T12:34:00Z">
        <w:r>
          <w:rPr>
            <w:noProof/>
            <w:webHidden/>
          </w:rPr>
          <w:t>22</w:t>
        </w:r>
        <w:r>
          <w:rPr>
            <w:noProof/>
            <w:webHidden/>
          </w:rPr>
          <w:fldChar w:fldCharType="end"/>
        </w:r>
        <w:r w:rsidRPr="00B25BEF">
          <w:rPr>
            <w:rStyle w:val="Hyperlink"/>
            <w:noProof/>
          </w:rPr>
          <w:fldChar w:fldCharType="end"/>
        </w:r>
      </w:ins>
    </w:p>
    <w:p w14:paraId="798EEA4E" w14:textId="0649511A" w:rsidR="00A71F46" w:rsidRDefault="00A71F46">
      <w:pPr>
        <w:pStyle w:val="Verzeichnis2"/>
        <w:tabs>
          <w:tab w:val="right" w:leader="dot" w:pos="9350"/>
        </w:tabs>
        <w:rPr>
          <w:ins w:id="144" w:author="Andreas Kuehne" w:date="2019-05-31T12:34:00Z"/>
          <w:rFonts w:asciiTheme="minorHAnsi" w:eastAsiaTheme="minorEastAsia" w:hAnsiTheme="minorHAnsi" w:cstheme="minorBidi"/>
          <w:noProof/>
          <w:sz w:val="22"/>
          <w:szCs w:val="22"/>
          <w:lang w:val="en-GB" w:eastAsia="en-GB"/>
        </w:rPr>
      </w:pPr>
      <w:ins w:id="14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3.1 Boolean Model</w:t>
        </w:r>
        <w:r>
          <w:rPr>
            <w:noProof/>
            <w:webHidden/>
          </w:rPr>
          <w:tab/>
        </w:r>
        <w:r>
          <w:rPr>
            <w:noProof/>
            <w:webHidden/>
          </w:rPr>
          <w:fldChar w:fldCharType="begin"/>
        </w:r>
        <w:r>
          <w:rPr>
            <w:noProof/>
            <w:webHidden/>
          </w:rPr>
          <w:instrText xml:space="preserve"> PAGEREF _Toc10198466 \h </w:instrText>
        </w:r>
        <w:r>
          <w:rPr>
            <w:noProof/>
            <w:webHidden/>
          </w:rPr>
        </w:r>
      </w:ins>
      <w:r>
        <w:rPr>
          <w:noProof/>
          <w:webHidden/>
        </w:rPr>
        <w:fldChar w:fldCharType="separate"/>
      </w:r>
      <w:ins w:id="146" w:author="Andreas Kuehne" w:date="2019-05-31T12:34:00Z">
        <w:r>
          <w:rPr>
            <w:noProof/>
            <w:webHidden/>
          </w:rPr>
          <w:t>22</w:t>
        </w:r>
        <w:r>
          <w:rPr>
            <w:noProof/>
            <w:webHidden/>
          </w:rPr>
          <w:fldChar w:fldCharType="end"/>
        </w:r>
        <w:r w:rsidRPr="00B25BEF">
          <w:rPr>
            <w:rStyle w:val="Hyperlink"/>
            <w:noProof/>
          </w:rPr>
          <w:fldChar w:fldCharType="end"/>
        </w:r>
      </w:ins>
    </w:p>
    <w:p w14:paraId="7ABFB9BA" w14:textId="57E4EFBD" w:rsidR="00A71F46" w:rsidRDefault="00A71F46">
      <w:pPr>
        <w:pStyle w:val="Verzeichnis2"/>
        <w:tabs>
          <w:tab w:val="right" w:leader="dot" w:pos="9350"/>
        </w:tabs>
        <w:rPr>
          <w:ins w:id="147" w:author="Andreas Kuehne" w:date="2019-05-31T12:34:00Z"/>
          <w:rFonts w:asciiTheme="minorHAnsi" w:eastAsiaTheme="minorEastAsia" w:hAnsiTheme="minorHAnsi" w:cstheme="minorBidi"/>
          <w:noProof/>
          <w:sz w:val="22"/>
          <w:szCs w:val="22"/>
          <w:lang w:val="en-GB" w:eastAsia="en-GB"/>
        </w:rPr>
      </w:pPr>
      <w:ins w:id="14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3.2 Integer Model</w:t>
        </w:r>
        <w:r>
          <w:rPr>
            <w:noProof/>
            <w:webHidden/>
          </w:rPr>
          <w:tab/>
        </w:r>
        <w:r>
          <w:rPr>
            <w:noProof/>
            <w:webHidden/>
          </w:rPr>
          <w:fldChar w:fldCharType="begin"/>
        </w:r>
        <w:r>
          <w:rPr>
            <w:noProof/>
            <w:webHidden/>
          </w:rPr>
          <w:instrText xml:space="preserve"> PAGEREF _Toc10198467 \h </w:instrText>
        </w:r>
        <w:r>
          <w:rPr>
            <w:noProof/>
            <w:webHidden/>
          </w:rPr>
        </w:r>
      </w:ins>
      <w:r>
        <w:rPr>
          <w:noProof/>
          <w:webHidden/>
        </w:rPr>
        <w:fldChar w:fldCharType="separate"/>
      </w:r>
      <w:ins w:id="149" w:author="Andreas Kuehne" w:date="2019-05-31T12:34:00Z">
        <w:r>
          <w:rPr>
            <w:noProof/>
            <w:webHidden/>
          </w:rPr>
          <w:t>22</w:t>
        </w:r>
        <w:r>
          <w:rPr>
            <w:noProof/>
            <w:webHidden/>
          </w:rPr>
          <w:fldChar w:fldCharType="end"/>
        </w:r>
        <w:r w:rsidRPr="00B25BEF">
          <w:rPr>
            <w:rStyle w:val="Hyperlink"/>
            <w:noProof/>
          </w:rPr>
          <w:fldChar w:fldCharType="end"/>
        </w:r>
      </w:ins>
    </w:p>
    <w:p w14:paraId="28451D77" w14:textId="76FD0541" w:rsidR="00A71F46" w:rsidRDefault="00A71F46">
      <w:pPr>
        <w:pStyle w:val="Verzeichnis2"/>
        <w:tabs>
          <w:tab w:val="right" w:leader="dot" w:pos="9350"/>
        </w:tabs>
        <w:rPr>
          <w:ins w:id="150" w:author="Andreas Kuehne" w:date="2019-05-31T12:34:00Z"/>
          <w:rFonts w:asciiTheme="minorHAnsi" w:eastAsiaTheme="minorEastAsia" w:hAnsiTheme="minorHAnsi" w:cstheme="minorBidi"/>
          <w:noProof/>
          <w:sz w:val="22"/>
          <w:szCs w:val="22"/>
          <w:lang w:val="en-GB" w:eastAsia="en-GB"/>
        </w:rPr>
      </w:pPr>
      <w:ins w:id="15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3.3 String Model</w:t>
        </w:r>
        <w:r>
          <w:rPr>
            <w:noProof/>
            <w:webHidden/>
          </w:rPr>
          <w:tab/>
        </w:r>
        <w:r>
          <w:rPr>
            <w:noProof/>
            <w:webHidden/>
          </w:rPr>
          <w:fldChar w:fldCharType="begin"/>
        </w:r>
        <w:r>
          <w:rPr>
            <w:noProof/>
            <w:webHidden/>
          </w:rPr>
          <w:instrText xml:space="preserve"> PAGEREF _Toc10198468 \h </w:instrText>
        </w:r>
        <w:r>
          <w:rPr>
            <w:noProof/>
            <w:webHidden/>
          </w:rPr>
        </w:r>
      </w:ins>
      <w:r>
        <w:rPr>
          <w:noProof/>
          <w:webHidden/>
        </w:rPr>
        <w:fldChar w:fldCharType="separate"/>
      </w:r>
      <w:ins w:id="152" w:author="Andreas Kuehne" w:date="2019-05-31T12:34:00Z">
        <w:r>
          <w:rPr>
            <w:noProof/>
            <w:webHidden/>
          </w:rPr>
          <w:t>22</w:t>
        </w:r>
        <w:r>
          <w:rPr>
            <w:noProof/>
            <w:webHidden/>
          </w:rPr>
          <w:fldChar w:fldCharType="end"/>
        </w:r>
        <w:r w:rsidRPr="00B25BEF">
          <w:rPr>
            <w:rStyle w:val="Hyperlink"/>
            <w:noProof/>
          </w:rPr>
          <w:fldChar w:fldCharType="end"/>
        </w:r>
      </w:ins>
    </w:p>
    <w:p w14:paraId="7E8832AC" w14:textId="37EEAF41" w:rsidR="00A71F46" w:rsidRDefault="00A71F46">
      <w:pPr>
        <w:pStyle w:val="Verzeichnis2"/>
        <w:tabs>
          <w:tab w:val="right" w:leader="dot" w:pos="9350"/>
        </w:tabs>
        <w:rPr>
          <w:ins w:id="153" w:author="Andreas Kuehne" w:date="2019-05-31T12:34:00Z"/>
          <w:rFonts w:asciiTheme="minorHAnsi" w:eastAsiaTheme="minorEastAsia" w:hAnsiTheme="minorHAnsi" w:cstheme="minorBidi"/>
          <w:noProof/>
          <w:sz w:val="22"/>
          <w:szCs w:val="22"/>
          <w:lang w:val="en-GB" w:eastAsia="en-GB"/>
        </w:rPr>
      </w:pPr>
      <w:ins w:id="15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"_Toc10198469"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3.4 Binary Data Model</w:t>
        </w:r>
        <w:r>
          <w:rPr>
            <w:noProof/>
            <w:webHidden/>
          </w:rPr>
          <w:tab/>
        </w:r>
        <w:r>
          <w:rPr>
            <w:noProof/>
            <w:webHidden/>
          </w:rPr>
          <w:fldChar w:fldCharType="begin"/>
        </w:r>
        <w:r>
          <w:rPr>
            <w:noProof/>
            <w:webHidden/>
          </w:rPr>
          <w:instrText xml:space="preserve"> PAGEREF _Toc10198469 \h </w:instrText>
        </w:r>
        <w:r>
          <w:rPr>
            <w:noProof/>
            <w:webHidden/>
          </w:rPr>
        </w:r>
      </w:ins>
      <w:r>
        <w:rPr>
          <w:noProof/>
          <w:webHidden/>
        </w:rPr>
        <w:fldChar w:fldCharType="separate"/>
      </w:r>
      <w:ins w:id="155" w:author="Andreas Kuehne" w:date="2019-05-31T12:34:00Z">
        <w:r>
          <w:rPr>
            <w:noProof/>
            <w:webHidden/>
          </w:rPr>
          <w:t>22</w:t>
        </w:r>
        <w:r>
          <w:rPr>
            <w:noProof/>
            <w:webHidden/>
          </w:rPr>
          <w:fldChar w:fldCharType="end"/>
        </w:r>
        <w:r w:rsidRPr="00B25BEF">
          <w:rPr>
            <w:rStyle w:val="Hyperlink"/>
            <w:noProof/>
          </w:rPr>
          <w:fldChar w:fldCharType="end"/>
        </w:r>
      </w:ins>
    </w:p>
    <w:p w14:paraId="4A0CE586" w14:textId="6D642B5D" w:rsidR="00A71F46" w:rsidRDefault="00A71F46">
      <w:pPr>
        <w:pStyle w:val="Verzeichnis2"/>
        <w:tabs>
          <w:tab w:val="right" w:leader="dot" w:pos="9350"/>
        </w:tabs>
        <w:rPr>
          <w:ins w:id="156" w:author="Andreas Kuehne" w:date="2019-05-31T12:34:00Z"/>
          <w:rFonts w:asciiTheme="minorHAnsi" w:eastAsiaTheme="minorEastAsia" w:hAnsiTheme="minorHAnsi" w:cstheme="minorBidi"/>
          <w:noProof/>
          <w:sz w:val="22"/>
          <w:szCs w:val="22"/>
          <w:lang w:val="en-GB" w:eastAsia="en-GB"/>
        </w:rPr>
      </w:pPr>
      <w:ins w:id="15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3.5 URI Model</w:t>
        </w:r>
        <w:r>
          <w:rPr>
            <w:noProof/>
            <w:webHidden/>
          </w:rPr>
          <w:tab/>
        </w:r>
        <w:r>
          <w:rPr>
            <w:noProof/>
            <w:webHidden/>
          </w:rPr>
          <w:fldChar w:fldCharType="begin"/>
        </w:r>
        <w:r>
          <w:rPr>
            <w:noProof/>
            <w:webHidden/>
          </w:rPr>
          <w:instrText xml:space="preserve"> PAGEREF _Toc10198470 \h </w:instrText>
        </w:r>
        <w:r>
          <w:rPr>
            <w:noProof/>
            <w:webHidden/>
          </w:rPr>
        </w:r>
      </w:ins>
      <w:r>
        <w:rPr>
          <w:noProof/>
          <w:webHidden/>
        </w:rPr>
        <w:fldChar w:fldCharType="separate"/>
      </w:r>
      <w:ins w:id="158" w:author="Andreas Kuehne" w:date="2019-05-31T12:34:00Z">
        <w:r>
          <w:rPr>
            <w:noProof/>
            <w:webHidden/>
          </w:rPr>
          <w:t>22</w:t>
        </w:r>
        <w:r>
          <w:rPr>
            <w:noProof/>
            <w:webHidden/>
          </w:rPr>
          <w:fldChar w:fldCharType="end"/>
        </w:r>
        <w:r w:rsidRPr="00B25BEF">
          <w:rPr>
            <w:rStyle w:val="Hyperlink"/>
            <w:noProof/>
          </w:rPr>
          <w:fldChar w:fldCharType="end"/>
        </w:r>
      </w:ins>
    </w:p>
    <w:p w14:paraId="6BCE1507" w14:textId="023B8C76" w:rsidR="00A71F46" w:rsidRDefault="00A71F46">
      <w:pPr>
        <w:pStyle w:val="Verzeichnis2"/>
        <w:tabs>
          <w:tab w:val="right" w:leader="dot" w:pos="9350"/>
        </w:tabs>
        <w:rPr>
          <w:ins w:id="159" w:author="Andreas Kuehne" w:date="2019-05-31T12:34:00Z"/>
          <w:rFonts w:asciiTheme="minorHAnsi" w:eastAsiaTheme="minorEastAsia" w:hAnsiTheme="minorHAnsi" w:cstheme="minorBidi"/>
          <w:noProof/>
          <w:sz w:val="22"/>
          <w:szCs w:val="22"/>
          <w:lang w:val="en-GB" w:eastAsia="en-GB"/>
        </w:rPr>
      </w:pPr>
      <w:ins w:id="16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3.6 Unique Identifier Model</w:t>
        </w:r>
        <w:r>
          <w:rPr>
            <w:noProof/>
            <w:webHidden/>
          </w:rPr>
          <w:tab/>
        </w:r>
        <w:r>
          <w:rPr>
            <w:noProof/>
            <w:webHidden/>
          </w:rPr>
          <w:fldChar w:fldCharType="begin"/>
        </w:r>
        <w:r>
          <w:rPr>
            <w:noProof/>
            <w:webHidden/>
          </w:rPr>
          <w:instrText xml:space="preserve"> PAGEREF _Toc10198471 \h </w:instrText>
        </w:r>
        <w:r>
          <w:rPr>
            <w:noProof/>
            <w:webHidden/>
          </w:rPr>
        </w:r>
      </w:ins>
      <w:r>
        <w:rPr>
          <w:noProof/>
          <w:webHidden/>
        </w:rPr>
        <w:fldChar w:fldCharType="separate"/>
      </w:r>
      <w:ins w:id="161" w:author="Andreas Kuehne" w:date="2019-05-31T12:34:00Z">
        <w:r>
          <w:rPr>
            <w:noProof/>
            <w:webHidden/>
          </w:rPr>
          <w:t>22</w:t>
        </w:r>
        <w:r>
          <w:rPr>
            <w:noProof/>
            <w:webHidden/>
          </w:rPr>
          <w:fldChar w:fldCharType="end"/>
        </w:r>
        <w:r w:rsidRPr="00B25BEF">
          <w:rPr>
            <w:rStyle w:val="Hyperlink"/>
            <w:noProof/>
          </w:rPr>
          <w:fldChar w:fldCharType="end"/>
        </w:r>
      </w:ins>
    </w:p>
    <w:p w14:paraId="5C099518" w14:textId="31513C3E" w:rsidR="00A71F46" w:rsidRDefault="00A71F46">
      <w:pPr>
        <w:pStyle w:val="Verzeichnis2"/>
        <w:tabs>
          <w:tab w:val="right" w:leader="dot" w:pos="9350"/>
        </w:tabs>
        <w:rPr>
          <w:ins w:id="162" w:author="Andreas Kuehne" w:date="2019-05-31T12:34:00Z"/>
          <w:rFonts w:asciiTheme="minorHAnsi" w:eastAsiaTheme="minorEastAsia" w:hAnsiTheme="minorHAnsi" w:cstheme="minorBidi"/>
          <w:noProof/>
          <w:sz w:val="22"/>
          <w:szCs w:val="22"/>
          <w:lang w:val="en-GB" w:eastAsia="en-GB"/>
        </w:rPr>
      </w:pPr>
      <w:ins w:id="16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3.7 Date and Time Model</w:t>
        </w:r>
        <w:r>
          <w:rPr>
            <w:noProof/>
            <w:webHidden/>
          </w:rPr>
          <w:tab/>
        </w:r>
        <w:r>
          <w:rPr>
            <w:noProof/>
            <w:webHidden/>
          </w:rPr>
          <w:fldChar w:fldCharType="begin"/>
        </w:r>
        <w:r>
          <w:rPr>
            <w:noProof/>
            <w:webHidden/>
          </w:rPr>
          <w:instrText xml:space="preserve"> PAGEREF _Toc10198472 \h </w:instrText>
        </w:r>
        <w:r>
          <w:rPr>
            <w:noProof/>
            <w:webHidden/>
          </w:rPr>
        </w:r>
      </w:ins>
      <w:r>
        <w:rPr>
          <w:noProof/>
          <w:webHidden/>
        </w:rPr>
        <w:fldChar w:fldCharType="separate"/>
      </w:r>
      <w:ins w:id="164" w:author="Andreas Kuehne" w:date="2019-05-31T12:34:00Z">
        <w:r>
          <w:rPr>
            <w:noProof/>
            <w:webHidden/>
          </w:rPr>
          <w:t>22</w:t>
        </w:r>
        <w:r>
          <w:rPr>
            <w:noProof/>
            <w:webHidden/>
          </w:rPr>
          <w:fldChar w:fldCharType="end"/>
        </w:r>
        <w:r w:rsidRPr="00B25BEF">
          <w:rPr>
            <w:rStyle w:val="Hyperlink"/>
            <w:noProof/>
          </w:rPr>
          <w:fldChar w:fldCharType="end"/>
        </w:r>
      </w:ins>
    </w:p>
    <w:p w14:paraId="76A994C1" w14:textId="0EB5005C" w:rsidR="00A71F46" w:rsidRDefault="00A71F46">
      <w:pPr>
        <w:pStyle w:val="Verzeichnis2"/>
        <w:tabs>
          <w:tab w:val="right" w:leader="dot" w:pos="9350"/>
        </w:tabs>
        <w:rPr>
          <w:ins w:id="165" w:author="Andreas Kuehne" w:date="2019-05-31T12:34:00Z"/>
          <w:rFonts w:asciiTheme="minorHAnsi" w:eastAsiaTheme="minorEastAsia" w:hAnsiTheme="minorHAnsi" w:cstheme="minorBidi"/>
          <w:noProof/>
          <w:sz w:val="22"/>
          <w:szCs w:val="22"/>
          <w:lang w:val="en-GB" w:eastAsia="en-GB"/>
        </w:rPr>
      </w:pPr>
      <w:ins w:id="16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3.8 Lang Model</w:t>
        </w:r>
        <w:r>
          <w:rPr>
            <w:noProof/>
            <w:webHidden/>
          </w:rPr>
          <w:tab/>
        </w:r>
        <w:r>
          <w:rPr>
            <w:noProof/>
            <w:webHidden/>
          </w:rPr>
          <w:fldChar w:fldCharType="begin"/>
        </w:r>
        <w:r>
          <w:rPr>
            <w:noProof/>
            <w:webHidden/>
          </w:rPr>
          <w:instrText xml:space="preserve"> PAGEREF _Toc10198473 \h </w:instrText>
        </w:r>
        <w:r>
          <w:rPr>
            <w:noProof/>
            <w:webHidden/>
          </w:rPr>
        </w:r>
      </w:ins>
      <w:r>
        <w:rPr>
          <w:noProof/>
          <w:webHidden/>
        </w:rPr>
        <w:fldChar w:fldCharType="separate"/>
      </w:r>
      <w:ins w:id="167" w:author="Andreas Kuehne" w:date="2019-05-31T12:34:00Z">
        <w:r>
          <w:rPr>
            <w:noProof/>
            <w:webHidden/>
          </w:rPr>
          <w:t>22</w:t>
        </w:r>
        <w:r>
          <w:rPr>
            <w:noProof/>
            <w:webHidden/>
          </w:rPr>
          <w:fldChar w:fldCharType="end"/>
        </w:r>
        <w:r w:rsidRPr="00B25BEF">
          <w:rPr>
            <w:rStyle w:val="Hyperlink"/>
            <w:noProof/>
          </w:rPr>
          <w:fldChar w:fldCharType="end"/>
        </w:r>
      </w:ins>
    </w:p>
    <w:p w14:paraId="62BCA48D" w14:textId="7324C93B" w:rsidR="00A71F46" w:rsidRDefault="00A71F46">
      <w:pPr>
        <w:pStyle w:val="Verzeichnis1"/>
        <w:rPr>
          <w:ins w:id="168" w:author="Andreas Kuehne" w:date="2019-05-31T12:34:00Z"/>
          <w:rFonts w:asciiTheme="minorHAnsi" w:eastAsiaTheme="minorEastAsia" w:hAnsiTheme="minorHAnsi" w:cstheme="minorBidi"/>
          <w:noProof/>
          <w:sz w:val="22"/>
          <w:szCs w:val="22"/>
          <w:lang w:val="en-GB" w:eastAsia="en-GB"/>
        </w:rPr>
      </w:pPr>
      <w:ins w:id="16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w:t>
        </w:r>
        <w:r>
          <w:rPr>
            <w:rFonts w:asciiTheme="minorHAnsi" w:eastAsiaTheme="minorEastAsia" w:hAnsiTheme="minorHAnsi" w:cstheme="minorBidi"/>
            <w:noProof/>
            <w:sz w:val="22"/>
            <w:szCs w:val="22"/>
            <w:lang w:val="en-GB" w:eastAsia="en-GB"/>
          </w:rPr>
          <w:tab/>
        </w:r>
        <w:r w:rsidRPr="00B25BEF">
          <w:rPr>
            <w:rStyle w:val="Hyperlink"/>
            <w:noProof/>
          </w:rPr>
          <w:t>Data Structure Models</w:t>
        </w:r>
        <w:r>
          <w:rPr>
            <w:noProof/>
            <w:webHidden/>
          </w:rPr>
          <w:tab/>
        </w:r>
        <w:r>
          <w:rPr>
            <w:noProof/>
            <w:webHidden/>
          </w:rPr>
          <w:fldChar w:fldCharType="begin"/>
        </w:r>
        <w:r>
          <w:rPr>
            <w:noProof/>
            <w:webHidden/>
          </w:rPr>
          <w:instrText xml:space="preserve"> PAGEREF _Toc10198474 \h </w:instrText>
        </w:r>
        <w:r>
          <w:rPr>
            <w:noProof/>
            <w:webHidden/>
          </w:rPr>
        </w:r>
      </w:ins>
      <w:r>
        <w:rPr>
          <w:noProof/>
          <w:webHidden/>
        </w:rPr>
        <w:fldChar w:fldCharType="separate"/>
      </w:r>
      <w:ins w:id="170" w:author="Andreas Kuehne" w:date="2019-05-31T12:34:00Z">
        <w:r>
          <w:rPr>
            <w:noProof/>
            <w:webHidden/>
          </w:rPr>
          <w:t>23</w:t>
        </w:r>
        <w:r>
          <w:rPr>
            <w:noProof/>
            <w:webHidden/>
          </w:rPr>
          <w:fldChar w:fldCharType="end"/>
        </w:r>
        <w:r w:rsidRPr="00B25BEF">
          <w:rPr>
            <w:rStyle w:val="Hyperlink"/>
            <w:noProof/>
          </w:rPr>
          <w:fldChar w:fldCharType="end"/>
        </w:r>
      </w:ins>
    </w:p>
    <w:p w14:paraId="7A01998C" w14:textId="0B07811B" w:rsidR="00A71F46" w:rsidRDefault="00A71F46">
      <w:pPr>
        <w:pStyle w:val="Verzeichnis2"/>
        <w:tabs>
          <w:tab w:val="right" w:leader="dot" w:pos="9350"/>
        </w:tabs>
        <w:rPr>
          <w:ins w:id="171" w:author="Andreas Kuehne" w:date="2019-05-31T12:34:00Z"/>
          <w:rFonts w:asciiTheme="minorHAnsi" w:eastAsiaTheme="minorEastAsia" w:hAnsiTheme="minorHAnsi" w:cstheme="minorBidi"/>
          <w:noProof/>
          <w:sz w:val="22"/>
          <w:szCs w:val="22"/>
          <w:lang w:val="en-GB" w:eastAsia="en-GB"/>
        </w:rPr>
      </w:pPr>
      <w:ins w:id="17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4.1 Data Structure Models defined in this document</w:t>
        </w:r>
        <w:r>
          <w:rPr>
            <w:noProof/>
            <w:webHidden/>
          </w:rPr>
          <w:tab/>
        </w:r>
        <w:r>
          <w:rPr>
            <w:noProof/>
            <w:webHidden/>
          </w:rPr>
          <w:fldChar w:fldCharType="begin"/>
        </w:r>
        <w:r>
          <w:rPr>
            <w:noProof/>
            <w:webHidden/>
          </w:rPr>
          <w:instrText xml:space="preserve"> PAGEREF _Toc10198475 \h </w:instrText>
        </w:r>
        <w:r>
          <w:rPr>
            <w:noProof/>
            <w:webHidden/>
          </w:rPr>
        </w:r>
      </w:ins>
      <w:r>
        <w:rPr>
          <w:noProof/>
          <w:webHidden/>
        </w:rPr>
        <w:fldChar w:fldCharType="separate"/>
      </w:r>
      <w:ins w:id="173" w:author="Andreas Kuehne" w:date="2019-05-31T12:34:00Z">
        <w:r>
          <w:rPr>
            <w:noProof/>
            <w:webHidden/>
          </w:rPr>
          <w:t>23</w:t>
        </w:r>
        <w:r>
          <w:rPr>
            <w:noProof/>
            <w:webHidden/>
          </w:rPr>
          <w:fldChar w:fldCharType="end"/>
        </w:r>
        <w:r w:rsidRPr="00B25BEF">
          <w:rPr>
            <w:rStyle w:val="Hyperlink"/>
            <w:noProof/>
          </w:rPr>
          <w:fldChar w:fldCharType="end"/>
        </w:r>
      </w:ins>
    </w:p>
    <w:p w14:paraId="2A6C9861" w14:textId="4AF620A7" w:rsidR="00A71F46" w:rsidRDefault="00A71F46">
      <w:pPr>
        <w:pStyle w:val="Verzeichnis3"/>
        <w:tabs>
          <w:tab w:val="right" w:leader="dot" w:pos="9350"/>
        </w:tabs>
        <w:rPr>
          <w:ins w:id="174" w:author="Andreas Kuehne" w:date="2019-05-31T12:34:00Z"/>
          <w:rFonts w:asciiTheme="minorHAnsi" w:eastAsiaTheme="minorEastAsia" w:hAnsiTheme="minorHAnsi" w:cstheme="minorBidi"/>
          <w:noProof/>
          <w:sz w:val="22"/>
          <w:szCs w:val="22"/>
          <w:lang w:val="en-GB" w:eastAsia="en-GB"/>
        </w:rPr>
      </w:pPr>
      <w:ins w:id="17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4.1.1</w:t>
        </w:r>
        <w:r w:rsidRPr="00B25BEF">
          <w:rPr>
            <w:rStyle w:val="Hyperlink"/>
            <w:noProof/>
          </w:rPr>
          <w:t xml:space="preserve"> Component NsPrefixMapping</w:t>
        </w:r>
        <w:r>
          <w:rPr>
            <w:noProof/>
            <w:webHidden/>
          </w:rPr>
          <w:tab/>
        </w:r>
        <w:r>
          <w:rPr>
            <w:noProof/>
            <w:webHidden/>
          </w:rPr>
          <w:fldChar w:fldCharType="begin"/>
        </w:r>
        <w:r>
          <w:rPr>
            <w:noProof/>
            <w:webHidden/>
          </w:rPr>
          <w:instrText xml:space="preserve"> PAGEREF _Toc10198476 \h </w:instrText>
        </w:r>
        <w:r>
          <w:rPr>
            <w:noProof/>
            <w:webHidden/>
          </w:rPr>
        </w:r>
      </w:ins>
      <w:r>
        <w:rPr>
          <w:noProof/>
          <w:webHidden/>
        </w:rPr>
        <w:fldChar w:fldCharType="separate"/>
      </w:r>
      <w:ins w:id="176" w:author="Andreas Kuehne" w:date="2019-05-31T12:34:00Z">
        <w:r>
          <w:rPr>
            <w:noProof/>
            <w:webHidden/>
          </w:rPr>
          <w:t>23</w:t>
        </w:r>
        <w:r>
          <w:rPr>
            <w:noProof/>
            <w:webHidden/>
          </w:rPr>
          <w:fldChar w:fldCharType="end"/>
        </w:r>
        <w:r w:rsidRPr="00B25BEF">
          <w:rPr>
            <w:rStyle w:val="Hyperlink"/>
            <w:noProof/>
          </w:rPr>
          <w:fldChar w:fldCharType="end"/>
        </w:r>
      </w:ins>
    </w:p>
    <w:p w14:paraId="231E9948" w14:textId="05757323" w:rsidR="00A71F46" w:rsidRDefault="00A71F46">
      <w:pPr>
        <w:pStyle w:val="Verzeichnis4"/>
        <w:tabs>
          <w:tab w:val="right" w:leader="dot" w:pos="9350"/>
        </w:tabs>
        <w:rPr>
          <w:ins w:id="177" w:author="Andreas Kuehne" w:date="2019-05-31T12:34:00Z"/>
          <w:rFonts w:asciiTheme="minorHAnsi" w:eastAsiaTheme="minorEastAsia" w:hAnsiTheme="minorHAnsi" w:cstheme="minorBidi"/>
          <w:noProof/>
          <w:sz w:val="22"/>
          <w:szCs w:val="22"/>
          <w:lang w:val="en-GB" w:eastAsia="en-GB"/>
        </w:rPr>
      </w:pPr>
      <w:ins w:id="17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4.1.1.1</w:t>
        </w:r>
        <w:r w:rsidRPr="00B25BEF">
          <w:rPr>
            <w:rStyle w:val="Hyperlink"/>
            <w:noProof/>
          </w:rPr>
          <w:t xml:space="preserve"> NsPrefixMapping – JSON Syntax</w:t>
        </w:r>
        <w:r>
          <w:rPr>
            <w:noProof/>
            <w:webHidden/>
          </w:rPr>
          <w:tab/>
        </w:r>
        <w:r>
          <w:rPr>
            <w:noProof/>
            <w:webHidden/>
          </w:rPr>
          <w:fldChar w:fldCharType="begin"/>
        </w:r>
        <w:r>
          <w:rPr>
            <w:noProof/>
            <w:webHidden/>
          </w:rPr>
          <w:instrText xml:space="preserve"> PAGEREF _Toc10198477 \h </w:instrText>
        </w:r>
        <w:r>
          <w:rPr>
            <w:noProof/>
            <w:webHidden/>
          </w:rPr>
        </w:r>
      </w:ins>
      <w:r>
        <w:rPr>
          <w:noProof/>
          <w:webHidden/>
        </w:rPr>
        <w:fldChar w:fldCharType="separate"/>
      </w:r>
      <w:ins w:id="179" w:author="Andreas Kuehne" w:date="2019-05-31T12:34:00Z">
        <w:r>
          <w:rPr>
            <w:noProof/>
            <w:webHidden/>
          </w:rPr>
          <w:t>23</w:t>
        </w:r>
        <w:r>
          <w:rPr>
            <w:noProof/>
            <w:webHidden/>
          </w:rPr>
          <w:fldChar w:fldCharType="end"/>
        </w:r>
        <w:r w:rsidRPr="00B25BEF">
          <w:rPr>
            <w:rStyle w:val="Hyperlink"/>
            <w:noProof/>
          </w:rPr>
          <w:fldChar w:fldCharType="end"/>
        </w:r>
      </w:ins>
    </w:p>
    <w:p w14:paraId="67EB230A" w14:textId="66FB7744" w:rsidR="00A71F46" w:rsidRDefault="00A71F46">
      <w:pPr>
        <w:pStyle w:val="Verzeichnis4"/>
        <w:tabs>
          <w:tab w:val="right" w:leader="dot" w:pos="9350"/>
        </w:tabs>
        <w:rPr>
          <w:ins w:id="180" w:author="Andreas Kuehne" w:date="2019-05-31T12:34:00Z"/>
          <w:rFonts w:asciiTheme="minorHAnsi" w:eastAsiaTheme="minorEastAsia" w:hAnsiTheme="minorHAnsi" w:cstheme="minorBidi"/>
          <w:noProof/>
          <w:sz w:val="22"/>
          <w:szCs w:val="22"/>
          <w:lang w:val="en-GB" w:eastAsia="en-GB"/>
        </w:rPr>
      </w:pPr>
      <w:ins w:id="18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4.1.1.2</w:t>
        </w:r>
        <w:r w:rsidRPr="00B25BEF">
          <w:rPr>
            <w:rStyle w:val="Hyperlink"/>
            <w:noProof/>
          </w:rPr>
          <w:t xml:space="preserve"> NsPrefixMapping – XML Syntax</w:t>
        </w:r>
        <w:r>
          <w:rPr>
            <w:noProof/>
            <w:webHidden/>
          </w:rPr>
          <w:tab/>
        </w:r>
        <w:r>
          <w:rPr>
            <w:noProof/>
            <w:webHidden/>
          </w:rPr>
          <w:fldChar w:fldCharType="begin"/>
        </w:r>
        <w:r>
          <w:rPr>
            <w:noProof/>
            <w:webHidden/>
          </w:rPr>
          <w:instrText xml:space="preserve"> PAGEREF _Toc10198478 \h </w:instrText>
        </w:r>
        <w:r>
          <w:rPr>
            <w:noProof/>
            <w:webHidden/>
          </w:rPr>
        </w:r>
      </w:ins>
      <w:r>
        <w:rPr>
          <w:noProof/>
          <w:webHidden/>
        </w:rPr>
        <w:fldChar w:fldCharType="separate"/>
      </w:r>
      <w:ins w:id="182" w:author="Andreas Kuehne" w:date="2019-05-31T12:34:00Z">
        <w:r>
          <w:rPr>
            <w:noProof/>
            <w:webHidden/>
          </w:rPr>
          <w:t>23</w:t>
        </w:r>
        <w:r>
          <w:rPr>
            <w:noProof/>
            <w:webHidden/>
          </w:rPr>
          <w:fldChar w:fldCharType="end"/>
        </w:r>
        <w:r w:rsidRPr="00B25BEF">
          <w:rPr>
            <w:rStyle w:val="Hyperlink"/>
            <w:noProof/>
          </w:rPr>
          <w:fldChar w:fldCharType="end"/>
        </w:r>
      </w:ins>
    </w:p>
    <w:p w14:paraId="42AC2634" w14:textId="6921FEED" w:rsidR="00A71F46" w:rsidRDefault="00A71F46">
      <w:pPr>
        <w:pStyle w:val="Verzeichnis2"/>
        <w:tabs>
          <w:tab w:val="right" w:leader="dot" w:pos="9350"/>
        </w:tabs>
        <w:rPr>
          <w:ins w:id="183" w:author="Andreas Kuehne" w:date="2019-05-31T12:34:00Z"/>
          <w:rFonts w:asciiTheme="minorHAnsi" w:eastAsiaTheme="minorEastAsia" w:hAnsiTheme="minorHAnsi" w:cstheme="minorBidi"/>
          <w:noProof/>
          <w:sz w:val="22"/>
          <w:szCs w:val="22"/>
          <w:lang w:val="en-GB" w:eastAsia="en-GB"/>
        </w:rPr>
      </w:pPr>
      <w:ins w:id="18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"_Toc10198479"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4.2 Data Structure Models defined in this document</w:t>
        </w:r>
        <w:r>
          <w:rPr>
            <w:noProof/>
            <w:webHidden/>
          </w:rPr>
          <w:tab/>
        </w:r>
        <w:r>
          <w:rPr>
            <w:noProof/>
            <w:webHidden/>
          </w:rPr>
          <w:fldChar w:fldCharType="begin"/>
        </w:r>
        <w:r>
          <w:rPr>
            <w:noProof/>
            <w:webHidden/>
          </w:rPr>
          <w:instrText xml:space="preserve"> PAGEREF _Toc10198479 \h </w:instrText>
        </w:r>
        <w:r>
          <w:rPr>
            <w:noProof/>
            <w:webHidden/>
          </w:rPr>
        </w:r>
      </w:ins>
      <w:r>
        <w:rPr>
          <w:noProof/>
          <w:webHidden/>
        </w:rPr>
        <w:fldChar w:fldCharType="separate"/>
      </w:r>
      <w:ins w:id="185" w:author="Andreas Kuehne" w:date="2019-05-31T12:34:00Z">
        <w:r>
          <w:rPr>
            <w:noProof/>
            <w:webHidden/>
          </w:rPr>
          <w:t>24</w:t>
        </w:r>
        <w:r>
          <w:rPr>
            <w:noProof/>
            <w:webHidden/>
          </w:rPr>
          <w:fldChar w:fldCharType="end"/>
        </w:r>
        <w:r w:rsidRPr="00B25BEF">
          <w:rPr>
            <w:rStyle w:val="Hyperlink"/>
            <w:noProof/>
          </w:rPr>
          <w:fldChar w:fldCharType="end"/>
        </w:r>
      </w:ins>
    </w:p>
    <w:p w14:paraId="61425E1F" w14:textId="1F88F46F" w:rsidR="00A71F46" w:rsidRDefault="00A71F46">
      <w:pPr>
        <w:pStyle w:val="Verzeichnis3"/>
        <w:tabs>
          <w:tab w:val="right" w:leader="dot" w:pos="9350"/>
        </w:tabs>
        <w:rPr>
          <w:ins w:id="186" w:author="Andreas Kuehne" w:date="2019-05-31T12:34:00Z"/>
          <w:rFonts w:asciiTheme="minorHAnsi" w:eastAsiaTheme="minorEastAsia" w:hAnsiTheme="minorHAnsi" w:cstheme="minorBidi"/>
          <w:noProof/>
          <w:sz w:val="22"/>
          <w:szCs w:val="22"/>
          <w:lang w:val="en-GB" w:eastAsia="en-GB"/>
        </w:rPr>
      </w:pPr>
      <w:ins w:id="18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w:t>
        </w:r>
        <w:r w:rsidRPr="00B25BEF">
          <w:rPr>
            <w:rStyle w:val="Hyperlink"/>
            <w:noProof/>
          </w:rPr>
          <w:t xml:space="preserve"> Component InternationalString</w:t>
        </w:r>
        <w:r>
          <w:rPr>
            <w:noProof/>
            <w:webHidden/>
          </w:rPr>
          <w:tab/>
        </w:r>
        <w:r>
          <w:rPr>
            <w:noProof/>
            <w:webHidden/>
          </w:rPr>
          <w:fldChar w:fldCharType="begin"/>
        </w:r>
        <w:r>
          <w:rPr>
            <w:noProof/>
            <w:webHidden/>
          </w:rPr>
          <w:instrText xml:space="preserve"> PAGEREF _Toc10198480 \h </w:instrText>
        </w:r>
        <w:r>
          <w:rPr>
            <w:noProof/>
            <w:webHidden/>
          </w:rPr>
        </w:r>
      </w:ins>
      <w:r>
        <w:rPr>
          <w:noProof/>
          <w:webHidden/>
        </w:rPr>
        <w:fldChar w:fldCharType="separate"/>
      </w:r>
      <w:ins w:id="188" w:author="Andreas Kuehne" w:date="2019-05-31T12:34:00Z">
        <w:r>
          <w:rPr>
            <w:noProof/>
            <w:webHidden/>
          </w:rPr>
          <w:t>24</w:t>
        </w:r>
        <w:r>
          <w:rPr>
            <w:noProof/>
            <w:webHidden/>
          </w:rPr>
          <w:fldChar w:fldCharType="end"/>
        </w:r>
        <w:r w:rsidRPr="00B25BEF">
          <w:rPr>
            <w:rStyle w:val="Hyperlink"/>
            <w:noProof/>
          </w:rPr>
          <w:fldChar w:fldCharType="end"/>
        </w:r>
      </w:ins>
    </w:p>
    <w:p w14:paraId="4A21C52B" w14:textId="464314C8" w:rsidR="00A71F46" w:rsidRDefault="00A71F46">
      <w:pPr>
        <w:pStyle w:val="Verzeichnis4"/>
        <w:tabs>
          <w:tab w:val="right" w:leader="dot" w:pos="9350"/>
        </w:tabs>
        <w:rPr>
          <w:ins w:id="189" w:author="Andreas Kuehne" w:date="2019-05-31T12:34:00Z"/>
          <w:rFonts w:asciiTheme="minorHAnsi" w:eastAsiaTheme="minorEastAsia" w:hAnsiTheme="minorHAnsi" w:cstheme="minorBidi"/>
          <w:noProof/>
          <w:sz w:val="22"/>
          <w:szCs w:val="22"/>
          <w:lang w:val="en-GB" w:eastAsia="en-GB"/>
        </w:rPr>
      </w:pPr>
      <w:ins w:id="19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4.2.1.1</w:t>
        </w:r>
        <w:r w:rsidRPr="00B25BEF">
          <w:rPr>
            <w:rStyle w:val="Hyperlink"/>
            <w:noProof/>
          </w:rPr>
          <w:t xml:space="preserve"> InternationalString – JSON Syntax</w:t>
        </w:r>
        <w:r>
          <w:rPr>
            <w:noProof/>
            <w:webHidden/>
          </w:rPr>
          <w:tab/>
        </w:r>
        <w:r>
          <w:rPr>
            <w:noProof/>
            <w:webHidden/>
          </w:rPr>
          <w:fldChar w:fldCharType="begin"/>
        </w:r>
        <w:r>
          <w:rPr>
            <w:noProof/>
            <w:webHidden/>
          </w:rPr>
          <w:instrText xml:space="preserve"> PAGEREF _Toc10198481 \h </w:instrText>
        </w:r>
        <w:r>
          <w:rPr>
            <w:noProof/>
            <w:webHidden/>
          </w:rPr>
        </w:r>
      </w:ins>
      <w:r>
        <w:rPr>
          <w:noProof/>
          <w:webHidden/>
        </w:rPr>
        <w:fldChar w:fldCharType="separate"/>
      </w:r>
      <w:ins w:id="191" w:author="Andreas Kuehne" w:date="2019-05-31T12:34:00Z">
        <w:r>
          <w:rPr>
            <w:noProof/>
            <w:webHidden/>
          </w:rPr>
          <w:t>24</w:t>
        </w:r>
        <w:r>
          <w:rPr>
            <w:noProof/>
            <w:webHidden/>
          </w:rPr>
          <w:fldChar w:fldCharType="end"/>
        </w:r>
        <w:r w:rsidRPr="00B25BEF">
          <w:rPr>
            <w:rStyle w:val="Hyperlink"/>
            <w:noProof/>
          </w:rPr>
          <w:fldChar w:fldCharType="end"/>
        </w:r>
      </w:ins>
    </w:p>
    <w:p w14:paraId="0C95F0C5" w14:textId="2BF3BE35" w:rsidR="00A71F46" w:rsidRDefault="00A71F46">
      <w:pPr>
        <w:pStyle w:val="Verzeichnis4"/>
        <w:tabs>
          <w:tab w:val="right" w:leader="dot" w:pos="9350"/>
        </w:tabs>
        <w:rPr>
          <w:ins w:id="192" w:author="Andreas Kuehne" w:date="2019-05-31T12:34:00Z"/>
          <w:rFonts w:asciiTheme="minorHAnsi" w:eastAsiaTheme="minorEastAsia" w:hAnsiTheme="minorHAnsi" w:cstheme="minorBidi"/>
          <w:noProof/>
          <w:sz w:val="22"/>
          <w:szCs w:val="22"/>
          <w:lang w:val="en-GB" w:eastAsia="en-GB"/>
        </w:rPr>
      </w:pPr>
      <w:ins w:id="19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4.2.1.2</w:t>
        </w:r>
        <w:r w:rsidRPr="00B25BEF">
          <w:rPr>
            <w:rStyle w:val="Hyperlink"/>
            <w:noProof/>
          </w:rPr>
          <w:t xml:space="preserve"> InternationalString – XML Syntax</w:t>
        </w:r>
        <w:r>
          <w:rPr>
            <w:noProof/>
            <w:webHidden/>
          </w:rPr>
          <w:tab/>
        </w:r>
        <w:r>
          <w:rPr>
            <w:noProof/>
            <w:webHidden/>
          </w:rPr>
          <w:fldChar w:fldCharType="begin"/>
        </w:r>
        <w:r>
          <w:rPr>
            <w:noProof/>
            <w:webHidden/>
          </w:rPr>
          <w:instrText xml:space="preserve"> PAGEREF _Toc10198482 \h </w:instrText>
        </w:r>
        <w:r>
          <w:rPr>
            <w:noProof/>
            <w:webHidden/>
          </w:rPr>
        </w:r>
      </w:ins>
      <w:r>
        <w:rPr>
          <w:noProof/>
          <w:webHidden/>
        </w:rPr>
        <w:fldChar w:fldCharType="separate"/>
      </w:r>
      <w:ins w:id="194" w:author="Andreas Kuehne" w:date="2019-05-31T12:34:00Z">
        <w:r>
          <w:rPr>
            <w:noProof/>
            <w:webHidden/>
          </w:rPr>
          <w:t>25</w:t>
        </w:r>
        <w:r>
          <w:rPr>
            <w:noProof/>
            <w:webHidden/>
          </w:rPr>
          <w:fldChar w:fldCharType="end"/>
        </w:r>
        <w:r w:rsidRPr="00B25BEF">
          <w:rPr>
            <w:rStyle w:val="Hyperlink"/>
            <w:noProof/>
          </w:rPr>
          <w:fldChar w:fldCharType="end"/>
        </w:r>
      </w:ins>
    </w:p>
    <w:p w14:paraId="6F42697D" w14:textId="41725C4B" w:rsidR="00A71F46" w:rsidRDefault="00A71F46">
      <w:pPr>
        <w:pStyle w:val="Verzeichnis3"/>
        <w:tabs>
          <w:tab w:val="right" w:leader="dot" w:pos="9350"/>
        </w:tabs>
        <w:rPr>
          <w:ins w:id="195" w:author="Andreas Kuehne" w:date="2019-05-31T12:34:00Z"/>
          <w:rFonts w:asciiTheme="minorHAnsi" w:eastAsiaTheme="minorEastAsia" w:hAnsiTheme="minorHAnsi" w:cstheme="minorBidi"/>
          <w:noProof/>
          <w:sz w:val="22"/>
          <w:szCs w:val="22"/>
          <w:lang w:val="en-GB" w:eastAsia="en-GB"/>
        </w:rPr>
      </w:pPr>
      <w:ins w:id="19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4.2.2</w:t>
        </w:r>
        <w:r w:rsidRPr="00B25BEF">
          <w:rPr>
            <w:rStyle w:val="Hyperlink"/>
            <w:noProof/>
          </w:rPr>
          <w:t xml:space="preserve"> Component DigestInfo</w:t>
        </w:r>
        <w:r>
          <w:rPr>
            <w:noProof/>
            <w:webHidden/>
          </w:rPr>
          <w:tab/>
        </w:r>
        <w:r>
          <w:rPr>
            <w:noProof/>
            <w:webHidden/>
          </w:rPr>
          <w:fldChar w:fldCharType="begin"/>
        </w:r>
        <w:r>
          <w:rPr>
            <w:noProof/>
            <w:webHidden/>
          </w:rPr>
          <w:instrText xml:space="preserve"> PAGEREF _Toc10198483 \h </w:instrText>
        </w:r>
        <w:r>
          <w:rPr>
            <w:noProof/>
            <w:webHidden/>
          </w:rPr>
        </w:r>
      </w:ins>
      <w:r>
        <w:rPr>
          <w:noProof/>
          <w:webHidden/>
        </w:rPr>
        <w:fldChar w:fldCharType="separate"/>
      </w:r>
      <w:ins w:id="197" w:author="Andreas Kuehne" w:date="2019-05-31T12:34:00Z">
        <w:r>
          <w:rPr>
            <w:noProof/>
            <w:webHidden/>
          </w:rPr>
          <w:t>25</w:t>
        </w:r>
        <w:r>
          <w:rPr>
            <w:noProof/>
            <w:webHidden/>
          </w:rPr>
          <w:fldChar w:fldCharType="end"/>
        </w:r>
        <w:r w:rsidRPr="00B25BEF">
          <w:rPr>
            <w:rStyle w:val="Hyperlink"/>
            <w:noProof/>
          </w:rPr>
          <w:fldChar w:fldCharType="end"/>
        </w:r>
      </w:ins>
    </w:p>
    <w:p w14:paraId="61D5DBE4" w14:textId="379E92E6" w:rsidR="00A71F46" w:rsidRDefault="00A71F46">
      <w:pPr>
        <w:pStyle w:val="Verzeichnis4"/>
        <w:tabs>
          <w:tab w:val="right" w:leader="dot" w:pos="9350"/>
        </w:tabs>
        <w:rPr>
          <w:ins w:id="198" w:author="Andreas Kuehne" w:date="2019-05-31T12:34:00Z"/>
          <w:rFonts w:asciiTheme="minorHAnsi" w:eastAsiaTheme="minorEastAsia" w:hAnsiTheme="minorHAnsi" w:cstheme="minorBidi"/>
          <w:noProof/>
          <w:sz w:val="22"/>
          <w:szCs w:val="22"/>
          <w:lang w:val="en-GB" w:eastAsia="en-GB"/>
        </w:rPr>
      </w:pPr>
      <w:ins w:id="19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4.2.2.1</w:t>
        </w:r>
        <w:r w:rsidRPr="00B25BEF">
          <w:rPr>
            <w:rStyle w:val="Hyperlink"/>
            <w:noProof/>
          </w:rPr>
          <w:t xml:space="preserve"> DigestInfo – JSON Syntax</w:t>
        </w:r>
        <w:r>
          <w:rPr>
            <w:noProof/>
            <w:webHidden/>
          </w:rPr>
          <w:tab/>
        </w:r>
        <w:r>
          <w:rPr>
            <w:noProof/>
            <w:webHidden/>
          </w:rPr>
          <w:fldChar w:fldCharType="begin"/>
        </w:r>
        <w:r>
          <w:rPr>
            <w:noProof/>
            <w:webHidden/>
          </w:rPr>
          <w:instrText xml:space="preserve"> PAGEREF _Toc10198484 \h </w:instrText>
        </w:r>
        <w:r>
          <w:rPr>
            <w:noProof/>
            <w:webHidden/>
          </w:rPr>
        </w:r>
      </w:ins>
      <w:r>
        <w:rPr>
          <w:noProof/>
          <w:webHidden/>
        </w:rPr>
        <w:fldChar w:fldCharType="separate"/>
      </w:r>
      <w:ins w:id="200" w:author="Andreas Kuehne" w:date="2019-05-31T12:34:00Z">
        <w:r>
          <w:rPr>
            <w:noProof/>
            <w:webHidden/>
          </w:rPr>
          <w:t>25</w:t>
        </w:r>
        <w:r>
          <w:rPr>
            <w:noProof/>
            <w:webHidden/>
          </w:rPr>
          <w:fldChar w:fldCharType="end"/>
        </w:r>
        <w:r w:rsidRPr="00B25BEF">
          <w:rPr>
            <w:rStyle w:val="Hyperlink"/>
            <w:noProof/>
          </w:rPr>
          <w:fldChar w:fldCharType="end"/>
        </w:r>
      </w:ins>
    </w:p>
    <w:p w14:paraId="6461A0DA" w14:textId="5DA69625" w:rsidR="00A71F46" w:rsidRDefault="00A71F46">
      <w:pPr>
        <w:pStyle w:val="Verzeichnis4"/>
        <w:tabs>
          <w:tab w:val="right" w:leader="dot" w:pos="9350"/>
        </w:tabs>
        <w:rPr>
          <w:ins w:id="201" w:author="Andreas Kuehne" w:date="2019-05-31T12:34:00Z"/>
          <w:rFonts w:asciiTheme="minorHAnsi" w:eastAsiaTheme="minorEastAsia" w:hAnsiTheme="minorHAnsi" w:cstheme="minorBidi"/>
          <w:noProof/>
          <w:sz w:val="22"/>
          <w:szCs w:val="22"/>
          <w:lang w:val="en-GB" w:eastAsia="en-GB"/>
        </w:rPr>
      </w:pPr>
      <w:ins w:id="202"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"_Toc10198485"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4.2.2.2</w:t>
        </w:r>
        <w:r w:rsidRPr="00B25BEF">
          <w:rPr>
            <w:rStyle w:val="Hyperlink"/>
            <w:noProof/>
          </w:rPr>
          <w:t xml:space="preserve"> DigestInfo – XML Syntax</w:t>
        </w:r>
        <w:r>
          <w:rPr>
            <w:noProof/>
            <w:webHidden/>
          </w:rPr>
          <w:tab/>
        </w:r>
        <w:r>
          <w:rPr>
            <w:noProof/>
            <w:webHidden/>
          </w:rPr>
          <w:fldChar w:fldCharType="begin"/>
        </w:r>
        <w:r>
          <w:rPr>
            <w:noProof/>
            <w:webHidden/>
          </w:rPr>
          <w:instrText xml:space="preserve"> PAGEREF _Toc10198485 \h </w:instrText>
        </w:r>
        <w:r>
          <w:rPr>
            <w:noProof/>
            <w:webHidden/>
          </w:rPr>
        </w:r>
      </w:ins>
      <w:r>
        <w:rPr>
          <w:noProof/>
          <w:webHidden/>
        </w:rPr>
        <w:fldChar w:fldCharType="separate"/>
      </w:r>
      <w:ins w:id="203" w:author="Andreas Kuehne" w:date="2019-05-31T12:34:00Z">
        <w:r>
          <w:rPr>
            <w:noProof/>
            <w:webHidden/>
          </w:rPr>
          <w:t>26</w:t>
        </w:r>
        <w:r>
          <w:rPr>
            <w:noProof/>
            <w:webHidden/>
          </w:rPr>
          <w:fldChar w:fldCharType="end"/>
        </w:r>
        <w:r w:rsidRPr="00B25BEF">
          <w:rPr>
            <w:rStyle w:val="Hyperlink"/>
            <w:noProof/>
          </w:rPr>
          <w:fldChar w:fldCharType="end"/>
        </w:r>
      </w:ins>
    </w:p>
    <w:p w14:paraId="1064C209" w14:textId="7A464B1F" w:rsidR="00A71F46" w:rsidRDefault="00A71F46">
      <w:pPr>
        <w:pStyle w:val="Verzeichnis3"/>
        <w:tabs>
          <w:tab w:val="right" w:leader="dot" w:pos="9350"/>
        </w:tabs>
        <w:rPr>
          <w:ins w:id="204" w:author="Andreas Kuehne" w:date="2019-05-31T12:34:00Z"/>
          <w:rFonts w:asciiTheme="minorHAnsi" w:eastAsiaTheme="minorEastAsia" w:hAnsiTheme="minorHAnsi" w:cstheme="minorBidi"/>
          <w:noProof/>
          <w:sz w:val="22"/>
          <w:szCs w:val="22"/>
          <w:lang w:val="en-GB" w:eastAsia="en-GB"/>
        </w:rPr>
      </w:pPr>
      <w:ins w:id="20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4.2.3</w:t>
        </w:r>
        <w:r w:rsidRPr="00B25BEF">
          <w:rPr>
            <w:rStyle w:val="Hyperlink"/>
            <w:noProof/>
          </w:rPr>
          <w:t xml:space="preserve"> Component AttachmentReference</w:t>
        </w:r>
        <w:r>
          <w:rPr>
            <w:noProof/>
            <w:webHidden/>
          </w:rPr>
          <w:tab/>
        </w:r>
        <w:r>
          <w:rPr>
            <w:noProof/>
            <w:webHidden/>
          </w:rPr>
          <w:fldChar w:fldCharType="begin"/>
        </w:r>
        <w:r>
          <w:rPr>
            <w:noProof/>
            <w:webHidden/>
          </w:rPr>
          <w:instrText xml:space="preserve"> PAGEREF _Toc10198486 \h </w:instrText>
        </w:r>
        <w:r>
          <w:rPr>
            <w:noProof/>
            <w:webHidden/>
          </w:rPr>
        </w:r>
      </w:ins>
      <w:r>
        <w:rPr>
          <w:noProof/>
          <w:webHidden/>
        </w:rPr>
        <w:fldChar w:fldCharType="separate"/>
      </w:r>
      <w:ins w:id="206" w:author="Andreas Kuehne" w:date="2019-05-31T12:34:00Z">
        <w:r>
          <w:rPr>
            <w:noProof/>
            <w:webHidden/>
          </w:rPr>
          <w:t>26</w:t>
        </w:r>
        <w:r>
          <w:rPr>
            <w:noProof/>
            <w:webHidden/>
          </w:rPr>
          <w:fldChar w:fldCharType="end"/>
        </w:r>
        <w:r w:rsidRPr="00B25BEF">
          <w:rPr>
            <w:rStyle w:val="Hyperlink"/>
            <w:noProof/>
          </w:rPr>
          <w:fldChar w:fldCharType="end"/>
        </w:r>
      </w:ins>
    </w:p>
    <w:p w14:paraId="047489E5" w14:textId="6C9F8662" w:rsidR="00A71F46" w:rsidRDefault="00A71F46">
      <w:pPr>
        <w:pStyle w:val="Verzeichnis4"/>
        <w:tabs>
          <w:tab w:val="right" w:leader="dot" w:pos="9350"/>
        </w:tabs>
        <w:rPr>
          <w:ins w:id="207" w:author="Andreas Kuehne" w:date="2019-05-31T12:34:00Z"/>
          <w:rFonts w:asciiTheme="minorHAnsi" w:eastAsiaTheme="minorEastAsia" w:hAnsiTheme="minorHAnsi" w:cstheme="minorBidi"/>
          <w:noProof/>
          <w:sz w:val="22"/>
          <w:szCs w:val="22"/>
          <w:lang w:val="en-GB" w:eastAsia="en-GB"/>
        </w:rPr>
      </w:pPr>
      <w:ins w:id="20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4.2.3.1</w:t>
        </w:r>
        <w:r w:rsidRPr="00B25BEF">
          <w:rPr>
            <w:rStyle w:val="Hyperlink"/>
            <w:noProof/>
          </w:rPr>
          <w:t xml:space="preserve"> AttachmentReference – JSON Syntax</w:t>
        </w:r>
        <w:r>
          <w:rPr>
            <w:noProof/>
            <w:webHidden/>
          </w:rPr>
          <w:tab/>
        </w:r>
        <w:r>
          <w:rPr>
            <w:noProof/>
            <w:webHidden/>
          </w:rPr>
          <w:fldChar w:fldCharType="begin"/>
        </w:r>
        <w:r>
          <w:rPr>
            <w:noProof/>
            <w:webHidden/>
          </w:rPr>
          <w:instrText xml:space="preserve"> PAGEREF _Toc10198487 \h </w:instrText>
        </w:r>
        <w:r>
          <w:rPr>
            <w:noProof/>
            <w:webHidden/>
          </w:rPr>
        </w:r>
      </w:ins>
      <w:r>
        <w:rPr>
          <w:noProof/>
          <w:webHidden/>
        </w:rPr>
        <w:fldChar w:fldCharType="separate"/>
      </w:r>
      <w:ins w:id="209" w:author="Andreas Kuehne" w:date="2019-05-31T12:34:00Z">
        <w:r>
          <w:rPr>
            <w:noProof/>
            <w:webHidden/>
          </w:rPr>
          <w:t>26</w:t>
        </w:r>
        <w:r>
          <w:rPr>
            <w:noProof/>
            <w:webHidden/>
          </w:rPr>
          <w:fldChar w:fldCharType="end"/>
        </w:r>
        <w:r w:rsidRPr="00B25BEF">
          <w:rPr>
            <w:rStyle w:val="Hyperlink"/>
            <w:noProof/>
          </w:rPr>
          <w:fldChar w:fldCharType="end"/>
        </w:r>
      </w:ins>
    </w:p>
    <w:p w14:paraId="05DAD9A1" w14:textId="4BA792FA" w:rsidR="00A71F46" w:rsidRDefault="00A71F46">
      <w:pPr>
        <w:pStyle w:val="Verzeichnis4"/>
        <w:tabs>
          <w:tab w:val="right" w:leader="dot" w:pos="9350"/>
        </w:tabs>
        <w:rPr>
          <w:ins w:id="210" w:author="Andreas Kuehne" w:date="2019-05-31T12:34:00Z"/>
          <w:rFonts w:asciiTheme="minorHAnsi" w:eastAsiaTheme="minorEastAsia" w:hAnsiTheme="minorHAnsi" w:cstheme="minorBidi"/>
          <w:noProof/>
          <w:sz w:val="22"/>
          <w:szCs w:val="22"/>
          <w:lang w:val="en-GB" w:eastAsia="en-GB"/>
        </w:rPr>
      </w:pPr>
      <w:ins w:id="21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4.2.3.2</w:t>
        </w:r>
        <w:r w:rsidRPr="00B25BEF">
          <w:rPr>
            <w:rStyle w:val="Hyperlink"/>
            <w:noProof/>
          </w:rPr>
          <w:t xml:space="preserve"> AttachmentReference – XML Syntax</w:t>
        </w:r>
        <w:r>
          <w:rPr>
            <w:noProof/>
            <w:webHidden/>
          </w:rPr>
          <w:tab/>
        </w:r>
        <w:r>
          <w:rPr>
            <w:noProof/>
            <w:webHidden/>
          </w:rPr>
          <w:fldChar w:fldCharType="begin"/>
        </w:r>
        <w:r>
          <w:rPr>
            <w:noProof/>
            <w:webHidden/>
          </w:rPr>
          <w:instrText xml:space="preserve"> PAGEREF _Toc10198488 \h </w:instrText>
        </w:r>
        <w:r>
          <w:rPr>
            <w:noProof/>
            <w:webHidden/>
          </w:rPr>
        </w:r>
      </w:ins>
      <w:r>
        <w:rPr>
          <w:noProof/>
          <w:webHidden/>
        </w:rPr>
        <w:fldChar w:fldCharType="separate"/>
      </w:r>
      <w:ins w:id="212" w:author="Andreas Kuehne" w:date="2019-05-31T12:34:00Z">
        <w:r>
          <w:rPr>
            <w:noProof/>
            <w:webHidden/>
          </w:rPr>
          <w:t>27</w:t>
        </w:r>
        <w:r>
          <w:rPr>
            <w:noProof/>
            <w:webHidden/>
          </w:rPr>
          <w:fldChar w:fldCharType="end"/>
        </w:r>
        <w:r w:rsidRPr="00B25BEF">
          <w:rPr>
            <w:rStyle w:val="Hyperlink"/>
            <w:noProof/>
          </w:rPr>
          <w:fldChar w:fldCharType="end"/>
        </w:r>
      </w:ins>
    </w:p>
    <w:p w14:paraId="37DBBB3F" w14:textId="621E5DAB" w:rsidR="00A71F46" w:rsidRDefault="00A71F46">
      <w:pPr>
        <w:pStyle w:val="Verzeichnis3"/>
        <w:tabs>
          <w:tab w:val="right" w:leader="dot" w:pos="9350"/>
        </w:tabs>
        <w:rPr>
          <w:ins w:id="213" w:author="Andreas Kuehne" w:date="2019-05-31T12:34:00Z"/>
          <w:rFonts w:asciiTheme="minorHAnsi" w:eastAsiaTheme="minorEastAsia" w:hAnsiTheme="minorHAnsi" w:cstheme="minorBidi"/>
          <w:noProof/>
          <w:sz w:val="22"/>
          <w:szCs w:val="22"/>
          <w:lang w:val="en-GB" w:eastAsia="en-GB"/>
        </w:rPr>
      </w:pPr>
      <w:ins w:id="21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"_Toc10198489"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4.2.4</w:t>
        </w:r>
        <w:r w:rsidRPr="00B25BEF">
          <w:rPr>
            <w:rStyle w:val="Hyperlink"/>
            <w:noProof/>
          </w:rPr>
          <w:t xml:space="preserve"> Component Any</w:t>
        </w:r>
        <w:r>
          <w:rPr>
            <w:noProof/>
            <w:webHidden/>
          </w:rPr>
          <w:tab/>
        </w:r>
        <w:r>
          <w:rPr>
            <w:noProof/>
            <w:webHidden/>
          </w:rPr>
          <w:fldChar w:fldCharType="begin"/>
        </w:r>
        <w:r>
          <w:rPr>
            <w:noProof/>
            <w:webHidden/>
          </w:rPr>
          <w:instrText xml:space="preserve"> PAGEREF _Toc10198489 \h </w:instrText>
        </w:r>
        <w:r>
          <w:rPr>
            <w:noProof/>
            <w:webHidden/>
          </w:rPr>
        </w:r>
      </w:ins>
      <w:r>
        <w:rPr>
          <w:noProof/>
          <w:webHidden/>
        </w:rPr>
        <w:fldChar w:fldCharType="separate"/>
      </w:r>
      <w:ins w:id="215" w:author="Andreas Kuehne" w:date="2019-05-31T12:34:00Z">
        <w:r>
          <w:rPr>
            <w:noProof/>
            <w:webHidden/>
          </w:rPr>
          <w:t>27</w:t>
        </w:r>
        <w:r>
          <w:rPr>
            <w:noProof/>
            <w:webHidden/>
          </w:rPr>
          <w:fldChar w:fldCharType="end"/>
        </w:r>
        <w:r w:rsidRPr="00B25BEF">
          <w:rPr>
            <w:rStyle w:val="Hyperlink"/>
            <w:noProof/>
          </w:rPr>
          <w:fldChar w:fldCharType="end"/>
        </w:r>
      </w:ins>
    </w:p>
    <w:p w14:paraId="03AB3DDA" w14:textId="3BA21417" w:rsidR="00A71F46" w:rsidRDefault="00A71F46">
      <w:pPr>
        <w:pStyle w:val="Verzeichnis4"/>
        <w:tabs>
          <w:tab w:val="right" w:leader="dot" w:pos="9350"/>
        </w:tabs>
        <w:rPr>
          <w:ins w:id="216" w:author="Andreas Kuehne" w:date="2019-05-31T12:34:00Z"/>
          <w:rFonts w:asciiTheme="minorHAnsi" w:eastAsiaTheme="minorEastAsia" w:hAnsiTheme="minorHAnsi" w:cstheme="minorBidi"/>
          <w:noProof/>
          <w:sz w:val="22"/>
          <w:szCs w:val="22"/>
          <w:lang w:val="en-GB" w:eastAsia="en-GB"/>
        </w:rPr>
      </w:pPr>
      <w:ins w:id="21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4.2.4.1</w:t>
        </w:r>
        <w:r w:rsidRPr="00B25BEF">
          <w:rPr>
            <w:rStyle w:val="Hyperlink"/>
            <w:noProof/>
          </w:rPr>
          <w:t xml:space="preserve"> Any – JSON Syntax</w:t>
        </w:r>
        <w:r>
          <w:rPr>
            <w:noProof/>
            <w:webHidden/>
          </w:rPr>
          <w:tab/>
        </w:r>
        <w:r>
          <w:rPr>
            <w:noProof/>
            <w:webHidden/>
          </w:rPr>
          <w:fldChar w:fldCharType="begin"/>
        </w:r>
        <w:r>
          <w:rPr>
            <w:noProof/>
            <w:webHidden/>
          </w:rPr>
          <w:instrText xml:space="preserve"> PAGEREF _Toc10198490 \h </w:instrText>
        </w:r>
        <w:r>
          <w:rPr>
            <w:noProof/>
            <w:webHidden/>
          </w:rPr>
        </w:r>
      </w:ins>
      <w:r>
        <w:rPr>
          <w:noProof/>
          <w:webHidden/>
        </w:rPr>
        <w:fldChar w:fldCharType="separate"/>
      </w:r>
      <w:ins w:id="218" w:author="Andreas Kuehne" w:date="2019-05-31T12:34:00Z">
        <w:r>
          <w:rPr>
            <w:noProof/>
            <w:webHidden/>
          </w:rPr>
          <w:t>27</w:t>
        </w:r>
        <w:r>
          <w:rPr>
            <w:noProof/>
            <w:webHidden/>
          </w:rPr>
          <w:fldChar w:fldCharType="end"/>
        </w:r>
        <w:r w:rsidRPr="00B25BEF">
          <w:rPr>
            <w:rStyle w:val="Hyperlink"/>
            <w:noProof/>
          </w:rPr>
          <w:fldChar w:fldCharType="end"/>
        </w:r>
      </w:ins>
    </w:p>
    <w:p w14:paraId="5B707F21" w14:textId="7998D83E" w:rsidR="00A71F46" w:rsidRDefault="00A71F46">
      <w:pPr>
        <w:pStyle w:val="Verzeichnis4"/>
        <w:tabs>
          <w:tab w:val="right" w:leader="dot" w:pos="9350"/>
        </w:tabs>
        <w:rPr>
          <w:ins w:id="219" w:author="Andreas Kuehne" w:date="2019-05-31T12:34:00Z"/>
          <w:rFonts w:asciiTheme="minorHAnsi" w:eastAsiaTheme="minorEastAsia" w:hAnsiTheme="minorHAnsi" w:cstheme="minorBidi"/>
          <w:noProof/>
          <w:sz w:val="22"/>
          <w:szCs w:val="22"/>
          <w:lang w:val="en-GB" w:eastAsia="en-GB"/>
        </w:rPr>
      </w:pPr>
      <w:ins w:id="22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4.2.4.2</w:t>
        </w:r>
        <w:r w:rsidRPr="00B25BEF">
          <w:rPr>
            <w:rStyle w:val="Hyperlink"/>
            <w:noProof/>
          </w:rPr>
          <w:t xml:space="preserve"> Any – XML Syntax</w:t>
        </w:r>
        <w:r>
          <w:rPr>
            <w:noProof/>
            <w:webHidden/>
          </w:rPr>
          <w:tab/>
        </w:r>
        <w:r>
          <w:rPr>
            <w:noProof/>
            <w:webHidden/>
          </w:rPr>
          <w:fldChar w:fldCharType="begin"/>
        </w:r>
        <w:r>
          <w:rPr>
            <w:noProof/>
            <w:webHidden/>
          </w:rPr>
          <w:instrText xml:space="preserve"> PAGEREF _Toc10198491 \h </w:instrText>
        </w:r>
        <w:r>
          <w:rPr>
            <w:noProof/>
            <w:webHidden/>
          </w:rPr>
        </w:r>
      </w:ins>
      <w:r>
        <w:rPr>
          <w:noProof/>
          <w:webHidden/>
        </w:rPr>
        <w:fldChar w:fldCharType="separate"/>
      </w:r>
      <w:ins w:id="221" w:author="Andreas Kuehne" w:date="2019-05-31T12:34:00Z">
        <w:r>
          <w:rPr>
            <w:noProof/>
            <w:webHidden/>
          </w:rPr>
          <w:t>28</w:t>
        </w:r>
        <w:r>
          <w:rPr>
            <w:noProof/>
            <w:webHidden/>
          </w:rPr>
          <w:fldChar w:fldCharType="end"/>
        </w:r>
        <w:r w:rsidRPr="00B25BEF">
          <w:rPr>
            <w:rStyle w:val="Hyperlink"/>
            <w:noProof/>
          </w:rPr>
          <w:fldChar w:fldCharType="end"/>
        </w:r>
      </w:ins>
    </w:p>
    <w:p w14:paraId="05C9F1E7" w14:textId="6BA941D6" w:rsidR="00A71F46" w:rsidRDefault="00A71F46">
      <w:pPr>
        <w:pStyle w:val="Verzeichnis3"/>
        <w:tabs>
          <w:tab w:val="right" w:leader="dot" w:pos="9350"/>
        </w:tabs>
        <w:rPr>
          <w:ins w:id="222" w:author="Andreas Kuehne" w:date="2019-05-31T12:34:00Z"/>
          <w:rFonts w:asciiTheme="minorHAnsi" w:eastAsiaTheme="minorEastAsia" w:hAnsiTheme="minorHAnsi" w:cstheme="minorBidi"/>
          <w:noProof/>
          <w:sz w:val="22"/>
          <w:szCs w:val="22"/>
          <w:lang w:val="en-GB" w:eastAsia="en-GB"/>
        </w:rPr>
      </w:pPr>
      <w:ins w:id="22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4.2.5</w:t>
        </w:r>
        <w:r w:rsidRPr="00B25BEF">
          <w:rPr>
            <w:rStyle w:val="Hyperlink"/>
            <w:noProof/>
          </w:rPr>
          <w:t xml:space="preserve"> Component Base64Data</w:t>
        </w:r>
        <w:r>
          <w:rPr>
            <w:noProof/>
            <w:webHidden/>
          </w:rPr>
          <w:tab/>
        </w:r>
        <w:r>
          <w:rPr>
            <w:noProof/>
            <w:webHidden/>
          </w:rPr>
          <w:fldChar w:fldCharType="begin"/>
        </w:r>
        <w:r>
          <w:rPr>
            <w:noProof/>
            <w:webHidden/>
          </w:rPr>
          <w:instrText xml:space="preserve"> PAGEREF _Toc10198492 \h </w:instrText>
        </w:r>
        <w:r>
          <w:rPr>
            <w:noProof/>
            <w:webHidden/>
          </w:rPr>
        </w:r>
      </w:ins>
      <w:r>
        <w:rPr>
          <w:noProof/>
          <w:webHidden/>
        </w:rPr>
        <w:fldChar w:fldCharType="separate"/>
      </w:r>
      <w:ins w:id="224" w:author="Andreas Kuehne" w:date="2019-05-31T12:34:00Z">
        <w:r>
          <w:rPr>
            <w:noProof/>
            <w:webHidden/>
          </w:rPr>
          <w:t>28</w:t>
        </w:r>
        <w:r>
          <w:rPr>
            <w:noProof/>
            <w:webHidden/>
          </w:rPr>
          <w:fldChar w:fldCharType="end"/>
        </w:r>
        <w:r w:rsidRPr="00B25BEF">
          <w:rPr>
            <w:rStyle w:val="Hyperlink"/>
            <w:noProof/>
          </w:rPr>
          <w:fldChar w:fldCharType="end"/>
        </w:r>
      </w:ins>
    </w:p>
    <w:p w14:paraId="2F51E763" w14:textId="2869C512" w:rsidR="00A71F46" w:rsidRDefault="00A71F46">
      <w:pPr>
        <w:pStyle w:val="Verzeichnis4"/>
        <w:tabs>
          <w:tab w:val="right" w:leader="dot" w:pos="9350"/>
        </w:tabs>
        <w:rPr>
          <w:ins w:id="225" w:author="Andreas Kuehne" w:date="2019-05-31T12:34:00Z"/>
          <w:rFonts w:asciiTheme="minorHAnsi" w:eastAsiaTheme="minorEastAsia" w:hAnsiTheme="minorHAnsi" w:cstheme="minorBidi"/>
          <w:noProof/>
          <w:sz w:val="22"/>
          <w:szCs w:val="22"/>
          <w:lang w:val="en-GB" w:eastAsia="en-GB"/>
        </w:rPr>
      </w:pPr>
      <w:ins w:id="22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4.2.5.1</w:t>
        </w:r>
        <w:r w:rsidRPr="00B25BEF">
          <w:rPr>
            <w:rStyle w:val="Hyperlink"/>
            <w:noProof/>
          </w:rPr>
          <w:t xml:space="preserve"> Base64Data – JSON Syntax</w:t>
        </w:r>
        <w:r>
          <w:rPr>
            <w:noProof/>
            <w:webHidden/>
          </w:rPr>
          <w:tab/>
        </w:r>
        <w:r>
          <w:rPr>
            <w:noProof/>
            <w:webHidden/>
          </w:rPr>
          <w:fldChar w:fldCharType="begin"/>
        </w:r>
        <w:r>
          <w:rPr>
            <w:noProof/>
            <w:webHidden/>
          </w:rPr>
          <w:instrText xml:space="preserve"> PAGEREF _Toc10198493 \h </w:instrText>
        </w:r>
        <w:r>
          <w:rPr>
            <w:noProof/>
            <w:webHidden/>
          </w:rPr>
        </w:r>
      </w:ins>
      <w:r>
        <w:rPr>
          <w:noProof/>
          <w:webHidden/>
        </w:rPr>
        <w:fldChar w:fldCharType="separate"/>
      </w:r>
      <w:ins w:id="227" w:author="Andreas Kuehne" w:date="2019-05-31T12:34:00Z">
        <w:r>
          <w:rPr>
            <w:noProof/>
            <w:webHidden/>
          </w:rPr>
          <w:t>29</w:t>
        </w:r>
        <w:r>
          <w:rPr>
            <w:noProof/>
            <w:webHidden/>
          </w:rPr>
          <w:fldChar w:fldCharType="end"/>
        </w:r>
        <w:r w:rsidRPr="00B25BEF">
          <w:rPr>
            <w:rStyle w:val="Hyperlink"/>
            <w:noProof/>
          </w:rPr>
          <w:fldChar w:fldCharType="end"/>
        </w:r>
      </w:ins>
    </w:p>
    <w:p w14:paraId="74268AD7" w14:textId="26638EDE" w:rsidR="00A71F46" w:rsidRDefault="00A71F46">
      <w:pPr>
        <w:pStyle w:val="Verzeichnis4"/>
        <w:tabs>
          <w:tab w:val="right" w:leader="dot" w:pos="9350"/>
        </w:tabs>
        <w:rPr>
          <w:ins w:id="228" w:author="Andreas Kuehne" w:date="2019-05-31T12:34:00Z"/>
          <w:rFonts w:asciiTheme="minorHAnsi" w:eastAsiaTheme="minorEastAsia" w:hAnsiTheme="minorHAnsi" w:cstheme="minorBidi"/>
          <w:noProof/>
          <w:sz w:val="22"/>
          <w:szCs w:val="22"/>
          <w:lang w:val="en-GB" w:eastAsia="en-GB"/>
        </w:rPr>
      </w:pPr>
      <w:ins w:id="22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4.2.5.2</w:t>
        </w:r>
        <w:r w:rsidRPr="00B25BEF">
          <w:rPr>
            <w:rStyle w:val="Hyperlink"/>
            <w:noProof/>
          </w:rPr>
          <w:t xml:space="preserve"> Base64Data – XML Syntax</w:t>
        </w:r>
        <w:r>
          <w:rPr>
            <w:noProof/>
            <w:webHidden/>
          </w:rPr>
          <w:tab/>
        </w:r>
        <w:r>
          <w:rPr>
            <w:noProof/>
            <w:webHidden/>
          </w:rPr>
          <w:fldChar w:fldCharType="begin"/>
        </w:r>
        <w:r>
          <w:rPr>
            <w:noProof/>
            <w:webHidden/>
          </w:rPr>
          <w:instrText xml:space="preserve"> PAGEREF _Toc10198494 \h </w:instrText>
        </w:r>
        <w:r>
          <w:rPr>
            <w:noProof/>
            <w:webHidden/>
          </w:rPr>
        </w:r>
      </w:ins>
      <w:r>
        <w:rPr>
          <w:noProof/>
          <w:webHidden/>
        </w:rPr>
        <w:fldChar w:fldCharType="separate"/>
      </w:r>
      <w:ins w:id="230" w:author="Andreas Kuehne" w:date="2019-05-31T12:34:00Z">
        <w:r>
          <w:rPr>
            <w:noProof/>
            <w:webHidden/>
          </w:rPr>
          <w:t>30</w:t>
        </w:r>
        <w:r>
          <w:rPr>
            <w:noProof/>
            <w:webHidden/>
          </w:rPr>
          <w:fldChar w:fldCharType="end"/>
        </w:r>
        <w:r w:rsidRPr="00B25BEF">
          <w:rPr>
            <w:rStyle w:val="Hyperlink"/>
            <w:noProof/>
          </w:rPr>
          <w:fldChar w:fldCharType="end"/>
        </w:r>
      </w:ins>
    </w:p>
    <w:p w14:paraId="05A95E0F" w14:textId="5882CF1B" w:rsidR="00A71F46" w:rsidRDefault="00A71F46">
      <w:pPr>
        <w:pStyle w:val="Verzeichnis3"/>
        <w:tabs>
          <w:tab w:val="right" w:leader="dot" w:pos="9350"/>
        </w:tabs>
        <w:rPr>
          <w:ins w:id="231" w:author="Andreas Kuehne" w:date="2019-05-31T12:34:00Z"/>
          <w:rFonts w:asciiTheme="minorHAnsi" w:eastAsiaTheme="minorEastAsia" w:hAnsiTheme="minorHAnsi" w:cstheme="minorBidi"/>
          <w:noProof/>
          <w:sz w:val="22"/>
          <w:szCs w:val="22"/>
          <w:lang w:val="en-GB" w:eastAsia="en-GB"/>
        </w:rPr>
      </w:pPr>
      <w:ins w:id="23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4.2.6</w:t>
        </w:r>
        <w:r w:rsidRPr="00B25BEF">
          <w:rPr>
            <w:rStyle w:val="Hyperlink"/>
            <w:noProof/>
          </w:rPr>
          <w:t xml:space="preserve"> Component SignaturePtr</w:t>
        </w:r>
        <w:r>
          <w:rPr>
            <w:noProof/>
            <w:webHidden/>
          </w:rPr>
          <w:tab/>
        </w:r>
        <w:r>
          <w:rPr>
            <w:noProof/>
            <w:webHidden/>
          </w:rPr>
          <w:fldChar w:fldCharType="begin"/>
        </w:r>
        <w:r>
          <w:rPr>
            <w:noProof/>
            <w:webHidden/>
          </w:rPr>
          <w:instrText xml:space="preserve"> PAGEREF _Toc10198495 \h </w:instrText>
        </w:r>
        <w:r>
          <w:rPr>
            <w:noProof/>
            <w:webHidden/>
          </w:rPr>
        </w:r>
      </w:ins>
      <w:r>
        <w:rPr>
          <w:noProof/>
          <w:webHidden/>
        </w:rPr>
        <w:fldChar w:fldCharType="separate"/>
      </w:r>
      <w:ins w:id="233" w:author="Andreas Kuehne" w:date="2019-05-31T12:34:00Z">
        <w:r>
          <w:rPr>
            <w:noProof/>
            <w:webHidden/>
          </w:rPr>
          <w:t>31</w:t>
        </w:r>
        <w:r>
          <w:rPr>
            <w:noProof/>
            <w:webHidden/>
          </w:rPr>
          <w:fldChar w:fldCharType="end"/>
        </w:r>
        <w:r w:rsidRPr="00B25BEF">
          <w:rPr>
            <w:rStyle w:val="Hyperlink"/>
            <w:noProof/>
          </w:rPr>
          <w:fldChar w:fldCharType="end"/>
        </w:r>
      </w:ins>
    </w:p>
    <w:p w14:paraId="4D8A13FB" w14:textId="610D0CE5" w:rsidR="00A71F46" w:rsidRDefault="00A71F46">
      <w:pPr>
        <w:pStyle w:val="Verzeichnis4"/>
        <w:tabs>
          <w:tab w:val="right" w:leader="dot" w:pos="9350"/>
        </w:tabs>
        <w:rPr>
          <w:ins w:id="234" w:author="Andreas Kuehne" w:date="2019-05-31T12:34:00Z"/>
          <w:rFonts w:asciiTheme="minorHAnsi" w:eastAsiaTheme="minorEastAsia" w:hAnsiTheme="minorHAnsi" w:cstheme="minorBidi"/>
          <w:noProof/>
          <w:sz w:val="22"/>
          <w:szCs w:val="22"/>
          <w:lang w:val="en-GB" w:eastAsia="en-GB"/>
        </w:rPr>
      </w:pPr>
      <w:ins w:id="23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4.2.6.1</w:t>
        </w:r>
        <w:r w:rsidRPr="00B25BEF">
          <w:rPr>
            <w:rStyle w:val="Hyperlink"/>
            <w:noProof/>
          </w:rPr>
          <w:t xml:space="preserve"> SignaturePtr – JSON Syntax</w:t>
        </w:r>
        <w:r>
          <w:rPr>
            <w:noProof/>
            <w:webHidden/>
          </w:rPr>
          <w:tab/>
        </w:r>
        <w:r>
          <w:rPr>
            <w:noProof/>
            <w:webHidden/>
          </w:rPr>
          <w:fldChar w:fldCharType="begin"/>
        </w:r>
        <w:r>
          <w:rPr>
            <w:noProof/>
            <w:webHidden/>
          </w:rPr>
          <w:instrText xml:space="preserve"> PAGEREF _Toc10198496 \h </w:instrText>
        </w:r>
        <w:r>
          <w:rPr>
            <w:noProof/>
            <w:webHidden/>
          </w:rPr>
        </w:r>
      </w:ins>
      <w:r>
        <w:rPr>
          <w:noProof/>
          <w:webHidden/>
        </w:rPr>
        <w:fldChar w:fldCharType="separate"/>
      </w:r>
      <w:ins w:id="236" w:author="Andreas Kuehne" w:date="2019-05-31T12:34:00Z">
        <w:r>
          <w:rPr>
            <w:noProof/>
            <w:webHidden/>
          </w:rPr>
          <w:t>31</w:t>
        </w:r>
        <w:r>
          <w:rPr>
            <w:noProof/>
            <w:webHidden/>
          </w:rPr>
          <w:fldChar w:fldCharType="end"/>
        </w:r>
        <w:r w:rsidRPr="00B25BEF">
          <w:rPr>
            <w:rStyle w:val="Hyperlink"/>
            <w:noProof/>
          </w:rPr>
          <w:fldChar w:fldCharType="end"/>
        </w:r>
      </w:ins>
    </w:p>
    <w:p w14:paraId="452D564E" w14:textId="5274D4AE" w:rsidR="00A71F46" w:rsidRDefault="00A71F46">
      <w:pPr>
        <w:pStyle w:val="Verzeichnis4"/>
        <w:tabs>
          <w:tab w:val="right" w:leader="dot" w:pos="9350"/>
        </w:tabs>
        <w:rPr>
          <w:ins w:id="237" w:author="Andreas Kuehne" w:date="2019-05-31T12:34:00Z"/>
          <w:rFonts w:asciiTheme="minorHAnsi" w:eastAsiaTheme="minorEastAsia" w:hAnsiTheme="minorHAnsi" w:cstheme="minorBidi"/>
          <w:noProof/>
          <w:sz w:val="22"/>
          <w:szCs w:val="22"/>
          <w:lang w:val="en-GB" w:eastAsia="en-GB"/>
        </w:rPr>
      </w:pPr>
      <w:ins w:id="23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4.2.6.2</w:t>
        </w:r>
        <w:r w:rsidRPr="00B25BEF">
          <w:rPr>
            <w:rStyle w:val="Hyperlink"/>
            <w:noProof/>
          </w:rPr>
          <w:t xml:space="preserve"> SignaturePtr – XML Syntax</w:t>
        </w:r>
        <w:r>
          <w:rPr>
            <w:noProof/>
            <w:webHidden/>
          </w:rPr>
          <w:tab/>
        </w:r>
        <w:r>
          <w:rPr>
            <w:noProof/>
            <w:webHidden/>
          </w:rPr>
          <w:fldChar w:fldCharType="begin"/>
        </w:r>
        <w:r>
          <w:rPr>
            <w:noProof/>
            <w:webHidden/>
          </w:rPr>
          <w:instrText xml:space="preserve"> PAGEREF _Toc10198497 \h </w:instrText>
        </w:r>
        <w:r>
          <w:rPr>
            <w:noProof/>
            <w:webHidden/>
          </w:rPr>
        </w:r>
      </w:ins>
      <w:r>
        <w:rPr>
          <w:noProof/>
          <w:webHidden/>
        </w:rPr>
        <w:fldChar w:fldCharType="separate"/>
      </w:r>
      <w:ins w:id="239" w:author="Andreas Kuehne" w:date="2019-05-31T12:34:00Z">
        <w:r>
          <w:rPr>
            <w:noProof/>
            <w:webHidden/>
          </w:rPr>
          <w:t>32</w:t>
        </w:r>
        <w:r>
          <w:rPr>
            <w:noProof/>
            <w:webHidden/>
          </w:rPr>
          <w:fldChar w:fldCharType="end"/>
        </w:r>
        <w:r w:rsidRPr="00B25BEF">
          <w:rPr>
            <w:rStyle w:val="Hyperlink"/>
            <w:noProof/>
          </w:rPr>
          <w:fldChar w:fldCharType="end"/>
        </w:r>
      </w:ins>
    </w:p>
    <w:p w14:paraId="7754CB2B" w14:textId="2EB6F35B" w:rsidR="00A71F46" w:rsidRDefault="00A71F46">
      <w:pPr>
        <w:pStyle w:val="Verzeichnis3"/>
        <w:tabs>
          <w:tab w:val="right" w:leader="dot" w:pos="9350"/>
        </w:tabs>
        <w:rPr>
          <w:ins w:id="240" w:author="Andreas Kuehne" w:date="2019-05-31T12:34:00Z"/>
          <w:rFonts w:asciiTheme="minorHAnsi" w:eastAsiaTheme="minorEastAsia" w:hAnsiTheme="minorHAnsi" w:cstheme="minorBidi"/>
          <w:noProof/>
          <w:sz w:val="22"/>
          <w:szCs w:val="22"/>
          <w:lang w:val="en-GB" w:eastAsia="en-GB"/>
        </w:rPr>
      </w:pPr>
      <w:ins w:id="24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4.2.7</w:t>
        </w:r>
        <w:r w:rsidRPr="00B25BEF">
          <w:rPr>
            <w:rStyle w:val="Hyperlink"/>
            <w:noProof/>
          </w:rPr>
          <w:t xml:space="preserve"> Component Result</w:t>
        </w:r>
        <w:r>
          <w:rPr>
            <w:noProof/>
            <w:webHidden/>
          </w:rPr>
          <w:tab/>
        </w:r>
        <w:r>
          <w:rPr>
            <w:noProof/>
            <w:webHidden/>
          </w:rPr>
          <w:fldChar w:fldCharType="begin"/>
        </w:r>
        <w:r>
          <w:rPr>
            <w:noProof/>
            <w:webHidden/>
          </w:rPr>
          <w:instrText xml:space="preserve"> PAGEREF _Toc10198498 \h </w:instrText>
        </w:r>
        <w:r>
          <w:rPr>
            <w:noProof/>
            <w:webHidden/>
          </w:rPr>
        </w:r>
      </w:ins>
      <w:r>
        <w:rPr>
          <w:noProof/>
          <w:webHidden/>
        </w:rPr>
        <w:fldChar w:fldCharType="separate"/>
      </w:r>
      <w:ins w:id="242" w:author="Andreas Kuehne" w:date="2019-05-31T12:34:00Z">
        <w:r>
          <w:rPr>
            <w:noProof/>
            <w:webHidden/>
          </w:rPr>
          <w:t>33</w:t>
        </w:r>
        <w:r>
          <w:rPr>
            <w:noProof/>
            <w:webHidden/>
          </w:rPr>
          <w:fldChar w:fldCharType="end"/>
        </w:r>
        <w:r w:rsidRPr="00B25BEF">
          <w:rPr>
            <w:rStyle w:val="Hyperlink"/>
            <w:noProof/>
          </w:rPr>
          <w:fldChar w:fldCharType="end"/>
        </w:r>
      </w:ins>
    </w:p>
    <w:p w14:paraId="0B0332DA" w14:textId="76081740" w:rsidR="00A71F46" w:rsidRDefault="00A71F46">
      <w:pPr>
        <w:pStyle w:val="Verzeichnis4"/>
        <w:tabs>
          <w:tab w:val="right" w:leader="dot" w:pos="9350"/>
        </w:tabs>
        <w:rPr>
          <w:ins w:id="243" w:author="Andreas Kuehne" w:date="2019-05-31T12:34:00Z"/>
          <w:rFonts w:asciiTheme="minorHAnsi" w:eastAsiaTheme="minorEastAsia" w:hAnsiTheme="minorHAnsi" w:cstheme="minorBidi"/>
          <w:noProof/>
          <w:sz w:val="22"/>
          <w:szCs w:val="22"/>
          <w:lang w:val="en-GB" w:eastAsia="en-GB"/>
        </w:rPr>
      </w:pPr>
      <w:ins w:id="24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"_Toc10198499"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4.2.7.1</w:t>
        </w:r>
        <w:r w:rsidRPr="00B25BEF">
          <w:rPr>
            <w:rStyle w:val="Hyperlink"/>
            <w:noProof/>
          </w:rPr>
          <w:t xml:space="preserve"> Result – JSON Syntax</w:t>
        </w:r>
        <w:r>
          <w:rPr>
            <w:noProof/>
            <w:webHidden/>
          </w:rPr>
          <w:tab/>
        </w:r>
        <w:r>
          <w:rPr>
            <w:noProof/>
            <w:webHidden/>
          </w:rPr>
          <w:fldChar w:fldCharType="begin"/>
        </w:r>
        <w:r>
          <w:rPr>
            <w:noProof/>
            <w:webHidden/>
          </w:rPr>
          <w:instrText xml:space="preserve"> PAGEREF _Toc10198499 \h </w:instrText>
        </w:r>
        <w:r>
          <w:rPr>
            <w:noProof/>
            <w:webHidden/>
          </w:rPr>
        </w:r>
      </w:ins>
      <w:r>
        <w:rPr>
          <w:noProof/>
          <w:webHidden/>
        </w:rPr>
        <w:fldChar w:fldCharType="separate"/>
      </w:r>
      <w:ins w:id="245" w:author="Andreas Kuehne" w:date="2019-05-31T12:34:00Z">
        <w:r>
          <w:rPr>
            <w:noProof/>
            <w:webHidden/>
          </w:rPr>
          <w:t>33</w:t>
        </w:r>
        <w:r>
          <w:rPr>
            <w:noProof/>
            <w:webHidden/>
          </w:rPr>
          <w:fldChar w:fldCharType="end"/>
        </w:r>
        <w:r w:rsidRPr="00B25BEF">
          <w:rPr>
            <w:rStyle w:val="Hyperlink"/>
            <w:noProof/>
          </w:rPr>
          <w:fldChar w:fldCharType="end"/>
        </w:r>
      </w:ins>
    </w:p>
    <w:p w14:paraId="14C27CFC" w14:textId="3BD785C7" w:rsidR="00A71F46" w:rsidRDefault="00A71F46">
      <w:pPr>
        <w:pStyle w:val="Verzeichnis4"/>
        <w:tabs>
          <w:tab w:val="right" w:leader="dot" w:pos="9350"/>
        </w:tabs>
        <w:rPr>
          <w:ins w:id="246" w:author="Andreas Kuehne" w:date="2019-05-31T12:34:00Z"/>
          <w:rFonts w:asciiTheme="minorHAnsi" w:eastAsiaTheme="minorEastAsia" w:hAnsiTheme="minorHAnsi" w:cstheme="minorBidi"/>
          <w:noProof/>
          <w:sz w:val="22"/>
          <w:szCs w:val="22"/>
          <w:lang w:val="en-GB" w:eastAsia="en-GB"/>
        </w:rPr>
      </w:pPr>
      <w:ins w:id="24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4.2.7.2</w:t>
        </w:r>
        <w:r w:rsidRPr="00B25BEF">
          <w:rPr>
            <w:rStyle w:val="Hyperlink"/>
            <w:noProof/>
          </w:rPr>
          <w:t xml:space="preserve"> Result – XML Syntax</w:t>
        </w:r>
        <w:r>
          <w:rPr>
            <w:noProof/>
            <w:webHidden/>
          </w:rPr>
          <w:tab/>
        </w:r>
        <w:r>
          <w:rPr>
            <w:noProof/>
            <w:webHidden/>
          </w:rPr>
          <w:fldChar w:fldCharType="begin"/>
        </w:r>
        <w:r>
          <w:rPr>
            <w:noProof/>
            <w:webHidden/>
          </w:rPr>
          <w:instrText xml:space="preserve"> PAGEREF _Toc10198500 \h </w:instrText>
        </w:r>
        <w:r>
          <w:rPr>
            <w:noProof/>
            <w:webHidden/>
          </w:rPr>
        </w:r>
      </w:ins>
      <w:r>
        <w:rPr>
          <w:noProof/>
          <w:webHidden/>
        </w:rPr>
        <w:fldChar w:fldCharType="separate"/>
      </w:r>
      <w:ins w:id="248" w:author="Andreas Kuehne" w:date="2019-05-31T12:34:00Z">
        <w:r>
          <w:rPr>
            <w:noProof/>
            <w:webHidden/>
          </w:rPr>
          <w:t>34</w:t>
        </w:r>
        <w:r>
          <w:rPr>
            <w:noProof/>
            <w:webHidden/>
          </w:rPr>
          <w:fldChar w:fldCharType="end"/>
        </w:r>
        <w:r w:rsidRPr="00B25BEF">
          <w:rPr>
            <w:rStyle w:val="Hyperlink"/>
            <w:noProof/>
          </w:rPr>
          <w:fldChar w:fldCharType="end"/>
        </w:r>
      </w:ins>
    </w:p>
    <w:p w14:paraId="04419456" w14:textId="2CC8D5F8" w:rsidR="00A71F46" w:rsidRDefault="00A71F46">
      <w:pPr>
        <w:pStyle w:val="Verzeichnis3"/>
        <w:tabs>
          <w:tab w:val="right" w:leader="dot" w:pos="9350"/>
        </w:tabs>
        <w:rPr>
          <w:ins w:id="249" w:author="Andreas Kuehne" w:date="2019-05-31T12:34:00Z"/>
          <w:rFonts w:asciiTheme="minorHAnsi" w:eastAsiaTheme="minorEastAsia" w:hAnsiTheme="minorHAnsi" w:cstheme="minorBidi"/>
          <w:noProof/>
          <w:sz w:val="22"/>
          <w:szCs w:val="22"/>
          <w:lang w:val="en-GB" w:eastAsia="en-GB"/>
        </w:rPr>
      </w:pPr>
      <w:ins w:id="25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4.2.8</w:t>
        </w:r>
        <w:r w:rsidRPr="00B25BEF">
          <w:rPr>
            <w:rStyle w:val="Hyperlink"/>
            <w:noProof/>
          </w:rPr>
          <w:t xml:space="preserve"> Component OptionalInputs</w:t>
        </w:r>
        <w:r>
          <w:rPr>
            <w:noProof/>
            <w:webHidden/>
          </w:rPr>
          <w:tab/>
        </w:r>
        <w:r>
          <w:rPr>
            <w:noProof/>
            <w:webHidden/>
          </w:rPr>
          <w:fldChar w:fldCharType="begin"/>
        </w:r>
        <w:r>
          <w:rPr>
            <w:noProof/>
            <w:webHidden/>
          </w:rPr>
          <w:instrText xml:space="preserve"> PAGEREF _Toc10198501 \h </w:instrText>
        </w:r>
        <w:r>
          <w:rPr>
            <w:noProof/>
            <w:webHidden/>
          </w:rPr>
        </w:r>
      </w:ins>
      <w:r>
        <w:rPr>
          <w:noProof/>
          <w:webHidden/>
        </w:rPr>
        <w:fldChar w:fldCharType="separate"/>
      </w:r>
      <w:ins w:id="251" w:author="Andreas Kuehne" w:date="2019-05-31T12:34:00Z">
        <w:r>
          <w:rPr>
            <w:noProof/>
            <w:webHidden/>
          </w:rPr>
          <w:t>34</w:t>
        </w:r>
        <w:r>
          <w:rPr>
            <w:noProof/>
            <w:webHidden/>
          </w:rPr>
          <w:fldChar w:fldCharType="end"/>
        </w:r>
        <w:r w:rsidRPr="00B25BEF">
          <w:rPr>
            <w:rStyle w:val="Hyperlink"/>
            <w:noProof/>
          </w:rPr>
          <w:fldChar w:fldCharType="end"/>
        </w:r>
      </w:ins>
    </w:p>
    <w:p w14:paraId="62E450FA" w14:textId="36FC2B99" w:rsidR="00A71F46" w:rsidRDefault="00A71F46">
      <w:pPr>
        <w:pStyle w:val="Verzeichnis4"/>
        <w:tabs>
          <w:tab w:val="right" w:leader="dot" w:pos="9350"/>
        </w:tabs>
        <w:rPr>
          <w:ins w:id="252" w:author="Andreas Kuehne" w:date="2019-05-31T12:34:00Z"/>
          <w:rFonts w:asciiTheme="minorHAnsi" w:eastAsiaTheme="minorEastAsia" w:hAnsiTheme="minorHAnsi" w:cstheme="minorBidi"/>
          <w:noProof/>
          <w:sz w:val="22"/>
          <w:szCs w:val="22"/>
          <w:lang w:val="en-GB" w:eastAsia="en-GB"/>
        </w:rPr>
      </w:pPr>
      <w:ins w:id="25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4.2.8.1</w:t>
        </w:r>
        <w:r w:rsidRPr="00B25BEF">
          <w:rPr>
            <w:rStyle w:val="Hyperlink"/>
            <w:noProof/>
          </w:rPr>
          <w:t xml:space="preserve"> OptionalInputs – JSON Syntax</w:t>
        </w:r>
        <w:r>
          <w:rPr>
            <w:noProof/>
            <w:webHidden/>
          </w:rPr>
          <w:tab/>
        </w:r>
        <w:r>
          <w:rPr>
            <w:noProof/>
            <w:webHidden/>
          </w:rPr>
          <w:fldChar w:fldCharType="begin"/>
        </w:r>
        <w:r>
          <w:rPr>
            <w:noProof/>
            <w:webHidden/>
          </w:rPr>
          <w:instrText xml:space="preserve"> PAGEREF _Toc10198502 \h </w:instrText>
        </w:r>
        <w:r>
          <w:rPr>
            <w:noProof/>
            <w:webHidden/>
          </w:rPr>
        </w:r>
      </w:ins>
      <w:r>
        <w:rPr>
          <w:noProof/>
          <w:webHidden/>
        </w:rPr>
        <w:fldChar w:fldCharType="separate"/>
      </w:r>
      <w:ins w:id="254" w:author="Andreas Kuehne" w:date="2019-05-31T12:34:00Z">
        <w:r>
          <w:rPr>
            <w:noProof/>
            <w:webHidden/>
          </w:rPr>
          <w:t>35</w:t>
        </w:r>
        <w:r>
          <w:rPr>
            <w:noProof/>
            <w:webHidden/>
          </w:rPr>
          <w:fldChar w:fldCharType="end"/>
        </w:r>
        <w:r w:rsidRPr="00B25BEF">
          <w:rPr>
            <w:rStyle w:val="Hyperlink"/>
            <w:noProof/>
          </w:rPr>
          <w:fldChar w:fldCharType="end"/>
        </w:r>
      </w:ins>
    </w:p>
    <w:p w14:paraId="6C036753" w14:textId="42119C97" w:rsidR="00A71F46" w:rsidRDefault="00A71F46">
      <w:pPr>
        <w:pStyle w:val="Verzeichnis4"/>
        <w:tabs>
          <w:tab w:val="right" w:leader="dot" w:pos="9350"/>
        </w:tabs>
        <w:rPr>
          <w:ins w:id="255" w:author="Andreas Kuehne" w:date="2019-05-31T12:34:00Z"/>
          <w:rFonts w:asciiTheme="minorHAnsi" w:eastAsiaTheme="minorEastAsia" w:hAnsiTheme="minorHAnsi" w:cstheme="minorBidi"/>
          <w:noProof/>
          <w:sz w:val="22"/>
          <w:szCs w:val="22"/>
          <w:lang w:val="en-GB" w:eastAsia="en-GB"/>
        </w:rPr>
      </w:pPr>
      <w:ins w:id="25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4.2.8.2</w:t>
        </w:r>
        <w:r w:rsidRPr="00B25BEF">
          <w:rPr>
            <w:rStyle w:val="Hyperlink"/>
            <w:noProof/>
          </w:rPr>
          <w:t xml:space="preserve"> OptionalInputs – XML Syntax</w:t>
        </w:r>
        <w:r>
          <w:rPr>
            <w:noProof/>
            <w:webHidden/>
          </w:rPr>
          <w:tab/>
        </w:r>
        <w:r>
          <w:rPr>
            <w:noProof/>
            <w:webHidden/>
          </w:rPr>
          <w:fldChar w:fldCharType="begin"/>
        </w:r>
        <w:r>
          <w:rPr>
            <w:noProof/>
            <w:webHidden/>
          </w:rPr>
          <w:instrText xml:space="preserve"> PAGEREF _Toc10198503 \h </w:instrText>
        </w:r>
        <w:r>
          <w:rPr>
            <w:noProof/>
            <w:webHidden/>
          </w:rPr>
        </w:r>
      </w:ins>
      <w:r>
        <w:rPr>
          <w:noProof/>
          <w:webHidden/>
        </w:rPr>
        <w:fldChar w:fldCharType="separate"/>
      </w:r>
      <w:ins w:id="257" w:author="Andreas Kuehne" w:date="2019-05-31T12:34:00Z">
        <w:r>
          <w:rPr>
            <w:noProof/>
            <w:webHidden/>
          </w:rPr>
          <w:t>35</w:t>
        </w:r>
        <w:r>
          <w:rPr>
            <w:noProof/>
            <w:webHidden/>
          </w:rPr>
          <w:fldChar w:fldCharType="end"/>
        </w:r>
        <w:r w:rsidRPr="00B25BEF">
          <w:rPr>
            <w:rStyle w:val="Hyperlink"/>
            <w:noProof/>
          </w:rPr>
          <w:fldChar w:fldCharType="end"/>
        </w:r>
      </w:ins>
    </w:p>
    <w:p w14:paraId="599FD98E" w14:textId="5A337456" w:rsidR="00A71F46" w:rsidRDefault="00A71F46">
      <w:pPr>
        <w:pStyle w:val="Verzeichnis3"/>
        <w:tabs>
          <w:tab w:val="right" w:leader="dot" w:pos="9350"/>
        </w:tabs>
        <w:rPr>
          <w:ins w:id="258" w:author="Andreas Kuehne" w:date="2019-05-31T12:34:00Z"/>
          <w:rFonts w:asciiTheme="minorHAnsi" w:eastAsiaTheme="minorEastAsia" w:hAnsiTheme="minorHAnsi" w:cstheme="minorBidi"/>
          <w:noProof/>
          <w:sz w:val="22"/>
          <w:szCs w:val="22"/>
          <w:lang w:val="en-GB" w:eastAsia="en-GB"/>
        </w:rPr>
      </w:pPr>
      <w:ins w:id="25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4.2.9</w:t>
        </w:r>
        <w:r w:rsidRPr="00B25BEF">
          <w:rPr>
            <w:rStyle w:val="Hyperlink"/>
            <w:noProof/>
          </w:rPr>
          <w:t xml:space="preserve"> Component OptionalOutputs</w:t>
        </w:r>
        <w:r>
          <w:rPr>
            <w:noProof/>
            <w:webHidden/>
          </w:rPr>
          <w:tab/>
        </w:r>
        <w:r>
          <w:rPr>
            <w:noProof/>
            <w:webHidden/>
          </w:rPr>
          <w:fldChar w:fldCharType="begin"/>
        </w:r>
        <w:r>
          <w:rPr>
            <w:noProof/>
            <w:webHidden/>
          </w:rPr>
          <w:instrText xml:space="preserve"> PAGEREF _Toc10198504 \h </w:instrText>
        </w:r>
        <w:r>
          <w:rPr>
            <w:noProof/>
            <w:webHidden/>
          </w:rPr>
        </w:r>
      </w:ins>
      <w:r>
        <w:rPr>
          <w:noProof/>
          <w:webHidden/>
        </w:rPr>
        <w:fldChar w:fldCharType="separate"/>
      </w:r>
      <w:ins w:id="260" w:author="Andreas Kuehne" w:date="2019-05-31T12:34:00Z">
        <w:r>
          <w:rPr>
            <w:noProof/>
            <w:webHidden/>
          </w:rPr>
          <w:t>35</w:t>
        </w:r>
        <w:r>
          <w:rPr>
            <w:noProof/>
            <w:webHidden/>
          </w:rPr>
          <w:fldChar w:fldCharType="end"/>
        </w:r>
        <w:r w:rsidRPr="00B25BEF">
          <w:rPr>
            <w:rStyle w:val="Hyperlink"/>
            <w:noProof/>
          </w:rPr>
          <w:fldChar w:fldCharType="end"/>
        </w:r>
      </w:ins>
    </w:p>
    <w:p w14:paraId="646A06E8" w14:textId="5C3311CF" w:rsidR="00A71F46" w:rsidRDefault="00A71F46">
      <w:pPr>
        <w:pStyle w:val="Verzeichnis4"/>
        <w:tabs>
          <w:tab w:val="right" w:leader="dot" w:pos="9350"/>
        </w:tabs>
        <w:rPr>
          <w:ins w:id="261" w:author="Andreas Kuehne" w:date="2019-05-31T12:34:00Z"/>
          <w:rFonts w:asciiTheme="minorHAnsi" w:eastAsiaTheme="minorEastAsia" w:hAnsiTheme="minorHAnsi" w:cstheme="minorBidi"/>
          <w:noProof/>
          <w:sz w:val="22"/>
          <w:szCs w:val="22"/>
          <w:lang w:val="en-GB" w:eastAsia="en-GB"/>
        </w:rPr>
      </w:pPr>
      <w:ins w:id="26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4.2.9.1</w:t>
        </w:r>
        <w:r w:rsidRPr="00B25BEF">
          <w:rPr>
            <w:rStyle w:val="Hyperlink"/>
            <w:noProof/>
          </w:rPr>
          <w:t xml:space="preserve"> OptionalOutputs – JSON Syntax</w:t>
        </w:r>
        <w:r>
          <w:rPr>
            <w:noProof/>
            <w:webHidden/>
          </w:rPr>
          <w:tab/>
        </w:r>
        <w:r>
          <w:rPr>
            <w:noProof/>
            <w:webHidden/>
          </w:rPr>
          <w:fldChar w:fldCharType="begin"/>
        </w:r>
        <w:r>
          <w:rPr>
            <w:noProof/>
            <w:webHidden/>
          </w:rPr>
          <w:instrText xml:space="preserve"> PAGEREF _Toc10198505 \h </w:instrText>
        </w:r>
        <w:r>
          <w:rPr>
            <w:noProof/>
            <w:webHidden/>
          </w:rPr>
        </w:r>
      </w:ins>
      <w:r>
        <w:rPr>
          <w:noProof/>
          <w:webHidden/>
        </w:rPr>
        <w:fldChar w:fldCharType="separate"/>
      </w:r>
      <w:ins w:id="263" w:author="Andreas Kuehne" w:date="2019-05-31T12:34:00Z">
        <w:r>
          <w:rPr>
            <w:noProof/>
            <w:webHidden/>
          </w:rPr>
          <w:t>35</w:t>
        </w:r>
        <w:r>
          <w:rPr>
            <w:noProof/>
            <w:webHidden/>
          </w:rPr>
          <w:fldChar w:fldCharType="end"/>
        </w:r>
        <w:r w:rsidRPr="00B25BEF">
          <w:rPr>
            <w:rStyle w:val="Hyperlink"/>
            <w:noProof/>
          </w:rPr>
          <w:fldChar w:fldCharType="end"/>
        </w:r>
      </w:ins>
    </w:p>
    <w:p w14:paraId="5297E8D1" w14:textId="15C67FD8" w:rsidR="00A71F46" w:rsidRDefault="00A71F46">
      <w:pPr>
        <w:pStyle w:val="Verzeichnis4"/>
        <w:tabs>
          <w:tab w:val="right" w:leader="dot" w:pos="9350"/>
        </w:tabs>
        <w:rPr>
          <w:ins w:id="264" w:author="Andreas Kuehne" w:date="2019-05-31T12:34:00Z"/>
          <w:rFonts w:asciiTheme="minorHAnsi" w:eastAsiaTheme="minorEastAsia" w:hAnsiTheme="minorHAnsi" w:cstheme="minorBidi"/>
          <w:noProof/>
          <w:sz w:val="22"/>
          <w:szCs w:val="22"/>
          <w:lang w:val="en-GB" w:eastAsia="en-GB"/>
        </w:rPr>
      </w:pPr>
      <w:ins w:id="26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4.2.9.2</w:t>
        </w:r>
        <w:r w:rsidRPr="00B25BEF">
          <w:rPr>
            <w:rStyle w:val="Hyperlink"/>
            <w:noProof/>
          </w:rPr>
          <w:t xml:space="preserve"> OptionalOutputs – XML Syntax</w:t>
        </w:r>
        <w:r>
          <w:rPr>
            <w:noProof/>
            <w:webHidden/>
          </w:rPr>
          <w:tab/>
        </w:r>
        <w:r>
          <w:rPr>
            <w:noProof/>
            <w:webHidden/>
          </w:rPr>
          <w:fldChar w:fldCharType="begin"/>
        </w:r>
        <w:r>
          <w:rPr>
            <w:noProof/>
            <w:webHidden/>
          </w:rPr>
          <w:instrText xml:space="preserve"> PAGEREF _Toc10198506 \h </w:instrText>
        </w:r>
        <w:r>
          <w:rPr>
            <w:noProof/>
            <w:webHidden/>
          </w:rPr>
        </w:r>
      </w:ins>
      <w:r>
        <w:rPr>
          <w:noProof/>
          <w:webHidden/>
        </w:rPr>
        <w:fldChar w:fldCharType="separate"/>
      </w:r>
      <w:ins w:id="266" w:author="Andreas Kuehne" w:date="2019-05-31T12:34:00Z">
        <w:r>
          <w:rPr>
            <w:noProof/>
            <w:webHidden/>
          </w:rPr>
          <w:t>36</w:t>
        </w:r>
        <w:r>
          <w:rPr>
            <w:noProof/>
            <w:webHidden/>
          </w:rPr>
          <w:fldChar w:fldCharType="end"/>
        </w:r>
        <w:r w:rsidRPr="00B25BEF">
          <w:rPr>
            <w:rStyle w:val="Hyperlink"/>
            <w:noProof/>
          </w:rPr>
          <w:fldChar w:fldCharType="end"/>
        </w:r>
      </w:ins>
    </w:p>
    <w:p w14:paraId="28CB8167" w14:textId="3ADD071F" w:rsidR="00A71F46" w:rsidRDefault="00A71F46">
      <w:pPr>
        <w:pStyle w:val="Verzeichnis3"/>
        <w:tabs>
          <w:tab w:val="right" w:leader="dot" w:pos="9350"/>
        </w:tabs>
        <w:rPr>
          <w:ins w:id="267" w:author="Andreas Kuehne" w:date="2019-05-31T12:34:00Z"/>
          <w:rFonts w:asciiTheme="minorHAnsi" w:eastAsiaTheme="minorEastAsia" w:hAnsiTheme="minorHAnsi" w:cstheme="minorBidi"/>
          <w:noProof/>
          <w:sz w:val="22"/>
          <w:szCs w:val="22"/>
          <w:lang w:val="en-GB" w:eastAsia="en-GB"/>
        </w:rPr>
      </w:pPr>
      <w:ins w:id="26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4.2.10</w:t>
        </w:r>
        <w:r w:rsidRPr="00B25BEF">
          <w:rPr>
            <w:rStyle w:val="Hyperlink"/>
            <w:noProof/>
          </w:rPr>
          <w:t xml:space="preserve"> Component RequestBase</w:t>
        </w:r>
        <w:r>
          <w:rPr>
            <w:noProof/>
            <w:webHidden/>
          </w:rPr>
          <w:tab/>
        </w:r>
        <w:r>
          <w:rPr>
            <w:noProof/>
            <w:webHidden/>
          </w:rPr>
          <w:fldChar w:fldCharType="begin"/>
        </w:r>
        <w:r>
          <w:rPr>
            <w:noProof/>
            <w:webHidden/>
          </w:rPr>
          <w:instrText xml:space="preserve"> PAGEREF _Toc10198507 \h </w:instrText>
        </w:r>
        <w:r>
          <w:rPr>
            <w:noProof/>
            <w:webHidden/>
          </w:rPr>
        </w:r>
      </w:ins>
      <w:r>
        <w:rPr>
          <w:noProof/>
          <w:webHidden/>
        </w:rPr>
        <w:fldChar w:fldCharType="separate"/>
      </w:r>
      <w:ins w:id="269" w:author="Andreas Kuehne" w:date="2019-05-31T12:34:00Z">
        <w:r>
          <w:rPr>
            <w:noProof/>
            <w:webHidden/>
          </w:rPr>
          <w:t>36</w:t>
        </w:r>
        <w:r>
          <w:rPr>
            <w:noProof/>
            <w:webHidden/>
          </w:rPr>
          <w:fldChar w:fldCharType="end"/>
        </w:r>
        <w:r w:rsidRPr="00B25BEF">
          <w:rPr>
            <w:rStyle w:val="Hyperlink"/>
            <w:noProof/>
          </w:rPr>
          <w:fldChar w:fldCharType="end"/>
        </w:r>
      </w:ins>
    </w:p>
    <w:p w14:paraId="22302057" w14:textId="26E31C9A" w:rsidR="00A71F46" w:rsidRDefault="00A71F46">
      <w:pPr>
        <w:pStyle w:val="Verzeichnis4"/>
        <w:tabs>
          <w:tab w:val="right" w:leader="dot" w:pos="9350"/>
        </w:tabs>
        <w:rPr>
          <w:ins w:id="270" w:author="Andreas Kuehne" w:date="2019-05-31T12:34:00Z"/>
          <w:rFonts w:asciiTheme="minorHAnsi" w:eastAsiaTheme="minorEastAsia" w:hAnsiTheme="minorHAnsi" w:cstheme="minorBidi"/>
          <w:noProof/>
          <w:sz w:val="22"/>
          <w:szCs w:val="22"/>
          <w:lang w:val="en-GB" w:eastAsia="en-GB"/>
        </w:rPr>
      </w:pPr>
      <w:ins w:id="27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4.2.10.1</w:t>
        </w:r>
        <w:r w:rsidRPr="00B25BEF">
          <w:rPr>
            <w:rStyle w:val="Hyperlink"/>
            <w:noProof/>
          </w:rPr>
          <w:t xml:space="preserve"> RequestBase – JSON Syntax</w:t>
        </w:r>
        <w:r>
          <w:rPr>
            <w:noProof/>
            <w:webHidden/>
          </w:rPr>
          <w:tab/>
        </w:r>
        <w:r>
          <w:rPr>
            <w:noProof/>
            <w:webHidden/>
          </w:rPr>
          <w:fldChar w:fldCharType="begin"/>
        </w:r>
        <w:r>
          <w:rPr>
            <w:noProof/>
            <w:webHidden/>
          </w:rPr>
          <w:instrText xml:space="preserve"> PAGEREF _Toc10198508 \h </w:instrText>
        </w:r>
        <w:r>
          <w:rPr>
            <w:noProof/>
            <w:webHidden/>
          </w:rPr>
        </w:r>
      </w:ins>
      <w:r>
        <w:rPr>
          <w:noProof/>
          <w:webHidden/>
        </w:rPr>
        <w:fldChar w:fldCharType="separate"/>
      </w:r>
      <w:ins w:id="272" w:author="Andreas Kuehne" w:date="2019-05-31T12:34:00Z">
        <w:r>
          <w:rPr>
            <w:noProof/>
            <w:webHidden/>
          </w:rPr>
          <w:t>36</w:t>
        </w:r>
        <w:r>
          <w:rPr>
            <w:noProof/>
            <w:webHidden/>
          </w:rPr>
          <w:fldChar w:fldCharType="end"/>
        </w:r>
        <w:r w:rsidRPr="00B25BEF">
          <w:rPr>
            <w:rStyle w:val="Hyperlink"/>
            <w:noProof/>
          </w:rPr>
          <w:fldChar w:fldCharType="end"/>
        </w:r>
      </w:ins>
    </w:p>
    <w:p w14:paraId="2B556DDE" w14:textId="78709B06" w:rsidR="00A71F46" w:rsidRDefault="00A71F46">
      <w:pPr>
        <w:pStyle w:val="Verzeichnis4"/>
        <w:tabs>
          <w:tab w:val="right" w:leader="dot" w:pos="9350"/>
        </w:tabs>
        <w:rPr>
          <w:ins w:id="273" w:author="Andreas Kuehne" w:date="2019-05-31T12:34:00Z"/>
          <w:rFonts w:asciiTheme="minorHAnsi" w:eastAsiaTheme="minorEastAsia" w:hAnsiTheme="minorHAnsi" w:cstheme="minorBidi"/>
          <w:noProof/>
          <w:sz w:val="22"/>
          <w:szCs w:val="22"/>
          <w:lang w:val="en-GB" w:eastAsia="en-GB"/>
        </w:rPr>
      </w:pPr>
      <w:ins w:id="27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"_Toc10198509"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4.2.10.2</w:t>
        </w:r>
        <w:r w:rsidRPr="00B25BEF">
          <w:rPr>
            <w:rStyle w:val="Hyperlink"/>
            <w:noProof/>
          </w:rPr>
          <w:t xml:space="preserve"> RequestBase – XML Syntax</w:t>
        </w:r>
        <w:r>
          <w:rPr>
            <w:noProof/>
            <w:webHidden/>
          </w:rPr>
          <w:tab/>
        </w:r>
        <w:r>
          <w:rPr>
            <w:noProof/>
            <w:webHidden/>
          </w:rPr>
          <w:fldChar w:fldCharType="begin"/>
        </w:r>
        <w:r>
          <w:rPr>
            <w:noProof/>
            <w:webHidden/>
          </w:rPr>
          <w:instrText xml:space="preserve"> PAGEREF _Toc10198509 \h </w:instrText>
        </w:r>
        <w:r>
          <w:rPr>
            <w:noProof/>
            <w:webHidden/>
          </w:rPr>
        </w:r>
      </w:ins>
      <w:r>
        <w:rPr>
          <w:noProof/>
          <w:webHidden/>
        </w:rPr>
        <w:fldChar w:fldCharType="separate"/>
      </w:r>
      <w:ins w:id="275" w:author="Andreas Kuehne" w:date="2019-05-31T12:34:00Z">
        <w:r>
          <w:rPr>
            <w:noProof/>
            <w:webHidden/>
          </w:rPr>
          <w:t>36</w:t>
        </w:r>
        <w:r>
          <w:rPr>
            <w:noProof/>
            <w:webHidden/>
          </w:rPr>
          <w:fldChar w:fldCharType="end"/>
        </w:r>
        <w:r w:rsidRPr="00B25BEF">
          <w:rPr>
            <w:rStyle w:val="Hyperlink"/>
            <w:noProof/>
          </w:rPr>
          <w:fldChar w:fldCharType="end"/>
        </w:r>
      </w:ins>
    </w:p>
    <w:p w14:paraId="0764A356" w14:textId="00A0AEF0" w:rsidR="00A71F46" w:rsidRDefault="00A71F46">
      <w:pPr>
        <w:pStyle w:val="Verzeichnis3"/>
        <w:tabs>
          <w:tab w:val="right" w:leader="dot" w:pos="9350"/>
        </w:tabs>
        <w:rPr>
          <w:ins w:id="276" w:author="Andreas Kuehne" w:date="2019-05-31T12:34:00Z"/>
          <w:rFonts w:asciiTheme="minorHAnsi" w:eastAsiaTheme="minorEastAsia" w:hAnsiTheme="minorHAnsi" w:cstheme="minorBidi"/>
          <w:noProof/>
          <w:sz w:val="22"/>
          <w:szCs w:val="22"/>
          <w:lang w:val="en-GB" w:eastAsia="en-GB"/>
        </w:rPr>
      </w:pPr>
      <w:ins w:id="27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4.2.11</w:t>
        </w:r>
        <w:r w:rsidRPr="00B25BEF">
          <w:rPr>
            <w:rStyle w:val="Hyperlink"/>
            <w:noProof/>
          </w:rPr>
          <w:t xml:space="preserve"> Component ResponseBase</w:t>
        </w:r>
        <w:r>
          <w:rPr>
            <w:noProof/>
            <w:webHidden/>
          </w:rPr>
          <w:tab/>
        </w:r>
        <w:r>
          <w:rPr>
            <w:noProof/>
            <w:webHidden/>
          </w:rPr>
          <w:fldChar w:fldCharType="begin"/>
        </w:r>
        <w:r>
          <w:rPr>
            <w:noProof/>
            <w:webHidden/>
          </w:rPr>
          <w:instrText xml:space="preserve"> PAGEREF _Toc10198510 \h </w:instrText>
        </w:r>
        <w:r>
          <w:rPr>
            <w:noProof/>
            <w:webHidden/>
          </w:rPr>
        </w:r>
      </w:ins>
      <w:r>
        <w:rPr>
          <w:noProof/>
          <w:webHidden/>
        </w:rPr>
        <w:fldChar w:fldCharType="separate"/>
      </w:r>
      <w:ins w:id="278" w:author="Andreas Kuehne" w:date="2019-05-31T12:34:00Z">
        <w:r>
          <w:rPr>
            <w:noProof/>
            <w:webHidden/>
          </w:rPr>
          <w:t>37</w:t>
        </w:r>
        <w:r>
          <w:rPr>
            <w:noProof/>
            <w:webHidden/>
          </w:rPr>
          <w:fldChar w:fldCharType="end"/>
        </w:r>
        <w:r w:rsidRPr="00B25BEF">
          <w:rPr>
            <w:rStyle w:val="Hyperlink"/>
            <w:noProof/>
          </w:rPr>
          <w:fldChar w:fldCharType="end"/>
        </w:r>
      </w:ins>
    </w:p>
    <w:p w14:paraId="3ADACADF" w14:textId="5348F3B2" w:rsidR="00A71F46" w:rsidRDefault="00A71F46">
      <w:pPr>
        <w:pStyle w:val="Verzeichnis4"/>
        <w:tabs>
          <w:tab w:val="right" w:leader="dot" w:pos="9350"/>
        </w:tabs>
        <w:rPr>
          <w:ins w:id="279" w:author="Andreas Kuehne" w:date="2019-05-31T12:34:00Z"/>
          <w:rFonts w:asciiTheme="minorHAnsi" w:eastAsiaTheme="minorEastAsia" w:hAnsiTheme="minorHAnsi" w:cstheme="minorBidi"/>
          <w:noProof/>
          <w:sz w:val="22"/>
          <w:szCs w:val="22"/>
          <w:lang w:val="en-GB" w:eastAsia="en-GB"/>
        </w:rPr>
      </w:pPr>
      <w:ins w:id="28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4.2.11.1</w:t>
        </w:r>
        <w:r w:rsidRPr="00B25BEF">
          <w:rPr>
            <w:rStyle w:val="Hyperlink"/>
            <w:noProof/>
          </w:rPr>
          <w:t xml:space="preserve"> ResponseBase – JSON Syntax</w:t>
        </w:r>
        <w:r>
          <w:rPr>
            <w:noProof/>
            <w:webHidden/>
          </w:rPr>
          <w:tab/>
        </w:r>
        <w:r>
          <w:rPr>
            <w:noProof/>
            <w:webHidden/>
          </w:rPr>
          <w:fldChar w:fldCharType="begin"/>
        </w:r>
        <w:r>
          <w:rPr>
            <w:noProof/>
            <w:webHidden/>
          </w:rPr>
          <w:instrText xml:space="preserve"> PAGEREF _Toc10198511 \h </w:instrText>
        </w:r>
        <w:r>
          <w:rPr>
            <w:noProof/>
            <w:webHidden/>
          </w:rPr>
        </w:r>
      </w:ins>
      <w:r>
        <w:rPr>
          <w:noProof/>
          <w:webHidden/>
        </w:rPr>
        <w:fldChar w:fldCharType="separate"/>
      </w:r>
      <w:ins w:id="281" w:author="Andreas Kuehne" w:date="2019-05-31T12:34:00Z">
        <w:r>
          <w:rPr>
            <w:noProof/>
            <w:webHidden/>
          </w:rPr>
          <w:t>37</w:t>
        </w:r>
        <w:r>
          <w:rPr>
            <w:noProof/>
            <w:webHidden/>
          </w:rPr>
          <w:fldChar w:fldCharType="end"/>
        </w:r>
        <w:r w:rsidRPr="00B25BEF">
          <w:rPr>
            <w:rStyle w:val="Hyperlink"/>
            <w:noProof/>
          </w:rPr>
          <w:fldChar w:fldCharType="end"/>
        </w:r>
      </w:ins>
    </w:p>
    <w:p w14:paraId="76A5A26D" w14:textId="28942F26" w:rsidR="00A71F46" w:rsidRDefault="00A71F46">
      <w:pPr>
        <w:pStyle w:val="Verzeichnis4"/>
        <w:tabs>
          <w:tab w:val="right" w:leader="dot" w:pos="9350"/>
        </w:tabs>
        <w:rPr>
          <w:ins w:id="282" w:author="Andreas Kuehne" w:date="2019-05-31T12:34:00Z"/>
          <w:rFonts w:asciiTheme="minorHAnsi" w:eastAsiaTheme="minorEastAsia" w:hAnsiTheme="minorHAnsi" w:cstheme="minorBidi"/>
          <w:noProof/>
          <w:sz w:val="22"/>
          <w:szCs w:val="22"/>
          <w:lang w:val="en-GB" w:eastAsia="en-GB"/>
        </w:rPr>
      </w:pPr>
      <w:ins w:id="28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4.2.11.2</w:t>
        </w:r>
        <w:r w:rsidRPr="00B25BEF">
          <w:rPr>
            <w:rStyle w:val="Hyperlink"/>
            <w:noProof/>
          </w:rPr>
          <w:t xml:space="preserve"> ResponseBase – XML Syntax</w:t>
        </w:r>
        <w:r>
          <w:rPr>
            <w:noProof/>
            <w:webHidden/>
          </w:rPr>
          <w:tab/>
        </w:r>
        <w:r>
          <w:rPr>
            <w:noProof/>
            <w:webHidden/>
          </w:rPr>
          <w:fldChar w:fldCharType="begin"/>
        </w:r>
        <w:r>
          <w:rPr>
            <w:noProof/>
            <w:webHidden/>
          </w:rPr>
          <w:instrText xml:space="preserve"> PAGEREF _Toc10198512 \h </w:instrText>
        </w:r>
        <w:r>
          <w:rPr>
            <w:noProof/>
            <w:webHidden/>
          </w:rPr>
        </w:r>
      </w:ins>
      <w:r>
        <w:rPr>
          <w:noProof/>
          <w:webHidden/>
        </w:rPr>
        <w:fldChar w:fldCharType="separate"/>
      </w:r>
      <w:ins w:id="284" w:author="Andreas Kuehne" w:date="2019-05-31T12:34:00Z">
        <w:r>
          <w:rPr>
            <w:noProof/>
            <w:webHidden/>
          </w:rPr>
          <w:t>38</w:t>
        </w:r>
        <w:r>
          <w:rPr>
            <w:noProof/>
            <w:webHidden/>
          </w:rPr>
          <w:fldChar w:fldCharType="end"/>
        </w:r>
        <w:r w:rsidRPr="00B25BEF">
          <w:rPr>
            <w:rStyle w:val="Hyperlink"/>
            <w:noProof/>
          </w:rPr>
          <w:fldChar w:fldCharType="end"/>
        </w:r>
      </w:ins>
    </w:p>
    <w:p w14:paraId="4B55327F" w14:textId="3DF8C83C" w:rsidR="00A71F46" w:rsidRDefault="00A71F46">
      <w:pPr>
        <w:pStyle w:val="Verzeichnis2"/>
        <w:tabs>
          <w:tab w:val="right" w:leader="dot" w:pos="9350"/>
        </w:tabs>
        <w:rPr>
          <w:ins w:id="285" w:author="Andreas Kuehne" w:date="2019-05-31T12:34:00Z"/>
          <w:rFonts w:asciiTheme="minorHAnsi" w:eastAsiaTheme="minorEastAsia" w:hAnsiTheme="minorHAnsi" w:cstheme="minorBidi"/>
          <w:noProof/>
          <w:sz w:val="22"/>
          <w:szCs w:val="22"/>
          <w:lang w:val="en-GB" w:eastAsia="en-GB"/>
        </w:rPr>
      </w:pPr>
      <w:ins w:id="28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4.3 Operation requests and responses</w:t>
        </w:r>
        <w:r>
          <w:rPr>
            <w:noProof/>
            <w:webHidden/>
          </w:rPr>
          <w:tab/>
        </w:r>
        <w:r>
          <w:rPr>
            <w:noProof/>
            <w:webHidden/>
          </w:rPr>
          <w:fldChar w:fldCharType="begin"/>
        </w:r>
        <w:r>
          <w:rPr>
            <w:noProof/>
            <w:webHidden/>
          </w:rPr>
          <w:instrText xml:space="preserve"> PAGEREF _Toc10198513 \h </w:instrText>
        </w:r>
        <w:r>
          <w:rPr>
            <w:noProof/>
            <w:webHidden/>
          </w:rPr>
        </w:r>
      </w:ins>
      <w:r>
        <w:rPr>
          <w:noProof/>
          <w:webHidden/>
        </w:rPr>
        <w:fldChar w:fldCharType="separate"/>
      </w:r>
      <w:ins w:id="287" w:author="Andreas Kuehne" w:date="2019-05-31T12:34:00Z">
        <w:r>
          <w:rPr>
            <w:noProof/>
            <w:webHidden/>
          </w:rPr>
          <w:t>38</w:t>
        </w:r>
        <w:r>
          <w:rPr>
            <w:noProof/>
            <w:webHidden/>
          </w:rPr>
          <w:fldChar w:fldCharType="end"/>
        </w:r>
        <w:r w:rsidRPr="00B25BEF">
          <w:rPr>
            <w:rStyle w:val="Hyperlink"/>
            <w:noProof/>
          </w:rPr>
          <w:fldChar w:fldCharType="end"/>
        </w:r>
      </w:ins>
    </w:p>
    <w:p w14:paraId="1E7F1891" w14:textId="33DD4F9F" w:rsidR="00A71F46" w:rsidRDefault="00A71F46">
      <w:pPr>
        <w:pStyle w:val="Verzeichnis3"/>
        <w:tabs>
          <w:tab w:val="right" w:leader="dot" w:pos="9350"/>
        </w:tabs>
        <w:rPr>
          <w:ins w:id="288" w:author="Andreas Kuehne" w:date="2019-05-31T12:34:00Z"/>
          <w:rFonts w:asciiTheme="minorHAnsi" w:eastAsiaTheme="minorEastAsia" w:hAnsiTheme="minorHAnsi" w:cstheme="minorBidi"/>
          <w:noProof/>
          <w:sz w:val="22"/>
          <w:szCs w:val="22"/>
          <w:lang w:val="en-GB" w:eastAsia="en-GB"/>
        </w:rPr>
      </w:pPr>
      <w:ins w:id="28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4.3.1</w:t>
        </w:r>
        <w:r w:rsidRPr="00B25BEF">
          <w:rPr>
            <w:rStyle w:val="Hyperlink"/>
            <w:noProof/>
          </w:rPr>
          <w:t xml:space="preserve"> Component SignRequest</w:t>
        </w:r>
        <w:r>
          <w:rPr>
            <w:noProof/>
            <w:webHidden/>
          </w:rPr>
          <w:tab/>
        </w:r>
        <w:r>
          <w:rPr>
            <w:noProof/>
            <w:webHidden/>
          </w:rPr>
          <w:fldChar w:fldCharType="begin"/>
        </w:r>
        <w:r>
          <w:rPr>
            <w:noProof/>
            <w:webHidden/>
          </w:rPr>
          <w:instrText xml:space="preserve"> PAGEREF _Toc10198514 \h </w:instrText>
        </w:r>
        <w:r>
          <w:rPr>
            <w:noProof/>
            <w:webHidden/>
          </w:rPr>
        </w:r>
      </w:ins>
      <w:r>
        <w:rPr>
          <w:noProof/>
          <w:webHidden/>
        </w:rPr>
        <w:fldChar w:fldCharType="separate"/>
      </w:r>
      <w:ins w:id="290" w:author="Andreas Kuehne" w:date="2019-05-31T12:34:00Z">
        <w:r>
          <w:rPr>
            <w:noProof/>
            <w:webHidden/>
          </w:rPr>
          <w:t>38</w:t>
        </w:r>
        <w:r>
          <w:rPr>
            <w:noProof/>
            <w:webHidden/>
          </w:rPr>
          <w:fldChar w:fldCharType="end"/>
        </w:r>
        <w:r w:rsidRPr="00B25BEF">
          <w:rPr>
            <w:rStyle w:val="Hyperlink"/>
            <w:noProof/>
          </w:rPr>
          <w:fldChar w:fldCharType="end"/>
        </w:r>
      </w:ins>
    </w:p>
    <w:p w14:paraId="0CDE31C5" w14:textId="3797B88C" w:rsidR="00A71F46" w:rsidRDefault="00A71F46">
      <w:pPr>
        <w:pStyle w:val="Verzeichnis4"/>
        <w:tabs>
          <w:tab w:val="right" w:leader="dot" w:pos="9350"/>
        </w:tabs>
        <w:rPr>
          <w:ins w:id="291" w:author="Andreas Kuehne" w:date="2019-05-31T12:34:00Z"/>
          <w:rFonts w:asciiTheme="minorHAnsi" w:eastAsiaTheme="minorEastAsia" w:hAnsiTheme="minorHAnsi" w:cstheme="minorBidi"/>
          <w:noProof/>
          <w:sz w:val="22"/>
          <w:szCs w:val="22"/>
          <w:lang w:val="en-GB" w:eastAsia="en-GB"/>
        </w:rPr>
      </w:pPr>
      <w:ins w:id="29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4.3.1.1</w:t>
        </w:r>
        <w:r w:rsidRPr="00B25BEF">
          <w:rPr>
            <w:rStyle w:val="Hyperlink"/>
            <w:noProof/>
          </w:rPr>
          <w:t xml:space="preserve"> SignRequest – JSON Syntax</w:t>
        </w:r>
        <w:r>
          <w:rPr>
            <w:noProof/>
            <w:webHidden/>
          </w:rPr>
          <w:tab/>
        </w:r>
        <w:r>
          <w:rPr>
            <w:noProof/>
            <w:webHidden/>
          </w:rPr>
          <w:fldChar w:fldCharType="begin"/>
        </w:r>
        <w:r>
          <w:rPr>
            <w:noProof/>
            <w:webHidden/>
          </w:rPr>
          <w:instrText xml:space="preserve"> PAGEREF _Toc10198515 \h </w:instrText>
        </w:r>
        <w:r>
          <w:rPr>
            <w:noProof/>
            <w:webHidden/>
          </w:rPr>
        </w:r>
      </w:ins>
      <w:r>
        <w:rPr>
          <w:noProof/>
          <w:webHidden/>
        </w:rPr>
        <w:fldChar w:fldCharType="separate"/>
      </w:r>
      <w:ins w:id="293" w:author="Andreas Kuehne" w:date="2019-05-31T12:34:00Z">
        <w:r>
          <w:rPr>
            <w:noProof/>
            <w:webHidden/>
          </w:rPr>
          <w:t>38</w:t>
        </w:r>
        <w:r>
          <w:rPr>
            <w:noProof/>
            <w:webHidden/>
          </w:rPr>
          <w:fldChar w:fldCharType="end"/>
        </w:r>
        <w:r w:rsidRPr="00B25BEF">
          <w:rPr>
            <w:rStyle w:val="Hyperlink"/>
            <w:noProof/>
          </w:rPr>
          <w:fldChar w:fldCharType="end"/>
        </w:r>
      </w:ins>
    </w:p>
    <w:p w14:paraId="432803CB" w14:textId="36A5D4B9" w:rsidR="00A71F46" w:rsidRDefault="00A71F46">
      <w:pPr>
        <w:pStyle w:val="Verzeichnis4"/>
        <w:tabs>
          <w:tab w:val="right" w:leader="dot" w:pos="9350"/>
        </w:tabs>
        <w:rPr>
          <w:ins w:id="294" w:author="Andreas Kuehne" w:date="2019-05-31T12:34:00Z"/>
          <w:rFonts w:asciiTheme="minorHAnsi" w:eastAsiaTheme="minorEastAsia" w:hAnsiTheme="minorHAnsi" w:cstheme="minorBidi"/>
          <w:noProof/>
          <w:sz w:val="22"/>
          <w:szCs w:val="22"/>
          <w:lang w:val="en-GB" w:eastAsia="en-GB"/>
        </w:rPr>
      </w:pPr>
      <w:ins w:id="29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4.3.1.2</w:t>
        </w:r>
        <w:r w:rsidRPr="00B25BEF">
          <w:rPr>
            <w:rStyle w:val="Hyperlink"/>
            <w:noProof/>
          </w:rPr>
          <w:t xml:space="preserve"> SignRequest – XML Syntax</w:t>
        </w:r>
        <w:r>
          <w:rPr>
            <w:noProof/>
            <w:webHidden/>
          </w:rPr>
          <w:tab/>
        </w:r>
        <w:r>
          <w:rPr>
            <w:noProof/>
            <w:webHidden/>
          </w:rPr>
          <w:fldChar w:fldCharType="begin"/>
        </w:r>
        <w:r>
          <w:rPr>
            <w:noProof/>
            <w:webHidden/>
          </w:rPr>
          <w:instrText xml:space="preserve"> PAGEREF _Toc10198516 \h </w:instrText>
        </w:r>
        <w:r>
          <w:rPr>
            <w:noProof/>
            <w:webHidden/>
          </w:rPr>
        </w:r>
      </w:ins>
      <w:r>
        <w:rPr>
          <w:noProof/>
          <w:webHidden/>
        </w:rPr>
        <w:fldChar w:fldCharType="separate"/>
      </w:r>
      <w:ins w:id="296" w:author="Andreas Kuehne" w:date="2019-05-31T12:34:00Z">
        <w:r>
          <w:rPr>
            <w:noProof/>
            <w:webHidden/>
          </w:rPr>
          <w:t>39</w:t>
        </w:r>
        <w:r>
          <w:rPr>
            <w:noProof/>
            <w:webHidden/>
          </w:rPr>
          <w:fldChar w:fldCharType="end"/>
        </w:r>
        <w:r w:rsidRPr="00B25BEF">
          <w:rPr>
            <w:rStyle w:val="Hyperlink"/>
            <w:noProof/>
          </w:rPr>
          <w:fldChar w:fldCharType="end"/>
        </w:r>
      </w:ins>
    </w:p>
    <w:p w14:paraId="7126698C" w14:textId="38D6DF5C" w:rsidR="00A71F46" w:rsidRDefault="00A71F46">
      <w:pPr>
        <w:pStyle w:val="Verzeichnis3"/>
        <w:tabs>
          <w:tab w:val="right" w:leader="dot" w:pos="9350"/>
        </w:tabs>
        <w:rPr>
          <w:ins w:id="297" w:author="Andreas Kuehne" w:date="2019-05-31T12:34:00Z"/>
          <w:rFonts w:asciiTheme="minorHAnsi" w:eastAsiaTheme="minorEastAsia" w:hAnsiTheme="minorHAnsi" w:cstheme="minorBidi"/>
          <w:noProof/>
          <w:sz w:val="22"/>
          <w:szCs w:val="22"/>
          <w:lang w:val="en-GB" w:eastAsia="en-GB"/>
        </w:rPr>
      </w:pPr>
      <w:ins w:id="29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4.3.2</w:t>
        </w:r>
        <w:r w:rsidRPr="00B25BEF">
          <w:rPr>
            <w:rStyle w:val="Hyperlink"/>
            <w:noProof/>
          </w:rPr>
          <w:t xml:space="preserve"> Component SignResponse</w:t>
        </w:r>
        <w:r>
          <w:rPr>
            <w:noProof/>
            <w:webHidden/>
          </w:rPr>
          <w:tab/>
        </w:r>
        <w:r>
          <w:rPr>
            <w:noProof/>
            <w:webHidden/>
          </w:rPr>
          <w:fldChar w:fldCharType="begin"/>
        </w:r>
        <w:r>
          <w:rPr>
            <w:noProof/>
            <w:webHidden/>
          </w:rPr>
          <w:instrText xml:space="preserve"> PAGEREF _Toc10198517 \h </w:instrText>
        </w:r>
        <w:r>
          <w:rPr>
            <w:noProof/>
            <w:webHidden/>
          </w:rPr>
        </w:r>
      </w:ins>
      <w:r>
        <w:rPr>
          <w:noProof/>
          <w:webHidden/>
        </w:rPr>
        <w:fldChar w:fldCharType="separate"/>
      </w:r>
      <w:ins w:id="299" w:author="Andreas Kuehne" w:date="2019-05-31T12:34:00Z">
        <w:r>
          <w:rPr>
            <w:noProof/>
            <w:webHidden/>
          </w:rPr>
          <w:t>39</w:t>
        </w:r>
        <w:r>
          <w:rPr>
            <w:noProof/>
            <w:webHidden/>
          </w:rPr>
          <w:fldChar w:fldCharType="end"/>
        </w:r>
        <w:r w:rsidRPr="00B25BEF">
          <w:rPr>
            <w:rStyle w:val="Hyperlink"/>
            <w:noProof/>
          </w:rPr>
          <w:fldChar w:fldCharType="end"/>
        </w:r>
      </w:ins>
    </w:p>
    <w:p w14:paraId="69AC01CA" w14:textId="5D229579" w:rsidR="00A71F46" w:rsidRDefault="00A71F46">
      <w:pPr>
        <w:pStyle w:val="Verzeichnis4"/>
        <w:tabs>
          <w:tab w:val="right" w:leader="dot" w:pos="9350"/>
        </w:tabs>
        <w:rPr>
          <w:ins w:id="300" w:author="Andreas Kuehne" w:date="2019-05-31T12:34:00Z"/>
          <w:rFonts w:asciiTheme="minorHAnsi" w:eastAsiaTheme="minorEastAsia" w:hAnsiTheme="minorHAnsi" w:cstheme="minorBidi"/>
          <w:noProof/>
          <w:sz w:val="22"/>
          <w:szCs w:val="22"/>
          <w:lang w:val="en-GB" w:eastAsia="en-GB"/>
        </w:rPr>
      </w:pPr>
      <w:ins w:id="30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4.3.2.1</w:t>
        </w:r>
        <w:r w:rsidRPr="00B25BEF">
          <w:rPr>
            <w:rStyle w:val="Hyperlink"/>
            <w:noProof/>
          </w:rPr>
          <w:t xml:space="preserve"> SignResponse – JSON Syntax</w:t>
        </w:r>
        <w:r>
          <w:rPr>
            <w:noProof/>
            <w:webHidden/>
          </w:rPr>
          <w:tab/>
        </w:r>
        <w:r>
          <w:rPr>
            <w:noProof/>
            <w:webHidden/>
          </w:rPr>
          <w:fldChar w:fldCharType="begin"/>
        </w:r>
        <w:r>
          <w:rPr>
            <w:noProof/>
            <w:webHidden/>
          </w:rPr>
          <w:instrText xml:space="preserve"> PAGEREF _Toc10198518 \h </w:instrText>
        </w:r>
        <w:r>
          <w:rPr>
            <w:noProof/>
            <w:webHidden/>
          </w:rPr>
        </w:r>
      </w:ins>
      <w:r>
        <w:rPr>
          <w:noProof/>
          <w:webHidden/>
        </w:rPr>
        <w:fldChar w:fldCharType="separate"/>
      </w:r>
      <w:ins w:id="302" w:author="Andreas Kuehne" w:date="2019-05-31T12:34:00Z">
        <w:r>
          <w:rPr>
            <w:noProof/>
            <w:webHidden/>
          </w:rPr>
          <w:t>40</w:t>
        </w:r>
        <w:r>
          <w:rPr>
            <w:noProof/>
            <w:webHidden/>
          </w:rPr>
          <w:fldChar w:fldCharType="end"/>
        </w:r>
        <w:r w:rsidRPr="00B25BEF">
          <w:rPr>
            <w:rStyle w:val="Hyperlink"/>
            <w:noProof/>
          </w:rPr>
          <w:fldChar w:fldCharType="end"/>
        </w:r>
      </w:ins>
    </w:p>
    <w:p w14:paraId="06CD8BD0" w14:textId="5136639F" w:rsidR="00A71F46" w:rsidRDefault="00A71F46">
      <w:pPr>
        <w:pStyle w:val="Verzeichnis4"/>
        <w:tabs>
          <w:tab w:val="right" w:leader="dot" w:pos="9350"/>
        </w:tabs>
        <w:rPr>
          <w:ins w:id="303" w:author="Andreas Kuehne" w:date="2019-05-31T12:34:00Z"/>
          <w:rFonts w:asciiTheme="minorHAnsi" w:eastAsiaTheme="minorEastAsia" w:hAnsiTheme="minorHAnsi" w:cstheme="minorBidi"/>
          <w:noProof/>
          <w:sz w:val="22"/>
          <w:szCs w:val="22"/>
          <w:lang w:val="en-GB" w:eastAsia="en-GB"/>
        </w:rPr>
      </w:pPr>
      <w:ins w:id="30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"_Toc10198519"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4.3.2.2</w:t>
        </w:r>
        <w:r w:rsidRPr="00B25BEF">
          <w:rPr>
            <w:rStyle w:val="Hyperlink"/>
            <w:noProof/>
          </w:rPr>
          <w:t xml:space="preserve"> SignResponse – XML Syntax</w:t>
        </w:r>
        <w:r>
          <w:rPr>
            <w:noProof/>
            <w:webHidden/>
          </w:rPr>
          <w:tab/>
        </w:r>
        <w:r>
          <w:rPr>
            <w:noProof/>
            <w:webHidden/>
          </w:rPr>
          <w:fldChar w:fldCharType="begin"/>
        </w:r>
        <w:r>
          <w:rPr>
            <w:noProof/>
            <w:webHidden/>
          </w:rPr>
          <w:instrText xml:space="preserve"> PAGEREF _Toc10198519 \h </w:instrText>
        </w:r>
        <w:r>
          <w:rPr>
            <w:noProof/>
            <w:webHidden/>
          </w:rPr>
        </w:r>
      </w:ins>
      <w:r>
        <w:rPr>
          <w:noProof/>
          <w:webHidden/>
        </w:rPr>
        <w:fldChar w:fldCharType="separate"/>
      </w:r>
      <w:ins w:id="305" w:author="Andreas Kuehne" w:date="2019-05-31T12:34:00Z">
        <w:r>
          <w:rPr>
            <w:noProof/>
            <w:webHidden/>
          </w:rPr>
          <w:t>41</w:t>
        </w:r>
        <w:r>
          <w:rPr>
            <w:noProof/>
            <w:webHidden/>
          </w:rPr>
          <w:fldChar w:fldCharType="end"/>
        </w:r>
        <w:r w:rsidRPr="00B25BEF">
          <w:rPr>
            <w:rStyle w:val="Hyperlink"/>
            <w:noProof/>
          </w:rPr>
          <w:fldChar w:fldCharType="end"/>
        </w:r>
      </w:ins>
    </w:p>
    <w:p w14:paraId="16794D7B" w14:textId="786D95BA" w:rsidR="00A71F46" w:rsidRDefault="00A71F46">
      <w:pPr>
        <w:pStyle w:val="Verzeichnis3"/>
        <w:tabs>
          <w:tab w:val="right" w:leader="dot" w:pos="9350"/>
        </w:tabs>
        <w:rPr>
          <w:ins w:id="306" w:author="Andreas Kuehne" w:date="2019-05-31T12:34:00Z"/>
          <w:rFonts w:asciiTheme="minorHAnsi" w:eastAsiaTheme="minorEastAsia" w:hAnsiTheme="minorHAnsi" w:cstheme="minorBidi"/>
          <w:noProof/>
          <w:sz w:val="22"/>
          <w:szCs w:val="22"/>
          <w:lang w:val="en-GB" w:eastAsia="en-GB"/>
        </w:rPr>
      </w:pPr>
      <w:ins w:id="30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4.3.3</w:t>
        </w:r>
        <w:r w:rsidRPr="00B25BEF">
          <w:rPr>
            <w:rStyle w:val="Hyperlink"/>
            <w:noProof/>
          </w:rPr>
          <w:t xml:space="preserve"> Component VerifyRequest</w:t>
        </w:r>
        <w:r>
          <w:rPr>
            <w:noProof/>
            <w:webHidden/>
          </w:rPr>
          <w:tab/>
        </w:r>
        <w:r>
          <w:rPr>
            <w:noProof/>
            <w:webHidden/>
          </w:rPr>
          <w:fldChar w:fldCharType="begin"/>
        </w:r>
        <w:r>
          <w:rPr>
            <w:noProof/>
            <w:webHidden/>
          </w:rPr>
          <w:instrText xml:space="preserve"> PAGEREF _Toc10198520 \h </w:instrText>
        </w:r>
        <w:r>
          <w:rPr>
            <w:noProof/>
            <w:webHidden/>
          </w:rPr>
        </w:r>
      </w:ins>
      <w:r>
        <w:rPr>
          <w:noProof/>
          <w:webHidden/>
        </w:rPr>
        <w:fldChar w:fldCharType="separate"/>
      </w:r>
      <w:ins w:id="308" w:author="Andreas Kuehne" w:date="2019-05-31T12:34:00Z">
        <w:r>
          <w:rPr>
            <w:noProof/>
            <w:webHidden/>
          </w:rPr>
          <w:t>41</w:t>
        </w:r>
        <w:r>
          <w:rPr>
            <w:noProof/>
            <w:webHidden/>
          </w:rPr>
          <w:fldChar w:fldCharType="end"/>
        </w:r>
        <w:r w:rsidRPr="00B25BEF">
          <w:rPr>
            <w:rStyle w:val="Hyperlink"/>
            <w:noProof/>
          </w:rPr>
          <w:fldChar w:fldCharType="end"/>
        </w:r>
      </w:ins>
    </w:p>
    <w:p w14:paraId="469E33E3" w14:textId="1D08E12B" w:rsidR="00A71F46" w:rsidRDefault="00A71F46">
      <w:pPr>
        <w:pStyle w:val="Verzeichnis4"/>
        <w:tabs>
          <w:tab w:val="right" w:leader="dot" w:pos="9350"/>
        </w:tabs>
        <w:rPr>
          <w:ins w:id="309" w:author="Andreas Kuehne" w:date="2019-05-31T12:34:00Z"/>
          <w:rFonts w:asciiTheme="minorHAnsi" w:eastAsiaTheme="minorEastAsia" w:hAnsiTheme="minorHAnsi" w:cstheme="minorBidi"/>
          <w:noProof/>
          <w:sz w:val="22"/>
          <w:szCs w:val="22"/>
          <w:lang w:val="en-GB" w:eastAsia="en-GB"/>
        </w:rPr>
      </w:pPr>
      <w:ins w:id="31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4.3.3.1</w:t>
        </w:r>
        <w:r w:rsidRPr="00B25BEF">
          <w:rPr>
            <w:rStyle w:val="Hyperlink"/>
            <w:noProof/>
          </w:rPr>
          <w:t xml:space="preserve"> VerifyRequest – JSON Syntax</w:t>
        </w:r>
        <w:r>
          <w:rPr>
            <w:noProof/>
            <w:webHidden/>
          </w:rPr>
          <w:tab/>
        </w:r>
        <w:r>
          <w:rPr>
            <w:noProof/>
            <w:webHidden/>
          </w:rPr>
          <w:fldChar w:fldCharType="begin"/>
        </w:r>
        <w:r>
          <w:rPr>
            <w:noProof/>
            <w:webHidden/>
          </w:rPr>
          <w:instrText xml:space="preserve"> PAGEREF _Toc10198521 \h </w:instrText>
        </w:r>
        <w:r>
          <w:rPr>
            <w:noProof/>
            <w:webHidden/>
          </w:rPr>
        </w:r>
      </w:ins>
      <w:r>
        <w:rPr>
          <w:noProof/>
          <w:webHidden/>
        </w:rPr>
        <w:fldChar w:fldCharType="separate"/>
      </w:r>
      <w:ins w:id="311" w:author="Andreas Kuehne" w:date="2019-05-31T12:34:00Z">
        <w:r>
          <w:rPr>
            <w:noProof/>
            <w:webHidden/>
          </w:rPr>
          <w:t>41</w:t>
        </w:r>
        <w:r>
          <w:rPr>
            <w:noProof/>
            <w:webHidden/>
          </w:rPr>
          <w:fldChar w:fldCharType="end"/>
        </w:r>
        <w:r w:rsidRPr="00B25BEF">
          <w:rPr>
            <w:rStyle w:val="Hyperlink"/>
            <w:noProof/>
          </w:rPr>
          <w:fldChar w:fldCharType="end"/>
        </w:r>
      </w:ins>
    </w:p>
    <w:p w14:paraId="3E395AE4" w14:textId="4E72464F" w:rsidR="00A71F46" w:rsidRDefault="00A71F46">
      <w:pPr>
        <w:pStyle w:val="Verzeichnis4"/>
        <w:tabs>
          <w:tab w:val="right" w:leader="dot" w:pos="9350"/>
        </w:tabs>
        <w:rPr>
          <w:ins w:id="312" w:author="Andreas Kuehne" w:date="2019-05-31T12:34:00Z"/>
          <w:rFonts w:asciiTheme="minorHAnsi" w:eastAsiaTheme="minorEastAsia" w:hAnsiTheme="minorHAnsi" w:cstheme="minorBidi"/>
          <w:noProof/>
          <w:sz w:val="22"/>
          <w:szCs w:val="22"/>
          <w:lang w:val="en-GB" w:eastAsia="en-GB"/>
        </w:rPr>
      </w:pPr>
      <w:ins w:id="31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4.3.3.2</w:t>
        </w:r>
        <w:r w:rsidRPr="00B25BEF">
          <w:rPr>
            <w:rStyle w:val="Hyperlink"/>
            <w:noProof/>
          </w:rPr>
          <w:t xml:space="preserve"> VerifyRequest – XML Syntax</w:t>
        </w:r>
        <w:r>
          <w:rPr>
            <w:noProof/>
            <w:webHidden/>
          </w:rPr>
          <w:tab/>
        </w:r>
        <w:r>
          <w:rPr>
            <w:noProof/>
            <w:webHidden/>
          </w:rPr>
          <w:fldChar w:fldCharType="begin"/>
        </w:r>
        <w:r>
          <w:rPr>
            <w:noProof/>
            <w:webHidden/>
          </w:rPr>
          <w:instrText xml:space="preserve"> PAGEREF _Toc10198522 \h </w:instrText>
        </w:r>
        <w:r>
          <w:rPr>
            <w:noProof/>
            <w:webHidden/>
          </w:rPr>
        </w:r>
      </w:ins>
      <w:r>
        <w:rPr>
          <w:noProof/>
          <w:webHidden/>
        </w:rPr>
        <w:fldChar w:fldCharType="separate"/>
      </w:r>
      <w:ins w:id="314" w:author="Andreas Kuehne" w:date="2019-05-31T12:34:00Z">
        <w:r>
          <w:rPr>
            <w:noProof/>
            <w:webHidden/>
          </w:rPr>
          <w:t>42</w:t>
        </w:r>
        <w:r>
          <w:rPr>
            <w:noProof/>
            <w:webHidden/>
          </w:rPr>
          <w:fldChar w:fldCharType="end"/>
        </w:r>
        <w:r w:rsidRPr="00B25BEF">
          <w:rPr>
            <w:rStyle w:val="Hyperlink"/>
            <w:noProof/>
          </w:rPr>
          <w:fldChar w:fldCharType="end"/>
        </w:r>
      </w:ins>
    </w:p>
    <w:p w14:paraId="3960A4FC" w14:textId="44909FF4" w:rsidR="00A71F46" w:rsidRDefault="00A71F46">
      <w:pPr>
        <w:pStyle w:val="Verzeichnis3"/>
        <w:tabs>
          <w:tab w:val="right" w:leader="dot" w:pos="9350"/>
        </w:tabs>
        <w:rPr>
          <w:ins w:id="315" w:author="Andreas Kuehne" w:date="2019-05-31T12:34:00Z"/>
          <w:rFonts w:asciiTheme="minorHAnsi" w:eastAsiaTheme="minorEastAsia" w:hAnsiTheme="minorHAnsi" w:cstheme="minorBidi"/>
          <w:noProof/>
          <w:sz w:val="22"/>
          <w:szCs w:val="22"/>
          <w:lang w:val="en-GB" w:eastAsia="en-GB"/>
        </w:rPr>
      </w:pPr>
      <w:ins w:id="31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4.3.4</w:t>
        </w:r>
        <w:r w:rsidRPr="00B25BEF">
          <w:rPr>
            <w:rStyle w:val="Hyperlink"/>
            <w:noProof/>
          </w:rPr>
          <w:t xml:space="preserve"> Component VerifyResponse</w:t>
        </w:r>
        <w:r>
          <w:rPr>
            <w:noProof/>
            <w:webHidden/>
          </w:rPr>
          <w:tab/>
        </w:r>
        <w:r>
          <w:rPr>
            <w:noProof/>
            <w:webHidden/>
          </w:rPr>
          <w:fldChar w:fldCharType="begin"/>
        </w:r>
        <w:r>
          <w:rPr>
            <w:noProof/>
            <w:webHidden/>
          </w:rPr>
          <w:instrText xml:space="preserve"> PAGEREF _Toc10198523 \h </w:instrText>
        </w:r>
        <w:r>
          <w:rPr>
            <w:noProof/>
            <w:webHidden/>
          </w:rPr>
        </w:r>
      </w:ins>
      <w:r>
        <w:rPr>
          <w:noProof/>
          <w:webHidden/>
        </w:rPr>
        <w:fldChar w:fldCharType="separate"/>
      </w:r>
      <w:ins w:id="317" w:author="Andreas Kuehne" w:date="2019-05-31T12:34:00Z">
        <w:r>
          <w:rPr>
            <w:noProof/>
            <w:webHidden/>
          </w:rPr>
          <w:t>43</w:t>
        </w:r>
        <w:r>
          <w:rPr>
            <w:noProof/>
            <w:webHidden/>
          </w:rPr>
          <w:fldChar w:fldCharType="end"/>
        </w:r>
        <w:r w:rsidRPr="00B25BEF">
          <w:rPr>
            <w:rStyle w:val="Hyperlink"/>
            <w:noProof/>
          </w:rPr>
          <w:fldChar w:fldCharType="end"/>
        </w:r>
      </w:ins>
    </w:p>
    <w:p w14:paraId="4BA62E50" w14:textId="754A3B09" w:rsidR="00A71F46" w:rsidRDefault="00A71F46">
      <w:pPr>
        <w:pStyle w:val="Verzeichnis4"/>
        <w:tabs>
          <w:tab w:val="right" w:leader="dot" w:pos="9350"/>
        </w:tabs>
        <w:rPr>
          <w:ins w:id="318" w:author="Andreas Kuehne" w:date="2019-05-31T12:34:00Z"/>
          <w:rFonts w:asciiTheme="minorHAnsi" w:eastAsiaTheme="minorEastAsia" w:hAnsiTheme="minorHAnsi" w:cstheme="minorBidi"/>
          <w:noProof/>
          <w:sz w:val="22"/>
          <w:szCs w:val="22"/>
          <w:lang w:val="en-GB" w:eastAsia="en-GB"/>
        </w:rPr>
      </w:pPr>
      <w:ins w:id="31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4.3.4.1</w:t>
        </w:r>
        <w:r w:rsidRPr="00B25BEF">
          <w:rPr>
            <w:rStyle w:val="Hyperlink"/>
            <w:noProof/>
          </w:rPr>
          <w:t xml:space="preserve"> VerifyResponse – JSON Syntax</w:t>
        </w:r>
        <w:r>
          <w:rPr>
            <w:noProof/>
            <w:webHidden/>
          </w:rPr>
          <w:tab/>
        </w:r>
        <w:r>
          <w:rPr>
            <w:noProof/>
            <w:webHidden/>
          </w:rPr>
          <w:fldChar w:fldCharType="begin"/>
        </w:r>
        <w:r>
          <w:rPr>
            <w:noProof/>
            <w:webHidden/>
          </w:rPr>
          <w:instrText xml:space="preserve"> PAGEREF _Toc10198524 \h </w:instrText>
        </w:r>
        <w:r>
          <w:rPr>
            <w:noProof/>
            <w:webHidden/>
          </w:rPr>
        </w:r>
      </w:ins>
      <w:r>
        <w:rPr>
          <w:noProof/>
          <w:webHidden/>
        </w:rPr>
        <w:fldChar w:fldCharType="separate"/>
      </w:r>
      <w:ins w:id="320" w:author="Andreas Kuehne" w:date="2019-05-31T12:34:00Z">
        <w:r>
          <w:rPr>
            <w:noProof/>
            <w:webHidden/>
          </w:rPr>
          <w:t>43</w:t>
        </w:r>
        <w:r>
          <w:rPr>
            <w:noProof/>
            <w:webHidden/>
          </w:rPr>
          <w:fldChar w:fldCharType="end"/>
        </w:r>
        <w:r w:rsidRPr="00B25BEF">
          <w:rPr>
            <w:rStyle w:val="Hyperlink"/>
            <w:noProof/>
          </w:rPr>
          <w:fldChar w:fldCharType="end"/>
        </w:r>
      </w:ins>
    </w:p>
    <w:p w14:paraId="414B99F0" w14:textId="6AE897D8" w:rsidR="00A71F46" w:rsidRDefault="00A71F46">
      <w:pPr>
        <w:pStyle w:val="Verzeichnis4"/>
        <w:tabs>
          <w:tab w:val="right" w:leader="dot" w:pos="9350"/>
        </w:tabs>
        <w:rPr>
          <w:ins w:id="321" w:author="Andreas Kuehne" w:date="2019-05-31T12:34:00Z"/>
          <w:rFonts w:asciiTheme="minorHAnsi" w:eastAsiaTheme="minorEastAsia" w:hAnsiTheme="minorHAnsi" w:cstheme="minorBidi"/>
          <w:noProof/>
          <w:sz w:val="22"/>
          <w:szCs w:val="22"/>
          <w:lang w:val="en-GB" w:eastAsia="en-GB"/>
        </w:rPr>
      </w:pPr>
      <w:ins w:id="32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4.3.4.2</w:t>
        </w:r>
        <w:r w:rsidRPr="00B25BEF">
          <w:rPr>
            <w:rStyle w:val="Hyperlink"/>
            <w:noProof/>
          </w:rPr>
          <w:t xml:space="preserve"> VerifyResponse – XML Syntax</w:t>
        </w:r>
        <w:r>
          <w:rPr>
            <w:noProof/>
            <w:webHidden/>
          </w:rPr>
          <w:tab/>
        </w:r>
        <w:r>
          <w:rPr>
            <w:noProof/>
            <w:webHidden/>
          </w:rPr>
          <w:fldChar w:fldCharType="begin"/>
        </w:r>
        <w:r>
          <w:rPr>
            <w:noProof/>
            <w:webHidden/>
          </w:rPr>
          <w:instrText xml:space="preserve"> PAGEREF _Toc10198525 \h </w:instrText>
        </w:r>
        <w:r>
          <w:rPr>
            <w:noProof/>
            <w:webHidden/>
          </w:rPr>
        </w:r>
      </w:ins>
      <w:r>
        <w:rPr>
          <w:noProof/>
          <w:webHidden/>
        </w:rPr>
        <w:fldChar w:fldCharType="separate"/>
      </w:r>
      <w:ins w:id="323" w:author="Andreas Kuehne" w:date="2019-05-31T12:34:00Z">
        <w:r>
          <w:rPr>
            <w:noProof/>
            <w:webHidden/>
          </w:rPr>
          <w:t>43</w:t>
        </w:r>
        <w:r>
          <w:rPr>
            <w:noProof/>
            <w:webHidden/>
          </w:rPr>
          <w:fldChar w:fldCharType="end"/>
        </w:r>
        <w:r w:rsidRPr="00B25BEF">
          <w:rPr>
            <w:rStyle w:val="Hyperlink"/>
            <w:noProof/>
          </w:rPr>
          <w:fldChar w:fldCharType="end"/>
        </w:r>
      </w:ins>
    </w:p>
    <w:p w14:paraId="0C5D7517" w14:textId="0B88DBD2" w:rsidR="00A71F46" w:rsidRDefault="00A71F46">
      <w:pPr>
        <w:pStyle w:val="Verzeichnis3"/>
        <w:tabs>
          <w:tab w:val="right" w:leader="dot" w:pos="9350"/>
        </w:tabs>
        <w:rPr>
          <w:ins w:id="324" w:author="Andreas Kuehne" w:date="2019-05-31T12:34:00Z"/>
          <w:rFonts w:asciiTheme="minorHAnsi" w:eastAsiaTheme="minorEastAsia" w:hAnsiTheme="minorHAnsi" w:cstheme="minorBidi"/>
          <w:noProof/>
          <w:sz w:val="22"/>
          <w:szCs w:val="22"/>
          <w:lang w:val="en-GB" w:eastAsia="en-GB"/>
        </w:rPr>
      </w:pPr>
      <w:ins w:id="32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4.3.5</w:t>
        </w:r>
        <w:r w:rsidRPr="00B25BEF">
          <w:rPr>
            <w:rStyle w:val="Hyperlink"/>
            <w:noProof/>
          </w:rPr>
          <w:t xml:space="preserve"> Component PendingRequest</w:t>
        </w:r>
        <w:r>
          <w:rPr>
            <w:noProof/>
            <w:webHidden/>
          </w:rPr>
          <w:tab/>
        </w:r>
        <w:r>
          <w:rPr>
            <w:noProof/>
            <w:webHidden/>
          </w:rPr>
          <w:fldChar w:fldCharType="begin"/>
        </w:r>
        <w:r>
          <w:rPr>
            <w:noProof/>
            <w:webHidden/>
          </w:rPr>
          <w:instrText xml:space="preserve"> PAGEREF _Toc10198526 \h </w:instrText>
        </w:r>
        <w:r>
          <w:rPr>
            <w:noProof/>
            <w:webHidden/>
          </w:rPr>
        </w:r>
      </w:ins>
      <w:r>
        <w:rPr>
          <w:noProof/>
          <w:webHidden/>
        </w:rPr>
        <w:fldChar w:fldCharType="separate"/>
      </w:r>
      <w:ins w:id="326" w:author="Andreas Kuehne" w:date="2019-05-31T12:34:00Z">
        <w:r>
          <w:rPr>
            <w:noProof/>
            <w:webHidden/>
          </w:rPr>
          <w:t>44</w:t>
        </w:r>
        <w:r>
          <w:rPr>
            <w:noProof/>
            <w:webHidden/>
          </w:rPr>
          <w:fldChar w:fldCharType="end"/>
        </w:r>
        <w:r w:rsidRPr="00B25BEF">
          <w:rPr>
            <w:rStyle w:val="Hyperlink"/>
            <w:noProof/>
          </w:rPr>
          <w:fldChar w:fldCharType="end"/>
        </w:r>
      </w:ins>
    </w:p>
    <w:p w14:paraId="7861B238" w14:textId="0A1BC4E0" w:rsidR="00A71F46" w:rsidRDefault="00A71F46">
      <w:pPr>
        <w:pStyle w:val="Verzeichnis4"/>
        <w:tabs>
          <w:tab w:val="right" w:leader="dot" w:pos="9350"/>
        </w:tabs>
        <w:rPr>
          <w:ins w:id="327" w:author="Andreas Kuehne" w:date="2019-05-31T12:34:00Z"/>
          <w:rFonts w:asciiTheme="minorHAnsi" w:eastAsiaTheme="minorEastAsia" w:hAnsiTheme="minorHAnsi" w:cstheme="minorBidi"/>
          <w:noProof/>
          <w:sz w:val="22"/>
          <w:szCs w:val="22"/>
          <w:lang w:val="en-GB" w:eastAsia="en-GB"/>
        </w:rPr>
      </w:pPr>
      <w:ins w:id="32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4.3.5.1</w:t>
        </w:r>
        <w:r w:rsidRPr="00B25BEF">
          <w:rPr>
            <w:rStyle w:val="Hyperlink"/>
            <w:noProof/>
          </w:rPr>
          <w:t xml:space="preserve"> PendingRequest – JSON Syntax</w:t>
        </w:r>
        <w:r>
          <w:rPr>
            <w:noProof/>
            <w:webHidden/>
          </w:rPr>
          <w:tab/>
        </w:r>
        <w:r>
          <w:rPr>
            <w:noProof/>
            <w:webHidden/>
          </w:rPr>
          <w:fldChar w:fldCharType="begin"/>
        </w:r>
        <w:r>
          <w:rPr>
            <w:noProof/>
            <w:webHidden/>
          </w:rPr>
          <w:instrText xml:space="preserve"> PAGEREF _Toc10198527 \h </w:instrText>
        </w:r>
        <w:r>
          <w:rPr>
            <w:noProof/>
            <w:webHidden/>
          </w:rPr>
        </w:r>
      </w:ins>
      <w:r>
        <w:rPr>
          <w:noProof/>
          <w:webHidden/>
        </w:rPr>
        <w:fldChar w:fldCharType="separate"/>
      </w:r>
      <w:ins w:id="329" w:author="Andreas Kuehne" w:date="2019-05-31T12:34:00Z">
        <w:r>
          <w:rPr>
            <w:noProof/>
            <w:webHidden/>
          </w:rPr>
          <w:t>44</w:t>
        </w:r>
        <w:r>
          <w:rPr>
            <w:noProof/>
            <w:webHidden/>
          </w:rPr>
          <w:fldChar w:fldCharType="end"/>
        </w:r>
        <w:r w:rsidRPr="00B25BEF">
          <w:rPr>
            <w:rStyle w:val="Hyperlink"/>
            <w:noProof/>
          </w:rPr>
          <w:fldChar w:fldCharType="end"/>
        </w:r>
      </w:ins>
    </w:p>
    <w:p w14:paraId="56FEF764" w14:textId="38B0D011" w:rsidR="00A71F46" w:rsidRDefault="00A71F46">
      <w:pPr>
        <w:pStyle w:val="Verzeichnis4"/>
        <w:tabs>
          <w:tab w:val="right" w:leader="dot" w:pos="9350"/>
        </w:tabs>
        <w:rPr>
          <w:ins w:id="330" w:author="Andreas Kuehne" w:date="2019-05-31T12:34:00Z"/>
          <w:rFonts w:asciiTheme="minorHAnsi" w:eastAsiaTheme="minorEastAsia" w:hAnsiTheme="minorHAnsi" w:cstheme="minorBidi"/>
          <w:noProof/>
          <w:sz w:val="22"/>
          <w:szCs w:val="22"/>
          <w:lang w:val="en-GB" w:eastAsia="en-GB"/>
        </w:rPr>
      </w:pPr>
      <w:ins w:id="33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4.3.5.2</w:t>
        </w:r>
        <w:r w:rsidRPr="00B25BEF">
          <w:rPr>
            <w:rStyle w:val="Hyperlink"/>
            <w:noProof/>
          </w:rPr>
          <w:t xml:space="preserve"> PendingRequest – XML Syntax</w:t>
        </w:r>
        <w:r>
          <w:rPr>
            <w:noProof/>
            <w:webHidden/>
          </w:rPr>
          <w:tab/>
        </w:r>
        <w:r>
          <w:rPr>
            <w:noProof/>
            <w:webHidden/>
          </w:rPr>
          <w:fldChar w:fldCharType="begin"/>
        </w:r>
        <w:r>
          <w:rPr>
            <w:noProof/>
            <w:webHidden/>
          </w:rPr>
          <w:instrText xml:space="preserve"> PAGEREF _Toc10198528 \h </w:instrText>
        </w:r>
        <w:r>
          <w:rPr>
            <w:noProof/>
            <w:webHidden/>
          </w:rPr>
        </w:r>
      </w:ins>
      <w:r>
        <w:rPr>
          <w:noProof/>
          <w:webHidden/>
        </w:rPr>
        <w:fldChar w:fldCharType="separate"/>
      </w:r>
      <w:ins w:id="332" w:author="Andreas Kuehne" w:date="2019-05-31T12:34:00Z">
        <w:r>
          <w:rPr>
            <w:noProof/>
            <w:webHidden/>
          </w:rPr>
          <w:t>45</w:t>
        </w:r>
        <w:r>
          <w:rPr>
            <w:noProof/>
            <w:webHidden/>
          </w:rPr>
          <w:fldChar w:fldCharType="end"/>
        </w:r>
        <w:r w:rsidRPr="00B25BEF">
          <w:rPr>
            <w:rStyle w:val="Hyperlink"/>
            <w:noProof/>
          </w:rPr>
          <w:fldChar w:fldCharType="end"/>
        </w:r>
      </w:ins>
    </w:p>
    <w:p w14:paraId="0E65AAA5" w14:textId="06389454" w:rsidR="00A71F46" w:rsidRDefault="00A71F46">
      <w:pPr>
        <w:pStyle w:val="Verzeichnis2"/>
        <w:tabs>
          <w:tab w:val="right" w:leader="dot" w:pos="9350"/>
        </w:tabs>
        <w:rPr>
          <w:ins w:id="333" w:author="Andreas Kuehne" w:date="2019-05-31T12:34:00Z"/>
          <w:rFonts w:asciiTheme="minorHAnsi" w:eastAsiaTheme="minorEastAsia" w:hAnsiTheme="minorHAnsi" w:cstheme="minorBidi"/>
          <w:noProof/>
          <w:sz w:val="22"/>
          <w:szCs w:val="22"/>
          <w:lang w:val="en-GB" w:eastAsia="en-GB"/>
        </w:rPr>
      </w:pPr>
      <w:ins w:id="33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"_Toc10198529"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4.4 Optional data structures defined in this document</w:t>
        </w:r>
        <w:r>
          <w:rPr>
            <w:noProof/>
            <w:webHidden/>
          </w:rPr>
          <w:tab/>
        </w:r>
        <w:r>
          <w:rPr>
            <w:noProof/>
            <w:webHidden/>
          </w:rPr>
          <w:fldChar w:fldCharType="begin"/>
        </w:r>
        <w:r>
          <w:rPr>
            <w:noProof/>
            <w:webHidden/>
          </w:rPr>
          <w:instrText xml:space="preserve"> PAGEREF _Toc10198529 \h </w:instrText>
        </w:r>
        <w:r>
          <w:rPr>
            <w:noProof/>
            <w:webHidden/>
          </w:rPr>
        </w:r>
      </w:ins>
      <w:r>
        <w:rPr>
          <w:noProof/>
          <w:webHidden/>
        </w:rPr>
        <w:fldChar w:fldCharType="separate"/>
      </w:r>
      <w:ins w:id="335" w:author="Andreas Kuehne" w:date="2019-05-31T12:34:00Z">
        <w:r>
          <w:rPr>
            <w:noProof/>
            <w:webHidden/>
          </w:rPr>
          <w:t>45</w:t>
        </w:r>
        <w:r>
          <w:rPr>
            <w:noProof/>
            <w:webHidden/>
          </w:rPr>
          <w:fldChar w:fldCharType="end"/>
        </w:r>
        <w:r w:rsidRPr="00B25BEF">
          <w:rPr>
            <w:rStyle w:val="Hyperlink"/>
            <w:noProof/>
          </w:rPr>
          <w:fldChar w:fldCharType="end"/>
        </w:r>
      </w:ins>
    </w:p>
    <w:p w14:paraId="6D504452" w14:textId="403D4B09" w:rsidR="00A71F46" w:rsidRDefault="00A71F46">
      <w:pPr>
        <w:pStyle w:val="Verzeichnis3"/>
        <w:tabs>
          <w:tab w:val="right" w:leader="dot" w:pos="9350"/>
        </w:tabs>
        <w:rPr>
          <w:ins w:id="336" w:author="Andreas Kuehne" w:date="2019-05-31T12:34:00Z"/>
          <w:rFonts w:asciiTheme="minorHAnsi" w:eastAsiaTheme="minorEastAsia" w:hAnsiTheme="minorHAnsi" w:cstheme="minorBidi"/>
          <w:noProof/>
          <w:sz w:val="22"/>
          <w:szCs w:val="22"/>
          <w:lang w:val="en-GB" w:eastAsia="en-GB"/>
        </w:rPr>
      </w:pPr>
      <w:ins w:id="33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w:t>
        </w:r>
        <w:r w:rsidRPr="00B25BEF">
          <w:rPr>
            <w:rStyle w:val="Hyperlink"/>
            <w:noProof/>
          </w:rPr>
          <w:t xml:space="preserve"> Component RequestID</w:t>
        </w:r>
        <w:r>
          <w:rPr>
            <w:noProof/>
            <w:webHidden/>
          </w:rPr>
          <w:tab/>
        </w:r>
        <w:r>
          <w:rPr>
            <w:noProof/>
            <w:webHidden/>
          </w:rPr>
          <w:fldChar w:fldCharType="begin"/>
        </w:r>
        <w:r>
          <w:rPr>
            <w:noProof/>
            <w:webHidden/>
          </w:rPr>
          <w:instrText xml:space="preserve"> PAGEREF _Toc10198530 \h </w:instrText>
        </w:r>
        <w:r>
          <w:rPr>
            <w:noProof/>
            <w:webHidden/>
          </w:rPr>
        </w:r>
      </w:ins>
      <w:r>
        <w:rPr>
          <w:noProof/>
          <w:webHidden/>
        </w:rPr>
        <w:fldChar w:fldCharType="separate"/>
      </w:r>
      <w:ins w:id="338" w:author="Andreas Kuehne" w:date="2019-05-31T12:34:00Z">
        <w:r>
          <w:rPr>
            <w:noProof/>
            <w:webHidden/>
          </w:rPr>
          <w:t>45</w:t>
        </w:r>
        <w:r>
          <w:rPr>
            <w:noProof/>
            <w:webHidden/>
          </w:rPr>
          <w:fldChar w:fldCharType="end"/>
        </w:r>
        <w:r w:rsidRPr="00B25BEF">
          <w:rPr>
            <w:rStyle w:val="Hyperlink"/>
            <w:noProof/>
          </w:rPr>
          <w:fldChar w:fldCharType="end"/>
        </w:r>
      </w:ins>
    </w:p>
    <w:p w14:paraId="3B59E976" w14:textId="7F1ECF80" w:rsidR="00A71F46" w:rsidRDefault="00A71F46">
      <w:pPr>
        <w:pStyle w:val="Verzeichnis4"/>
        <w:tabs>
          <w:tab w:val="right" w:leader="dot" w:pos="9350"/>
        </w:tabs>
        <w:rPr>
          <w:ins w:id="339" w:author="Andreas Kuehne" w:date="2019-05-31T12:34:00Z"/>
          <w:rFonts w:asciiTheme="minorHAnsi" w:eastAsiaTheme="minorEastAsia" w:hAnsiTheme="minorHAnsi" w:cstheme="minorBidi"/>
          <w:noProof/>
          <w:sz w:val="22"/>
          <w:szCs w:val="22"/>
          <w:lang w:val="en-GB" w:eastAsia="en-GB"/>
        </w:rPr>
      </w:pPr>
      <w:ins w:id="34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4.4.1.1</w:t>
        </w:r>
        <w:r w:rsidRPr="00B25BEF">
          <w:rPr>
            <w:rStyle w:val="Hyperlink"/>
            <w:noProof/>
          </w:rPr>
          <w:t xml:space="preserve"> RequestID – JSON Syntax</w:t>
        </w:r>
        <w:r>
          <w:rPr>
            <w:noProof/>
            <w:webHidden/>
          </w:rPr>
          <w:tab/>
        </w:r>
        <w:r>
          <w:rPr>
            <w:noProof/>
            <w:webHidden/>
          </w:rPr>
          <w:fldChar w:fldCharType="begin"/>
        </w:r>
        <w:r>
          <w:rPr>
            <w:noProof/>
            <w:webHidden/>
          </w:rPr>
          <w:instrText xml:space="preserve"> PAGEREF _Toc10198531 \h </w:instrText>
        </w:r>
        <w:r>
          <w:rPr>
            <w:noProof/>
            <w:webHidden/>
          </w:rPr>
        </w:r>
      </w:ins>
      <w:r>
        <w:rPr>
          <w:noProof/>
          <w:webHidden/>
        </w:rPr>
        <w:fldChar w:fldCharType="separate"/>
      </w:r>
      <w:ins w:id="341" w:author="Andreas Kuehne" w:date="2019-05-31T12:34:00Z">
        <w:r>
          <w:rPr>
            <w:noProof/>
            <w:webHidden/>
          </w:rPr>
          <w:t>45</w:t>
        </w:r>
        <w:r>
          <w:rPr>
            <w:noProof/>
            <w:webHidden/>
          </w:rPr>
          <w:fldChar w:fldCharType="end"/>
        </w:r>
        <w:r w:rsidRPr="00B25BEF">
          <w:rPr>
            <w:rStyle w:val="Hyperlink"/>
            <w:noProof/>
          </w:rPr>
          <w:fldChar w:fldCharType="end"/>
        </w:r>
      </w:ins>
    </w:p>
    <w:p w14:paraId="035E2E76" w14:textId="59AA1B63" w:rsidR="00A71F46" w:rsidRDefault="00A71F46">
      <w:pPr>
        <w:pStyle w:val="Verzeichnis4"/>
        <w:tabs>
          <w:tab w:val="right" w:leader="dot" w:pos="9350"/>
        </w:tabs>
        <w:rPr>
          <w:ins w:id="342" w:author="Andreas Kuehne" w:date="2019-05-31T12:34:00Z"/>
          <w:rFonts w:asciiTheme="minorHAnsi" w:eastAsiaTheme="minorEastAsia" w:hAnsiTheme="minorHAnsi" w:cstheme="minorBidi"/>
          <w:noProof/>
          <w:sz w:val="22"/>
          <w:szCs w:val="22"/>
          <w:lang w:val="en-GB" w:eastAsia="en-GB"/>
        </w:rPr>
      </w:pPr>
      <w:ins w:id="34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4.4.1.2</w:t>
        </w:r>
        <w:r w:rsidRPr="00B25BEF">
          <w:rPr>
            <w:rStyle w:val="Hyperlink"/>
            <w:noProof/>
          </w:rPr>
          <w:t xml:space="preserve"> RequestID – XML Syntax</w:t>
        </w:r>
        <w:r>
          <w:rPr>
            <w:noProof/>
            <w:webHidden/>
          </w:rPr>
          <w:tab/>
        </w:r>
        <w:r>
          <w:rPr>
            <w:noProof/>
            <w:webHidden/>
          </w:rPr>
          <w:fldChar w:fldCharType="begin"/>
        </w:r>
        <w:r>
          <w:rPr>
            <w:noProof/>
            <w:webHidden/>
          </w:rPr>
          <w:instrText xml:space="preserve"> PAGEREF _Toc10198532 \h </w:instrText>
        </w:r>
        <w:r>
          <w:rPr>
            <w:noProof/>
            <w:webHidden/>
          </w:rPr>
        </w:r>
      </w:ins>
      <w:r>
        <w:rPr>
          <w:noProof/>
          <w:webHidden/>
        </w:rPr>
        <w:fldChar w:fldCharType="separate"/>
      </w:r>
      <w:ins w:id="344" w:author="Andreas Kuehne" w:date="2019-05-31T12:34:00Z">
        <w:r>
          <w:rPr>
            <w:noProof/>
            <w:webHidden/>
          </w:rPr>
          <w:t>45</w:t>
        </w:r>
        <w:r>
          <w:rPr>
            <w:noProof/>
            <w:webHidden/>
          </w:rPr>
          <w:fldChar w:fldCharType="end"/>
        </w:r>
        <w:r w:rsidRPr="00B25BEF">
          <w:rPr>
            <w:rStyle w:val="Hyperlink"/>
            <w:noProof/>
          </w:rPr>
          <w:fldChar w:fldCharType="end"/>
        </w:r>
      </w:ins>
    </w:p>
    <w:p w14:paraId="4F290922" w14:textId="4CA84160" w:rsidR="00A71F46" w:rsidRDefault="00A71F46">
      <w:pPr>
        <w:pStyle w:val="Verzeichnis3"/>
        <w:tabs>
          <w:tab w:val="right" w:leader="dot" w:pos="9350"/>
        </w:tabs>
        <w:rPr>
          <w:ins w:id="345" w:author="Andreas Kuehne" w:date="2019-05-31T12:34:00Z"/>
          <w:rFonts w:asciiTheme="minorHAnsi" w:eastAsiaTheme="minorEastAsia" w:hAnsiTheme="minorHAnsi" w:cstheme="minorBidi"/>
          <w:noProof/>
          <w:sz w:val="22"/>
          <w:szCs w:val="22"/>
          <w:lang w:val="en-GB" w:eastAsia="en-GB"/>
        </w:rPr>
      </w:pPr>
      <w:ins w:id="346"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"_Toc10198533"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w:t>
        </w:r>
        <w:r w:rsidRPr="00B25BEF">
          <w:rPr>
            <w:rStyle w:val="Hyperlink"/>
            <w:noProof/>
          </w:rPr>
          <w:t xml:space="preserve"> Component ResponseID</w:t>
        </w:r>
        <w:r>
          <w:rPr>
            <w:noProof/>
            <w:webHidden/>
          </w:rPr>
          <w:tab/>
        </w:r>
        <w:r>
          <w:rPr>
            <w:noProof/>
            <w:webHidden/>
          </w:rPr>
          <w:fldChar w:fldCharType="begin"/>
        </w:r>
        <w:r>
          <w:rPr>
            <w:noProof/>
            <w:webHidden/>
          </w:rPr>
          <w:instrText xml:space="preserve"> PAGEREF _Toc10198533 \h </w:instrText>
        </w:r>
        <w:r>
          <w:rPr>
            <w:noProof/>
            <w:webHidden/>
          </w:rPr>
        </w:r>
      </w:ins>
      <w:r>
        <w:rPr>
          <w:noProof/>
          <w:webHidden/>
        </w:rPr>
        <w:fldChar w:fldCharType="separate"/>
      </w:r>
      <w:ins w:id="347" w:author="Andreas Kuehne" w:date="2019-05-31T12:34:00Z">
        <w:r>
          <w:rPr>
            <w:noProof/>
            <w:webHidden/>
          </w:rPr>
          <w:t>46</w:t>
        </w:r>
        <w:r>
          <w:rPr>
            <w:noProof/>
            <w:webHidden/>
          </w:rPr>
          <w:fldChar w:fldCharType="end"/>
        </w:r>
        <w:r w:rsidRPr="00B25BEF">
          <w:rPr>
            <w:rStyle w:val="Hyperlink"/>
            <w:noProof/>
          </w:rPr>
          <w:fldChar w:fldCharType="end"/>
        </w:r>
      </w:ins>
    </w:p>
    <w:p w14:paraId="745033E4" w14:textId="614291E2" w:rsidR="00A71F46" w:rsidRDefault="00A71F46">
      <w:pPr>
        <w:pStyle w:val="Verzeichnis4"/>
        <w:tabs>
          <w:tab w:val="right" w:leader="dot" w:pos="9350"/>
        </w:tabs>
        <w:rPr>
          <w:ins w:id="348" w:author="Andreas Kuehne" w:date="2019-05-31T12:34:00Z"/>
          <w:rFonts w:asciiTheme="minorHAnsi" w:eastAsiaTheme="minorEastAsia" w:hAnsiTheme="minorHAnsi" w:cstheme="minorBidi"/>
          <w:noProof/>
          <w:sz w:val="22"/>
          <w:szCs w:val="22"/>
          <w:lang w:val="en-GB" w:eastAsia="en-GB"/>
        </w:rPr>
      </w:pPr>
      <w:ins w:id="34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4.4.2.1</w:t>
        </w:r>
        <w:r w:rsidRPr="00B25BEF">
          <w:rPr>
            <w:rStyle w:val="Hyperlink"/>
            <w:noProof/>
          </w:rPr>
          <w:t xml:space="preserve"> ResponseID – JSON Syntax</w:t>
        </w:r>
        <w:r>
          <w:rPr>
            <w:noProof/>
            <w:webHidden/>
          </w:rPr>
          <w:tab/>
        </w:r>
        <w:r>
          <w:rPr>
            <w:noProof/>
            <w:webHidden/>
          </w:rPr>
          <w:fldChar w:fldCharType="begin"/>
        </w:r>
        <w:r>
          <w:rPr>
            <w:noProof/>
            <w:webHidden/>
          </w:rPr>
          <w:instrText xml:space="preserve"> PAGEREF _Toc10198534 \h </w:instrText>
        </w:r>
        <w:r>
          <w:rPr>
            <w:noProof/>
            <w:webHidden/>
          </w:rPr>
        </w:r>
      </w:ins>
      <w:r>
        <w:rPr>
          <w:noProof/>
          <w:webHidden/>
        </w:rPr>
        <w:fldChar w:fldCharType="separate"/>
      </w:r>
      <w:ins w:id="350" w:author="Andreas Kuehne" w:date="2019-05-31T12:34:00Z">
        <w:r>
          <w:rPr>
            <w:noProof/>
            <w:webHidden/>
          </w:rPr>
          <w:t>46</w:t>
        </w:r>
        <w:r>
          <w:rPr>
            <w:noProof/>
            <w:webHidden/>
          </w:rPr>
          <w:fldChar w:fldCharType="end"/>
        </w:r>
        <w:r w:rsidRPr="00B25BEF">
          <w:rPr>
            <w:rStyle w:val="Hyperlink"/>
            <w:noProof/>
          </w:rPr>
          <w:fldChar w:fldCharType="end"/>
        </w:r>
      </w:ins>
    </w:p>
    <w:p w14:paraId="43E3AA2A" w14:textId="18C69288" w:rsidR="00A71F46" w:rsidRDefault="00A71F46">
      <w:pPr>
        <w:pStyle w:val="Verzeichnis4"/>
        <w:tabs>
          <w:tab w:val="right" w:leader="dot" w:pos="9350"/>
        </w:tabs>
        <w:rPr>
          <w:ins w:id="351" w:author="Andreas Kuehne" w:date="2019-05-31T12:34:00Z"/>
          <w:rFonts w:asciiTheme="minorHAnsi" w:eastAsiaTheme="minorEastAsia" w:hAnsiTheme="minorHAnsi" w:cstheme="minorBidi"/>
          <w:noProof/>
          <w:sz w:val="22"/>
          <w:szCs w:val="22"/>
          <w:lang w:val="en-GB" w:eastAsia="en-GB"/>
        </w:rPr>
      </w:pPr>
      <w:ins w:id="35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4.4.2.2</w:t>
        </w:r>
        <w:r w:rsidRPr="00B25BEF">
          <w:rPr>
            <w:rStyle w:val="Hyperlink"/>
            <w:noProof/>
          </w:rPr>
          <w:t xml:space="preserve"> ResponseID – XML Syntax</w:t>
        </w:r>
        <w:r>
          <w:rPr>
            <w:noProof/>
            <w:webHidden/>
          </w:rPr>
          <w:tab/>
        </w:r>
        <w:r>
          <w:rPr>
            <w:noProof/>
            <w:webHidden/>
          </w:rPr>
          <w:fldChar w:fldCharType="begin"/>
        </w:r>
        <w:r>
          <w:rPr>
            <w:noProof/>
            <w:webHidden/>
          </w:rPr>
          <w:instrText xml:space="preserve"> PAGEREF _Toc10198535 \h </w:instrText>
        </w:r>
        <w:r>
          <w:rPr>
            <w:noProof/>
            <w:webHidden/>
          </w:rPr>
        </w:r>
      </w:ins>
      <w:r>
        <w:rPr>
          <w:noProof/>
          <w:webHidden/>
        </w:rPr>
        <w:fldChar w:fldCharType="separate"/>
      </w:r>
      <w:ins w:id="353" w:author="Andreas Kuehne" w:date="2019-05-31T12:34:00Z">
        <w:r>
          <w:rPr>
            <w:noProof/>
            <w:webHidden/>
          </w:rPr>
          <w:t>46</w:t>
        </w:r>
        <w:r>
          <w:rPr>
            <w:noProof/>
            <w:webHidden/>
          </w:rPr>
          <w:fldChar w:fldCharType="end"/>
        </w:r>
        <w:r w:rsidRPr="00B25BEF">
          <w:rPr>
            <w:rStyle w:val="Hyperlink"/>
            <w:noProof/>
          </w:rPr>
          <w:fldChar w:fldCharType="end"/>
        </w:r>
      </w:ins>
    </w:p>
    <w:p w14:paraId="1003DC4F" w14:textId="0361F196" w:rsidR="00A71F46" w:rsidRDefault="00A71F46">
      <w:pPr>
        <w:pStyle w:val="Verzeichnis3"/>
        <w:tabs>
          <w:tab w:val="right" w:leader="dot" w:pos="9350"/>
        </w:tabs>
        <w:rPr>
          <w:ins w:id="354" w:author="Andreas Kuehne" w:date="2019-05-31T12:34:00Z"/>
          <w:rFonts w:asciiTheme="minorHAnsi" w:eastAsiaTheme="minorEastAsia" w:hAnsiTheme="minorHAnsi" w:cstheme="minorBidi"/>
          <w:noProof/>
          <w:sz w:val="22"/>
          <w:szCs w:val="22"/>
          <w:lang w:val="en-GB" w:eastAsia="en-GB"/>
        </w:rPr>
      </w:pPr>
      <w:ins w:id="35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w:t>
        </w:r>
        <w:r w:rsidRPr="00B25BEF">
          <w:rPr>
            <w:rStyle w:val="Hyperlink"/>
            <w:noProof/>
          </w:rPr>
          <w:t xml:space="preserve"> Component OptionalInputsBase</w:t>
        </w:r>
        <w:r>
          <w:rPr>
            <w:noProof/>
            <w:webHidden/>
          </w:rPr>
          <w:tab/>
        </w:r>
        <w:r>
          <w:rPr>
            <w:noProof/>
            <w:webHidden/>
          </w:rPr>
          <w:fldChar w:fldCharType="begin"/>
        </w:r>
        <w:r>
          <w:rPr>
            <w:noProof/>
            <w:webHidden/>
          </w:rPr>
          <w:instrText xml:space="preserve"> PAGEREF _Toc10198536 \h </w:instrText>
        </w:r>
        <w:r>
          <w:rPr>
            <w:noProof/>
            <w:webHidden/>
          </w:rPr>
        </w:r>
      </w:ins>
      <w:r>
        <w:rPr>
          <w:noProof/>
          <w:webHidden/>
        </w:rPr>
        <w:fldChar w:fldCharType="separate"/>
      </w:r>
      <w:ins w:id="356" w:author="Andreas Kuehne" w:date="2019-05-31T12:34:00Z">
        <w:r>
          <w:rPr>
            <w:noProof/>
            <w:webHidden/>
          </w:rPr>
          <w:t>46</w:t>
        </w:r>
        <w:r>
          <w:rPr>
            <w:noProof/>
            <w:webHidden/>
          </w:rPr>
          <w:fldChar w:fldCharType="end"/>
        </w:r>
        <w:r w:rsidRPr="00B25BEF">
          <w:rPr>
            <w:rStyle w:val="Hyperlink"/>
            <w:noProof/>
          </w:rPr>
          <w:fldChar w:fldCharType="end"/>
        </w:r>
      </w:ins>
    </w:p>
    <w:p w14:paraId="7F278E60" w14:textId="5A34AA78" w:rsidR="00A71F46" w:rsidRDefault="00A71F46">
      <w:pPr>
        <w:pStyle w:val="Verzeichnis4"/>
        <w:tabs>
          <w:tab w:val="right" w:leader="dot" w:pos="9350"/>
        </w:tabs>
        <w:rPr>
          <w:ins w:id="357" w:author="Andreas Kuehne" w:date="2019-05-31T12:34:00Z"/>
          <w:rFonts w:asciiTheme="minorHAnsi" w:eastAsiaTheme="minorEastAsia" w:hAnsiTheme="minorHAnsi" w:cstheme="minorBidi"/>
          <w:noProof/>
          <w:sz w:val="22"/>
          <w:szCs w:val="22"/>
          <w:lang w:val="en-GB" w:eastAsia="en-GB"/>
        </w:rPr>
      </w:pPr>
      <w:ins w:id="35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4.4.3.1</w:t>
        </w:r>
        <w:r w:rsidRPr="00B25BEF">
          <w:rPr>
            <w:rStyle w:val="Hyperlink"/>
            <w:noProof/>
          </w:rPr>
          <w:t xml:space="preserve"> OptionalInputsBase – JSON Syntax</w:t>
        </w:r>
        <w:r>
          <w:rPr>
            <w:noProof/>
            <w:webHidden/>
          </w:rPr>
          <w:tab/>
        </w:r>
        <w:r>
          <w:rPr>
            <w:noProof/>
            <w:webHidden/>
          </w:rPr>
          <w:fldChar w:fldCharType="begin"/>
        </w:r>
        <w:r>
          <w:rPr>
            <w:noProof/>
            <w:webHidden/>
          </w:rPr>
          <w:instrText xml:space="preserve"> PAGEREF _Toc10198537 \h </w:instrText>
        </w:r>
        <w:r>
          <w:rPr>
            <w:noProof/>
            <w:webHidden/>
          </w:rPr>
        </w:r>
      </w:ins>
      <w:r>
        <w:rPr>
          <w:noProof/>
          <w:webHidden/>
        </w:rPr>
        <w:fldChar w:fldCharType="separate"/>
      </w:r>
      <w:ins w:id="359" w:author="Andreas Kuehne" w:date="2019-05-31T12:34:00Z">
        <w:r>
          <w:rPr>
            <w:noProof/>
            <w:webHidden/>
          </w:rPr>
          <w:t>47</w:t>
        </w:r>
        <w:r>
          <w:rPr>
            <w:noProof/>
            <w:webHidden/>
          </w:rPr>
          <w:fldChar w:fldCharType="end"/>
        </w:r>
        <w:r w:rsidRPr="00B25BEF">
          <w:rPr>
            <w:rStyle w:val="Hyperlink"/>
            <w:noProof/>
          </w:rPr>
          <w:fldChar w:fldCharType="end"/>
        </w:r>
      </w:ins>
    </w:p>
    <w:p w14:paraId="2B8DE440" w14:textId="1C289E0D" w:rsidR="00A71F46" w:rsidRDefault="00A71F46">
      <w:pPr>
        <w:pStyle w:val="Verzeichnis4"/>
        <w:tabs>
          <w:tab w:val="right" w:leader="dot" w:pos="9350"/>
        </w:tabs>
        <w:rPr>
          <w:ins w:id="360" w:author="Andreas Kuehne" w:date="2019-05-31T12:34:00Z"/>
          <w:rFonts w:asciiTheme="minorHAnsi" w:eastAsiaTheme="minorEastAsia" w:hAnsiTheme="minorHAnsi" w:cstheme="minorBidi"/>
          <w:noProof/>
          <w:sz w:val="22"/>
          <w:szCs w:val="22"/>
          <w:lang w:val="en-GB" w:eastAsia="en-GB"/>
        </w:rPr>
      </w:pPr>
      <w:ins w:id="36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4.4.3.2</w:t>
        </w:r>
        <w:r w:rsidRPr="00B25BEF">
          <w:rPr>
            <w:rStyle w:val="Hyperlink"/>
            <w:noProof/>
          </w:rPr>
          <w:t xml:space="preserve"> OptionalInputsBase – XML Syntax</w:t>
        </w:r>
        <w:r>
          <w:rPr>
            <w:noProof/>
            <w:webHidden/>
          </w:rPr>
          <w:tab/>
        </w:r>
        <w:r>
          <w:rPr>
            <w:noProof/>
            <w:webHidden/>
          </w:rPr>
          <w:fldChar w:fldCharType="begin"/>
        </w:r>
        <w:r>
          <w:rPr>
            <w:noProof/>
            <w:webHidden/>
          </w:rPr>
          <w:instrText xml:space="preserve"> PAGEREF _Toc10198538 \h </w:instrText>
        </w:r>
        <w:r>
          <w:rPr>
            <w:noProof/>
            <w:webHidden/>
          </w:rPr>
        </w:r>
      </w:ins>
      <w:r>
        <w:rPr>
          <w:noProof/>
          <w:webHidden/>
        </w:rPr>
        <w:fldChar w:fldCharType="separate"/>
      </w:r>
      <w:ins w:id="362" w:author="Andreas Kuehne" w:date="2019-05-31T12:34:00Z">
        <w:r>
          <w:rPr>
            <w:noProof/>
            <w:webHidden/>
          </w:rPr>
          <w:t>47</w:t>
        </w:r>
        <w:r>
          <w:rPr>
            <w:noProof/>
            <w:webHidden/>
          </w:rPr>
          <w:fldChar w:fldCharType="end"/>
        </w:r>
        <w:r w:rsidRPr="00B25BEF">
          <w:rPr>
            <w:rStyle w:val="Hyperlink"/>
            <w:noProof/>
          </w:rPr>
          <w:fldChar w:fldCharType="end"/>
        </w:r>
      </w:ins>
    </w:p>
    <w:p w14:paraId="7D7A29F6" w14:textId="6DD8F6B1" w:rsidR="00A71F46" w:rsidRDefault="00A71F46">
      <w:pPr>
        <w:pStyle w:val="Verzeichnis3"/>
        <w:tabs>
          <w:tab w:val="right" w:leader="dot" w:pos="9350"/>
        </w:tabs>
        <w:rPr>
          <w:ins w:id="363" w:author="Andreas Kuehne" w:date="2019-05-31T12:34:00Z"/>
          <w:rFonts w:asciiTheme="minorHAnsi" w:eastAsiaTheme="minorEastAsia" w:hAnsiTheme="minorHAnsi" w:cstheme="minorBidi"/>
          <w:noProof/>
          <w:sz w:val="22"/>
          <w:szCs w:val="22"/>
          <w:lang w:val="en-GB" w:eastAsia="en-GB"/>
        </w:rPr>
      </w:pPr>
      <w:ins w:id="36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"_Toc10198539"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4.4.4</w:t>
        </w:r>
        <w:r w:rsidRPr="00B25BEF">
          <w:rPr>
            <w:rStyle w:val="Hyperlink"/>
            <w:noProof/>
          </w:rPr>
          <w:t xml:space="preserve"> Component OptionalInputsSign</w:t>
        </w:r>
        <w:r>
          <w:rPr>
            <w:noProof/>
            <w:webHidden/>
          </w:rPr>
          <w:tab/>
        </w:r>
        <w:r>
          <w:rPr>
            <w:noProof/>
            <w:webHidden/>
          </w:rPr>
          <w:fldChar w:fldCharType="begin"/>
        </w:r>
        <w:r>
          <w:rPr>
            <w:noProof/>
            <w:webHidden/>
          </w:rPr>
          <w:instrText xml:space="preserve"> PAGEREF _Toc10198539 \h </w:instrText>
        </w:r>
        <w:r>
          <w:rPr>
            <w:noProof/>
            <w:webHidden/>
          </w:rPr>
        </w:r>
      </w:ins>
      <w:r>
        <w:rPr>
          <w:noProof/>
          <w:webHidden/>
        </w:rPr>
        <w:fldChar w:fldCharType="separate"/>
      </w:r>
      <w:ins w:id="365" w:author="Andreas Kuehne" w:date="2019-05-31T12:34:00Z">
        <w:r>
          <w:rPr>
            <w:noProof/>
            <w:webHidden/>
          </w:rPr>
          <w:t>48</w:t>
        </w:r>
        <w:r>
          <w:rPr>
            <w:noProof/>
            <w:webHidden/>
          </w:rPr>
          <w:fldChar w:fldCharType="end"/>
        </w:r>
        <w:r w:rsidRPr="00B25BEF">
          <w:rPr>
            <w:rStyle w:val="Hyperlink"/>
            <w:noProof/>
          </w:rPr>
          <w:fldChar w:fldCharType="end"/>
        </w:r>
      </w:ins>
    </w:p>
    <w:p w14:paraId="52A8C3D8" w14:textId="566DDE20" w:rsidR="00A71F46" w:rsidRDefault="00A71F46">
      <w:pPr>
        <w:pStyle w:val="Verzeichnis4"/>
        <w:tabs>
          <w:tab w:val="right" w:leader="dot" w:pos="9350"/>
        </w:tabs>
        <w:rPr>
          <w:ins w:id="366" w:author="Andreas Kuehne" w:date="2019-05-31T12:34:00Z"/>
          <w:rFonts w:asciiTheme="minorHAnsi" w:eastAsiaTheme="minorEastAsia" w:hAnsiTheme="minorHAnsi" w:cstheme="minorBidi"/>
          <w:noProof/>
          <w:sz w:val="22"/>
          <w:szCs w:val="22"/>
          <w:lang w:val="en-GB" w:eastAsia="en-GB"/>
        </w:rPr>
      </w:pPr>
      <w:ins w:id="36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4.4.4.1</w:t>
        </w:r>
        <w:r w:rsidRPr="00B25BEF">
          <w:rPr>
            <w:rStyle w:val="Hyperlink"/>
            <w:noProof/>
          </w:rPr>
          <w:t xml:space="preserve"> OptionalInputsSign – JSON Syntax</w:t>
        </w:r>
        <w:r>
          <w:rPr>
            <w:noProof/>
            <w:webHidden/>
          </w:rPr>
          <w:tab/>
        </w:r>
        <w:r>
          <w:rPr>
            <w:noProof/>
            <w:webHidden/>
          </w:rPr>
          <w:fldChar w:fldCharType="begin"/>
        </w:r>
        <w:r>
          <w:rPr>
            <w:noProof/>
            <w:webHidden/>
          </w:rPr>
          <w:instrText xml:space="preserve"> PAGEREF _Toc10198540 \h </w:instrText>
        </w:r>
        <w:r>
          <w:rPr>
            <w:noProof/>
            <w:webHidden/>
          </w:rPr>
        </w:r>
      </w:ins>
      <w:r>
        <w:rPr>
          <w:noProof/>
          <w:webHidden/>
        </w:rPr>
        <w:fldChar w:fldCharType="separate"/>
      </w:r>
      <w:ins w:id="368" w:author="Andreas Kuehne" w:date="2019-05-31T12:34:00Z">
        <w:r>
          <w:rPr>
            <w:noProof/>
            <w:webHidden/>
          </w:rPr>
          <w:t>49</w:t>
        </w:r>
        <w:r>
          <w:rPr>
            <w:noProof/>
            <w:webHidden/>
          </w:rPr>
          <w:fldChar w:fldCharType="end"/>
        </w:r>
        <w:r w:rsidRPr="00B25BEF">
          <w:rPr>
            <w:rStyle w:val="Hyperlink"/>
            <w:noProof/>
          </w:rPr>
          <w:fldChar w:fldCharType="end"/>
        </w:r>
      </w:ins>
    </w:p>
    <w:p w14:paraId="2F6E0A84" w14:textId="6B0C1522" w:rsidR="00A71F46" w:rsidRDefault="00A71F46">
      <w:pPr>
        <w:pStyle w:val="Verzeichnis4"/>
        <w:tabs>
          <w:tab w:val="right" w:leader="dot" w:pos="9350"/>
        </w:tabs>
        <w:rPr>
          <w:ins w:id="369" w:author="Andreas Kuehne" w:date="2019-05-31T12:34:00Z"/>
          <w:rFonts w:asciiTheme="minorHAnsi" w:eastAsiaTheme="minorEastAsia" w:hAnsiTheme="minorHAnsi" w:cstheme="minorBidi"/>
          <w:noProof/>
          <w:sz w:val="22"/>
          <w:szCs w:val="22"/>
          <w:lang w:val="en-GB" w:eastAsia="en-GB"/>
        </w:rPr>
      </w:pPr>
      <w:ins w:id="37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4.4.4.2</w:t>
        </w:r>
        <w:r w:rsidRPr="00B25BEF">
          <w:rPr>
            <w:rStyle w:val="Hyperlink"/>
            <w:noProof/>
          </w:rPr>
          <w:t xml:space="preserve"> OptionalInputsSign – XML Syntax</w:t>
        </w:r>
        <w:r>
          <w:rPr>
            <w:noProof/>
            <w:webHidden/>
          </w:rPr>
          <w:tab/>
        </w:r>
        <w:r>
          <w:rPr>
            <w:noProof/>
            <w:webHidden/>
          </w:rPr>
          <w:fldChar w:fldCharType="begin"/>
        </w:r>
        <w:r>
          <w:rPr>
            <w:noProof/>
            <w:webHidden/>
          </w:rPr>
          <w:instrText xml:space="preserve"> PAGEREF _Toc10198541 \h </w:instrText>
        </w:r>
        <w:r>
          <w:rPr>
            <w:noProof/>
            <w:webHidden/>
          </w:rPr>
        </w:r>
      </w:ins>
      <w:r>
        <w:rPr>
          <w:noProof/>
          <w:webHidden/>
        </w:rPr>
        <w:fldChar w:fldCharType="separate"/>
      </w:r>
      <w:ins w:id="371" w:author="Andreas Kuehne" w:date="2019-05-31T12:34:00Z">
        <w:r>
          <w:rPr>
            <w:noProof/>
            <w:webHidden/>
          </w:rPr>
          <w:t>51</w:t>
        </w:r>
        <w:r>
          <w:rPr>
            <w:noProof/>
            <w:webHidden/>
          </w:rPr>
          <w:fldChar w:fldCharType="end"/>
        </w:r>
        <w:r w:rsidRPr="00B25BEF">
          <w:rPr>
            <w:rStyle w:val="Hyperlink"/>
            <w:noProof/>
          </w:rPr>
          <w:fldChar w:fldCharType="end"/>
        </w:r>
      </w:ins>
    </w:p>
    <w:p w14:paraId="2B9623A6" w14:textId="32A3374D" w:rsidR="00A71F46" w:rsidRDefault="00A71F46">
      <w:pPr>
        <w:pStyle w:val="Verzeichnis3"/>
        <w:tabs>
          <w:tab w:val="right" w:leader="dot" w:pos="9350"/>
        </w:tabs>
        <w:rPr>
          <w:ins w:id="372" w:author="Andreas Kuehne" w:date="2019-05-31T12:34:00Z"/>
          <w:rFonts w:asciiTheme="minorHAnsi" w:eastAsiaTheme="minorEastAsia" w:hAnsiTheme="minorHAnsi" w:cstheme="minorBidi"/>
          <w:noProof/>
          <w:sz w:val="22"/>
          <w:szCs w:val="22"/>
          <w:lang w:val="en-GB" w:eastAsia="en-GB"/>
        </w:rPr>
      </w:pPr>
      <w:ins w:id="37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4.4.5</w:t>
        </w:r>
        <w:r w:rsidRPr="00B25BEF">
          <w:rPr>
            <w:rStyle w:val="Hyperlink"/>
            <w:noProof/>
          </w:rPr>
          <w:t xml:space="preserve"> Component OptionalInputsVerify</w:t>
        </w:r>
        <w:r>
          <w:rPr>
            <w:noProof/>
            <w:webHidden/>
          </w:rPr>
          <w:tab/>
        </w:r>
        <w:r>
          <w:rPr>
            <w:noProof/>
            <w:webHidden/>
          </w:rPr>
          <w:fldChar w:fldCharType="begin"/>
        </w:r>
        <w:r>
          <w:rPr>
            <w:noProof/>
            <w:webHidden/>
          </w:rPr>
          <w:instrText xml:space="preserve"> PAGEREF _Toc10198542 \h </w:instrText>
        </w:r>
        <w:r>
          <w:rPr>
            <w:noProof/>
            <w:webHidden/>
          </w:rPr>
        </w:r>
      </w:ins>
      <w:r>
        <w:rPr>
          <w:noProof/>
          <w:webHidden/>
        </w:rPr>
        <w:fldChar w:fldCharType="separate"/>
      </w:r>
      <w:ins w:id="374" w:author="Andreas Kuehne" w:date="2019-05-31T12:34:00Z">
        <w:r>
          <w:rPr>
            <w:noProof/>
            <w:webHidden/>
          </w:rPr>
          <w:t>52</w:t>
        </w:r>
        <w:r>
          <w:rPr>
            <w:noProof/>
            <w:webHidden/>
          </w:rPr>
          <w:fldChar w:fldCharType="end"/>
        </w:r>
        <w:r w:rsidRPr="00B25BEF">
          <w:rPr>
            <w:rStyle w:val="Hyperlink"/>
            <w:noProof/>
          </w:rPr>
          <w:fldChar w:fldCharType="end"/>
        </w:r>
      </w:ins>
    </w:p>
    <w:p w14:paraId="39E26BE6" w14:textId="423BE4E3" w:rsidR="00A71F46" w:rsidRDefault="00A71F46">
      <w:pPr>
        <w:pStyle w:val="Verzeichnis4"/>
        <w:tabs>
          <w:tab w:val="right" w:leader="dot" w:pos="9350"/>
        </w:tabs>
        <w:rPr>
          <w:ins w:id="375" w:author="Andreas Kuehne" w:date="2019-05-31T12:34:00Z"/>
          <w:rFonts w:asciiTheme="minorHAnsi" w:eastAsiaTheme="minorEastAsia" w:hAnsiTheme="minorHAnsi" w:cstheme="minorBidi"/>
          <w:noProof/>
          <w:sz w:val="22"/>
          <w:szCs w:val="22"/>
          <w:lang w:val="en-GB" w:eastAsia="en-GB"/>
        </w:rPr>
      </w:pPr>
      <w:ins w:id="37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4.4.5.1</w:t>
        </w:r>
        <w:r w:rsidRPr="00B25BEF">
          <w:rPr>
            <w:rStyle w:val="Hyperlink"/>
            <w:noProof/>
          </w:rPr>
          <w:t xml:space="preserve"> OptionalInputsVerify – JSON Syntax</w:t>
        </w:r>
        <w:r>
          <w:rPr>
            <w:noProof/>
            <w:webHidden/>
          </w:rPr>
          <w:tab/>
        </w:r>
        <w:r>
          <w:rPr>
            <w:noProof/>
            <w:webHidden/>
          </w:rPr>
          <w:fldChar w:fldCharType="begin"/>
        </w:r>
        <w:r>
          <w:rPr>
            <w:noProof/>
            <w:webHidden/>
          </w:rPr>
          <w:instrText xml:space="preserve"> PAGEREF _Toc10198543 \h </w:instrText>
        </w:r>
        <w:r>
          <w:rPr>
            <w:noProof/>
            <w:webHidden/>
          </w:rPr>
        </w:r>
      </w:ins>
      <w:r>
        <w:rPr>
          <w:noProof/>
          <w:webHidden/>
        </w:rPr>
        <w:fldChar w:fldCharType="separate"/>
      </w:r>
      <w:ins w:id="377" w:author="Andreas Kuehne" w:date="2019-05-31T12:34:00Z">
        <w:r>
          <w:rPr>
            <w:noProof/>
            <w:webHidden/>
          </w:rPr>
          <w:t>53</w:t>
        </w:r>
        <w:r>
          <w:rPr>
            <w:noProof/>
            <w:webHidden/>
          </w:rPr>
          <w:fldChar w:fldCharType="end"/>
        </w:r>
        <w:r w:rsidRPr="00B25BEF">
          <w:rPr>
            <w:rStyle w:val="Hyperlink"/>
            <w:noProof/>
          </w:rPr>
          <w:fldChar w:fldCharType="end"/>
        </w:r>
      </w:ins>
    </w:p>
    <w:p w14:paraId="3E52332B" w14:textId="45AC31C2" w:rsidR="00A71F46" w:rsidRDefault="00A71F46">
      <w:pPr>
        <w:pStyle w:val="Verzeichnis4"/>
        <w:tabs>
          <w:tab w:val="right" w:leader="dot" w:pos="9350"/>
        </w:tabs>
        <w:rPr>
          <w:ins w:id="378" w:author="Andreas Kuehne" w:date="2019-05-31T12:34:00Z"/>
          <w:rFonts w:asciiTheme="minorHAnsi" w:eastAsiaTheme="minorEastAsia" w:hAnsiTheme="minorHAnsi" w:cstheme="minorBidi"/>
          <w:noProof/>
          <w:sz w:val="22"/>
          <w:szCs w:val="22"/>
          <w:lang w:val="en-GB" w:eastAsia="en-GB"/>
        </w:rPr>
      </w:pPr>
      <w:ins w:id="37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4.4.5.2</w:t>
        </w:r>
        <w:r w:rsidRPr="00B25BEF">
          <w:rPr>
            <w:rStyle w:val="Hyperlink"/>
            <w:noProof/>
          </w:rPr>
          <w:t xml:space="preserve"> OptionalInputsVerify – XML Syntax</w:t>
        </w:r>
        <w:r>
          <w:rPr>
            <w:noProof/>
            <w:webHidden/>
          </w:rPr>
          <w:tab/>
        </w:r>
        <w:r>
          <w:rPr>
            <w:noProof/>
            <w:webHidden/>
          </w:rPr>
          <w:fldChar w:fldCharType="begin"/>
        </w:r>
        <w:r>
          <w:rPr>
            <w:noProof/>
            <w:webHidden/>
          </w:rPr>
          <w:instrText xml:space="preserve"> PAGEREF _Toc10198544 \h </w:instrText>
        </w:r>
        <w:r>
          <w:rPr>
            <w:noProof/>
            <w:webHidden/>
          </w:rPr>
        </w:r>
      </w:ins>
      <w:r>
        <w:rPr>
          <w:noProof/>
          <w:webHidden/>
        </w:rPr>
        <w:fldChar w:fldCharType="separate"/>
      </w:r>
      <w:ins w:id="380" w:author="Andreas Kuehne" w:date="2019-05-31T12:34:00Z">
        <w:r>
          <w:rPr>
            <w:noProof/>
            <w:webHidden/>
          </w:rPr>
          <w:t>55</w:t>
        </w:r>
        <w:r>
          <w:rPr>
            <w:noProof/>
            <w:webHidden/>
          </w:rPr>
          <w:fldChar w:fldCharType="end"/>
        </w:r>
        <w:r w:rsidRPr="00B25BEF">
          <w:rPr>
            <w:rStyle w:val="Hyperlink"/>
            <w:noProof/>
          </w:rPr>
          <w:fldChar w:fldCharType="end"/>
        </w:r>
      </w:ins>
    </w:p>
    <w:p w14:paraId="7281BF93" w14:textId="347D1FD7" w:rsidR="00A71F46" w:rsidRDefault="00A71F46">
      <w:pPr>
        <w:pStyle w:val="Verzeichnis3"/>
        <w:tabs>
          <w:tab w:val="right" w:leader="dot" w:pos="9350"/>
        </w:tabs>
        <w:rPr>
          <w:ins w:id="381" w:author="Andreas Kuehne" w:date="2019-05-31T12:34:00Z"/>
          <w:rFonts w:asciiTheme="minorHAnsi" w:eastAsiaTheme="minorEastAsia" w:hAnsiTheme="minorHAnsi" w:cstheme="minorBidi"/>
          <w:noProof/>
          <w:sz w:val="22"/>
          <w:szCs w:val="22"/>
          <w:lang w:val="en-GB" w:eastAsia="en-GB"/>
        </w:rPr>
      </w:pPr>
      <w:ins w:id="38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4.4.6</w:t>
        </w:r>
        <w:r w:rsidRPr="00B25BEF">
          <w:rPr>
            <w:rStyle w:val="Hyperlink"/>
            <w:noProof/>
          </w:rPr>
          <w:t xml:space="preserve"> Component OptionalOutputsBase</w:t>
        </w:r>
        <w:r>
          <w:rPr>
            <w:noProof/>
            <w:webHidden/>
          </w:rPr>
          <w:tab/>
        </w:r>
        <w:r>
          <w:rPr>
            <w:noProof/>
            <w:webHidden/>
          </w:rPr>
          <w:fldChar w:fldCharType="begin"/>
        </w:r>
        <w:r>
          <w:rPr>
            <w:noProof/>
            <w:webHidden/>
          </w:rPr>
          <w:instrText xml:space="preserve"> PAGEREF _Toc10198545 \h </w:instrText>
        </w:r>
        <w:r>
          <w:rPr>
            <w:noProof/>
            <w:webHidden/>
          </w:rPr>
        </w:r>
      </w:ins>
      <w:r>
        <w:rPr>
          <w:noProof/>
          <w:webHidden/>
        </w:rPr>
        <w:fldChar w:fldCharType="separate"/>
      </w:r>
      <w:ins w:id="383" w:author="Andreas Kuehne" w:date="2019-05-31T12:34:00Z">
        <w:r>
          <w:rPr>
            <w:noProof/>
            <w:webHidden/>
          </w:rPr>
          <w:t>56</w:t>
        </w:r>
        <w:r>
          <w:rPr>
            <w:noProof/>
            <w:webHidden/>
          </w:rPr>
          <w:fldChar w:fldCharType="end"/>
        </w:r>
        <w:r w:rsidRPr="00B25BEF">
          <w:rPr>
            <w:rStyle w:val="Hyperlink"/>
            <w:noProof/>
          </w:rPr>
          <w:fldChar w:fldCharType="end"/>
        </w:r>
      </w:ins>
    </w:p>
    <w:p w14:paraId="769F6B20" w14:textId="4B8AB3C6" w:rsidR="00A71F46" w:rsidRDefault="00A71F46">
      <w:pPr>
        <w:pStyle w:val="Verzeichnis4"/>
        <w:tabs>
          <w:tab w:val="right" w:leader="dot" w:pos="9350"/>
        </w:tabs>
        <w:rPr>
          <w:ins w:id="384" w:author="Andreas Kuehne" w:date="2019-05-31T12:34:00Z"/>
          <w:rFonts w:asciiTheme="minorHAnsi" w:eastAsiaTheme="minorEastAsia" w:hAnsiTheme="minorHAnsi" w:cstheme="minorBidi"/>
          <w:noProof/>
          <w:sz w:val="22"/>
          <w:szCs w:val="22"/>
          <w:lang w:val="en-GB" w:eastAsia="en-GB"/>
        </w:rPr>
      </w:pPr>
      <w:ins w:id="38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4.4.6.1</w:t>
        </w:r>
        <w:r w:rsidRPr="00B25BEF">
          <w:rPr>
            <w:rStyle w:val="Hyperlink"/>
            <w:noProof/>
          </w:rPr>
          <w:t xml:space="preserve"> OptionalOutputsBase – JSON Syntax</w:t>
        </w:r>
        <w:r>
          <w:rPr>
            <w:noProof/>
            <w:webHidden/>
          </w:rPr>
          <w:tab/>
        </w:r>
        <w:r>
          <w:rPr>
            <w:noProof/>
            <w:webHidden/>
          </w:rPr>
          <w:fldChar w:fldCharType="begin"/>
        </w:r>
        <w:r>
          <w:rPr>
            <w:noProof/>
            <w:webHidden/>
          </w:rPr>
          <w:instrText xml:space="preserve"> PAGEREF _Toc10198546 \h </w:instrText>
        </w:r>
        <w:r>
          <w:rPr>
            <w:noProof/>
            <w:webHidden/>
          </w:rPr>
        </w:r>
      </w:ins>
      <w:r>
        <w:rPr>
          <w:noProof/>
          <w:webHidden/>
        </w:rPr>
        <w:fldChar w:fldCharType="separate"/>
      </w:r>
      <w:ins w:id="386" w:author="Andreas Kuehne" w:date="2019-05-31T12:34:00Z">
        <w:r>
          <w:rPr>
            <w:noProof/>
            <w:webHidden/>
          </w:rPr>
          <w:t>56</w:t>
        </w:r>
        <w:r>
          <w:rPr>
            <w:noProof/>
            <w:webHidden/>
          </w:rPr>
          <w:fldChar w:fldCharType="end"/>
        </w:r>
        <w:r w:rsidRPr="00B25BEF">
          <w:rPr>
            <w:rStyle w:val="Hyperlink"/>
            <w:noProof/>
          </w:rPr>
          <w:fldChar w:fldCharType="end"/>
        </w:r>
      </w:ins>
    </w:p>
    <w:p w14:paraId="5CDDAD39" w14:textId="2EAF7E0A" w:rsidR="00A71F46" w:rsidRDefault="00A71F46">
      <w:pPr>
        <w:pStyle w:val="Verzeichnis4"/>
        <w:tabs>
          <w:tab w:val="right" w:leader="dot" w:pos="9350"/>
        </w:tabs>
        <w:rPr>
          <w:ins w:id="387" w:author="Andreas Kuehne" w:date="2019-05-31T12:34:00Z"/>
          <w:rFonts w:asciiTheme="minorHAnsi" w:eastAsiaTheme="minorEastAsia" w:hAnsiTheme="minorHAnsi" w:cstheme="minorBidi"/>
          <w:noProof/>
          <w:sz w:val="22"/>
          <w:szCs w:val="22"/>
          <w:lang w:val="en-GB" w:eastAsia="en-GB"/>
        </w:rPr>
      </w:pPr>
      <w:ins w:id="38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4.4.6.2</w:t>
        </w:r>
        <w:r w:rsidRPr="00B25BEF">
          <w:rPr>
            <w:rStyle w:val="Hyperlink"/>
            <w:noProof/>
          </w:rPr>
          <w:t xml:space="preserve"> OptionalOutputsBase – XML Syntax</w:t>
        </w:r>
        <w:r>
          <w:rPr>
            <w:noProof/>
            <w:webHidden/>
          </w:rPr>
          <w:tab/>
        </w:r>
        <w:r>
          <w:rPr>
            <w:noProof/>
            <w:webHidden/>
          </w:rPr>
          <w:fldChar w:fldCharType="begin"/>
        </w:r>
        <w:r>
          <w:rPr>
            <w:noProof/>
            <w:webHidden/>
          </w:rPr>
          <w:instrText xml:space="preserve"> PAGEREF _Toc10198547 \h </w:instrText>
        </w:r>
        <w:r>
          <w:rPr>
            <w:noProof/>
            <w:webHidden/>
          </w:rPr>
        </w:r>
      </w:ins>
      <w:r>
        <w:rPr>
          <w:noProof/>
          <w:webHidden/>
        </w:rPr>
        <w:fldChar w:fldCharType="separate"/>
      </w:r>
      <w:ins w:id="389" w:author="Andreas Kuehne" w:date="2019-05-31T12:34:00Z">
        <w:r>
          <w:rPr>
            <w:noProof/>
            <w:webHidden/>
          </w:rPr>
          <w:t>56</w:t>
        </w:r>
        <w:r>
          <w:rPr>
            <w:noProof/>
            <w:webHidden/>
          </w:rPr>
          <w:fldChar w:fldCharType="end"/>
        </w:r>
        <w:r w:rsidRPr="00B25BEF">
          <w:rPr>
            <w:rStyle w:val="Hyperlink"/>
            <w:noProof/>
          </w:rPr>
          <w:fldChar w:fldCharType="end"/>
        </w:r>
      </w:ins>
    </w:p>
    <w:p w14:paraId="3F4B54A0" w14:textId="6723650A" w:rsidR="00A71F46" w:rsidRDefault="00A71F46">
      <w:pPr>
        <w:pStyle w:val="Verzeichnis3"/>
        <w:tabs>
          <w:tab w:val="right" w:leader="dot" w:pos="9350"/>
        </w:tabs>
        <w:rPr>
          <w:ins w:id="390" w:author="Andreas Kuehne" w:date="2019-05-31T12:34:00Z"/>
          <w:rFonts w:asciiTheme="minorHAnsi" w:eastAsiaTheme="minorEastAsia" w:hAnsiTheme="minorHAnsi" w:cstheme="minorBidi"/>
          <w:noProof/>
          <w:sz w:val="22"/>
          <w:szCs w:val="22"/>
          <w:lang w:val="en-GB" w:eastAsia="en-GB"/>
        </w:rPr>
      </w:pPr>
      <w:ins w:id="39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4.4.7</w:t>
        </w:r>
        <w:r w:rsidRPr="00B25BEF">
          <w:rPr>
            <w:rStyle w:val="Hyperlink"/>
            <w:noProof/>
          </w:rPr>
          <w:t xml:space="preserve"> Component OptionalOutputsSign</w:t>
        </w:r>
        <w:r>
          <w:rPr>
            <w:noProof/>
            <w:webHidden/>
          </w:rPr>
          <w:tab/>
        </w:r>
        <w:r>
          <w:rPr>
            <w:noProof/>
            <w:webHidden/>
          </w:rPr>
          <w:fldChar w:fldCharType="begin"/>
        </w:r>
        <w:r>
          <w:rPr>
            <w:noProof/>
            <w:webHidden/>
          </w:rPr>
          <w:instrText xml:space="preserve"> PAGEREF _Toc10198548 \h </w:instrText>
        </w:r>
        <w:r>
          <w:rPr>
            <w:noProof/>
            <w:webHidden/>
          </w:rPr>
        </w:r>
      </w:ins>
      <w:r>
        <w:rPr>
          <w:noProof/>
          <w:webHidden/>
        </w:rPr>
        <w:fldChar w:fldCharType="separate"/>
      </w:r>
      <w:ins w:id="392" w:author="Andreas Kuehne" w:date="2019-05-31T12:34:00Z">
        <w:r>
          <w:rPr>
            <w:noProof/>
            <w:webHidden/>
          </w:rPr>
          <w:t>57</w:t>
        </w:r>
        <w:r>
          <w:rPr>
            <w:noProof/>
            <w:webHidden/>
          </w:rPr>
          <w:fldChar w:fldCharType="end"/>
        </w:r>
        <w:r w:rsidRPr="00B25BEF">
          <w:rPr>
            <w:rStyle w:val="Hyperlink"/>
            <w:noProof/>
          </w:rPr>
          <w:fldChar w:fldCharType="end"/>
        </w:r>
      </w:ins>
    </w:p>
    <w:p w14:paraId="47FA4DB3" w14:textId="7C714A29" w:rsidR="00A71F46" w:rsidRDefault="00A71F46">
      <w:pPr>
        <w:pStyle w:val="Verzeichnis4"/>
        <w:tabs>
          <w:tab w:val="right" w:leader="dot" w:pos="9350"/>
        </w:tabs>
        <w:rPr>
          <w:ins w:id="393" w:author="Andreas Kuehne" w:date="2019-05-31T12:34:00Z"/>
          <w:rFonts w:asciiTheme="minorHAnsi" w:eastAsiaTheme="minorEastAsia" w:hAnsiTheme="minorHAnsi" w:cstheme="minorBidi"/>
          <w:noProof/>
          <w:sz w:val="22"/>
          <w:szCs w:val="22"/>
          <w:lang w:val="en-GB" w:eastAsia="en-GB"/>
        </w:rPr>
      </w:pPr>
      <w:ins w:id="39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"_Toc10198549"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4.4.7.1</w:t>
        </w:r>
        <w:r w:rsidRPr="00B25BEF">
          <w:rPr>
            <w:rStyle w:val="Hyperlink"/>
            <w:noProof/>
          </w:rPr>
          <w:t xml:space="preserve"> OptionalOutputsSign – JSON Syntax</w:t>
        </w:r>
        <w:r>
          <w:rPr>
            <w:noProof/>
            <w:webHidden/>
          </w:rPr>
          <w:tab/>
        </w:r>
        <w:r>
          <w:rPr>
            <w:noProof/>
            <w:webHidden/>
          </w:rPr>
          <w:fldChar w:fldCharType="begin"/>
        </w:r>
        <w:r>
          <w:rPr>
            <w:noProof/>
            <w:webHidden/>
          </w:rPr>
          <w:instrText xml:space="preserve"> PAGEREF _Toc10198549 \h </w:instrText>
        </w:r>
        <w:r>
          <w:rPr>
            <w:noProof/>
            <w:webHidden/>
          </w:rPr>
        </w:r>
      </w:ins>
      <w:r>
        <w:rPr>
          <w:noProof/>
          <w:webHidden/>
        </w:rPr>
        <w:fldChar w:fldCharType="separate"/>
      </w:r>
      <w:ins w:id="395" w:author="Andreas Kuehne" w:date="2019-05-31T12:34:00Z">
        <w:r>
          <w:rPr>
            <w:noProof/>
            <w:webHidden/>
          </w:rPr>
          <w:t>57</w:t>
        </w:r>
        <w:r>
          <w:rPr>
            <w:noProof/>
            <w:webHidden/>
          </w:rPr>
          <w:fldChar w:fldCharType="end"/>
        </w:r>
        <w:r w:rsidRPr="00B25BEF">
          <w:rPr>
            <w:rStyle w:val="Hyperlink"/>
            <w:noProof/>
          </w:rPr>
          <w:fldChar w:fldCharType="end"/>
        </w:r>
      </w:ins>
    </w:p>
    <w:p w14:paraId="6883A21E" w14:textId="1A6A7662" w:rsidR="00A71F46" w:rsidRDefault="00A71F46">
      <w:pPr>
        <w:pStyle w:val="Verzeichnis4"/>
        <w:tabs>
          <w:tab w:val="right" w:leader="dot" w:pos="9350"/>
        </w:tabs>
        <w:rPr>
          <w:ins w:id="396" w:author="Andreas Kuehne" w:date="2019-05-31T12:34:00Z"/>
          <w:rFonts w:asciiTheme="minorHAnsi" w:eastAsiaTheme="minorEastAsia" w:hAnsiTheme="minorHAnsi" w:cstheme="minorBidi"/>
          <w:noProof/>
          <w:sz w:val="22"/>
          <w:szCs w:val="22"/>
          <w:lang w:val="en-GB" w:eastAsia="en-GB"/>
        </w:rPr>
      </w:pPr>
      <w:ins w:id="39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4.4.7.2</w:t>
        </w:r>
        <w:r w:rsidRPr="00B25BEF">
          <w:rPr>
            <w:rStyle w:val="Hyperlink"/>
            <w:noProof/>
          </w:rPr>
          <w:t xml:space="preserve"> OptionalOutputsSign – XML Syntax</w:t>
        </w:r>
        <w:r>
          <w:rPr>
            <w:noProof/>
            <w:webHidden/>
          </w:rPr>
          <w:tab/>
        </w:r>
        <w:r>
          <w:rPr>
            <w:noProof/>
            <w:webHidden/>
          </w:rPr>
          <w:fldChar w:fldCharType="begin"/>
        </w:r>
        <w:r>
          <w:rPr>
            <w:noProof/>
            <w:webHidden/>
          </w:rPr>
          <w:instrText xml:space="preserve"> PAGEREF _Toc10198550 \h </w:instrText>
        </w:r>
        <w:r>
          <w:rPr>
            <w:noProof/>
            <w:webHidden/>
          </w:rPr>
        </w:r>
      </w:ins>
      <w:r>
        <w:rPr>
          <w:noProof/>
          <w:webHidden/>
        </w:rPr>
        <w:fldChar w:fldCharType="separate"/>
      </w:r>
      <w:ins w:id="398" w:author="Andreas Kuehne" w:date="2019-05-31T12:34:00Z">
        <w:r>
          <w:rPr>
            <w:noProof/>
            <w:webHidden/>
          </w:rPr>
          <w:t>58</w:t>
        </w:r>
        <w:r>
          <w:rPr>
            <w:noProof/>
            <w:webHidden/>
          </w:rPr>
          <w:fldChar w:fldCharType="end"/>
        </w:r>
        <w:r w:rsidRPr="00B25BEF">
          <w:rPr>
            <w:rStyle w:val="Hyperlink"/>
            <w:noProof/>
          </w:rPr>
          <w:fldChar w:fldCharType="end"/>
        </w:r>
      </w:ins>
    </w:p>
    <w:p w14:paraId="1CEF4DCA" w14:textId="2757042E" w:rsidR="00A71F46" w:rsidRDefault="00A71F46">
      <w:pPr>
        <w:pStyle w:val="Verzeichnis3"/>
        <w:tabs>
          <w:tab w:val="right" w:leader="dot" w:pos="9350"/>
        </w:tabs>
        <w:rPr>
          <w:ins w:id="399" w:author="Andreas Kuehne" w:date="2019-05-31T12:34:00Z"/>
          <w:rFonts w:asciiTheme="minorHAnsi" w:eastAsiaTheme="minorEastAsia" w:hAnsiTheme="minorHAnsi" w:cstheme="minorBidi"/>
          <w:noProof/>
          <w:sz w:val="22"/>
          <w:szCs w:val="22"/>
          <w:lang w:val="en-GB" w:eastAsia="en-GB"/>
        </w:rPr>
      </w:pPr>
      <w:ins w:id="40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4.4.8</w:t>
        </w:r>
        <w:r w:rsidRPr="00B25BEF">
          <w:rPr>
            <w:rStyle w:val="Hyperlink"/>
            <w:noProof/>
          </w:rPr>
          <w:t xml:space="preserve"> Component OptionalOutputsVerify</w:t>
        </w:r>
        <w:r>
          <w:rPr>
            <w:noProof/>
            <w:webHidden/>
          </w:rPr>
          <w:tab/>
        </w:r>
        <w:r>
          <w:rPr>
            <w:noProof/>
            <w:webHidden/>
          </w:rPr>
          <w:fldChar w:fldCharType="begin"/>
        </w:r>
        <w:r>
          <w:rPr>
            <w:noProof/>
            <w:webHidden/>
          </w:rPr>
          <w:instrText xml:space="preserve"> PAGEREF _Toc10198551 \h </w:instrText>
        </w:r>
        <w:r>
          <w:rPr>
            <w:noProof/>
            <w:webHidden/>
          </w:rPr>
        </w:r>
      </w:ins>
      <w:r>
        <w:rPr>
          <w:noProof/>
          <w:webHidden/>
        </w:rPr>
        <w:fldChar w:fldCharType="separate"/>
      </w:r>
      <w:ins w:id="401" w:author="Andreas Kuehne" w:date="2019-05-31T12:34:00Z">
        <w:r>
          <w:rPr>
            <w:noProof/>
            <w:webHidden/>
          </w:rPr>
          <w:t>58</w:t>
        </w:r>
        <w:r>
          <w:rPr>
            <w:noProof/>
            <w:webHidden/>
          </w:rPr>
          <w:fldChar w:fldCharType="end"/>
        </w:r>
        <w:r w:rsidRPr="00B25BEF">
          <w:rPr>
            <w:rStyle w:val="Hyperlink"/>
            <w:noProof/>
          </w:rPr>
          <w:fldChar w:fldCharType="end"/>
        </w:r>
      </w:ins>
    </w:p>
    <w:p w14:paraId="2387FFA6" w14:textId="207F5EA1" w:rsidR="00A71F46" w:rsidRDefault="00A71F46">
      <w:pPr>
        <w:pStyle w:val="Verzeichnis4"/>
        <w:tabs>
          <w:tab w:val="right" w:leader="dot" w:pos="9350"/>
        </w:tabs>
        <w:rPr>
          <w:ins w:id="402" w:author="Andreas Kuehne" w:date="2019-05-31T12:34:00Z"/>
          <w:rFonts w:asciiTheme="minorHAnsi" w:eastAsiaTheme="minorEastAsia" w:hAnsiTheme="minorHAnsi" w:cstheme="minorBidi"/>
          <w:noProof/>
          <w:sz w:val="22"/>
          <w:szCs w:val="22"/>
          <w:lang w:val="en-GB" w:eastAsia="en-GB"/>
        </w:rPr>
      </w:pPr>
      <w:ins w:id="40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4.4.8.1</w:t>
        </w:r>
        <w:r w:rsidRPr="00B25BEF">
          <w:rPr>
            <w:rStyle w:val="Hyperlink"/>
            <w:noProof/>
          </w:rPr>
          <w:t xml:space="preserve"> OptionalOutputsVerify – JSON Syntax</w:t>
        </w:r>
        <w:r>
          <w:rPr>
            <w:noProof/>
            <w:webHidden/>
          </w:rPr>
          <w:tab/>
        </w:r>
        <w:r>
          <w:rPr>
            <w:noProof/>
            <w:webHidden/>
          </w:rPr>
          <w:fldChar w:fldCharType="begin"/>
        </w:r>
        <w:r>
          <w:rPr>
            <w:noProof/>
            <w:webHidden/>
          </w:rPr>
          <w:instrText xml:space="preserve"> PAGEREF _Toc10198552 \h </w:instrText>
        </w:r>
        <w:r>
          <w:rPr>
            <w:noProof/>
            <w:webHidden/>
          </w:rPr>
        </w:r>
      </w:ins>
      <w:r>
        <w:rPr>
          <w:noProof/>
          <w:webHidden/>
        </w:rPr>
        <w:fldChar w:fldCharType="separate"/>
      </w:r>
      <w:ins w:id="404" w:author="Andreas Kuehne" w:date="2019-05-31T12:34:00Z">
        <w:r>
          <w:rPr>
            <w:noProof/>
            <w:webHidden/>
          </w:rPr>
          <w:t>59</w:t>
        </w:r>
        <w:r>
          <w:rPr>
            <w:noProof/>
            <w:webHidden/>
          </w:rPr>
          <w:fldChar w:fldCharType="end"/>
        </w:r>
        <w:r w:rsidRPr="00B25BEF">
          <w:rPr>
            <w:rStyle w:val="Hyperlink"/>
            <w:noProof/>
          </w:rPr>
          <w:fldChar w:fldCharType="end"/>
        </w:r>
      </w:ins>
    </w:p>
    <w:p w14:paraId="33673ECD" w14:textId="0DEAA232" w:rsidR="00A71F46" w:rsidRDefault="00A71F46">
      <w:pPr>
        <w:pStyle w:val="Verzeichnis4"/>
        <w:tabs>
          <w:tab w:val="right" w:leader="dot" w:pos="9350"/>
        </w:tabs>
        <w:rPr>
          <w:ins w:id="405" w:author="Andreas Kuehne" w:date="2019-05-31T12:34:00Z"/>
          <w:rFonts w:asciiTheme="minorHAnsi" w:eastAsiaTheme="minorEastAsia" w:hAnsiTheme="minorHAnsi" w:cstheme="minorBidi"/>
          <w:noProof/>
          <w:sz w:val="22"/>
          <w:szCs w:val="22"/>
          <w:lang w:val="en-GB" w:eastAsia="en-GB"/>
        </w:rPr>
      </w:pPr>
      <w:ins w:id="40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4.4.8.2</w:t>
        </w:r>
        <w:r w:rsidRPr="00B25BEF">
          <w:rPr>
            <w:rStyle w:val="Hyperlink"/>
            <w:noProof/>
          </w:rPr>
          <w:t xml:space="preserve"> OptionalOutputsVerify – XML Syntax</w:t>
        </w:r>
        <w:r>
          <w:rPr>
            <w:noProof/>
            <w:webHidden/>
          </w:rPr>
          <w:tab/>
        </w:r>
        <w:r>
          <w:rPr>
            <w:noProof/>
            <w:webHidden/>
          </w:rPr>
          <w:fldChar w:fldCharType="begin"/>
        </w:r>
        <w:r>
          <w:rPr>
            <w:noProof/>
            <w:webHidden/>
          </w:rPr>
          <w:instrText xml:space="preserve"> PAGEREF _Toc10198553 \h </w:instrText>
        </w:r>
        <w:r>
          <w:rPr>
            <w:noProof/>
            <w:webHidden/>
          </w:rPr>
        </w:r>
      </w:ins>
      <w:r>
        <w:rPr>
          <w:noProof/>
          <w:webHidden/>
        </w:rPr>
        <w:fldChar w:fldCharType="separate"/>
      </w:r>
      <w:ins w:id="407" w:author="Andreas Kuehne" w:date="2019-05-31T12:34:00Z">
        <w:r>
          <w:rPr>
            <w:noProof/>
            <w:webHidden/>
          </w:rPr>
          <w:t>60</w:t>
        </w:r>
        <w:r>
          <w:rPr>
            <w:noProof/>
            <w:webHidden/>
          </w:rPr>
          <w:fldChar w:fldCharType="end"/>
        </w:r>
        <w:r w:rsidRPr="00B25BEF">
          <w:rPr>
            <w:rStyle w:val="Hyperlink"/>
            <w:noProof/>
          </w:rPr>
          <w:fldChar w:fldCharType="end"/>
        </w:r>
      </w:ins>
    </w:p>
    <w:p w14:paraId="1AE0FA7E" w14:textId="3F42D43F" w:rsidR="00A71F46" w:rsidRDefault="00A71F46">
      <w:pPr>
        <w:pStyle w:val="Verzeichnis3"/>
        <w:tabs>
          <w:tab w:val="right" w:leader="dot" w:pos="9350"/>
        </w:tabs>
        <w:rPr>
          <w:ins w:id="408" w:author="Andreas Kuehne" w:date="2019-05-31T12:34:00Z"/>
          <w:rFonts w:asciiTheme="minorHAnsi" w:eastAsiaTheme="minorEastAsia" w:hAnsiTheme="minorHAnsi" w:cstheme="minorBidi"/>
          <w:noProof/>
          <w:sz w:val="22"/>
          <w:szCs w:val="22"/>
          <w:lang w:val="en-GB" w:eastAsia="en-GB"/>
        </w:rPr>
      </w:pPr>
      <w:ins w:id="40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4.4.9</w:t>
        </w:r>
        <w:r w:rsidRPr="00B25BEF">
          <w:rPr>
            <w:rStyle w:val="Hyperlink"/>
            <w:noProof/>
          </w:rPr>
          <w:t xml:space="preserve"> Component ClaimedIdentity</w:t>
        </w:r>
        <w:r>
          <w:rPr>
            <w:noProof/>
            <w:webHidden/>
          </w:rPr>
          <w:tab/>
        </w:r>
        <w:r>
          <w:rPr>
            <w:noProof/>
            <w:webHidden/>
          </w:rPr>
          <w:fldChar w:fldCharType="begin"/>
        </w:r>
        <w:r>
          <w:rPr>
            <w:noProof/>
            <w:webHidden/>
          </w:rPr>
          <w:instrText xml:space="preserve"> PAGEREF _Toc10198554 \h </w:instrText>
        </w:r>
        <w:r>
          <w:rPr>
            <w:noProof/>
            <w:webHidden/>
          </w:rPr>
        </w:r>
      </w:ins>
      <w:r>
        <w:rPr>
          <w:noProof/>
          <w:webHidden/>
        </w:rPr>
        <w:fldChar w:fldCharType="separate"/>
      </w:r>
      <w:ins w:id="410" w:author="Andreas Kuehne" w:date="2019-05-31T12:34:00Z">
        <w:r>
          <w:rPr>
            <w:noProof/>
            <w:webHidden/>
          </w:rPr>
          <w:t>61</w:t>
        </w:r>
        <w:r>
          <w:rPr>
            <w:noProof/>
            <w:webHidden/>
          </w:rPr>
          <w:fldChar w:fldCharType="end"/>
        </w:r>
        <w:r w:rsidRPr="00B25BEF">
          <w:rPr>
            <w:rStyle w:val="Hyperlink"/>
            <w:noProof/>
          </w:rPr>
          <w:fldChar w:fldCharType="end"/>
        </w:r>
      </w:ins>
    </w:p>
    <w:p w14:paraId="43F67A35" w14:textId="3309DE1E" w:rsidR="00A71F46" w:rsidRDefault="00A71F46">
      <w:pPr>
        <w:pStyle w:val="Verzeichnis4"/>
        <w:tabs>
          <w:tab w:val="right" w:leader="dot" w:pos="9350"/>
        </w:tabs>
        <w:rPr>
          <w:ins w:id="411" w:author="Andreas Kuehne" w:date="2019-05-31T12:34:00Z"/>
          <w:rFonts w:asciiTheme="minorHAnsi" w:eastAsiaTheme="minorEastAsia" w:hAnsiTheme="minorHAnsi" w:cstheme="minorBidi"/>
          <w:noProof/>
          <w:sz w:val="22"/>
          <w:szCs w:val="22"/>
          <w:lang w:val="en-GB" w:eastAsia="en-GB"/>
        </w:rPr>
      </w:pPr>
      <w:ins w:id="41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4.4.9.1</w:t>
        </w:r>
        <w:r w:rsidRPr="00B25BEF">
          <w:rPr>
            <w:rStyle w:val="Hyperlink"/>
            <w:noProof/>
          </w:rPr>
          <w:t xml:space="preserve"> ClaimedIdentity – JSON Syntax</w:t>
        </w:r>
        <w:r>
          <w:rPr>
            <w:noProof/>
            <w:webHidden/>
          </w:rPr>
          <w:tab/>
        </w:r>
        <w:r>
          <w:rPr>
            <w:noProof/>
            <w:webHidden/>
          </w:rPr>
          <w:fldChar w:fldCharType="begin"/>
        </w:r>
        <w:r>
          <w:rPr>
            <w:noProof/>
            <w:webHidden/>
          </w:rPr>
          <w:instrText xml:space="preserve"> PAGEREF _Toc10198555 \h </w:instrText>
        </w:r>
        <w:r>
          <w:rPr>
            <w:noProof/>
            <w:webHidden/>
          </w:rPr>
        </w:r>
      </w:ins>
      <w:r>
        <w:rPr>
          <w:noProof/>
          <w:webHidden/>
        </w:rPr>
        <w:fldChar w:fldCharType="separate"/>
      </w:r>
      <w:ins w:id="413" w:author="Andreas Kuehne" w:date="2019-05-31T12:34:00Z">
        <w:r>
          <w:rPr>
            <w:noProof/>
            <w:webHidden/>
          </w:rPr>
          <w:t>61</w:t>
        </w:r>
        <w:r>
          <w:rPr>
            <w:noProof/>
            <w:webHidden/>
          </w:rPr>
          <w:fldChar w:fldCharType="end"/>
        </w:r>
        <w:r w:rsidRPr="00B25BEF">
          <w:rPr>
            <w:rStyle w:val="Hyperlink"/>
            <w:noProof/>
          </w:rPr>
          <w:fldChar w:fldCharType="end"/>
        </w:r>
      </w:ins>
    </w:p>
    <w:p w14:paraId="61BB1333" w14:textId="5B6EE798" w:rsidR="00A71F46" w:rsidRDefault="00A71F46">
      <w:pPr>
        <w:pStyle w:val="Verzeichnis4"/>
        <w:tabs>
          <w:tab w:val="right" w:leader="dot" w:pos="9350"/>
        </w:tabs>
        <w:rPr>
          <w:ins w:id="414" w:author="Andreas Kuehne" w:date="2019-05-31T12:34:00Z"/>
          <w:rFonts w:asciiTheme="minorHAnsi" w:eastAsiaTheme="minorEastAsia" w:hAnsiTheme="minorHAnsi" w:cstheme="minorBidi"/>
          <w:noProof/>
          <w:sz w:val="22"/>
          <w:szCs w:val="22"/>
          <w:lang w:val="en-GB" w:eastAsia="en-GB"/>
        </w:rPr>
      </w:pPr>
      <w:ins w:id="41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4.4.9.2</w:t>
        </w:r>
        <w:r w:rsidRPr="00B25BEF">
          <w:rPr>
            <w:rStyle w:val="Hyperlink"/>
            <w:noProof/>
          </w:rPr>
          <w:t xml:space="preserve"> ClaimedIdentity – XML Syntax</w:t>
        </w:r>
        <w:r>
          <w:rPr>
            <w:noProof/>
            <w:webHidden/>
          </w:rPr>
          <w:tab/>
        </w:r>
        <w:r>
          <w:rPr>
            <w:noProof/>
            <w:webHidden/>
          </w:rPr>
          <w:fldChar w:fldCharType="begin"/>
        </w:r>
        <w:r>
          <w:rPr>
            <w:noProof/>
            <w:webHidden/>
          </w:rPr>
          <w:instrText xml:space="preserve"> PAGEREF _Toc10198556 \h </w:instrText>
        </w:r>
        <w:r>
          <w:rPr>
            <w:noProof/>
            <w:webHidden/>
          </w:rPr>
        </w:r>
      </w:ins>
      <w:r>
        <w:rPr>
          <w:noProof/>
          <w:webHidden/>
        </w:rPr>
        <w:fldChar w:fldCharType="separate"/>
      </w:r>
      <w:ins w:id="416" w:author="Andreas Kuehne" w:date="2019-05-31T12:34:00Z">
        <w:r>
          <w:rPr>
            <w:noProof/>
            <w:webHidden/>
          </w:rPr>
          <w:t>62</w:t>
        </w:r>
        <w:r>
          <w:rPr>
            <w:noProof/>
            <w:webHidden/>
          </w:rPr>
          <w:fldChar w:fldCharType="end"/>
        </w:r>
        <w:r w:rsidRPr="00B25BEF">
          <w:rPr>
            <w:rStyle w:val="Hyperlink"/>
            <w:noProof/>
          </w:rPr>
          <w:fldChar w:fldCharType="end"/>
        </w:r>
      </w:ins>
    </w:p>
    <w:p w14:paraId="60DC8476" w14:textId="2BDA1D65" w:rsidR="00A71F46" w:rsidRDefault="00A71F46">
      <w:pPr>
        <w:pStyle w:val="Verzeichnis3"/>
        <w:tabs>
          <w:tab w:val="right" w:leader="dot" w:pos="9350"/>
        </w:tabs>
        <w:rPr>
          <w:ins w:id="417" w:author="Andreas Kuehne" w:date="2019-05-31T12:34:00Z"/>
          <w:rFonts w:asciiTheme="minorHAnsi" w:eastAsiaTheme="minorEastAsia" w:hAnsiTheme="minorHAnsi" w:cstheme="minorBidi"/>
          <w:noProof/>
          <w:sz w:val="22"/>
          <w:szCs w:val="22"/>
          <w:lang w:val="en-GB" w:eastAsia="en-GB"/>
        </w:rPr>
      </w:pPr>
      <w:ins w:id="41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4.4.10</w:t>
        </w:r>
        <w:r w:rsidRPr="00B25BEF">
          <w:rPr>
            <w:rStyle w:val="Hyperlink"/>
            <w:noProof/>
          </w:rPr>
          <w:t xml:space="preserve"> Component Schemas</w:t>
        </w:r>
        <w:r>
          <w:rPr>
            <w:noProof/>
            <w:webHidden/>
          </w:rPr>
          <w:tab/>
        </w:r>
        <w:r>
          <w:rPr>
            <w:noProof/>
            <w:webHidden/>
          </w:rPr>
          <w:fldChar w:fldCharType="begin"/>
        </w:r>
        <w:r>
          <w:rPr>
            <w:noProof/>
            <w:webHidden/>
          </w:rPr>
          <w:instrText xml:space="preserve"> PAGEREF _Toc10198557 \h </w:instrText>
        </w:r>
        <w:r>
          <w:rPr>
            <w:noProof/>
            <w:webHidden/>
          </w:rPr>
        </w:r>
      </w:ins>
      <w:r>
        <w:rPr>
          <w:noProof/>
          <w:webHidden/>
        </w:rPr>
        <w:fldChar w:fldCharType="separate"/>
      </w:r>
      <w:ins w:id="419" w:author="Andreas Kuehne" w:date="2019-05-31T12:34:00Z">
        <w:r>
          <w:rPr>
            <w:noProof/>
            <w:webHidden/>
          </w:rPr>
          <w:t>62</w:t>
        </w:r>
        <w:r>
          <w:rPr>
            <w:noProof/>
            <w:webHidden/>
          </w:rPr>
          <w:fldChar w:fldCharType="end"/>
        </w:r>
        <w:r w:rsidRPr="00B25BEF">
          <w:rPr>
            <w:rStyle w:val="Hyperlink"/>
            <w:noProof/>
          </w:rPr>
          <w:fldChar w:fldCharType="end"/>
        </w:r>
      </w:ins>
    </w:p>
    <w:p w14:paraId="06D28327" w14:textId="5323E09E" w:rsidR="00A71F46" w:rsidRDefault="00A71F46">
      <w:pPr>
        <w:pStyle w:val="Verzeichnis4"/>
        <w:tabs>
          <w:tab w:val="right" w:leader="dot" w:pos="9350"/>
        </w:tabs>
        <w:rPr>
          <w:ins w:id="420" w:author="Andreas Kuehne" w:date="2019-05-31T12:34:00Z"/>
          <w:rFonts w:asciiTheme="minorHAnsi" w:eastAsiaTheme="minorEastAsia" w:hAnsiTheme="minorHAnsi" w:cstheme="minorBidi"/>
          <w:noProof/>
          <w:sz w:val="22"/>
          <w:szCs w:val="22"/>
          <w:lang w:val="en-GB" w:eastAsia="en-GB"/>
        </w:rPr>
      </w:pPr>
      <w:ins w:id="42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4.4.10.1</w:t>
        </w:r>
        <w:r w:rsidRPr="00B25BEF">
          <w:rPr>
            <w:rStyle w:val="Hyperlink"/>
            <w:noProof/>
          </w:rPr>
          <w:t xml:space="preserve"> Schemas – JSON Syntax</w:t>
        </w:r>
        <w:r>
          <w:rPr>
            <w:noProof/>
            <w:webHidden/>
          </w:rPr>
          <w:tab/>
        </w:r>
        <w:r>
          <w:rPr>
            <w:noProof/>
            <w:webHidden/>
          </w:rPr>
          <w:fldChar w:fldCharType="begin"/>
        </w:r>
        <w:r>
          <w:rPr>
            <w:noProof/>
            <w:webHidden/>
          </w:rPr>
          <w:instrText xml:space="preserve"> PAGEREF _Toc10198558 \h </w:instrText>
        </w:r>
        <w:r>
          <w:rPr>
            <w:noProof/>
            <w:webHidden/>
          </w:rPr>
        </w:r>
      </w:ins>
      <w:r>
        <w:rPr>
          <w:noProof/>
          <w:webHidden/>
        </w:rPr>
        <w:fldChar w:fldCharType="separate"/>
      </w:r>
      <w:ins w:id="422" w:author="Andreas Kuehne" w:date="2019-05-31T12:34:00Z">
        <w:r>
          <w:rPr>
            <w:noProof/>
            <w:webHidden/>
          </w:rPr>
          <w:t>62</w:t>
        </w:r>
        <w:r>
          <w:rPr>
            <w:noProof/>
            <w:webHidden/>
          </w:rPr>
          <w:fldChar w:fldCharType="end"/>
        </w:r>
        <w:r w:rsidRPr="00B25BEF">
          <w:rPr>
            <w:rStyle w:val="Hyperlink"/>
            <w:noProof/>
          </w:rPr>
          <w:fldChar w:fldCharType="end"/>
        </w:r>
      </w:ins>
    </w:p>
    <w:p w14:paraId="54FE324E" w14:textId="7FDE28D9" w:rsidR="00A71F46" w:rsidRDefault="00A71F46">
      <w:pPr>
        <w:pStyle w:val="Verzeichnis4"/>
        <w:tabs>
          <w:tab w:val="right" w:leader="dot" w:pos="9350"/>
        </w:tabs>
        <w:rPr>
          <w:ins w:id="423" w:author="Andreas Kuehne" w:date="2019-05-31T12:34:00Z"/>
          <w:rFonts w:asciiTheme="minorHAnsi" w:eastAsiaTheme="minorEastAsia" w:hAnsiTheme="minorHAnsi" w:cstheme="minorBidi"/>
          <w:noProof/>
          <w:sz w:val="22"/>
          <w:szCs w:val="22"/>
          <w:lang w:val="en-GB" w:eastAsia="en-GB"/>
        </w:rPr>
      </w:pPr>
      <w:ins w:id="42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"_Toc10198559"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4.4.10.2</w:t>
        </w:r>
        <w:r w:rsidRPr="00B25BEF">
          <w:rPr>
            <w:rStyle w:val="Hyperlink"/>
            <w:noProof/>
          </w:rPr>
          <w:t xml:space="preserve"> Schemas – XML Syntax</w:t>
        </w:r>
        <w:r>
          <w:rPr>
            <w:noProof/>
            <w:webHidden/>
          </w:rPr>
          <w:tab/>
        </w:r>
        <w:r>
          <w:rPr>
            <w:noProof/>
            <w:webHidden/>
          </w:rPr>
          <w:fldChar w:fldCharType="begin"/>
        </w:r>
        <w:r>
          <w:rPr>
            <w:noProof/>
            <w:webHidden/>
          </w:rPr>
          <w:instrText xml:space="preserve"> PAGEREF _Toc10198559 \h </w:instrText>
        </w:r>
        <w:r>
          <w:rPr>
            <w:noProof/>
            <w:webHidden/>
          </w:rPr>
        </w:r>
      </w:ins>
      <w:r>
        <w:rPr>
          <w:noProof/>
          <w:webHidden/>
        </w:rPr>
        <w:fldChar w:fldCharType="separate"/>
      </w:r>
      <w:ins w:id="425" w:author="Andreas Kuehne" w:date="2019-05-31T12:34:00Z">
        <w:r>
          <w:rPr>
            <w:noProof/>
            <w:webHidden/>
          </w:rPr>
          <w:t>63</w:t>
        </w:r>
        <w:r>
          <w:rPr>
            <w:noProof/>
            <w:webHidden/>
          </w:rPr>
          <w:fldChar w:fldCharType="end"/>
        </w:r>
        <w:r w:rsidRPr="00B25BEF">
          <w:rPr>
            <w:rStyle w:val="Hyperlink"/>
            <w:noProof/>
          </w:rPr>
          <w:fldChar w:fldCharType="end"/>
        </w:r>
      </w:ins>
    </w:p>
    <w:p w14:paraId="36DCAA96" w14:textId="57A6EC94" w:rsidR="00A71F46" w:rsidRDefault="00A71F46">
      <w:pPr>
        <w:pStyle w:val="Verzeichnis3"/>
        <w:tabs>
          <w:tab w:val="right" w:leader="dot" w:pos="9350"/>
        </w:tabs>
        <w:rPr>
          <w:ins w:id="426" w:author="Andreas Kuehne" w:date="2019-05-31T12:34:00Z"/>
          <w:rFonts w:asciiTheme="minorHAnsi" w:eastAsiaTheme="minorEastAsia" w:hAnsiTheme="minorHAnsi" w:cstheme="minorBidi"/>
          <w:noProof/>
          <w:sz w:val="22"/>
          <w:szCs w:val="22"/>
          <w:lang w:val="en-GB" w:eastAsia="en-GB"/>
        </w:rPr>
      </w:pPr>
      <w:ins w:id="42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4.4.11</w:t>
        </w:r>
        <w:r w:rsidRPr="00B25BEF">
          <w:rPr>
            <w:rStyle w:val="Hyperlink"/>
            <w:noProof/>
          </w:rPr>
          <w:t xml:space="preserve"> Component IntendedAudience</w:t>
        </w:r>
        <w:r>
          <w:rPr>
            <w:noProof/>
            <w:webHidden/>
          </w:rPr>
          <w:tab/>
        </w:r>
        <w:r>
          <w:rPr>
            <w:noProof/>
            <w:webHidden/>
          </w:rPr>
          <w:fldChar w:fldCharType="begin"/>
        </w:r>
        <w:r>
          <w:rPr>
            <w:noProof/>
            <w:webHidden/>
          </w:rPr>
          <w:instrText xml:space="preserve"> PAGEREF _Toc10198560 \h </w:instrText>
        </w:r>
        <w:r>
          <w:rPr>
            <w:noProof/>
            <w:webHidden/>
          </w:rPr>
        </w:r>
      </w:ins>
      <w:r>
        <w:rPr>
          <w:noProof/>
          <w:webHidden/>
        </w:rPr>
        <w:fldChar w:fldCharType="separate"/>
      </w:r>
      <w:ins w:id="428" w:author="Andreas Kuehne" w:date="2019-05-31T12:34:00Z">
        <w:r>
          <w:rPr>
            <w:noProof/>
            <w:webHidden/>
          </w:rPr>
          <w:t>63</w:t>
        </w:r>
        <w:r>
          <w:rPr>
            <w:noProof/>
            <w:webHidden/>
          </w:rPr>
          <w:fldChar w:fldCharType="end"/>
        </w:r>
        <w:r w:rsidRPr="00B25BEF">
          <w:rPr>
            <w:rStyle w:val="Hyperlink"/>
            <w:noProof/>
          </w:rPr>
          <w:fldChar w:fldCharType="end"/>
        </w:r>
      </w:ins>
    </w:p>
    <w:p w14:paraId="4A890493" w14:textId="1801047F" w:rsidR="00A71F46" w:rsidRDefault="00A71F46">
      <w:pPr>
        <w:pStyle w:val="Verzeichnis4"/>
        <w:tabs>
          <w:tab w:val="right" w:leader="dot" w:pos="9350"/>
        </w:tabs>
        <w:rPr>
          <w:ins w:id="429" w:author="Andreas Kuehne" w:date="2019-05-31T12:34:00Z"/>
          <w:rFonts w:asciiTheme="minorHAnsi" w:eastAsiaTheme="minorEastAsia" w:hAnsiTheme="minorHAnsi" w:cstheme="minorBidi"/>
          <w:noProof/>
          <w:sz w:val="22"/>
          <w:szCs w:val="22"/>
          <w:lang w:val="en-GB" w:eastAsia="en-GB"/>
        </w:rPr>
      </w:pPr>
      <w:ins w:id="43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4.4.11.1</w:t>
        </w:r>
        <w:r w:rsidRPr="00B25BEF">
          <w:rPr>
            <w:rStyle w:val="Hyperlink"/>
            <w:noProof/>
          </w:rPr>
          <w:t xml:space="preserve"> IntendedAudience – JSON Syntax</w:t>
        </w:r>
        <w:r>
          <w:rPr>
            <w:noProof/>
            <w:webHidden/>
          </w:rPr>
          <w:tab/>
        </w:r>
        <w:r>
          <w:rPr>
            <w:noProof/>
            <w:webHidden/>
          </w:rPr>
          <w:fldChar w:fldCharType="begin"/>
        </w:r>
        <w:r>
          <w:rPr>
            <w:noProof/>
            <w:webHidden/>
          </w:rPr>
          <w:instrText xml:space="preserve"> PAGEREF _Toc10198561 \h </w:instrText>
        </w:r>
        <w:r>
          <w:rPr>
            <w:noProof/>
            <w:webHidden/>
          </w:rPr>
        </w:r>
      </w:ins>
      <w:r>
        <w:rPr>
          <w:noProof/>
          <w:webHidden/>
        </w:rPr>
        <w:fldChar w:fldCharType="separate"/>
      </w:r>
      <w:ins w:id="431" w:author="Andreas Kuehne" w:date="2019-05-31T12:34:00Z">
        <w:r>
          <w:rPr>
            <w:noProof/>
            <w:webHidden/>
          </w:rPr>
          <w:t>63</w:t>
        </w:r>
        <w:r>
          <w:rPr>
            <w:noProof/>
            <w:webHidden/>
          </w:rPr>
          <w:fldChar w:fldCharType="end"/>
        </w:r>
        <w:r w:rsidRPr="00B25BEF">
          <w:rPr>
            <w:rStyle w:val="Hyperlink"/>
            <w:noProof/>
          </w:rPr>
          <w:fldChar w:fldCharType="end"/>
        </w:r>
      </w:ins>
    </w:p>
    <w:p w14:paraId="05814B34" w14:textId="79EDE02A" w:rsidR="00A71F46" w:rsidRDefault="00A71F46">
      <w:pPr>
        <w:pStyle w:val="Verzeichnis4"/>
        <w:tabs>
          <w:tab w:val="right" w:leader="dot" w:pos="9350"/>
        </w:tabs>
        <w:rPr>
          <w:ins w:id="432" w:author="Andreas Kuehne" w:date="2019-05-31T12:34:00Z"/>
          <w:rFonts w:asciiTheme="minorHAnsi" w:eastAsiaTheme="minorEastAsia" w:hAnsiTheme="minorHAnsi" w:cstheme="minorBidi"/>
          <w:noProof/>
          <w:sz w:val="22"/>
          <w:szCs w:val="22"/>
          <w:lang w:val="en-GB" w:eastAsia="en-GB"/>
        </w:rPr>
      </w:pPr>
      <w:ins w:id="43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4.4.11.2</w:t>
        </w:r>
        <w:r w:rsidRPr="00B25BEF">
          <w:rPr>
            <w:rStyle w:val="Hyperlink"/>
            <w:noProof/>
          </w:rPr>
          <w:t xml:space="preserve"> IntendedAudience – XML Syntax</w:t>
        </w:r>
        <w:r>
          <w:rPr>
            <w:noProof/>
            <w:webHidden/>
          </w:rPr>
          <w:tab/>
        </w:r>
        <w:r>
          <w:rPr>
            <w:noProof/>
            <w:webHidden/>
          </w:rPr>
          <w:fldChar w:fldCharType="begin"/>
        </w:r>
        <w:r>
          <w:rPr>
            <w:noProof/>
            <w:webHidden/>
          </w:rPr>
          <w:instrText xml:space="preserve"> PAGEREF _Toc10198562 \h </w:instrText>
        </w:r>
        <w:r>
          <w:rPr>
            <w:noProof/>
            <w:webHidden/>
          </w:rPr>
        </w:r>
      </w:ins>
      <w:r>
        <w:rPr>
          <w:noProof/>
          <w:webHidden/>
        </w:rPr>
        <w:fldChar w:fldCharType="separate"/>
      </w:r>
      <w:ins w:id="434" w:author="Andreas Kuehne" w:date="2019-05-31T12:34:00Z">
        <w:r>
          <w:rPr>
            <w:noProof/>
            <w:webHidden/>
          </w:rPr>
          <w:t>64</w:t>
        </w:r>
        <w:r>
          <w:rPr>
            <w:noProof/>
            <w:webHidden/>
          </w:rPr>
          <w:fldChar w:fldCharType="end"/>
        </w:r>
        <w:r w:rsidRPr="00B25BEF">
          <w:rPr>
            <w:rStyle w:val="Hyperlink"/>
            <w:noProof/>
          </w:rPr>
          <w:fldChar w:fldCharType="end"/>
        </w:r>
      </w:ins>
    </w:p>
    <w:p w14:paraId="4C2ECE86" w14:textId="4A2229BC" w:rsidR="00A71F46" w:rsidRDefault="00A71F46">
      <w:pPr>
        <w:pStyle w:val="Verzeichnis3"/>
        <w:tabs>
          <w:tab w:val="right" w:leader="dot" w:pos="9350"/>
        </w:tabs>
        <w:rPr>
          <w:ins w:id="435" w:author="Andreas Kuehne" w:date="2019-05-31T12:34:00Z"/>
          <w:rFonts w:asciiTheme="minorHAnsi" w:eastAsiaTheme="minorEastAsia" w:hAnsiTheme="minorHAnsi" w:cstheme="minorBidi"/>
          <w:noProof/>
          <w:sz w:val="22"/>
          <w:szCs w:val="22"/>
          <w:lang w:val="en-GB" w:eastAsia="en-GB"/>
        </w:rPr>
      </w:pPr>
      <w:ins w:id="43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4.4.12</w:t>
        </w:r>
        <w:r w:rsidRPr="00B25BEF">
          <w:rPr>
            <w:rStyle w:val="Hyperlink"/>
            <w:noProof/>
          </w:rPr>
          <w:t xml:space="preserve"> Component KeySelector</w:t>
        </w:r>
        <w:r>
          <w:rPr>
            <w:noProof/>
            <w:webHidden/>
          </w:rPr>
          <w:tab/>
        </w:r>
        <w:r>
          <w:rPr>
            <w:noProof/>
            <w:webHidden/>
          </w:rPr>
          <w:fldChar w:fldCharType="begin"/>
        </w:r>
        <w:r>
          <w:rPr>
            <w:noProof/>
            <w:webHidden/>
          </w:rPr>
          <w:instrText xml:space="preserve"> PAGEREF _Toc10198563 \h </w:instrText>
        </w:r>
        <w:r>
          <w:rPr>
            <w:noProof/>
            <w:webHidden/>
          </w:rPr>
        </w:r>
      </w:ins>
      <w:r>
        <w:rPr>
          <w:noProof/>
          <w:webHidden/>
        </w:rPr>
        <w:fldChar w:fldCharType="separate"/>
      </w:r>
      <w:ins w:id="437" w:author="Andreas Kuehne" w:date="2019-05-31T12:34:00Z">
        <w:r>
          <w:rPr>
            <w:noProof/>
            <w:webHidden/>
          </w:rPr>
          <w:t>64</w:t>
        </w:r>
        <w:r>
          <w:rPr>
            <w:noProof/>
            <w:webHidden/>
          </w:rPr>
          <w:fldChar w:fldCharType="end"/>
        </w:r>
        <w:r w:rsidRPr="00B25BEF">
          <w:rPr>
            <w:rStyle w:val="Hyperlink"/>
            <w:noProof/>
          </w:rPr>
          <w:fldChar w:fldCharType="end"/>
        </w:r>
      </w:ins>
    </w:p>
    <w:p w14:paraId="3AB5D335" w14:textId="56014714" w:rsidR="00A71F46" w:rsidRDefault="00A71F46">
      <w:pPr>
        <w:pStyle w:val="Verzeichnis4"/>
        <w:tabs>
          <w:tab w:val="right" w:leader="dot" w:pos="9350"/>
        </w:tabs>
        <w:rPr>
          <w:ins w:id="438" w:author="Andreas Kuehne" w:date="2019-05-31T12:34:00Z"/>
          <w:rFonts w:asciiTheme="minorHAnsi" w:eastAsiaTheme="minorEastAsia" w:hAnsiTheme="minorHAnsi" w:cstheme="minorBidi"/>
          <w:noProof/>
          <w:sz w:val="22"/>
          <w:szCs w:val="22"/>
          <w:lang w:val="en-GB" w:eastAsia="en-GB"/>
        </w:rPr>
      </w:pPr>
      <w:ins w:id="43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4.4.12.1</w:t>
        </w:r>
        <w:r w:rsidRPr="00B25BEF">
          <w:rPr>
            <w:rStyle w:val="Hyperlink"/>
            <w:noProof/>
          </w:rPr>
          <w:t xml:space="preserve"> KeySelector – JSON Syntax</w:t>
        </w:r>
        <w:r>
          <w:rPr>
            <w:noProof/>
            <w:webHidden/>
          </w:rPr>
          <w:tab/>
        </w:r>
        <w:r>
          <w:rPr>
            <w:noProof/>
            <w:webHidden/>
          </w:rPr>
          <w:fldChar w:fldCharType="begin"/>
        </w:r>
        <w:r>
          <w:rPr>
            <w:noProof/>
            <w:webHidden/>
          </w:rPr>
          <w:instrText xml:space="preserve"> PAGEREF _Toc10198564 \h </w:instrText>
        </w:r>
        <w:r>
          <w:rPr>
            <w:noProof/>
            <w:webHidden/>
          </w:rPr>
        </w:r>
      </w:ins>
      <w:r>
        <w:rPr>
          <w:noProof/>
          <w:webHidden/>
        </w:rPr>
        <w:fldChar w:fldCharType="separate"/>
      </w:r>
      <w:ins w:id="440" w:author="Andreas Kuehne" w:date="2019-05-31T12:34:00Z">
        <w:r>
          <w:rPr>
            <w:noProof/>
            <w:webHidden/>
          </w:rPr>
          <w:t>65</w:t>
        </w:r>
        <w:r>
          <w:rPr>
            <w:noProof/>
            <w:webHidden/>
          </w:rPr>
          <w:fldChar w:fldCharType="end"/>
        </w:r>
        <w:r w:rsidRPr="00B25BEF">
          <w:rPr>
            <w:rStyle w:val="Hyperlink"/>
            <w:noProof/>
          </w:rPr>
          <w:fldChar w:fldCharType="end"/>
        </w:r>
      </w:ins>
    </w:p>
    <w:p w14:paraId="6C745AA3" w14:textId="2494535A" w:rsidR="00A71F46" w:rsidRDefault="00A71F46">
      <w:pPr>
        <w:pStyle w:val="Verzeichnis4"/>
        <w:tabs>
          <w:tab w:val="right" w:leader="dot" w:pos="9350"/>
        </w:tabs>
        <w:rPr>
          <w:ins w:id="441" w:author="Andreas Kuehne" w:date="2019-05-31T12:34:00Z"/>
          <w:rFonts w:asciiTheme="minorHAnsi" w:eastAsiaTheme="minorEastAsia" w:hAnsiTheme="minorHAnsi" w:cstheme="minorBidi"/>
          <w:noProof/>
          <w:sz w:val="22"/>
          <w:szCs w:val="22"/>
          <w:lang w:val="en-GB" w:eastAsia="en-GB"/>
        </w:rPr>
      </w:pPr>
      <w:ins w:id="44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4.4.12.2</w:t>
        </w:r>
        <w:r w:rsidRPr="00B25BEF">
          <w:rPr>
            <w:rStyle w:val="Hyperlink"/>
            <w:noProof/>
          </w:rPr>
          <w:t xml:space="preserve"> KeySelector – XML Syntax</w:t>
        </w:r>
        <w:r>
          <w:rPr>
            <w:noProof/>
            <w:webHidden/>
          </w:rPr>
          <w:tab/>
        </w:r>
        <w:r>
          <w:rPr>
            <w:noProof/>
            <w:webHidden/>
          </w:rPr>
          <w:fldChar w:fldCharType="begin"/>
        </w:r>
        <w:r>
          <w:rPr>
            <w:noProof/>
            <w:webHidden/>
          </w:rPr>
          <w:instrText xml:space="preserve"> PAGEREF _Toc10198565 \h </w:instrText>
        </w:r>
        <w:r>
          <w:rPr>
            <w:noProof/>
            <w:webHidden/>
          </w:rPr>
        </w:r>
      </w:ins>
      <w:r>
        <w:rPr>
          <w:noProof/>
          <w:webHidden/>
        </w:rPr>
        <w:fldChar w:fldCharType="separate"/>
      </w:r>
      <w:ins w:id="443" w:author="Andreas Kuehne" w:date="2019-05-31T12:34:00Z">
        <w:r>
          <w:rPr>
            <w:noProof/>
            <w:webHidden/>
          </w:rPr>
          <w:t>66</w:t>
        </w:r>
        <w:r>
          <w:rPr>
            <w:noProof/>
            <w:webHidden/>
          </w:rPr>
          <w:fldChar w:fldCharType="end"/>
        </w:r>
        <w:r w:rsidRPr="00B25BEF">
          <w:rPr>
            <w:rStyle w:val="Hyperlink"/>
            <w:noProof/>
          </w:rPr>
          <w:fldChar w:fldCharType="end"/>
        </w:r>
      </w:ins>
    </w:p>
    <w:p w14:paraId="46C61CDF" w14:textId="1D48CC28" w:rsidR="00A71F46" w:rsidRDefault="00A71F46">
      <w:pPr>
        <w:pStyle w:val="Verzeichnis3"/>
        <w:tabs>
          <w:tab w:val="right" w:leader="dot" w:pos="9350"/>
        </w:tabs>
        <w:rPr>
          <w:ins w:id="444" w:author="Andreas Kuehne" w:date="2019-05-31T12:34:00Z"/>
          <w:rFonts w:asciiTheme="minorHAnsi" w:eastAsiaTheme="minorEastAsia" w:hAnsiTheme="minorHAnsi" w:cstheme="minorBidi"/>
          <w:noProof/>
          <w:sz w:val="22"/>
          <w:szCs w:val="22"/>
          <w:lang w:val="en-GB" w:eastAsia="en-GB"/>
        </w:rPr>
      </w:pPr>
      <w:ins w:id="44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4.4.13</w:t>
        </w:r>
        <w:r w:rsidRPr="00B25BEF">
          <w:rPr>
            <w:rStyle w:val="Hyperlink"/>
            <w:noProof/>
          </w:rPr>
          <w:t xml:space="preserve"> Component X509Digest</w:t>
        </w:r>
        <w:r>
          <w:rPr>
            <w:noProof/>
            <w:webHidden/>
          </w:rPr>
          <w:tab/>
        </w:r>
        <w:r>
          <w:rPr>
            <w:noProof/>
            <w:webHidden/>
          </w:rPr>
          <w:fldChar w:fldCharType="begin"/>
        </w:r>
        <w:r>
          <w:rPr>
            <w:noProof/>
            <w:webHidden/>
          </w:rPr>
          <w:instrText xml:space="preserve"> PAGEREF _Toc10198566 \h </w:instrText>
        </w:r>
        <w:r>
          <w:rPr>
            <w:noProof/>
            <w:webHidden/>
          </w:rPr>
        </w:r>
      </w:ins>
      <w:r>
        <w:rPr>
          <w:noProof/>
          <w:webHidden/>
        </w:rPr>
        <w:fldChar w:fldCharType="separate"/>
      </w:r>
      <w:ins w:id="446" w:author="Andreas Kuehne" w:date="2019-05-31T12:34:00Z">
        <w:r>
          <w:rPr>
            <w:noProof/>
            <w:webHidden/>
          </w:rPr>
          <w:t>66</w:t>
        </w:r>
        <w:r>
          <w:rPr>
            <w:noProof/>
            <w:webHidden/>
          </w:rPr>
          <w:fldChar w:fldCharType="end"/>
        </w:r>
        <w:r w:rsidRPr="00B25BEF">
          <w:rPr>
            <w:rStyle w:val="Hyperlink"/>
            <w:noProof/>
          </w:rPr>
          <w:fldChar w:fldCharType="end"/>
        </w:r>
      </w:ins>
    </w:p>
    <w:p w14:paraId="394E6204" w14:textId="22E6004B" w:rsidR="00A71F46" w:rsidRDefault="00A71F46">
      <w:pPr>
        <w:pStyle w:val="Verzeichnis4"/>
        <w:tabs>
          <w:tab w:val="right" w:leader="dot" w:pos="9350"/>
        </w:tabs>
        <w:rPr>
          <w:ins w:id="447" w:author="Andreas Kuehne" w:date="2019-05-31T12:34:00Z"/>
          <w:rFonts w:asciiTheme="minorHAnsi" w:eastAsiaTheme="minorEastAsia" w:hAnsiTheme="minorHAnsi" w:cstheme="minorBidi"/>
          <w:noProof/>
          <w:sz w:val="22"/>
          <w:szCs w:val="22"/>
          <w:lang w:val="en-GB" w:eastAsia="en-GB"/>
        </w:rPr>
      </w:pPr>
      <w:ins w:id="44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4.4.13.1</w:t>
        </w:r>
        <w:r w:rsidRPr="00B25BEF">
          <w:rPr>
            <w:rStyle w:val="Hyperlink"/>
            <w:noProof/>
          </w:rPr>
          <w:t xml:space="preserve"> X509Digest – JSON Syntax</w:t>
        </w:r>
        <w:r>
          <w:rPr>
            <w:noProof/>
            <w:webHidden/>
          </w:rPr>
          <w:tab/>
        </w:r>
        <w:r>
          <w:rPr>
            <w:noProof/>
            <w:webHidden/>
          </w:rPr>
          <w:fldChar w:fldCharType="begin"/>
        </w:r>
        <w:r>
          <w:rPr>
            <w:noProof/>
            <w:webHidden/>
          </w:rPr>
          <w:instrText xml:space="preserve"> PAGEREF _Toc10198567 \h </w:instrText>
        </w:r>
        <w:r>
          <w:rPr>
            <w:noProof/>
            <w:webHidden/>
          </w:rPr>
        </w:r>
      </w:ins>
      <w:r>
        <w:rPr>
          <w:noProof/>
          <w:webHidden/>
        </w:rPr>
        <w:fldChar w:fldCharType="separate"/>
      </w:r>
      <w:ins w:id="449" w:author="Andreas Kuehne" w:date="2019-05-31T12:34:00Z">
        <w:r>
          <w:rPr>
            <w:noProof/>
            <w:webHidden/>
          </w:rPr>
          <w:t>66</w:t>
        </w:r>
        <w:r>
          <w:rPr>
            <w:noProof/>
            <w:webHidden/>
          </w:rPr>
          <w:fldChar w:fldCharType="end"/>
        </w:r>
        <w:r w:rsidRPr="00B25BEF">
          <w:rPr>
            <w:rStyle w:val="Hyperlink"/>
            <w:noProof/>
          </w:rPr>
          <w:fldChar w:fldCharType="end"/>
        </w:r>
      </w:ins>
    </w:p>
    <w:p w14:paraId="0F13067A" w14:textId="02288B38" w:rsidR="00A71F46" w:rsidRDefault="00A71F46">
      <w:pPr>
        <w:pStyle w:val="Verzeichnis4"/>
        <w:tabs>
          <w:tab w:val="right" w:leader="dot" w:pos="9350"/>
        </w:tabs>
        <w:rPr>
          <w:ins w:id="450" w:author="Andreas Kuehne" w:date="2019-05-31T12:34:00Z"/>
          <w:rFonts w:asciiTheme="minorHAnsi" w:eastAsiaTheme="minorEastAsia" w:hAnsiTheme="minorHAnsi" w:cstheme="minorBidi"/>
          <w:noProof/>
          <w:sz w:val="22"/>
          <w:szCs w:val="22"/>
          <w:lang w:val="en-GB" w:eastAsia="en-GB"/>
        </w:rPr>
      </w:pPr>
      <w:ins w:id="45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4.4.13.2</w:t>
        </w:r>
        <w:r w:rsidRPr="00B25BEF">
          <w:rPr>
            <w:rStyle w:val="Hyperlink"/>
            <w:noProof/>
          </w:rPr>
          <w:t xml:space="preserve"> X509Digest – XML Syntax</w:t>
        </w:r>
        <w:r>
          <w:rPr>
            <w:noProof/>
            <w:webHidden/>
          </w:rPr>
          <w:tab/>
        </w:r>
        <w:r>
          <w:rPr>
            <w:noProof/>
            <w:webHidden/>
          </w:rPr>
          <w:fldChar w:fldCharType="begin"/>
        </w:r>
        <w:r>
          <w:rPr>
            <w:noProof/>
            <w:webHidden/>
          </w:rPr>
          <w:instrText xml:space="preserve"> PAGEREF _Toc10198568 \h </w:instrText>
        </w:r>
        <w:r>
          <w:rPr>
            <w:noProof/>
            <w:webHidden/>
          </w:rPr>
        </w:r>
      </w:ins>
      <w:r>
        <w:rPr>
          <w:noProof/>
          <w:webHidden/>
        </w:rPr>
        <w:fldChar w:fldCharType="separate"/>
      </w:r>
      <w:ins w:id="452" w:author="Andreas Kuehne" w:date="2019-05-31T12:34:00Z">
        <w:r>
          <w:rPr>
            <w:noProof/>
            <w:webHidden/>
          </w:rPr>
          <w:t>67</w:t>
        </w:r>
        <w:r>
          <w:rPr>
            <w:noProof/>
            <w:webHidden/>
          </w:rPr>
          <w:fldChar w:fldCharType="end"/>
        </w:r>
        <w:r w:rsidRPr="00B25BEF">
          <w:rPr>
            <w:rStyle w:val="Hyperlink"/>
            <w:noProof/>
          </w:rPr>
          <w:fldChar w:fldCharType="end"/>
        </w:r>
      </w:ins>
    </w:p>
    <w:p w14:paraId="67EC33AF" w14:textId="6DC9ECC3" w:rsidR="00A71F46" w:rsidRDefault="00A71F46">
      <w:pPr>
        <w:pStyle w:val="Verzeichnis3"/>
        <w:tabs>
          <w:tab w:val="right" w:leader="dot" w:pos="9350"/>
        </w:tabs>
        <w:rPr>
          <w:ins w:id="453" w:author="Andreas Kuehne" w:date="2019-05-31T12:34:00Z"/>
          <w:rFonts w:asciiTheme="minorHAnsi" w:eastAsiaTheme="minorEastAsia" w:hAnsiTheme="minorHAnsi" w:cstheme="minorBidi"/>
          <w:noProof/>
          <w:sz w:val="22"/>
          <w:szCs w:val="22"/>
          <w:lang w:val="en-GB" w:eastAsia="en-GB"/>
        </w:rPr>
      </w:pPr>
      <w:ins w:id="45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"_Toc10198569"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4.4.14</w:t>
        </w:r>
        <w:r w:rsidRPr="00B25BEF">
          <w:rPr>
            <w:rStyle w:val="Hyperlink"/>
            <w:noProof/>
          </w:rPr>
          <w:t xml:space="preserve"> Component PropertiesHolder</w:t>
        </w:r>
        <w:r>
          <w:rPr>
            <w:noProof/>
            <w:webHidden/>
          </w:rPr>
          <w:tab/>
        </w:r>
        <w:r>
          <w:rPr>
            <w:noProof/>
            <w:webHidden/>
          </w:rPr>
          <w:fldChar w:fldCharType="begin"/>
        </w:r>
        <w:r>
          <w:rPr>
            <w:noProof/>
            <w:webHidden/>
          </w:rPr>
          <w:instrText xml:space="preserve"> PAGEREF _Toc10198569 \h </w:instrText>
        </w:r>
        <w:r>
          <w:rPr>
            <w:noProof/>
            <w:webHidden/>
          </w:rPr>
        </w:r>
      </w:ins>
      <w:r>
        <w:rPr>
          <w:noProof/>
          <w:webHidden/>
        </w:rPr>
        <w:fldChar w:fldCharType="separate"/>
      </w:r>
      <w:ins w:id="455" w:author="Andreas Kuehne" w:date="2019-05-31T12:34:00Z">
        <w:r>
          <w:rPr>
            <w:noProof/>
            <w:webHidden/>
          </w:rPr>
          <w:t>67</w:t>
        </w:r>
        <w:r>
          <w:rPr>
            <w:noProof/>
            <w:webHidden/>
          </w:rPr>
          <w:fldChar w:fldCharType="end"/>
        </w:r>
        <w:r w:rsidRPr="00B25BEF">
          <w:rPr>
            <w:rStyle w:val="Hyperlink"/>
            <w:noProof/>
          </w:rPr>
          <w:fldChar w:fldCharType="end"/>
        </w:r>
      </w:ins>
    </w:p>
    <w:p w14:paraId="6B87B7B5" w14:textId="002C3F0C" w:rsidR="00A71F46" w:rsidRDefault="00A71F46">
      <w:pPr>
        <w:pStyle w:val="Verzeichnis4"/>
        <w:tabs>
          <w:tab w:val="right" w:leader="dot" w:pos="9350"/>
        </w:tabs>
        <w:rPr>
          <w:ins w:id="456" w:author="Andreas Kuehne" w:date="2019-05-31T12:34:00Z"/>
          <w:rFonts w:asciiTheme="minorHAnsi" w:eastAsiaTheme="minorEastAsia" w:hAnsiTheme="minorHAnsi" w:cstheme="minorBidi"/>
          <w:noProof/>
          <w:sz w:val="22"/>
          <w:szCs w:val="22"/>
          <w:lang w:val="en-GB" w:eastAsia="en-GB"/>
        </w:rPr>
      </w:pPr>
      <w:ins w:id="45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4.4.14.1</w:t>
        </w:r>
        <w:r w:rsidRPr="00B25BEF">
          <w:rPr>
            <w:rStyle w:val="Hyperlink"/>
            <w:noProof/>
          </w:rPr>
          <w:t xml:space="preserve"> PropertiesHolder – JSON Syntax</w:t>
        </w:r>
        <w:r>
          <w:rPr>
            <w:noProof/>
            <w:webHidden/>
          </w:rPr>
          <w:tab/>
        </w:r>
        <w:r>
          <w:rPr>
            <w:noProof/>
            <w:webHidden/>
          </w:rPr>
          <w:fldChar w:fldCharType="begin"/>
        </w:r>
        <w:r>
          <w:rPr>
            <w:noProof/>
            <w:webHidden/>
          </w:rPr>
          <w:instrText xml:space="preserve"> PAGEREF _Toc10198570 \h </w:instrText>
        </w:r>
        <w:r>
          <w:rPr>
            <w:noProof/>
            <w:webHidden/>
          </w:rPr>
        </w:r>
      </w:ins>
      <w:r>
        <w:rPr>
          <w:noProof/>
          <w:webHidden/>
        </w:rPr>
        <w:fldChar w:fldCharType="separate"/>
      </w:r>
      <w:ins w:id="458" w:author="Andreas Kuehne" w:date="2019-05-31T12:34:00Z">
        <w:r>
          <w:rPr>
            <w:noProof/>
            <w:webHidden/>
          </w:rPr>
          <w:t>67</w:t>
        </w:r>
        <w:r>
          <w:rPr>
            <w:noProof/>
            <w:webHidden/>
          </w:rPr>
          <w:fldChar w:fldCharType="end"/>
        </w:r>
        <w:r w:rsidRPr="00B25BEF">
          <w:rPr>
            <w:rStyle w:val="Hyperlink"/>
            <w:noProof/>
          </w:rPr>
          <w:fldChar w:fldCharType="end"/>
        </w:r>
      </w:ins>
    </w:p>
    <w:p w14:paraId="509F939D" w14:textId="62E9700D" w:rsidR="00A71F46" w:rsidRDefault="00A71F46">
      <w:pPr>
        <w:pStyle w:val="Verzeichnis4"/>
        <w:tabs>
          <w:tab w:val="right" w:leader="dot" w:pos="9350"/>
        </w:tabs>
        <w:rPr>
          <w:ins w:id="459" w:author="Andreas Kuehne" w:date="2019-05-31T12:34:00Z"/>
          <w:rFonts w:asciiTheme="minorHAnsi" w:eastAsiaTheme="minorEastAsia" w:hAnsiTheme="minorHAnsi" w:cstheme="minorBidi"/>
          <w:noProof/>
          <w:sz w:val="22"/>
          <w:szCs w:val="22"/>
          <w:lang w:val="en-GB" w:eastAsia="en-GB"/>
        </w:rPr>
      </w:pPr>
      <w:ins w:id="46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4.4.14.2</w:t>
        </w:r>
        <w:r w:rsidRPr="00B25BEF">
          <w:rPr>
            <w:rStyle w:val="Hyperlink"/>
            <w:noProof/>
          </w:rPr>
          <w:t xml:space="preserve"> PropertiesHolder – XML Syntax</w:t>
        </w:r>
        <w:r>
          <w:rPr>
            <w:noProof/>
            <w:webHidden/>
          </w:rPr>
          <w:tab/>
        </w:r>
        <w:r>
          <w:rPr>
            <w:noProof/>
            <w:webHidden/>
          </w:rPr>
          <w:fldChar w:fldCharType="begin"/>
        </w:r>
        <w:r>
          <w:rPr>
            <w:noProof/>
            <w:webHidden/>
          </w:rPr>
          <w:instrText xml:space="preserve"> PAGEREF _Toc10198571 \h </w:instrText>
        </w:r>
        <w:r>
          <w:rPr>
            <w:noProof/>
            <w:webHidden/>
          </w:rPr>
        </w:r>
      </w:ins>
      <w:r>
        <w:rPr>
          <w:noProof/>
          <w:webHidden/>
        </w:rPr>
        <w:fldChar w:fldCharType="separate"/>
      </w:r>
      <w:ins w:id="461" w:author="Andreas Kuehne" w:date="2019-05-31T12:34:00Z">
        <w:r>
          <w:rPr>
            <w:noProof/>
            <w:webHidden/>
          </w:rPr>
          <w:t>68</w:t>
        </w:r>
        <w:r>
          <w:rPr>
            <w:noProof/>
            <w:webHidden/>
          </w:rPr>
          <w:fldChar w:fldCharType="end"/>
        </w:r>
        <w:r w:rsidRPr="00B25BEF">
          <w:rPr>
            <w:rStyle w:val="Hyperlink"/>
            <w:noProof/>
          </w:rPr>
          <w:fldChar w:fldCharType="end"/>
        </w:r>
      </w:ins>
    </w:p>
    <w:p w14:paraId="14EEC76D" w14:textId="3B48D893" w:rsidR="00A71F46" w:rsidRDefault="00A71F46">
      <w:pPr>
        <w:pStyle w:val="Verzeichnis3"/>
        <w:tabs>
          <w:tab w:val="right" w:leader="dot" w:pos="9350"/>
        </w:tabs>
        <w:rPr>
          <w:ins w:id="462" w:author="Andreas Kuehne" w:date="2019-05-31T12:34:00Z"/>
          <w:rFonts w:asciiTheme="minorHAnsi" w:eastAsiaTheme="minorEastAsia" w:hAnsiTheme="minorHAnsi" w:cstheme="minorBidi"/>
          <w:noProof/>
          <w:sz w:val="22"/>
          <w:szCs w:val="22"/>
          <w:lang w:val="en-GB" w:eastAsia="en-GB"/>
        </w:rPr>
      </w:pPr>
      <w:ins w:id="46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4.4.15</w:t>
        </w:r>
        <w:r w:rsidRPr="00B25BEF">
          <w:rPr>
            <w:rStyle w:val="Hyperlink"/>
            <w:noProof/>
          </w:rPr>
          <w:t xml:space="preserve"> Component Properties</w:t>
        </w:r>
        <w:r>
          <w:rPr>
            <w:noProof/>
            <w:webHidden/>
          </w:rPr>
          <w:tab/>
        </w:r>
        <w:r>
          <w:rPr>
            <w:noProof/>
            <w:webHidden/>
          </w:rPr>
          <w:fldChar w:fldCharType="begin"/>
        </w:r>
        <w:r>
          <w:rPr>
            <w:noProof/>
            <w:webHidden/>
          </w:rPr>
          <w:instrText xml:space="preserve"> PAGEREF _Toc10198572 \h </w:instrText>
        </w:r>
        <w:r>
          <w:rPr>
            <w:noProof/>
            <w:webHidden/>
          </w:rPr>
        </w:r>
      </w:ins>
      <w:r>
        <w:rPr>
          <w:noProof/>
          <w:webHidden/>
        </w:rPr>
        <w:fldChar w:fldCharType="separate"/>
      </w:r>
      <w:ins w:id="464" w:author="Andreas Kuehne" w:date="2019-05-31T12:34:00Z">
        <w:r>
          <w:rPr>
            <w:noProof/>
            <w:webHidden/>
          </w:rPr>
          <w:t>68</w:t>
        </w:r>
        <w:r>
          <w:rPr>
            <w:noProof/>
            <w:webHidden/>
          </w:rPr>
          <w:fldChar w:fldCharType="end"/>
        </w:r>
        <w:r w:rsidRPr="00B25BEF">
          <w:rPr>
            <w:rStyle w:val="Hyperlink"/>
            <w:noProof/>
          </w:rPr>
          <w:fldChar w:fldCharType="end"/>
        </w:r>
      </w:ins>
    </w:p>
    <w:p w14:paraId="27656ED3" w14:textId="4291DB11" w:rsidR="00A71F46" w:rsidRDefault="00A71F46">
      <w:pPr>
        <w:pStyle w:val="Verzeichnis4"/>
        <w:tabs>
          <w:tab w:val="right" w:leader="dot" w:pos="9350"/>
        </w:tabs>
        <w:rPr>
          <w:ins w:id="465" w:author="Andreas Kuehne" w:date="2019-05-31T12:34:00Z"/>
          <w:rFonts w:asciiTheme="minorHAnsi" w:eastAsiaTheme="minorEastAsia" w:hAnsiTheme="minorHAnsi" w:cstheme="minorBidi"/>
          <w:noProof/>
          <w:sz w:val="22"/>
          <w:szCs w:val="22"/>
          <w:lang w:val="en-GB" w:eastAsia="en-GB"/>
        </w:rPr>
      </w:pPr>
      <w:ins w:id="46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4.4.15.1</w:t>
        </w:r>
        <w:r w:rsidRPr="00B25BEF">
          <w:rPr>
            <w:rStyle w:val="Hyperlink"/>
            <w:noProof/>
          </w:rPr>
          <w:t xml:space="preserve"> Properties – JSON Syntax</w:t>
        </w:r>
        <w:r>
          <w:rPr>
            <w:noProof/>
            <w:webHidden/>
          </w:rPr>
          <w:tab/>
        </w:r>
        <w:r>
          <w:rPr>
            <w:noProof/>
            <w:webHidden/>
          </w:rPr>
          <w:fldChar w:fldCharType="begin"/>
        </w:r>
        <w:r>
          <w:rPr>
            <w:noProof/>
            <w:webHidden/>
          </w:rPr>
          <w:instrText xml:space="preserve"> PAGEREF _Toc10198573 \h </w:instrText>
        </w:r>
        <w:r>
          <w:rPr>
            <w:noProof/>
            <w:webHidden/>
          </w:rPr>
        </w:r>
      </w:ins>
      <w:r>
        <w:rPr>
          <w:noProof/>
          <w:webHidden/>
        </w:rPr>
        <w:fldChar w:fldCharType="separate"/>
      </w:r>
      <w:ins w:id="467" w:author="Andreas Kuehne" w:date="2019-05-31T12:34:00Z">
        <w:r>
          <w:rPr>
            <w:noProof/>
            <w:webHidden/>
          </w:rPr>
          <w:t>68</w:t>
        </w:r>
        <w:r>
          <w:rPr>
            <w:noProof/>
            <w:webHidden/>
          </w:rPr>
          <w:fldChar w:fldCharType="end"/>
        </w:r>
        <w:r w:rsidRPr="00B25BEF">
          <w:rPr>
            <w:rStyle w:val="Hyperlink"/>
            <w:noProof/>
          </w:rPr>
          <w:fldChar w:fldCharType="end"/>
        </w:r>
      </w:ins>
    </w:p>
    <w:p w14:paraId="79596067" w14:textId="084448EA" w:rsidR="00A71F46" w:rsidRDefault="00A71F46">
      <w:pPr>
        <w:pStyle w:val="Verzeichnis4"/>
        <w:tabs>
          <w:tab w:val="right" w:leader="dot" w:pos="9350"/>
        </w:tabs>
        <w:rPr>
          <w:ins w:id="468" w:author="Andreas Kuehne" w:date="2019-05-31T12:34:00Z"/>
          <w:rFonts w:asciiTheme="minorHAnsi" w:eastAsiaTheme="minorEastAsia" w:hAnsiTheme="minorHAnsi" w:cstheme="minorBidi"/>
          <w:noProof/>
          <w:sz w:val="22"/>
          <w:szCs w:val="22"/>
          <w:lang w:val="en-GB" w:eastAsia="en-GB"/>
        </w:rPr>
      </w:pPr>
      <w:ins w:id="46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4.4.15.2</w:t>
        </w:r>
        <w:r w:rsidRPr="00B25BEF">
          <w:rPr>
            <w:rStyle w:val="Hyperlink"/>
            <w:noProof/>
          </w:rPr>
          <w:t xml:space="preserve"> Properties – XML Syntax</w:t>
        </w:r>
        <w:r>
          <w:rPr>
            <w:noProof/>
            <w:webHidden/>
          </w:rPr>
          <w:tab/>
        </w:r>
        <w:r>
          <w:rPr>
            <w:noProof/>
            <w:webHidden/>
          </w:rPr>
          <w:fldChar w:fldCharType="begin"/>
        </w:r>
        <w:r>
          <w:rPr>
            <w:noProof/>
            <w:webHidden/>
          </w:rPr>
          <w:instrText xml:space="preserve"> PAGEREF _Toc10198574 \h </w:instrText>
        </w:r>
        <w:r>
          <w:rPr>
            <w:noProof/>
            <w:webHidden/>
          </w:rPr>
        </w:r>
      </w:ins>
      <w:r>
        <w:rPr>
          <w:noProof/>
          <w:webHidden/>
        </w:rPr>
        <w:fldChar w:fldCharType="separate"/>
      </w:r>
      <w:ins w:id="470" w:author="Andreas Kuehne" w:date="2019-05-31T12:34:00Z">
        <w:r>
          <w:rPr>
            <w:noProof/>
            <w:webHidden/>
          </w:rPr>
          <w:t>69</w:t>
        </w:r>
        <w:r>
          <w:rPr>
            <w:noProof/>
            <w:webHidden/>
          </w:rPr>
          <w:fldChar w:fldCharType="end"/>
        </w:r>
        <w:r w:rsidRPr="00B25BEF">
          <w:rPr>
            <w:rStyle w:val="Hyperlink"/>
            <w:noProof/>
          </w:rPr>
          <w:fldChar w:fldCharType="end"/>
        </w:r>
      </w:ins>
    </w:p>
    <w:p w14:paraId="74D441C1" w14:textId="34B5E5B8" w:rsidR="00A71F46" w:rsidRDefault="00A71F46">
      <w:pPr>
        <w:pStyle w:val="Verzeichnis3"/>
        <w:tabs>
          <w:tab w:val="right" w:leader="dot" w:pos="9350"/>
        </w:tabs>
        <w:rPr>
          <w:ins w:id="471" w:author="Andreas Kuehne" w:date="2019-05-31T12:34:00Z"/>
          <w:rFonts w:asciiTheme="minorHAnsi" w:eastAsiaTheme="minorEastAsia" w:hAnsiTheme="minorHAnsi" w:cstheme="minorBidi"/>
          <w:noProof/>
          <w:sz w:val="22"/>
          <w:szCs w:val="22"/>
          <w:lang w:val="en-GB" w:eastAsia="en-GB"/>
        </w:rPr>
      </w:pPr>
      <w:ins w:id="47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4.4.16</w:t>
        </w:r>
        <w:r w:rsidRPr="00B25BEF">
          <w:rPr>
            <w:rStyle w:val="Hyperlink"/>
            <w:noProof/>
          </w:rPr>
          <w:t xml:space="preserve"> Component Property</w:t>
        </w:r>
        <w:r>
          <w:rPr>
            <w:noProof/>
            <w:webHidden/>
          </w:rPr>
          <w:tab/>
        </w:r>
        <w:r>
          <w:rPr>
            <w:noProof/>
            <w:webHidden/>
          </w:rPr>
          <w:fldChar w:fldCharType="begin"/>
        </w:r>
        <w:r>
          <w:rPr>
            <w:noProof/>
            <w:webHidden/>
          </w:rPr>
          <w:instrText xml:space="preserve"> PAGEREF _Toc10198575 \h </w:instrText>
        </w:r>
        <w:r>
          <w:rPr>
            <w:noProof/>
            <w:webHidden/>
          </w:rPr>
        </w:r>
      </w:ins>
      <w:r>
        <w:rPr>
          <w:noProof/>
          <w:webHidden/>
        </w:rPr>
        <w:fldChar w:fldCharType="separate"/>
      </w:r>
      <w:ins w:id="473" w:author="Andreas Kuehne" w:date="2019-05-31T12:34:00Z">
        <w:r>
          <w:rPr>
            <w:noProof/>
            <w:webHidden/>
          </w:rPr>
          <w:t>69</w:t>
        </w:r>
        <w:r>
          <w:rPr>
            <w:noProof/>
            <w:webHidden/>
          </w:rPr>
          <w:fldChar w:fldCharType="end"/>
        </w:r>
        <w:r w:rsidRPr="00B25BEF">
          <w:rPr>
            <w:rStyle w:val="Hyperlink"/>
            <w:noProof/>
          </w:rPr>
          <w:fldChar w:fldCharType="end"/>
        </w:r>
      </w:ins>
    </w:p>
    <w:p w14:paraId="0DEB9083" w14:textId="27162557" w:rsidR="00A71F46" w:rsidRDefault="00A71F46">
      <w:pPr>
        <w:pStyle w:val="Verzeichnis4"/>
        <w:tabs>
          <w:tab w:val="right" w:leader="dot" w:pos="9350"/>
        </w:tabs>
        <w:rPr>
          <w:ins w:id="474" w:author="Andreas Kuehne" w:date="2019-05-31T12:34:00Z"/>
          <w:rFonts w:asciiTheme="minorHAnsi" w:eastAsiaTheme="minorEastAsia" w:hAnsiTheme="minorHAnsi" w:cstheme="minorBidi"/>
          <w:noProof/>
          <w:sz w:val="22"/>
          <w:szCs w:val="22"/>
          <w:lang w:val="en-GB" w:eastAsia="en-GB"/>
        </w:rPr>
      </w:pPr>
      <w:ins w:id="47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4.4.16.1</w:t>
        </w:r>
        <w:r w:rsidRPr="00B25BEF">
          <w:rPr>
            <w:rStyle w:val="Hyperlink"/>
            <w:noProof/>
          </w:rPr>
          <w:t xml:space="preserve"> Property – JSON Syntax</w:t>
        </w:r>
        <w:r>
          <w:rPr>
            <w:noProof/>
            <w:webHidden/>
          </w:rPr>
          <w:tab/>
        </w:r>
        <w:r>
          <w:rPr>
            <w:noProof/>
            <w:webHidden/>
          </w:rPr>
          <w:fldChar w:fldCharType="begin"/>
        </w:r>
        <w:r>
          <w:rPr>
            <w:noProof/>
            <w:webHidden/>
          </w:rPr>
          <w:instrText xml:space="preserve"> PAGEREF _Toc10198576 \h </w:instrText>
        </w:r>
        <w:r>
          <w:rPr>
            <w:noProof/>
            <w:webHidden/>
          </w:rPr>
        </w:r>
      </w:ins>
      <w:r>
        <w:rPr>
          <w:noProof/>
          <w:webHidden/>
        </w:rPr>
        <w:fldChar w:fldCharType="separate"/>
      </w:r>
      <w:ins w:id="476" w:author="Andreas Kuehne" w:date="2019-05-31T12:34:00Z">
        <w:r>
          <w:rPr>
            <w:noProof/>
            <w:webHidden/>
          </w:rPr>
          <w:t>69</w:t>
        </w:r>
        <w:r>
          <w:rPr>
            <w:noProof/>
            <w:webHidden/>
          </w:rPr>
          <w:fldChar w:fldCharType="end"/>
        </w:r>
        <w:r w:rsidRPr="00B25BEF">
          <w:rPr>
            <w:rStyle w:val="Hyperlink"/>
            <w:noProof/>
          </w:rPr>
          <w:fldChar w:fldCharType="end"/>
        </w:r>
      </w:ins>
    </w:p>
    <w:p w14:paraId="2113ADC2" w14:textId="391B97B1" w:rsidR="00A71F46" w:rsidRDefault="00A71F46">
      <w:pPr>
        <w:pStyle w:val="Verzeichnis4"/>
        <w:tabs>
          <w:tab w:val="right" w:leader="dot" w:pos="9350"/>
        </w:tabs>
        <w:rPr>
          <w:ins w:id="477" w:author="Andreas Kuehne" w:date="2019-05-31T12:34:00Z"/>
          <w:rFonts w:asciiTheme="minorHAnsi" w:eastAsiaTheme="minorEastAsia" w:hAnsiTheme="minorHAnsi" w:cstheme="minorBidi"/>
          <w:noProof/>
          <w:sz w:val="22"/>
          <w:szCs w:val="22"/>
          <w:lang w:val="en-GB" w:eastAsia="en-GB"/>
        </w:rPr>
      </w:pPr>
      <w:ins w:id="47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4.4.16.2</w:t>
        </w:r>
        <w:r w:rsidRPr="00B25BEF">
          <w:rPr>
            <w:rStyle w:val="Hyperlink"/>
            <w:noProof/>
          </w:rPr>
          <w:t xml:space="preserve"> Property – XML Syntax</w:t>
        </w:r>
        <w:r>
          <w:rPr>
            <w:noProof/>
            <w:webHidden/>
          </w:rPr>
          <w:tab/>
        </w:r>
        <w:r>
          <w:rPr>
            <w:noProof/>
            <w:webHidden/>
          </w:rPr>
          <w:fldChar w:fldCharType="begin"/>
        </w:r>
        <w:r>
          <w:rPr>
            <w:noProof/>
            <w:webHidden/>
          </w:rPr>
          <w:instrText xml:space="preserve"> PAGEREF _Toc10198577 \h </w:instrText>
        </w:r>
        <w:r>
          <w:rPr>
            <w:noProof/>
            <w:webHidden/>
          </w:rPr>
        </w:r>
      </w:ins>
      <w:r>
        <w:rPr>
          <w:noProof/>
          <w:webHidden/>
        </w:rPr>
        <w:fldChar w:fldCharType="separate"/>
      </w:r>
      <w:ins w:id="479" w:author="Andreas Kuehne" w:date="2019-05-31T12:34:00Z">
        <w:r>
          <w:rPr>
            <w:noProof/>
            <w:webHidden/>
          </w:rPr>
          <w:t>70</w:t>
        </w:r>
        <w:r>
          <w:rPr>
            <w:noProof/>
            <w:webHidden/>
          </w:rPr>
          <w:fldChar w:fldCharType="end"/>
        </w:r>
        <w:r w:rsidRPr="00B25BEF">
          <w:rPr>
            <w:rStyle w:val="Hyperlink"/>
            <w:noProof/>
          </w:rPr>
          <w:fldChar w:fldCharType="end"/>
        </w:r>
      </w:ins>
    </w:p>
    <w:p w14:paraId="0AFDBFD9" w14:textId="000C588B" w:rsidR="00A71F46" w:rsidRDefault="00A71F46">
      <w:pPr>
        <w:pStyle w:val="Verzeichnis3"/>
        <w:tabs>
          <w:tab w:val="right" w:leader="dot" w:pos="9350"/>
        </w:tabs>
        <w:rPr>
          <w:ins w:id="480" w:author="Andreas Kuehne" w:date="2019-05-31T12:34:00Z"/>
          <w:rFonts w:asciiTheme="minorHAnsi" w:eastAsiaTheme="minorEastAsia" w:hAnsiTheme="minorHAnsi" w:cstheme="minorBidi"/>
          <w:noProof/>
          <w:sz w:val="22"/>
          <w:szCs w:val="22"/>
          <w:lang w:val="en-GB" w:eastAsia="en-GB"/>
        </w:rPr>
      </w:pPr>
      <w:ins w:id="48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4.4.17</w:t>
        </w:r>
        <w:r w:rsidRPr="00B25BEF">
          <w:rPr>
            <w:rStyle w:val="Hyperlink"/>
            <w:noProof/>
          </w:rPr>
          <w:t xml:space="preserve"> Component IncludeObject</w:t>
        </w:r>
        <w:r>
          <w:rPr>
            <w:noProof/>
            <w:webHidden/>
          </w:rPr>
          <w:tab/>
        </w:r>
        <w:r>
          <w:rPr>
            <w:noProof/>
            <w:webHidden/>
          </w:rPr>
          <w:fldChar w:fldCharType="begin"/>
        </w:r>
        <w:r>
          <w:rPr>
            <w:noProof/>
            <w:webHidden/>
          </w:rPr>
          <w:instrText xml:space="preserve"> PAGEREF _Toc10198578 \h </w:instrText>
        </w:r>
        <w:r>
          <w:rPr>
            <w:noProof/>
            <w:webHidden/>
          </w:rPr>
        </w:r>
      </w:ins>
      <w:r>
        <w:rPr>
          <w:noProof/>
          <w:webHidden/>
        </w:rPr>
        <w:fldChar w:fldCharType="separate"/>
      </w:r>
      <w:ins w:id="482" w:author="Andreas Kuehne" w:date="2019-05-31T12:34:00Z">
        <w:r>
          <w:rPr>
            <w:noProof/>
            <w:webHidden/>
          </w:rPr>
          <w:t>70</w:t>
        </w:r>
        <w:r>
          <w:rPr>
            <w:noProof/>
            <w:webHidden/>
          </w:rPr>
          <w:fldChar w:fldCharType="end"/>
        </w:r>
        <w:r w:rsidRPr="00B25BEF">
          <w:rPr>
            <w:rStyle w:val="Hyperlink"/>
            <w:noProof/>
          </w:rPr>
          <w:fldChar w:fldCharType="end"/>
        </w:r>
      </w:ins>
    </w:p>
    <w:p w14:paraId="43B5AF8A" w14:textId="550A43C7" w:rsidR="00A71F46" w:rsidRDefault="00A71F46">
      <w:pPr>
        <w:pStyle w:val="Verzeichnis4"/>
        <w:tabs>
          <w:tab w:val="right" w:leader="dot" w:pos="9350"/>
        </w:tabs>
        <w:rPr>
          <w:ins w:id="483" w:author="Andreas Kuehne" w:date="2019-05-31T12:34:00Z"/>
          <w:rFonts w:asciiTheme="minorHAnsi" w:eastAsiaTheme="minorEastAsia" w:hAnsiTheme="minorHAnsi" w:cstheme="minorBidi"/>
          <w:noProof/>
          <w:sz w:val="22"/>
          <w:szCs w:val="22"/>
          <w:lang w:val="en-GB" w:eastAsia="en-GB"/>
        </w:rPr>
      </w:pPr>
      <w:ins w:id="48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"_Toc10198579"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4.4.17.1</w:t>
        </w:r>
        <w:r w:rsidRPr="00B25BEF">
          <w:rPr>
            <w:rStyle w:val="Hyperlink"/>
            <w:noProof/>
          </w:rPr>
          <w:t xml:space="preserve"> IncludeObject – JSON Syntax</w:t>
        </w:r>
        <w:r>
          <w:rPr>
            <w:noProof/>
            <w:webHidden/>
          </w:rPr>
          <w:tab/>
        </w:r>
        <w:r>
          <w:rPr>
            <w:noProof/>
            <w:webHidden/>
          </w:rPr>
          <w:fldChar w:fldCharType="begin"/>
        </w:r>
        <w:r>
          <w:rPr>
            <w:noProof/>
            <w:webHidden/>
          </w:rPr>
          <w:instrText xml:space="preserve"> PAGEREF _Toc10198579 \h </w:instrText>
        </w:r>
        <w:r>
          <w:rPr>
            <w:noProof/>
            <w:webHidden/>
          </w:rPr>
        </w:r>
      </w:ins>
      <w:r>
        <w:rPr>
          <w:noProof/>
          <w:webHidden/>
        </w:rPr>
        <w:fldChar w:fldCharType="separate"/>
      </w:r>
      <w:ins w:id="485" w:author="Andreas Kuehne" w:date="2019-05-31T12:34:00Z">
        <w:r>
          <w:rPr>
            <w:noProof/>
            <w:webHidden/>
          </w:rPr>
          <w:t>71</w:t>
        </w:r>
        <w:r>
          <w:rPr>
            <w:noProof/>
            <w:webHidden/>
          </w:rPr>
          <w:fldChar w:fldCharType="end"/>
        </w:r>
        <w:r w:rsidRPr="00B25BEF">
          <w:rPr>
            <w:rStyle w:val="Hyperlink"/>
            <w:noProof/>
          </w:rPr>
          <w:fldChar w:fldCharType="end"/>
        </w:r>
      </w:ins>
    </w:p>
    <w:p w14:paraId="2C1C1474" w14:textId="08647880" w:rsidR="00A71F46" w:rsidRDefault="00A71F46">
      <w:pPr>
        <w:pStyle w:val="Verzeichnis4"/>
        <w:tabs>
          <w:tab w:val="right" w:leader="dot" w:pos="9350"/>
        </w:tabs>
        <w:rPr>
          <w:ins w:id="486" w:author="Andreas Kuehne" w:date="2019-05-31T12:34:00Z"/>
          <w:rFonts w:asciiTheme="minorHAnsi" w:eastAsiaTheme="minorEastAsia" w:hAnsiTheme="minorHAnsi" w:cstheme="minorBidi"/>
          <w:noProof/>
          <w:sz w:val="22"/>
          <w:szCs w:val="22"/>
          <w:lang w:val="en-GB" w:eastAsia="en-GB"/>
        </w:rPr>
      </w:pPr>
      <w:ins w:id="48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4.4.17.2</w:t>
        </w:r>
        <w:r w:rsidRPr="00B25BEF">
          <w:rPr>
            <w:rStyle w:val="Hyperlink"/>
            <w:noProof/>
          </w:rPr>
          <w:t xml:space="preserve"> IncludeObject – XML Syntax</w:t>
        </w:r>
        <w:r>
          <w:rPr>
            <w:noProof/>
            <w:webHidden/>
          </w:rPr>
          <w:tab/>
        </w:r>
        <w:r>
          <w:rPr>
            <w:noProof/>
            <w:webHidden/>
          </w:rPr>
          <w:fldChar w:fldCharType="begin"/>
        </w:r>
        <w:r>
          <w:rPr>
            <w:noProof/>
            <w:webHidden/>
          </w:rPr>
          <w:instrText xml:space="preserve"> PAGEREF _Toc10198580 \h </w:instrText>
        </w:r>
        <w:r>
          <w:rPr>
            <w:noProof/>
            <w:webHidden/>
          </w:rPr>
        </w:r>
      </w:ins>
      <w:r>
        <w:rPr>
          <w:noProof/>
          <w:webHidden/>
        </w:rPr>
        <w:fldChar w:fldCharType="separate"/>
      </w:r>
      <w:ins w:id="488" w:author="Andreas Kuehne" w:date="2019-05-31T12:34:00Z">
        <w:r>
          <w:rPr>
            <w:noProof/>
            <w:webHidden/>
          </w:rPr>
          <w:t>72</w:t>
        </w:r>
        <w:r>
          <w:rPr>
            <w:noProof/>
            <w:webHidden/>
          </w:rPr>
          <w:fldChar w:fldCharType="end"/>
        </w:r>
        <w:r w:rsidRPr="00B25BEF">
          <w:rPr>
            <w:rStyle w:val="Hyperlink"/>
            <w:noProof/>
          </w:rPr>
          <w:fldChar w:fldCharType="end"/>
        </w:r>
      </w:ins>
    </w:p>
    <w:p w14:paraId="4C497F61" w14:textId="5ADE1530" w:rsidR="00A71F46" w:rsidRDefault="00A71F46">
      <w:pPr>
        <w:pStyle w:val="Verzeichnis3"/>
        <w:tabs>
          <w:tab w:val="right" w:leader="dot" w:pos="9350"/>
        </w:tabs>
        <w:rPr>
          <w:ins w:id="489" w:author="Andreas Kuehne" w:date="2019-05-31T12:34:00Z"/>
          <w:rFonts w:asciiTheme="minorHAnsi" w:eastAsiaTheme="minorEastAsia" w:hAnsiTheme="minorHAnsi" w:cstheme="minorBidi"/>
          <w:noProof/>
          <w:sz w:val="22"/>
          <w:szCs w:val="22"/>
          <w:lang w:val="en-GB" w:eastAsia="en-GB"/>
        </w:rPr>
      </w:pPr>
      <w:ins w:id="490"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"_Toc10198581"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4.4.18</w:t>
        </w:r>
        <w:r w:rsidRPr="00B25BEF">
          <w:rPr>
            <w:rStyle w:val="Hyperlink"/>
            <w:noProof/>
          </w:rPr>
          <w:t xml:space="preserve"> Component SignaturePlacement</w:t>
        </w:r>
        <w:r>
          <w:rPr>
            <w:noProof/>
            <w:webHidden/>
          </w:rPr>
          <w:tab/>
        </w:r>
        <w:r>
          <w:rPr>
            <w:noProof/>
            <w:webHidden/>
          </w:rPr>
          <w:fldChar w:fldCharType="begin"/>
        </w:r>
        <w:r>
          <w:rPr>
            <w:noProof/>
            <w:webHidden/>
          </w:rPr>
          <w:instrText xml:space="preserve"> PAGEREF _Toc10198581 \h </w:instrText>
        </w:r>
        <w:r>
          <w:rPr>
            <w:noProof/>
            <w:webHidden/>
          </w:rPr>
        </w:r>
      </w:ins>
      <w:r>
        <w:rPr>
          <w:noProof/>
          <w:webHidden/>
        </w:rPr>
        <w:fldChar w:fldCharType="separate"/>
      </w:r>
      <w:ins w:id="491" w:author="Andreas Kuehne" w:date="2019-05-31T12:34:00Z">
        <w:r>
          <w:rPr>
            <w:noProof/>
            <w:webHidden/>
          </w:rPr>
          <w:t>72</w:t>
        </w:r>
        <w:r>
          <w:rPr>
            <w:noProof/>
            <w:webHidden/>
          </w:rPr>
          <w:fldChar w:fldCharType="end"/>
        </w:r>
        <w:r w:rsidRPr="00B25BEF">
          <w:rPr>
            <w:rStyle w:val="Hyperlink"/>
            <w:noProof/>
          </w:rPr>
          <w:fldChar w:fldCharType="end"/>
        </w:r>
      </w:ins>
    </w:p>
    <w:p w14:paraId="3AA892E4" w14:textId="4DBF5E83" w:rsidR="00A71F46" w:rsidRDefault="00A71F46">
      <w:pPr>
        <w:pStyle w:val="Verzeichnis4"/>
        <w:tabs>
          <w:tab w:val="right" w:leader="dot" w:pos="9350"/>
        </w:tabs>
        <w:rPr>
          <w:ins w:id="492" w:author="Andreas Kuehne" w:date="2019-05-31T12:34:00Z"/>
          <w:rFonts w:asciiTheme="minorHAnsi" w:eastAsiaTheme="minorEastAsia" w:hAnsiTheme="minorHAnsi" w:cstheme="minorBidi"/>
          <w:noProof/>
          <w:sz w:val="22"/>
          <w:szCs w:val="22"/>
          <w:lang w:val="en-GB" w:eastAsia="en-GB"/>
        </w:rPr>
      </w:pPr>
      <w:ins w:id="49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4.4.18.1</w:t>
        </w:r>
        <w:r w:rsidRPr="00B25BEF">
          <w:rPr>
            <w:rStyle w:val="Hyperlink"/>
            <w:noProof/>
          </w:rPr>
          <w:t xml:space="preserve"> SignaturePlacement – JSON Syntax</w:t>
        </w:r>
        <w:r>
          <w:rPr>
            <w:noProof/>
            <w:webHidden/>
          </w:rPr>
          <w:tab/>
        </w:r>
        <w:r>
          <w:rPr>
            <w:noProof/>
            <w:webHidden/>
          </w:rPr>
          <w:fldChar w:fldCharType="begin"/>
        </w:r>
        <w:r>
          <w:rPr>
            <w:noProof/>
            <w:webHidden/>
          </w:rPr>
          <w:instrText xml:space="preserve"> PAGEREF _Toc10198582 \h </w:instrText>
        </w:r>
        <w:r>
          <w:rPr>
            <w:noProof/>
            <w:webHidden/>
          </w:rPr>
        </w:r>
      </w:ins>
      <w:r>
        <w:rPr>
          <w:noProof/>
          <w:webHidden/>
        </w:rPr>
        <w:fldChar w:fldCharType="separate"/>
      </w:r>
      <w:ins w:id="494" w:author="Andreas Kuehne" w:date="2019-05-31T12:34:00Z">
        <w:r>
          <w:rPr>
            <w:noProof/>
            <w:webHidden/>
          </w:rPr>
          <w:t>72</w:t>
        </w:r>
        <w:r>
          <w:rPr>
            <w:noProof/>
            <w:webHidden/>
          </w:rPr>
          <w:fldChar w:fldCharType="end"/>
        </w:r>
        <w:r w:rsidRPr="00B25BEF">
          <w:rPr>
            <w:rStyle w:val="Hyperlink"/>
            <w:noProof/>
          </w:rPr>
          <w:fldChar w:fldCharType="end"/>
        </w:r>
      </w:ins>
    </w:p>
    <w:p w14:paraId="701808D2" w14:textId="2F545387" w:rsidR="00A71F46" w:rsidRDefault="00A71F46">
      <w:pPr>
        <w:pStyle w:val="Verzeichnis4"/>
        <w:tabs>
          <w:tab w:val="right" w:leader="dot" w:pos="9350"/>
        </w:tabs>
        <w:rPr>
          <w:ins w:id="495" w:author="Andreas Kuehne" w:date="2019-05-31T12:34:00Z"/>
          <w:rFonts w:asciiTheme="minorHAnsi" w:eastAsiaTheme="minorEastAsia" w:hAnsiTheme="minorHAnsi" w:cstheme="minorBidi"/>
          <w:noProof/>
          <w:sz w:val="22"/>
          <w:szCs w:val="22"/>
          <w:lang w:val="en-GB" w:eastAsia="en-GB"/>
        </w:rPr>
      </w:pPr>
      <w:ins w:id="49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4.4.18.2</w:t>
        </w:r>
        <w:r w:rsidRPr="00B25BEF">
          <w:rPr>
            <w:rStyle w:val="Hyperlink"/>
            <w:noProof/>
          </w:rPr>
          <w:t xml:space="preserve"> SignaturePlacement – XML Syntax</w:t>
        </w:r>
        <w:r>
          <w:rPr>
            <w:noProof/>
            <w:webHidden/>
          </w:rPr>
          <w:tab/>
        </w:r>
        <w:r>
          <w:rPr>
            <w:noProof/>
            <w:webHidden/>
          </w:rPr>
          <w:fldChar w:fldCharType="begin"/>
        </w:r>
        <w:r>
          <w:rPr>
            <w:noProof/>
            <w:webHidden/>
          </w:rPr>
          <w:instrText xml:space="preserve"> PAGEREF _Toc10198583 \h </w:instrText>
        </w:r>
        <w:r>
          <w:rPr>
            <w:noProof/>
            <w:webHidden/>
          </w:rPr>
        </w:r>
      </w:ins>
      <w:r>
        <w:rPr>
          <w:noProof/>
          <w:webHidden/>
        </w:rPr>
        <w:fldChar w:fldCharType="separate"/>
      </w:r>
      <w:ins w:id="497" w:author="Andreas Kuehne" w:date="2019-05-31T12:34:00Z">
        <w:r>
          <w:rPr>
            <w:noProof/>
            <w:webHidden/>
          </w:rPr>
          <w:t>73</w:t>
        </w:r>
        <w:r>
          <w:rPr>
            <w:noProof/>
            <w:webHidden/>
          </w:rPr>
          <w:fldChar w:fldCharType="end"/>
        </w:r>
        <w:r w:rsidRPr="00B25BEF">
          <w:rPr>
            <w:rStyle w:val="Hyperlink"/>
            <w:noProof/>
          </w:rPr>
          <w:fldChar w:fldCharType="end"/>
        </w:r>
      </w:ins>
    </w:p>
    <w:p w14:paraId="651751E1" w14:textId="40D5D174" w:rsidR="00A71F46" w:rsidRDefault="00A71F46">
      <w:pPr>
        <w:pStyle w:val="Verzeichnis3"/>
        <w:tabs>
          <w:tab w:val="right" w:leader="dot" w:pos="9350"/>
        </w:tabs>
        <w:rPr>
          <w:ins w:id="498" w:author="Andreas Kuehne" w:date="2019-05-31T12:34:00Z"/>
          <w:rFonts w:asciiTheme="minorHAnsi" w:eastAsiaTheme="minorEastAsia" w:hAnsiTheme="minorHAnsi" w:cstheme="minorBidi"/>
          <w:noProof/>
          <w:sz w:val="22"/>
          <w:szCs w:val="22"/>
          <w:lang w:val="en-GB" w:eastAsia="en-GB"/>
        </w:rPr>
      </w:pPr>
      <w:ins w:id="49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4.4.19</w:t>
        </w:r>
        <w:r w:rsidRPr="00B25BEF">
          <w:rPr>
            <w:rStyle w:val="Hyperlink"/>
            <w:noProof/>
          </w:rPr>
          <w:t xml:space="preserve"> Component DocumentWithSignature</w:t>
        </w:r>
        <w:r>
          <w:rPr>
            <w:noProof/>
            <w:webHidden/>
          </w:rPr>
          <w:tab/>
        </w:r>
        <w:r>
          <w:rPr>
            <w:noProof/>
            <w:webHidden/>
          </w:rPr>
          <w:fldChar w:fldCharType="begin"/>
        </w:r>
        <w:r>
          <w:rPr>
            <w:noProof/>
            <w:webHidden/>
          </w:rPr>
          <w:instrText xml:space="preserve"> PAGEREF _Toc10198584 \h </w:instrText>
        </w:r>
        <w:r>
          <w:rPr>
            <w:noProof/>
            <w:webHidden/>
          </w:rPr>
        </w:r>
      </w:ins>
      <w:r>
        <w:rPr>
          <w:noProof/>
          <w:webHidden/>
        </w:rPr>
        <w:fldChar w:fldCharType="separate"/>
      </w:r>
      <w:ins w:id="500" w:author="Andreas Kuehne" w:date="2019-05-31T12:34:00Z">
        <w:r>
          <w:rPr>
            <w:noProof/>
            <w:webHidden/>
          </w:rPr>
          <w:t>74</w:t>
        </w:r>
        <w:r>
          <w:rPr>
            <w:noProof/>
            <w:webHidden/>
          </w:rPr>
          <w:fldChar w:fldCharType="end"/>
        </w:r>
        <w:r w:rsidRPr="00B25BEF">
          <w:rPr>
            <w:rStyle w:val="Hyperlink"/>
            <w:noProof/>
          </w:rPr>
          <w:fldChar w:fldCharType="end"/>
        </w:r>
      </w:ins>
    </w:p>
    <w:p w14:paraId="4AAD0CAA" w14:textId="5B1C423D" w:rsidR="00A71F46" w:rsidRDefault="00A71F46">
      <w:pPr>
        <w:pStyle w:val="Verzeichnis4"/>
        <w:tabs>
          <w:tab w:val="right" w:leader="dot" w:pos="9350"/>
        </w:tabs>
        <w:rPr>
          <w:ins w:id="501" w:author="Andreas Kuehne" w:date="2019-05-31T12:34:00Z"/>
          <w:rFonts w:asciiTheme="minorHAnsi" w:eastAsiaTheme="minorEastAsia" w:hAnsiTheme="minorHAnsi" w:cstheme="minorBidi"/>
          <w:noProof/>
          <w:sz w:val="22"/>
          <w:szCs w:val="22"/>
          <w:lang w:val="en-GB" w:eastAsia="en-GB"/>
        </w:rPr>
      </w:pPr>
      <w:ins w:id="50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4.4.19.1</w:t>
        </w:r>
        <w:r w:rsidRPr="00B25BEF">
          <w:rPr>
            <w:rStyle w:val="Hyperlink"/>
            <w:noProof/>
          </w:rPr>
          <w:t xml:space="preserve"> DocumentWithSignature – JSON Syntax</w:t>
        </w:r>
        <w:r>
          <w:rPr>
            <w:noProof/>
            <w:webHidden/>
          </w:rPr>
          <w:tab/>
        </w:r>
        <w:r>
          <w:rPr>
            <w:noProof/>
            <w:webHidden/>
          </w:rPr>
          <w:fldChar w:fldCharType="begin"/>
        </w:r>
        <w:r>
          <w:rPr>
            <w:noProof/>
            <w:webHidden/>
          </w:rPr>
          <w:instrText xml:space="preserve"> PAGEREF _Toc10198585 \h </w:instrText>
        </w:r>
        <w:r>
          <w:rPr>
            <w:noProof/>
            <w:webHidden/>
          </w:rPr>
        </w:r>
      </w:ins>
      <w:r>
        <w:rPr>
          <w:noProof/>
          <w:webHidden/>
        </w:rPr>
        <w:fldChar w:fldCharType="separate"/>
      </w:r>
      <w:ins w:id="503" w:author="Andreas Kuehne" w:date="2019-05-31T12:34:00Z">
        <w:r>
          <w:rPr>
            <w:noProof/>
            <w:webHidden/>
          </w:rPr>
          <w:t>74</w:t>
        </w:r>
        <w:r>
          <w:rPr>
            <w:noProof/>
            <w:webHidden/>
          </w:rPr>
          <w:fldChar w:fldCharType="end"/>
        </w:r>
        <w:r w:rsidRPr="00B25BEF">
          <w:rPr>
            <w:rStyle w:val="Hyperlink"/>
            <w:noProof/>
          </w:rPr>
          <w:fldChar w:fldCharType="end"/>
        </w:r>
      </w:ins>
    </w:p>
    <w:p w14:paraId="6BCBAD1F" w14:textId="6CF32529" w:rsidR="00A71F46" w:rsidRDefault="00A71F46">
      <w:pPr>
        <w:pStyle w:val="Verzeichnis4"/>
        <w:tabs>
          <w:tab w:val="right" w:leader="dot" w:pos="9350"/>
        </w:tabs>
        <w:rPr>
          <w:ins w:id="504" w:author="Andreas Kuehne" w:date="2019-05-31T12:34:00Z"/>
          <w:rFonts w:asciiTheme="minorHAnsi" w:eastAsiaTheme="minorEastAsia" w:hAnsiTheme="minorHAnsi" w:cstheme="minorBidi"/>
          <w:noProof/>
          <w:sz w:val="22"/>
          <w:szCs w:val="22"/>
          <w:lang w:val="en-GB" w:eastAsia="en-GB"/>
        </w:rPr>
      </w:pPr>
      <w:ins w:id="50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4.4.19.2</w:t>
        </w:r>
        <w:r w:rsidRPr="00B25BEF">
          <w:rPr>
            <w:rStyle w:val="Hyperlink"/>
            <w:noProof/>
          </w:rPr>
          <w:t xml:space="preserve"> DocumentWithSignature – XML Syntax</w:t>
        </w:r>
        <w:r>
          <w:rPr>
            <w:noProof/>
            <w:webHidden/>
          </w:rPr>
          <w:tab/>
        </w:r>
        <w:r>
          <w:rPr>
            <w:noProof/>
            <w:webHidden/>
          </w:rPr>
          <w:fldChar w:fldCharType="begin"/>
        </w:r>
        <w:r>
          <w:rPr>
            <w:noProof/>
            <w:webHidden/>
          </w:rPr>
          <w:instrText xml:space="preserve"> PAGEREF _Toc10198586 \h </w:instrText>
        </w:r>
        <w:r>
          <w:rPr>
            <w:noProof/>
            <w:webHidden/>
          </w:rPr>
        </w:r>
      </w:ins>
      <w:r>
        <w:rPr>
          <w:noProof/>
          <w:webHidden/>
        </w:rPr>
        <w:fldChar w:fldCharType="separate"/>
      </w:r>
      <w:ins w:id="506" w:author="Andreas Kuehne" w:date="2019-05-31T12:34:00Z">
        <w:r>
          <w:rPr>
            <w:noProof/>
            <w:webHidden/>
          </w:rPr>
          <w:t>74</w:t>
        </w:r>
        <w:r>
          <w:rPr>
            <w:noProof/>
            <w:webHidden/>
          </w:rPr>
          <w:fldChar w:fldCharType="end"/>
        </w:r>
        <w:r w:rsidRPr="00B25BEF">
          <w:rPr>
            <w:rStyle w:val="Hyperlink"/>
            <w:noProof/>
          </w:rPr>
          <w:fldChar w:fldCharType="end"/>
        </w:r>
      </w:ins>
    </w:p>
    <w:p w14:paraId="7FBD7685" w14:textId="24534688" w:rsidR="00A71F46" w:rsidRDefault="00A71F46">
      <w:pPr>
        <w:pStyle w:val="Verzeichnis3"/>
        <w:tabs>
          <w:tab w:val="right" w:leader="dot" w:pos="9350"/>
        </w:tabs>
        <w:rPr>
          <w:ins w:id="507" w:author="Andreas Kuehne" w:date="2019-05-31T12:34:00Z"/>
          <w:rFonts w:asciiTheme="minorHAnsi" w:eastAsiaTheme="minorEastAsia" w:hAnsiTheme="minorHAnsi" w:cstheme="minorBidi"/>
          <w:noProof/>
          <w:sz w:val="22"/>
          <w:szCs w:val="22"/>
          <w:lang w:val="en-GB" w:eastAsia="en-GB"/>
        </w:rPr>
      </w:pPr>
      <w:ins w:id="50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4.4.20</w:t>
        </w:r>
        <w:r w:rsidRPr="00B25BEF">
          <w:rPr>
            <w:rStyle w:val="Hyperlink"/>
            <w:noProof/>
          </w:rPr>
          <w:t xml:space="preserve"> Component SignedReferences</w:t>
        </w:r>
        <w:r>
          <w:rPr>
            <w:noProof/>
            <w:webHidden/>
          </w:rPr>
          <w:tab/>
        </w:r>
        <w:r>
          <w:rPr>
            <w:noProof/>
            <w:webHidden/>
          </w:rPr>
          <w:fldChar w:fldCharType="begin"/>
        </w:r>
        <w:r>
          <w:rPr>
            <w:noProof/>
            <w:webHidden/>
          </w:rPr>
          <w:instrText xml:space="preserve"> PAGEREF _Toc10198587 \h </w:instrText>
        </w:r>
        <w:r>
          <w:rPr>
            <w:noProof/>
            <w:webHidden/>
          </w:rPr>
        </w:r>
      </w:ins>
      <w:r>
        <w:rPr>
          <w:noProof/>
          <w:webHidden/>
        </w:rPr>
        <w:fldChar w:fldCharType="separate"/>
      </w:r>
      <w:ins w:id="509" w:author="Andreas Kuehne" w:date="2019-05-31T12:34:00Z">
        <w:r>
          <w:rPr>
            <w:noProof/>
            <w:webHidden/>
          </w:rPr>
          <w:t>75</w:t>
        </w:r>
        <w:r>
          <w:rPr>
            <w:noProof/>
            <w:webHidden/>
          </w:rPr>
          <w:fldChar w:fldCharType="end"/>
        </w:r>
        <w:r w:rsidRPr="00B25BEF">
          <w:rPr>
            <w:rStyle w:val="Hyperlink"/>
            <w:noProof/>
          </w:rPr>
          <w:fldChar w:fldCharType="end"/>
        </w:r>
      </w:ins>
    </w:p>
    <w:p w14:paraId="2278BAB0" w14:textId="084CCB6B" w:rsidR="00A71F46" w:rsidRDefault="00A71F46">
      <w:pPr>
        <w:pStyle w:val="Verzeichnis4"/>
        <w:tabs>
          <w:tab w:val="right" w:leader="dot" w:pos="9350"/>
        </w:tabs>
        <w:rPr>
          <w:ins w:id="510" w:author="Andreas Kuehne" w:date="2019-05-31T12:34:00Z"/>
          <w:rFonts w:asciiTheme="minorHAnsi" w:eastAsiaTheme="minorEastAsia" w:hAnsiTheme="minorHAnsi" w:cstheme="minorBidi"/>
          <w:noProof/>
          <w:sz w:val="22"/>
          <w:szCs w:val="22"/>
          <w:lang w:val="en-GB" w:eastAsia="en-GB"/>
        </w:rPr>
      </w:pPr>
      <w:ins w:id="51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4.4.20.1</w:t>
        </w:r>
        <w:r w:rsidRPr="00B25BEF">
          <w:rPr>
            <w:rStyle w:val="Hyperlink"/>
            <w:noProof/>
          </w:rPr>
          <w:t xml:space="preserve"> SignedReferences – JSON Syntax</w:t>
        </w:r>
        <w:r>
          <w:rPr>
            <w:noProof/>
            <w:webHidden/>
          </w:rPr>
          <w:tab/>
        </w:r>
        <w:r>
          <w:rPr>
            <w:noProof/>
            <w:webHidden/>
          </w:rPr>
          <w:fldChar w:fldCharType="begin"/>
        </w:r>
        <w:r>
          <w:rPr>
            <w:noProof/>
            <w:webHidden/>
          </w:rPr>
          <w:instrText xml:space="preserve"> PAGEREF _Toc10198588 \h </w:instrText>
        </w:r>
        <w:r>
          <w:rPr>
            <w:noProof/>
            <w:webHidden/>
          </w:rPr>
        </w:r>
      </w:ins>
      <w:r>
        <w:rPr>
          <w:noProof/>
          <w:webHidden/>
        </w:rPr>
        <w:fldChar w:fldCharType="separate"/>
      </w:r>
      <w:ins w:id="512" w:author="Andreas Kuehne" w:date="2019-05-31T12:34:00Z">
        <w:r>
          <w:rPr>
            <w:noProof/>
            <w:webHidden/>
          </w:rPr>
          <w:t>75</w:t>
        </w:r>
        <w:r>
          <w:rPr>
            <w:noProof/>
            <w:webHidden/>
          </w:rPr>
          <w:fldChar w:fldCharType="end"/>
        </w:r>
        <w:r w:rsidRPr="00B25BEF">
          <w:rPr>
            <w:rStyle w:val="Hyperlink"/>
            <w:noProof/>
          </w:rPr>
          <w:fldChar w:fldCharType="end"/>
        </w:r>
      </w:ins>
    </w:p>
    <w:p w14:paraId="0C9EBAD9" w14:textId="056EC4A8" w:rsidR="00A71F46" w:rsidRDefault="00A71F46">
      <w:pPr>
        <w:pStyle w:val="Verzeichnis4"/>
        <w:tabs>
          <w:tab w:val="right" w:leader="dot" w:pos="9350"/>
        </w:tabs>
        <w:rPr>
          <w:ins w:id="513" w:author="Andreas Kuehne" w:date="2019-05-31T12:34:00Z"/>
          <w:rFonts w:asciiTheme="minorHAnsi" w:eastAsiaTheme="minorEastAsia" w:hAnsiTheme="minorHAnsi" w:cstheme="minorBidi"/>
          <w:noProof/>
          <w:sz w:val="22"/>
          <w:szCs w:val="22"/>
          <w:lang w:val="en-GB" w:eastAsia="en-GB"/>
        </w:rPr>
      </w:pPr>
      <w:ins w:id="51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"_Toc10198589"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4.4.20.2</w:t>
        </w:r>
        <w:r w:rsidRPr="00B25BEF">
          <w:rPr>
            <w:rStyle w:val="Hyperlink"/>
            <w:noProof/>
          </w:rPr>
          <w:t xml:space="preserve"> SignedReferences – XML Syntax</w:t>
        </w:r>
        <w:r>
          <w:rPr>
            <w:noProof/>
            <w:webHidden/>
          </w:rPr>
          <w:tab/>
        </w:r>
        <w:r>
          <w:rPr>
            <w:noProof/>
            <w:webHidden/>
          </w:rPr>
          <w:fldChar w:fldCharType="begin"/>
        </w:r>
        <w:r>
          <w:rPr>
            <w:noProof/>
            <w:webHidden/>
          </w:rPr>
          <w:instrText xml:space="preserve"> PAGEREF _Toc10198589 \h </w:instrText>
        </w:r>
        <w:r>
          <w:rPr>
            <w:noProof/>
            <w:webHidden/>
          </w:rPr>
        </w:r>
      </w:ins>
      <w:r>
        <w:rPr>
          <w:noProof/>
          <w:webHidden/>
        </w:rPr>
        <w:fldChar w:fldCharType="separate"/>
      </w:r>
      <w:ins w:id="515" w:author="Andreas Kuehne" w:date="2019-05-31T12:34:00Z">
        <w:r>
          <w:rPr>
            <w:noProof/>
            <w:webHidden/>
          </w:rPr>
          <w:t>75</w:t>
        </w:r>
        <w:r>
          <w:rPr>
            <w:noProof/>
            <w:webHidden/>
          </w:rPr>
          <w:fldChar w:fldCharType="end"/>
        </w:r>
        <w:r w:rsidRPr="00B25BEF">
          <w:rPr>
            <w:rStyle w:val="Hyperlink"/>
            <w:noProof/>
          </w:rPr>
          <w:fldChar w:fldCharType="end"/>
        </w:r>
      </w:ins>
    </w:p>
    <w:p w14:paraId="4072C031" w14:textId="7D68F860" w:rsidR="00A71F46" w:rsidRDefault="00A71F46">
      <w:pPr>
        <w:pStyle w:val="Verzeichnis3"/>
        <w:tabs>
          <w:tab w:val="right" w:leader="dot" w:pos="9350"/>
        </w:tabs>
        <w:rPr>
          <w:ins w:id="516" w:author="Andreas Kuehne" w:date="2019-05-31T12:34:00Z"/>
          <w:rFonts w:asciiTheme="minorHAnsi" w:eastAsiaTheme="minorEastAsia" w:hAnsiTheme="minorHAnsi" w:cstheme="minorBidi"/>
          <w:noProof/>
          <w:sz w:val="22"/>
          <w:szCs w:val="22"/>
          <w:lang w:val="en-GB" w:eastAsia="en-GB"/>
        </w:rPr>
      </w:pPr>
      <w:ins w:id="51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4.4.21</w:t>
        </w:r>
        <w:r w:rsidRPr="00B25BEF">
          <w:rPr>
            <w:rStyle w:val="Hyperlink"/>
            <w:noProof/>
          </w:rPr>
          <w:t xml:space="preserve"> Component SignedReference</w:t>
        </w:r>
        <w:r>
          <w:rPr>
            <w:noProof/>
            <w:webHidden/>
          </w:rPr>
          <w:tab/>
        </w:r>
        <w:r>
          <w:rPr>
            <w:noProof/>
            <w:webHidden/>
          </w:rPr>
          <w:fldChar w:fldCharType="begin"/>
        </w:r>
        <w:r>
          <w:rPr>
            <w:noProof/>
            <w:webHidden/>
          </w:rPr>
          <w:instrText xml:space="preserve"> PAGEREF _Toc10198590 \h </w:instrText>
        </w:r>
        <w:r>
          <w:rPr>
            <w:noProof/>
            <w:webHidden/>
          </w:rPr>
        </w:r>
      </w:ins>
      <w:r>
        <w:rPr>
          <w:noProof/>
          <w:webHidden/>
        </w:rPr>
        <w:fldChar w:fldCharType="separate"/>
      </w:r>
      <w:ins w:id="518" w:author="Andreas Kuehne" w:date="2019-05-31T12:34:00Z">
        <w:r>
          <w:rPr>
            <w:noProof/>
            <w:webHidden/>
          </w:rPr>
          <w:t>76</w:t>
        </w:r>
        <w:r>
          <w:rPr>
            <w:noProof/>
            <w:webHidden/>
          </w:rPr>
          <w:fldChar w:fldCharType="end"/>
        </w:r>
        <w:r w:rsidRPr="00B25BEF">
          <w:rPr>
            <w:rStyle w:val="Hyperlink"/>
            <w:noProof/>
          </w:rPr>
          <w:fldChar w:fldCharType="end"/>
        </w:r>
      </w:ins>
    </w:p>
    <w:p w14:paraId="0D43FBD5" w14:textId="754AA2AF" w:rsidR="00A71F46" w:rsidRDefault="00A71F46">
      <w:pPr>
        <w:pStyle w:val="Verzeichnis4"/>
        <w:tabs>
          <w:tab w:val="right" w:leader="dot" w:pos="9350"/>
        </w:tabs>
        <w:rPr>
          <w:ins w:id="519" w:author="Andreas Kuehne" w:date="2019-05-31T12:34:00Z"/>
          <w:rFonts w:asciiTheme="minorHAnsi" w:eastAsiaTheme="minorEastAsia" w:hAnsiTheme="minorHAnsi" w:cstheme="minorBidi"/>
          <w:noProof/>
          <w:sz w:val="22"/>
          <w:szCs w:val="22"/>
          <w:lang w:val="en-GB" w:eastAsia="en-GB"/>
        </w:rPr>
      </w:pPr>
      <w:ins w:id="52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4.4.21.1</w:t>
        </w:r>
        <w:r w:rsidRPr="00B25BEF">
          <w:rPr>
            <w:rStyle w:val="Hyperlink"/>
            <w:noProof/>
          </w:rPr>
          <w:t xml:space="preserve"> SignedReference – JSON Syntax</w:t>
        </w:r>
        <w:r>
          <w:rPr>
            <w:noProof/>
            <w:webHidden/>
          </w:rPr>
          <w:tab/>
        </w:r>
        <w:r>
          <w:rPr>
            <w:noProof/>
            <w:webHidden/>
          </w:rPr>
          <w:fldChar w:fldCharType="begin"/>
        </w:r>
        <w:r>
          <w:rPr>
            <w:noProof/>
            <w:webHidden/>
          </w:rPr>
          <w:instrText xml:space="preserve"> PAGEREF _Toc10198591 \h </w:instrText>
        </w:r>
        <w:r>
          <w:rPr>
            <w:noProof/>
            <w:webHidden/>
          </w:rPr>
        </w:r>
      </w:ins>
      <w:r>
        <w:rPr>
          <w:noProof/>
          <w:webHidden/>
        </w:rPr>
        <w:fldChar w:fldCharType="separate"/>
      </w:r>
      <w:ins w:id="521" w:author="Andreas Kuehne" w:date="2019-05-31T12:34:00Z">
        <w:r>
          <w:rPr>
            <w:noProof/>
            <w:webHidden/>
          </w:rPr>
          <w:t>76</w:t>
        </w:r>
        <w:r>
          <w:rPr>
            <w:noProof/>
            <w:webHidden/>
          </w:rPr>
          <w:fldChar w:fldCharType="end"/>
        </w:r>
        <w:r w:rsidRPr="00B25BEF">
          <w:rPr>
            <w:rStyle w:val="Hyperlink"/>
            <w:noProof/>
          </w:rPr>
          <w:fldChar w:fldCharType="end"/>
        </w:r>
      </w:ins>
    </w:p>
    <w:p w14:paraId="0420E0AA" w14:textId="375E6EED" w:rsidR="00A71F46" w:rsidRDefault="00A71F46">
      <w:pPr>
        <w:pStyle w:val="Verzeichnis4"/>
        <w:tabs>
          <w:tab w:val="right" w:leader="dot" w:pos="9350"/>
        </w:tabs>
        <w:rPr>
          <w:ins w:id="522" w:author="Andreas Kuehne" w:date="2019-05-31T12:34:00Z"/>
          <w:rFonts w:asciiTheme="minorHAnsi" w:eastAsiaTheme="minorEastAsia" w:hAnsiTheme="minorHAnsi" w:cstheme="minorBidi"/>
          <w:noProof/>
          <w:sz w:val="22"/>
          <w:szCs w:val="22"/>
          <w:lang w:val="en-GB" w:eastAsia="en-GB"/>
        </w:rPr>
      </w:pPr>
      <w:ins w:id="52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4.4.21.2</w:t>
        </w:r>
        <w:r w:rsidRPr="00B25BEF">
          <w:rPr>
            <w:rStyle w:val="Hyperlink"/>
            <w:noProof/>
          </w:rPr>
          <w:t xml:space="preserve"> SignedReference – XML Syntax</w:t>
        </w:r>
        <w:r>
          <w:rPr>
            <w:noProof/>
            <w:webHidden/>
          </w:rPr>
          <w:tab/>
        </w:r>
        <w:r>
          <w:rPr>
            <w:noProof/>
            <w:webHidden/>
          </w:rPr>
          <w:fldChar w:fldCharType="begin"/>
        </w:r>
        <w:r>
          <w:rPr>
            <w:noProof/>
            <w:webHidden/>
          </w:rPr>
          <w:instrText xml:space="preserve"> PAGEREF _Toc10198592 \h </w:instrText>
        </w:r>
        <w:r>
          <w:rPr>
            <w:noProof/>
            <w:webHidden/>
          </w:rPr>
        </w:r>
      </w:ins>
      <w:r>
        <w:rPr>
          <w:noProof/>
          <w:webHidden/>
        </w:rPr>
        <w:fldChar w:fldCharType="separate"/>
      </w:r>
      <w:ins w:id="524" w:author="Andreas Kuehne" w:date="2019-05-31T12:34:00Z">
        <w:r>
          <w:rPr>
            <w:noProof/>
            <w:webHidden/>
          </w:rPr>
          <w:t>77</w:t>
        </w:r>
        <w:r>
          <w:rPr>
            <w:noProof/>
            <w:webHidden/>
          </w:rPr>
          <w:fldChar w:fldCharType="end"/>
        </w:r>
        <w:r w:rsidRPr="00B25BEF">
          <w:rPr>
            <w:rStyle w:val="Hyperlink"/>
            <w:noProof/>
          </w:rPr>
          <w:fldChar w:fldCharType="end"/>
        </w:r>
      </w:ins>
    </w:p>
    <w:p w14:paraId="7C579BC4" w14:textId="0CF3EB01" w:rsidR="00A71F46" w:rsidRDefault="00A71F46">
      <w:pPr>
        <w:pStyle w:val="Verzeichnis3"/>
        <w:tabs>
          <w:tab w:val="right" w:leader="dot" w:pos="9350"/>
        </w:tabs>
        <w:rPr>
          <w:ins w:id="525" w:author="Andreas Kuehne" w:date="2019-05-31T12:34:00Z"/>
          <w:rFonts w:asciiTheme="minorHAnsi" w:eastAsiaTheme="minorEastAsia" w:hAnsiTheme="minorHAnsi" w:cstheme="minorBidi"/>
          <w:noProof/>
          <w:sz w:val="22"/>
          <w:szCs w:val="22"/>
          <w:lang w:val="en-GB" w:eastAsia="en-GB"/>
        </w:rPr>
      </w:pPr>
      <w:ins w:id="52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4.4.22</w:t>
        </w:r>
        <w:r w:rsidRPr="00B25BEF">
          <w:rPr>
            <w:rStyle w:val="Hyperlink"/>
            <w:noProof/>
          </w:rPr>
          <w:t xml:space="preserve"> Component VerifyManifestResults</w:t>
        </w:r>
        <w:r>
          <w:rPr>
            <w:noProof/>
            <w:webHidden/>
          </w:rPr>
          <w:tab/>
        </w:r>
        <w:r>
          <w:rPr>
            <w:noProof/>
            <w:webHidden/>
          </w:rPr>
          <w:fldChar w:fldCharType="begin"/>
        </w:r>
        <w:r>
          <w:rPr>
            <w:noProof/>
            <w:webHidden/>
          </w:rPr>
          <w:instrText xml:space="preserve"> PAGEREF _Toc10198593 \h </w:instrText>
        </w:r>
        <w:r>
          <w:rPr>
            <w:noProof/>
            <w:webHidden/>
          </w:rPr>
        </w:r>
      </w:ins>
      <w:r>
        <w:rPr>
          <w:noProof/>
          <w:webHidden/>
        </w:rPr>
        <w:fldChar w:fldCharType="separate"/>
      </w:r>
      <w:ins w:id="527" w:author="Andreas Kuehne" w:date="2019-05-31T12:34:00Z">
        <w:r>
          <w:rPr>
            <w:noProof/>
            <w:webHidden/>
          </w:rPr>
          <w:t>77</w:t>
        </w:r>
        <w:r>
          <w:rPr>
            <w:noProof/>
            <w:webHidden/>
          </w:rPr>
          <w:fldChar w:fldCharType="end"/>
        </w:r>
        <w:r w:rsidRPr="00B25BEF">
          <w:rPr>
            <w:rStyle w:val="Hyperlink"/>
            <w:noProof/>
          </w:rPr>
          <w:fldChar w:fldCharType="end"/>
        </w:r>
      </w:ins>
    </w:p>
    <w:p w14:paraId="47FFAF61" w14:textId="344B002E" w:rsidR="00A71F46" w:rsidRDefault="00A71F46">
      <w:pPr>
        <w:pStyle w:val="Verzeichnis4"/>
        <w:tabs>
          <w:tab w:val="right" w:leader="dot" w:pos="9350"/>
        </w:tabs>
        <w:rPr>
          <w:ins w:id="528" w:author="Andreas Kuehne" w:date="2019-05-31T12:34:00Z"/>
          <w:rFonts w:asciiTheme="minorHAnsi" w:eastAsiaTheme="minorEastAsia" w:hAnsiTheme="minorHAnsi" w:cstheme="minorBidi"/>
          <w:noProof/>
          <w:sz w:val="22"/>
          <w:szCs w:val="22"/>
          <w:lang w:val="en-GB" w:eastAsia="en-GB"/>
        </w:rPr>
      </w:pPr>
      <w:ins w:id="52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4.4.22.1</w:t>
        </w:r>
        <w:r w:rsidRPr="00B25BEF">
          <w:rPr>
            <w:rStyle w:val="Hyperlink"/>
            <w:noProof/>
          </w:rPr>
          <w:t xml:space="preserve"> VerifyManifestResults – JSON Syntax</w:t>
        </w:r>
        <w:r>
          <w:rPr>
            <w:noProof/>
            <w:webHidden/>
          </w:rPr>
          <w:tab/>
        </w:r>
        <w:r>
          <w:rPr>
            <w:noProof/>
            <w:webHidden/>
          </w:rPr>
          <w:fldChar w:fldCharType="begin"/>
        </w:r>
        <w:r>
          <w:rPr>
            <w:noProof/>
            <w:webHidden/>
          </w:rPr>
          <w:instrText xml:space="preserve"> PAGEREF _Toc10198594 \h </w:instrText>
        </w:r>
        <w:r>
          <w:rPr>
            <w:noProof/>
            <w:webHidden/>
          </w:rPr>
        </w:r>
      </w:ins>
      <w:r>
        <w:rPr>
          <w:noProof/>
          <w:webHidden/>
        </w:rPr>
        <w:fldChar w:fldCharType="separate"/>
      </w:r>
      <w:ins w:id="530" w:author="Andreas Kuehne" w:date="2019-05-31T12:34:00Z">
        <w:r>
          <w:rPr>
            <w:noProof/>
            <w:webHidden/>
          </w:rPr>
          <w:t>77</w:t>
        </w:r>
        <w:r>
          <w:rPr>
            <w:noProof/>
            <w:webHidden/>
          </w:rPr>
          <w:fldChar w:fldCharType="end"/>
        </w:r>
        <w:r w:rsidRPr="00B25BEF">
          <w:rPr>
            <w:rStyle w:val="Hyperlink"/>
            <w:noProof/>
          </w:rPr>
          <w:fldChar w:fldCharType="end"/>
        </w:r>
      </w:ins>
    </w:p>
    <w:p w14:paraId="36F7FBC6" w14:textId="44537DA7" w:rsidR="00A71F46" w:rsidRDefault="00A71F46">
      <w:pPr>
        <w:pStyle w:val="Verzeichnis4"/>
        <w:tabs>
          <w:tab w:val="right" w:leader="dot" w:pos="9350"/>
        </w:tabs>
        <w:rPr>
          <w:ins w:id="531" w:author="Andreas Kuehne" w:date="2019-05-31T12:34:00Z"/>
          <w:rFonts w:asciiTheme="minorHAnsi" w:eastAsiaTheme="minorEastAsia" w:hAnsiTheme="minorHAnsi" w:cstheme="minorBidi"/>
          <w:noProof/>
          <w:sz w:val="22"/>
          <w:szCs w:val="22"/>
          <w:lang w:val="en-GB" w:eastAsia="en-GB"/>
        </w:rPr>
      </w:pPr>
      <w:ins w:id="53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4.4.22.2</w:t>
        </w:r>
        <w:r w:rsidRPr="00B25BEF">
          <w:rPr>
            <w:rStyle w:val="Hyperlink"/>
            <w:noProof/>
          </w:rPr>
          <w:t xml:space="preserve"> VerifyManifestResults – XML Syntax</w:t>
        </w:r>
        <w:r>
          <w:rPr>
            <w:noProof/>
            <w:webHidden/>
          </w:rPr>
          <w:tab/>
        </w:r>
        <w:r>
          <w:rPr>
            <w:noProof/>
            <w:webHidden/>
          </w:rPr>
          <w:fldChar w:fldCharType="begin"/>
        </w:r>
        <w:r>
          <w:rPr>
            <w:noProof/>
            <w:webHidden/>
          </w:rPr>
          <w:instrText xml:space="preserve"> PAGEREF _Toc10198595 \h </w:instrText>
        </w:r>
        <w:r>
          <w:rPr>
            <w:noProof/>
            <w:webHidden/>
          </w:rPr>
        </w:r>
      </w:ins>
      <w:r>
        <w:rPr>
          <w:noProof/>
          <w:webHidden/>
        </w:rPr>
        <w:fldChar w:fldCharType="separate"/>
      </w:r>
      <w:ins w:id="533" w:author="Andreas Kuehne" w:date="2019-05-31T12:34:00Z">
        <w:r>
          <w:rPr>
            <w:noProof/>
            <w:webHidden/>
          </w:rPr>
          <w:t>78</w:t>
        </w:r>
        <w:r>
          <w:rPr>
            <w:noProof/>
            <w:webHidden/>
          </w:rPr>
          <w:fldChar w:fldCharType="end"/>
        </w:r>
        <w:r w:rsidRPr="00B25BEF">
          <w:rPr>
            <w:rStyle w:val="Hyperlink"/>
            <w:noProof/>
          </w:rPr>
          <w:fldChar w:fldCharType="end"/>
        </w:r>
      </w:ins>
    </w:p>
    <w:p w14:paraId="6282A51B" w14:textId="4AD5905E" w:rsidR="00A71F46" w:rsidRDefault="00A71F46">
      <w:pPr>
        <w:pStyle w:val="Verzeichnis3"/>
        <w:tabs>
          <w:tab w:val="right" w:leader="dot" w:pos="9350"/>
        </w:tabs>
        <w:rPr>
          <w:ins w:id="534" w:author="Andreas Kuehne" w:date="2019-05-31T12:34:00Z"/>
          <w:rFonts w:asciiTheme="minorHAnsi" w:eastAsiaTheme="minorEastAsia" w:hAnsiTheme="minorHAnsi" w:cstheme="minorBidi"/>
          <w:noProof/>
          <w:sz w:val="22"/>
          <w:szCs w:val="22"/>
          <w:lang w:val="en-GB" w:eastAsia="en-GB"/>
        </w:rPr>
      </w:pPr>
      <w:ins w:id="53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4.4.23</w:t>
        </w:r>
        <w:r w:rsidRPr="00B25BEF">
          <w:rPr>
            <w:rStyle w:val="Hyperlink"/>
            <w:noProof/>
          </w:rPr>
          <w:t xml:space="preserve"> Component ManifestResult</w:t>
        </w:r>
        <w:r>
          <w:rPr>
            <w:noProof/>
            <w:webHidden/>
          </w:rPr>
          <w:tab/>
        </w:r>
        <w:r>
          <w:rPr>
            <w:noProof/>
            <w:webHidden/>
          </w:rPr>
          <w:fldChar w:fldCharType="begin"/>
        </w:r>
        <w:r>
          <w:rPr>
            <w:noProof/>
            <w:webHidden/>
          </w:rPr>
          <w:instrText xml:space="preserve"> PAGEREF _Toc10198596 \h </w:instrText>
        </w:r>
        <w:r>
          <w:rPr>
            <w:noProof/>
            <w:webHidden/>
          </w:rPr>
        </w:r>
      </w:ins>
      <w:r>
        <w:rPr>
          <w:noProof/>
          <w:webHidden/>
        </w:rPr>
        <w:fldChar w:fldCharType="separate"/>
      </w:r>
      <w:ins w:id="536" w:author="Andreas Kuehne" w:date="2019-05-31T12:34:00Z">
        <w:r>
          <w:rPr>
            <w:noProof/>
            <w:webHidden/>
          </w:rPr>
          <w:t>78</w:t>
        </w:r>
        <w:r>
          <w:rPr>
            <w:noProof/>
            <w:webHidden/>
          </w:rPr>
          <w:fldChar w:fldCharType="end"/>
        </w:r>
        <w:r w:rsidRPr="00B25BEF">
          <w:rPr>
            <w:rStyle w:val="Hyperlink"/>
            <w:noProof/>
          </w:rPr>
          <w:fldChar w:fldCharType="end"/>
        </w:r>
      </w:ins>
    </w:p>
    <w:p w14:paraId="4904F644" w14:textId="1D9B2B3A" w:rsidR="00A71F46" w:rsidRDefault="00A71F46">
      <w:pPr>
        <w:pStyle w:val="Verzeichnis4"/>
        <w:tabs>
          <w:tab w:val="right" w:leader="dot" w:pos="9350"/>
        </w:tabs>
        <w:rPr>
          <w:ins w:id="537" w:author="Andreas Kuehne" w:date="2019-05-31T12:34:00Z"/>
          <w:rFonts w:asciiTheme="minorHAnsi" w:eastAsiaTheme="minorEastAsia" w:hAnsiTheme="minorHAnsi" w:cstheme="minorBidi"/>
          <w:noProof/>
          <w:sz w:val="22"/>
          <w:szCs w:val="22"/>
          <w:lang w:val="en-GB" w:eastAsia="en-GB"/>
        </w:rPr>
      </w:pPr>
      <w:ins w:id="53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4.4.23.1</w:t>
        </w:r>
        <w:r w:rsidRPr="00B25BEF">
          <w:rPr>
            <w:rStyle w:val="Hyperlink"/>
            <w:noProof/>
          </w:rPr>
          <w:t xml:space="preserve"> ManifestResult – JSON Syntax</w:t>
        </w:r>
        <w:r>
          <w:rPr>
            <w:noProof/>
            <w:webHidden/>
          </w:rPr>
          <w:tab/>
        </w:r>
        <w:r>
          <w:rPr>
            <w:noProof/>
            <w:webHidden/>
          </w:rPr>
          <w:fldChar w:fldCharType="begin"/>
        </w:r>
        <w:r>
          <w:rPr>
            <w:noProof/>
            <w:webHidden/>
          </w:rPr>
          <w:instrText xml:space="preserve"> PAGEREF _Toc10198597 \h </w:instrText>
        </w:r>
        <w:r>
          <w:rPr>
            <w:noProof/>
            <w:webHidden/>
          </w:rPr>
        </w:r>
      </w:ins>
      <w:r>
        <w:rPr>
          <w:noProof/>
          <w:webHidden/>
        </w:rPr>
        <w:fldChar w:fldCharType="separate"/>
      </w:r>
      <w:ins w:id="539" w:author="Andreas Kuehne" w:date="2019-05-31T12:34:00Z">
        <w:r>
          <w:rPr>
            <w:noProof/>
            <w:webHidden/>
          </w:rPr>
          <w:t>78</w:t>
        </w:r>
        <w:r>
          <w:rPr>
            <w:noProof/>
            <w:webHidden/>
          </w:rPr>
          <w:fldChar w:fldCharType="end"/>
        </w:r>
        <w:r w:rsidRPr="00B25BEF">
          <w:rPr>
            <w:rStyle w:val="Hyperlink"/>
            <w:noProof/>
          </w:rPr>
          <w:fldChar w:fldCharType="end"/>
        </w:r>
      </w:ins>
    </w:p>
    <w:p w14:paraId="5E687966" w14:textId="0A344CBB" w:rsidR="00A71F46" w:rsidRDefault="00A71F46">
      <w:pPr>
        <w:pStyle w:val="Verzeichnis4"/>
        <w:tabs>
          <w:tab w:val="right" w:leader="dot" w:pos="9350"/>
        </w:tabs>
        <w:rPr>
          <w:ins w:id="540" w:author="Andreas Kuehne" w:date="2019-05-31T12:34:00Z"/>
          <w:rFonts w:asciiTheme="minorHAnsi" w:eastAsiaTheme="minorEastAsia" w:hAnsiTheme="minorHAnsi" w:cstheme="minorBidi"/>
          <w:noProof/>
          <w:sz w:val="22"/>
          <w:szCs w:val="22"/>
          <w:lang w:val="en-GB" w:eastAsia="en-GB"/>
        </w:rPr>
      </w:pPr>
      <w:ins w:id="54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4.4.23.2</w:t>
        </w:r>
        <w:r w:rsidRPr="00B25BEF">
          <w:rPr>
            <w:rStyle w:val="Hyperlink"/>
            <w:noProof/>
          </w:rPr>
          <w:t xml:space="preserve"> ManifestResult – XML Syntax</w:t>
        </w:r>
        <w:r>
          <w:rPr>
            <w:noProof/>
            <w:webHidden/>
          </w:rPr>
          <w:tab/>
        </w:r>
        <w:r>
          <w:rPr>
            <w:noProof/>
            <w:webHidden/>
          </w:rPr>
          <w:fldChar w:fldCharType="begin"/>
        </w:r>
        <w:r>
          <w:rPr>
            <w:noProof/>
            <w:webHidden/>
          </w:rPr>
          <w:instrText xml:space="preserve"> PAGEREF _Toc10198598 \h </w:instrText>
        </w:r>
        <w:r>
          <w:rPr>
            <w:noProof/>
            <w:webHidden/>
          </w:rPr>
        </w:r>
      </w:ins>
      <w:r>
        <w:rPr>
          <w:noProof/>
          <w:webHidden/>
        </w:rPr>
        <w:fldChar w:fldCharType="separate"/>
      </w:r>
      <w:ins w:id="542" w:author="Andreas Kuehne" w:date="2019-05-31T12:34:00Z">
        <w:r>
          <w:rPr>
            <w:noProof/>
            <w:webHidden/>
          </w:rPr>
          <w:t>79</w:t>
        </w:r>
        <w:r>
          <w:rPr>
            <w:noProof/>
            <w:webHidden/>
          </w:rPr>
          <w:fldChar w:fldCharType="end"/>
        </w:r>
        <w:r w:rsidRPr="00B25BEF">
          <w:rPr>
            <w:rStyle w:val="Hyperlink"/>
            <w:noProof/>
          </w:rPr>
          <w:fldChar w:fldCharType="end"/>
        </w:r>
      </w:ins>
    </w:p>
    <w:p w14:paraId="69063111" w14:textId="5304BA56" w:rsidR="00A71F46" w:rsidRDefault="00A71F46">
      <w:pPr>
        <w:pStyle w:val="Verzeichnis3"/>
        <w:tabs>
          <w:tab w:val="right" w:leader="dot" w:pos="9350"/>
        </w:tabs>
        <w:rPr>
          <w:ins w:id="543" w:author="Andreas Kuehne" w:date="2019-05-31T12:34:00Z"/>
          <w:rFonts w:asciiTheme="minorHAnsi" w:eastAsiaTheme="minorEastAsia" w:hAnsiTheme="minorHAnsi" w:cstheme="minorBidi"/>
          <w:noProof/>
          <w:sz w:val="22"/>
          <w:szCs w:val="22"/>
          <w:lang w:val="en-GB" w:eastAsia="en-GB"/>
        </w:rPr>
      </w:pPr>
      <w:ins w:id="54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"_Toc10198599"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4.4.24</w:t>
        </w:r>
        <w:r w:rsidRPr="00B25BEF">
          <w:rPr>
            <w:rStyle w:val="Hyperlink"/>
            <w:noProof/>
          </w:rPr>
          <w:t xml:space="preserve"> Component UseVerificationTime</w:t>
        </w:r>
        <w:r>
          <w:rPr>
            <w:noProof/>
            <w:webHidden/>
          </w:rPr>
          <w:tab/>
        </w:r>
        <w:r>
          <w:rPr>
            <w:noProof/>
            <w:webHidden/>
          </w:rPr>
          <w:fldChar w:fldCharType="begin"/>
        </w:r>
        <w:r>
          <w:rPr>
            <w:noProof/>
            <w:webHidden/>
          </w:rPr>
          <w:instrText xml:space="preserve"> PAGEREF _Toc10198599 \h </w:instrText>
        </w:r>
        <w:r>
          <w:rPr>
            <w:noProof/>
            <w:webHidden/>
          </w:rPr>
        </w:r>
      </w:ins>
      <w:r>
        <w:rPr>
          <w:noProof/>
          <w:webHidden/>
        </w:rPr>
        <w:fldChar w:fldCharType="separate"/>
      </w:r>
      <w:ins w:id="545" w:author="Andreas Kuehne" w:date="2019-05-31T12:34:00Z">
        <w:r>
          <w:rPr>
            <w:noProof/>
            <w:webHidden/>
          </w:rPr>
          <w:t>80</w:t>
        </w:r>
        <w:r>
          <w:rPr>
            <w:noProof/>
            <w:webHidden/>
          </w:rPr>
          <w:fldChar w:fldCharType="end"/>
        </w:r>
        <w:r w:rsidRPr="00B25BEF">
          <w:rPr>
            <w:rStyle w:val="Hyperlink"/>
            <w:noProof/>
          </w:rPr>
          <w:fldChar w:fldCharType="end"/>
        </w:r>
      </w:ins>
    </w:p>
    <w:p w14:paraId="2D955269" w14:textId="60FE5595" w:rsidR="00A71F46" w:rsidRDefault="00A71F46">
      <w:pPr>
        <w:pStyle w:val="Verzeichnis4"/>
        <w:tabs>
          <w:tab w:val="right" w:leader="dot" w:pos="9350"/>
        </w:tabs>
        <w:rPr>
          <w:ins w:id="546" w:author="Andreas Kuehne" w:date="2019-05-31T12:34:00Z"/>
          <w:rFonts w:asciiTheme="minorHAnsi" w:eastAsiaTheme="minorEastAsia" w:hAnsiTheme="minorHAnsi" w:cstheme="minorBidi"/>
          <w:noProof/>
          <w:sz w:val="22"/>
          <w:szCs w:val="22"/>
          <w:lang w:val="en-GB" w:eastAsia="en-GB"/>
        </w:rPr>
      </w:pPr>
      <w:ins w:id="54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4.4.24.1</w:t>
        </w:r>
        <w:r w:rsidRPr="00B25BEF">
          <w:rPr>
            <w:rStyle w:val="Hyperlink"/>
            <w:noProof/>
          </w:rPr>
          <w:t xml:space="preserve"> UseVerificationTime – JSON Syntax</w:t>
        </w:r>
        <w:r>
          <w:rPr>
            <w:noProof/>
            <w:webHidden/>
          </w:rPr>
          <w:tab/>
        </w:r>
        <w:r>
          <w:rPr>
            <w:noProof/>
            <w:webHidden/>
          </w:rPr>
          <w:fldChar w:fldCharType="begin"/>
        </w:r>
        <w:r>
          <w:rPr>
            <w:noProof/>
            <w:webHidden/>
          </w:rPr>
          <w:instrText xml:space="preserve"> PAGEREF _Toc10198600 \h </w:instrText>
        </w:r>
        <w:r>
          <w:rPr>
            <w:noProof/>
            <w:webHidden/>
          </w:rPr>
        </w:r>
      </w:ins>
      <w:r>
        <w:rPr>
          <w:noProof/>
          <w:webHidden/>
        </w:rPr>
        <w:fldChar w:fldCharType="separate"/>
      </w:r>
      <w:ins w:id="548" w:author="Andreas Kuehne" w:date="2019-05-31T12:34:00Z">
        <w:r>
          <w:rPr>
            <w:noProof/>
            <w:webHidden/>
          </w:rPr>
          <w:t>80</w:t>
        </w:r>
        <w:r>
          <w:rPr>
            <w:noProof/>
            <w:webHidden/>
          </w:rPr>
          <w:fldChar w:fldCharType="end"/>
        </w:r>
        <w:r w:rsidRPr="00B25BEF">
          <w:rPr>
            <w:rStyle w:val="Hyperlink"/>
            <w:noProof/>
          </w:rPr>
          <w:fldChar w:fldCharType="end"/>
        </w:r>
      </w:ins>
    </w:p>
    <w:p w14:paraId="54875BF0" w14:textId="4BB1EAF2" w:rsidR="00A71F46" w:rsidRDefault="00A71F46">
      <w:pPr>
        <w:pStyle w:val="Verzeichnis4"/>
        <w:tabs>
          <w:tab w:val="right" w:leader="dot" w:pos="9350"/>
        </w:tabs>
        <w:rPr>
          <w:ins w:id="549" w:author="Andreas Kuehne" w:date="2019-05-31T12:34:00Z"/>
          <w:rFonts w:asciiTheme="minorHAnsi" w:eastAsiaTheme="minorEastAsia" w:hAnsiTheme="minorHAnsi" w:cstheme="minorBidi"/>
          <w:noProof/>
          <w:sz w:val="22"/>
          <w:szCs w:val="22"/>
          <w:lang w:val="en-GB" w:eastAsia="en-GB"/>
        </w:rPr>
      </w:pPr>
      <w:ins w:id="55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4.4.24.2</w:t>
        </w:r>
        <w:r w:rsidRPr="00B25BEF">
          <w:rPr>
            <w:rStyle w:val="Hyperlink"/>
            <w:noProof/>
          </w:rPr>
          <w:t xml:space="preserve"> UseVerificationTime – XML Syntax</w:t>
        </w:r>
        <w:r>
          <w:rPr>
            <w:noProof/>
            <w:webHidden/>
          </w:rPr>
          <w:tab/>
        </w:r>
        <w:r>
          <w:rPr>
            <w:noProof/>
            <w:webHidden/>
          </w:rPr>
          <w:fldChar w:fldCharType="begin"/>
        </w:r>
        <w:r>
          <w:rPr>
            <w:noProof/>
            <w:webHidden/>
          </w:rPr>
          <w:instrText xml:space="preserve"> PAGEREF _Toc10198601 \h </w:instrText>
        </w:r>
        <w:r>
          <w:rPr>
            <w:noProof/>
            <w:webHidden/>
          </w:rPr>
        </w:r>
      </w:ins>
      <w:r>
        <w:rPr>
          <w:noProof/>
          <w:webHidden/>
        </w:rPr>
        <w:fldChar w:fldCharType="separate"/>
      </w:r>
      <w:ins w:id="551" w:author="Andreas Kuehne" w:date="2019-05-31T12:34:00Z">
        <w:r>
          <w:rPr>
            <w:noProof/>
            <w:webHidden/>
          </w:rPr>
          <w:t>81</w:t>
        </w:r>
        <w:r>
          <w:rPr>
            <w:noProof/>
            <w:webHidden/>
          </w:rPr>
          <w:fldChar w:fldCharType="end"/>
        </w:r>
        <w:r w:rsidRPr="00B25BEF">
          <w:rPr>
            <w:rStyle w:val="Hyperlink"/>
            <w:noProof/>
          </w:rPr>
          <w:fldChar w:fldCharType="end"/>
        </w:r>
      </w:ins>
    </w:p>
    <w:p w14:paraId="67DEDF33" w14:textId="6325AA97" w:rsidR="00A71F46" w:rsidRDefault="00A71F46">
      <w:pPr>
        <w:pStyle w:val="Verzeichnis3"/>
        <w:tabs>
          <w:tab w:val="right" w:leader="dot" w:pos="9350"/>
        </w:tabs>
        <w:rPr>
          <w:ins w:id="552" w:author="Andreas Kuehne" w:date="2019-05-31T12:34:00Z"/>
          <w:rFonts w:asciiTheme="minorHAnsi" w:eastAsiaTheme="minorEastAsia" w:hAnsiTheme="minorHAnsi" w:cstheme="minorBidi"/>
          <w:noProof/>
          <w:sz w:val="22"/>
          <w:szCs w:val="22"/>
          <w:lang w:val="en-GB" w:eastAsia="en-GB"/>
        </w:rPr>
      </w:pPr>
      <w:ins w:id="55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4.4.25</w:t>
        </w:r>
        <w:r w:rsidRPr="00B25BEF">
          <w:rPr>
            <w:rStyle w:val="Hyperlink"/>
            <w:noProof/>
          </w:rPr>
          <w:t xml:space="preserve"> Component AdditionalTimeInfo</w:t>
        </w:r>
        <w:r>
          <w:rPr>
            <w:noProof/>
            <w:webHidden/>
          </w:rPr>
          <w:tab/>
        </w:r>
        <w:r>
          <w:rPr>
            <w:noProof/>
            <w:webHidden/>
          </w:rPr>
          <w:fldChar w:fldCharType="begin"/>
        </w:r>
        <w:r>
          <w:rPr>
            <w:noProof/>
            <w:webHidden/>
          </w:rPr>
          <w:instrText xml:space="preserve"> PAGEREF _Toc10198602 \h </w:instrText>
        </w:r>
        <w:r>
          <w:rPr>
            <w:noProof/>
            <w:webHidden/>
          </w:rPr>
        </w:r>
      </w:ins>
      <w:r>
        <w:rPr>
          <w:noProof/>
          <w:webHidden/>
        </w:rPr>
        <w:fldChar w:fldCharType="separate"/>
      </w:r>
      <w:ins w:id="554" w:author="Andreas Kuehne" w:date="2019-05-31T12:34:00Z">
        <w:r>
          <w:rPr>
            <w:noProof/>
            <w:webHidden/>
          </w:rPr>
          <w:t>81</w:t>
        </w:r>
        <w:r>
          <w:rPr>
            <w:noProof/>
            <w:webHidden/>
          </w:rPr>
          <w:fldChar w:fldCharType="end"/>
        </w:r>
        <w:r w:rsidRPr="00B25BEF">
          <w:rPr>
            <w:rStyle w:val="Hyperlink"/>
            <w:noProof/>
          </w:rPr>
          <w:fldChar w:fldCharType="end"/>
        </w:r>
      </w:ins>
    </w:p>
    <w:p w14:paraId="6C259FA3" w14:textId="515E7AC2" w:rsidR="00A71F46" w:rsidRDefault="00A71F46">
      <w:pPr>
        <w:pStyle w:val="Verzeichnis4"/>
        <w:tabs>
          <w:tab w:val="right" w:leader="dot" w:pos="9350"/>
        </w:tabs>
        <w:rPr>
          <w:ins w:id="555" w:author="Andreas Kuehne" w:date="2019-05-31T12:34:00Z"/>
          <w:rFonts w:asciiTheme="minorHAnsi" w:eastAsiaTheme="minorEastAsia" w:hAnsiTheme="minorHAnsi" w:cstheme="minorBidi"/>
          <w:noProof/>
          <w:sz w:val="22"/>
          <w:szCs w:val="22"/>
          <w:lang w:val="en-GB" w:eastAsia="en-GB"/>
        </w:rPr>
      </w:pPr>
      <w:ins w:id="55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4.4.25.1</w:t>
        </w:r>
        <w:r w:rsidRPr="00B25BEF">
          <w:rPr>
            <w:rStyle w:val="Hyperlink"/>
            <w:noProof/>
          </w:rPr>
          <w:t xml:space="preserve"> AdditionalTimeInfo – JSON Syntax</w:t>
        </w:r>
        <w:r>
          <w:rPr>
            <w:noProof/>
            <w:webHidden/>
          </w:rPr>
          <w:tab/>
        </w:r>
        <w:r>
          <w:rPr>
            <w:noProof/>
            <w:webHidden/>
          </w:rPr>
          <w:fldChar w:fldCharType="begin"/>
        </w:r>
        <w:r>
          <w:rPr>
            <w:noProof/>
            <w:webHidden/>
          </w:rPr>
          <w:instrText xml:space="preserve"> PAGEREF _Toc10198603 \h </w:instrText>
        </w:r>
        <w:r>
          <w:rPr>
            <w:noProof/>
            <w:webHidden/>
          </w:rPr>
        </w:r>
      </w:ins>
      <w:r>
        <w:rPr>
          <w:noProof/>
          <w:webHidden/>
        </w:rPr>
        <w:fldChar w:fldCharType="separate"/>
      </w:r>
      <w:ins w:id="557" w:author="Andreas Kuehne" w:date="2019-05-31T12:34:00Z">
        <w:r>
          <w:rPr>
            <w:noProof/>
            <w:webHidden/>
          </w:rPr>
          <w:t>81</w:t>
        </w:r>
        <w:r>
          <w:rPr>
            <w:noProof/>
            <w:webHidden/>
          </w:rPr>
          <w:fldChar w:fldCharType="end"/>
        </w:r>
        <w:r w:rsidRPr="00B25BEF">
          <w:rPr>
            <w:rStyle w:val="Hyperlink"/>
            <w:noProof/>
          </w:rPr>
          <w:fldChar w:fldCharType="end"/>
        </w:r>
      </w:ins>
    </w:p>
    <w:p w14:paraId="7A6A1092" w14:textId="40879D71" w:rsidR="00A71F46" w:rsidRDefault="00A71F46">
      <w:pPr>
        <w:pStyle w:val="Verzeichnis4"/>
        <w:tabs>
          <w:tab w:val="right" w:leader="dot" w:pos="9350"/>
        </w:tabs>
        <w:rPr>
          <w:ins w:id="558" w:author="Andreas Kuehne" w:date="2019-05-31T12:34:00Z"/>
          <w:rFonts w:asciiTheme="minorHAnsi" w:eastAsiaTheme="minorEastAsia" w:hAnsiTheme="minorHAnsi" w:cstheme="minorBidi"/>
          <w:noProof/>
          <w:sz w:val="22"/>
          <w:szCs w:val="22"/>
          <w:lang w:val="en-GB" w:eastAsia="en-GB"/>
        </w:rPr>
      </w:pPr>
      <w:ins w:id="55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4.4.25.2</w:t>
        </w:r>
        <w:r w:rsidRPr="00B25BEF">
          <w:rPr>
            <w:rStyle w:val="Hyperlink"/>
            <w:noProof/>
          </w:rPr>
          <w:t xml:space="preserve"> AdditionalTimeInfo – XML Syntax</w:t>
        </w:r>
        <w:r>
          <w:rPr>
            <w:noProof/>
            <w:webHidden/>
          </w:rPr>
          <w:tab/>
        </w:r>
        <w:r>
          <w:rPr>
            <w:noProof/>
            <w:webHidden/>
          </w:rPr>
          <w:fldChar w:fldCharType="begin"/>
        </w:r>
        <w:r>
          <w:rPr>
            <w:noProof/>
            <w:webHidden/>
          </w:rPr>
          <w:instrText xml:space="preserve"> PAGEREF _Toc10198604 \h </w:instrText>
        </w:r>
        <w:r>
          <w:rPr>
            <w:noProof/>
            <w:webHidden/>
          </w:rPr>
        </w:r>
      </w:ins>
      <w:r>
        <w:rPr>
          <w:noProof/>
          <w:webHidden/>
        </w:rPr>
        <w:fldChar w:fldCharType="separate"/>
      </w:r>
      <w:ins w:id="560" w:author="Andreas Kuehne" w:date="2019-05-31T12:34:00Z">
        <w:r>
          <w:rPr>
            <w:noProof/>
            <w:webHidden/>
          </w:rPr>
          <w:t>82</w:t>
        </w:r>
        <w:r>
          <w:rPr>
            <w:noProof/>
            <w:webHidden/>
          </w:rPr>
          <w:fldChar w:fldCharType="end"/>
        </w:r>
        <w:r w:rsidRPr="00B25BEF">
          <w:rPr>
            <w:rStyle w:val="Hyperlink"/>
            <w:noProof/>
          </w:rPr>
          <w:fldChar w:fldCharType="end"/>
        </w:r>
      </w:ins>
    </w:p>
    <w:p w14:paraId="520AA1A8" w14:textId="37A2F8A7" w:rsidR="00A71F46" w:rsidRDefault="00A71F46">
      <w:pPr>
        <w:pStyle w:val="Verzeichnis3"/>
        <w:tabs>
          <w:tab w:val="right" w:leader="dot" w:pos="9350"/>
        </w:tabs>
        <w:rPr>
          <w:ins w:id="561" w:author="Andreas Kuehne" w:date="2019-05-31T12:34:00Z"/>
          <w:rFonts w:asciiTheme="minorHAnsi" w:eastAsiaTheme="minorEastAsia" w:hAnsiTheme="minorHAnsi" w:cstheme="minorBidi"/>
          <w:noProof/>
          <w:sz w:val="22"/>
          <w:szCs w:val="22"/>
          <w:lang w:val="en-GB" w:eastAsia="en-GB"/>
        </w:rPr>
      </w:pPr>
      <w:ins w:id="56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4.4.26</w:t>
        </w:r>
        <w:r w:rsidRPr="00B25BEF">
          <w:rPr>
            <w:rStyle w:val="Hyperlink"/>
            <w:noProof/>
          </w:rPr>
          <w:t xml:space="preserve"> Component VerificationTimeInfo</w:t>
        </w:r>
        <w:r>
          <w:rPr>
            <w:noProof/>
            <w:webHidden/>
          </w:rPr>
          <w:tab/>
        </w:r>
        <w:r>
          <w:rPr>
            <w:noProof/>
            <w:webHidden/>
          </w:rPr>
          <w:fldChar w:fldCharType="begin"/>
        </w:r>
        <w:r>
          <w:rPr>
            <w:noProof/>
            <w:webHidden/>
          </w:rPr>
          <w:instrText xml:space="preserve"> PAGEREF _Toc10198605 \h </w:instrText>
        </w:r>
        <w:r>
          <w:rPr>
            <w:noProof/>
            <w:webHidden/>
          </w:rPr>
        </w:r>
      </w:ins>
      <w:r>
        <w:rPr>
          <w:noProof/>
          <w:webHidden/>
        </w:rPr>
        <w:fldChar w:fldCharType="separate"/>
      </w:r>
      <w:ins w:id="563" w:author="Andreas Kuehne" w:date="2019-05-31T12:34:00Z">
        <w:r>
          <w:rPr>
            <w:noProof/>
            <w:webHidden/>
          </w:rPr>
          <w:t>82</w:t>
        </w:r>
        <w:r>
          <w:rPr>
            <w:noProof/>
            <w:webHidden/>
          </w:rPr>
          <w:fldChar w:fldCharType="end"/>
        </w:r>
        <w:r w:rsidRPr="00B25BEF">
          <w:rPr>
            <w:rStyle w:val="Hyperlink"/>
            <w:noProof/>
          </w:rPr>
          <w:fldChar w:fldCharType="end"/>
        </w:r>
      </w:ins>
    </w:p>
    <w:p w14:paraId="7CE8842B" w14:textId="7642ABBA" w:rsidR="00A71F46" w:rsidRDefault="00A71F46">
      <w:pPr>
        <w:pStyle w:val="Verzeichnis4"/>
        <w:tabs>
          <w:tab w:val="right" w:leader="dot" w:pos="9350"/>
        </w:tabs>
        <w:rPr>
          <w:ins w:id="564" w:author="Andreas Kuehne" w:date="2019-05-31T12:34:00Z"/>
          <w:rFonts w:asciiTheme="minorHAnsi" w:eastAsiaTheme="minorEastAsia" w:hAnsiTheme="minorHAnsi" w:cstheme="minorBidi"/>
          <w:noProof/>
          <w:sz w:val="22"/>
          <w:szCs w:val="22"/>
          <w:lang w:val="en-GB" w:eastAsia="en-GB"/>
        </w:rPr>
      </w:pPr>
      <w:ins w:id="56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4.4.26.1</w:t>
        </w:r>
        <w:r w:rsidRPr="00B25BEF">
          <w:rPr>
            <w:rStyle w:val="Hyperlink"/>
            <w:noProof/>
          </w:rPr>
          <w:t xml:space="preserve"> VerificationTimeInfo – JSON Syntax</w:t>
        </w:r>
        <w:r>
          <w:rPr>
            <w:noProof/>
            <w:webHidden/>
          </w:rPr>
          <w:tab/>
        </w:r>
        <w:r>
          <w:rPr>
            <w:noProof/>
            <w:webHidden/>
          </w:rPr>
          <w:fldChar w:fldCharType="begin"/>
        </w:r>
        <w:r>
          <w:rPr>
            <w:noProof/>
            <w:webHidden/>
          </w:rPr>
          <w:instrText xml:space="preserve"> PAGEREF _Toc10198606 \h </w:instrText>
        </w:r>
        <w:r>
          <w:rPr>
            <w:noProof/>
            <w:webHidden/>
          </w:rPr>
        </w:r>
      </w:ins>
      <w:r>
        <w:rPr>
          <w:noProof/>
          <w:webHidden/>
        </w:rPr>
        <w:fldChar w:fldCharType="separate"/>
      </w:r>
      <w:ins w:id="566" w:author="Andreas Kuehne" w:date="2019-05-31T12:34:00Z">
        <w:r>
          <w:rPr>
            <w:noProof/>
            <w:webHidden/>
          </w:rPr>
          <w:t>83</w:t>
        </w:r>
        <w:r>
          <w:rPr>
            <w:noProof/>
            <w:webHidden/>
          </w:rPr>
          <w:fldChar w:fldCharType="end"/>
        </w:r>
        <w:r w:rsidRPr="00B25BEF">
          <w:rPr>
            <w:rStyle w:val="Hyperlink"/>
            <w:noProof/>
          </w:rPr>
          <w:fldChar w:fldCharType="end"/>
        </w:r>
      </w:ins>
    </w:p>
    <w:p w14:paraId="7F23532A" w14:textId="2E13A154" w:rsidR="00A71F46" w:rsidRDefault="00A71F46">
      <w:pPr>
        <w:pStyle w:val="Verzeichnis4"/>
        <w:tabs>
          <w:tab w:val="right" w:leader="dot" w:pos="9350"/>
        </w:tabs>
        <w:rPr>
          <w:ins w:id="567" w:author="Andreas Kuehne" w:date="2019-05-31T12:34:00Z"/>
          <w:rFonts w:asciiTheme="minorHAnsi" w:eastAsiaTheme="minorEastAsia" w:hAnsiTheme="minorHAnsi" w:cstheme="minorBidi"/>
          <w:noProof/>
          <w:sz w:val="22"/>
          <w:szCs w:val="22"/>
          <w:lang w:val="en-GB" w:eastAsia="en-GB"/>
        </w:rPr>
      </w:pPr>
      <w:ins w:id="56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4.4.26.2</w:t>
        </w:r>
        <w:r w:rsidRPr="00B25BEF">
          <w:rPr>
            <w:rStyle w:val="Hyperlink"/>
            <w:noProof/>
          </w:rPr>
          <w:t xml:space="preserve"> VerificationTimeInfo – XML Syntax</w:t>
        </w:r>
        <w:r>
          <w:rPr>
            <w:noProof/>
            <w:webHidden/>
          </w:rPr>
          <w:tab/>
        </w:r>
        <w:r>
          <w:rPr>
            <w:noProof/>
            <w:webHidden/>
          </w:rPr>
          <w:fldChar w:fldCharType="begin"/>
        </w:r>
        <w:r>
          <w:rPr>
            <w:noProof/>
            <w:webHidden/>
          </w:rPr>
          <w:instrText xml:space="preserve"> PAGEREF _Toc10198607 \h </w:instrText>
        </w:r>
        <w:r>
          <w:rPr>
            <w:noProof/>
            <w:webHidden/>
          </w:rPr>
        </w:r>
      </w:ins>
      <w:r>
        <w:rPr>
          <w:noProof/>
          <w:webHidden/>
        </w:rPr>
        <w:fldChar w:fldCharType="separate"/>
      </w:r>
      <w:ins w:id="569" w:author="Andreas Kuehne" w:date="2019-05-31T12:34:00Z">
        <w:r>
          <w:rPr>
            <w:noProof/>
            <w:webHidden/>
          </w:rPr>
          <w:t>83</w:t>
        </w:r>
        <w:r>
          <w:rPr>
            <w:noProof/>
            <w:webHidden/>
          </w:rPr>
          <w:fldChar w:fldCharType="end"/>
        </w:r>
        <w:r w:rsidRPr="00B25BEF">
          <w:rPr>
            <w:rStyle w:val="Hyperlink"/>
            <w:noProof/>
          </w:rPr>
          <w:fldChar w:fldCharType="end"/>
        </w:r>
      </w:ins>
    </w:p>
    <w:p w14:paraId="093A61AE" w14:textId="36135BD0" w:rsidR="00A71F46" w:rsidRDefault="00A71F46">
      <w:pPr>
        <w:pStyle w:val="Verzeichnis3"/>
        <w:tabs>
          <w:tab w:val="right" w:leader="dot" w:pos="9350"/>
        </w:tabs>
        <w:rPr>
          <w:ins w:id="570" w:author="Andreas Kuehne" w:date="2019-05-31T12:34:00Z"/>
          <w:rFonts w:asciiTheme="minorHAnsi" w:eastAsiaTheme="minorEastAsia" w:hAnsiTheme="minorHAnsi" w:cstheme="minorBidi"/>
          <w:noProof/>
          <w:sz w:val="22"/>
          <w:szCs w:val="22"/>
          <w:lang w:val="en-GB" w:eastAsia="en-GB"/>
        </w:rPr>
      </w:pPr>
      <w:ins w:id="57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4.4.27</w:t>
        </w:r>
        <w:r w:rsidRPr="00B25BEF">
          <w:rPr>
            <w:rStyle w:val="Hyperlink"/>
            <w:noProof/>
          </w:rPr>
          <w:t xml:space="preserve"> Component AdditionalKeyInfo</w:t>
        </w:r>
        <w:r>
          <w:rPr>
            <w:noProof/>
            <w:webHidden/>
          </w:rPr>
          <w:tab/>
        </w:r>
        <w:r>
          <w:rPr>
            <w:noProof/>
            <w:webHidden/>
          </w:rPr>
          <w:fldChar w:fldCharType="begin"/>
        </w:r>
        <w:r>
          <w:rPr>
            <w:noProof/>
            <w:webHidden/>
          </w:rPr>
          <w:instrText xml:space="preserve"> PAGEREF _Toc10198608 \h </w:instrText>
        </w:r>
        <w:r>
          <w:rPr>
            <w:noProof/>
            <w:webHidden/>
          </w:rPr>
        </w:r>
      </w:ins>
      <w:r>
        <w:rPr>
          <w:noProof/>
          <w:webHidden/>
        </w:rPr>
        <w:fldChar w:fldCharType="separate"/>
      </w:r>
      <w:ins w:id="572" w:author="Andreas Kuehne" w:date="2019-05-31T12:34:00Z">
        <w:r>
          <w:rPr>
            <w:noProof/>
            <w:webHidden/>
          </w:rPr>
          <w:t>84</w:t>
        </w:r>
        <w:r>
          <w:rPr>
            <w:noProof/>
            <w:webHidden/>
          </w:rPr>
          <w:fldChar w:fldCharType="end"/>
        </w:r>
        <w:r w:rsidRPr="00B25BEF">
          <w:rPr>
            <w:rStyle w:val="Hyperlink"/>
            <w:noProof/>
          </w:rPr>
          <w:fldChar w:fldCharType="end"/>
        </w:r>
      </w:ins>
    </w:p>
    <w:p w14:paraId="1FC20796" w14:textId="22EDF1A4" w:rsidR="00A71F46" w:rsidRDefault="00A71F46">
      <w:pPr>
        <w:pStyle w:val="Verzeichnis4"/>
        <w:tabs>
          <w:tab w:val="right" w:leader="dot" w:pos="9350"/>
        </w:tabs>
        <w:rPr>
          <w:ins w:id="573" w:author="Andreas Kuehne" w:date="2019-05-31T12:34:00Z"/>
          <w:rFonts w:asciiTheme="minorHAnsi" w:eastAsiaTheme="minorEastAsia" w:hAnsiTheme="minorHAnsi" w:cstheme="minorBidi"/>
          <w:noProof/>
          <w:sz w:val="22"/>
          <w:szCs w:val="22"/>
          <w:lang w:val="en-GB" w:eastAsia="en-GB"/>
        </w:rPr>
      </w:pPr>
      <w:ins w:id="57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"_Toc10198609"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4.4.27.1</w:t>
        </w:r>
        <w:r w:rsidRPr="00B25BEF">
          <w:rPr>
            <w:rStyle w:val="Hyperlink"/>
            <w:noProof/>
          </w:rPr>
          <w:t xml:space="preserve"> AdditionalKeyInfo – JSON Syntax</w:t>
        </w:r>
        <w:r>
          <w:rPr>
            <w:noProof/>
            <w:webHidden/>
          </w:rPr>
          <w:tab/>
        </w:r>
        <w:r>
          <w:rPr>
            <w:noProof/>
            <w:webHidden/>
          </w:rPr>
          <w:fldChar w:fldCharType="begin"/>
        </w:r>
        <w:r>
          <w:rPr>
            <w:noProof/>
            <w:webHidden/>
          </w:rPr>
          <w:instrText xml:space="preserve"> PAGEREF _Toc10198609 \h </w:instrText>
        </w:r>
        <w:r>
          <w:rPr>
            <w:noProof/>
            <w:webHidden/>
          </w:rPr>
        </w:r>
      </w:ins>
      <w:r>
        <w:rPr>
          <w:noProof/>
          <w:webHidden/>
        </w:rPr>
        <w:fldChar w:fldCharType="separate"/>
      </w:r>
      <w:ins w:id="575" w:author="Andreas Kuehne" w:date="2019-05-31T12:34:00Z">
        <w:r>
          <w:rPr>
            <w:noProof/>
            <w:webHidden/>
          </w:rPr>
          <w:t>84</w:t>
        </w:r>
        <w:r>
          <w:rPr>
            <w:noProof/>
            <w:webHidden/>
          </w:rPr>
          <w:fldChar w:fldCharType="end"/>
        </w:r>
        <w:r w:rsidRPr="00B25BEF">
          <w:rPr>
            <w:rStyle w:val="Hyperlink"/>
            <w:noProof/>
          </w:rPr>
          <w:fldChar w:fldCharType="end"/>
        </w:r>
      </w:ins>
    </w:p>
    <w:p w14:paraId="71A9C1E2" w14:textId="51FC5969" w:rsidR="00A71F46" w:rsidRDefault="00A71F46">
      <w:pPr>
        <w:pStyle w:val="Verzeichnis4"/>
        <w:tabs>
          <w:tab w:val="right" w:leader="dot" w:pos="9350"/>
        </w:tabs>
        <w:rPr>
          <w:ins w:id="576" w:author="Andreas Kuehne" w:date="2019-05-31T12:34:00Z"/>
          <w:rFonts w:asciiTheme="minorHAnsi" w:eastAsiaTheme="minorEastAsia" w:hAnsiTheme="minorHAnsi" w:cstheme="minorBidi"/>
          <w:noProof/>
          <w:sz w:val="22"/>
          <w:szCs w:val="22"/>
          <w:lang w:val="en-GB" w:eastAsia="en-GB"/>
        </w:rPr>
      </w:pPr>
      <w:ins w:id="57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4.4.27.2</w:t>
        </w:r>
        <w:r w:rsidRPr="00B25BEF">
          <w:rPr>
            <w:rStyle w:val="Hyperlink"/>
            <w:noProof/>
          </w:rPr>
          <w:t xml:space="preserve"> AdditionalKeyInfo – XML Syntax</w:t>
        </w:r>
        <w:r>
          <w:rPr>
            <w:noProof/>
            <w:webHidden/>
          </w:rPr>
          <w:tab/>
        </w:r>
        <w:r>
          <w:rPr>
            <w:noProof/>
            <w:webHidden/>
          </w:rPr>
          <w:fldChar w:fldCharType="begin"/>
        </w:r>
        <w:r>
          <w:rPr>
            <w:noProof/>
            <w:webHidden/>
          </w:rPr>
          <w:instrText xml:space="preserve"> PAGEREF _Toc10198610 \h </w:instrText>
        </w:r>
        <w:r>
          <w:rPr>
            <w:noProof/>
            <w:webHidden/>
          </w:rPr>
        </w:r>
      </w:ins>
      <w:r>
        <w:rPr>
          <w:noProof/>
          <w:webHidden/>
        </w:rPr>
        <w:fldChar w:fldCharType="separate"/>
      </w:r>
      <w:ins w:id="578" w:author="Andreas Kuehne" w:date="2019-05-31T12:34:00Z">
        <w:r>
          <w:rPr>
            <w:noProof/>
            <w:webHidden/>
          </w:rPr>
          <w:t>85</w:t>
        </w:r>
        <w:r>
          <w:rPr>
            <w:noProof/>
            <w:webHidden/>
          </w:rPr>
          <w:fldChar w:fldCharType="end"/>
        </w:r>
        <w:r w:rsidRPr="00B25BEF">
          <w:rPr>
            <w:rStyle w:val="Hyperlink"/>
            <w:noProof/>
          </w:rPr>
          <w:fldChar w:fldCharType="end"/>
        </w:r>
      </w:ins>
    </w:p>
    <w:p w14:paraId="187FE461" w14:textId="59DFF0B3" w:rsidR="00A71F46" w:rsidRDefault="00A71F46">
      <w:pPr>
        <w:pStyle w:val="Verzeichnis3"/>
        <w:tabs>
          <w:tab w:val="right" w:leader="dot" w:pos="9350"/>
        </w:tabs>
        <w:rPr>
          <w:ins w:id="579" w:author="Andreas Kuehne" w:date="2019-05-31T12:34:00Z"/>
          <w:rFonts w:asciiTheme="minorHAnsi" w:eastAsiaTheme="minorEastAsia" w:hAnsiTheme="minorHAnsi" w:cstheme="minorBidi"/>
          <w:noProof/>
          <w:sz w:val="22"/>
          <w:szCs w:val="22"/>
          <w:lang w:val="en-GB" w:eastAsia="en-GB"/>
        </w:rPr>
      </w:pPr>
      <w:ins w:id="58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4.4.28</w:t>
        </w:r>
        <w:r w:rsidRPr="00B25BEF">
          <w:rPr>
            <w:rStyle w:val="Hyperlink"/>
            <w:noProof/>
          </w:rPr>
          <w:t xml:space="preserve"> Component ProcessingDetails</w:t>
        </w:r>
        <w:r>
          <w:rPr>
            <w:noProof/>
            <w:webHidden/>
          </w:rPr>
          <w:tab/>
        </w:r>
        <w:r>
          <w:rPr>
            <w:noProof/>
            <w:webHidden/>
          </w:rPr>
          <w:fldChar w:fldCharType="begin"/>
        </w:r>
        <w:r>
          <w:rPr>
            <w:noProof/>
            <w:webHidden/>
          </w:rPr>
          <w:instrText xml:space="preserve"> PAGEREF _Toc10198611 \h </w:instrText>
        </w:r>
        <w:r>
          <w:rPr>
            <w:noProof/>
            <w:webHidden/>
          </w:rPr>
        </w:r>
      </w:ins>
      <w:r>
        <w:rPr>
          <w:noProof/>
          <w:webHidden/>
        </w:rPr>
        <w:fldChar w:fldCharType="separate"/>
      </w:r>
      <w:ins w:id="581" w:author="Andreas Kuehne" w:date="2019-05-31T12:34:00Z">
        <w:r>
          <w:rPr>
            <w:noProof/>
            <w:webHidden/>
          </w:rPr>
          <w:t>86</w:t>
        </w:r>
        <w:r>
          <w:rPr>
            <w:noProof/>
            <w:webHidden/>
          </w:rPr>
          <w:fldChar w:fldCharType="end"/>
        </w:r>
        <w:r w:rsidRPr="00B25BEF">
          <w:rPr>
            <w:rStyle w:val="Hyperlink"/>
            <w:noProof/>
          </w:rPr>
          <w:fldChar w:fldCharType="end"/>
        </w:r>
      </w:ins>
    </w:p>
    <w:p w14:paraId="7D6918A7" w14:textId="5CB22C35" w:rsidR="00A71F46" w:rsidRDefault="00A71F46">
      <w:pPr>
        <w:pStyle w:val="Verzeichnis4"/>
        <w:tabs>
          <w:tab w:val="right" w:leader="dot" w:pos="9350"/>
        </w:tabs>
        <w:rPr>
          <w:ins w:id="582" w:author="Andreas Kuehne" w:date="2019-05-31T12:34:00Z"/>
          <w:rFonts w:asciiTheme="minorHAnsi" w:eastAsiaTheme="minorEastAsia" w:hAnsiTheme="minorHAnsi" w:cstheme="minorBidi"/>
          <w:noProof/>
          <w:sz w:val="22"/>
          <w:szCs w:val="22"/>
          <w:lang w:val="en-GB" w:eastAsia="en-GB"/>
        </w:rPr>
      </w:pPr>
      <w:ins w:id="58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4.4.28.1</w:t>
        </w:r>
        <w:r w:rsidRPr="00B25BEF">
          <w:rPr>
            <w:rStyle w:val="Hyperlink"/>
            <w:noProof/>
          </w:rPr>
          <w:t xml:space="preserve"> ProcessingDetails – JSON Syntax</w:t>
        </w:r>
        <w:r>
          <w:rPr>
            <w:noProof/>
            <w:webHidden/>
          </w:rPr>
          <w:tab/>
        </w:r>
        <w:r>
          <w:rPr>
            <w:noProof/>
            <w:webHidden/>
          </w:rPr>
          <w:fldChar w:fldCharType="begin"/>
        </w:r>
        <w:r>
          <w:rPr>
            <w:noProof/>
            <w:webHidden/>
          </w:rPr>
          <w:instrText xml:space="preserve"> PAGEREF _Toc10198612 \h </w:instrText>
        </w:r>
        <w:r>
          <w:rPr>
            <w:noProof/>
            <w:webHidden/>
          </w:rPr>
        </w:r>
      </w:ins>
      <w:r>
        <w:rPr>
          <w:noProof/>
          <w:webHidden/>
        </w:rPr>
        <w:fldChar w:fldCharType="separate"/>
      </w:r>
      <w:ins w:id="584" w:author="Andreas Kuehne" w:date="2019-05-31T12:34:00Z">
        <w:r>
          <w:rPr>
            <w:noProof/>
            <w:webHidden/>
          </w:rPr>
          <w:t>86</w:t>
        </w:r>
        <w:r>
          <w:rPr>
            <w:noProof/>
            <w:webHidden/>
          </w:rPr>
          <w:fldChar w:fldCharType="end"/>
        </w:r>
        <w:r w:rsidRPr="00B25BEF">
          <w:rPr>
            <w:rStyle w:val="Hyperlink"/>
            <w:noProof/>
          </w:rPr>
          <w:fldChar w:fldCharType="end"/>
        </w:r>
      </w:ins>
    </w:p>
    <w:p w14:paraId="43E3C072" w14:textId="035EEFB7" w:rsidR="00A71F46" w:rsidRDefault="00A71F46">
      <w:pPr>
        <w:pStyle w:val="Verzeichnis4"/>
        <w:tabs>
          <w:tab w:val="right" w:leader="dot" w:pos="9350"/>
        </w:tabs>
        <w:rPr>
          <w:ins w:id="585" w:author="Andreas Kuehne" w:date="2019-05-31T12:34:00Z"/>
          <w:rFonts w:asciiTheme="minorHAnsi" w:eastAsiaTheme="minorEastAsia" w:hAnsiTheme="minorHAnsi" w:cstheme="minorBidi"/>
          <w:noProof/>
          <w:sz w:val="22"/>
          <w:szCs w:val="22"/>
          <w:lang w:val="en-GB" w:eastAsia="en-GB"/>
        </w:rPr>
      </w:pPr>
      <w:ins w:id="58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4.4.28.2</w:t>
        </w:r>
        <w:r w:rsidRPr="00B25BEF">
          <w:rPr>
            <w:rStyle w:val="Hyperlink"/>
            <w:noProof/>
          </w:rPr>
          <w:t xml:space="preserve"> ProcessingDetails – XML Syntax</w:t>
        </w:r>
        <w:r>
          <w:rPr>
            <w:noProof/>
            <w:webHidden/>
          </w:rPr>
          <w:tab/>
        </w:r>
        <w:r>
          <w:rPr>
            <w:noProof/>
            <w:webHidden/>
          </w:rPr>
          <w:fldChar w:fldCharType="begin"/>
        </w:r>
        <w:r>
          <w:rPr>
            <w:noProof/>
            <w:webHidden/>
          </w:rPr>
          <w:instrText xml:space="preserve"> PAGEREF _Toc10198613 \h </w:instrText>
        </w:r>
        <w:r>
          <w:rPr>
            <w:noProof/>
            <w:webHidden/>
          </w:rPr>
        </w:r>
      </w:ins>
      <w:r>
        <w:rPr>
          <w:noProof/>
          <w:webHidden/>
        </w:rPr>
        <w:fldChar w:fldCharType="separate"/>
      </w:r>
      <w:ins w:id="587" w:author="Andreas Kuehne" w:date="2019-05-31T12:34:00Z">
        <w:r>
          <w:rPr>
            <w:noProof/>
            <w:webHidden/>
          </w:rPr>
          <w:t>87</w:t>
        </w:r>
        <w:r>
          <w:rPr>
            <w:noProof/>
            <w:webHidden/>
          </w:rPr>
          <w:fldChar w:fldCharType="end"/>
        </w:r>
        <w:r w:rsidRPr="00B25BEF">
          <w:rPr>
            <w:rStyle w:val="Hyperlink"/>
            <w:noProof/>
          </w:rPr>
          <w:fldChar w:fldCharType="end"/>
        </w:r>
      </w:ins>
    </w:p>
    <w:p w14:paraId="135A9FF9" w14:textId="0D90DABC" w:rsidR="00A71F46" w:rsidRDefault="00A71F46">
      <w:pPr>
        <w:pStyle w:val="Verzeichnis3"/>
        <w:tabs>
          <w:tab w:val="right" w:leader="dot" w:pos="9350"/>
        </w:tabs>
        <w:rPr>
          <w:ins w:id="588" w:author="Andreas Kuehne" w:date="2019-05-31T12:34:00Z"/>
          <w:rFonts w:asciiTheme="minorHAnsi" w:eastAsiaTheme="minorEastAsia" w:hAnsiTheme="minorHAnsi" w:cstheme="minorBidi"/>
          <w:noProof/>
          <w:sz w:val="22"/>
          <w:szCs w:val="22"/>
          <w:lang w:val="en-GB" w:eastAsia="en-GB"/>
        </w:rPr>
      </w:pPr>
      <w:ins w:id="58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4.4.29</w:t>
        </w:r>
        <w:r w:rsidRPr="00B25BEF">
          <w:rPr>
            <w:rStyle w:val="Hyperlink"/>
            <w:noProof/>
          </w:rPr>
          <w:t xml:space="preserve"> Component Detail</w:t>
        </w:r>
        <w:r>
          <w:rPr>
            <w:noProof/>
            <w:webHidden/>
          </w:rPr>
          <w:tab/>
        </w:r>
        <w:r>
          <w:rPr>
            <w:noProof/>
            <w:webHidden/>
          </w:rPr>
          <w:fldChar w:fldCharType="begin"/>
        </w:r>
        <w:r>
          <w:rPr>
            <w:noProof/>
            <w:webHidden/>
          </w:rPr>
          <w:instrText xml:space="preserve"> PAGEREF _Toc10198614 \h </w:instrText>
        </w:r>
        <w:r>
          <w:rPr>
            <w:noProof/>
            <w:webHidden/>
          </w:rPr>
        </w:r>
      </w:ins>
      <w:r>
        <w:rPr>
          <w:noProof/>
          <w:webHidden/>
        </w:rPr>
        <w:fldChar w:fldCharType="separate"/>
      </w:r>
      <w:ins w:id="590" w:author="Andreas Kuehne" w:date="2019-05-31T12:34:00Z">
        <w:r>
          <w:rPr>
            <w:noProof/>
            <w:webHidden/>
          </w:rPr>
          <w:t>87</w:t>
        </w:r>
        <w:r>
          <w:rPr>
            <w:noProof/>
            <w:webHidden/>
          </w:rPr>
          <w:fldChar w:fldCharType="end"/>
        </w:r>
        <w:r w:rsidRPr="00B25BEF">
          <w:rPr>
            <w:rStyle w:val="Hyperlink"/>
            <w:noProof/>
          </w:rPr>
          <w:fldChar w:fldCharType="end"/>
        </w:r>
      </w:ins>
    </w:p>
    <w:p w14:paraId="16B7BCAC" w14:textId="63E01566" w:rsidR="00A71F46" w:rsidRDefault="00A71F46">
      <w:pPr>
        <w:pStyle w:val="Verzeichnis4"/>
        <w:tabs>
          <w:tab w:val="right" w:leader="dot" w:pos="9350"/>
        </w:tabs>
        <w:rPr>
          <w:ins w:id="591" w:author="Andreas Kuehne" w:date="2019-05-31T12:34:00Z"/>
          <w:rFonts w:asciiTheme="minorHAnsi" w:eastAsiaTheme="minorEastAsia" w:hAnsiTheme="minorHAnsi" w:cstheme="minorBidi"/>
          <w:noProof/>
          <w:sz w:val="22"/>
          <w:szCs w:val="22"/>
          <w:lang w:val="en-GB" w:eastAsia="en-GB"/>
        </w:rPr>
      </w:pPr>
      <w:ins w:id="59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4.4.29.1</w:t>
        </w:r>
        <w:r w:rsidRPr="00B25BEF">
          <w:rPr>
            <w:rStyle w:val="Hyperlink"/>
            <w:noProof/>
          </w:rPr>
          <w:t xml:space="preserve"> Detail – JSON Syntax</w:t>
        </w:r>
        <w:r>
          <w:rPr>
            <w:noProof/>
            <w:webHidden/>
          </w:rPr>
          <w:tab/>
        </w:r>
        <w:r>
          <w:rPr>
            <w:noProof/>
            <w:webHidden/>
          </w:rPr>
          <w:fldChar w:fldCharType="begin"/>
        </w:r>
        <w:r>
          <w:rPr>
            <w:noProof/>
            <w:webHidden/>
          </w:rPr>
          <w:instrText xml:space="preserve"> PAGEREF _Toc10198615 \h </w:instrText>
        </w:r>
        <w:r>
          <w:rPr>
            <w:noProof/>
            <w:webHidden/>
          </w:rPr>
        </w:r>
      </w:ins>
      <w:r>
        <w:rPr>
          <w:noProof/>
          <w:webHidden/>
        </w:rPr>
        <w:fldChar w:fldCharType="separate"/>
      </w:r>
      <w:ins w:id="593" w:author="Andreas Kuehne" w:date="2019-05-31T12:34:00Z">
        <w:r>
          <w:rPr>
            <w:noProof/>
            <w:webHidden/>
          </w:rPr>
          <w:t>88</w:t>
        </w:r>
        <w:r>
          <w:rPr>
            <w:noProof/>
            <w:webHidden/>
          </w:rPr>
          <w:fldChar w:fldCharType="end"/>
        </w:r>
        <w:r w:rsidRPr="00B25BEF">
          <w:rPr>
            <w:rStyle w:val="Hyperlink"/>
            <w:noProof/>
          </w:rPr>
          <w:fldChar w:fldCharType="end"/>
        </w:r>
      </w:ins>
    </w:p>
    <w:p w14:paraId="21CDC237" w14:textId="60EDEDFC" w:rsidR="00A71F46" w:rsidRDefault="00A71F46">
      <w:pPr>
        <w:pStyle w:val="Verzeichnis4"/>
        <w:tabs>
          <w:tab w:val="right" w:leader="dot" w:pos="9350"/>
        </w:tabs>
        <w:rPr>
          <w:ins w:id="594" w:author="Andreas Kuehne" w:date="2019-05-31T12:34:00Z"/>
          <w:rFonts w:asciiTheme="minorHAnsi" w:eastAsiaTheme="minorEastAsia" w:hAnsiTheme="minorHAnsi" w:cstheme="minorBidi"/>
          <w:noProof/>
          <w:sz w:val="22"/>
          <w:szCs w:val="22"/>
          <w:lang w:val="en-GB" w:eastAsia="en-GB"/>
        </w:rPr>
      </w:pPr>
      <w:ins w:id="59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4.4.29.2</w:t>
        </w:r>
        <w:r w:rsidRPr="00B25BEF">
          <w:rPr>
            <w:rStyle w:val="Hyperlink"/>
            <w:noProof/>
          </w:rPr>
          <w:t xml:space="preserve"> Detail – XML Syntax</w:t>
        </w:r>
        <w:r>
          <w:rPr>
            <w:noProof/>
            <w:webHidden/>
          </w:rPr>
          <w:tab/>
        </w:r>
        <w:r>
          <w:rPr>
            <w:noProof/>
            <w:webHidden/>
          </w:rPr>
          <w:fldChar w:fldCharType="begin"/>
        </w:r>
        <w:r>
          <w:rPr>
            <w:noProof/>
            <w:webHidden/>
          </w:rPr>
          <w:instrText xml:space="preserve"> PAGEREF _Toc10198616 \h </w:instrText>
        </w:r>
        <w:r>
          <w:rPr>
            <w:noProof/>
            <w:webHidden/>
          </w:rPr>
        </w:r>
      </w:ins>
      <w:r>
        <w:rPr>
          <w:noProof/>
          <w:webHidden/>
        </w:rPr>
        <w:fldChar w:fldCharType="separate"/>
      </w:r>
      <w:ins w:id="596" w:author="Andreas Kuehne" w:date="2019-05-31T12:34:00Z">
        <w:r>
          <w:rPr>
            <w:noProof/>
            <w:webHidden/>
          </w:rPr>
          <w:t>89</w:t>
        </w:r>
        <w:r>
          <w:rPr>
            <w:noProof/>
            <w:webHidden/>
          </w:rPr>
          <w:fldChar w:fldCharType="end"/>
        </w:r>
        <w:r w:rsidRPr="00B25BEF">
          <w:rPr>
            <w:rStyle w:val="Hyperlink"/>
            <w:noProof/>
          </w:rPr>
          <w:fldChar w:fldCharType="end"/>
        </w:r>
      </w:ins>
    </w:p>
    <w:p w14:paraId="6DA08681" w14:textId="570C50CD" w:rsidR="00A71F46" w:rsidRDefault="00A71F46">
      <w:pPr>
        <w:pStyle w:val="Verzeichnis3"/>
        <w:tabs>
          <w:tab w:val="right" w:leader="dot" w:pos="9350"/>
        </w:tabs>
        <w:rPr>
          <w:ins w:id="597" w:author="Andreas Kuehne" w:date="2019-05-31T12:34:00Z"/>
          <w:rFonts w:asciiTheme="minorHAnsi" w:eastAsiaTheme="minorEastAsia" w:hAnsiTheme="minorHAnsi" w:cstheme="minorBidi"/>
          <w:noProof/>
          <w:sz w:val="22"/>
          <w:szCs w:val="22"/>
          <w:lang w:val="en-GB" w:eastAsia="en-GB"/>
        </w:rPr>
      </w:pPr>
      <w:ins w:id="59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4.4.30</w:t>
        </w:r>
        <w:r w:rsidRPr="00B25BEF">
          <w:rPr>
            <w:rStyle w:val="Hyperlink"/>
            <w:noProof/>
          </w:rPr>
          <w:t xml:space="preserve"> Component SigningTimeInfo</w:t>
        </w:r>
        <w:r>
          <w:rPr>
            <w:noProof/>
            <w:webHidden/>
          </w:rPr>
          <w:tab/>
        </w:r>
        <w:r>
          <w:rPr>
            <w:noProof/>
            <w:webHidden/>
          </w:rPr>
          <w:fldChar w:fldCharType="begin"/>
        </w:r>
        <w:r>
          <w:rPr>
            <w:noProof/>
            <w:webHidden/>
          </w:rPr>
          <w:instrText xml:space="preserve"> PAGEREF _Toc10198617 \h </w:instrText>
        </w:r>
        <w:r>
          <w:rPr>
            <w:noProof/>
            <w:webHidden/>
          </w:rPr>
        </w:r>
      </w:ins>
      <w:r>
        <w:rPr>
          <w:noProof/>
          <w:webHidden/>
        </w:rPr>
        <w:fldChar w:fldCharType="separate"/>
      </w:r>
      <w:ins w:id="599" w:author="Andreas Kuehne" w:date="2019-05-31T12:34:00Z">
        <w:r>
          <w:rPr>
            <w:noProof/>
            <w:webHidden/>
          </w:rPr>
          <w:t>89</w:t>
        </w:r>
        <w:r>
          <w:rPr>
            <w:noProof/>
            <w:webHidden/>
          </w:rPr>
          <w:fldChar w:fldCharType="end"/>
        </w:r>
        <w:r w:rsidRPr="00B25BEF">
          <w:rPr>
            <w:rStyle w:val="Hyperlink"/>
            <w:noProof/>
          </w:rPr>
          <w:fldChar w:fldCharType="end"/>
        </w:r>
      </w:ins>
    </w:p>
    <w:p w14:paraId="4254EA7D" w14:textId="2DEC60F8" w:rsidR="00A71F46" w:rsidRDefault="00A71F46">
      <w:pPr>
        <w:pStyle w:val="Verzeichnis4"/>
        <w:tabs>
          <w:tab w:val="right" w:leader="dot" w:pos="9350"/>
        </w:tabs>
        <w:rPr>
          <w:ins w:id="600" w:author="Andreas Kuehne" w:date="2019-05-31T12:34:00Z"/>
          <w:rFonts w:asciiTheme="minorHAnsi" w:eastAsiaTheme="minorEastAsia" w:hAnsiTheme="minorHAnsi" w:cstheme="minorBidi"/>
          <w:noProof/>
          <w:sz w:val="22"/>
          <w:szCs w:val="22"/>
          <w:lang w:val="en-GB" w:eastAsia="en-GB"/>
        </w:rPr>
      </w:pPr>
      <w:ins w:id="60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4.4.30.1</w:t>
        </w:r>
        <w:r w:rsidRPr="00B25BEF">
          <w:rPr>
            <w:rStyle w:val="Hyperlink"/>
            <w:noProof/>
          </w:rPr>
          <w:t xml:space="preserve"> SigningTimeInfo – JSON Syntax</w:t>
        </w:r>
        <w:r>
          <w:rPr>
            <w:noProof/>
            <w:webHidden/>
          </w:rPr>
          <w:tab/>
        </w:r>
        <w:r>
          <w:rPr>
            <w:noProof/>
            <w:webHidden/>
          </w:rPr>
          <w:fldChar w:fldCharType="begin"/>
        </w:r>
        <w:r>
          <w:rPr>
            <w:noProof/>
            <w:webHidden/>
          </w:rPr>
          <w:instrText xml:space="preserve"> PAGEREF _Toc10198618 \h </w:instrText>
        </w:r>
        <w:r>
          <w:rPr>
            <w:noProof/>
            <w:webHidden/>
          </w:rPr>
        </w:r>
      </w:ins>
      <w:r>
        <w:rPr>
          <w:noProof/>
          <w:webHidden/>
        </w:rPr>
        <w:fldChar w:fldCharType="separate"/>
      </w:r>
      <w:ins w:id="602" w:author="Andreas Kuehne" w:date="2019-05-31T12:34:00Z">
        <w:r>
          <w:rPr>
            <w:noProof/>
            <w:webHidden/>
          </w:rPr>
          <w:t>89</w:t>
        </w:r>
        <w:r>
          <w:rPr>
            <w:noProof/>
            <w:webHidden/>
          </w:rPr>
          <w:fldChar w:fldCharType="end"/>
        </w:r>
        <w:r w:rsidRPr="00B25BEF">
          <w:rPr>
            <w:rStyle w:val="Hyperlink"/>
            <w:noProof/>
          </w:rPr>
          <w:fldChar w:fldCharType="end"/>
        </w:r>
      </w:ins>
    </w:p>
    <w:p w14:paraId="4EB49F57" w14:textId="0CAC336C" w:rsidR="00A71F46" w:rsidRDefault="00A71F46">
      <w:pPr>
        <w:pStyle w:val="Verzeichnis4"/>
        <w:tabs>
          <w:tab w:val="right" w:leader="dot" w:pos="9350"/>
        </w:tabs>
        <w:rPr>
          <w:ins w:id="603" w:author="Andreas Kuehne" w:date="2019-05-31T12:34:00Z"/>
          <w:rFonts w:asciiTheme="minorHAnsi" w:eastAsiaTheme="minorEastAsia" w:hAnsiTheme="minorHAnsi" w:cstheme="minorBidi"/>
          <w:noProof/>
          <w:sz w:val="22"/>
          <w:szCs w:val="22"/>
          <w:lang w:val="en-GB" w:eastAsia="en-GB"/>
        </w:rPr>
      </w:pPr>
      <w:ins w:id="60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"_Toc10198619"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4.4.30.2</w:t>
        </w:r>
        <w:r w:rsidRPr="00B25BEF">
          <w:rPr>
            <w:rStyle w:val="Hyperlink"/>
            <w:noProof/>
          </w:rPr>
          <w:t xml:space="preserve"> SigningTimeInfo – XML Syntax</w:t>
        </w:r>
        <w:r>
          <w:rPr>
            <w:noProof/>
            <w:webHidden/>
          </w:rPr>
          <w:tab/>
        </w:r>
        <w:r>
          <w:rPr>
            <w:noProof/>
            <w:webHidden/>
          </w:rPr>
          <w:fldChar w:fldCharType="begin"/>
        </w:r>
        <w:r>
          <w:rPr>
            <w:noProof/>
            <w:webHidden/>
          </w:rPr>
          <w:instrText xml:space="preserve"> PAGEREF _Toc10198619 \h </w:instrText>
        </w:r>
        <w:r>
          <w:rPr>
            <w:noProof/>
            <w:webHidden/>
          </w:rPr>
        </w:r>
      </w:ins>
      <w:r>
        <w:rPr>
          <w:noProof/>
          <w:webHidden/>
        </w:rPr>
        <w:fldChar w:fldCharType="separate"/>
      </w:r>
      <w:ins w:id="605" w:author="Andreas Kuehne" w:date="2019-05-31T12:34:00Z">
        <w:r>
          <w:rPr>
            <w:noProof/>
            <w:webHidden/>
          </w:rPr>
          <w:t>90</w:t>
        </w:r>
        <w:r>
          <w:rPr>
            <w:noProof/>
            <w:webHidden/>
          </w:rPr>
          <w:fldChar w:fldCharType="end"/>
        </w:r>
        <w:r w:rsidRPr="00B25BEF">
          <w:rPr>
            <w:rStyle w:val="Hyperlink"/>
            <w:noProof/>
          </w:rPr>
          <w:fldChar w:fldCharType="end"/>
        </w:r>
      </w:ins>
    </w:p>
    <w:p w14:paraId="0251B5F5" w14:textId="7C62FBE9" w:rsidR="00A71F46" w:rsidRDefault="00A71F46">
      <w:pPr>
        <w:pStyle w:val="Verzeichnis3"/>
        <w:tabs>
          <w:tab w:val="right" w:leader="dot" w:pos="9350"/>
        </w:tabs>
        <w:rPr>
          <w:ins w:id="606" w:author="Andreas Kuehne" w:date="2019-05-31T12:34:00Z"/>
          <w:rFonts w:asciiTheme="minorHAnsi" w:eastAsiaTheme="minorEastAsia" w:hAnsiTheme="minorHAnsi" w:cstheme="minorBidi"/>
          <w:noProof/>
          <w:sz w:val="22"/>
          <w:szCs w:val="22"/>
          <w:lang w:val="en-GB" w:eastAsia="en-GB"/>
        </w:rPr>
      </w:pPr>
      <w:ins w:id="60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4.4.31</w:t>
        </w:r>
        <w:r w:rsidRPr="00B25BEF">
          <w:rPr>
            <w:rStyle w:val="Hyperlink"/>
            <w:noProof/>
          </w:rPr>
          <w:t xml:space="preserve"> Component SigningTimeBoundaries</w:t>
        </w:r>
        <w:r>
          <w:rPr>
            <w:noProof/>
            <w:webHidden/>
          </w:rPr>
          <w:tab/>
        </w:r>
        <w:r>
          <w:rPr>
            <w:noProof/>
            <w:webHidden/>
          </w:rPr>
          <w:fldChar w:fldCharType="begin"/>
        </w:r>
        <w:r>
          <w:rPr>
            <w:noProof/>
            <w:webHidden/>
          </w:rPr>
          <w:instrText xml:space="preserve"> PAGEREF _Toc10198620 \h </w:instrText>
        </w:r>
        <w:r>
          <w:rPr>
            <w:noProof/>
            <w:webHidden/>
          </w:rPr>
        </w:r>
      </w:ins>
      <w:r>
        <w:rPr>
          <w:noProof/>
          <w:webHidden/>
        </w:rPr>
        <w:fldChar w:fldCharType="separate"/>
      </w:r>
      <w:ins w:id="608" w:author="Andreas Kuehne" w:date="2019-05-31T12:34:00Z">
        <w:r>
          <w:rPr>
            <w:noProof/>
            <w:webHidden/>
          </w:rPr>
          <w:t>90</w:t>
        </w:r>
        <w:r>
          <w:rPr>
            <w:noProof/>
            <w:webHidden/>
          </w:rPr>
          <w:fldChar w:fldCharType="end"/>
        </w:r>
        <w:r w:rsidRPr="00B25BEF">
          <w:rPr>
            <w:rStyle w:val="Hyperlink"/>
            <w:noProof/>
          </w:rPr>
          <w:fldChar w:fldCharType="end"/>
        </w:r>
      </w:ins>
    </w:p>
    <w:p w14:paraId="13BE3A52" w14:textId="0D4914CC" w:rsidR="00A71F46" w:rsidRDefault="00A71F46">
      <w:pPr>
        <w:pStyle w:val="Verzeichnis4"/>
        <w:tabs>
          <w:tab w:val="right" w:leader="dot" w:pos="9350"/>
        </w:tabs>
        <w:rPr>
          <w:ins w:id="609" w:author="Andreas Kuehne" w:date="2019-05-31T12:34:00Z"/>
          <w:rFonts w:asciiTheme="minorHAnsi" w:eastAsiaTheme="minorEastAsia" w:hAnsiTheme="minorHAnsi" w:cstheme="minorBidi"/>
          <w:noProof/>
          <w:sz w:val="22"/>
          <w:szCs w:val="22"/>
          <w:lang w:val="en-GB" w:eastAsia="en-GB"/>
        </w:rPr>
      </w:pPr>
      <w:ins w:id="61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4.4.31.1</w:t>
        </w:r>
        <w:r w:rsidRPr="00B25BEF">
          <w:rPr>
            <w:rStyle w:val="Hyperlink"/>
            <w:noProof/>
          </w:rPr>
          <w:t xml:space="preserve"> SigningTimeBoundaries – JSON Syntax</w:t>
        </w:r>
        <w:r>
          <w:rPr>
            <w:noProof/>
            <w:webHidden/>
          </w:rPr>
          <w:tab/>
        </w:r>
        <w:r>
          <w:rPr>
            <w:noProof/>
            <w:webHidden/>
          </w:rPr>
          <w:fldChar w:fldCharType="begin"/>
        </w:r>
        <w:r>
          <w:rPr>
            <w:noProof/>
            <w:webHidden/>
          </w:rPr>
          <w:instrText xml:space="preserve"> PAGEREF _Toc10198621 \h </w:instrText>
        </w:r>
        <w:r>
          <w:rPr>
            <w:noProof/>
            <w:webHidden/>
          </w:rPr>
        </w:r>
      </w:ins>
      <w:r>
        <w:rPr>
          <w:noProof/>
          <w:webHidden/>
        </w:rPr>
        <w:fldChar w:fldCharType="separate"/>
      </w:r>
      <w:ins w:id="611" w:author="Andreas Kuehne" w:date="2019-05-31T12:34:00Z">
        <w:r>
          <w:rPr>
            <w:noProof/>
            <w:webHidden/>
          </w:rPr>
          <w:t>90</w:t>
        </w:r>
        <w:r>
          <w:rPr>
            <w:noProof/>
            <w:webHidden/>
          </w:rPr>
          <w:fldChar w:fldCharType="end"/>
        </w:r>
        <w:r w:rsidRPr="00B25BEF">
          <w:rPr>
            <w:rStyle w:val="Hyperlink"/>
            <w:noProof/>
          </w:rPr>
          <w:fldChar w:fldCharType="end"/>
        </w:r>
      </w:ins>
    </w:p>
    <w:p w14:paraId="03D005C1" w14:textId="6E84B7D9" w:rsidR="00A71F46" w:rsidRDefault="00A71F46">
      <w:pPr>
        <w:pStyle w:val="Verzeichnis4"/>
        <w:tabs>
          <w:tab w:val="right" w:leader="dot" w:pos="9350"/>
        </w:tabs>
        <w:rPr>
          <w:ins w:id="612" w:author="Andreas Kuehne" w:date="2019-05-31T12:34:00Z"/>
          <w:rFonts w:asciiTheme="minorHAnsi" w:eastAsiaTheme="minorEastAsia" w:hAnsiTheme="minorHAnsi" w:cstheme="minorBidi"/>
          <w:noProof/>
          <w:sz w:val="22"/>
          <w:szCs w:val="22"/>
          <w:lang w:val="en-GB" w:eastAsia="en-GB"/>
        </w:rPr>
      </w:pPr>
      <w:ins w:id="61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4.4.31.2</w:t>
        </w:r>
        <w:r w:rsidRPr="00B25BEF">
          <w:rPr>
            <w:rStyle w:val="Hyperlink"/>
            <w:noProof/>
          </w:rPr>
          <w:t xml:space="preserve"> SigningTimeBoundaries – XML Syntax</w:t>
        </w:r>
        <w:r>
          <w:rPr>
            <w:noProof/>
            <w:webHidden/>
          </w:rPr>
          <w:tab/>
        </w:r>
        <w:r>
          <w:rPr>
            <w:noProof/>
            <w:webHidden/>
          </w:rPr>
          <w:fldChar w:fldCharType="begin"/>
        </w:r>
        <w:r>
          <w:rPr>
            <w:noProof/>
            <w:webHidden/>
          </w:rPr>
          <w:instrText xml:space="preserve"> PAGEREF _Toc10198622 \h </w:instrText>
        </w:r>
        <w:r>
          <w:rPr>
            <w:noProof/>
            <w:webHidden/>
          </w:rPr>
        </w:r>
      </w:ins>
      <w:r>
        <w:rPr>
          <w:noProof/>
          <w:webHidden/>
        </w:rPr>
        <w:fldChar w:fldCharType="separate"/>
      </w:r>
      <w:ins w:id="614" w:author="Andreas Kuehne" w:date="2019-05-31T12:34:00Z">
        <w:r>
          <w:rPr>
            <w:noProof/>
            <w:webHidden/>
          </w:rPr>
          <w:t>91</w:t>
        </w:r>
        <w:r>
          <w:rPr>
            <w:noProof/>
            <w:webHidden/>
          </w:rPr>
          <w:fldChar w:fldCharType="end"/>
        </w:r>
        <w:r w:rsidRPr="00B25BEF">
          <w:rPr>
            <w:rStyle w:val="Hyperlink"/>
            <w:noProof/>
          </w:rPr>
          <w:fldChar w:fldCharType="end"/>
        </w:r>
      </w:ins>
    </w:p>
    <w:p w14:paraId="5E797CCD" w14:textId="722EA6D0" w:rsidR="00A71F46" w:rsidRDefault="00A71F46">
      <w:pPr>
        <w:pStyle w:val="Verzeichnis3"/>
        <w:tabs>
          <w:tab w:val="right" w:leader="dot" w:pos="9350"/>
        </w:tabs>
        <w:rPr>
          <w:ins w:id="615" w:author="Andreas Kuehne" w:date="2019-05-31T12:34:00Z"/>
          <w:rFonts w:asciiTheme="minorHAnsi" w:eastAsiaTheme="minorEastAsia" w:hAnsiTheme="minorHAnsi" w:cstheme="minorBidi"/>
          <w:noProof/>
          <w:sz w:val="22"/>
          <w:szCs w:val="22"/>
          <w:lang w:val="en-GB" w:eastAsia="en-GB"/>
        </w:rPr>
      </w:pPr>
      <w:ins w:id="61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4.4.32</w:t>
        </w:r>
        <w:r w:rsidRPr="00B25BEF">
          <w:rPr>
            <w:rStyle w:val="Hyperlink"/>
            <w:noProof/>
          </w:rPr>
          <w:t xml:space="preserve"> Component AugmentedSignature</w:t>
        </w:r>
        <w:r>
          <w:rPr>
            <w:noProof/>
            <w:webHidden/>
          </w:rPr>
          <w:tab/>
        </w:r>
        <w:r>
          <w:rPr>
            <w:noProof/>
            <w:webHidden/>
          </w:rPr>
          <w:fldChar w:fldCharType="begin"/>
        </w:r>
        <w:r>
          <w:rPr>
            <w:noProof/>
            <w:webHidden/>
          </w:rPr>
          <w:instrText xml:space="preserve"> PAGEREF _Toc10198623 \h </w:instrText>
        </w:r>
        <w:r>
          <w:rPr>
            <w:noProof/>
            <w:webHidden/>
          </w:rPr>
        </w:r>
      </w:ins>
      <w:r>
        <w:rPr>
          <w:noProof/>
          <w:webHidden/>
        </w:rPr>
        <w:fldChar w:fldCharType="separate"/>
      </w:r>
      <w:ins w:id="617" w:author="Andreas Kuehne" w:date="2019-05-31T12:34:00Z">
        <w:r>
          <w:rPr>
            <w:noProof/>
            <w:webHidden/>
          </w:rPr>
          <w:t>91</w:t>
        </w:r>
        <w:r>
          <w:rPr>
            <w:noProof/>
            <w:webHidden/>
          </w:rPr>
          <w:fldChar w:fldCharType="end"/>
        </w:r>
        <w:r w:rsidRPr="00B25BEF">
          <w:rPr>
            <w:rStyle w:val="Hyperlink"/>
            <w:noProof/>
          </w:rPr>
          <w:fldChar w:fldCharType="end"/>
        </w:r>
      </w:ins>
    </w:p>
    <w:p w14:paraId="75B5AD72" w14:textId="1A557858" w:rsidR="00A71F46" w:rsidRDefault="00A71F46">
      <w:pPr>
        <w:pStyle w:val="Verzeichnis4"/>
        <w:tabs>
          <w:tab w:val="right" w:leader="dot" w:pos="9350"/>
        </w:tabs>
        <w:rPr>
          <w:ins w:id="618" w:author="Andreas Kuehne" w:date="2019-05-31T12:34:00Z"/>
          <w:rFonts w:asciiTheme="minorHAnsi" w:eastAsiaTheme="minorEastAsia" w:hAnsiTheme="minorHAnsi" w:cstheme="minorBidi"/>
          <w:noProof/>
          <w:sz w:val="22"/>
          <w:szCs w:val="22"/>
          <w:lang w:val="en-GB" w:eastAsia="en-GB"/>
        </w:rPr>
      </w:pPr>
      <w:ins w:id="61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4.4.32.1</w:t>
        </w:r>
        <w:r w:rsidRPr="00B25BEF">
          <w:rPr>
            <w:rStyle w:val="Hyperlink"/>
            <w:noProof/>
          </w:rPr>
          <w:t xml:space="preserve"> AugmentedSignature – JSON Syntax</w:t>
        </w:r>
        <w:r>
          <w:rPr>
            <w:noProof/>
            <w:webHidden/>
          </w:rPr>
          <w:tab/>
        </w:r>
        <w:r>
          <w:rPr>
            <w:noProof/>
            <w:webHidden/>
          </w:rPr>
          <w:fldChar w:fldCharType="begin"/>
        </w:r>
        <w:r>
          <w:rPr>
            <w:noProof/>
            <w:webHidden/>
          </w:rPr>
          <w:instrText xml:space="preserve"> PAGEREF _Toc10198624 \h </w:instrText>
        </w:r>
        <w:r>
          <w:rPr>
            <w:noProof/>
            <w:webHidden/>
          </w:rPr>
        </w:r>
      </w:ins>
      <w:r>
        <w:rPr>
          <w:noProof/>
          <w:webHidden/>
        </w:rPr>
        <w:fldChar w:fldCharType="separate"/>
      </w:r>
      <w:ins w:id="620" w:author="Andreas Kuehne" w:date="2019-05-31T12:34:00Z">
        <w:r>
          <w:rPr>
            <w:noProof/>
            <w:webHidden/>
          </w:rPr>
          <w:t>92</w:t>
        </w:r>
        <w:r>
          <w:rPr>
            <w:noProof/>
            <w:webHidden/>
          </w:rPr>
          <w:fldChar w:fldCharType="end"/>
        </w:r>
        <w:r w:rsidRPr="00B25BEF">
          <w:rPr>
            <w:rStyle w:val="Hyperlink"/>
            <w:noProof/>
          </w:rPr>
          <w:fldChar w:fldCharType="end"/>
        </w:r>
      </w:ins>
    </w:p>
    <w:p w14:paraId="55CBDA9C" w14:textId="460E05B6" w:rsidR="00A71F46" w:rsidRDefault="00A71F46">
      <w:pPr>
        <w:pStyle w:val="Verzeichnis4"/>
        <w:tabs>
          <w:tab w:val="right" w:leader="dot" w:pos="9350"/>
        </w:tabs>
        <w:rPr>
          <w:ins w:id="621" w:author="Andreas Kuehne" w:date="2019-05-31T12:34:00Z"/>
          <w:rFonts w:asciiTheme="minorHAnsi" w:eastAsiaTheme="minorEastAsia" w:hAnsiTheme="minorHAnsi" w:cstheme="minorBidi"/>
          <w:noProof/>
          <w:sz w:val="22"/>
          <w:szCs w:val="22"/>
          <w:lang w:val="en-GB" w:eastAsia="en-GB"/>
        </w:rPr>
      </w:pPr>
      <w:ins w:id="62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4.4.32.2</w:t>
        </w:r>
        <w:r w:rsidRPr="00B25BEF">
          <w:rPr>
            <w:rStyle w:val="Hyperlink"/>
            <w:noProof/>
          </w:rPr>
          <w:t xml:space="preserve"> AugmentedSignature – XML Syntax</w:t>
        </w:r>
        <w:r>
          <w:rPr>
            <w:noProof/>
            <w:webHidden/>
          </w:rPr>
          <w:tab/>
        </w:r>
        <w:r>
          <w:rPr>
            <w:noProof/>
            <w:webHidden/>
          </w:rPr>
          <w:fldChar w:fldCharType="begin"/>
        </w:r>
        <w:r>
          <w:rPr>
            <w:noProof/>
            <w:webHidden/>
          </w:rPr>
          <w:instrText xml:space="preserve"> PAGEREF _Toc10198625 \h </w:instrText>
        </w:r>
        <w:r>
          <w:rPr>
            <w:noProof/>
            <w:webHidden/>
          </w:rPr>
        </w:r>
      </w:ins>
      <w:r>
        <w:rPr>
          <w:noProof/>
          <w:webHidden/>
        </w:rPr>
        <w:fldChar w:fldCharType="separate"/>
      </w:r>
      <w:ins w:id="623" w:author="Andreas Kuehne" w:date="2019-05-31T12:34:00Z">
        <w:r>
          <w:rPr>
            <w:noProof/>
            <w:webHidden/>
          </w:rPr>
          <w:t>93</w:t>
        </w:r>
        <w:r>
          <w:rPr>
            <w:noProof/>
            <w:webHidden/>
          </w:rPr>
          <w:fldChar w:fldCharType="end"/>
        </w:r>
        <w:r w:rsidRPr="00B25BEF">
          <w:rPr>
            <w:rStyle w:val="Hyperlink"/>
            <w:noProof/>
          </w:rPr>
          <w:fldChar w:fldCharType="end"/>
        </w:r>
      </w:ins>
    </w:p>
    <w:p w14:paraId="088E779B" w14:textId="5B46DF03" w:rsidR="00A71F46" w:rsidRDefault="00A71F46">
      <w:pPr>
        <w:pStyle w:val="Verzeichnis3"/>
        <w:tabs>
          <w:tab w:val="right" w:leader="dot" w:pos="9350"/>
        </w:tabs>
        <w:rPr>
          <w:ins w:id="624" w:author="Andreas Kuehne" w:date="2019-05-31T12:34:00Z"/>
          <w:rFonts w:asciiTheme="minorHAnsi" w:eastAsiaTheme="minorEastAsia" w:hAnsiTheme="minorHAnsi" w:cstheme="minorBidi"/>
          <w:noProof/>
          <w:sz w:val="22"/>
          <w:szCs w:val="22"/>
          <w:lang w:val="en-GB" w:eastAsia="en-GB"/>
        </w:rPr>
      </w:pPr>
      <w:ins w:id="62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4.4.33</w:t>
        </w:r>
        <w:r w:rsidRPr="00B25BEF">
          <w:rPr>
            <w:rStyle w:val="Hyperlink"/>
            <w:noProof/>
          </w:rPr>
          <w:t xml:space="preserve"> Component ReturnTransformedDocument</w:t>
        </w:r>
        <w:r>
          <w:rPr>
            <w:noProof/>
            <w:webHidden/>
          </w:rPr>
          <w:tab/>
        </w:r>
        <w:r>
          <w:rPr>
            <w:noProof/>
            <w:webHidden/>
          </w:rPr>
          <w:fldChar w:fldCharType="begin"/>
        </w:r>
        <w:r>
          <w:rPr>
            <w:noProof/>
            <w:webHidden/>
          </w:rPr>
          <w:instrText xml:space="preserve"> PAGEREF _Toc10198626 \h </w:instrText>
        </w:r>
        <w:r>
          <w:rPr>
            <w:noProof/>
            <w:webHidden/>
          </w:rPr>
        </w:r>
      </w:ins>
      <w:r>
        <w:rPr>
          <w:noProof/>
          <w:webHidden/>
        </w:rPr>
        <w:fldChar w:fldCharType="separate"/>
      </w:r>
      <w:ins w:id="626" w:author="Andreas Kuehne" w:date="2019-05-31T12:34:00Z">
        <w:r>
          <w:rPr>
            <w:noProof/>
            <w:webHidden/>
          </w:rPr>
          <w:t>93</w:t>
        </w:r>
        <w:r>
          <w:rPr>
            <w:noProof/>
            <w:webHidden/>
          </w:rPr>
          <w:fldChar w:fldCharType="end"/>
        </w:r>
        <w:r w:rsidRPr="00B25BEF">
          <w:rPr>
            <w:rStyle w:val="Hyperlink"/>
            <w:noProof/>
          </w:rPr>
          <w:fldChar w:fldCharType="end"/>
        </w:r>
      </w:ins>
    </w:p>
    <w:p w14:paraId="5C8F1C1F" w14:textId="5EAE629A" w:rsidR="00A71F46" w:rsidRDefault="00A71F46">
      <w:pPr>
        <w:pStyle w:val="Verzeichnis4"/>
        <w:tabs>
          <w:tab w:val="right" w:leader="dot" w:pos="9350"/>
        </w:tabs>
        <w:rPr>
          <w:ins w:id="627" w:author="Andreas Kuehne" w:date="2019-05-31T12:34:00Z"/>
          <w:rFonts w:asciiTheme="minorHAnsi" w:eastAsiaTheme="minorEastAsia" w:hAnsiTheme="minorHAnsi" w:cstheme="minorBidi"/>
          <w:noProof/>
          <w:sz w:val="22"/>
          <w:szCs w:val="22"/>
          <w:lang w:val="en-GB" w:eastAsia="en-GB"/>
        </w:rPr>
      </w:pPr>
      <w:ins w:id="62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4.4.33.1</w:t>
        </w:r>
        <w:r w:rsidRPr="00B25BEF">
          <w:rPr>
            <w:rStyle w:val="Hyperlink"/>
            <w:noProof/>
          </w:rPr>
          <w:t xml:space="preserve"> ReturnTransformedDocument – JSON Syntax</w:t>
        </w:r>
        <w:r>
          <w:rPr>
            <w:noProof/>
            <w:webHidden/>
          </w:rPr>
          <w:tab/>
        </w:r>
        <w:r>
          <w:rPr>
            <w:noProof/>
            <w:webHidden/>
          </w:rPr>
          <w:fldChar w:fldCharType="begin"/>
        </w:r>
        <w:r>
          <w:rPr>
            <w:noProof/>
            <w:webHidden/>
          </w:rPr>
          <w:instrText xml:space="preserve"> PAGEREF _Toc10198627 \h </w:instrText>
        </w:r>
        <w:r>
          <w:rPr>
            <w:noProof/>
            <w:webHidden/>
          </w:rPr>
        </w:r>
      </w:ins>
      <w:r>
        <w:rPr>
          <w:noProof/>
          <w:webHidden/>
        </w:rPr>
        <w:fldChar w:fldCharType="separate"/>
      </w:r>
      <w:ins w:id="629" w:author="Andreas Kuehne" w:date="2019-05-31T12:34:00Z">
        <w:r>
          <w:rPr>
            <w:noProof/>
            <w:webHidden/>
          </w:rPr>
          <w:t>93</w:t>
        </w:r>
        <w:r>
          <w:rPr>
            <w:noProof/>
            <w:webHidden/>
          </w:rPr>
          <w:fldChar w:fldCharType="end"/>
        </w:r>
        <w:r w:rsidRPr="00B25BEF">
          <w:rPr>
            <w:rStyle w:val="Hyperlink"/>
            <w:noProof/>
          </w:rPr>
          <w:fldChar w:fldCharType="end"/>
        </w:r>
      </w:ins>
    </w:p>
    <w:p w14:paraId="7936AE8B" w14:textId="777D2CF8" w:rsidR="00A71F46" w:rsidRDefault="00A71F46">
      <w:pPr>
        <w:pStyle w:val="Verzeichnis4"/>
        <w:tabs>
          <w:tab w:val="right" w:leader="dot" w:pos="9350"/>
        </w:tabs>
        <w:rPr>
          <w:ins w:id="630" w:author="Andreas Kuehne" w:date="2019-05-31T12:34:00Z"/>
          <w:rFonts w:asciiTheme="minorHAnsi" w:eastAsiaTheme="minorEastAsia" w:hAnsiTheme="minorHAnsi" w:cstheme="minorBidi"/>
          <w:noProof/>
          <w:sz w:val="22"/>
          <w:szCs w:val="22"/>
          <w:lang w:val="en-GB" w:eastAsia="en-GB"/>
        </w:rPr>
      </w:pPr>
      <w:ins w:id="63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"_Toc10198628"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4.4.33.2</w:t>
        </w:r>
        <w:r w:rsidRPr="00B25BEF">
          <w:rPr>
            <w:rStyle w:val="Hyperlink"/>
            <w:noProof/>
          </w:rPr>
          <w:t xml:space="preserve"> ReturnTransformedDocument – XML Syntax</w:t>
        </w:r>
        <w:r>
          <w:rPr>
            <w:noProof/>
            <w:webHidden/>
          </w:rPr>
          <w:tab/>
        </w:r>
        <w:r>
          <w:rPr>
            <w:noProof/>
            <w:webHidden/>
          </w:rPr>
          <w:fldChar w:fldCharType="begin"/>
        </w:r>
        <w:r>
          <w:rPr>
            <w:noProof/>
            <w:webHidden/>
          </w:rPr>
          <w:instrText xml:space="preserve"> PAGEREF _Toc10198628 \h </w:instrText>
        </w:r>
        <w:r>
          <w:rPr>
            <w:noProof/>
            <w:webHidden/>
          </w:rPr>
        </w:r>
      </w:ins>
      <w:r>
        <w:rPr>
          <w:noProof/>
          <w:webHidden/>
        </w:rPr>
        <w:fldChar w:fldCharType="separate"/>
      </w:r>
      <w:ins w:id="632" w:author="Andreas Kuehne" w:date="2019-05-31T12:34:00Z">
        <w:r>
          <w:rPr>
            <w:noProof/>
            <w:webHidden/>
          </w:rPr>
          <w:t>93</w:t>
        </w:r>
        <w:r>
          <w:rPr>
            <w:noProof/>
            <w:webHidden/>
          </w:rPr>
          <w:fldChar w:fldCharType="end"/>
        </w:r>
        <w:r w:rsidRPr="00B25BEF">
          <w:rPr>
            <w:rStyle w:val="Hyperlink"/>
            <w:noProof/>
          </w:rPr>
          <w:fldChar w:fldCharType="end"/>
        </w:r>
      </w:ins>
    </w:p>
    <w:p w14:paraId="41D3102B" w14:textId="4F7637A9" w:rsidR="00A71F46" w:rsidRDefault="00A71F46">
      <w:pPr>
        <w:pStyle w:val="Verzeichnis3"/>
        <w:tabs>
          <w:tab w:val="right" w:leader="dot" w:pos="9350"/>
        </w:tabs>
        <w:rPr>
          <w:ins w:id="633" w:author="Andreas Kuehne" w:date="2019-05-31T12:34:00Z"/>
          <w:rFonts w:asciiTheme="minorHAnsi" w:eastAsiaTheme="minorEastAsia" w:hAnsiTheme="minorHAnsi" w:cstheme="minorBidi"/>
          <w:noProof/>
          <w:sz w:val="22"/>
          <w:szCs w:val="22"/>
          <w:lang w:val="en-GB" w:eastAsia="en-GB"/>
        </w:rPr>
      </w:pPr>
      <w:ins w:id="634"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"_Toc10198629"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4.4.34</w:t>
        </w:r>
        <w:r w:rsidRPr="00B25BEF">
          <w:rPr>
            <w:rStyle w:val="Hyperlink"/>
            <w:noProof/>
          </w:rPr>
          <w:t xml:space="preserve"> Component TransformedDocument</w:t>
        </w:r>
        <w:r>
          <w:rPr>
            <w:noProof/>
            <w:webHidden/>
          </w:rPr>
          <w:tab/>
        </w:r>
        <w:r>
          <w:rPr>
            <w:noProof/>
            <w:webHidden/>
          </w:rPr>
          <w:fldChar w:fldCharType="begin"/>
        </w:r>
        <w:r>
          <w:rPr>
            <w:noProof/>
            <w:webHidden/>
          </w:rPr>
          <w:instrText xml:space="preserve"> PAGEREF _Toc10198629 \h </w:instrText>
        </w:r>
        <w:r>
          <w:rPr>
            <w:noProof/>
            <w:webHidden/>
          </w:rPr>
        </w:r>
      </w:ins>
      <w:r>
        <w:rPr>
          <w:noProof/>
          <w:webHidden/>
        </w:rPr>
        <w:fldChar w:fldCharType="separate"/>
      </w:r>
      <w:ins w:id="635" w:author="Andreas Kuehne" w:date="2019-05-31T12:34:00Z">
        <w:r>
          <w:rPr>
            <w:noProof/>
            <w:webHidden/>
          </w:rPr>
          <w:t>93</w:t>
        </w:r>
        <w:r>
          <w:rPr>
            <w:noProof/>
            <w:webHidden/>
          </w:rPr>
          <w:fldChar w:fldCharType="end"/>
        </w:r>
        <w:r w:rsidRPr="00B25BEF">
          <w:rPr>
            <w:rStyle w:val="Hyperlink"/>
            <w:noProof/>
          </w:rPr>
          <w:fldChar w:fldCharType="end"/>
        </w:r>
      </w:ins>
    </w:p>
    <w:p w14:paraId="59201D42" w14:textId="2BD312DA" w:rsidR="00A71F46" w:rsidRDefault="00A71F46">
      <w:pPr>
        <w:pStyle w:val="Verzeichnis4"/>
        <w:tabs>
          <w:tab w:val="right" w:leader="dot" w:pos="9350"/>
        </w:tabs>
        <w:rPr>
          <w:ins w:id="636" w:author="Andreas Kuehne" w:date="2019-05-31T12:34:00Z"/>
          <w:rFonts w:asciiTheme="minorHAnsi" w:eastAsiaTheme="minorEastAsia" w:hAnsiTheme="minorHAnsi" w:cstheme="minorBidi"/>
          <w:noProof/>
          <w:sz w:val="22"/>
          <w:szCs w:val="22"/>
          <w:lang w:val="en-GB" w:eastAsia="en-GB"/>
        </w:rPr>
      </w:pPr>
      <w:ins w:id="63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4.4.34.1</w:t>
        </w:r>
        <w:r w:rsidRPr="00B25BEF">
          <w:rPr>
            <w:rStyle w:val="Hyperlink"/>
            <w:noProof/>
          </w:rPr>
          <w:t xml:space="preserve"> TransformedDocument – JSON Syntax</w:t>
        </w:r>
        <w:r>
          <w:rPr>
            <w:noProof/>
            <w:webHidden/>
          </w:rPr>
          <w:tab/>
        </w:r>
        <w:r>
          <w:rPr>
            <w:noProof/>
            <w:webHidden/>
          </w:rPr>
          <w:fldChar w:fldCharType="begin"/>
        </w:r>
        <w:r>
          <w:rPr>
            <w:noProof/>
            <w:webHidden/>
          </w:rPr>
          <w:instrText xml:space="preserve"> PAGEREF _Toc10198630 \h </w:instrText>
        </w:r>
        <w:r>
          <w:rPr>
            <w:noProof/>
            <w:webHidden/>
          </w:rPr>
        </w:r>
      </w:ins>
      <w:r>
        <w:rPr>
          <w:noProof/>
          <w:webHidden/>
        </w:rPr>
        <w:fldChar w:fldCharType="separate"/>
      </w:r>
      <w:ins w:id="638" w:author="Andreas Kuehne" w:date="2019-05-31T12:34:00Z">
        <w:r>
          <w:rPr>
            <w:noProof/>
            <w:webHidden/>
          </w:rPr>
          <w:t>94</w:t>
        </w:r>
        <w:r>
          <w:rPr>
            <w:noProof/>
            <w:webHidden/>
          </w:rPr>
          <w:fldChar w:fldCharType="end"/>
        </w:r>
        <w:r w:rsidRPr="00B25BEF">
          <w:rPr>
            <w:rStyle w:val="Hyperlink"/>
            <w:noProof/>
          </w:rPr>
          <w:fldChar w:fldCharType="end"/>
        </w:r>
      </w:ins>
    </w:p>
    <w:p w14:paraId="400F4C6F" w14:textId="40E8C8A1" w:rsidR="00A71F46" w:rsidRDefault="00A71F46">
      <w:pPr>
        <w:pStyle w:val="Verzeichnis4"/>
        <w:tabs>
          <w:tab w:val="right" w:leader="dot" w:pos="9350"/>
        </w:tabs>
        <w:rPr>
          <w:ins w:id="639" w:author="Andreas Kuehne" w:date="2019-05-31T12:34:00Z"/>
          <w:rFonts w:asciiTheme="minorHAnsi" w:eastAsiaTheme="minorEastAsia" w:hAnsiTheme="minorHAnsi" w:cstheme="minorBidi"/>
          <w:noProof/>
          <w:sz w:val="22"/>
          <w:szCs w:val="22"/>
          <w:lang w:val="en-GB" w:eastAsia="en-GB"/>
        </w:rPr>
      </w:pPr>
      <w:ins w:id="64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4.4.34.2</w:t>
        </w:r>
        <w:r w:rsidRPr="00B25BEF">
          <w:rPr>
            <w:rStyle w:val="Hyperlink"/>
            <w:noProof/>
          </w:rPr>
          <w:t xml:space="preserve"> TransformedDocument – XML Syntax</w:t>
        </w:r>
        <w:r>
          <w:rPr>
            <w:noProof/>
            <w:webHidden/>
          </w:rPr>
          <w:tab/>
        </w:r>
        <w:r>
          <w:rPr>
            <w:noProof/>
            <w:webHidden/>
          </w:rPr>
          <w:fldChar w:fldCharType="begin"/>
        </w:r>
        <w:r>
          <w:rPr>
            <w:noProof/>
            <w:webHidden/>
          </w:rPr>
          <w:instrText xml:space="preserve"> PAGEREF _Toc10198631 \h </w:instrText>
        </w:r>
        <w:r>
          <w:rPr>
            <w:noProof/>
            <w:webHidden/>
          </w:rPr>
        </w:r>
      </w:ins>
      <w:r>
        <w:rPr>
          <w:noProof/>
          <w:webHidden/>
        </w:rPr>
        <w:fldChar w:fldCharType="separate"/>
      </w:r>
      <w:ins w:id="641" w:author="Andreas Kuehne" w:date="2019-05-31T12:34:00Z">
        <w:r>
          <w:rPr>
            <w:noProof/>
            <w:webHidden/>
          </w:rPr>
          <w:t>94</w:t>
        </w:r>
        <w:r>
          <w:rPr>
            <w:noProof/>
            <w:webHidden/>
          </w:rPr>
          <w:fldChar w:fldCharType="end"/>
        </w:r>
        <w:r w:rsidRPr="00B25BEF">
          <w:rPr>
            <w:rStyle w:val="Hyperlink"/>
            <w:noProof/>
          </w:rPr>
          <w:fldChar w:fldCharType="end"/>
        </w:r>
      </w:ins>
    </w:p>
    <w:p w14:paraId="25F427E6" w14:textId="50EAA988" w:rsidR="00A71F46" w:rsidRDefault="00A71F46">
      <w:pPr>
        <w:pStyle w:val="Verzeichnis2"/>
        <w:tabs>
          <w:tab w:val="right" w:leader="dot" w:pos="9350"/>
        </w:tabs>
        <w:rPr>
          <w:ins w:id="642" w:author="Andreas Kuehne" w:date="2019-05-31T12:34:00Z"/>
          <w:rFonts w:asciiTheme="minorHAnsi" w:eastAsiaTheme="minorEastAsia" w:hAnsiTheme="minorHAnsi" w:cstheme="minorBidi"/>
          <w:noProof/>
          <w:sz w:val="22"/>
          <w:szCs w:val="22"/>
          <w:lang w:val="en-GB" w:eastAsia="en-GB"/>
        </w:rPr>
      </w:pPr>
      <w:ins w:id="64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4.5 Request/Response related data structures defined in this document</w:t>
        </w:r>
        <w:r>
          <w:rPr>
            <w:noProof/>
            <w:webHidden/>
          </w:rPr>
          <w:tab/>
        </w:r>
        <w:r>
          <w:rPr>
            <w:noProof/>
            <w:webHidden/>
          </w:rPr>
          <w:fldChar w:fldCharType="begin"/>
        </w:r>
        <w:r>
          <w:rPr>
            <w:noProof/>
            <w:webHidden/>
          </w:rPr>
          <w:instrText xml:space="preserve"> PAGEREF _Toc10198632 \h </w:instrText>
        </w:r>
        <w:r>
          <w:rPr>
            <w:noProof/>
            <w:webHidden/>
          </w:rPr>
        </w:r>
      </w:ins>
      <w:r>
        <w:rPr>
          <w:noProof/>
          <w:webHidden/>
        </w:rPr>
        <w:fldChar w:fldCharType="separate"/>
      </w:r>
      <w:ins w:id="644" w:author="Andreas Kuehne" w:date="2019-05-31T12:34:00Z">
        <w:r>
          <w:rPr>
            <w:noProof/>
            <w:webHidden/>
          </w:rPr>
          <w:t>94</w:t>
        </w:r>
        <w:r>
          <w:rPr>
            <w:noProof/>
            <w:webHidden/>
          </w:rPr>
          <w:fldChar w:fldCharType="end"/>
        </w:r>
        <w:r w:rsidRPr="00B25BEF">
          <w:rPr>
            <w:rStyle w:val="Hyperlink"/>
            <w:noProof/>
          </w:rPr>
          <w:fldChar w:fldCharType="end"/>
        </w:r>
      </w:ins>
    </w:p>
    <w:p w14:paraId="22AB79C6" w14:textId="71DE196B" w:rsidR="00A71F46" w:rsidRDefault="00A71F46">
      <w:pPr>
        <w:pStyle w:val="Verzeichnis3"/>
        <w:tabs>
          <w:tab w:val="right" w:leader="dot" w:pos="9350"/>
        </w:tabs>
        <w:rPr>
          <w:ins w:id="645" w:author="Andreas Kuehne" w:date="2019-05-31T12:34:00Z"/>
          <w:rFonts w:asciiTheme="minorHAnsi" w:eastAsiaTheme="minorEastAsia" w:hAnsiTheme="minorHAnsi" w:cstheme="minorBidi"/>
          <w:noProof/>
          <w:sz w:val="22"/>
          <w:szCs w:val="22"/>
          <w:lang w:val="en-GB" w:eastAsia="en-GB"/>
        </w:rPr>
      </w:pPr>
      <w:ins w:id="64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4.5.1</w:t>
        </w:r>
        <w:r w:rsidRPr="00B25BEF">
          <w:rPr>
            <w:rStyle w:val="Hyperlink"/>
            <w:noProof/>
          </w:rPr>
          <w:t xml:space="preserve"> Component InputDocuments</w:t>
        </w:r>
        <w:r>
          <w:rPr>
            <w:noProof/>
            <w:webHidden/>
          </w:rPr>
          <w:tab/>
        </w:r>
        <w:r>
          <w:rPr>
            <w:noProof/>
            <w:webHidden/>
          </w:rPr>
          <w:fldChar w:fldCharType="begin"/>
        </w:r>
        <w:r>
          <w:rPr>
            <w:noProof/>
            <w:webHidden/>
          </w:rPr>
          <w:instrText xml:space="preserve"> PAGEREF _Toc10198633 \h </w:instrText>
        </w:r>
        <w:r>
          <w:rPr>
            <w:noProof/>
            <w:webHidden/>
          </w:rPr>
        </w:r>
      </w:ins>
      <w:r>
        <w:rPr>
          <w:noProof/>
          <w:webHidden/>
        </w:rPr>
        <w:fldChar w:fldCharType="separate"/>
      </w:r>
      <w:ins w:id="647" w:author="Andreas Kuehne" w:date="2019-05-31T12:34:00Z">
        <w:r>
          <w:rPr>
            <w:noProof/>
            <w:webHidden/>
          </w:rPr>
          <w:t>94</w:t>
        </w:r>
        <w:r>
          <w:rPr>
            <w:noProof/>
            <w:webHidden/>
          </w:rPr>
          <w:fldChar w:fldCharType="end"/>
        </w:r>
        <w:r w:rsidRPr="00B25BEF">
          <w:rPr>
            <w:rStyle w:val="Hyperlink"/>
            <w:noProof/>
          </w:rPr>
          <w:fldChar w:fldCharType="end"/>
        </w:r>
      </w:ins>
    </w:p>
    <w:p w14:paraId="276B64E4" w14:textId="2CCDAEEA" w:rsidR="00A71F46" w:rsidRDefault="00A71F46">
      <w:pPr>
        <w:pStyle w:val="Verzeichnis4"/>
        <w:tabs>
          <w:tab w:val="right" w:leader="dot" w:pos="9350"/>
        </w:tabs>
        <w:rPr>
          <w:ins w:id="648" w:author="Andreas Kuehne" w:date="2019-05-31T12:34:00Z"/>
          <w:rFonts w:asciiTheme="minorHAnsi" w:eastAsiaTheme="minorEastAsia" w:hAnsiTheme="minorHAnsi" w:cstheme="minorBidi"/>
          <w:noProof/>
          <w:sz w:val="22"/>
          <w:szCs w:val="22"/>
          <w:lang w:val="en-GB" w:eastAsia="en-GB"/>
        </w:rPr>
      </w:pPr>
      <w:ins w:id="64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4.5.1.1</w:t>
        </w:r>
        <w:r w:rsidRPr="00B25BEF">
          <w:rPr>
            <w:rStyle w:val="Hyperlink"/>
            <w:noProof/>
          </w:rPr>
          <w:t xml:space="preserve"> InputDocuments – JSON Syntax</w:t>
        </w:r>
        <w:r>
          <w:rPr>
            <w:noProof/>
            <w:webHidden/>
          </w:rPr>
          <w:tab/>
        </w:r>
        <w:r>
          <w:rPr>
            <w:noProof/>
            <w:webHidden/>
          </w:rPr>
          <w:fldChar w:fldCharType="begin"/>
        </w:r>
        <w:r>
          <w:rPr>
            <w:noProof/>
            <w:webHidden/>
          </w:rPr>
          <w:instrText xml:space="preserve"> PAGEREF _Toc10198634 \h </w:instrText>
        </w:r>
        <w:r>
          <w:rPr>
            <w:noProof/>
            <w:webHidden/>
          </w:rPr>
        </w:r>
      </w:ins>
      <w:r>
        <w:rPr>
          <w:noProof/>
          <w:webHidden/>
        </w:rPr>
        <w:fldChar w:fldCharType="separate"/>
      </w:r>
      <w:ins w:id="650" w:author="Andreas Kuehne" w:date="2019-05-31T12:34:00Z">
        <w:r>
          <w:rPr>
            <w:noProof/>
            <w:webHidden/>
          </w:rPr>
          <w:t>95</w:t>
        </w:r>
        <w:r>
          <w:rPr>
            <w:noProof/>
            <w:webHidden/>
          </w:rPr>
          <w:fldChar w:fldCharType="end"/>
        </w:r>
        <w:r w:rsidRPr="00B25BEF">
          <w:rPr>
            <w:rStyle w:val="Hyperlink"/>
            <w:noProof/>
          </w:rPr>
          <w:fldChar w:fldCharType="end"/>
        </w:r>
      </w:ins>
    </w:p>
    <w:p w14:paraId="5E0A4F00" w14:textId="55624B17" w:rsidR="00A71F46" w:rsidRDefault="00A71F46">
      <w:pPr>
        <w:pStyle w:val="Verzeichnis4"/>
        <w:tabs>
          <w:tab w:val="right" w:leader="dot" w:pos="9350"/>
        </w:tabs>
        <w:rPr>
          <w:ins w:id="651" w:author="Andreas Kuehne" w:date="2019-05-31T12:34:00Z"/>
          <w:rFonts w:asciiTheme="minorHAnsi" w:eastAsiaTheme="minorEastAsia" w:hAnsiTheme="minorHAnsi" w:cstheme="minorBidi"/>
          <w:noProof/>
          <w:sz w:val="22"/>
          <w:szCs w:val="22"/>
          <w:lang w:val="en-GB" w:eastAsia="en-GB"/>
        </w:rPr>
      </w:pPr>
      <w:ins w:id="65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4.5.1.2</w:t>
        </w:r>
        <w:r w:rsidRPr="00B25BEF">
          <w:rPr>
            <w:rStyle w:val="Hyperlink"/>
            <w:noProof/>
          </w:rPr>
          <w:t xml:space="preserve"> InputDocuments – XML Syntax</w:t>
        </w:r>
        <w:r>
          <w:rPr>
            <w:noProof/>
            <w:webHidden/>
          </w:rPr>
          <w:tab/>
        </w:r>
        <w:r>
          <w:rPr>
            <w:noProof/>
            <w:webHidden/>
          </w:rPr>
          <w:fldChar w:fldCharType="begin"/>
        </w:r>
        <w:r>
          <w:rPr>
            <w:noProof/>
            <w:webHidden/>
          </w:rPr>
          <w:instrText xml:space="preserve"> PAGEREF _Toc10198635 \h </w:instrText>
        </w:r>
        <w:r>
          <w:rPr>
            <w:noProof/>
            <w:webHidden/>
          </w:rPr>
        </w:r>
      </w:ins>
      <w:r>
        <w:rPr>
          <w:noProof/>
          <w:webHidden/>
        </w:rPr>
        <w:fldChar w:fldCharType="separate"/>
      </w:r>
      <w:ins w:id="653" w:author="Andreas Kuehne" w:date="2019-05-31T12:34:00Z">
        <w:r>
          <w:rPr>
            <w:noProof/>
            <w:webHidden/>
          </w:rPr>
          <w:t>96</w:t>
        </w:r>
        <w:r>
          <w:rPr>
            <w:noProof/>
            <w:webHidden/>
          </w:rPr>
          <w:fldChar w:fldCharType="end"/>
        </w:r>
        <w:r w:rsidRPr="00B25BEF">
          <w:rPr>
            <w:rStyle w:val="Hyperlink"/>
            <w:noProof/>
          </w:rPr>
          <w:fldChar w:fldCharType="end"/>
        </w:r>
      </w:ins>
    </w:p>
    <w:p w14:paraId="4C859A7A" w14:textId="231B6286" w:rsidR="00A71F46" w:rsidRDefault="00A71F46">
      <w:pPr>
        <w:pStyle w:val="Verzeichnis3"/>
        <w:tabs>
          <w:tab w:val="right" w:leader="dot" w:pos="9350"/>
        </w:tabs>
        <w:rPr>
          <w:ins w:id="654" w:author="Andreas Kuehne" w:date="2019-05-31T12:34:00Z"/>
          <w:rFonts w:asciiTheme="minorHAnsi" w:eastAsiaTheme="minorEastAsia" w:hAnsiTheme="minorHAnsi" w:cstheme="minorBidi"/>
          <w:noProof/>
          <w:sz w:val="22"/>
          <w:szCs w:val="22"/>
          <w:lang w:val="en-GB" w:eastAsia="en-GB"/>
        </w:rPr>
      </w:pPr>
      <w:ins w:id="65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4.5.2</w:t>
        </w:r>
        <w:r w:rsidRPr="00B25BEF">
          <w:rPr>
            <w:rStyle w:val="Hyperlink"/>
            <w:noProof/>
          </w:rPr>
          <w:t xml:space="preserve"> Component DocumentBase</w:t>
        </w:r>
        <w:r>
          <w:rPr>
            <w:noProof/>
            <w:webHidden/>
          </w:rPr>
          <w:tab/>
        </w:r>
        <w:r>
          <w:rPr>
            <w:noProof/>
            <w:webHidden/>
          </w:rPr>
          <w:fldChar w:fldCharType="begin"/>
        </w:r>
        <w:r>
          <w:rPr>
            <w:noProof/>
            <w:webHidden/>
          </w:rPr>
          <w:instrText xml:space="preserve"> PAGEREF _Toc10198636 \h </w:instrText>
        </w:r>
        <w:r>
          <w:rPr>
            <w:noProof/>
            <w:webHidden/>
          </w:rPr>
        </w:r>
      </w:ins>
      <w:r>
        <w:rPr>
          <w:noProof/>
          <w:webHidden/>
        </w:rPr>
        <w:fldChar w:fldCharType="separate"/>
      </w:r>
      <w:ins w:id="656" w:author="Andreas Kuehne" w:date="2019-05-31T12:34:00Z">
        <w:r>
          <w:rPr>
            <w:noProof/>
            <w:webHidden/>
          </w:rPr>
          <w:t>96</w:t>
        </w:r>
        <w:r>
          <w:rPr>
            <w:noProof/>
            <w:webHidden/>
          </w:rPr>
          <w:fldChar w:fldCharType="end"/>
        </w:r>
        <w:r w:rsidRPr="00B25BEF">
          <w:rPr>
            <w:rStyle w:val="Hyperlink"/>
            <w:noProof/>
          </w:rPr>
          <w:fldChar w:fldCharType="end"/>
        </w:r>
      </w:ins>
    </w:p>
    <w:p w14:paraId="3C840E3E" w14:textId="2C0758FE" w:rsidR="00A71F46" w:rsidRDefault="00A71F46">
      <w:pPr>
        <w:pStyle w:val="Verzeichnis4"/>
        <w:tabs>
          <w:tab w:val="right" w:leader="dot" w:pos="9350"/>
        </w:tabs>
        <w:rPr>
          <w:ins w:id="657" w:author="Andreas Kuehne" w:date="2019-05-31T12:34:00Z"/>
          <w:rFonts w:asciiTheme="minorHAnsi" w:eastAsiaTheme="minorEastAsia" w:hAnsiTheme="minorHAnsi" w:cstheme="minorBidi"/>
          <w:noProof/>
          <w:sz w:val="22"/>
          <w:szCs w:val="22"/>
          <w:lang w:val="en-GB" w:eastAsia="en-GB"/>
        </w:rPr>
      </w:pPr>
      <w:ins w:id="65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4.5.2.1</w:t>
        </w:r>
        <w:r w:rsidRPr="00B25BEF">
          <w:rPr>
            <w:rStyle w:val="Hyperlink"/>
            <w:noProof/>
          </w:rPr>
          <w:t xml:space="preserve"> DocumentBase – JSON Syntax</w:t>
        </w:r>
        <w:r>
          <w:rPr>
            <w:noProof/>
            <w:webHidden/>
          </w:rPr>
          <w:tab/>
        </w:r>
        <w:r>
          <w:rPr>
            <w:noProof/>
            <w:webHidden/>
          </w:rPr>
          <w:fldChar w:fldCharType="begin"/>
        </w:r>
        <w:r>
          <w:rPr>
            <w:noProof/>
            <w:webHidden/>
          </w:rPr>
          <w:instrText xml:space="preserve"> PAGEREF _Toc10198637 \h </w:instrText>
        </w:r>
        <w:r>
          <w:rPr>
            <w:noProof/>
            <w:webHidden/>
          </w:rPr>
        </w:r>
      </w:ins>
      <w:r>
        <w:rPr>
          <w:noProof/>
          <w:webHidden/>
        </w:rPr>
        <w:fldChar w:fldCharType="separate"/>
      </w:r>
      <w:ins w:id="659" w:author="Andreas Kuehne" w:date="2019-05-31T12:34:00Z">
        <w:r>
          <w:rPr>
            <w:noProof/>
            <w:webHidden/>
          </w:rPr>
          <w:t>97</w:t>
        </w:r>
        <w:r>
          <w:rPr>
            <w:noProof/>
            <w:webHidden/>
          </w:rPr>
          <w:fldChar w:fldCharType="end"/>
        </w:r>
        <w:r w:rsidRPr="00B25BEF">
          <w:rPr>
            <w:rStyle w:val="Hyperlink"/>
            <w:noProof/>
          </w:rPr>
          <w:fldChar w:fldCharType="end"/>
        </w:r>
      </w:ins>
    </w:p>
    <w:p w14:paraId="312324C9" w14:textId="61847AB2" w:rsidR="00A71F46" w:rsidRDefault="00A71F46">
      <w:pPr>
        <w:pStyle w:val="Verzeichnis4"/>
        <w:tabs>
          <w:tab w:val="right" w:leader="dot" w:pos="9350"/>
        </w:tabs>
        <w:rPr>
          <w:ins w:id="660" w:author="Andreas Kuehne" w:date="2019-05-31T12:34:00Z"/>
          <w:rFonts w:asciiTheme="minorHAnsi" w:eastAsiaTheme="minorEastAsia" w:hAnsiTheme="minorHAnsi" w:cstheme="minorBidi"/>
          <w:noProof/>
          <w:sz w:val="22"/>
          <w:szCs w:val="22"/>
          <w:lang w:val="en-GB" w:eastAsia="en-GB"/>
        </w:rPr>
      </w:pPr>
      <w:ins w:id="66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4.5.2.2</w:t>
        </w:r>
        <w:r w:rsidRPr="00B25BEF">
          <w:rPr>
            <w:rStyle w:val="Hyperlink"/>
            <w:noProof/>
          </w:rPr>
          <w:t xml:space="preserve"> DocumentBase – XML Syntax</w:t>
        </w:r>
        <w:r>
          <w:rPr>
            <w:noProof/>
            <w:webHidden/>
          </w:rPr>
          <w:tab/>
        </w:r>
        <w:r>
          <w:rPr>
            <w:noProof/>
            <w:webHidden/>
          </w:rPr>
          <w:fldChar w:fldCharType="begin"/>
        </w:r>
        <w:r>
          <w:rPr>
            <w:noProof/>
            <w:webHidden/>
          </w:rPr>
          <w:instrText xml:space="preserve"> PAGEREF _Toc10198638 \h </w:instrText>
        </w:r>
        <w:r>
          <w:rPr>
            <w:noProof/>
            <w:webHidden/>
          </w:rPr>
        </w:r>
      </w:ins>
      <w:r>
        <w:rPr>
          <w:noProof/>
          <w:webHidden/>
        </w:rPr>
        <w:fldChar w:fldCharType="separate"/>
      </w:r>
      <w:ins w:id="662" w:author="Andreas Kuehne" w:date="2019-05-31T12:34:00Z">
        <w:r>
          <w:rPr>
            <w:noProof/>
            <w:webHidden/>
          </w:rPr>
          <w:t>98</w:t>
        </w:r>
        <w:r>
          <w:rPr>
            <w:noProof/>
            <w:webHidden/>
          </w:rPr>
          <w:fldChar w:fldCharType="end"/>
        </w:r>
        <w:r w:rsidRPr="00B25BEF">
          <w:rPr>
            <w:rStyle w:val="Hyperlink"/>
            <w:noProof/>
          </w:rPr>
          <w:fldChar w:fldCharType="end"/>
        </w:r>
      </w:ins>
    </w:p>
    <w:p w14:paraId="2C46F8B4" w14:textId="11210D2F" w:rsidR="00A71F46" w:rsidRDefault="00A71F46">
      <w:pPr>
        <w:pStyle w:val="Verzeichnis3"/>
        <w:tabs>
          <w:tab w:val="right" w:leader="dot" w:pos="9350"/>
        </w:tabs>
        <w:rPr>
          <w:ins w:id="663" w:author="Andreas Kuehne" w:date="2019-05-31T12:34:00Z"/>
          <w:rFonts w:asciiTheme="minorHAnsi" w:eastAsiaTheme="minorEastAsia" w:hAnsiTheme="minorHAnsi" w:cstheme="minorBidi"/>
          <w:noProof/>
          <w:sz w:val="22"/>
          <w:szCs w:val="22"/>
          <w:lang w:val="en-GB" w:eastAsia="en-GB"/>
        </w:rPr>
      </w:pPr>
      <w:ins w:id="66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"_Toc10198639"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4.5.3</w:t>
        </w:r>
        <w:r w:rsidRPr="00B25BEF">
          <w:rPr>
            <w:rStyle w:val="Hyperlink"/>
            <w:noProof/>
          </w:rPr>
          <w:t xml:space="preserve"> Component Document</w:t>
        </w:r>
        <w:r>
          <w:rPr>
            <w:noProof/>
            <w:webHidden/>
          </w:rPr>
          <w:tab/>
        </w:r>
        <w:r>
          <w:rPr>
            <w:noProof/>
            <w:webHidden/>
          </w:rPr>
          <w:fldChar w:fldCharType="begin"/>
        </w:r>
        <w:r>
          <w:rPr>
            <w:noProof/>
            <w:webHidden/>
          </w:rPr>
          <w:instrText xml:space="preserve"> PAGEREF _Toc10198639 \h </w:instrText>
        </w:r>
        <w:r>
          <w:rPr>
            <w:noProof/>
            <w:webHidden/>
          </w:rPr>
        </w:r>
      </w:ins>
      <w:r>
        <w:rPr>
          <w:noProof/>
          <w:webHidden/>
        </w:rPr>
        <w:fldChar w:fldCharType="separate"/>
      </w:r>
      <w:ins w:id="665" w:author="Andreas Kuehne" w:date="2019-05-31T12:34:00Z">
        <w:r>
          <w:rPr>
            <w:noProof/>
            <w:webHidden/>
          </w:rPr>
          <w:t>98</w:t>
        </w:r>
        <w:r>
          <w:rPr>
            <w:noProof/>
            <w:webHidden/>
          </w:rPr>
          <w:fldChar w:fldCharType="end"/>
        </w:r>
        <w:r w:rsidRPr="00B25BEF">
          <w:rPr>
            <w:rStyle w:val="Hyperlink"/>
            <w:noProof/>
          </w:rPr>
          <w:fldChar w:fldCharType="end"/>
        </w:r>
      </w:ins>
    </w:p>
    <w:p w14:paraId="39BFE862" w14:textId="15F7A410" w:rsidR="00A71F46" w:rsidRDefault="00A71F46">
      <w:pPr>
        <w:pStyle w:val="Verzeichnis4"/>
        <w:tabs>
          <w:tab w:val="right" w:leader="dot" w:pos="9350"/>
        </w:tabs>
        <w:rPr>
          <w:ins w:id="666" w:author="Andreas Kuehne" w:date="2019-05-31T12:34:00Z"/>
          <w:rFonts w:asciiTheme="minorHAnsi" w:eastAsiaTheme="minorEastAsia" w:hAnsiTheme="minorHAnsi" w:cstheme="minorBidi"/>
          <w:noProof/>
          <w:sz w:val="22"/>
          <w:szCs w:val="22"/>
          <w:lang w:val="en-GB" w:eastAsia="en-GB"/>
        </w:rPr>
      </w:pPr>
      <w:ins w:id="66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4.5.3.1</w:t>
        </w:r>
        <w:r w:rsidRPr="00B25BEF">
          <w:rPr>
            <w:rStyle w:val="Hyperlink"/>
            <w:noProof/>
          </w:rPr>
          <w:t xml:space="preserve"> Document – JSON Syntax</w:t>
        </w:r>
        <w:r>
          <w:rPr>
            <w:noProof/>
            <w:webHidden/>
          </w:rPr>
          <w:tab/>
        </w:r>
        <w:r>
          <w:rPr>
            <w:noProof/>
            <w:webHidden/>
          </w:rPr>
          <w:fldChar w:fldCharType="begin"/>
        </w:r>
        <w:r>
          <w:rPr>
            <w:noProof/>
            <w:webHidden/>
          </w:rPr>
          <w:instrText xml:space="preserve"> PAGEREF _Toc10198640 \h </w:instrText>
        </w:r>
        <w:r>
          <w:rPr>
            <w:noProof/>
            <w:webHidden/>
          </w:rPr>
        </w:r>
      </w:ins>
      <w:r>
        <w:rPr>
          <w:noProof/>
          <w:webHidden/>
        </w:rPr>
        <w:fldChar w:fldCharType="separate"/>
      </w:r>
      <w:ins w:id="668" w:author="Andreas Kuehne" w:date="2019-05-31T12:34:00Z">
        <w:r>
          <w:rPr>
            <w:noProof/>
            <w:webHidden/>
          </w:rPr>
          <w:t>98</w:t>
        </w:r>
        <w:r>
          <w:rPr>
            <w:noProof/>
            <w:webHidden/>
          </w:rPr>
          <w:fldChar w:fldCharType="end"/>
        </w:r>
        <w:r w:rsidRPr="00B25BEF">
          <w:rPr>
            <w:rStyle w:val="Hyperlink"/>
            <w:noProof/>
          </w:rPr>
          <w:fldChar w:fldCharType="end"/>
        </w:r>
      </w:ins>
    </w:p>
    <w:p w14:paraId="1242CD06" w14:textId="0FB1BE7A" w:rsidR="00A71F46" w:rsidRDefault="00A71F46">
      <w:pPr>
        <w:pStyle w:val="Verzeichnis4"/>
        <w:tabs>
          <w:tab w:val="right" w:leader="dot" w:pos="9350"/>
        </w:tabs>
        <w:rPr>
          <w:ins w:id="669" w:author="Andreas Kuehne" w:date="2019-05-31T12:34:00Z"/>
          <w:rFonts w:asciiTheme="minorHAnsi" w:eastAsiaTheme="minorEastAsia" w:hAnsiTheme="minorHAnsi" w:cstheme="minorBidi"/>
          <w:noProof/>
          <w:sz w:val="22"/>
          <w:szCs w:val="22"/>
          <w:lang w:val="en-GB" w:eastAsia="en-GB"/>
        </w:rPr>
      </w:pPr>
      <w:ins w:id="67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4.5.3.2</w:t>
        </w:r>
        <w:r w:rsidRPr="00B25BEF">
          <w:rPr>
            <w:rStyle w:val="Hyperlink"/>
            <w:noProof/>
          </w:rPr>
          <w:t xml:space="preserve"> Document – XML Syntax</w:t>
        </w:r>
        <w:r>
          <w:rPr>
            <w:noProof/>
            <w:webHidden/>
          </w:rPr>
          <w:tab/>
        </w:r>
        <w:r>
          <w:rPr>
            <w:noProof/>
            <w:webHidden/>
          </w:rPr>
          <w:fldChar w:fldCharType="begin"/>
        </w:r>
        <w:r>
          <w:rPr>
            <w:noProof/>
            <w:webHidden/>
          </w:rPr>
          <w:instrText xml:space="preserve"> PAGEREF _Toc10198641 \h </w:instrText>
        </w:r>
        <w:r>
          <w:rPr>
            <w:noProof/>
            <w:webHidden/>
          </w:rPr>
        </w:r>
      </w:ins>
      <w:r>
        <w:rPr>
          <w:noProof/>
          <w:webHidden/>
        </w:rPr>
        <w:fldChar w:fldCharType="separate"/>
      </w:r>
      <w:ins w:id="671" w:author="Andreas Kuehne" w:date="2019-05-31T12:34:00Z">
        <w:r>
          <w:rPr>
            <w:noProof/>
            <w:webHidden/>
          </w:rPr>
          <w:t>99</w:t>
        </w:r>
        <w:r>
          <w:rPr>
            <w:noProof/>
            <w:webHidden/>
          </w:rPr>
          <w:fldChar w:fldCharType="end"/>
        </w:r>
        <w:r w:rsidRPr="00B25BEF">
          <w:rPr>
            <w:rStyle w:val="Hyperlink"/>
            <w:noProof/>
          </w:rPr>
          <w:fldChar w:fldCharType="end"/>
        </w:r>
      </w:ins>
    </w:p>
    <w:p w14:paraId="27C0155B" w14:textId="0CDA6952" w:rsidR="00A71F46" w:rsidRDefault="00A71F46">
      <w:pPr>
        <w:pStyle w:val="Verzeichnis3"/>
        <w:tabs>
          <w:tab w:val="right" w:leader="dot" w:pos="9350"/>
        </w:tabs>
        <w:rPr>
          <w:ins w:id="672" w:author="Andreas Kuehne" w:date="2019-05-31T12:34:00Z"/>
          <w:rFonts w:asciiTheme="minorHAnsi" w:eastAsiaTheme="minorEastAsia" w:hAnsiTheme="minorHAnsi" w:cstheme="minorBidi"/>
          <w:noProof/>
          <w:sz w:val="22"/>
          <w:szCs w:val="22"/>
          <w:lang w:val="en-GB" w:eastAsia="en-GB"/>
        </w:rPr>
      </w:pPr>
      <w:ins w:id="67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4.5.4</w:t>
        </w:r>
        <w:r w:rsidRPr="00B25BEF">
          <w:rPr>
            <w:rStyle w:val="Hyperlink"/>
            <w:noProof/>
          </w:rPr>
          <w:t xml:space="preserve"> Component TransformedData</w:t>
        </w:r>
        <w:r>
          <w:rPr>
            <w:noProof/>
            <w:webHidden/>
          </w:rPr>
          <w:tab/>
        </w:r>
        <w:r>
          <w:rPr>
            <w:noProof/>
            <w:webHidden/>
          </w:rPr>
          <w:fldChar w:fldCharType="begin"/>
        </w:r>
        <w:r>
          <w:rPr>
            <w:noProof/>
            <w:webHidden/>
          </w:rPr>
          <w:instrText xml:space="preserve"> PAGEREF _Toc10198642 \h </w:instrText>
        </w:r>
        <w:r>
          <w:rPr>
            <w:noProof/>
            <w:webHidden/>
          </w:rPr>
        </w:r>
      </w:ins>
      <w:r>
        <w:rPr>
          <w:noProof/>
          <w:webHidden/>
        </w:rPr>
        <w:fldChar w:fldCharType="separate"/>
      </w:r>
      <w:ins w:id="674" w:author="Andreas Kuehne" w:date="2019-05-31T12:34:00Z">
        <w:r>
          <w:rPr>
            <w:noProof/>
            <w:webHidden/>
          </w:rPr>
          <w:t>99</w:t>
        </w:r>
        <w:r>
          <w:rPr>
            <w:noProof/>
            <w:webHidden/>
          </w:rPr>
          <w:fldChar w:fldCharType="end"/>
        </w:r>
        <w:r w:rsidRPr="00B25BEF">
          <w:rPr>
            <w:rStyle w:val="Hyperlink"/>
            <w:noProof/>
          </w:rPr>
          <w:fldChar w:fldCharType="end"/>
        </w:r>
      </w:ins>
    </w:p>
    <w:p w14:paraId="0F00040D" w14:textId="4515A873" w:rsidR="00A71F46" w:rsidRDefault="00A71F46">
      <w:pPr>
        <w:pStyle w:val="Verzeichnis4"/>
        <w:tabs>
          <w:tab w:val="right" w:leader="dot" w:pos="9350"/>
        </w:tabs>
        <w:rPr>
          <w:ins w:id="675" w:author="Andreas Kuehne" w:date="2019-05-31T12:34:00Z"/>
          <w:rFonts w:asciiTheme="minorHAnsi" w:eastAsiaTheme="minorEastAsia" w:hAnsiTheme="minorHAnsi" w:cstheme="minorBidi"/>
          <w:noProof/>
          <w:sz w:val="22"/>
          <w:szCs w:val="22"/>
          <w:lang w:val="en-GB" w:eastAsia="en-GB"/>
        </w:rPr>
      </w:pPr>
      <w:ins w:id="67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4.5.4.1</w:t>
        </w:r>
        <w:r w:rsidRPr="00B25BEF">
          <w:rPr>
            <w:rStyle w:val="Hyperlink"/>
            <w:noProof/>
          </w:rPr>
          <w:t xml:space="preserve"> TransformedData – JSON Syntax</w:t>
        </w:r>
        <w:r>
          <w:rPr>
            <w:noProof/>
            <w:webHidden/>
          </w:rPr>
          <w:tab/>
        </w:r>
        <w:r>
          <w:rPr>
            <w:noProof/>
            <w:webHidden/>
          </w:rPr>
          <w:fldChar w:fldCharType="begin"/>
        </w:r>
        <w:r>
          <w:rPr>
            <w:noProof/>
            <w:webHidden/>
          </w:rPr>
          <w:instrText xml:space="preserve"> PAGEREF _Toc10198643 \h </w:instrText>
        </w:r>
        <w:r>
          <w:rPr>
            <w:noProof/>
            <w:webHidden/>
          </w:rPr>
        </w:r>
      </w:ins>
      <w:r>
        <w:rPr>
          <w:noProof/>
          <w:webHidden/>
        </w:rPr>
        <w:fldChar w:fldCharType="separate"/>
      </w:r>
      <w:ins w:id="677" w:author="Andreas Kuehne" w:date="2019-05-31T12:34:00Z">
        <w:r>
          <w:rPr>
            <w:noProof/>
            <w:webHidden/>
          </w:rPr>
          <w:t>100</w:t>
        </w:r>
        <w:r>
          <w:rPr>
            <w:noProof/>
            <w:webHidden/>
          </w:rPr>
          <w:fldChar w:fldCharType="end"/>
        </w:r>
        <w:r w:rsidRPr="00B25BEF">
          <w:rPr>
            <w:rStyle w:val="Hyperlink"/>
            <w:noProof/>
          </w:rPr>
          <w:fldChar w:fldCharType="end"/>
        </w:r>
      </w:ins>
    </w:p>
    <w:p w14:paraId="0EA81ED9" w14:textId="3FEEDE8F" w:rsidR="00A71F46" w:rsidRDefault="00A71F46">
      <w:pPr>
        <w:pStyle w:val="Verzeichnis4"/>
        <w:tabs>
          <w:tab w:val="right" w:leader="dot" w:pos="9350"/>
        </w:tabs>
        <w:rPr>
          <w:ins w:id="678" w:author="Andreas Kuehne" w:date="2019-05-31T12:34:00Z"/>
          <w:rFonts w:asciiTheme="minorHAnsi" w:eastAsiaTheme="minorEastAsia" w:hAnsiTheme="minorHAnsi" w:cstheme="minorBidi"/>
          <w:noProof/>
          <w:sz w:val="22"/>
          <w:szCs w:val="22"/>
          <w:lang w:val="en-GB" w:eastAsia="en-GB"/>
        </w:rPr>
      </w:pPr>
      <w:ins w:id="67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4.5.4.2</w:t>
        </w:r>
        <w:r w:rsidRPr="00B25BEF">
          <w:rPr>
            <w:rStyle w:val="Hyperlink"/>
            <w:noProof/>
          </w:rPr>
          <w:t xml:space="preserve"> TransformedData – XML Syntax</w:t>
        </w:r>
        <w:r>
          <w:rPr>
            <w:noProof/>
            <w:webHidden/>
          </w:rPr>
          <w:tab/>
        </w:r>
        <w:r>
          <w:rPr>
            <w:noProof/>
            <w:webHidden/>
          </w:rPr>
          <w:fldChar w:fldCharType="begin"/>
        </w:r>
        <w:r>
          <w:rPr>
            <w:noProof/>
            <w:webHidden/>
          </w:rPr>
          <w:instrText xml:space="preserve"> PAGEREF _Toc10198644 \h </w:instrText>
        </w:r>
        <w:r>
          <w:rPr>
            <w:noProof/>
            <w:webHidden/>
          </w:rPr>
        </w:r>
      </w:ins>
      <w:r>
        <w:rPr>
          <w:noProof/>
          <w:webHidden/>
        </w:rPr>
        <w:fldChar w:fldCharType="separate"/>
      </w:r>
      <w:ins w:id="680" w:author="Andreas Kuehne" w:date="2019-05-31T12:34:00Z">
        <w:r>
          <w:rPr>
            <w:noProof/>
            <w:webHidden/>
          </w:rPr>
          <w:t>101</w:t>
        </w:r>
        <w:r>
          <w:rPr>
            <w:noProof/>
            <w:webHidden/>
          </w:rPr>
          <w:fldChar w:fldCharType="end"/>
        </w:r>
        <w:r w:rsidRPr="00B25BEF">
          <w:rPr>
            <w:rStyle w:val="Hyperlink"/>
            <w:noProof/>
          </w:rPr>
          <w:fldChar w:fldCharType="end"/>
        </w:r>
      </w:ins>
    </w:p>
    <w:p w14:paraId="62B4202E" w14:textId="71006D53" w:rsidR="00A71F46" w:rsidRDefault="00A71F46">
      <w:pPr>
        <w:pStyle w:val="Verzeichnis3"/>
        <w:tabs>
          <w:tab w:val="right" w:leader="dot" w:pos="9350"/>
        </w:tabs>
        <w:rPr>
          <w:ins w:id="681" w:author="Andreas Kuehne" w:date="2019-05-31T12:34:00Z"/>
          <w:rFonts w:asciiTheme="minorHAnsi" w:eastAsiaTheme="minorEastAsia" w:hAnsiTheme="minorHAnsi" w:cstheme="minorBidi"/>
          <w:noProof/>
          <w:sz w:val="22"/>
          <w:szCs w:val="22"/>
          <w:lang w:val="en-GB" w:eastAsia="en-GB"/>
        </w:rPr>
      </w:pPr>
      <w:ins w:id="68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4.5.5</w:t>
        </w:r>
        <w:r w:rsidRPr="00B25BEF">
          <w:rPr>
            <w:rStyle w:val="Hyperlink"/>
            <w:noProof/>
          </w:rPr>
          <w:t xml:space="preserve"> Component DocumentHash</w:t>
        </w:r>
        <w:r>
          <w:rPr>
            <w:noProof/>
            <w:webHidden/>
          </w:rPr>
          <w:tab/>
        </w:r>
        <w:r>
          <w:rPr>
            <w:noProof/>
            <w:webHidden/>
          </w:rPr>
          <w:fldChar w:fldCharType="begin"/>
        </w:r>
        <w:r>
          <w:rPr>
            <w:noProof/>
            <w:webHidden/>
          </w:rPr>
          <w:instrText xml:space="preserve"> PAGEREF _Toc10198645 \h </w:instrText>
        </w:r>
        <w:r>
          <w:rPr>
            <w:noProof/>
            <w:webHidden/>
          </w:rPr>
        </w:r>
      </w:ins>
      <w:r>
        <w:rPr>
          <w:noProof/>
          <w:webHidden/>
        </w:rPr>
        <w:fldChar w:fldCharType="separate"/>
      </w:r>
      <w:ins w:id="683" w:author="Andreas Kuehne" w:date="2019-05-31T12:34:00Z">
        <w:r>
          <w:rPr>
            <w:noProof/>
            <w:webHidden/>
          </w:rPr>
          <w:t>101</w:t>
        </w:r>
        <w:r>
          <w:rPr>
            <w:noProof/>
            <w:webHidden/>
          </w:rPr>
          <w:fldChar w:fldCharType="end"/>
        </w:r>
        <w:r w:rsidRPr="00B25BEF">
          <w:rPr>
            <w:rStyle w:val="Hyperlink"/>
            <w:noProof/>
          </w:rPr>
          <w:fldChar w:fldCharType="end"/>
        </w:r>
      </w:ins>
    </w:p>
    <w:p w14:paraId="33436B24" w14:textId="710C3F99" w:rsidR="00A71F46" w:rsidRDefault="00A71F46">
      <w:pPr>
        <w:pStyle w:val="Verzeichnis4"/>
        <w:tabs>
          <w:tab w:val="right" w:leader="dot" w:pos="9350"/>
        </w:tabs>
        <w:rPr>
          <w:ins w:id="684" w:author="Andreas Kuehne" w:date="2019-05-31T12:34:00Z"/>
          <w:rFonts w:asciiTheme="minorHAnsi" w:eastAsiaTheme="minorEastAsia" w:hAnsiTheme="minorHAnsi" w:cstheme="minorBidi"/>
          <w:noProof/>
          <w:sz w:val="22"/>
          <w:szCs w:val="22"/>
          <w:lang w:val="en-GB" w:eastAsia="en-GB"/>
        </w:rPr>
      </w:pPr>
      <w:ins w:id="68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4.5.5.1</w:t>
        </w:r>
        <w:r w:rsidRPr="00B25BEF">
          <w:rPr>
            <w:rStyle w:val="Hyperlink"/>
            <w:noProof/>
          </w:rPr>
          <w:t xml:space="preserve"> DocumentHash – JSON Syntax</w:t>
        </w:r>
        <w:r>
          <w:rPr>
            <w:noProof/>
            <w:webHidden/>
          </w:rPr>
          <w:tab/>
        </w:r>
        <w:r>
          <w:rPr>
            <w:noProof/>
            <w:webHidden/>
          </w:rPr>
          <w:fldChar w:fldCharType="begin"/>
        </w:r>
        <w:r>
          <w:rPr>
            <w:noProof/>
            <w:webHidden/>
          </w:rPr>
          <w:instrText xml:space="preserve"> PAGEREF _Toc10198646 \h </w:instrText>
        </w:r>
        <w:r>
          <w:rPr>
            <w:noProof/>
            <w:webHidden/>
          </w:rPr>
        </w:r>
      </w:ins>
      <w:r>
        <w:rPr>
          <w:noProof/>
          <w:webHidden/>
        </w:rPr>
        <w:fldChar w:fldCharType="separate"/>
      </w:r>
      <w:ins w:id="686" w:author="Andreas Kuehne" w:date="2019-05-31T12:34:00Z">
        <w:r>
          <w:rPr>
            <w:noProof/>
            <w:webHidden/>
          </w:rPr>
          <w:t>102</w:t>
        </w:r>
        <w:r>
          <w:rPr>
            <w:noProof/>
            <w:webHidden/>
          </w:rPr>
          <w:fldChar w:fldCharType="end"/>
        </w:r>
        <w:r w:rsidRPr="00B25BEF">
          <w:rPr>
            <w:rStyle w:val="Hyperlink"/>
            <w:noProof/>
          </w:rPr>
          <w:fldChar w:fldCharType="end"/>
        </w:r>
      </w:ins>
    </w:p>
    <w:p w14:paraId="3C72032B" w14:textId="2830119F" w:rsidR="00A71F46" w:rsidRDefault="00A71F46">
      <w:pPr>
        <w:pStyle w:val="Verzeichnis4"/>
        <w:tabs>
          <w:tab w:val="right" w:leader="dot" w:pos="9350"/>
        </w:tabs>
        <w:rPr>
          <w:ins w:id="687" w:author="Andreas Kuehne" w:date="2019-05-31T12:34:00Z"/>
          <w:rFonts w:asciiTheme="minorHAnsi" w:eastAsiaTheme="minorEastAsia" w:hAnsiTheme="minorHAnsi" w:cstheme="minorBidi"/>
          <w:noProof/>
          <w:sz w:val="22"/>
          <w:szCs w:val="22"/>
          <w:lang w:val="en-GB" w:eastAsia="en-GB"/>
        </w:rPr>
      </w:pPr>
      <w:ins w:id="68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4.5.5.2</w:t>
        </w:r>
        <w:r w:rsidRPr="00B25BEF">
          <w:rPr>
            <w:rStyle w:val="Hyperlink"/>
            <w:noProof/>
          </w:rPr>
          <w:t xml:space="preserve"> DocumentHash – XML Syntax</w:t>
        </w:r>
        <w:r>
          <w:rPr>
            <w:noProof/>
            <w:webHidden/>
          </w:rPr>
          <w:tab/>
        </w:r>
        <w:r>
          <w:rPr>
            <w:noProof/>
            <w:webHidden/>
          </w:rPr>
          <w:fldChar w:fldCharType="begin"/>
        </w:r>
        <w:r>
          <w:rPr>
            <w:noProof/>
            <w:webHidden/>
          </w:rPr>
          <w:instrText xml:space="preserve"> PAGEREF _Toc10198647 \h </w:instrText>
        </w:r>
        <w:r>
          <w:rPr>
            <w:noProof/>
            <w:webHidden/>
          </w:rPr>
        </w:r>
      </w:ins>
      <w:r>
        <w:rPr>
          <w:noProof/>
          <w:webHidden/>
        </w:rPr>
        <w:fldChar w:fldCharType="separate"/>
      </w:r>
      <w:ins w:id="689" w:author="Andreas Kuehne" w:date="2019-05-31T12:34:00Z">
        <w:r>
          <w:rPr>
            <w:noProof/>
            <w:webHidden/>
          </w:rPr>
          <w:t>103</w:t>
        </w:r>
        <w:r>
          <w:rPr>
            <w:noProof/>
            <w:webHidden/>
          </w:rPr>
          <w:fldChar w:fldCharType="end"/>
        </w:r>
        <w:r w:rsidRPr="00B25BEF">
          <w:rPr>
            <w:rStyle w:val="Hyperlink"/>
            <w:noProof/>
          </w:rPr>
          <w:fldChar w:fldCharType="end"/>
        </w:r>
      </w:ins>
    </w:p>
    <w:p w14:paraId="7CF06035" w14:textId="053528A1" w:rsidR="00A71F46" w:rsidRDefault="00A71F46">
      <w:pPr>
        <w:pStyle w:val="Verzeichnis3"/>
        <w:tabs>
          <w:tab w:val="right" w:leader="dot" w:pos="9350"/>
        </w:tabs>
        <w:rPr>
          <w:ins w:id="690" w:author="Andreas Kuehne" w:date="2019-05-31T12:34:00Z"/>
          <w:rFonts w:asciiTheme="minorHAnsi" w:eastAsiaTheme="minorEastAsia" w:hAnsiTheme="minorHAnsi" w:cstheme="minorBidi"/>
          <w:noProof/>
          <w:sz w:val="22"/>
          <w:szCs w:val="22"/>
          <w:lang w:val="en-GB" w:eastAsia="en-GB"/>
        </w:rPr>
      </w:pPr>
      <w:ins w:id="69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4.5.6</w:t>
        </w:r>
        <w:r w:rsidRPr="00B25BEF">
          <w:rPr>
            <w:rStyle w:val="Hyperlink"/>
            <w:noProof/>
          </w:rPr>
          <w:t xml:space="preserve"> Component SignatureObject</w:t>
        </w:r>
        <w:r>
          <w:rPr>
            <w:noProof/>
            <w:webHidden/>
          </w:rPr>
          <w:tab/>
        </w:r>
        <w:r>
          <w:rPr>
            <w:noProof/>
            <w:webHidden/>
          </w:rPr>
          <w:fldChar w:fldCharType="begin"/>
        </w:r>
        <w:r>
          <w:rPr>
            <w:noProof/>
            <w:webHidden/>
          </w:rPr>
          <w:instrText xml:space="preserve"> PAGEREF _Toc10198648 \h </w:instrText>
        </w:r>
        <w:r>
          <w:rPr>
            <w:noProof/>
            <w:webHidden/>
          </w:rPr>
        </w:r>
      </w:ins>
      <w:r>
        <w:rPr>
          <w:noProof/>
          <w:webHidden/>
        </w:rPr>
        <w:fldChar w:fldCharType="separate"/>
      </w:r>
      <w:ins w:id="692" w:author="Andreas Kuehne" w:date="2019-05-31T12:34:00Z">
        <w:r>
          <w:rPr>
            <w:noProof/>
            <w:webHidden/>
          </w:rPr>
          <w:t>103</w:t>
        </w:r>
        <w:r>
          <w:rPr>
            <w:noProof/>
            <w:webHidden/>
          </w:rPr>
          <w:fldChar w:fldCharType="end"/>
        </w:r>
        <w:r w:rsidRPr="00B25BEF">
          <w:rPr>
            <w:rStyle w:val="Hyperlink"/>
            <w:noProof/>
          </w:rPr>
          <w:fldChar w:fldCharType="end"/>
        </w:r>
      </w:ins>
    </w:p>
    <w:p w14:paraId="2CA7DE6C" w14:textId="27CC65E4" w:rsidR="00A71F46" w:rsidRDefault="00A71F46">
      <w:pPr>
        <w:pStyle w:val="Verzeichnis4"/>
        <w:tabs>
          <w:tab w:val="right" w:leader="dot" w:pos="9350"/>
        </w:tabs>
        <w:rPr>
          <w:ins w:id="693" w:author="Andreas Kuehne" w:date="2019-05-31T12:34:00Z"/>
          <w:rFonts w:asciiTheme="minorHAnsi" w:eastAsiaTheme="minorEastAsia" w:hAnsiTheme="minorHAnsi" w:cstheme="minorBidi"/>
          <w:noProof/>
          <w:sz w:val="22"/>
          <w:szCs w:val="22"/>
          <w:lang w:val="en-GB" w:eastAsia="en-GB"/>
        </w:rPr>
      </w:pPr>
      <w:ins w:id="69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"_Toc10198649"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4.5.6.1</w:t>
        </w:r>
        <w:r w:rsidRPr="00B25BEF">
          <w:rPr>
            <w:rStyle w:val="Hyperlink"/>
            <w:noProof/>
          </w:rPr>
          <w:t xml:space="preserve"> SignatureObject – JSON Syntax</w:t>
        </w:r>
        <w:r>
          <w:rPr>
            <w:noProof/>
            <w:webHidden/>
          </w:rPr>
          <w:tab/>
        </w:r>
        <w:r>
          <w:rPr>
            <w:noProof/>
            <w:webHidden/>
          </w:rPr>
          <w:fldChar w:fldCharType="begin"/>
        </w:r>
        <w:r>
          <w:rPr>
            <w:noProof/>
            <w:webHidden/>
          </w:rPr>
          <w:instrText xml:space="preserve"> PAGEREF _Toc10198649 \h </w:instrText>
        </w:r>
        <w:r>
          <w:rPr>
            <w:noProof/>
            <w:webHidden/>
          </w:rPr>
        </w:r>
      </w:ins>
      <w:r>
        <w:rPr>
          <w:noProof/>
          <w:webHidden/>
        </w:rPr>
        <w:fldChar w:fldCharType="separate"/>
      </w:r>
      <w:ins w:id="695" w:author="Andreas Kuehne" w:date="2019-05-31T12:34:00Z">
        <w:r>
          <w:rPr>
            <w:noProof/>
            <w:webHidden/>
          </w:rPr>
          <w:t>104</w:t>
        </w:r>
        <w:r>
          <w:rPr>
            <w:noProof/>
            <w:webHidden/>
          </w:rPr>
          <w:fldChar w:fldCharType="end"/>
        </w:r>
        <w:r w:rsidRPr="00B25BEF">
          <w:rPr>
            <w:rStyle w:val="Hyperlink"/>
            <w:noProof/>
          </w:rPr>
          <w:fldChar w:fldCharType="end"/>
        </w:r>
      </w:ins>
    </w:p>
    <w:p w14:paraId="3F0C90CE" w14:textId="5CCA6AA6" w:rsidR="00A71F46" w:rsidRDefault="00A71F46">
      <w:pPr>
        <w:pStyle w:val="Verzeichnis4"/>
        <w:tabs>
          <w:tab w:val="right" w:leader="dot" w:pos="9350"/>
        </w:tabs>
        <w:rPr>
          <w:ins w:id="696" w:author="Andreas Kuehne" w:date="2019-05-31T12:34:00Z"/>
          <w:rFonts w:asciiTheme="minorHAnsi" w:eastAsiaTheme="minorEastAsia" w:hAnsiTheme="minorHAnsi" w:cstheme="minorBidi"/>
          <w:noProof/>
          <w:sz w:val="22"/>
          <w:szCs w:val="22"/>
          <w:lang w:val="en-GB" w:eastAsia="en-GB"/>
        </w:rPr>
      </w:pPr>
      <w:ins w:id="69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4.5.6.2</w:t>
        </w:r>
        <w:r w:rsidRPr="00B25BEF">
          <w:rPr>
            <w:rStyle w:val="Hyperlink"/>
            <w:noProof/>
          </w:rPr>
          <w:t xml:space="preserve"> SignatureObject – XML Syntax</w:t>
        </w:r>
        <w:r>
          <w:rPr>
            <w:noProof/>
            <w:webHidden/>
          </w:rPr>
          <w:tab/>
        </w:r>
        <w:r>
          <w:rPr>
            <w:noProof/>
            <w:webHidden/>
          </w:rPr>
          <w:fldChar w:fldCharType="begin"/>
        </w:r>
        <w:r>
          <w:rPr>
            <w:noProof/>
            <w:webHidden/>
          </w:rPr>
          <w:instrText xml:space="preserve"> PAGEREF _Toc10198650 \h </w:instrText>
        </w:r>
        <w:r>
          <w:rPr>
            <w:noProof/>
            <w:webHidden/>
          </w:rPr>
        </w:r>
      </w:ins>
      <w:r>
        <w:rPr>
          <w:noProof/>
          <w:webHidden/>
        </w:rPr>
        <w:fldChar w:fldCharType="separate"/>
      </w:r>
      <w:ins w:id="698" w:author="Andreas Kuehne" w:date="2019-05-31T12:34:00Z">
        <w:r>
          <w:rPr>
            <w:noProof/>
            <w:webHidden/>
          </w:rPr>
          <w:t>105</w:t>
        </w:r>
        <w:r>
          <w:rPr>
            <w:noProof/>
            <w:webHidden/>
          </w:rPr>
          <w:fldChar w:fldCharType="end"/>
        </w:r>
        <w:r w:rsidRPr="00B25BEF">
          <w:rPr>
            <w:rStyle w:val="Hyperlink"/>
            <w:noProof/>
          </w:rPr>
          <w:fldChar w:fldCharType="end"/>
        </w:r>
      </w:ins>
    </w:p>
    <w:p w14:paraId="601BF1D2" w14:textId="76E9966B" w:rsidR="00A71F46" w:rsidRDefault="00A71F46">
      <w:pPr>
        <w:pStyle w:val="Verzeichnis2"/>
        <w:tabs>
          <w:tab w:val="right" w:leader="dot" w:pos="9350"/>
        </w:tabs>
        <w:rPr>
          <w:ins w:id="699" w:author="Andreas Kuehne" w:date="2019-05-31T12:34:00Z"/>
          <w:rFonts w:asciiTheme="minorHAnsi" w:eastAsiaTheme="minorEastAsia" w:hAnsiTheme="minorHAnsi" w:cstheme="minorBidi"/>
          <w:noProof/>
          <w:sz w:val="22"/>
          <w:szCs w:val="22"/>
          <w:lang w:val="en-GB" w:eastAsia="en-GB"/>
        </w:rPr>
      </w:pPr>
      <w:ins w:id="70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4.6 Referenced Data Structure Models from other documents</w:t>
        </w:r>
        <w:r>
          <w:rPr>
            <w:noProof/>
            <w:webHidden/>
          </w:rPr>
          <w:tab/>
        </w:r>
        <w:r>
          <w:rPr>
            <w:noProof/>
            <w:webHidden/>
          </w:rPr>
          <w:fldChar w:fldCharType="begin"/>
        </w:r>
        <w:r>
          <w:rPr>
            <w:noProof/>
            <w:webHidden/>
          </w:rPr>
          <w:instrText xml:space="preserve"> PAGEREF _Toc10198651 \h </w:instrText>
        </w:r>
        <w:r>
          <w:rPr>
            <w:noProof/>
            <w:webHidden/>
          </w:rPr>
        </w:r>
      </w:ins>
      <w:r>
        <w:rPr>
          <w:noProof/>
          <w:webHidden/>
        </w:rPr>
        <w:fldChar w:fldCharType="separate"/>
      </w:r>
      <w:ins w:id="701" w:author="Andreas Kuehne" w:date="2019-05-31T12:34:00Z">
        <w:r>
          <w:rPr>
            <w:noProof/>
            <w:webHidden/>
          </w:rPr>
          <w:t>105</w:t>
        </w:r>
        <w:r>
          <w:rPr>
            <w:noProof/>
            <w:webHidden/>
          </w:rPr>
          <w:fldChar w:fldCharType="end"/>
        </w:r>
        <w:r w:rsidRPr="00B25BEF">
          <w:rPr>
            <w:rStyle w:val="Hyperlink"/>
            <w:noProof/>
          </w:rPr>
          <w:fldChar w:fldCharType="end"/>
        </w:r>
      </w:ins>
    </w:p>
    <w:p w14:paraId="2B18EDF7" w14:textId="793F4E63" w:rsidR="00A71F46" w:rsidRDefault="00A71F46">
      <w:pPr>
        <w:pStyle w:val="Verzeichnis3"/>
        <w:tabs>
          <w:tab w:val="right" w:leader="dot" w:pos="9350"/>
        </w:tabs>
        <w:rPr>
          <w:ins w:id="702" w:author="Andreas Kuehne" w:date="2019-05-31T12:34:00Z"/>
          <w:rFonts w:asciiTheme="minorHAnsi" w:eastAsiaTheme="minorEastAsia" w:hAnsiTheme="minorHAnsi" w:cstheme="minorBidi"/>
          <w:noProof/>
          <w:sz w:val="22"/>
          <w:szCs w:val="22"/>
          <w:lang w:val="en-GB" w:eastAsia="en-GB"/>
        </w:rPr>
      </w:pPr>
      <w:ins w:id="70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4.6.1</w:t>
        </w:r>
        <w:r w:rsidRPr="00B25BEF">
          <w:rPr>
            <w:rStyle w:val="Hyperlink"/>
            <w:noProof/>
          </w:rPr>
          <w:t xml:space="preserve"> Component NameID</w:t>
        </w:r>
        <w:r>
          <w:rPr>
            <w:noProof/>
            <w:webHidden/>
          </w:rPr>
          <w:tab/>
        </w:r>
        <w:r>
          <w:rPr>
            <w:noProof/>
            <w:webHidden/>
          </w:rPr>
          <w:fldChar w:fldCharType="begin"/>
        </w:r>
        <w:r>
          <w:rPr>
            <w:noProof/>
            <w:webHidden/>
          </w:rPr>
          <w:instrText xml:space="preserve"> PAGEREF _Toc10198652 \h </w:instrText>
        </w:r>
        <w:r>
          <w:rPr>
            <w:noProof/>
            <w:webHidden/>
          </w:rPr>
        </w:r>
      </w:ins>
      <w:r>
        <w:rPr>
          <w:noProof/>
          <w:webHidden/>
        </w:rPr>
        <w:fldChar w:fldCharType="separate"/>
      </w:r>
      <w:ins w:id="704" w:author="Andreas Kuehne" w:date="2019-05-31T12:34:00Z">
        <w:r>
          <w:rPr>
            <w:noProof/>
            <w:webHidden/>
          </w:rPr>
          <w:t>105</w:t>
        </w:r>
        <w:r>
          <w:rPr>
            <w:noProof/>
            <w:webHidden/>
          </w:rPr>
          <w:fldChar w:fldCharType="end"/>
        </w:r>
        <w:r w:rsidRPr="00B25BEF">
          <w:rPr>
            <w:rStyle w:val="Hyperlink"/>
            <w:noProof/>
          </w:rPr>
          <w:fldChar w:fldCharType="end"/>
        </w:r>
      </w:ins>
    </w:p>
    <w:p w14:paraId="766DED0D" w14:textId="3D493AE8" w:rsidR="00A71F46" w:rsidRDefault="00A71F46">
      <w:pPr>
        <w:pStyle w:val="Verzeichnis4"/>
        <w:tabs>
          <w:tab w:val="right" w:leader="dot" w:pos="9350"/>
        </w:tabs>
        <w:rPr>
          <w:ins w:id="705" w:author="Andreas Kuehne" w:date="2019-05-31T12:34:00Z"/>
          <w:rFonts w:asciiTheme="minorHAnsi" w:eastAsiaTheme="minorEastAsia" w:hAnsiTheme="minorHAnsi" w:cstheme="minorBidi"/>
          <w:noProof/>
          <w:sz w:val="22"/>
          <w:szCs w:val="22"/>
          <w:lang w:val="en-GB" w:eastAsia="en-GB"/>
        </w:rPr>
      </w:pPr>
      <w:ins w:id="70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4.6.1.1</w:t>
        </w:r>
        <w:r w:rsidRPr="00B25BEF">
          <w:rPr>
            <w:rStyle w:val="Hyperlink"/>
            <w:noProof/>
          </w:rPr>
          <w:t xml:space="preserve"> NameID – JSON Syntax</w:t>
        </w:r>
        <w:r>
          <w:rPr>
            <w:noProof/>
            <w:webHidden/>
          </w:rPr>
          <w:tab/>
        </w:r>
        <w:r>
          <w:rPr>
            <w:noProof/>
            <w:webHidden/>
          </w:rPr>
          <w:fldChar w:fldCharType="begin"/>
        </w:r>
        <w:r>
          <w:rPr>
            <w:noProof/>
            <w:webHidden/>
          </w:rPr>
          <w:instrText xml:space="preserve"> PAGEREF _Toc10198653 \h </w:instrText>
        </w:r>
        <w:r>
          <w:rPr>
            <w:noProof/>
            <w:webHidden/>
          </w:rPr>
        </w:r>
      </w:ins>
      <w:r>
        <w:rPr>
          <w:noProof/>
          <w:webHidden/>
        </w:rPr>
        <w:fldChar w:fldCharType="separate"/>
      </w:r>
      <w:ins w:id="707" w:author="Andreas Kuehne" w:date="2019-05-31T12:34:00Z">
        <w:r>
          <w:rPr>
            <w:noProof/>
            <w:webHidden/>
          </w:rPr>
          <w:t>106</w:t>
        </w:r>
        <w:r>
          <w:rPr>
            <w:noProof/>
            <w:webHidden/>
          </w:rPr>
          <w:fldChar w:fldCharType="end"/>
        </w:r>
        <w:r w:rsidRPr="00B25BEF">
          <w:rPr>
            <w:rStyle w:val="Hyperlink"/>
            <w:noProof/>
          </w:rPr>
          <w:fldChar w:fldCharType="end"/>
        </w:r>
      </w:ins>
    </w:p>
    <w:p w14:paraId="722C0122" w14:textId="46B9D151" w:rsidR="00A71F46" w:rsidRDefault="00A71F46">
      <w:pPr>
        <w:pStyle w:val="Verzeichnis4"/>
        <w:tabs>
          <w:tab w:val="right" w:leader="dot" w:pos="9350"/>
        </w:tabs>
        <w:rPr>
          <w:ins w:id="708" w:author="Andreas Kuehne" w:date="2019-05-31T12:34:00Z"/>
          <w:rFonts w:asciiTheme="minorHAnsi" w:eastAsiaTheme="minorEastAsia" w:hAnsiTheme="minorHAnsi" w:cstheme="minorBidi"/>
          <w:noProof/>
          <w:sz w:val="22"/>
          <w:szCs w:val="22"/>
          <w:lang w:val="en-GB" w:eastAsia="en-GB"/>
        </w:rPr>
      </w:pPr>
      <w:ins w:id="70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4.6.1.2</w:t>
        </w:r>
        <w:r w:rsidRPr="00B25BEF">
          <w:rPr>
            <w:rStyle w:val="Hyperlink"/>
            <w:noProof/>
          </w:rPr>
          <w:t xml:space="preserve"> NameID – XML Syntax</w:t>
        </w:r>
        <w:r>
          <w:rPr>
            <w:noProof/>
            <w:webHidden/>
          </w:rPr>
          <w:tab/>
        </w:r>
        <w:r>
          <w:rPr>
            <w:noProof/>
            <w:webHidden/>
          </w:rPr>
          <w:fldChar w:fldCharType="begin"/>
        </w:r>
        <w:r>
          <w:rPr>
            <w:noProof/>
            <w:webHidden/>
          </w:rPr>
          <w:instrText xml:space="preserve"> PAGEREF _Toc10198654 \h </w:instrText>
        </w:r>
        <w:r>
          <w:rPr>
            <w:noProof/>
            <w:webHidden/>
          </w:rPr>
        </w:r>
      </w:ins>
      <w:r>
        <w:rPr>
          <w:noProof/>
          <w:webHidden/>
        </w:rPr>
        <w:fldChar w:fldCharType="separate"/>
      </w:r>
      <w:ins w:id="710" w:author="Andreas Kuehne" w:date="2019-05-31T12:34:00Z">
        <w:r>
          <w:rPr>
            <w:noProof/>
            <w:webHidden/>
          </w:rPr>
          <w:t>107</w:t>
        </w:r>
        <w:r>
          <w:rPr>
            <w:noProof/>
            <w:webHidden/>
          </w:rPr>
          <w:fldChar w:fldCharType="end"/>
        </w:r>
        <w:r w:rsidRPr="00B25BEF">
          <w:rPr>
            <w:rStyle w:val="Hyperlink"/>
            <w:noProof/>
          </w:rPr>
          <w:fldChar w:fldCharType="end"/>
        </w:r>
      </w:ins>
    </w:p>
    <w:p w14:paraId="1D346778" w14:textId="1155B6E1" w:rsidR="00A71F46" w:rsidRDefault="00A71F46">
      <w:pPr>
        <w:pStyle w:val="Verzeichnis3"/>
        <w:tabs>
          <w:tab w:val="right" w:leader="dot" w:pos="9350"/>
        </w:tabs>
        <w:rPr>
          <w:ins w:id="711" w:author="Andreas Kuehne" w:date="2019-05-31T12:34:00Z"/>
          <w:rFonts w:asciiTheme="minorHAnsi" w:eastAsiaTheme="minorEastAsia" w:hAnsiTheme="minorHAnsi" w:cstheme="minorBidi"/>
          <w:noProof/>
          <w:sz w:val="22"/>
          <w:szCs w:val="22"/>
          <w:lang w:val="en-GB" w:eastAsia="en-GB"/>
        </w:rPr>
      </w:pPr>
      <w:ins w:id="71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4.6.2</w:t>
        </w:r>
        <w:r w:rsidRPr="00B25BEF">
          <w:rPr>
            <w:rStyle w:val="Hyperlink"/>
            <w:noProof/>
          </w:rPr>
          <w:t xml:space="preserve"> Component Transforms</w:t>
        </w:r>
        <w:r>
          <w:rPr>
            <w:noProof/>
            <w:webHidden/>
          </w:rPr>
          <w:tab/>
        </w:r>
        <w:r>
          <w:rPr>
            <w:noProof/>
            <w:webHidden/>
          </w:rPr>
          <w:fldChar w:fldCharType="begin"/>
        </w:r>
        <w:r>
          <w:rPr>
            <w:noProof/>
            <w:webHidden/>
          </w:rPr>
          <w:instrText xml:space="preserve"> PAGEREF _Toc10198655 \h </w:instrText>
        </w:r>
        <w:r>
          <w:rPr>
            <w:noProof/>
            <w:webHidden/>
          </w:rPr>
        </w:r>
      </w:ins>
      <w:r>
        <w:rPr>
          <w:noProof/>
          <w:webHidden/>
        </w:rPr>
        <w:fldChar w:fldCharType="separate"/>
      </w:r>
      <w:ins w:id="713" w:author="Andreas Kuehne" w:date="2019-05-31T12:34:00Z">
        <w:r>
          <w:rPr>
            <w:noProof/>
            <w:webHidden/>
          </w:rPr>
          <w:t>107</w:t>
        </w:r>
        <w:r>
          <w:rPr>
            <w:noProof/>
            <w:webHidden/>
          </w:rPr>
          <w:fldChar w:fldCharType="end"/>
        </w:r>
        <w:r w:rsidRPr="00B25BEF">
          <w:rPr>
            <w:rStyle w:val="Hyperlink"/>
            <w:noProof/>
          </w:rPr>
          <w:fldChar w:fldCharType="end"/>
        </w:r>
      </w:ins>
    </w:p>
    <w:p w14:paraId="7E7232A4" w14:textId="5ABE7599" w:rsidR="00A71F46" w:rsidRDefault="00A71F46">
      <w:pPr>
        <w:pStyle w:val="Verzeichnis4"/>
        <w:tabs>
          <w:tab w:val="right" w:leader="dot" w:pos="9350"/>
        </w:tabs>
        <w:rPr>
          <w:ins w:id="714" w:author="Andreas Kuehne" w:date="2019-05-31T12:34:00Z"/>
          <w:rFonts w:asciiTheme="minorHAnsi" w:eastAsiaTheme="minorEastAsia" w:hAnsiTheme="minorHAnsi" w:cstheme="minorBidi"/>
          <w:noProof/>
          <w:sz w:val="22"/>
          <w:szCs w:val="22"/>
          <w:lang w:val="en-GB" w:eastAsia="en-GB"/>
        </w:rPr>
      </w:pPr>
      <w:ins w:id="71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4.6.2.1</w:t>
        </w:r>
        <w:r w:rsidRPr="00B25BEF">
          <w:rPr>
            <w:rStyle w:val="Hyperlink"/>
            <w:noProof/>
          </w:rPr>
          <w:t xml:space="preserve"> Transforms – JSON Syntax</w:t>
        </w:r>
        <w:r>
          <w:rPr>
            <w:noProof/>
            <w:webHidden/>
          </w:rPr>
          <w:tab/>
        </w:r>
        <w:r>
          <w:rPr>
            <w:noProof/>
            <w:webHidden/>
          </w:rPr>
          <w:fldChar w:fldCharType="begin"/>
        </w:r>
        <w:r>
          <w:rPr>
            <w:noProof/>
            <w:webHidden/>
          </w:rPr>
          <w:instrText xml:space="preserve"> PAGEREF _Toc10198656 \h </w:instrText>
        </w:r>
        <w:r>
          <w:rPr>
            <w:noProof/>
            <w:webHidden/>
          </w:rPr>
        </w:r>
      </w:ins>
      <w:r>
        <w:rPr>
          <w:noProof/>
          <w:webHidden/>
        </w:rPr>
        <w:fldChar w:fldCharType="separate"/>
      </w:r>
      <w:ins w:id="716" w:author="Andreas Kuehne" w:date="2019-05-31T12:34:00Z">
        <w:r>
          <w:rPr>
            <w:noProof/>
            <w:webHidden/>
          </w:rPr>
          <w:t>107</w:t>
        </w:r>
        <w:r>
          <w:rPr>
            <w:noProof/>
            <w:webHidden/>
          </w:rPr>
          <w:fldChar w:fldCharType="end"/>
        </w:r>
        <w:r w:rsidRPr="00B25BEF">
          <w:rPr>
            <w:rStyle w:val="Hyperlink"/>
            <w:noProof/>
          </w:rPr>
          <w:fldChar w:fldCharType="end"/>
        </w:r>
      </w:ins>
    </w:p>
    <w:p w14:paraId="7E0DCBCA" w14:textId="559BB3C5" w:rsidR="00A71F46" w:rsidRDefault="00A71F46">
      <w:pPr>
        <w:pStyle w:val="Verzeichnis4"/>
        <w:tabs>
          <w:tab w:val="right" w:leader="dot" w:pos="9350"/>
        </w:tabs>
        <w:rPr>
          <w:ins w:id="717" w:author="Andreas Kuehne" w:date="2019-05-31T12:34:00Z"/>
          <w:rFonts w:asciiTheme="minorHAnsi" w:eastAsiaTheme="minorEastAsia" w:hAnsiTheme="minorHAnsi" w:cstheme="minorBidi"/>
          <w:noProof/>
          <w:sz w:val="22"/>
          <w:szCs w:val="22"/>
          <w:lang w:val="en-GB" w:eastAsia="en-GB"/>
        </w:rPr>
      </w:pPr>
      <w:ins w:id="71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4.6.2.2</w:t>
        </w:r>
        <w:r w:rsidRPr="00B25BEF">
          <w:rPr>
            <w:rStyle w:val="Hyperlink"/>
            <w:noProof/>
          </w:rPr>
          <w:t xml:space="preserve"> Transforms – XML Syntax</w:t>
        </w:r>
        <w:r>
          <w:rPr>
            <w:noProof/>
            <w:webHidden/>
          </w:rPr>
          <w:tab/>
        </w:r>
        <w:r>
          <w:rPr>
            <w:noProof/>
            <w:webHidden/>
          </w:rPr>
          <w:fldChar w:fldCharType="begin"/>
        </w:r>
        <w:r>
          <w:rPr>
            <w:noProof/>
            <w:webHidden/>
          </w:rPr>
          <w:instrText xml:space="preserve"> PAGEREF _Toc10198657 \h </w:instrText>
        </w:r>
        <w:r>
          <w:rPr>
            <w:noProof/>
            <w:webHidden/>
          </w:rPr>
        </w:r>
      </w:ins>
      <w:r>
        <w:rPr>
          <w:noProof/>
          <w:webHidden/>
        </w:rPr>
        <w:fldChar w:fldCharType="separate"/>
      </w:r>
      <w:ins w:id="719" w:author="Andreas Kuehne" w:date="2019-05-31T12:34:00Z">
        <w:r>
          <w:rPr>
            <w:noProof/>
            <w:webHidden/>
          </w:rPr>
          <w:t>108</w:t>
        </w:r>
        <w:r>
          <w:rPr>
            <w:noProof/>
            <w:webHidden/>
          </w:rPr>
          <w:fldChar w:fldCharType="end"/>
        </w:r>
        <w:r w:rsidRPr="00B25BEF">
          <w:rPr>
            <w:rStyle w:val="Hyperlink"/>
            <w:noProof/>
          </w:rPr>
          <w:fldChar w:fldCharType="end"/>
        </w:r>
      </w:ins>
    </w:p>
    <w:p w14:paraId="724FFB4B" w14:textId="41856D5F" w:rsidR="00A71F46" w:rsidRDefault="00A71F46">
      <w:pPr>
        <w:pStyle w:val="Verzeichnis3"/>
        <w:tabs>
          <w:tab w:val="right" w:leader="dot" w:pos="9350"/>
        </w:tabs>
        <w:rPr>
          <w:ins w:id="720" w:author="Andreas Kuehne" w:date="2019-05-31T12:34:00Z"/>
          <w:rFonts w:asciiTheme="minorHAnsi" w:eastAsiaTheme="minorEastAsia" w:hAnsiTheme="minorHAnsi" w:cstheme="minorBidi"/>
          <w:noProof/>
          <w:sz w:val="22"/>
          <w:szCs w:val="22"/>
          <w:lang w:val="en-GB" w:eastAsia="en-GB"/>
        </w:rPr>
      </w:pPr>
      <w:ins w:id="72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4.6.3</w:t>
        </w:r>
        <w:r w:rsidRPr="00B25BEF">
          <w:rPr>
            <w:rStyle w:val="Hyperlink"/>
            <w:noProof/>
          </w:rPr>
          <w:t xml:space="preserve"> Component Transform</w:t>
        </w:r>
        <w:r>
          <w:rPr>
            <w:noProof/>
            <w:webHidden/>
          </w:rPr>
          <w:tab/>
        </w:r>
        <w:r>
          <w:rPr>
            <w:noProof/>
            <w:webHidden/>
          </w:rPr>
          <w:fldChar w:fldCharType="begin"/>
        </w:r>
        <w:r>
          <w:rPr>
            <w:noProof/>
            <w:webHidden/>
          </w:rPr>
          <w:instrText xml:space="preserve"> PAGEREF _Toc10198658 \h </w:instrText>
        </w:r>
        <w:r>
          <w:rPr>
            <w:noProof/>
            <w:webHidden/>
          </w:rPr>
        </w:r>
      </w:ins>
      <w:r>
        <w:rPr>
          <w:noProof/>
          <w:webHidden/>
        </w:rPr>
        <w:fldChar w:fldCharType="separate"/>
      </w:r>
      <w:ins w:id="722" w:author="Andreas Kuehne" w:date="2019-05-31T12:34:00Z">
        <w:r>
          <w:rPr>
            <w:noProof/>
            <w:webHidden/>
          </w:rPr>
          <w:t>108</w:t>
        </w:r>
        <w:r>
          <w:rPr>
            <w:noProof/>
            <w:webHidden/>
          </w:rPr>
          <w:fldChar w:fldCharType="end"/>
        </w:r>
        <w:r w:rsidRPr="00B25BEF">
          <w:rPr>
            <w:rStyle w:val="Hyperlink"/>
            <w:noProof/>
          </w:rPr>
          <w:fldChar w:fldCharType="end"/>
        </w:r>
      </w:ins>
    </w:p>
    <w:p w14:paraId="01685048" w14:textId="5AC1CD16" w:rsidR="00A71F46" w:rsidRDefault="00A71F46">
      <w:pPr>
        <w:pStyle w:val="Verzeichnis4"/>
        <w:tabs>
          <w:tab w:val="right" w:leader="dot" w:pos="9350"/>
        </w:tabs>
        <w:rPr>
          <w:ins w:id="723" w:author="Andreas Kuehne" w:date="2019-05-31T12:34:00Z"/>
          <w:rFonts w:asciiTheme="minorHAnsi" w:eastAsiaTheme="minorEastAsia" w:hAnsiTheme="minorHAnsi" w:cstheme="minorBidi"/>
          <w:noProof/>
          <w:sz w:val="22"/>
          <w:szCs w:val="22"/>
          <w:lang w:val="en-GB" w:eastAsia="en-GB"/>
        </w:rPr>
      </w:pPr>
      <w:ins w:id="72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"_Toc10198659"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4.6.3.1</w:t>
        </w:r>
        <w:r w:rsidRPr="00B25BEF">
          <w:rPr>
            <w:rStyle w:val="Hyperlink"/>
            <w:noProof/>
          </w:rPr>
          <w:t xml:space="preserve"> Transform – JSON Syntax</w:t>
        </w:r>
        <w:r>
          <w:rPr>
            <w:noProof/>
            <w:webHidden/>
          </w:rPr>
          <w:tab/>
        </w:r>
        <w:r>
          <w:rPr>
            <w:noProof/>
            <w:webHidden/>
          </w:rPr>
          <w:fldChar w:fldCharType="begin"/>
        </w:r>
        <w:r>
          <w:rPr>
            <w:noProof/>
            <w:webHidden/>
          </w:rPr>
          <w:instrText xml:space="preserve"> PAGEREF _Toc10198659 \h </w:instrText>
        </w:r>
        <w:r>
          <w:rPr>
            <w:noProof/>
            <w:webHidden/>
          </w:rPr>
        </w:r>
      </w:ins>
      <w:r>
        <w:rPr>
          <w:noProof/>
          <w:webHidden/>
        </w:rPr>
        <w:fldChar w:fldCharType="separate"/>
      </w:r>
      <w:ins w:id="725" w:author="Andreas Kuehne" w:date="2019-05-31T12:34:00Z">
        <w:r>
          <w:rPr>
            <w:noProof/>
            <w:webHidden/>
          </w:rPr>
          <w:t>108</w:t>
        </w:r>
        <w:r>
          <w:rPr>
            <w:noProof/>
            <w:webHidden/>
          </w:rPr>
          <w:fldChar w:fldCharType="end"/>
        </w:r>
        <w:r w:rsidRPr="00B25BEF">
          <w:rPr>
            <w:rStyle w:val="Hyperlink"/>
            <w:noProof/>
          </w:rPr>
          <w:fldChar w:fldCharType="end"/>
        </w:r>
      </w:ins>
    </w:p>
    <w:p w14:paraId="19DC7A27" w14:textId="2B2F299C" w:rsidR="00A71F46" w:rsidRDefault="00A71F46">
      <w:pPr>
        <w:pStyle w:val="Verzeichnis4"/>
        <w:tabs>
          <w:tab w:val="right" w:leader="dot" w:pos="9350"/>
        </w:tabs>
        <w:rPr>
          <w:ins w:id="726" w:author="Andreas Kuehne" w:date="2019-05-31T12:34:00Z"/>
          <w:rFonts w:asciiTheme="minorHAnsi" w:eastAsiaTheme="minorEastAsia" w:hAnsiTheme="minorHAnsi" w:cstheme="minorBidi"/>
          <w:noProof/>
          <w:sz w:val="22"/>
          <w:szCs w:val="22"/>
          <w:lang w:val="en-GB" w:eastAsia="en-GB"/>
        </w:rPr>
      </w:pPr>
      <w:ins w:id="72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"_Toc10198660"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4.6.3.2</w:t>
        </w:r>
        <w:r w:rsidRPr="00B25BEF">
          <w:rPr>
            <w:rStyle w:val="Hyperlink"/>
            <w:noProof/>
          </w:rPr>
          <w:t xml:space="preserve"> Transform – XML Syntax</w:t>
        </w:r>
        <w:r>
          <w:rPr>
            <w:noProof/>
            <w:webHidden/>
          </w:rPr>
          <w:tab/>
        </w:r>
        <w:r>
          <w:rPr>
            <w:noProof/>
            <w:webHidden/>
          </w:rPr>
          <w:fldChar w:fldCharType="begin"/>
        </w:r>
        <w:r>
          <w:rPr>
            <w:noProof/>
            <w:webHidden/>
          </w:rPr>
          <w:instrText xml:space="preserve"> PAGEREF _Toc10198660 \h </w:instrText>
        </w:r>
        <w:r>
          <w:rPr>
            <w:noProof/>
            <w:webHidden/>
          </w:rPr>
        </w:r>
      </w:ins>
      <w:r>
        <w:rPr>
          <w:noProof/>
          <w:webHidden/>
        </w:rPr>
        <w:fldChar w:fldCharType="separate"/>
      </w:r>
      <w:ins w:id="728" w:author="Andreas Kuehne" w:date="2019-05-31T12:34:00Z">
        <w:r>
          <w:rPr>
            <w:noProof/>
            <w:webHidden/>
          </w:rPr>
          <w:t>109</w:t>
        </w:r>
        <w:r>
          <w:rPr>
            <w:noProof/>
            <w:webHidden/>
          </w:rPr>
          <w:fldChar w:fldCharType="end"/>
        </w:r>
        <w:r w:rsidRPr="00B25BEF">
          <w:rPr>
            <w:rStyle w:val="Hyperlink"/>
            <w:noProof/>
          </w:rPr>
          <w:fldChar w:fldCharType="end"/>
        </w:r>
      </w:ins>
    </w:p>
    <w:p w14:paraId="3A46F326" w14:textId="1541FDF8" w:rsidR="00A71F46" w:rsidRDefault="00A71F46">
      <w:pPr>
        <w:pStyle w:val="Verzeichnis2"/>
        <w:tabs>
          <w:tab w:val="right" w:leader="dot" w:pos="9350"/>
        </w:tabs>
        <w:rPr>
          <w:ins w:id="729" w:author="Andreas Kuehne" w:date="2019-05-31T12:34:00Z"/>
          <w:rFonts w:asciiTheme="minorHAnsi" w:eastAsiaTheme="minorEastAsia" w:hAnsiTheme="minorHAnsi" w:cstheme="minorBidi"/>
          <w:noProof/>
          <w:sz w:val="22"/>
          <w:szCs w:val="22"/>
          <w:lang w:val="en-GB" w:eastAsia="en-GB"/>
        </w:rPr>
      </w:pPr>
      <w:ins w:id="73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"_Toc10198661"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rPr>
          <w:t>4.7 Element / JSON name lookup tables</w:t>
        </w:r>
        <w:r>
          <w:rPr>
            <w:noProof/>
            <w:webHidden/>
          </w:rPr>
          <w:tab/>
        </w:r>
        <w:r>
          <w:rPr>
            <w:noProof/>
            <w:webHidden/>
          </w:rPr>
          <w:fldChar w:fldCharType="begin"/>
        </w:r>
        <w:r>
          <w:rPr>
            <w:noProof/>
            <w:webHidden/>
          </w:rPr>
          <w:instrText xml:space="preserve"> PAGEREF _Toc10198661 \h </w:instrText>
        </w:r>
        <w:r>
          <w:rPr>
            <w:noProof/>
            <w:webHidden/>
          </w:rPr>
        </w:r>
      </w:ins>
      <w:r>
        <w:rPr>
          <w:noProof/>
          <w:webHidden/>
        </w:rPr>
        <w:fldChar w:fldCharType="separate"/>
      </w:r>
      <w:ins w:id="731" w:author="Andreas Kuehne" w:date="2019-05-31T12:34:00Z">
        <w:r>
          <w:rPr>
            <w:noProof/>
            <w:webHidden/>
          </w:rPr>
          <w:t>110</w:t>
        </w:r>
        <w:r>
          <w:rPr>
            <w:noProof/>
            <w:webHidden/>
          </w:rPr>
          <w:fldChar w:fldCharType="end"/>
        </w:r>
        <w:r w:rsidRPr="00B25BEF">
          <w:rPr>
            <w:rStyle w:val="Hyperlink"/>
            <w:noProof/>
          </w:rPr>
          <w:fldChar w:fldCharType="end"/>
        </w:r>
      </w:ins>
    </w:p>
    <w:p w14:paraId="4EEADAFF" w14:textId="65DC5305" w:rsidR="00A71F46" w:rsidRDefault="00A71F46">
      <w:pPr>
        <w:pStyle w:val="Verzeichnis1"/>
        <w:rPr>
          <w:ins w:id="732" w:author="Andreas Kuehne" w:date="2019-05-31T12:34:00Z"/>
          <w:rFonts w:asciiTheme="minorHAnsi" w:eastAsiaTheme="minorEastAsia" w:hAnsiTheme="minorHAnsi" w:cstheme="minorBidi"/>
          <w:noProof/>
          <w:sz w:val="22"/>
          <w:szCs w:val="22"/>
          <w:lang w:val="en-GB" w:eastAsia="en-GB"/>
        </w:rPr>
      </w:pPr>
      <w:ins w:id="73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5</w:t>
        </w:r>
        <w:r>
          <w:rPr>
            <w:rFonts w:asciiTheme="minorHAnsi" w:eastAsiaTheme="minorEastAsia" w:hAnsiTheme="minorHAnsi" w:cstheme="minorBidi"/>
            <w:noProof/>
            <w:sz w:val="22"/>
            <w:szCs w:val="22"/>
            <w:lang w:val="en-GB" w:eastAsia="en-GB"/>
          </w:rPr>
          <w:tab/>
        </w:r>
        <w:r w:rsidRPr="00B25BEF">
          <w:rPr>
            <w:rStyle w:val="Hyperlink"/>
            <w:noProof/>
            <w:lang w:val="en-GB"/>
          </w:rPr>
          <w:t>Data Processing Model for Signing</w:t>
        </w:r>
        <w:r>
          <w:rPr>
            <w:noProof/>
            <w:webHidden/>
          </w:rPr>
          <w:tab/>
        </w:r>
        <w:r>
          <w:rPr>
            <w:noProof/>
            <w:webHidden/>
          </w:rPr>
          <w:fldChar w:fldCharType="begin"/>
        </w:r>
        <w:r>
          <w:rPr>
            <w:noProof/>
            <w:webHidden/>
          </w:rPr>
          <w:instrText xml:space="preserve"> PAGEREF _Toc10202512 \h </w:instrText>
        </w:r>
        <w:r>
          <w:rPr>
            <w:noProof/>
            <w:webHidden/>
          </w:rPr>
        </w:r>
      </w:ins>
      <w:r>
        <w:rPr>
          <w:noProof/>
          <w:webHidden/>
        </w:rPr>
        <w:fldChar w:fldCharType="separate"/>
      </w:r>
      <w:ins w:id="734" w:author="Andreas Kuehne" w:date="2019-05-31T12:34:00Z">
        <w:r>
          <w:rPr>
            <w:noProof/>
            <w:webHidden/>
          </w:rPr>
          <w:t>119</w:t>
        </w:r>
        <w:r>
          <w:rPr>
            <w:noProof/>
            <w:webHidden/>
          </w:rPr>
          <w:fldChar w:fldCharType="end"/>
        </w:r>
        <w:r w:rsidRPr="00B25BEF">
          <w:rPr>
            <w:rStyle w:val="Hyperlink"/>
            <w:noProof/>
          </w:rPr>
          <w:fldChar w:fldCharType="end"/>
        </w:r>
      </w:ins>
    </w:p>
    <w:p w14:paraId="22E0573C" w14:textId="54D9EF0A" w:rsidR="00A71F46" w:rsidRDefault="00A71F46">
      <w:pPr>
        <w:pStyle w:val="Verzeichnis2"/>
        <w:tabs>
          <w:tab w:val="right" w:leader="dot" w:pos="9350"/>
        </w:tabs>
        <w:rPr>
          <w:ins w:id="735" w:author="Andreas Kuehne" w:date="2019-05-31T12:34:00Z"/>
          <w:rFonts w:asciiTheme="minorHAnsi" w:eastAsiaTheme="minorEastAsia" w:hAnsiTheme="minorHAnsi" w:cstheme="minorBidi"/>
          <w:noProof/>
          <w:sz w:val="22"/>
          <w:szCs w:val="22"/>
          <w:lang w:val="en-GB" w:eastAsia="en-GB"/>
        </w:rPr>
      </w:pPr>
      <w:ins w:id="73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5.1 Processing for XML Signatures</w:t>
        </w:r>
        <w:r>
          <w:rPr>
            <w:noProof/>
            <w:webHidden/>
          </w:rPr>
          <w:tab/>
        </w:r>
        <w:r>
          <w:rPr>
            <w:noProof/>
            <w:webHidden/>
          </w:rPr>
          <w:fldChar w:fldCharType="begin"/>
        </w:r>
        <w:r>
          <w:rPr>
            <w:noProof/>
            <w:webHidden/>
          </w:rPr>
          <w:instrText xml:space="preserve"> PAGEREF _Toc10202513 \h </w:instrText>
        </w:r>
        <w:r>
          <w:rPr>
            <w:noProof/>
            <w:webHidden/>
          </w:rPr>
        </w:r>
      </w:ins>
      <w:r>
        <w:rPr>
          <w:noProof/>
          <w:webHidden/>
        </w:rPr>
        <w:fldChar w:fldCharType="separate"/>
      </w:r>
      <w:ins w:id="737" w:author="Andreas Kuehne" w:date="2019-05-31T12:34:00Z">
        <w:r>
          <w:rPr>
            <w:noProof/>
            <w:webHidden/>
          </w:rPr>
          <w:t>119</w:t>
        </w:r>
        <w:r>
          <w:rPr>
            <w:noProof/>
            <w:webHidden/>
          </w:rPr>
          <w:fldChar w:fldCharType="end"/>
        </w:r>
        <w:r w:rsidRPr="00B25BEF">
          <w:rPr>
            <w:rStyle w:val="Hyperlink"/>
            <w:noProof/>
          </w:rPr>
          <w:fldChar w:fldCharType="end"/>
        </w:r>
      </w:ins>
    </w:p>
    <w:p w14:paraId="137F502C" w14:textId="3202AF6E" w:rsidR="00A71F46" w:rsidRDefault="00A71F46">
      <w:pPr>
        <w:pStyle w:val="Verzeichnis3"/>
        <w:tabs>
          <w:tab w:val="right" w:leader="dot" w:pos="9350"/>
        </w:tabs>
        <w:rPr>
          <w:ins w:id="738" w:author="Andreas Kuehne" w:date="2019-05-31T12:34:00Z"/>
          <w:rFonts w:asciiTheme="minorHAnsi" w:eastAsiaTheme="minorEastAsia" w:hAnsiTheme="minorHAnsi" w:cstheme="minorBidi"/>
          <w:noProof/>
          <w:sz w:val="22"/>
          <w:szCs w:val="22"/>
          <w:lang w:val="en-GB" w:eastAsia="en-GB"/>
        </w:rPr>
      </w:pPr>
      <w:ins w:id="73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5.1.1</w:t>
        </w:r>
        <w:r w:rsidRPr="00B25BEF">
          <w:rPr>
            <w:rStyle w:val="Hyperlink"/>
            <w:noProof/>
            <w:lang w:val="en-GB"/>
          </w:rPr>
          <w:t xml:space="preserve"> Sub process ‘</w:t>
        </w:r>
        <w:r w:rsidRPr="00B25BEF">
          <w:rPr>
            <w:rStyle w:val="Hyperlink"/>
            <w:rFonts w:ascii="Courier New" w:hAnsi="Courier New"/>
            <w:noProof/>
            <w:lang w:val="en-GB"/>
          </w:rPr>
          <w:t>process references</w:t>
        </w:r>
        <w:r w:rsidRPr="00B25BEF">
          <w:rPr>
            <w:rStyle w:val="Hyperlink"/>
            <w:noProof/>
            <w:lang w:val="en-GB"/>
          </w:rPr>
          <w:t>’</w:t>
        </w:r>
        <w:r>
          <w:rPr>
            <w:noProof/>
            <w:webHidden/>
          </w:rPr>
          <w:tab/>
        </w:r>
        <w:r>
          <w:rPr>
            <w:noProof/>
            <w:webHidden/>
          </w:rPr>
          <w:fldChar w:fldCharType="begin"/>
        </w:r>
        <w:r>
          <w:rPr>
            <w:noProof/>
            <w:webHidden/>
          </w:rPr>
          <w:instrText xml:space="preserve"> PAGEREF _Toc10202514 \h </w:instrText>
        </w:r>
        <w:r>
          <w:rPr>
            <w:noProof/>
            <w:webHidden/>
          </w:rPr>
        </w:r>
      </w:ins>
      <w:r>
        <w:rPr>
          <w:noProof/>
          <w:webHidden/>
        </w:rPr>
        <w:fldChar w:fldCharType="separate"/>
      </w:r>
      <w:ins w:id="740" w:author="Andreas Kuehne" w:date="2019-05-31T12:34:00Z">
        <w:r>
          <w:rPr>
            <w:noProof/>
            <w:webHidden/>
          </w:rPr>
          <w:t>119</w:t>
        </w:r>
        <w:r>
          <w:rPr>
            <w:noProof/>
            <w:webHidden/>
          </w:rPr>
          <w:fldChar w:fldCharType="end"/>
        </w:r>
        <w:r w:rsidRPr="00B25BEF">
          <w:rPr>
            <w:rStyle w:val="Hyperlink"/>
            <w:noProof/>
          </w:rPr>
          <w:fldChar w:fldCharType="end"/>
        </w:r>
      </w:ins>
    </w:p>
    <w:p w14:paraId="16336461" w14:textId="3259FB44" w:rsidR="00A71F46" w:rsidRDefault="00A71F46">
      <w:pPr>
        <w:pStyle w:val="Verzeichnis3"/>
        <w:tabs>
          <w:tab w:val="right" w:leader="dot" w:pos="9350"/>
        </w:tabs>
        <w:rPr>
          <w:ins w:id="741" w:author="Andreas Kuehne" w:date="2019-05-31T12:34:00Z"/>
          <w:rFonts w:asciiTheme="minorHAnsi" w:eastAsiaTheme="minorEastAsia" w:hAnsiTheme="minorHAnsi" w:cstheme="minorBidi"/>
          <w:noProof/>
          <w:sz w:val="22"/>
          <w:szCs w:val="22"/>
          <w:lang w:val="en-GB" w:eastAsia="en-GB"/>
        </w:rPr>
      </w:pPr>
      <w:ins w:id="74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5.1.2</w:t>
        </w:r>
        <w:r w:rsidRPr="00B25BEF">
          <w:rPr>
            <w:rStyle w:val="Hyperlink"/>
            <w:noProof/>
            <w:lang w:val="en-GB"/>
          </w:rPr>
          <w:t xml:space="preserve"> Sub process ‘</w:t>
        </w:r>
        <w:r w:rsidRPr="00B25BEF">
          <w:rPr>
            <w:rStyle w:val="Hyperlink"/>
            <w:rFonts w:ascii="Courier New" w:hAnsi="Courier New"/>
            <w:noProof/>
            <w:lang w:val="en-GB"/>
          </w:rPr>
          <w:t>create XML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_Toc10202515 \h </w:instrText>
        </w:r>
        <w:r>
          <w:rPr>
            <w:noProof/>
            <w:webHidden/>
          </w:rPr>
        </w:r>
      </w:ins>
      <w:r>
        <w:rPr>
          <w:noProof/>
          <w:webHidden/>
        </w:rPr>
        <w:fldChar w:fldCharType="separate"/>
      </w:r>
      <w:ins w:id="743" w:author="Andreas Kuehne" w:date="2019-05-31T12:34:00Z">
        <w:r>
          <w:rPr>
            <w:noProof/>
            <w:webHidden/>
          </w:rPr>
          <w:t>120</w:t>
        </w:r>
        <w:r>
          <w:rPr>
            <w:noProof/>
            <w:webHidden/>
          </w:rPr>
          <w:fldChar w:fldCharType="end"/>
        </w:r>
        <w:r w:rsidRPr="00B25BEF">
          <w:rPr>
            <w:rStyle w:val="Hyperlink"/>
            <w:noProof/>
          </w:rPr>
          <w:fldChar w:fldCharType="end"/>
        </w:r>
      </w:ins>
    </w:p>
    <w:p w14:paraId="4C9EA026" w14:textId="71DF4922" w:rsidR="00A71F46" w:rsidRDefault="00A71F46">
      <w:pPr>
        <w:pStyle w:val="Verzeichnis4"/>
        <w:tabs>
          <w:tab w:val="right" w:leader="dot" w:pos="9350"/>
        </w:tabs>
        <w:rPr>
          <w:ins w:id="744" w:author="Andreas Kuehne" w:date="2019-05-31T12:34:00Z"/>
          <w:rFonts w:asciiTheme="minorHAnsi" w:eastAsiaTheme="minorEastAsia" w:hAnsiTheme="minorHAnsi" w:cstheme="minorBidi"/>
          <w:noProof/>
          <w:sz w:val="22"/>
          <w:szCs w:val="22"/>
          <w:lang w:val="en-GB" w:eastAsia="en-GB"/>
        </w:rPr>
      </w:pPr>
      <w:ins w:id="74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rFonts w:ascii="Courier New" w:hAnsi="Courier New"/>
            <w:noProof/>
            <w:lang w:val="en-GB"/>
            <w14:scene3d>
              <w14:camera w14:prst="orthographicFront"/>
              <w14:lightRig w14:rig="threePt" w14:dir="t">
                <w14:rot w14:lat="0" w14:lon="0" w14:rev="0"/>
              </w14:lightRig>
            </w14:scene3d>
          </w:rPr>
          <w:t>5.1.2.1</w:t>
        </w:r>
        <w:r w:rsidRPr="00B25BEF">
          <w:rPr>
            <w:rStyle w:val="Hyperlink"/>
            <w:noProof/>
            <w:lang w:val="en-GB"/>
          </w:rPr>
          <w:t xml:space="preserve"> XML Signatures Variant Optional Input </w:t>
        </w:r>
        <w:r w:rsidRPr="00B25BEF">
          <w:rPr>
            <w:rStyle w:val="Hyperlink"/>
            <w:rFonts w:ascii="Courier New" w:hAnsi="Courier New"/>
            <w:noProof/>
            <w:lang w:val="en-GB"/>
          </w:rPr>
          <w:t>IncludeObject</w:t>
        </w:r>
        <w:r>
          <w:rPr>
            <w:noProof/>
            <w:webHidden/>
          </w:rPr>
          <w:tab/>
        </w:r>
        <w:r>
          <w:rPr>
            <w:noProof/>
            <w:webHidden/>
          </w:rPr>
          <w:fldChar w:fldCharType="begin"/>
        </w:r>
        <w:r>
          <w:rPr>
            <w:noProof/>
            <w:webHidden/>
          </w:rPr>
          <w:instrText xml:space="preserve"> PAGEREF _Toc10202516 \h </w:instrText>
        </w:r>
        <w:r>
          <w:rPr>
            <w:noProof/>
            <w:webHidden/>
          </w:rPr>
        </w:r>
      </w:ins>
      <w:r>
        <w:rPr>
          <w:noProof/>
          <w:webHidden/>
        </w:rPr>
        <w:fldChar w:fldCharType="separate"/>
      </w:r>
      <w:ins w:id="746" w:author="Andreas Kuehne" w:date="2019-05-31T12:34:00Z">
        <w:r>
          <w:rPr>
            <w:noProof/>
            <w:webHidden/>
          </w:rPr>
          <w:t>121</w:t>
        </w:r>
        <w:r>
          <w:rPr>
            <w:noProof/>
            <w:webHidden/>
          </w:rPr>
          <w:fldChar w:fldCharType="end"/>
        </w:r>
        <w:r w:rsidRPr="00B25BEF">
          <w:rPr>
            <w:rStyle w:val="Hyperlink"/>
            <w:noProof/>
          </w:rPr>
          <w:fldChar w:fldCharType="end"/>
        </w:r>
      </w:ins>
    </w:p>
    <w:p w14:paraId="7C72B382" w14:textId="66611CC8" w:rsidR="00A71F46" w:rsidRDefault="00A71F46">
      <w:pPr>
        <w:pStyle w:val="Verzeichnis2"/>
        <w:tabs>
          <w:tab w:val="right" w:leader="dot" w:pos="9350"/>
        </w:tabs>
        <w:rPr>
          <w:ins w:id="747" w:author="Andreas Kuehne" w:date="2019-05-31T12:34:00Z"/>
          <w:rFonts w:asciiTheme="minorHAnsi" w:eastAsiaTheme="minorEastAsia" w:hAnsiTheme="minorHAnsi" w:cstheme="minorBidi"/>
          <w:noProof/>
          <w:sz w:val="22"/>
          <w:szCs w:val="22"/>
          <w:lang w:val="en-GB" w:eastAsia="en-GB"/>
        </w:rPr>
      </w:pPr>
      <w:ins w:id="74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5.2 Processing for CMS Signatures</w:t>
        </w:r>
        <w:r>
          <w:rPr>
            <w:noProof/>
            <w:webHidden/>
          </w:rPr>
          <w:tab/>
        </w:r>
        <w:r>
          <w:rPr>
            <w:noProof/>
            <w:webHidden/>
          </w:rPr>
          <w:fldChar w:fldCharType="begin"/>
        </w:r>
        <w:r>
          <w:rPr>
            <w:noProof/>
            <w:webHidden/>
          </w:rPr>
          <w:instrText xml:space="preserve"> PAGEREF _Toc10202517 \h </w:instrText>
        </w:r>
        <w:r>
          <w:rPr>
            <w:noProof/>
            <w:webHidden/>
          </w:rPr>
        </w:r>
      </w:ins>
      <w:r>
        <w:rPr>
          <w:noProof/>
          <w:webHidden/>
        </w:rPr>
        <w:fldChar w:fldCharType="separate"/>
      </w:r>
      <w:ins w:id="749" w:author="Andreas Kuehne" w:date="2019-05-31T12:34:00Z">
        <w:r>
          <w:rPr>
            <w:noProof/>
            <w:webHidden/>
          </w:rPr>
          <w:t>122</w:t>
        </w:r>
        <w:r>
          <w:rPr>
            <w:noProof/>
            <w:webHidden/>
          </w:rPr>
          <w:fldChar w:fldCharType="end"/>
        </w:r>
        <w:r w:rsidRPr="00B25BEF">
          <w:rPr>
            <w:rStyle w:val="Hyperlink"/>
            <w:noProof/>
          </w:rPr>
          <w:fldChar w:fldCharType="end"/>
        </w:r>
      </w:ins>
    </w:p>
    <w:p w14:paraId="575D7D08" w14:textId="713DDC9C" w:rsidR="00A71F46" w:rsidRDefault="00A71F46">
      <w:pPr>
        <w:pStyle w:val="Verzeichnis3"/>
        <w:tabs>
          <w:tab w:val="right" w:leader="dot" w:pos="9350"/>
        </w:tabs>
        <w:rPr>
          <w:ins w:id="750" w:author="Andreas Kuehne" w:date="2019-05-31T12:34:00Z"/>
          <w:rFonts w:asciiTheme="minorHAnsi" w:eastAsiaTheme="minorEastAsia" w:hAnsiTheme="minorHAnsi" w:cstheme="minorBidi"/>
          <w:noProof/>
          <w:sz w:val="22"/>
          <w:szCs w:val="22"/>
          <w:lang w:val="en-GB" w:eastAsia="en-GB"/>
        </w:rPr>
      </w:pPr>
      <w:ins w:id="75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5.2.1</w:t>
        </w:r>
        <w:r w:rsidRPr="00B25BEF">
          <w:rPr>
            <w:rStyle w:val="Hyperlink"/>
            <w:noProof/>
            <w:lang w:val="en-GB"/>
          </w:rPr>
          <w:t xml:space="preserve"> Sub process ‘</w:t>
        </w:r>
        <w:r w:rsidRPr="00B25BEF">
          <w:rPr>
            <w:rStyle w:val="Hyperlink"/>
            <w:rFonts w:ascii="Courier New" w:hAnsi="Courier New"/>
            <w:noProof/>
            <w:lang w:val="en-GB"/>
          </w:rPr>
          <w:t>process digest</w:t>
        </w:r>
        <w:r w:rsidRPr="00B25BEF">
          <w:rPr>
            <w:rStyle w:val="Hyperlink"/>
            <w:noProof/>
            <w:lang w:val="en-GB"/>
          </w:rPr>
          <w:t>’</w:t>
        </w:r>
        <w:r>
          <w:rPr>
            <w:noProof/>
            <w:webHidden/>
          </w:rPr>
          <w:tab/>
        </w:r>
        <w:r>
          <w:rPr>
            <w:noProof/>
            <w:webHidden/>
          </w:rPr>
          <w:fldChar w:fldCharType="begin"/>
        </w:r>
        <w:r>
          <w:rPr>
            <w:noProof/>
            <w:webHidden/>
          </w:rPr>
          <w:instrText xml:space="preserve"> PAGEREF _Toc10202518 \h </w:instrText>
        </w:r>
        <w:r>
          <w:rPr>
            <w:noProof/>
            <w:webHidden/>
          </w:rPr>
        </w:r>
      </w:ins>
      <w:r>
        <w:rPr>
          <w:noProof/>
          <w:webHidden/>
        </w:rPr>
        <w:fldChar w:fldCharType="separate"/>
      </w:r>
      <w:ins w:id="752" w:author="Andreas Kuehne" w:date="2019-05-31T12:34:00Z">
        <w:r>
          <w:rPr>
            <w:noProof/>
            <w:webHidden/>
          </w:rPr>
          <w:t>122</w:t>
        </w:r>
        <w:r>
          <w:rPr>
            <w:noProof/>
            <w:webHidden/>
          </w:rPr>
          <w:fldChar w:fldCharType="end"/>
        </w:r>
        <w:r w:rsidRPr="00B25BEF">
          <w:rPr>
            <w:rStyle w:val="Hyperlink"/>
            <w:noProof/>
          </w:rPr>
          <w:fldChar w:fldCharType="end"/>
        </w:r>
      </w:ins>
    </w:p>
    <w:p w14:paraId="38929105" w14:textId="3EE547FD" w:rsidR="00A71F46" w:rsidRDefault="00A71F46">
      <w:pPr>
        <w:pStyle w:val="Verzeichnis3"/>
        <w:tabs>
          <w:tab w:val="right" w:leader="dot" w:pos="9350"/>
        </w:tabs>
        <w:rPr>
          <w:ins w:id="753" w:author="Andreas Kuehne" w:date="2019-05-31T12:34:00Z"/>
          <w:rFonts w:asciiTheme="minorHAnsi" w:eastAsiaTheme="minorEastAsia" w:hAnsiTheme="minorHAnsi" w:cstheme="minorBidi"/>
          <w:noProof/>
          <w:sz w:val="22"/>
          <w:szCs w:val="22"/>
          <w:lang w:val="en-GB" w:eastAsia="en-GB"/>
        </w:rPr>
      </w:pPr>
      <w:ins w:id="75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"_Toc10202519"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5.2.2</w:t>
        </w:r>
        <w:r w:rsidRPr="00B25BEF">
          <w:rPr>
            <w:rStyle w:val="Hyperlink"/>
            <w:noProof/>
            <w:lang w:val="en-GB"/>
          </w:rPr>
          <w:t xml:space="preserve"> Sub process ‘</w:t>
        </w:r>
        <w:r w:rsidRPr="00B25BEF">
          <w:rPr>
            <w:rStyle w:val="Hyperlink"/>
            <w:rFonts w:ascii="Courier New" w:hAnsi="Courier New"/>
            <w:noProof/>
            <w:lang w:val="en-GB"/>
          </w:rPr>
          <w:t>create CMS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_Toc10202519 \h </w:instrText>
        </w:r>
        <w:r>
          <w:rPr>
            <w:noProof/>
            <w:webHidden/>
          </w:rPr>
        </w:r>
      </w:ins>
      <w:r>
        <w:rPr>
          <w:noProof/>
          <w:webHidden/>
        </w:rPr>
        <w:fldChar w:fldCharType="separate"/>
      </w:r>
      <w:ins w:id="755" w:author="Andreas Kuehne" w:date="2019-05-31T12:34:00Z">
        <w:r>
          <w:rPr>
            <w:noProof/>
            <w:webHidden/>
          </w:rPr>
          <w:t>123</w:t>
        </w:r>
        <w:r>
          <w:rPr>
            <w:noProof/>
            <w:webHidden/>
          </w:rPr>
          <w:fldChar w:fldCharType="end"/>
        </w:r>
        <w:r w:rsidRPr="00B25BEF">
          <w:rPr>
            <w:rStyle w:val="Hyperlink"/>
            <w:noProof/>
          </w:rPr>
          <w:fldChar w:fldCharType="end"/>
        </w:r>
      </w:ins>
    </w:p>
    <w:p w14:paraId="69D242FB" w14:textId="0325BF2E" w:rsidR="00A71F46" w:rsidRDefault="00A71F46">
      <w:pPr>
        <w:pStyle w:val="Verzeichnis2"/>
        <w:tabs>
          <w:tab w:val="right" w:leader="dot" w:pos="9350"/>
        </w:tabs>
        <w:rPr>
          <w:ins w:id="756" w:author="Andreas Kuehne" w:date="2019-05-31T12:34:00Z"/>
          <w:rFonts w:asciiTheme="minorHAnsi" w:eastAsiaTheme="minorEastAsia" w:hAnsiTheme="minorHAnsi" w:cstheme="minorBidi"/>
          <w:noProof/>
          <w:sz w:val="22"/>
          <w:szCs w:val="22"/>
          <w:lang w:val="en-GB" w:eastAsia="en-GB"/>
        </w:rPr>
      </w:pPr>
      <w:ins w:id="75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5.3 General Processing</w:t>
        </w:r>
        <w:r>
          <w:rPr>
            <w:noProof/>
            <w:webHidden/>
          </w:rPr>
          <w:tab/>
        </w:r>
        <w:r>
          <w:rPr>
            <w:noProof/>
            <w:webHidden/>
          </w:rPr>
          <w:fldChar w:fldCharType="begin"/>
        </w:r>
        <w:r>
          <w:rPr>
            <w:noProof/>
            <w:webHidden/>
          </w:rPr>
          <w:instrText xml:space="preserve"> PAGEREF _Toc10202520 \h </w:instrText>
        </w:r>
        <w:r>
          <w:rPr>
            <w:noProof/>
            <w:webHidden/>
          </w:rPr>
        </w:r>
      </w:ins>
      <w:r>
        <w:rPr>
          <w:noProof/>
          <w:webHidden/>
        </w:rPr>
        <w:fldChar w:fldCharType="separate"/>
      </w:r>
      <w:ins w:id="758" w:author="Andreas Kuehne" w:date="2019-05-31T12:34:00Z">
        <w:r>
          <w:rPr>
            <w:noProof/>
            <w:webHidden/>
          </w:rPr>
          <w:t>124</w:t>
        </w:r>
        <w:r>
          <w:rPr>
            <w:noProof/>
            <w:webHidden/>
          </w:rPr>
          <w:fldChar w:fldCharType="end"/>
        </w:r>
        <w:r w:rsidRPr="00B25BEF">
          <w:rPr>
            <w:rStyle w:val="Hyperlink"/>
            <w:noProof/>
          </w:rPr>
          <w:fldChar w:fldCharType="end"/>
        </w:r>
      </w:ins>
    </w:p>
    <w:p w14:paraId="4260930A" w14:textId="479F0E4A" w:rsidR="00A71F46" w:rsidRDefault="00A71F46">
      <w:pPr>
        <w:pStyle w:val="Verzeichnis3"/>
        <w:tabs>
          <w:tab w:val="right" w:leader="dot" w:pos="9350"/>
        </w:tabs>
        <w:rPr>
          <w:ins w:id="759" w:author="Andreas Kuehne" w:date="2019-05-31T12:34:00Z"/>
          <w:rFonts w:asciiTheme="minorHAnsi" w:eastAsiaTheme="minorEastAsia" w:hAnsiTheme="minorHAnsi" w:cstheme="minorBidi"/>
          <w:noProof/>
          <w:sz w:val="22"/>
          <w:szCs w:val="22"/>
          <w:lang w:val="en-GB" w:eastAsia="en-GB"/>
        </w:rPr>
      </w:pPr>
      <w:ins w:id="76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5.3.1</w:t>
        </w:r>
        <w:r w:rsidRPr="00B25BEF">
          <w:rPr>
            <w:rStyle w:val="Hyperlink"/>
            <w:noProof/>
            <w:lang w:val="en-GB"/>
          </w:rPr>
          <w:t xml:space="preserve"> Multi-Signature Creation</w:t>
        </w:r>
        <w:r>
          <w:rPr>
            <w:noProof/>
            <w:webHidden/>
          </w:rPr>
          <w:tab/>
        </w:r>
        <w:r>
          <w:rPr>
            <w:noProof/>
            <w:webHidden/>
          </w:rPr>
          <w:fldChar w:fldCharType="begin"/>
        </w:r>
        <w:r>
          <w:rPr>
            <w:noProof/>
            <w:webHidden/>
          </w:rPr>
          <w:instrText xml:space="preserve"> PAGEREF _Toc10202521 \h </w:instrText>
        </w:r>
        <w:r>
          <w:rPr>
            <w:noProof/>
            <w:webHidden/>
          </w:rPr>
        </w:r>
      </w:ins>
      <w:r>
        <w:rPr>
          <w:noProof/>
          <w:webHidden/>
        </w:rPr>
        <w:fldChar w:fldCharType="separate"/>
      </w:r>
      <w:ins w:id="761" w:author="Andreas Kuehne" w:date="2019-05-31T12:34:00Z">
        <w:r>
          <w:rPr>
            <w:noProof/>
            <w:webHidden/>
          </w:rPr>
          <w:t>124</w:t>
        </w:r>
        <w:r>
          <w:rPr>
            <w:noProof/>
            <w:webHidden/>
          </w:rPr>
          <w:fldChar w:fldCharType="end"/>
        </w:r>
        <w:r w:rsidRPr="00B25BEF">
          <w:rPr>
            <w:rStyle w:val="Hyperlink"/>
            <w:noProof/>
          </w:rPr>
          <w:fldChar w:fldCharType="end"/>
        </w:r>
      </w:ins>
    </w:p>
    <w:p w14:paraId="0DF5CA24" w14:textId="31A13B79" w:rsidR="00A71F46" w:rsidRDefault="00A71F46">
      <w:pPr>
        <w:pStyle w:val="Verzeichnis3"/>
        <w:tabs>
          <w:tab w:val="right" w:leader="dot" w:pos="9350"/>
        </w:tabs>
        <w:rPr>
          <w:ins w:id="762" w:author="Andreas Kuehne" w:date="2019-05-31T12:34:00Z"/>
          <w:rFonts w:asciiTheme="minorHAnsi" w:eastAsiaTheme="minorEastAsia" w:hAnsiTheme="minorHAnsi" w:cstheme="minorBidi"/>
          <w:noProof/>
          <w:sz w:val="22"/>
          <w:szCs w:val="22"/>
          <w:lang w:val="en-GB" w:eastAsia="en-GB"/>
        </w:rPr>
      </w:pPr>
      <w:ins w:id="76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rFonts w:ascii="Courier New" w:hAnsi="Courier New"/>
            <w:noProof/>
            <w:lang w:val="en-GB"/>
            <w14:scene3d>
              <w14:camera w14:prst="orthographicFront"/>
              <w14:lightRig w14:rig="threePt" w14:dir="t">
                <w14:rot w14:lat="0" w14:lon="0" w14:rev="0"/>
              </w14:lightRig>
            </w14:scene3d>
          </w:rPr>
          <w:t>5.3.2</w:t>
        </w:r>
        <w:r w:rsidRPr="00B25BEF">
          <w:rPr>
            <w:rStyle w:val="Hyperlink"/>
            <w:noProof/>
            <w:lang w:val="en-GB"/>
          </w:rPr>
          <w:t xml:space="preserve"> Sub process ‘</w:t>
        </w:r>
        <w:r w:rsidRPr="00B25BEF">
          <w:rPr>
            <w:rStyle w:val="Hyperlink"/>
            <w:rFonts w:ascii="Courier New" w:hAnsi="Courier New"/>
            <w:noProof/>
            <w:lang w:val="en-GB"/>
          </w:rPr>
          <w:t>add Timestamp</w:t>
        </w:r>
        <w:r w:rsidRPr="00B25BEF">
          <w:rPr>
            <w:rStyle w:val="Hyperlink"/>
            <w:noProof/>
            <w:lang w:val="en-GB"/>
          </w:rPr>
          <w:t>’</w:t>
        </w:r>
        <w:r>
          <w:rPr>
            <w:noProof/>
            <w:webHidden/>
          </w:rPr>
          <w:tab/>
        </w:r>
        <w:r>
          <w:rPr>
            <w:noProof/>
            <w:webHidden/>
          </w:rPr>
          <w:fldChar w:fldCharType="begin"/>
        </w:r>
        <w:r>
          <w:rPr>
            <w:noProof/>
            <w:webHidden/>
          </w:rPr>
          <w:instrText xml:space="preserve"> PAGEREF _Toc10202522 \h </w:instrText>
        </w:r>
        <w:r>
          <w:rPr>
            <w:noProof/>
            <w:webHidden/>
          </w:rPr>
        </w:r>
      </w:ins>
      <w:r>
        <w:rPr>
          <w:noProof/>
          <w:webHidden/>
        </w:rPr>
        <w:fldChar w:fldCharType="separate"/>
      </w:r>
      <w:ins w:id="764" w:author="Andreas Kuehne" w:date="2019-05-31T12:34:00Z">
        <w:r>
          <w:rPr>
            <w:noProof/>
            <w:webHidden/>
          </w:rPr>
          <w:t>124</w:t>
        </w:r>
        <w:r>
          <w:rPr>
            <w:noProof/>
            <w:webHidden/>
          </w:rPr>
          <w:fldChar w:fldCharType="end"/>
        </w:r>
        <w:r w:rsidRPr="00B25BEF">
          <w:rPr>
            <w:rStyle w:val="Hyperlink"/>
            <w:noProof/>
          </w:rPr>
          <w:fldChar w:fldCharType="end"/>
        </w:r>
      </w:ins>
    </w:p>
    <w:p w14:paraId="295882F3" w14:textId="573C6ADC" w:rsidR="00A71F46" w:rsidRDefault="00A71F46">
      <w:pPr>
        <w:pStyle w:val="Verzeichnis4"/>
        <w:tabs>
          <w:tab w:val="right" w:leader="dot" w:pos="9350"/>
        </w:tabs>
        <w:rPr>
          <w:ins w:id="765" w:author="Andreas Kuehne" w:date="2019-05-31T12:34:00Z"/>
          <w:rFonts w:asciiTheme="minorHAnsi" w:eastAsiaTheme="minorEastAsia" w:hAnsiTheme="minorHAnsi" w:cstheme="minorBidi"/>
          <w:noProof/>
          <w:sz w:val="22"/>
          <w:szCs w:val="22"/>
          <w:lang w:val="en-GB" w:eastAsia="en-GB"/>
        </w:rPr>
      </w:pPr>
      <w:ins w:id="76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5.3.2.1</w:t>
        </w:r>
        <w:r w:rsidRPr="00B25BEF">
          <w:rPr>
            <w:rStyle w:val="Hyperlink"/>
            <w:noProof/>
            <w:lang w:val="en-GB"/>
          </w:rPr>
          <w:t xml:space="preserve"> Processing for CMS signatures time-stamping</w:t>
        </w:r>
        <w:r>
          <w:rPr>
            <w:noProof/>
            <w:webHidden/>
          </w:rPr>
          <w:tab/>
        </w:r>
        <w:r>
          <w:rPr>
            <w:noProof/>
            <w:webHidden/>
          </w:rPr>
          <w:fldChar w:fldCharType="begin"/>
        </w:r>
        <w:r>
          <w:rPr>
            <w:noProof/>
            <w:webHidden/>
          </w:rPr>
          <w:instrText xml:space="preserve"> PAGEREF _Toc10202523 \h </w:instrText>
        </w:r>
        <w:r>
          <w:rPr>
            <w:noProof/>
            <w:webHidden/>
          </w:rPr>
        </w:r>
      </w:ins>
      <w:r>
        <w:rPr>
          <w:noProof/>
          <w:webHidden/>
        </w:rPr>
        <w:fldChar w:fldCharType="separate"/>
      </w:r>
      <w:ins w:id="767" w:author="Andreas Kuehne" w:date="2019-05-31T12:34:00Z">
        <w:r>
          <w:rPr>
            <w:noProof/>
            <w:webHidden/>
          </w:rPr>
          <w:t>125</w:t>
        </w:r>
        <w:r>
          <w:rPr>
            <w:noProof/>
            <w:webHidden/>
          </w:rPr>
          <w:fldChar w:fldCharType="end"/>
        </w:r>
        <w:r w:rsidRPr="00B25BEF">
          <w:rPr>
            <w:rStyle w:val="Hyperlink"/>
            <w:noProof/>
          </w:rPr>
          <w:fldChar w:fldCharType="end"/>
        </w:r>
      </w:ins>
    </w:p>
    <w:p w14:paraId="43A45CC6" w14:textId="4D99B8B6" w:rsidR="00A71F46" w:rsidRDefault="00A71F46">
      <w:pPr>
        <w:pStyle w:val="Verzeichnis4"/>
        <w:tabs>
          <w:tab w:val="right" w:leader="dot" w:pos="9350"/>
        </w:tabs>
        <w:rPr>
          <w:ins w:id="768" w:author="Andreas Kuehne" w:date="2019-05-31T12:34:00Z"/>
          <w:rFonts w:asciiTheme="minorHAnsi" w:eastAsiaTheme="minorEastAsia" w:hAnsiTheme="minorHAnsi" w:cstheme="minorBidi"/>
          <w:noProof/>
          <w:sz w:val="22"/>
          <w:szCs w:val="22"/>
          <w:lang w:val="en-GB" w:eastAsia="en-GB"/>
        </w:rPr>
      </w:pPr>
      <w:ins w:id="76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5.3.2.2</w:t>
        </w:r>
        <w:r w:rsidRPr="00B25BEF">
          <w:rPr>
            <w:rStyle w:val="Hyperlink"/>
            <w:noProof/>
            <w:lang w:val="en-GB"/>
          </w:rPr>
          <w:t xml:space="preserve"> Processing for XML Timestamps on XML signatures</w:t>
        </w:r>
        <w:r>
          <w:rPr>
            <w:noProof/>
            <w:webHidden/>
          </w:rPr>
          <w:tab/>
        </w:r>
        <w:r>
          <w:rPr>
            <w:noProof/>
            <w:webHidden/>
          </w:rPr>
          <w:fldChar w:fldCharType="begin"/>
        </w:r>
        <w:r>
          <w:rPr>
            <w:noProof/>
            <w:webHidden/>
          </w:rPr>
          <w:instrText xml:space="preserve"> PAGEREF _Toc10202524 \h </w:instrText>
        </w:r>
        <w:r>
          <w:rPr>
            <w:noProof/>
            <w:webHidden/>
          </w:rPr>
        </w:r>
      </w:ins>
      <w:r>
        <w:rPr>
          <w:noProof/>
          <w:webHidden/>
        </w:rPr>
        <w:fldChar w:fldCharType="separate"/>
      </w:r>
      <w:ins w:id="770" w:author="Andreas Kuehne" w:date="2019-05-31T12:34:00Z">
        <w:r>
          <w:rPr>
            <w:noProof/>
            <w:webHidden/>
          </w:rPr>
          <w:t>125</w:t>
        </w:r>
        <w:r>
          <w:rPr>
            <w:noProof/>
            <w:webHidden/>
          </w:rPr>
          <w:fldChar w:fldCharType="end"/>
        </w:r>
        <w:r w:rsidRPr="00B25BEF">
          <w:rPr>
            <w:rStyle w:val="Hyperlink"/>
            <w:noProof/>
          </w:rPr>
          <w:fldChar w:fldCharType="end"/>
        </w:r>
      </w:ins>
    </w:p>
    <w:p w14:paraId="1387F020" w14:textId="61F8D712" w:rsidR="00A71F46" w:rsidRDefault="00A71F46">
      <w:pPr>
        <w:pStyle w:val="Verzeichnis4"/>
        <w:tabs>
          <w:tab w:val="right" w:leader="dot" w:pos="9350"/>
        </w:tabs>
        <w:rPr>
          <w:ins w:id="771" w:author="Andreas Kuehne" w:date="2019-05-31T12:34:00Z"/>
          <w:rFonts w:asciiTheme="minorHAnsi" w:eastAsiaTheme="minorEastAsia" w:hAnsiTheme="minorHAnsi" w:cstheme="minorBidi"/>
          <w:noProof/>
          <w:sz w:val="22"/>
          <w:szCs w:val="22"/>
          <w:lang w:val="en-GB" w:eastAsia="en-GB"/>
        </w:rPr>
      </w:pPr>
      <w:ins w:id="77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5.3.2.3</w:t>
        </w:r>
        <w:r w:rsidRPr="00B25BEF">
          <w:rPr>
            <w:rStyle w:val="Hyperlink"/>
            <w:noProof/>
            <w:lang w:val="en-GB"/>
          </w:rPr>
          <w:t xml:space="preserve"> Processing for RFC 3161 Timestamps on XML signatures</w:t>
        </w:r>
        <w:r>
          <w:rPr>
            <w:noProof/>
            <w:webHidden/>
          </w:rPr>
          <w:tab/>
        </w:r>
        <w:r>
          <w:rPr>
            <w:noProof/>
            <w:webHidden/>
          </w:rPr>
          <w:fldChar w:fldCharType="begin"/>
        </w:r>
        <w:r>
          <w:rPr>
            <w:noProof/>
            <w:webHidden/>
          </w:rPr>
          <w:instrText xml:space="preserve"> PAGEREF _Toc10202525 \h </w:instrText>
        </w:r>
        <w:r>
          <w:rPr>
            <w:noProof/>
            <w:webHidden/>
          </w:rPr>
        </w:r>
      </w:ins>
      <w:r>
        <w:rPr>
          <w:noProof/>
          <w:webHidden/>
        </w:rPr>
        <w:fldChar w:fldCharType="separate"/>
      </w:r>
      <w:ins w:id="773" w:author="Andreas Kuehne" w:date="2019-05-31T12:34:00Z">
        <w:r>
          <w:rPr>
            <w:noProof/>
            <w:webHidden/>
          </w:rPr>
          <w:t>125</w:t>
        </w:r>
        <w:r>
          <w:rPr>
            <w:noProof/>
            <w:webHidden/>
          </w:rPr>
          <w:fldChar w:fldCharType="end"/>
        </w:r>
        <w:r w:rsidRPr="00B25BEF">
          <w:rPr>
            <w:rStyle w:val="Hyperlink"/>
            <w:noProof/>
          </w:rPr>
          <w:fldChar w:fldCharType="end"/>
        </w:r>
      </w:ins>
    </w:p>
    <w:p w14:paraId="6113A715" w14:textId="645596AE" w:rsidR="00A71F46" w:rsidRDefault="00A71F46">
      <w:pPr>
        <w:pStyle w:val="Verzeichnis1"/>
        <w:rPr>
          <w:ins w:id="774" w:author="Andreas Kuehne" w:date="2019-05-31T12:34:00Z"/>
          <w:rFonts w:asciiTheme="minorHAnsi" w:eastAsiaTheme="minorEastAsia" w:hAnsiTheme="minorHAnsi" w:cstheme="minorBidi"/>
          <w:noProof/>
          <w:sz w:val="22"/>
          <w:szCs w:val="22"/>
          <w:lang w:val="en-GB" w:eastAsia="en-GB"/>
        </w:rPr>
      </w:pPr>
      <w:ins w:id="775"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"_Toc10202526"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6</w:t>
        </w:r>
        <w:r>
          <w:rPr>
            <w:rFonts w:asciiTheme="minorHAnsi" w:eastAsiaTheme="minorEastAsia" w:hAnsiTheme="minorHAnsi" w:cstheme="minorBidi"/>
            <w:noProof/>
            <w:sz w:val="22"/>
            <w:szCs w:val="22"/>
            <w:lang w:val="en-GB" w:eastAsia="en-GB"/>
          </w:rPr>
          <w:tab/>
        </w:r>
        <w:r w:rsidRPr="00B25BEF">
          <w:rPr>
            <w:rStyle w:val="Hyperlink"/>
            <w:noProof/>
            <w:lang w:val="en-GB"/>
          </w:rPr>
          <w:t>Data Processing Model for Verification</w:t>
        </w:r>
        <w:r>
          <w:rPr>
            <w:noProof/>
            <w:webHidden/>
          </w:rPr>
          <w:tab/>
        </w:r>
        <w:r>
          <w:rPr>
            <w:noProof/>
            <w:webHidden/>
          </w:rPr>
          <w:fldChar w:fldCharType="begin"/>
        </w:r>
        <w:r>
          <w:rPr>
            <w:noProof/>
            <w:webHidden/>
          </w:rPr>
          <w:instrText xml:space="preserve"> PAGEREF _Toc10202526 \h </w:instrText>
        </w:r>
        <w:r>
          <w:rPr>
            <w:noProof/>
            <w:webHidden/>
          </w:rPr>
        </w:r>
      </w:ins>
      <w:r>
        <w:rPr>
          <w:noProof/>
          <w:webHidden/>
        </w:rPr>
        <w:fldChar w:fldCharType="separate"/>
      </w:r>
      <w:ins w:id="776" w:author="Andreas Kuehne" w:date="2019-05-31T12:34:00Z">
        <w:r>
          <w:rPr>
            <w:noProof/>
            <w:webHidden/>
          </w:rPr>
          <w:t>127</w:t>
        </w:r>
        <w:r>
          <w:rPr>
            <w:noProof/>
            <w:webHidden/>
          </w:rPr>
          <w:fldChar w:fldCharType="end"/>
        </w:r>
        <w:r w:rsidRPr="00B25BEF">
          <w:rPr>
            <w:rStyle w:val="Hyperlink"/>
            <w:noProof/>
          </w:rPr>
          <w:fldChar w:fldCharType="end"/>
        </w:r>
      </w:ins>
    </w:p>
    <w:p w14:paraId="49FDB7F4" w14:textId="2829AFFB" w:rsidR="00A71F46" w:rsidRDefault="00A71F46">
      <w:pPr>
        <w:pStyle w:val="Verzeichnis2"/>
        <w:tabs>
          <w:tab w:val="right" w:leader="dot" w:pos="9350"/>
        </w:tabs>
        <w:rPr>
          <w:ins w:id="777" w:author="Andreas Kuehne" w:date="2019-05-31T12:34:00Z"/>
          <w:rFonts w:asciiTheme="minorHAnsi" w:eastAsiaTheme="minorEastAsia" w:hAnsiTheme="minorHAnsi" w:cstheme="minorBidi"/>
          <w:noProof/>
          <w:sz w:val="22"/>
          <w:szCs w:val="22"/>
          <w:lang w:val="en-GB" w:eastAsia="en-GB"/>
        </w:rPr>
      </w:pPr>
      <w:ins w:id="77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6.1 Processing for XML Signature Verification</w:t>
        </w:r>
        <w:r>
          <w:rPr>
            <w:noProof/>
            <w:webHidden/>
          </w:rPr>
          <w:tab/>
        </w:r>
        <w:r>
          <w:rPr>
            <w:noProof/>
            <w:webHidden/>
          </w:rPr>
          <w:fldChar w:fldCharType="begin"/>
        </w:r>
        <w:r>
          <w:rPr>
            <w:noProof/>
            <w:webHidden/>
          </w:rPr>
          <w:instrText xml:space="preserve"> PAGEREF _Toc10202527 \h </w:instrText>
        </w:r>
        <w:r>
          <w:rPr>
            <w:noProof/>
            <w:webHidden/>
          </w:rPr>
        </w:r>
      </w:ins>
      <w:r>
        <w:rPr>
          <w:noProof/>
          <w:webHidden/>
        </w:rPr>
        <w:fldChar w:fldCharType="separate"/>
      </w:r>
      <w:ins w:id="779" w:author="Andreas Kuehne" w:date="2019-05-31T12:34:00Z">
        <w:r>
          <w:rPr>
            <w:noProof/>
            <w:webHidden/>
          </w:rPr>
          <w:t>128</w:t>
        </w:r>
        <w:r>
          <w:rPr>
            <w:noProof/>
            <w:webHidden/>
          </w:rPr>
          <w:fldChar w:fldCharType="end"/>
        </w:r>
        <w:r w:rsidRPr="00B25BEF">
          <w:rPr>
            <w:rStyle w:val="Hyperlink"/>
            <w:noProof/>
          </w:rPr>
          <w:fldChar w:fldCharType="end"/>
        </w:r>
      </w:ins>
    </w:p>
    <w:p w14:paraId="2586F7FD" w14:textId="1ADCC674" w:rsidR="00A71F46" w:rsidRDefault="00A71F46">
      <w:pPr>
        <w:pStyle w:val="Verzeichnis3"/>
        <w:tabs>
          <w:tab w:val="right" w:leader="dot" w:pos="9350"/>
        </w:tabs>
        <w:rPr>
          <w:ins w:id="780" w:author="Andreas Kuehne" w:date="2019-05-31T12:34:00Z"/>
          <w:rFonts w:asciiTheme="minorHAnsi" w:eastAsiaTheme="minorEastAsia" w:hAnsiTheme="minorHAnsi" w:cstheme="minorBidi"/>
          <w:noProof/>
          <w:sz w:val="22"/>
          <w:szCs w:val="22"/>
          <w:lang w:val="en-GB" w:eastAsia="en-GB"/>
        </w:rPr>
      </w:pPr>
      <w:ins w:id="78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6.1.1</w:t>
        </w:r>
        <w:r w:rsidRPr="00B25BEF">
          <w:rPr>
            <w:rStyle w:val="Hyperlink"/>
            <w:noProof/>
            <w:lang w:val="en-GB"/>
          </w:rPr>
          <w:t xml:space="preserve"> Sub process ‘</w:t>
        </w:r>
        <w:r w:rsidRPr="00B25BEF">
          <w:rPr>
            <w:rStyle w:val="Hyperlink"/>
            <w:rFonts w:ascii="Courier New" w:hAnsi="Courier New"/>
            <w:noProof/>
            <w:lang w:val="en-GB"/>
          </w:rPr>
          <w:t>retrieve XML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_Toc10202528 \h </w:instrText>
        </w:r>
        <w:r>
          <w:rPr>
            <w:noProof/>
            <w:webHidden/>
          </w:rPr>
        </w:r>
      </w:ins>
      <w:r>
        <w:rPr>
          <w:noProof/>
          <w:webHidden/>
        </w:rPr>
        <w:fldChar w:fldCharType="separate"/>
      </w:r>
      <w:ins w:id="782" w:author="Andreas Kuehne" w:date="2019-05-31T12:34:00Z">
        <w:r>
          <w:rPr>
            <w:noProof/>
            <w:webHidden/>
          </w:rPr>
          <w:t>128</w:t>
        </w:r>
        <w:r>
          <w:rPr>
            <w:noProof/>
            <w:webHidden/>
          </w:rPr>
          <w:fldChar w:fldCharType="end"/>
        </w:r>
        <w:r w:rsidRPr="00B25BEF">
          <w:rPr>
            <w:rStyle w:val="Hyperlink"/>
            <w:noProof/>
          </w:rPr>
          <w:fldChar w:fldCharType="end"/>
        </w:r>
      </w:ins>
    </w:p>
    <w:p w14:paraId="45E47169" w14:textId="35F6C65D" w:rsidR="00A71F46" w:rsidRDefault="00A71F46">
      <w:pPr>
        <w:pStyle w:val="Verzeichnis3"/>
        <w:tabs>
          <w:tab w:val="right" w:leader="dot" w:pos="9350"/>
        </w:tabs>
        <w:rPr>
          <w:ins w:id="783" w:author="Andreas Kuehne" w:date="2019-05-31T12:34:00Z"/>
          <w:rFonts w:asciiTheme="minorHAnsi" w:eastAsiaTheme="minorEastAsia" w:hAnsiTheme="minorHAnsi" w:cstheme="minorBidi"/>
          <w:noProof/>
          <w:sz w:val="22"/>
          <w:szCs w:val="22"/>
          <w:lang w:val="en-GB" w:eastAsia="en-GB"/>
        </w:rPr>
      </w:pPr>
      <w:ins w:id="78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"_Toc10202529"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6.1.2</w:t>
        </w:r>
        <w:r w:rsidRPr="00B25BEF">
          <w:rPr>
            <w:rStyle w:val="Hyperlink"/>
            <w:noProof/>
            <w:lang w:val="en-GB"/>
          </w:rPr>
          <w:t xml:space="preserve"> Sub process ‘</w:t>
        </w:r>
        <w:r w:rsidRPr="00B25BEF">
          <w:rPr>
            <w:rStyle w:val="Hyperlink"/>
            <w:rFonts w:ascii="Courier New" w:hAnsi="Courier New"/>
            <w:noProof/>
            <w:lang w:val="en-GB"/>
          </w:rPr>
          <w:t>recalculate references</w:t>
        </w:r>
        <w:r w:rsidRPr="00B25BEF">
          <w:rPr>
            <w:rStyle w:val="Hyperlink"/>
            <w:noProof/>
            <w:lang w:val="en-GB"/>
          </w:rPr>
          <w:t>’</w:t>
        </w:r>
        <w:r>
          <w:rPr>
            <w:noProof/>
            <w:webHidden/>
          </w:rPr>
          <w:tab/>
        </w:r>
        <w:r>
          <w:rPr>
            <w:noProof/>
            <w:webHidden/>
          </w:rPr>
          <w:fldChar w:fldCharType="begin"/>
        </w:r>
        <w:r>
          <w:rPr>
            <w:noProof/>
            <w:webHidden/>
          </w:rPr>
          <w:instrText xml:space="preserve"> PAGEREF _Toc10202529 \h </w:instrText>
        </w:r>
        <w:r>
          <w:rPr>
            <w:noProof/>
            <w:webHidden/>
          </w:rPr>
        </w:r>
      </w:ins>
      <w:r>
        <w:rPr>
          <w:noProof/>
          <w:webHidden/>
        </w:rPr>
        <w:fldChar w:fldCharType="separate"/>
      </w:r>
      <w:ins w:id="785" w:author="Andreas Kuehne" w:date="2019-05-31T12:34:00Z">
        <w:r>
          <w:rPr>
            <w:noProof/>
            <w:webHidden/>
          </w:rPr>
          <w:t>128</w:t>
        </w:r>
        <w:r>
          <w:rPr>
            <w:noProof/>
            <w:webHidden/>
          </w:rPr>
          <w:fldChar w:fldCharType="end"/>
        </w:r>
        <w:r w:rsidRPr="00B25BEF">
          <w:rPr>
            <w:rStyle w:val="Hyperlink"/>
            <w:noProof/>
          </w:rPr>
          <w:fldChar w:fldCharType="end"/>
        </w:r>
      </w:ins>
    </w:p>
    <w:p w14:paraId="67DFB471" w14:textId="69422A65" w:rsidR="00A71F46" w:rsidRDefault="00A71F46">
      <w:pPr>
        <w:pStyle w:val="Verzeichnis3"/>
        <w:tabs>
          <w:tab w:val="right" w:leader="dot" w:pos="9350"/>
        </w:tabs>
        <w:rPr>
          <w:ins w:id="786" w:author="Andreas Kuehne" w:date="2019-05-31T12:34:00Z"/>
          <w:rFonts w:asciiTheme="minorHAnsi" w:eastAsiaTheme="minorEastAsia" w:hAnsiTheme="minorHAnsi" w:cstheme="minorBidi"/>
          <w:noProof/>
          <w:sz w:val="22"/>
          <w:szCs w:val="22"/>
          <w:lang w:val="en-GB" w:eastAsia="en-GB"/>
        </w:rPr>
      </w:pPr>
      <w:ins w:id="78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6.1.3</w:t>
        </w:r>
        <w:r w:rsidRPr="00B25BEF">
          <w:rPr>
            <w:rStyle w:val="Hyperlink"/>
            <w:noProof/>
            <w:lang w:val="en-GB"/>
          </w:rPr>
          <w:t xml:space="preserve"> Sub process ‘</w:t>
        </w:r>
        <w:r w:rsidRPr="00B25BEF">
          <w:rPr>
            <w:rStyle w:val="Hyperlink"/>
            <w:rFonts w:ascii="Courier New" w:hAnsi="Courier New"/>
            <w:noProof/>
            <w:lang w:val="en-GB"/>
          </w:rPr>
          <w:t>verify XML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_Toc10202530 \h </w:instrText>
        </w:r>
        <w:r>
          <w:rPr>
            <w:noProof/>
            <w:webHidden/>
          </w:rPr>
        </w:r>
      </w:ins>
      <w:r>
        <w:rPr>
          <w:noProof/>
          <w:webHidden/>
        </w:rPr>
        <w:fldChar w:fldCharType="separate"/>
      </w:r>
      <w:ins w:id="788" w:author="Andreas Kuehne" w:date="2019-05-31T12:34:00Z">
        <w:r>
          <w:rPr>
            <w:noProof/>
            <w:webHidden/>
          </w:rPr>
          <w:t>129</w:t>
        </w:r>
        <w:r>
          <w:rPr>
            <w:noProof/>
            <w:webHidden/>
          </w:rPr>
          <w:fldChar w:fldCharType="end"/>
        </w:r>
        <w:r w:rsidRPr="00B25BEF">
          <w:rPr>
            <w:rStyle w:val="Hyperlink"/>
            <w:noProof/>
          </w:rPr>
          <w:fldChar w:fldCharType="end"/>
        </w:r>
      </w:ins>
    </w:p>
    <w:p w14:paraId="0C1A3117" w14:textId="339B9BF2" w:rsidR="00A71F46" w:rsidRDefault="00A71F46">
      <w:pPr>
        <w:pStyle w:val="Verzeichnis4"/>
        <w:tabs>
          <w:tab w:val="right" w:leader="dot" w:pos="9350"/>
        </w:tabs>
        <w:rPr>
          <w:ins w:id="789" w:author="Andreas Kuehne" w:date="2019-05-31T12:34:00Z"/>
          <w:rFonts w:asciiTheme="minorHAnsi" w:eastAsiaTheme="minorEastAsia" w:hAnsiTheme="minorHAnsi" w:cstheme="minorBidi"/>
          <w:noProof/>
          <w:sz w:val="22"/>
          <w:szCs w:val="22"/>
          <w:lang w:val="en-GB" w:eastAsia="en-GB"/>
        </w:rPr>
      </w:pPr>
      <w:ins w:id="79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6.1.3.1</w:t>
        </w:r>
        <w:r w:rsidRPr="00B25BEF">
          <w:rPr>
            <w:rStyle w:val="Hyperlink"/>
            <w:noProof/>
            <w:lang w:val="en-GB"/>
          </w:rPr>
          <w:t xml:space="preserve"> Processing for RFC 3161 timestamp tokens on XML Signatures</w:t>
        </w:r>
        <w:r>
          <w:rPr>
            <w:noProof/>
            <w:webHidden/>
          </w:rPr>
          <w:tab/>
        </w:r>
        <w:r>
          <w:rPr>
            <w:noProof/>
            <w:webHidden/>
          </w:rPr>
          <w:fldChar w:fldCharType="begin"/>
        </w:r>
        <w:r>
          <w:rPr>
            <w:noProof/>
            <w:webHidden/>
          </w:rPr>
          <w:instrText xml:space="preserve"> PAGEREF _Toc10202531 \h </w:instrText>
        </w:r>
        <w:r>
          <w:rPr>
            <w:noProof/>
            <w:webHidden/>
          </w:rPr>
        </w:r>
      </w:ins>
      <w:r>
        <w:rPr>
          <w:noProof/>
          <w:webHidden/>
        </w:rPr>
        <w:fldChar w:fldCharType="separate"/>
      </w:r>
      <w:ins w:id="791" w:author="Andreas Kuehne" w:date="2019-05-31T12:34:00Z">
        <w:r>
          <w:rPr>
            <w:noProof/>
            <w:webHidden/>
          </w:rPr>
          <w:t>130</w:t>
        </w:r>
        <w:r>
          <w:rPr>
            <w:noProof/>
            <w:webHidden/>
          </w:rPr>
          <w:fldChar w:fldCharType="end"/>
        </w:r>
        <w:r w:rsidRPr="00B25BEF">
          <w:rPr>
            <w:rStyle w:val="Hyperlink"/>
            <w:noProof/>
          </w:rPr>
          <w:fldChar w:fldCharType="end"/>
        </w:r>
      </w:ins>
    </w:p>
    <w:p w14:paraId="63D9F141" w14:textId="3CE29299" w:rsidR="00A71F46" w:rsidRDefault="00A71F46">
      <w:pPr>
        <w:pStyle w:val="Verzeichnis4"/>
        <w:tabs>
          <w:tab w:val="right" w:leader="dot" w:pos="9350"/>
        </w:tabs>
        <w:rPr>
          <w:ins w:id="792" w:author="Andreas Kuehne" w:date="2019-05-31T12:34:00Z"/>
          <w:rFonts w:asciiTheme="minorHAnsi" w:eastAsiaTheme="minorEastAsia" w:hAnsiTheme="minorHAnsi" w:cstheme="minorBidi"/>
          <w:noProof/>
          <w:sz w:val="22"/>
          <w:szCs w:val="22"/>
          <w:lang w:val="en-GB" w:eastAsia="en-GB"/>
        </w:rPr>
      </w:pPr>
      <w:ins w:id="79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6.1.3.2</w:t>
        </w:r>
        <w:r w:rsidRPr="00B25BEF">
          <w:rPr>
            <w:rStyle w:val="Hyperlink"/>
            <w:noProof/>
            <w:lang w:val="en-GB"/>
          </w:rPr>
          <w:t xml:space="preserve"> Processing for XML timestamp tokens on XML signatures</w:t>
        </w:r>
        <w:r>
          <w:rPr>
            <w:noProof/>
            <w:webHidden/>
          </w:rPr>
          <w:tab/>
        </w:r>
        <w:r>
          <w:rPr>
            <w:noProof/>
            <w:webHidden/>
          </w:rPr>
          <w:fldChar w:fldCharType="begin"/>
        </w:r>
        <w:r>
          <w:rPr>
            <w:noProof/>
            <w:webHidden/>
          </w:rPr>
          <w:instrText xml:space="preserve"> PAGEREF _Toc10202532 \h </w:instrText>
        </w:r>
        <w:r>
          <w:rPr>
            <w:noProof/>
            <w:webHidden/>
          </w:rPr>
        </w:r>
      </w:ins>
      <w:r>
        <w:rPr>
          <w:noProof/>
          <w:webHidden/>
        </w:rPr>
        <w:fldChar w:fldCharType="separate"/>
      </w:r>
      <w:ins w:id="794" w:author="Andreas Kuehne" w:date="2019-05-31T12:34:00Z">
        <w:r>
          <w:rPr>
            <w:noProof/>
            <w:webHidden/>
          </w:rPr>
          <w:t>131</w:t>
        </w:r>
        <w:r>
          <w:rPr>
            <w:noProof/>
            <w:webHidden/>
          </w:rPr>
          <w:fldChar w:fldCharType="end"/>
        </w:r>
        <w:r w:rsidRPr="00B25BEF">
          <w:rPr>
            <w:rStyle w:val="Hyperlink"/>
            <w:noProof/>
          </w:rPr>
          <w:fldChar w:fldCharType="end"/>
        </w:r>
      </w:ins>
    </w:p>
    <w:p w14:paraId="3B0949C4" w14:textId="75515EA3" w:rsidR="00A71F46" w:rsidRDefault="00A71F46">
      <w:pPr>
        <w:pStyle w:val="Verzeichnis2"/>
        <w:tabs>
          <w:tab w:val="right" w:leader="dot" w:pos="9350"/>
        </w:tabs>
        <w:rPr>
          <w:ins w:id="795" w:author="Andreas Kuehne" w:date="2019-05-31T12:34:00Z"/>
          <w:rFonts w:asciiTheme="minorHAnsi" w:eastAsiaTheme="minorEastAsia" w:hAnsiTheme="minorHAnsi" w:cstheme="minorBidi"/>
          <w:noProof/>
          <w:sz w:val="22"/>
          <w:szCs w:val="22"/>
          <w:lang w:val="en-GB" w:eastAsia="en-GB"/>
        </w:rPr>
      </w:pPr>
      <w:ins w:id="79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6.2 Processing for CMS Signature Verification</w:t>
        </w:r>
        <w:r>
          <w:rPr>
            <w:noProof/>
            <w:webHidden/>
          </w:rPr>
          <w:tab/>
        </w:r>
        <w:r>
          <w:rPr>
            <w:noProof/>
            <w:webHidden/>
          </w:rPr>
          <w:fldChar w:fldCharType="begin"/>
        </w:r>
        <w:r>
          <w:rPr>
            <w:noProof/>
            <w:webHidden/>
          </w:rPr>
          <w:instrText xml:space="preserve"> PAGEREF _Toc10202533 \h </w:instrText>
        </w:r>
        <w:r>
          <w:rPr>
            <w:noProof/>
            <w:webHidden/>
          </w:rPr>
        </w:r>
      </w:ins>
      <w:r>
        <w:rPr>
          <w:noProof/>
          <w:webHidden/>
        </w:rPr>
        <w:fldChar w:fldCharType="separate"/>
      </w:r>
      <w:ins w:id="797" w:author="Andreas Kuehne" w:date="2019-05-31T12:34:00Z">
        <w:r>
          <w:rPr>
            <w:noProof/>
            <w:webHidden/>
          </w:rPr>
          <w:t>131</w:t>
        </w:r>
        <w:r>
          <w:rPr>
            <w:noProof/>
            <w:webHidden/>
          </w:rPr>
          <w:fldChar w:fldCharType="end"/>
        </w:r>
        <w:r w:rsidRPr="00B25BEF">
          <w:rPr>
            <w:rStyle w:val="Hyperlink"/>
            <w:noProof/>
          </w:rPr>
          <w:fldChar w:fldCharType="end"/>
        </w:r>
      </w:ins>
    </w:p>
    <w:p w14:paraId="6E5FC768" w14:textId="5C1B26A9" w:rsidR="00A71F46" w:rsidRDefault="00A71F46">
      <w:pPr>
        <w:pStyle w:val="Verzeichnis3"/>
        <w:tabs>
          <w:tab w:val="right" w:leader="dot" w:pos="9350"/>
        </w:tabs>
        <w:rPr>
          <w:ins w:id="798" w:author="Andreas Kuehne" w:date="2019-05-31T12:34:00Z"/>
          <w:rFonts w:asciiTheme="minorHAnsi" w:eastAsiaTheme="minorEastAsia" w:hAnsiTheme="minorHAnsi" w:cstheme="minorBidi"/>
          <w:noProof/>
          <w:sz w:val="22"/>
          <w:szCs w:val="22"/>
          <w:lang w:val="en-GB" w:eastAsia="en-GB"/>
        </w:rPr>
      </w:pPr>
      <w:ins w:id="79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6.2.1</w:t>
        </w:r>
        <w:r w:rsidRPr="00B25BEF">
          <w:rPr>
            <w:rStyle w:val="Hyperlink"/>
            <w:noProof/>
            <w:lang w:val="en-GB"/>
          </w:rPr>
          <w:t xml:space="preserve"> Sub process ‘</w:t>
        </w:r>
        <w:r w:rsidRPr="00B25BEF">
          <w:rPr>
            <w:rStyle w:val="Hyperlink"/>
            <w:rFonts w:ascii="Courier New" w:hAnsi="Courier New"/>
            <w:noProof/>
            <w:lang w:val="en-GB"/>
          </w:rPr>
          <w:t>retrieve CMS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_Toc10202534 \h </w:instrText>
        </w:r>
        <w:r>
          <w:rPr>
            <w:noProof/>
            <w:webHidden/>
          </w:rPr>
        </w:r>
      </w:ins>
      <w:r>
        <w:rPr>
          <w:noProof/>
          <w:webHidden/>
        </w:rPr>
        <w:fldChar w:fldCharType="separate"/>
      </w:r>
      <w:ins w:id="800" w:author="Andreas Kuehne" w:date="2019-05-31T12:34:00Z">
        <w:r>
          <w:rPr>
            <w:noProof/>
            <w:webHidden/>
          </w:rPr>
          <w:t>131</w:t>
        </w:r>
        <w:r>
          <w:rPr>
            <w:noProof/>
            <w:webHidden/>
          </w:rPr>
          <w:fldChar w:fldCharType="end"/>
        </w:r>
        <w:r w:rsidRPr="00B25BEF">
          <w:rPr>
            <w:rStyle w:val="Hyperlink"/>
            <w:noProof/>
          </w:rPr>
          <w:fldChar w:fldCharType="end"/>
        </w:r>
      </w:ins>
    </w:p>
    <w:p w14:paraId="6B71CD80" w14:textId="5DD8F982" w:rsidR="00A71F46" w:rsidRDefault="00A71F46">
      <w:pPr>
        <w:pStyle w:val="Verzeichnis3"/>
        <w:tabs>
          <w:tab w:val="right" w:leader="dot" w:pos="9350"/>
        </w:tabs>
        <w:rPr>
          <w:ins w:id="801" w:author="Andreas Kuehne" w:date="2019-05-31T12:34:00Z"/>
          <w:rFonts w:asciiTheme="minorHAnsi" w:eastAsiaTheme="minorEastAsia" w:hAnsiTheme="minorHAnsi" w:cstheme="minorBidi"/>
          <w:noProof/>
          <w:sz w:val="22"/>
          <w:szCs w:val="22"/>
          <w:lang w:val="en-GB" w:eastAsia="en-GB"/>
        </w:rPr>
      </w:pPr>
      <w:ins w:id="80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6.2.2</w:t>
        </w:r>
        <w:r w:rsidRPr="00B25BEF">
          <w:rPr>
            <w:rStyle w:val="Hyperlink"/>
            <w:noProof/>
            <w:lang w:val="en-GB"/>
          </w:rPr>
          <w:t xml:space="preserve"> Sub process ‘</w:t>
        </w:r>
        <w:r w:rsidRPr="00B25BEF">
          <w:rPr>
            <w:rStyle w:val="Hyperlink"/>
            <w:rFonts w:ascii="Courier New" w:hAnsi="Courier New"/>
            <w:noProof/>
            <w:lang w:val="en-GB"/>
          </w:rPr>
          <w:t>verify CMS signature</w:t>
        </w:r>
        <w:r w:rsidRPr="00B25BEF">
          <w:rPr>
            <w:rStyle w:val="Hyperlink"/>
            <w:noProof/>
            <w:lang w:val="en-GB"/>
          </w:rPr>
          <w:t>’</w:t>
        </w:r>
        <w:r>
          <w:rPr>
            <w:noProof/>
            <w:webHidden/>
          </w:rPr>
          <w:tab/>
        </w:r>
        <w:r>
          <w:rPr>
            <w:noProof/>
            <w:webHidden/>
          </w:rPr>
          <w:fldChar w:fldCharType="begin"/>
        </w:r>
        <w:r>
          <w:rPr>
            <w:noProof/>
            <w:webHidden/>
          </w:rPr>
          <w:instrText xml:space="preserve"> PAGEREF _Toc10202535 \h </w:instrText>
        </w:r>
        <w:r>
          <w:rPr>
            <w:noProof/>
            <w:webHidden/>
          </w:rPr>
        </w:r>
      </w:ins>
      <w:r>
        <w:rPr>
          <w:noProof/>
          <w:webHidden/>
        </w:rPr>
        <w:fldChar w:fldCharType="separate"/>
      </w:r>
      <w:ins w:id="803" w:author="Andreas Kuehne" w:date="2019-05-31T12:34:00Z">
        <w:r>
          <w:rPr>
            <w:noProof/>
            <w:webHidden/>
          </w:rPr>
          <w:t>132</w:t>
        </w:r>
        <w:r>
          <w:rPr>
            <w:noProof/>
            <w:webHidden/>
          </w:rPr>
          <w:fldChar w:fldCharType="end"/>
        </w:r>
        <w:r w:rsidRPr="00B25BEF">
          <w:rPr>
            <w:rStyle w:val="Hyperlink"/>
            <w:noProof/>
          </w:rPr>
          <w:fldChar w:fldCharType="end"/>
        </w:r>
      </w:ins>
    </w:p>
    <w:p w14:paraId="07E596EC" w14:textId="35266B6B" w:rsidR="00A71F46" w:rsidRDefault="00A71F46">
      <w:pPr>
        <w:pStyle w:val="Verzeichnis4"/>
        <w:tabs>
          <w:tab w:val="right" w:leader="dot" w:pos="9350"/>
        </w:tabs>
        <w:rPr>
          <w:ins w:id="804" w:author="Andreas Kuehne" w:date="2019-05-31T12:34:00Z"/>
          <w:rFonts w:asciiTheme="minorHAnsi" w:eastAsiaTheme="minorEastAsia" w:hAnsiTheme="minorHAnsi" w:cstheme="minorBidi"/>
          <w:noProof/>
          <w:sz w:val="22"/>
          <w:szCs w:val="22"/>
          <w:lang w:val="en-GB" w:eastAsia="en-GB"/>
        </w:rPr>
      </w:pPr>
      <w:ins w:id="80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6.2.2.1</w:t>
        </w:r>
        <w:r w:rsidRPr="00B25BEF">
          <w:rPr>
            <w:rStyle w:val="Hyperlink"/>
            <w:noProof/>
            <w:lang w:val="en-GB"/>
          </w:rPr>
          <w:t xml:space="preserve"> Processing for RFC 3161 Timestamp tokens on CMS Signatures.</w:t>
        </w:r>
        <w:r>
          <w:rPr>
            <w:noProof/>
            <w:webHidden/>
          </w:rPr>
          <w:tab/>
        </w:r>
        <w:r>
          <w:rPr>
            <w:noProof/>
            <w:webHidden/>
          </w:rPr>
          <w:fldChar w:fldCharType="begin"/>
        </w:r>
        <w:r>
          <w:rPr>
            <w:noProof/>
            <w:webHidden/>
          </w:rPr>
          <w:instrText xml:space="preserve"> PAGEREF _Toc10202536 \h </w:instrText>
        </w:r>
        <w:r>
          <w:rPr>
            <w:noProof/>
            <w:webHidden/>
          </w:rPr>
        </w:r>
      </w:ins>
      <w:r>
        <w:rPr>
          <w:noProof/>
          <w:webHidden/>
        </w:rPr>
        <w:fldChar w:fldCharType="separate"/>
      </w:r>
      <w:ins w:id="806" w:author="Andreas Kuehne" w:date="2019-05-31T12:34:00Z">
        <w:r>
          <w:rPr>
            <w:noProof/>
            <w:webHidden/>
          </w:rPr>
          <w:t>132</w:t>
        </w:r>
        <w:r>
          <w:rPr>
            <w:noProof/>
            <w:webHidden/>
          </w:rPr>
          <w:fldChar w:fldCharType="end"/>
        </w:r>
        <w:r w:rsidRPr="00B25BEF">
          <w:rPr>
            <w:rStyle w:val="Hyperlink"/>
            <w:noProof/>
          </w:rPr>
          <w:fldChar w:fldCharType="end"/>
        </w:r>
      </w:ins>
    </w:p>
    <w:p w14:paraId="0DDB931C" w14:textId="7E0C693B" w:rsidR="00A71F46" w:rsidRDefault="00A71F46">
      <w:pPr>
        <w:pStyle w:val="Verzeichnis2"/>
        <w:tabs>
          <w:tab w:val="right" w:leader="dot" w:pos="9350"/>
        </w:tabs>
        <w:rPr>
          <w:ins w:id="807" w:author="Andreas Kuehne" w:date="2019-05-31T12:34:00Z"/>
          <w:rFonts w:asciiTheme="minorHAnsi" w:eastAsiaTheme="minorEastAsia" w:hAnsiTheme="minorHAnsi" w:cstheme="minorBidi"/>
          <w:noProof/>
          <w:sz w:val="22"/>
          <w:szCs w:val="22"/>
          <w:lang w:val="en-GB" w:eastAsia="en-GB"/>
        </w:rPr>
      </w:pPr>
      <w:ins w:id="80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"_Toc10202537"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6.3 General Processing</w:t>
        </w:r>
        <w:r>
          <w:rPr>
            <w:noProof/>
            <w:webHidden/>
          </w:rPr>
          <w:tab/>
        </w:r>
        <w:r>
          <w:rPr>
            <w:noProof/>
            <w:webHidden/>
          </w:rPr>
          <w:fldChar w:fldCharType="begin"/>
        </w:r>
        <w:r>
          <w:rPr>
            <w:noProof/>
            <w:webHidden/>
          </w:rPr>
          <w:instrText xml:space="preserve"> PAGEREF _Toc10202537 \h </w:instrText>
        </w:r>
        <w:r>
          <w:rPr>
            <w:noProof/>
            <w:webHidden/>
          </w:rPr>
        </w:r>
      </w:ins>
      <w:r>
        <w:rPr>
          <w:noProof/>
          <w:webHidden/>
        </w:rPr>
        <w:fldChar w:fldCharType="separate"/>
      </w:r>
      <w:ins w:id="809" w:author="Andreas Kuehne" w:date="2019-05-31T12:34:00Z">
        <w:r>
          <w:rPr>
            <w:noProof/>
            <w:webHidden/>
          </w:rPr>
          <w:t>133</w:t>
        </w:r>
        <w:r>
          <w:rPr>
            <w:noProof/>
            <w:webHidden/>
          </w:rPr>
          <w:fldChar w:fldCharType="end"/>
        </w:r>
        <w:r w:rsidRPr="00B25BEF">
          <w:rPr>
            <w:rStyle w:val="Hyperlink"/>
            <w:noProof/>
          </w:rPr>
          <w:fldChar w:fldCharType="end"/>
        </w:r>
      </w:ins>
    </w:p>
    <w:p w14:paraId="3BA75591" w14:textId="4FF0FEC0" w:rsidR="00A71F46" w:rsidRDefault="00A71F46">
      <w:pPr>
        <w:pStyle w:val="Verzeichnis3"/>
        <w:tabs>
          <w:tab w:val="right" w:leader="dot" w:pos="9350"/>
        </w:tabs>
        <w:rPr>
          <w:ins w:id="810" w:author="Andreas Kuehne" w:date="2019-05-31T12:34:00Z"/>
          <w:rFonts w:asciiTheme="minorHAnsi" w:eastAsiaTheme="minorEastAsia" w:hAnsiTheme="minorHAnsi" w:cstheme="minorBidi"/>
          <w:noProof/>
          <w:sz w:val="22"/>
          <w:szCs w:val="22"/>
          <w:lang w:val="en-GB" w:eastAsia="en-GB"/>
        </w:rPr>
      </w:pPr>
      <w:ins w:id="81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"_Toc10202545"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14:scene3d>
              <w14:camera w14:prst="orthographicFront"/>
              <w14:lightRig w14:rig="threePt" w14:dir="t">
                <w14:rot w14:lat="0" w14:lon="0" w14:rev="0"/>
              </w14:lightRig>
            </w14:scene3d>
          </w:rPr>
          <w:t>6.3.1</w:t>
        </w:r>
        <w:r w:rsidRPr="00B25BEF">
          <w:rPr>
            <w:rStyle w:val="Hyperlink"/>
            <w:noProof/>
          </w:rPr>
          <w:t xml:space="preserve"> Multi-Signature Verification</w:t>
        </w:r>
        <w:r>
          <w:rPr>
            <w:noProof/>
            <w:webHidden/>
          </w:rPr>
          <w:tab/>
        </w:r>
        <w:r>
          <w:rPr>
            <w:noProof/>
            <w:webHidden/>
          </w:rPr>
          <w:fldChar w:fldCharType="begin"/>
        </w:r>
        <w:r>
          <w:rPr>
            <w:noProof/>
            <w:webHidden/>
          </w:rPr>
          <w:instrText xml:space="preserve"> PAGEREF _Toc10202545 \h </w:instrText>
        </w:r>
        <w:r>
          <w:rPr>
            <w:noProof/>
            <w:webHidden/>
          </w:rPr>
        </w:r>
      </w:ins>
      <w:r>
        <w:rPr>
          <w:noProof/>
          <w:webHidden/>
        </w:rPr>
        <w:fldChar w:fldCharType="separate"/>
      </w:r>
      <w:ins w:id="812" w:author="Andreas Kuehne" w:date="2019-05-31T12:34:00Z">
        <w:r>
          <w:rPr>
            <w:noProof/>
            <w:webHidden/>
          </w:rPr>
          <w:t>133</w:t>
        </w:r>
        <w:r>
          <w:rPr>
            <w:noProof/>
            <w:webHidden/>
          </w:rPr>
          <w:fldChar w:fldCharType="end"/>
        </w:r>
        <w:r w:rsidRPr="00B25BEF">
          <w:rPr>
            <w:rStyle w:val="Hyperlink"/>
            <w:noProof/>
          </w:rPr>
          <w:fldChar w:fldCharType="end"/>
        </w:r>
      </w:ins>
    </w:p>
    <w:p w14:paraId="1D8A5E97" w14:textId="0C5BDED8" w:rsidR="00A71F46" w:rsidRDefault="00A71F46">
      <w:pPr>
        <w:pStyle w:val="Verzeichnis3"/>
        <w:tabs>
          <w:tab w:val="right" w:leader="dot" w:pos="9350"/>
        </w:tabs>
        <w:rPr>
          <w:ins w:id="813" w:author="Andreas Kuehne" w:date="2019-05-31T12:34:00Z"/>
          <w:rFonts w:asciiTheme="minorHAnsi" w:eastAsiaTheme="minorEastAsia" w:hAnsiTheme="minorHAnsi" w:cstheme="minorBidi"/>
          <w:noProof/>
          <w:sz w:val="22"/>
          <w:szCs w:val="22"/>
          <w:lang w:val="en-GB" w:eastAsia="en-GB"/>
        </w:rPr>
      </w:pPr>
      <w:ins w:id="81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"_Toc10202546"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6.3.2</w:t>
        </w:r>
        <w:r w:rsidRPr="00B25BEF">
          <w:rPr>
            <w:rStyle w:val="Hyperlink"/>
            <w:noProof/>
            <w:lang w:val="en-GB"/>
          </w:rPr>
          <w:t xml:space="preserve"> Sub process ‘augment Signature’</w:t>
        </w:r>
        <w:r>
          <w:rPr>
            <w:noProof/>
            <w:webHidden/>
          </w:rPr>
          <w:tab/>
        </w:r>
        <w:r>
          <w:rPr>
            <w:noProof/>
            <w:webHidden/>
          </w:rPr>
          <w:fldChar w:fldCharType="begin"/>
        </w:r>
        <w:r>
          <w:rPr>
            <w:noProof/>
            <w:webHidden/>
          </w:rPr>
          <w:instrText xml:space="preserve"> PAGEREF _Toc10202546 \h </w:instrText>
        </w:r>
        <w:r>
          <w:rPr>
            <w:noProof/>
            <w:webHidden/>
          </w:rPr>
        </w:r>
      </w:ins>
      <w:r>
        <w:rPr>
          <w:noProof/>
          <w:webHidden/>
        </w:rPr>
        <w:fldChar w:fldCharType="separate"/>
      </w:r>
      <w:ins w:id="815" w:author="Andreas Kuehne" w:date="2019-05-31T12:34:00Z">
        <w:r>
          <w:rPr>
            <w:noProof/>
            <w:webHidden/>
          </w:rPr>
          <w:t>133</w:t>
        </w:r>
        <w:r>
          <w:rPr>
            <w:noProof/>
            <w:webHidden/>
          </w:rPr>
          <w:fldChar w:fldCharType="end"/>
        </w:r>
        <w:r w:rsidRPr="00B25BEF">
          <w:rPr>
            <w:rStyle w:val="Hyperlink"/>
            <w:noProof/>
          </w:rPr>
          <w:fldChar w:fldCharType="end"/>
        </w:r>
      </w:ins>
    </w:p>
    <w:p w14:paraId="605B8232" w14:textId="53A1F173" w:rsidR="00A71F46" w:rsidRDefault="00A71F46">
      <w:pPr>
        <w:pStyle w:val="Verzeichnis3"/>
        <w:tabs>
          <w:tab w:val="right" w:leader="dot" w:pos="9350"/>
        </w:tabs>
        <w:rPr>
          <w:ins w:id="816" w:author="Andreas Kuehne" w:date="2019-05-31T12:34:00Z"/>
          <w:rFonts w:asciiTheme="minorHAnsi" w:eastAsiaTheme="minorEastAsia" w:hAnsiTheme="minorHAnsi" w:cstheme="minorBidi"/>
          <w:noProof/>
          <w:sz w:val="22"/>
          <w:szCs w:val="22"/>
          <w:lang w:val="en-GB" w:eastAsia="en-GB"/>
        </w:rPr>
      </w:pPr>
      <w:ins w:id="81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"_Toc10202547"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6.3.3</w:t>
        </w:r>
        <w:r w:rsidRPr="00B25BEF">
          <w:rPr>
            <w:rStyle w:val="Hyperlink"/>
            <w:noProof/>
            <w:lang w:val="en-GB"/>
          </w:rPr>
          <w:t xml:space="preserve"> Sub process ‘timestamp Signature’</w:t>
        </w:r>
        <w:r>
          <w:rPr>
            <w:noProof/>
            <w:webHidden/>
          </w:rPr>
          <w:tab/>
        </w:r>
        <w:r>
          <w:rPr>
            <w:noProof/>
            <w:webHidden/>
          </w:rPr>
          <w:fldChar w:fldCharType="begin"/>
        </w:r>
        <w:r>
          <w:rPr>
            <w:noProof/>
            <w:webHidden/>
          </w:rPr>
          <w:instrText xml:space="preserve"> PAGEREF _Toc10202547 \h </w:instrText>
        </w:r>
        <w:r>
          <w:rPr>
            <w:noProof/>
            <w:webHidden/>
          </w:rPr>
        </w:r>
      </w:ins>
      <w:r>
        <w:rPr>
          <w:noProof/>
          <w:webHidden/>
        </w:rPr>
        <w:fldChar w:fldCharType="separate"/>
      </w:r>
      <w:ins w:id="818" w:author="Andreas Kuehne" w:date="2019-05-31T12:34:00Z">
        <w:r>
          <w:rPr>
            <w:noProof/>
            <w:webHidden/>
          </w:rPr>
          <w:t>135</w:t>
        </w:r>
        <w:r>
          <w:rPr>
            <w:noProof/>
            <w:webHidden/>
          </w:rPr>
          <w:fldChar w:fldCharType="end"/>
        </w:r>
        <w:r w:rsidRPr="00B25BEF">
          <w:rPr>
            <w:rStyle w:val="Hyperlink"/>
            <w:noProof/>
          </w:rPr>
          <w:fldChar w:fldCharType="end"/>
        </w:r>
      </w:ins>
    </w:p>
    <w:p w14:paraId="319EB2F9" w14:textId="434EF977" w:rsidR="00A71F46" w:rsidRDefault="00A71F46">
      <w:pPr>
        <w:pStyle w:val="Verzeichnis3"/>
        <w:tabs>
          <w:tab w:val="right" w:leader="dot" w:pos="9350"/>
        </w:tabs>
        <w:rPr>
          <w:ins w:id="819" w:author="Andreas Kuehne" w:date="2019-05-31T12:34:00Z"/>
          <w:rFonts w:asciiTheme="minorHAnsi" w:eastAsiaTheme="minorEastAsia" w:hAnsiTheme="minorHAnsi" w:cstheme="minorBidi"/>
          <w:noProof/>
          <w:sz w:val="22"/>
          <w:szCs w:val="22"/>
          <w:lang w:val="en-GB" w:eastAsia="en-GB"/>
        </w:rPr>
      </w:pPr>
      <w:ins w:id="82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"_Toc10202548"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6.3.4</w:t>
        </w:r>
        <w:r w:rsidRPr="00B25BEF">
          <w:rPr>
            <w:rStyle w:val="Hyperlink"/>
            <w:noProof/>
            <w:lang w:val="en-GB"/>
          </w:rPr>
          <w:t xml:space="preserve"> Task ‘build VerifyResponse’</w:t>
        </w:r>
        <w:r>
          <w:rPr>
            <w:noProof/>
            <w:webHidden/>
          </w:rPr>
          <w:tab/>
        </w:r>
        <w:r>
          <w:rPr>
            <w:noProof/>
            <w:webHidden/>
          </w:rPr>
          <w:fldChar w:fldCharType="begin"/>
        </w:r>
        <w:r>
          <w:rPr>
            <w:noProof/>
            <w:webHidden/>
          </w:rPr>
          <w:instrText xml:space="preserve"> PAGEREF _Toc10202548 \h </w:instrText>
        </w:r>
        <w:r>
          <w:rPr>
            <w:noProof/>
            <w:webHidden/>
          </w:rPr>
        </w:r>
      </w:ins>
      <w:r>
        <w:rPr>
          <w:noProof/>
          <w:webHidden/>
        </w:rPr>
        <w:fldChar w:fldCharType="separate"/>
      </w:r>
      <w:ins w:id="821" w:author="Andreas Kuehne" w:date="2019-05-31T12:34:00Z">
        <w:r>
          <w:rPr>
            <w:noProof/>
            <w:webHidden/>
          </w:rPr>
          <w:t>136</w:t>
        </w:r>
        <w:r>
          <w:rPr>
            <w:noProof/>
            <w:webHidden/>
          </w:rPr>
          <w:fldChar w:fldCharType="end"/>
        </w:r>
        <w:r w:rsidRPr="00B25BEF">
          <w:rPr>
            <w:rStyle w:val="Hyperlink"/>
            <w:noProof/>
          </w:rPr>
          <w:fldChar w:fldCharType="end"/>
        </w:r>
      </w:ins>
    </w:p>
    <w:p w14:paraId="3044C922" w14:textId="70F1F374" w:rsidR="00A71F46" w:rsidRDefault="00A71F46">
      <w:pPr>
        <w:pStyle w:val="Verzeichnis1"/>
        <w:rPr>
          <w:ins w:id="822" w:author="Andreas Kuehne" w:date="2019-05-31T12:34:00Z"/>
          <w:rFonts w:asciiTheme="minorHAnsi" w:eastAsiaTheme="minorEastAsia" w:hAnsiTheme="minorHAnsi" w:cstheme="minorBidi"/>
          <w:noProof/>
          <w:sz w:val="22"/>
          <w:szCs w:val="22"/>
          <w:lang w:val="en-GB" w:eastAsia="en-GB"/>
        </w:rPr>
      </w:pPr>
      <w:ins w:id="82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"_Toc10202549"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7</w:t>
        </w:r>
        <w:r>
          <w:rPr>
            <w:rFonts w:asciiTheme="minorHAnsi" w:eastAsiaTheme="minorEastAsia" w:hAnsiTheme="minorHAnsi" w:cstheme="minorBidi"/>
            <w:noProof/>
            <w:sz w:val="22"/>
            <w:szCs w:val="22"/>
            <w:lang w:val="en-GB" w:eastAsia="en-GB"/>
          </w:rPr>
          <w:tab/>
        </w:r>
        <w:r w:rsidRPr="00B25BEF">
          <w:rPr>
            <w:rStyle w:val="Hyperlink"/>
            <w:noProof/>
            <w:lang w:val="en-GB"/>
          </w:rPr>
          <w:t>Asynchronous Processing Model</w:t>
        </w:r>
        <w:r>
          <w:rPr>
            <w:noProof/>
            <w:webHidden/>
          </w:rPr>
          <w:tab/>
        </w:r>
        <w:r>
          <w:rPr>
            <w:noProof/>
            <w:webHidden/>
          </w:rPr>
          <w:fldChar w:fldCharType="begin"/>
        </w:r>
        <w:r>
          <w:rPr>
            <w:noProof/>
            <w:webHidden/>
          </w:rPr>
          <w:instrText xml:space="preserve"> PAGEREF _Toc10202549 \h </w:instrText>
        </w:r>
        <w:r>
          <w:rPr>
            <w:noProof/>
            <w:webHidden/>
          </w:rPr>
        </w:r>
      </w:ins>
      <w:r>
        <w:rPr>
          <w:noProof/>
          <w:webHidden/>
        </w:rPr>
        <w:fldChar w:fldCharType="separate"/>
      </w:r>
      <w:ins w:id="824" w:author="Andreas Kuehne" w:date="2019-05-31T12:34:00Z">
        <w:r>
          <w:rPr>
            <w:noProof/>
            <w:webHidden/>
          </w:rPr>
          <w:t>137</w:t>
        </w:r>
        <w:r>
          <w:rPr>
            <w:noProof/>
            <w:webHidden/>
          </w:rPr>
          <w:fldChar w:fldCharType="end"/>
        </w:r>
        <w:r w:rsidRPr="00B25BEF">
          <w:rPr>
            <w:rStyle w:val="Hyperlink"/>
            <w:noProof/>
          </w:rPr>
          <w:fldChar w:fldCharType="end"/>
        </w:r>
      </w:ins>
    </w:p>
    <w:p w14:paraId="59E4EC8D" w14:textId="65F9229B" w:rsidR="00A71F46" w:rsidRDefault="00A71F46">
      <w:pPr>
        <w:pStyle w:val="Verzeichnis2"/>
        <w:tabs>
          <w:tab w:val="right" w:leader="dot" w:pos="9350"/>
        </w:tabs>
        <w:rPr>
          <w:ins w:id="825" w:author="Andreas Kuehne" w:date="2019-05-31T12:34:00Z"/>
          <w:rFonts w:asciiTheme="minorHAnsi" w:eastAsiaTheme="minorEastAsia" w:hAnsiTheme="minorHAnsi" w:cstheme="minorBidi"/>
          <w:noProof/>
          <w:sz w:val="22"/>
          <w:szCs w:val="22"/>
          <w:lang w:val="en-GB" w:eastAsia="en-GB"/>
        </w:rPr>
      </w:pPr>
      <w:ins w:id="82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7.1 Asynchronous-only Processing</w:t>
        </w:r>
        <w:r>
          <w:rPr>
            <w:noProof/>
            <w:webHidden/>
          </w:rPr>
          <w:tab/>
        </w:r>
        <w:r>
          <w:rPr>
            <w:noProof/>
            <w:webHidden/>
          </w:rPr>
          <w:fldChar w:fldCharType="begin"/>
        </w:r>
        <w:r>
          <w:rPr>
            <w:noProof/>
            <w:webHidden/>
          </w:rPr>
          <w:instrText xml:space="preserve"> PAGEREF _Toc10202550 \h </w:instrText>
        </w:r>
        <w:r>
          <w:rPr>
            <w:noProof/>
            <w:webHidden/>
          </w:rPr>
        </w:r>
      </w:ins>
      <w:r>
        <w:rPr>
          <w:noProof/>
          <w:webHidden/>
        </w:rPr>
        <w:fldChar w:fldCharType="separate"/>
      </w:r>
      <w:ins w:id="827" w:author="Andreas Kuehne" w:date="2019-05-31T12:34:00Z">
        <w:r>
          <w:rPr>
            <w:noProof/>
            <w:webHidden/>
          </w:rPr>
          <w:t>137</w:t>
        </w:r>
        <w:r>
          <w:rPr>
            <w:noProof/>
            <w:webHidden/>
          </w:rPr>
          <w:fldChar w:fldCharType="end"/>
        </w:r>
        <w:r w:rsidRPr="00B25BEF">
          <w:rPr>
            <w:rStyle w:val="Hyperlink"/>
            <w:noProof/>
          </w:rPr>
          <w:fldChar w:fldCharType="end"/>
        </w:r>
      </w:ins>
    </w:p>
    <w:p w14:paraId="3E53B6D6" w14:textId="3BC025FC" w:rsidR="00A71F46" w:rsidRDefault="00A71F46">
      <w:pPr>
        <w:pStyle w:val="Verzeichnis2"/>
        <w:tabs>
          <w:tab w:val="right" w:leader="dot" w:pos="9350"/>
        </w:tabs>
        <w:rPr>
          <w:ins w:id="828" w:author="Andreas Kuehne" w:date="2019-05-31T12:34:00Z"/>
          <w:rFonts w:asciiTheme="minorHAnsi" w:eastAsiaTheme="minorEastAsia" w:hAnsiTheme="minorHAnsi" w:cstheme="minorBidi"/>
          <w:noProof/>
          <w:sz w:val="22"/>
          <w:szCs w:val="22"/>
          <w:lang w:val="en-GB" w:eastAsia="en-GB"/>
        </w:rPr>
      </w:pPr>
      <w:ins w:id="82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7.2 Enforcing Asynchronous Processing</w:t>
        </w:r>
        <w:r>
          <w:rPr>
            <w:noProof/>
            <w:webHidden/>
          </w:rPr>
          <w:tab/>
        </w:r>
        <w:r>
          <w:rPr>
            <w:noProof/>
            <w:webHidden/>
          </w:rPr>
          <w:fldChar w:fldCharType="begin"/>
        </w:r>
        <w:r>
          <w:rPr>
            <w:noProof/>
            <w:webHidden/>
          </w:rPr>
          <w:instrText xml:space="preserve"> PAGEREF _Toc10202551 \h </w:instrText>
        </w:r>
        <w:r>
          <w:rPr>
            <w:noProof/>
            <w:webHidden/>
          </w:rPr>
        </w:r>
      </w:ins>
      <w:r>
        <w:rPr>
          <w:noProof/>
          <w:webHidden/>
        </w:rPr>
        <w:fldChar w:fldCharType="separate"/>
      </w:r>
      <w:ins w:id="830" w:author="Andreas Kuehne" w:date="2019-05-31T12:34:00Z">
        <w:r>
          <w:rPr>
            <w:noProof/>
            <w:webHidden/>
          </w:rPr>
          <w:t>138</w:t>
        </w:r>
        <w:r>
          <w:rPr>
            <w:noProof/>
            <w:webHidden/>
          </w:rPr>
          <w:fldChar w:fldCharType="end"/>
        </w:r>
        <w:r w:rsidRPr="00B25BEF">
          <w:rPr>
            <w:rStyle w:val="Hyperlink"/>
            <w:noProof/>
          </w:rPr>
          <w:fldChar w:fldCharType="end"/>
        </w:r>
      </w:ins>
    </w:p>
    <w:p w14:paraId="2C9A12E0" w14:textId="28CDE605" w:rsidR="00A71F46" w:rsidRDefault="00A71F46">
      <w:pPr>
        <w:pStyle w:val="Verzeichnis1"/>
        <w:rPr>
          <w:ins w:id="831" w:author="Andreas Kuehne" w:date="2019-05-31T12:34:00Z"/>
          <w:rFonts w:asciiTheme="minorHAnsi" w:eastAsiaTheme="minorEastAsia" w:hAnsiTheme="minorHAnsi" w:cstheme="minorBidi"/>
          <w:noProof/>
          <w:sz w:val="22"/>
          <w:szCs w:val="22"/>
          <w:lang w:val="en-GB" w:eastAsia="en-GB"/>
        </w:rPr>
      </w:pPr>
      <w:ins w:id="83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8</w:t>
        </w:r>
        <w:r>
          <w:rPr>
            <w:rFonts w:asciiTheme="minorHAnsi" w:eastAsiaTheme="minorEastAsia" w:hAnsiTheme="minorHAnsi" w:cstheme="minorBidi"/>
            <w:noProof/>
            <w:sz w:val="22"/>
            <w:szCs w:val="22"/>
            <w:lang w:val="en-GB" w:eastAsia="en-GB"/>
          </w:rPr>
          <w:tab/>
        </w:r>
        <w:r w:rsidRPr="00B25BEF">
          <w:rPr>
            <w:rStyle w:val="Hyperlink"/>
            <w:noProof/>
            <w:lang w:val="en-GB"/>
          </w:rPr>
          <w:t>DSS Core Bindings</w:t>
        </w:r>
        <w:r>
          <w:rPr>
            <w:noProof/>
            <w:webHidden/>
          </w:rPr>
          <w:tab/>
        </w:r>
        <w:r>
          <w:rPr>
            <w:noProof/>
            <w:webHidden/>
          </w:rPr>
          <w:fldChar w:fldCharType="begin"/>
        </w:r>
        <w:r>
          <w:rPr>
            <w:noProof/>
            <w:webHidden/>
          </w:rPr>
          <w:instrText xml:space="preserve"> PAGEREF _Toc10202552 \h </w:instrText>
        </w:r>
        <w:r>
          <w:rPr>
            <w:noProof/>
            <w:webHidden/>
          </w:rPr>
        </w:r>
      </w:ins>
      <w:r>
        <w:rPr>
          <w:noProof/>
          <w:webHidden/>
        </w:rPr>
        <w:fldChar w:fldCharType="separate"/>
      </w:r>
      <w:ins w:id="833" w:author="Andreas Kuehne" w:date="2019-05-31T12:34:00Z">
        <w:r>
          <w:rPr>
            <w:noProof/>
            <w:webHidden/>
          </w:rPr>
          <w:t>139</w:t>
        </w:r>
        <w:r>
          <w:rPr>
            <w:noProof/>
            <w:webHidden/>
          </w:rPr>
          <w:fldChar w:fldCharType="end"/>
        </w:r>
        <w:r w:rsidRPr="00B25BEF">
          <w:rPr>
            <w:rStyle w:val="Hyperlink"/>
            <w:noProof/>
          </w:rPr>
          <w:fldChar w:fldCharType="end"/>
        </w:r>
      </w:ins>
    </w:p>
    <w:p w14:paraId="2DD2DAC4" w14:textId="69385214" w:rsidR="00A71F46" w:rsidRDefault="00A71F46">
      <w:pPr>
        <w:pStyle w:val="Verzeichnis2"/>
        <w:tabs>
          <w:tab w:val="right" w:leader="dot" w:pos="9350"/>
        </w:tabs>
        <w:rPr>
          <w:ins w:id="834" w:author="Andreas Kuehne" w:date="2019-05-31T12:34:00Z"/>
          <w:rFonts w:asciiTheme="minorHAnsi" w:eastAsiaTheme="minorEastAsia" w:hAnsiTheme="minorHAnsi" w:cstheme="minorBidi"/>
          <w:noProof/>
          <w:sz w:val="22"/>
          <w:szCs w:val="22"/>
          <w:lang w:val="en-GB" w:eastAsia="en-GB"/>
        </w:rPr>
      </w:pPr>
      <w:ins w:id="83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8.1 HTTP POST Transport Binding</w:t>
        </w:r>
        <w:r>
          <w:rPr>
            <w:noProof/>
            <w:webHidden/>
          </w:rPr>
          <w:tab/>
        </w:r>
        <w:r>
          <w:rPr>
            <w:noProof/>
            <w:webHidden/>
          </w:rPr>
          <w:fldChar w:fldCharType="begin"/>
        </w:r>
        <w:r>
          <w:rPr>
            <w:noProof/>
            <w:webHidden/>
          </w:rPr>
          <w:instrText xml:space="preserve"> PAGEREF _Toc10202553 \h </w:instrText>
        </w:r>
        <w:r>
          <w:rPr>
            <w:noProof/>
            <w:webHidden/>
          </w:rPr>
        </w:r>
      </w:ins>
      <w:r>
        <w:rPr>
          <w:noProof/>
          <w:webHidden/>
        </w:rPr>
        <w:fldChar w:fldCharType="separate"/>
      </w:r>
      <w:ins w:id="836" w:author="Andreas Kuehne" w:date="2019-05-31T12:34:00Z">
        <w:r>
          <w:rPr>
            <w:noProof/>
            <w:webHidden/>
          </w:rPr>
          <w:t>139</w:t>
        </w:r>
        <w:r>
          <w:rPr>
            <w:noProof/>
            <w:webHidden/>
          </w:rPr>
          <w:fldChar w:fldCharType="end"/>
        </w:r>
        <w:r w:rsidRPr="00B25BEF">
          <w:rPr>
            <w:rStyle w:val="Hyperlink"/>
            <w:noProof/>
          </w:rPr>
          <w:fldChar w:fldCharType="end"/>
        </w:r>
      </w:ins>
    </w:p>
    <w:p w14:paraId="0D1F5E4F" w14:textId="7FC4F4C1" w:rsidR="00A71F46" w:rsidRDefault="00A71F46">
      <w:pPr>
        <w:pStyle w:val="Verzeichnis2"/>
        <w:tabs>
          <w:tab w:val="right" w:leader="dot" w:pos="9350"/>
        </w:tabs>
        <w:rPr>
          <w:ins w:id="837" w:author="Andreas Kuehne" w:date="2019-05-31T12:34:00Z"/>
          <w:rFonts w:asciiTheme="minorHAnsi" w:eastAsiaTheme="minorEastAsia" w:hAnsiTheme="minorHAnsi" w:cstheme="minorBidi"/>
          <w:noProof/>
          <w:sz w:val="22"/>
          <w:szCs w:val="22"/>
          <w:lang w:val="en-GB" w:eastAsia="en-GB"/>
        </w:rPr>
      </w:pPr>
      <w:ins w:id="83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8.2 SOAP 1.2 Transport Binding</w:t>
        </w:r>
        <w:r>
          <w:rPr>
            <w:noProof/>
            <w:webHidden/>
          </w:rPr>
          <w:tab/>
        </w:r>
        <w:r>
          <w:rPr>
            <w:noProof/>
            <w:webHidden/>
          </w:rPr>
          <w:fldChar w:fldCharType="begin"/>
        </w:r>
        <w:r>
          <w:rPr>
            <w:noProof/>
            <w:webHidden/>
          </w:rPr>
          <w:instrText xml:space="preserve"> PAGEREF _Toc10202554 \h </w:instrText>
        </w:r>
        <w:r>
          <w:rPr>
            <w:noProof/>
            <w:webHidden/>
          </w:rPr>
        </w:r>
      </w:ins>
      <w:r>
        <w:rPr>
          <w:noProof/>
          <w:webHidden/>
        </w:rPr>
        <w:fldChar w:fldCharType="separate"/>
      </w:r>
      <w:ins w:id="839" w:author="Andreas Kuehne" w:date="2019-05-31T12:34:00Z">
        <w:r>
          <w:rPr>
            <w:noProof/>
            <w:webHidden/>
          </w:rPr>
          <w:t>139</w:t>
        </w:r>
        <w:r>
          <w:rPr>
            <w:noProof/>
            <w:webHidden/>
          </w:rPr>
          <w:fldChar w:fldCharType="end"/>
        </w:r>
        <w:r w:rsidRPr="00B25BEF">
          <w:rPr>
            <w:rStyle w:val="Hyperlink"/>
            <w:noProof/>
          </w:rPr>
          <w:fldChar w:fldCharType="end"/>
        </w:r>
      </w:ins>
    </w:p>
    <w:p w14:paraId="0771ACA8" w14:textId="56DAF7A4" w:rsidR="00A71F46" w:rsidRDefault="00A71F46">
      <w:pPr>
        <w:pStyle w:val="Verzeichnis2"/>
        <w:tabs>
          <w:tab w:val="right" w:leader="dot" w:pos="9350"/>
        </w:tabs>
        <w:rPr>
          <w:ins w:id="840" w:author="Andreas Kuehne" w:date="2019-05-31T12:34:00Z"/>
          <w:rFonts w:asciiTheme="minorHAnsi" w:eastAsiaTheme="minorEastAsia" w:hAnsiTheme="minorHAnsi" w:cstheme="minorBidi"/>
          <w:noProof/>
          <w:sz w:val="22"/>
          <w:szCs w:val="22"/>
          <w:lang w:val="en-GB" w:eastAsia="en-GB"/>
        </w:rPr>
      </w:pPr>
      <w:ins w:id="84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8.3 Security Bindings</w:t>
        </w:r>
        <w:r>
          <w:rPr>
            <w:noProof/>
            <w:webHidden/>
          </w:rPr>
          <w:tab/>
        </w:r>
        <w:r>
          <w:rPr>
            <w:noProof/>
            <w:webHidden/>
          </w:rPr>
          <w:fldChar w:fldCharType="begin"/>
        </w:r>
        <w:r>
          <w:rPr>
            <w:noProof/>
            <w:webHidden/>
          </w:rPr>
          <w:instrText xml:space="preserve"> PAGEREF _Toc10202555 \h </w:instrText>
        </w:r>
        <w:r>
          <w:rPr>
            <w:noProof/>
            <w:webHidden/>
          </w:rPr>
        </w:r>
      </w:ins>
      <w:r>
        <w:rPr>
          <w:noProof/>
          <w:webHidden/>
        </w:rPr>
        <w:fldChar w:fldCharType="separate"/>
      </w:r>
      <w:ins w:id="842" w:author="Andreas Kuehne" w:date="2019-05-31T12:34:00Z">
        <w:r>
          <w:rPr>
            <w:noProof/>
            <w:webHidden/>
          </w:rPr>
          <w:t>140</w:t>
        </w:r>
        <w:r>
          <w:rPr>
            <w:noProof/>
            <w:webHidden/>
          </w:rPr>
          <w:fldChar w:fldCharType="end"/>
        </w:r>
        <w:r w:rsidRPr="00B25BEF">
          <w:rPr>
            <w:rStyle w:val="Hyperlink"/>
            <w:noProof/>
          </w:rPr>
          <w:fldChar w:fldCharType="end"/>
        </w:r>
      </w:ins>
    </w:p>
    <w:p w14:paraId="2EF96619" w14:textId="1D4A2DF1" w:rsidR="00A71F46" w:rsidRDefault="00A71F46">
      <w:pPr>
        <w:pStyle w:val="Verzeichnis1"/>
        <w:rPr>
          <w:ins w:id="843" w:author="Andreas Kuehne" w:date="2019-05-31T12:34:00Z"/>
          <w:rFonts w:asciiTheme="minorHAnsi" w:eastAsiaTheme="minorEastAsia" w:hAnsiTheme="minorHAnsi" w:cstheme="minorBidi"/>
          <w:noProof/>
          <w:sz w:val="22"/>
          <w:szCs w:val="22"/>
          <w:lang w:val="en-GB" w:eastAsia="en-GB"/>
        </w:rPr>
      </w:pPr>
      <w:ins w:id="84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9</w:t>
        </w:r>
        <w:r>
          <w:rPr>
            <w:rFonts w:asciiTheme="minorHAnsi" w:eastAsiaTheme="minorEastAsia" w:hAnsiTheme="minorHAnsi" w:cstheme="minorBidi"/>
            <w:noProof/>
            <w:sz w:val="22"/>
            <w:szCs w:val="22"/>
            <w:lang w:val="en-GB" w:eastAsia="en-GB"/>
          </w:rPr>
          <w:tab/>
        </w:r>
        <w:r w:rsidRPr="00B25BEF">
          <w:rPr>
            <w:rStyle w:val="Hyperlink"/>
            <w:noProof/>
            <w:lang w:val="en-GB"/>
          </w:rPr>
          <w:t>DSS-Defined Identifiers</w:t>
        </w:r>
        <w:r>
          <w:rPr>
            <w:noProof/>
            <w:webHidden/>
          </w:rPr>
          <w:tab/>
        </w:r>
        <w:r>
          <w:rPr>
            <w:noProof/>
            <w:webHidden/>
          </w:rPr>
          <w:fldChar w:fldCharType="begin"/>
        </w:r>
        <w:r>
          <w:rPr>
            <w:noProof/>
            <w:webHidden/>
          </w:rPr>
          <w:instrText xml:space="preserve"> PAGEREF _Toc10202556 \h </w:instrText>
        </w:r>
        <w:r>
          <w:rPr>
            <w:noProof/>
            <w:webHidden/>
          </w:rPr>
        </w:r>
      </w:ins>
      <w:r>
        <w:rPr>
          <w:noProof/>
          <w:webHidden/>
        </w:rPr>
        <w:fldChar w:fldCharType="separate"/>
      </w:r>
      <w:ins w:id="845" w:author="Andreas Kuehne" w:date="2019-05-31T12:34:00Z">
        <w:r>
          <w:rPr>
            <w:noProof/>
            <w:webHidden/>
          </w:rPr>
          <w:t>141</w:t>
        </w:r>
        <w:r>
          <w:rPr>
            <w:noProof/>
            <w:webHidden/>
          </w:rPr>
          <w:fldChar w:fldCharType="end"/>
        </w:r>
        <w:r w:rsidRPr="00B25BEF">
          <w:rPr>
            <w:rStyle w:val="Hyperlink"/>
            <w:noProof/>
          </w:rPr>
          <w:fldChar w:fldCharType="end"/>
        </w:r>
      </w:ins>
    </w:p>
    <w:p w14:paraId="30CEA859" w14:textId="0676EE88" w:rsidR="00A71F46" w:rsidRDefault="00A71F46">
      <w:pPr>
        <w:pStyle w:val="Verzeichnis2"/>
        <w:tabs>
          <w:tab w:val="right" w:leader="dot" w:pos="9350"/>
        </w:tabs>
        <w:rPr>
          <w:ins w:id="846" w:author="Andreas Kuehne" w:date="2019-05-31T12:34:00Z"/>
          <w:rFonts w:asciiTheme="minorHAnsi" w:eastAsiaTheme="minorEastAsia" w:hAnsiTheme="minorHAnsi" w:cstheme="minorBidi"/>
          <w:noProof/>
          <w:sz w:val="22"/>
          <w:szCs w:val="22"/>
          <w:lang w:val="en-GB" w:eastAsia="en-GB"/>
        </w:rPr>
      </w:pPr>
      <w:ins w:id="84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9.1 Signature Type Identifiers</w:t>
        </w:r>
        <w:r>
          <w:rPr>
            <w:noProof/>
            <w:webHidden/>
          </w:rPr>
          <w:tab/>
        </w:r>
        <w:r>
          <w:rPr>
            <w:noProof/>
            <w:webHidden/>
          </w:rPr>
          <w:fldChar w:fldCharType="begin"/>
        </w:r>
        <w:r>
          <w:rPr>
            <w:noProof/>
            <w:webHidden/>
          </w:rPr>
          <w:instrText xml:space="preserve"> PAGEREF _Toc10202557 \h </w:instrText>
        </w:r>
        <w:r>
          <w:rPr>
            <w:noProof/>
            <w:webHidden/>
          </w:rPr>
        </w:r>
      </w:ins>
      <w:r>
        <w:rPr>
          <w:noProof/>
          <w:webHidden/>
        </w:rPr>
        <w:fldChar w:fldCharType="separate"/>
      </w:r>
      <w:ins w:id="848" w:author="Andreas Kuehne" w:date="2019-05-31T12:34:00Z">
        <w:r>
          <w:rPr>
            <w:noProof/>
            <w:webHidden/>
          </w:rPr>
          <w:t>141</w:t>
        </w:r>
        <w:r>
          <w:rPr>
            <w:noProof/>
            <w:webHidden/>
          </w:rPr>
          <w:fldChar w:fldCharType="end"/>
        </w:r>
        <w:r w:rsidRPr="00B25BEF">
          <w:rPr>
            <w:rStyle w:val="Hyperlink"/>
            <w:noProof/>
          </w:rPr>
          <w:fldChar w:fldCharType="end"/>
        </w:r>
      </w:ins>
    </w:p>
    <w:p w14:paraId="031D1AF4" w14:textId="6F520963" w:rsidR="00A71F46" w:rsidRDefault="00A71F46">
      <w:pPr>
        <w:pStyle w:val="Verzeichnis3"/>
        <w:tabs>
          <w:tab w:val="right" w:leader="dot" w:pos="9350"/>
        </w:tabs>
        <w:rPr>
          <w:ins w:id="849" w:author="Andreas Kuehne" w:date="2019-05-31T12:34:00Z"/>
          <w:rFonts w:asciiTheme="minorHAnsi" w:eastAsiaTheme="minorEastAsia" w:hAnsiTheme="minorHAnsi" w:cstheme="minorBidi"/>
          <w:noProof/>
          <w:sz w:val="22"/>
          <w:szCs w:val="22"/>
          <w:lang w:val="en-GB" w:eastAsia="en-GB"/>
        </w:rPr>
      </w:pPr>
      <w:ins w:id="85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9.1.1</w:t>
        </w:r>
        <w:r w:rsidRPr="00B25BEF">
          <w:rPr>
            <w:rStyle w:val="Hyperlink"/>
            <w:noProof/>
            <w:lang w:val="en-GB"/>
          </w:rPr>
          <w:t xml:space="preserve"> XML Signature</w:t>
        </w:r>
        <w:r>
          <w:rPr>
            <w:noProof/>
            <w:webHidden/>
          </w:rPr>
          <w:tab/>
        </w:r>
        <w:r>
          <w:rPr>
            <w:noProof/>
            <w:webHidden/>
          </w:rPr>
          <w:fldChar w:fldCharType="begin"/>
        </w:r>
        <w:r>
          <w:rPr>
            <w:noProof/>
            <w:webHidden/>
          </w:rPr>
          <w:instrText xml:space="preserve"> PAGEREF _Toc10202558 \h </w:instrText>
        </w:r>
        <w:r>
          <w:rPr>
            <w:noProof/>
            <w:webHidden/>
          </w:rPr>
        </w:r>
      </w:ins>
      <w:r>
        <w:rPr>
          <w:noProof/>
          <w:webHidden/>
        </w:rPr>
        <w:fldChar w:fldCharType="separate"/>
      </w:r>
      <w:ins w:id="851" w:author="Andreas Kuehne" w:date="2019-05-31T12:34:00Z">
        <w:r>
          <w:rPr>
            <w:noProof/>
            <w:webHidden/>
          </w:rPr>
          <w:t>141</w:t>
        </w:r>
        <w:r>
          <w:rPr>
            <w:noProof/>
            <w:webHidden/>
          </w:rPr>
          <w:fldChar w:fldCharType="end"/>
        </w:r>
        <w:r w:rsidRPr="00B25BEF">
          <w:rPr>
            <w:rStyle w:val="Hyperlink"/>
            <w:noProof/>
          </w:rPr>
          <w:fldChar w:fldCharType="end"/>
        </w:r>
      </w:ins>
    </w:p>
    <w:p w14:paraId="0E9FB419" w14:textId="60F09629" w:rsidR="00A71F46" w:rsidRDefault="00A71F46">
      <w:pPr>
        <w:pStyle w:val="Verzeichnis3"/>
        <w:tabs>
          <w:tab w:val="right" w:leader="dot" w:pos="9350"/>
        </w:tabs>
        <w:rPr>
          <w:ins w:id="852" w:author="Andreas Kuehne" w:date="2019-05-31T12:34:00Z"/>
          <w:rFonts w:asciiTheme="minorHAnsi" w:eastAsiaTheme="minorEastAsia" w:hAnsiTheme="minorHAnsi" w:cstheme="minorBidi"/>
          <w:noProof/>
          <w:sz w:val="22"/>
          <w:szCs w:val="22"/>
          <w:lang w:val="en-GB" w:eastAsia="en-GB"/>
        </w:rPr>
      </w:pPr>
      <w:ins w:id="85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"_Toc10202559"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9.1.2</w:t>
        </w:r>
        <w:r w:rsidRPr="00B25BEF">
          <w:rPr>
            <w:rStyle w:val="Hyperlink"/>
            <w:noProof/>
            <w:lang w:val="en-GB"/>
          </w:rPr>
          <w:t xml:space="preserve"> XML TimeStampToken</w:t>
        </w:r>
        <w:r>
          <w:rPr>
            <w:noProof/>
            <w:webHidden/>
          </w:rPr>
          <w:tab/>
        </w:r>
        <w:r>
          <w:rPr>
            <w:noProof/>
            <w:webHidden/>
          </w:rPr>
          <w:fldChar w:fldCharType="begin"/>
        </w:r>
        <w:r>
          <w:rPr>
            <w:noProof/>
            <w:webHidden/>
          </w:rPr>
          <w:instrText xml:space="preserve"> PAGEREF _Toc10202559 \h </w:instrText>
        </w:r>
        <w:r>
          <w:rPr>
            <w:noProof/>
            <w:webHidden/>
          </w:rPr>
        </w:r>
      </w:ins>
      <w:r>
        <w:rPr>
          <w:noProof/>
          <w:webHidden/>
        </w:rPr>
        <w:fldChar w:fldCharType="separate"/>
      </w:r>
      <w:ins w:id="854" w:author="Andreas Kuehne" w:date="2019-05-31T12:34:00Z">
        <w:r>
          <w:rPr>
            <w:noProof/>
            <w:webHidden/>
          </w:rPr>
          <w:t>141</w:t>
        </w:r>
        <w:r>
          <w:rPr>
            <w:noProof/>
            <w:webHidden/>
          </w:rPr>
          <w:fldChar w:fldCharType="end"/>
        </w:r>
        <w:r w:rsidRPr="00B25BEF">
          <w:rPr>
            <w:rStyle w:val="Hyperlink"/>
            <w:noProof/>
          </w:rPr>
          <w:fldChar w:fldCharType="end"/>
        </w:r>
      </w:ins>
    </w:p>
    <w:p w14:paraId="1FCCD211" w14:textId="6ADCFF8D" w:rsidR="00A71F46" w:rsidRDefault="00A71F46">
      <w:pPr>
        <w:pStyle w:val="Verzeichnis3"/>
        <w:tabs>
          <w:tab w:val="right" w:leader="dot" w:pos="9350"/>
        </w:tabs>
        <w:rPr>
          <w:ins w:id="855" w:author="Andreas Kuehne" w:date="2019-05-31T12:34:00Z"/>
          <w:rFonts w:asciiTheme="minorHAnsi" w:eastAsiaTheme="minorEastAsia" w:hAnsiTheme="minorHAnsi" w:cstheme="minorBidi"/>
          <w:noProof/>
          <w:sz w:val="22"/>
          <w:szCs w:val="22"/>
          <w:lang w:val="en-GB" w:eastAsia="en-GB"/>
        </w:rPr>
      </w:pPr>
      <w:ins w:id="85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9.1.3</w:t>
        </w:r>
        <w:r w:rsidRPr="00B25BEF">
          <w:rPr>
            <w:rStyle w:val="Hyperlink"/>
            <w:noProof/>
            <w:lang w:val="en-GB"/>
          </w:rPr>
          <w:t xml:space="preserve"> RFC 3161 TimeStampToken</w:t>
        </w:r>
        <w:r>
          <w:rPr>
            <w:noProof/>
            <w:webHidden/>
          </w:rPr>
          <w:tab/>
        </w:r>
        <w:r>
          <w:rPr>
            <w:noProof/>
            <w:webHidden/>
          </w:rPr>
          <w:fldChar w:fldCharType="begin"/>
        </w:r>
        <w:r>
          <w:rPr>
            <w:noProof/>
            <w:webHidden/>
          </w:rPr>
          <w:instrText xml:space="preserve"> PAGEREF _Toc10202560 \h </w:instrText>
        </w:r>
        <w:r>
          <w:rPr>
            <w:noProof/>
            <w:webHidden/>
          </w:rPr>
        </w:r>
      </w:ins>
      <w:r>
        <w:rPr>
          <w:noProof/>
          <w:webHidden/>
        </w:rPr>
        <w:fldChar w:fldCharType="separate"/>
      </w:r>
      <w:ins w:id="857" w:author="Andreas Kuehne" w:date="2019-05-31T12:34:00Z">
        <w:r>
          <w:rPr>
            <w:noProof/>
            <w:webHidden/>
          </w:rPr>
          <w:t>141</w:t>
        </w:r>
        <w:r>
          <w:rPr>
            <w:noProof/>
            <w:webHidden/>
          </w:rPr>
          <w:fldChar w:fldCharType="end"/>
        </w:r>
        <w:r w:rsidRPr="00B25BEF">
          <w:rPr>
            <w:rStyle w:val="Hyperlink"/>
            <w:noProof/>
          </w:rPr>
          <w:fldChar w:fldCharType="end"/>
        </w:r>
      </w:ins>
    </w:p>
    <w:p w14:paraId="0FA39C63" w14:textId="369DB23F" w:rsidR="00A71F46" w:rsidRDefault="00A71F46">
      <w:pPr>
        <w:pStyle w:val="Verzeichnis3"/>
        <w:tabs>
          <w:tab w:val="right" w:leader="dot" w:pos="9350"/>
        </w:tabs>
        <w:rPr>
          <w:ins w:id="858" w:author="Andreas Kuehne" w:date="2019-05-31T12:34:00Z"/>
          <w:rFonts w:asciiTheme="minorHAnsi" w:eastAsiaTheme="minorEastAsia" w:hAnsiTheme="minorHAnsi" w:cstheme="minorBidi"/>
          <w:noProof/>
          <w:sz w:val="22"/>
          <w:szCs w:val="22"/>
          <w:lang w:val="en-GB" w:eastAsia="en-GB"/>
        </w:rPr>
      </w:pPr>
      <w:ins w:id="85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9.1.4</w:t>
        </w:r>
        <w:r w:rsidRPr="00B25BEF">
          <w:rPr>
            <w:rStyle w:val="Hyperlink"/>
            <w:noProof/>
            <w:lang w:val="en-GB"/>
          </w:rPr>
          <w:t xml:space="preserve"> CMS Signature</w:t>
        </w:r>
        <w:r>
          <w:rPr>
            <w:noProof/>
            <w:webHidden/>
          </w:rPr>
          <w:tab/>
        </w:r>
        <w:r>
          <w:rPr>
            <w:noProof/>
            <w:webHidden/>
          </w:rPr>
          <w:fldChar w:fldCharType="begin"/>
        </w:r>
        <w:r>
          <w:rPr>
            <w:noProof/>
            <w:webHidden/>
          </w:rPr>
          <w:instrText xml:space="preserve"> PAGEREF _Toc10202561 \h </w:instrText>
        </w:r>
        <w:r>
          <w:rPr>
            <w:noProof/>
            <w:webHidden/>
          </w:rPr>
        </w:r>
      </w:ins>
      <w:r>
        <w:rPr>
          <w:noProof/>
          <w:webHidden/>
        </w:rPr>
        <w:fldChar w:fldCharType="separate"/>
      </w:r>
      <w:ins w:id="860" w:author="Andreas Kuehne" w:date="2019-05-31T12:34:00Z">
        <w:r>
          <w:rPr>
            <w:noProof/>
            <w:webHidden/>
          </w:rPr>
          <w:t>141</w:t>
        </w:r>
        <w:r>
          <w:rPr>
            <w:noProof/>
            <w:webHidden/>
          </w:rPr>
          <w:fldChar w:fldCharType="end"/>
        </w:r>
        <w:r w:rsidRPr="00B25BEF">
          <w:rPr>
            <w:rStyle w:val="Hyperlink"/>
            <w:noProof/>
          </w:rPr>
          <w:fldChar w:fldCharType="end"/>
        </w:r>
      </w:ins>
    </w:p>
    <w:p w14:paraId="12B33D03" w14:textId="1AEC29E1" w:rsidR="00A71F46" w:rsidRDefault="00A71F46">
      <w:pPr>
        <w:pStyle w:val="Verzeichnis3"/>
        <w:tabs>
          <w:tab w:val="right" w:leader="dot" w:pos="9350"/>
        </w:tabs>
        <w:rPr>
          <w:ins w:id="861" w:author="Andreas Kuehne" w:date="2019-05-31T12:34:00Z"/>
          <w:rFonts w:asciiTheme="minorHAnsi" w:eastAsiaTheme="minorEastAsia" w:hAnsiTheme="minorHAnsi" w:cstheme="minorBidi"/>
          <w:noProof/>
          <w:sz w:val="22"/>
          <w:szCs w:val="22"/>
          <w:lang w:val="en-GB" w:eastAsia="en-GB"/>
        </w:rPr>
      </w:pPr>
      <w:ins w:id="86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9.1.5</w:t>
        </w:r>
        <w:r w:rsidRPr="00B25BEF">
          <w:rPr>
            <w:rStyle w:val="Hyperlink"/>
            <w:noProof/>
            <w:lang w:val="en-GB"/>
          </w:rPr>
          <w:t xml:space="preserve"> PGP Signature</w:t>
        </w:r>
        <w:r>
          <w:rPr>
            <w:noProof/>
            <w:webHidden/>
          </w:rPr>
          <w:tab/>
        </w:r>
        <w:r>
          <w:rPr>
            <w:noProof/>
            <w:webHidden/>
          </w:rPr>
          <w:fldChar w:fldCharType="begin"/>
        </w:r>
        <w:r>
          <w:rPr>
            <w:noProof/>
            <w:webHidden/>
          </w:rPr>
          <w:instrText xml:space="preserve"> PAGEREF _Toc10202562 \h </w:instrText>
        </w:r>
        <w:r>
          <w:rPr>
            <w:noProof/>
            <w:webHidden/>
          </w:rPr>
        </w:r>
      </w:ins>
      <w:r>
        <w:rPr>
          <w:noProof/>
          <w:webHidden/>
        </w:rPr>
        <w:fldChar w:fldCharType="separate"/>
      </w:r>
      <w:ins w:id="863" w:author="Andreas Kuehne" w:date="2019-05-31T12:34:00Z">
        <w:r>
          <w:rPr>
            <w:noProof/>
            <w:webHidden/>
          </w:rPr>
          <w:t>141</w:t>
        </w:r>
        <w:r>
          <w:rPr>
            <w:noProof/>
            <w:webHidden/>
          </w:rPr>
          <w:fldChar w:fldCharType="end"/>
        </w:r>
        <w:r w:rsidRPr="00B25BEF">
          <w:rPr>
            <w:rStyle w:val="Hyperlink"/>
            <w:noProof/>
          </w:rPr>
          <w:fldChar w:fldCharType="end"/>
        </w:r>
      </w:ins>
    </w:p>
    <w:p w14:paraId="013854AA" w14:textId="34F40281" w:rsidR="00A71F46" w:rsidRDefault="00A71F46">
      <w:pPr>
        <w:pStyle w:val="Verzeichnis2"/>
        <w:tabs>
          <w:tab w:val="right" w:leader="dot" w:pos="9350"/>
        </w:tabs>
        <w:rPr>
          <w:ins w:id="864" w:author="Andreas Kuehne" w:date="2019-05-31T12:34:00Z"/>
          <w:rFonts w:asciiTheme="minorHAnsi" w:eastAsiaTheme="minorEastAsia" w:hAnsiTheme="minorHAnsi" w:cstheme="minorBidi"/>
          <w:noProof/>
          <w:sz w:val="22"/>
          <w:szCs w:val="22"/>
          <w:lang w:val="en-GB" w:eastAsia="en-GB"/>
        </w:rPr>
      </w:pPr>
      <w:ins w:id="86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9.2 ResultMinors</w:t>
        </w:r>
        <w:r>
          <w:rPr>
            <w:noProof/>
            <w:webHidden/>
          </w:rPr>
          <w:tab/>
        </w:r>
        <w:r>
          <w:rPr>
            <w:noProof/>
            <w:webHidden/>
          </w:rPr>
          <w:fldChar w:fldCharType="begin"/>
        </w:r>
        <w:r>
          <w:rPr>
            <w:noProof/>
            <w:webHidden/>
          </w:rPr>
          <w:instrText xml:space="preserve"> PAGEREF _Toc10202563 \h </w:instrText>
        </w:r>
        <w:r>
          <w:rPr>
            <w:noProof/>
            <w:webHidden/>
          </w:rPr>
        </w:r>
      </w:ins>
      <w:r>
        <w:rPr>
          <w:noProof/>
          <w:webHidden/>
        </w:rPr>
        <w:fldChar w:fldCharType="separate"/>
      </w:r>
      <w:ins w:id="866" w:author="Andreas Kuehne" w:date="2019-05-31T12:34:00Z">
        <w:r>
          <w:rPr>
            <w:noProof/>
            <w:webHidden/>
          </w:rPr>
          <w:t>141</w:t>
        </w:r>
        <w:r>
          <w:rPr>
            <w:noProof/>
            <w:webHidden/>
          </w:rPr>
          <w:fldChar w:fldCharType="end"/>
        </w:r>
        <w:r w:rsidRPr="00B25BEF">
          <w:rPr>
            <w:rStyle w:val="Hyperlink"/>
            <w:noProof/>
          </w:rPr>
          <w:fldChar w:fldCharType="end"/>
        </w:r>
      </w:ins>
    </w:p>
    <w:p w14:paraId="6914B68D" w14:textId="340FBDFB" w:rsidR="00A71F46" w:rsidRDefault="00A71F46">
      <w:pPr>
        <w:pStyle w:val="Verzeichnis1"/>
        <w:rPr>
          <w:ins w:id="867" w:author="Andreas Kuehne" w:date="2019-05-31T12:34:00Z"/>
          <w:rFonts w:asciiTheme="minorHAnsi" w:eastAsiaTheme="minorEastAsia" w:hAnsiTheme="minorHAnsi" w:cstheme="minorBidi"/>
          <w:noProof/>
          <w:sz w:val="22"/>
          <w:szCs w:val="22"/>
          <w:lang w:val="en-GB" w:eastAsia="en-GB"/>
        </w:rPr>
      </w:pPr>
      <w:ins w:id="86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10</w:t>
        </w:r>
        <w:r>
          <w:rPr>
            <w:rFonts w:asciiTheme="minorHAnsi" w:eastAsiaTheme="minorEastAsia" w:hAnsiTheme="minorHAnsi" w:cstheme="minorBidi"/>
            <w:noProof/>
            <w:sz w:val="22"/>
            <w:szCs w:val="22"/>
            <w:lang w:val="en-GB" w:eastAsia="en-GB"/>
          </w:rPr>
          <w:tab/>
        </w:r>
        <w:r w:rsidRPr="00B25BEF">
          <w:rPr>
            <w:rStyle w:val="Hyperlink"/>
            <w:noProof/>
            <w:lang w:val="en-GB"/>
          </w:rPr>
          <w:t>Security Considerations</w:t>
        </w:r>
        <w:r>
          <w:rPr>
            <w:noProof/>
            <w:webHidden/>
          </w:rPr>
          <w:tab/>
        </w:r>
        <w:r>
          <w:rPr>
            <w:noProof/>
            <w:webHidden/>
          </w:rPr>
          <w:fldChar w:fldCharType="begin"/>
        </w:r>
        <w:r>
          <w:rPr>
            <w:noProof/>
            <w:webHidden/>
          </w:rPr>
          <w:instrText xml:space="preserve"> PAGEREF _Toc10202564 \h </w:instrText>
        </w:r>
        <w:r>
          <w:rPr>
            <w:noProof/>
            <w:webHidden/>
          </w:rPr>
        </w:r>
      </w:ins>
      <w:r>
        <w:rPr>
          <w:noProof/>
          <w:webHidden/>
        </w:rPr>
        <w:fldChar w:fldCharType="separate"/>
      </w:r>
      <w:ins w:id="869" w:author="Andreas Kuehne" w:date="2019-05-31T12:34:00Z">
        <w:r>
          <w:rPr>
            <w:noProof/>
            <w:webHidden/>
          </w:rPr>
          <w:t>143</w:t>
        </w:r>
        <w:r>
          <w:rPr>
            <w:noProof/>
            <w:webHidden/>
          </w:rPr>
          <w:fldChar w:fldCharType="end"/>
        </w:r>
        <w:r w:rsidRPr="00B25BEF">
          <w:rPr>
            <w:rStyle w:val="Hyperlink"/>
            <w:noProof/>
          </w:rPr>
          <w:fldChar w:fldCharType="end"/>
        </w:r>
      </w:ins>
    </w:p>
    <w:p w14:paraId="5AAC3349" w14:textId="77D478F0" w:rsidR="00A71F46" w:rsidRDefault="00A71F46">
      <w:pPr>
        <w:pStyle w:val="Verzeichnis2"/>
        <w:tabs>
          <w:tab w:val="right" w:leader="dot" w:pos="9350"/>
        </w:tabs>
        <w:rPr>
          <w:ins w:id="870" w:author="Andreas Kuehne" w:date="2019-05-31T12:34:00Z"/>
          <w:rFonts w:asciiTheme="minorHAnsi" w:eastAsiaTheme="minorEastAsia" w:hAnsiTheme="minorHAnsi" w:cstheme="minorBidi"/>
          <w:noProof/>
          <w:sz w:val="22"/>
          <w:szCs w:val="22"/>
          <w:lang w:val="en-GB" w:eastAsia="en-GB"/>
        </w:rPr>
      </w:pPr>
      <w:ins w:id="87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10.1 Well-Known Attack Vectors</w:t>
        </w:r>
        <w:r>
          <w:rPr>
            <w:noProof/>
            <w:webHidden/>
          </w:rPr>
          <w:tab/>
        </w:r>
        <w:r>
          <w:rPr>
            <w:noProof/>
            <w:webHidden/>
          </w:rPr>
          <w:fldChar w:fldCharType="begin"/>
        </w:r>
        <w:r>
          <w:rPr>
            <w:noProof/>
            <w:webHidden/>
          </w:rPr>
          <w:instrText xml:space="preserve"> PAGEREF _Toc10202565 \h </w:instrText>
        </w:r>
        <w:r>
          <w:rPr>
            <w:noProof/>
            <w:webHidden/>
          </w:rPr>
        </w:r>
      </w:ins>
      <w:r>
        <w:rPr>
          <w:noProof/>
          <w:webHidden/>
        </w:rPr>
        <w:fldChar w:fldCharType="separate"/>
      </w:r>
      <w:ins w:id="872" w:author="Andreas Kuehne" w:date="2019-05-31T12:34:00Z">
        <w:r>
          <w:rPr>
            <w:noProof/>
            <w:webHidden/>
          </w:rPr>
          <w:t>143</w:t>
        </w:r>
        <w:r>
          <w:rPr>
            <w:noProof/>
            <w:webHidden/>
          </w:rPr>
          <w:fldChar w:fldCharType="end"/>
        </w:r>
        <w:r w:rsidRPr="00B25BEF">
          <w:rPr>
            <w:rStyle w:val="Hyperlink"/>
            <w:noProof/>
          </w:rPr>
          <w:fldChar w:fldCharType="end"/>
        </w:r>
      </w:ins>
    </w:p>
    <w:p w14:paraId="1B386AB0" w14:textId="6E244982" w:rsidR="00A71F46" w:rsidRDefault="00A71F46">
      <w:pPr>
        <w:pStyle w:val="Verzeichnis3"/>
        <w:tabs>
          <w:tab w:val="right" w:leader="dot" w:pos="9350"/>
        </w:tabs>
        <w:rPr>
          <w:ins w:id="873" w:author="Andreas Kuehne" w:date="2019-05-31T12:34:00Z"/>
          <w:rFonts w:asciiTheme="minorHAnsi" w:eastAsiaTheme="minorEastAsia" w:hAnsiTheme="minorHAnsi" w:cstheme="minorBidi"/>
          <w:noProof/>
          <w:sz w:val="22"/>
          <w:szCs w:val="22"/>
          <w:lang w:val="en-GB" w:eastAsia="en-GB"/>
        </w:rPr>
      </w:pPr>
      <w:ins w:id="87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10.1.1</w:t>
        </w:r>
        <w:r w:rsidRPr="00B25BEF">
          <w:rPr>
            <w:rStyle w:val="Hyperlink"/>
            <w:noProof/>
            <w:lang w:val="en-GB"/>
          </w:rPr>
          <w:t xml:space="preserve"> XML Parsing Vulnerabilities [non-normative]</w:t>
        </w:r>
        <w:r>
          <w:rPr>
            <w:noProof/>
            <w:webHidden/>
          </w:rPr>
          <w:tab/>
        </w:r>
        <w:r>
          <w:rPr>
            <w:noProof/>
            <w:webHidden/>
          </w:rPr>
          <w:fldChar w:fldCharType="begin"/>
        </w:r>
        <w:r>
          <w:rPr>
            <w:noProof/>
            <w:webHidden/>
          </w:rPr>
          <w:instrText xml:space="preserve"> PAGEREF _Toc10202566 \h </w:instrText>
        </w:r>
        <w:r>
          <w:rPr>
            <w:noProof/>
            <w:webHidden/>
          </w:rPr>
        </w:r>
      </w:ins>
      <w:r>
        <w:rPr>
          <w:noProof/>
          <w:webHidden/>
        </w:rPr>
        <w:fldChar w:fldCharType="separate"/>
      </w:r>
      <w:ins w:id="875" w:author="Andreas Kuehne" w:date="2019-05-31T12:34:00Z">
        <w:r>
          <w:rPr>
            <w:noProof/>
            <w:webHidden/>
          </w:rPr>
          <w:t>143</w:t>
        </w:r>
        <w:r>
          <w:rPr>
            <w:noProof/>
            <w:webHidden/>
          </w:rPr>
          <w:fldChar w:fldCharType="end"/>
        </w:r>
        <w:r w:rsidRPr="00B25BEF">
          <w:rPr>
            <w:rStyle w:val="Hyperlink"/>
            <w:noProof/>
          </w:rPr>
          <w:fldChar w:fldCharType="end"/>
        </w:r>
      </w:ins>
    </w:p>
    <w:p w14:paraId="5E619C61" w14:textId="5F43E97D" w:rsidR="00A71F46" w:rsidRDefault="00A71F46">
      <w:pPr>
        <w:pStyle w:val="Verzeichnis3"/>
        <w:tabs>
          <w:tab w:val="right" w:leader="dot" w:pos="9350"/>
        </w:tabs>
        <w:rPr>
          <w:ins w:id="876" w:author="Andreas Kuehne" w:date="2019-05-31T12:34:00Z"/>
          <w:rFonts w:asciiTheme="minorHAnsi" w:eastAsiaTheme="minorEastAsia" w:hAnsiTheme="minorHAnsi" w:cstheme="minorBidi"/>
          <w:noProof/>
          <w:sz w:val="22"/>
          <w:szCs w:val="22"/>
          <w:lang w:val="en-GB" w:eastAsia="en-GB"/>
        </w:rPr>
      </w:pPr>
      <w:ins w:id="87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10.1.2</w:t>
        </w:r>
        <w:r w:rsidRPr="00B25BEF">
          <w:rPr>
            <w:rStyle w:val="Hyperlink"/>
            <w:noProof/>
            <w:lang w:val="en-GB"/>
          </w:rPr>
          <w:t xml:space="preserve"> XML Canonicalization Vulnerabilities [non-normative]</w:t>
        </w:r>
        <w:r>
          <w:rPr>
            <w:noProof/>
            <w:webHidden/>
          </w:rPr>
          <w:tab/>
        </w:r>
        <w:r>
          <w:rPr>
            <w:noProof/>
            <w:webHidden/>
          </w:rPr>
          <w:fldChar w:fldCharType="begin"/>
        </w:r>
        <w:r>
          <w:rPr>
            <w:noProof/>
            <w:webHidden/>
          </w:rPr>
          <w:instrText xml:space="preserve"> PAGEREF _Toc10202567 \h </w:instrText>
        </w:r>
        <w:r>
          <w:rPr>
            <w:noProof/>
            <w:webHidden/>
          </w:rPr>
        </w:r>
      </w:ins>
      <w:r>
        <w:rPr>
          <w:noProof/>
          <w:webHidden/>
        </w:rPr>
        <w:fldChar w:fldCharType="separate"/>
      </w:r>
      <w:ins w:id="878" w:author="Andreas Kuehne" w:date="2019-05-31T12:34:00Z">
        <w:r>
          <w:rPr>
            <w:noProof/>
            <w:webHidden/>
          </w:rPr>
          <w:t>143</w:t>
        </w:r>
        <w:r>
          <w:rPr>
            <w:noProof/>
            <w:webHidden/>
          </w:rPr>
          <w:fldChar w:fldCharType="end"/>
        </w:r>
        <w:r w:rsidRPr="00B25BEF">
          <w:rPr>
            <w:rStyle w:val="Hyperlink"/>
            <w:noProof/>
          </w:rPr>
          <w:fldChar w:fldCharType="end"/>
        </w:r>
      </w:ins>
    </w:p>
    <w:p w14:paraId="61B92927" w14:textId="5D9E718F" w:rsidR="00A71F46" w:rsidRDefault="00A71F46">
      <w:pPr>
        <w:pStyle w:val="Verzeichnis3"/>
        <w:tabs>
          <w:tab w:val="right" w:leader="dot" w:pos="9350"/>
        </w:tabs>
        <w:rPr>
          <w:ins w:id="879" w:author="Andreas Kuehne" w:date="2019-05-31T12:34:00Z"/>
          <w:rFonts w:asciiTheme="minorHAnsi" w:eastAsiaTheme="minorEastAsia" w:hAnsiTheme="minorHAnsi" w:cstheme="minorBidi"/>
          <w:noProof/>
          <w:sz w:val="22"/>
          <w:szCs w:val="22"/>
          <w:lang w:val="en-GB" w:eastAsia="en-GB"/>
        </w:rPr>
      </w:pPr>
      <w:ins w:id="880"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10.1.3</w:t>
        </w:r>
        <w:r w:rsidRPr="00B25BEF">
          <w:rPr>
            <w:rStyle w:val="Hyperlink"/>
            <w:noProof/>
            <w:lang w:val="en-GB"/>
          </w:rPr>
          <w:t xml:space="preserve"> Injection Attacks [non-normative]</w:t>
        </w:r>
        <w:r>
          <w:rPr>
            <w:noProof/>
            <w:webHidden/>
          </w:rPr>
          <w:tab/>
        </w:r>
        <w:r>
          <w:rPr>
            <w:noProof/>
            <w:webHidden/>
          </w:rPr>
          <w:fldChar w:fldCharType="begin"/>
        </w:r>
        <w:r>
          <w:rPr>
            <w:noProof/>
            <w:webHidden/>
          </w:rPr>
          <w:instrText xml:space="preserve"> PAGEREF _Toc10202568 \h </w:instrText>
        </w:r>
        <w:r>
          <w:rPr>
            <w:noProof/>
            <w:webHidden/>
          </w:rPr>
        </w:r>
      </w:ins>
      <w:r>
        <w:rPr>
          <w:noProof/>
          <w:webHidden/>
        </w:rPr>
        <w:fldChar w:fldCharType="separate"/>
      </w:r>
      <w:ins w:id="881" w:author="Andreas Kuehne" w:date="2019-05-31T12:34:00Z">
        <w:r>
          <w:rPr>
            <w:noProof/>
            <w:webHidden/>
          </w:rPr>
          <w:t>143</w:t>
        </w:r>
        <w:r>
          <w:rPr>
            <w:noProof/>
            <w:webHidden/>
          </w:rPr>
          <w:fldChar w:fldCharType="end"/>
        </w:r>
        <w:r w:rsidRPr="00B25BEF">
          <w:rPr>
            <w:rStyle w:val="Hyperlink"/>
            <w:noProof/>
          </w:rPr>
          <w:fldChar w:fldCharType="end"/>
        </w:r>
      </w:ins>
    </w:p>
    <w:p w14:paraId="176C96EF" w14:textId="148E5931" w:rsidR="00A71F46" w:rsidRDefault="00A71F46">
      <w:pPr>
        <w:pStyle w:val="Verzeichnis3"/>
        <w:tabs>
          <w:tab w:val="right" w:leader="dot" w:pos="9350"/>
        </w:tabs>
        <w:rPr>
          <w:ins w:id="882" w:author="Andreas Kuehne" w:date="2019-05-31T12:34:00Z"/>
          <w:rFonts w:asciiTheme="minorHAnsi" w:eastAsiaTheme="minorEastAsia" w:hAnsiTheme="minorHAnsi" w:cstheme="minorBidi"/>
          <w:noProof/>
          <w:sz w:val="22"/>
          <w:szCs w:val="22"/>
          <w:lang w:val="en-GB" w:eastAsia="en-GB"/>
        </w:rPr>
      </w:pPr>
      <w:ins w:id="88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"_Toc10202569"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10.1.4</w:t>
        </w:r>
        <w:r w:rsidRPr="00B25BEF">
          <w:rPr>
            <w:rStyle w:val="Hyperlink"/>
            <w:noProof/>
            <w:lang w:val="en-GB"/>
          </w:rPr>
          <w:t xml:space="preserve"> JSON Deserialization Through Evaluation Attacks [non-normative]</w:t>
        </w:r>
        <w:r>
          <w:rPr>
            <w:noProof/>
            <w:webHidden/>
          </w:rPr>
          <w:tab/>
        </w:r>
        <w:r>
          <w:rPr>
            <w:noProof/>
            <w:webHidden/>
          </w:rPr>
          <w:fldChar w:fldCharType="begin"/>
        </w:r>
        <w:r>
          <w:rPr>
            <w:noProof/>
            <w:webHidden/>
          </w:rPr>
          <w:instrText xml:space="preserve"> PAGEREF _Toc10202569 \h </w:instrText>
        </w:r>
        <w:r>
          <w:rPr>
            <w:noProof/>
            <w:webHidden/>
          </w:rPr>
        </w:r>
      </w:ins>
      <w:r>
        <w:rPr>
          <w:noProof/>
          <w:webHidden/>
        </w:rPr>
        <w:fldChar w:fldCharType="separate"/>
      </w:r>
      <w:ins w:id="884" w:author="Andreas Kuehne" w:date="2019-05-31T12:34:00Z">
        <w:r>
          <w:rPr>
            <w:noProof/>
            <w:webHidden/>
          </w:rPr>
          <w:t>143</w:t>
        </w:r>
        <w:r>
          <w:rPr>
            <w:noProof/>
            <w:webHidden/>
          </w:rPr>
          <w:fldChar w:fldCharType="end"/>
        </w:r>
        <w:r w:rsidRPr="00B25BEF">
          <w:rPr>
            <w:rStyle w:val="Hyperlink"/>
            <w:noProof/>
          </w:rPr>
          <w:fldChar w:fldCharType="end"/>
        </w:r>
      </w:ins>
    </w:p>
    <w:p w14:paraId="3BE71987" w14:textId="47B7CF68" w:rsidR="00A71F46" w:rsidRDefault="00A71F46">
      <w:pPr>
        <w:pStyle w:val="Verzeichnis1"/>
        <w:rPr>
          <w:ins w:id="885" w:author="Andreas Kuehne" w:date="2019-05-31T12:34:00Z"/>
          <w:rFonts w:asciiTheme="minorHAnsi" w:eastAsiaTheme="minorEastAsia" w:hAnsiTheme="minorHAnsi" w:cstheme="minorBidi"/>
          <w:noProof/>
          <w:sz w:val="22"/>
          <w:szCs w:val="22"/>
          <w:lang w:val="en-GB" w:eastAsia="en-GB"/>
        </w:rPr>
      </w:pPr>
      <w:ins w:id="886"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"_Toc10202570"</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11</w:t>
        </w:r>
        <w:r>
          <w:rPr>
            <w:rFonts w:asciiTheme="minorHAnsi" w:eastAsiaTheme="minorEastAsia" w:hAnsiTheme="minorHAnsi" w:cstheme="minorBidi"/>
            <w:noProof/>
            <w:sz w:val="22"/>
            <w:szCs w:val="22"/>
            <w:lang w:val="en-GB" w:eastAsia="en-GB"/>
          </w:rPr>
          <w:tab/>
        </w:r>
        <w:r w:rsidRPr="00B25BEF">
          <w:rPr>
            <w:rStyle w:val="Hyperlink"/>
            <w:noProof/>
            <w:lang w:val="en-GB"/>
          </w:rPr>
          <w:t>Conformance</w:t>
        </w:r>
        <w:r>
          <w:rPr>
            <w:noProof/>
            <w:webHidden/>
          </w:rPr>
          <w:tab/>
        </w:r>
        <w:r>
          <w:rPr>
            <w:noProof/>
            <w:webHidden/>
          </w:rPr>
          <w:fldChar w:fldCharType="begin"/>
        </w:r>
        <w:r>
          <w:rPr>
            <w:noProof/>
            <w:webHidden/>
          </w:rPr>
          <w:instrText xml:space="preserve"> PAGEREF _Toc10202570 \h </w:instrText>
        </w:r>
        <w:r>
          <w:rPr>
            <w:noProof/>
            <w:webHidden/>
          </w:rPr>
        </w:r>
      </w:ins>
      <w:r>
        <w:rPr>
          <w:noProof/>
          <w:webHidden/>
        </w:rPr>
        <w:fldChar w:fldCharType="separate"/>
      </w:r>
      <w:ins w:id="887" w:author="Andreas Kuehne" w:date="2019-05-31T12:34:00Z">
        <w:r>
          <w:rPr>
            <w:noProof/>
            <w:webHidden/>
          </w:rPr>
          <w:t>145</w:t>
        </w:r>
        <w:r>
          <w:rPr>
            <w:noProof/>
            <w:webHidden/>
          </w:rPr>
          <w:fldChar w:fldCharType="end"/>
        </w:r>
        <w:r w:rsidRPr="00B25BEF">
          <w:rPr>
            <w:rStyle w:val="Hyperlink"/>
            <w:noProof/>
          </w:rPr>
          <w:fldChar w:fldCharType="end"/>
        </w:r>
      </w:ins>
    </w:p>
    <w:p w14:paraId="2BCB2D8E" w14:textId="0478310C" w:rsidR="00A71F46" w:rsidRDefault="00A71F46">
      <w:pPr>
        <w:pStyle w:val="Verzeichnis2"/>
        <w:tabs>
          <w:tab w:val="right" w:leader="dot" w:pos="9350"/>
        </w:tabs>
        <w:rPr>
          <w:ins w:id="888" w:author="Andreas Kuehne" w:date="2019-05-31T12:34:00Z"/>
          <w:rFonts w:asciiTheme="minorHAnsi" w:eastAsiaTheme="minorEastAsia" w:hAnsiTheme="minorHAnsi" w:cstheme="minorBidi"/>
          <w:noProof/>
          <w:sz w:val="22"/>
          <w:szCs w:val="22"/>
          <w:lang w:val="en-GB" w:eastAsia="en-GB"/>
        </w:rPr>
      </w:pPr>
      <w:ins w:id="889"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"_Toc10202571"</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rPr>
          <w:t>11.1 Conformance as a DSS version 2.0 document</w:t>
        </w:r>
        <w:r>
          <w:rPr>
            <w:noProof/>
            <w:webHidden/>
          </w:rPr>
          <w:tab/>
        </w:r>
        <w:r>
          <w:rPr>
            <w:noProof/>
            <w:webHidden/>
          </w:rPr>
          <w:fldChar w:fldCharType="begin"/>
        </w:r>
        <w:r>
          <w:rPr>
            <w:noProof/>
            <w:webHidden/>
          </w:rPr>
          <w:instrText xml:space="preserve"> PAGEREF _Toc10202571 \h </w:instrText>
        </w:r>
        <w:r>
          <w:rPr>
            <w:noProof/>
            <w:webHidden/>
          </w:rPr>
        </w:r>
      </w:ins>
      <w:r>
        <w:rPr>
          <w:noProof/>
          <w:webHidden/>
        </w:rPr>
        <w:fldChar w:fldCharType="separate"/>
      </w:r>
      <w:ins w:id="890" w:author="Andreas Kuehne" w:date="2019-05-31T12:34:00Z">
        <w:r>
          <w:rPr>
            <w:noProof/>
            <w:webHidden/>
          </w:rPr>
          <w:t>145</w:t>
        </w:r>
        <w:r>
          <w:rPr>
            <w:noProof/>
            <w:webHidden/>
          </w:rPr>
          <w:fldChar w:fldCharType="end"/>
        </w:r>
        <w:r w:rsidRPr="00B25BEF">
          <w:rPr>
            <w:rStyle w:val="Hyperlink"/>
            <w:noProof/>
          </w:rPr>
          <w:fldChar w:fldCharType="end"/>
        </w:r>
      </w:ins>
    </w:p>
    <w:p w14:paraId="2C9F6E70" w14:textId="29B58AA3" w:rsidR="00A71F46" w:rsidRDefault="00A71F46">
      <w:pPr>
        <w:pStyle w:val="Verzeichnis3"/>
        <w:tabs>
          <w:tab w:val="right" w:leader="dot" w:pos="9350"/>
        </w:tabs>
        <w:rPr>
          <w:ins w:id="891" w:author="Andreas Kuehne" w:date="2019-05-31T12:34:00Z"/>
          <w:rFonts w:asciiTheme="minorHAnsi" w:eastAsiaTheme="minorEastAsia" w:hAnsiTheme="minorHAnsi" w:cstheme="minorBidi"/>
          <w:noProof/>
          <w:sz w:val="22"/>
          <w:szCs w:val="22"/>
          <w:lang w:val="en-GB" w:eastAsia="en-GB"/>
        </w:rPr>
      </w:pPr>
      <w:ins w:id="892"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"_Toc10202572"</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11.1.1</w:t>
        </w:r>
        <w:r w:rsidRPr="00B25BEF">
          <w:rPr>
            <w:rStyle w:val="Hyperlink"/>
            <w:noProof/>
            <w:lang w:val="en-GB"/>
          </w:rPr>
          <w:t xml:space="preserve"> Conformance for JSON format</w:t>
        </w:r>
        <w:r>
          <w:rPr>
            <w:noProof/>
            <w:webHidden/>
          </w:rPr>
          <w:tab/>
        </w:r>
        <w:r>
          <w:rPr>
            <w:noProof/>
            <w:webHidden/>
          </w:rPr>
          <w:fldChar w:fldCharType="begin"/>
        </w:r>
        <w:r>
          <w:rPr>
            <w:noProof/>
            <w:webHidden/>
          </w:rPr>
          <w:instrText xml:space="preserve"> PAGEREF _Toc10202572 \h </w:instrText>
        </w:r>
        <w:r>
          <w:rPr>
            <w:noProof/>
            <w:webHidden/>
          </w:rPr>
        </w:r>
      </w:ins>
      <w:r>
        <w:rPr>
          <w:noProof/>
          <w:webHidden/>
        </w:rPr>
        <w:fldChar w:fldCharType="separate"/>
      </w:r>
      <w:ins w:id="893" w:author="Andreas Kuehne" w:date="2019-05-31T12:34:00Z">
        <w:r>
          <w:rPr>
            <w:noProof/>
            <w:webHidden/>
          </w:rPr>
          <w:t>145</w:t>
        </w:r>
        <w:r>
          <w:rPr>
            <w:noProof/>
            <w:webHidden/>
          </w:rPr>
          <w:fldChar w:fldCharType="end"/>
        </w:r>
        <w:r w:rsidRPr="00B25BEF">
          <w:rPr>
            <w:rStyle w:val="Hyperlink"/>
            <w:noProof/>
          </w:rPr>
          <w:fldChar w:fldCharType="end"/>
        </w:r>
      </w:ins>
    </w:p>
    <w:p w14:paraId="7B5C8DF5" w14:textId="68B49FC6" w:rsidR="00A71F46" w:rsidRDefault="00A71F46">
      <w:pPr>
        <w:pStyle w:val="Verzeichnis3"/>
        <w:tabs>
          <w:tab w:val="right" w:leader="dot" w:pos="9350"/>
        </w:tabs>
        <w:rPr>
          <w:ins w:id="894" w:author="Andreas Kuehne" w:date="2019-05-31T12:34:00Z"/>
          <w:rFonts w:asciiTheme="minorHAnsi" w:eastAsiaTheme="minorEastAsia" w:hAnsiTheme="minorHAnsi" w:cstheme="minorBidi"/>
          <w:noProof/>
          <w:sz w:val="22"/>
          <w:szCs w:val="22"/>
          <w:lang w:val="en-GB" w:eastAsia="en-GB"/>
        </w:rPr>
      </w:pPr>
      <w:ins w:id="895"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"_Toc10202573"</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11.1.2</w:t>
        </w:r>
        <w:r w:rsidRPr="00B25BEF">
          <w:rPr>
            <w:rStyle w:val="Hyperlink"/>
            <w:noProof/>
            <w:lang w:val="en-GB"/>
          </w:rPr>
          <w:t xml:space="preserve"> Conformance for XML format</w:t>
        </w:r>
        <w:r>
          <w:rPr>
            <w:noProof/>
            <w:webHidden/>
          </w:rPr>
          <w:tab/>
        </w:r>
        <w:r>
          <w:rPr>
            <w:noProof/>
            <w:webHidden/>
          </w:rPr>
          <w:fldChar w:fldCharType="begin"/>
        </w:r>
        <w:r>
          <w:rPr>
            <w:noProof/>
            <w:webHidden/>
          </w:rPr>
          <w:instrText xml:space="preserve"> PAGEREF _Toc10202573 \h </w:instrText>
        </w:r>
        <w:r>
          <w:rPr>
            <w:noProof/>
            <w:webHidden/>
          </w:rPr>
        </w:r>
      </w:ins>
      <w:r>
        <w:rPr>
          <w:noProof/>
          <w:webHidden/>
        </w:rPr>
        <w:fldChar w:fldCharType="separate"/>
      </w:r>
      <w:ins w:id="896" w:author="Andreas Kuehne" w:date="2019-05-31T12:34:00Z">
        <w:r>
          <w:rPr>
            <w:noProof/>
            <w:webHidden/>
          </w:rPr>
          <w:t>145</w:t>
        </w:r>
        <w:r>
          <w:rPr>
            <w:noProof/>
            <w:webHidden/>
          </w:rPr>
          <w:fldChar w:fldCharType="end"/>
        </w:r>
        <w:r w:rsidRPr="00B25BEF">
          <w:rPr>
            <w:rStyle w:val="Hyperlink"/>
            <w:noProof/>
          </w:rPr>
          <w:fldChar w:fldCharType="end"/>
        </w:r>
      </w:ins>
    </w:p>
    <w:p w14:paraId="28BEF6F4" w14:textId="77C472A3" w:rsidR="00A71F46" w:rsidRDefault="00A71F46">
      <w:pPr>
        <w:pStyle w:val="Verzeichnis3"/>
        <w:tabs>
          <w:tab w:val="right" w:leader="dot" w:pos="9350"/>
        </w:tabs>
        <w:rPr>
          <w:ins w:id="897" w:author="Andreas Kuehne" w:date="2019-05-31T12:34:00Z"/>
          <w:rFonts w:asciiTheme="minorHAnsi" w:eastAsiaTheme="minorEastAsia" w:hAnsiTheme="minorHAnsi" w:cstheme="minorBidi"/>
          <w:noProof/>
          <w:sz w:val="22"/>
          <w:szCs w:val="22"/>
          <w:lang w:val="en-GB" w:eastAsia="en-GB"/>
        </w:rPr>
      </w:pPr>
      <w:ins w:id="898"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"_Toc10202574"</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11.1.3</w:t>
        </w:r>
        <w:r w:rsidRPr="00B25BEF">
          <w:rPr>
            <w:rStyle w:val="Hyperlink"/>
            <w:noProof/>
            <w:lang w:val="en-GB"/>
          </w:rPr>
          <w:t xml:space="preserve"> Conformance for DSS Server</w:t>
        </w:r>
        <w:r>
          <w:rPr>
            <w:noProof/>
            <w:webHidden/>
          </w:rPr>
          <w:tab/>
        </w:r>
        <w:r>
          <w:rPr>
            <w:noProof/>
            <w:webHidden/>
          </w:rPr>
          <w:fldChar w:fldCharType="begin"/>
        </w:r>
        <w:r>
          <w:rPr>
            <w:noProof/>
            <w:webHidden/>
          </w:rPr>
          <w:instrText xml:space="preserve"> PAGEREF _Toc10202574 \h </w:instrText>
        </w:r>
        <w:r>
          <w:rPr>
            <w:noProof/>
            <w:webHidden/>
          </w:rPr>
        </w:r>
      </w:ins>
      <w:r>
        <w:rPr>
          <w:noProof/>
          <w:webHidden/>
        </w:rPr>
        <w:fldChar w:fldCharType="separate"/>
      </w:r>
      <w:ins w:id="899" w:author="Andreas Kuehne" w:date="2019-05-31T12:34:00Z">
        <w:r>
          <w:rPr>
            <w:noProof/>
            <w:webHidden/>
          </w:rPr>
          <w:t>145</w:t>
        </w:r>
        <w:r>
          <w:rPr>
            <w:noProof/>
            <w:webHidden/>
          </w:rPr>
          <w:fldChar w:fldCharType="end"/>
        </w:r>
        <w:r w:rsidRPr="00B25BEF">
          <w:rPr>
            <w:rStyle w:val="Hyperlink"/>
            <w:noProof/>
          </w:rPr>
          <w:fldChar w:fldCharType="end"/>
        </w:r>
      </w:ins>
    </w:p>
    <w:p w14:paraId="4114A75D" w14:textId="306FD64C" w:rsidR="00A71F46" w:rsidRDefault="00A71F46">
      <w:pPr>
        <w:pStyle w:val="Verzeichnis3"/>
        <w:tabs>
          <w:tab w:val="right" w:leader="dot" w:pos="9350"/>
        </w:tabs>
        <w:rPr>
          <w:ins w:id="900" w:author="Andreas Kuehne" w:date="2019-05-31T12:34:00Z"/>
          <w:rFonts w:asciiTheme="minorHAnsi" w:eastAsiaTheme="minorEastAsia" w:hAnsiTheme="minorHAnsi" w:cstheme="minorBidi"/>
          <w:noProof/>
          <w:sz w:val="22"/>
          <w:szCs w:val="22"/>
          <w:lang w:val="en-GB" w:eastAsia="en-GB"/>
        </w:rPr>
      </w:pPr>
      <w:ins w:id="901"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"_Toc10202575"</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11.1.4</w:t>
        </w:r>
        <w:r w:rsidRPr="00B25BEF">
          <w:rPr>
            <w:rStyle w:val="Hyperlink"/>
            <w:noProof/>
            <w:lang w:val="en-GB"/>
          </w:rPr>
          <w:t xml:space="preserve"> Conformance for DSS Client</w:t>
        </w:r>
        <w:r>
          <w:rPr>
            <w:noProof/>
            <w:webHidden/>
          </w:rPr>
          <w:tab/>
        </w:r>
        <w:r>
          <w:rPr>
            <w:noProof/>
            <w:webHidden/>
          </w:rPr>
          <w:fldChar w:fldCharType="begin"/>
        </w:r>
        <w:r>
          <w:rPr>
            <w:noProof/>
            <w:webHidden/>
          </w:rPr>
          <w:instrText xml:space="preserve"> PAGEREF _Toc10202575 \h </w:instrText>
        </w:r>
        <w:r>
          <w:rPr>
            <w:noProof/>
            <w:webHidden/>
          </w:rPr>
        </w:r>
      </w:ins>
      <w:r>
        <w:rPr>
          <w:noProof/>
          <w:webHidden/>
        </w:rPr>
        <w:fldChar w:fldCharType="separate"/>
      </w:r>
      <w:ins w:id="902" w:author="Andreas Kuehne" w:date="2019-05-31T12:34:00Z">
        <w:r>
          <w:rPr>
            <w:noProof/>
            <w:webHidden/>
          </w:rPr>
          <w:t>145</w:t>
        </w:r>
        <w:r>
          <w:rPr>
            <w:noProof/>
            <w:webHidden/>
          </w:rPr>
          <w:fldChar w:fldCharType="end"/>
        </w:r>
        <w:r w:rsidRPr="00B25BEF">
          <w:rPr>
            <w:rStyle w:val="Hyperlink"/>
            <w:noProof/>
          </w:rPr>
          <w:fldChar w:fldCharType="end"/>
        </w:r>
      </w:ins>
    </w:p>
    <w:p w14:paraId="50656184" w14:textId="6EC09AC8" w:rsidR="00A71F46" w:rsidRDefault="00A71F46">
      <w:pPr>
        <w:pStyle w:val="Verzeichnis1"/>
        <w:rPr>
          <w:ins w:id="903" w:author="Andreas Kuehne" w:date="2019-05-31T12:34:00Z"/>
          <w:rFonts w:asciiTheme="minorHAnsi" w:eastAsiaTheme="minorEastAsia" w:hAnsiTheme="minorHAnsi" w:cstheme="minorBidi"/>
          <w:noProof/>
          <w:sz w:val="22"/>
          <w:szCs w:val="22"/>
          <w:lang w:val="en-GB" w:eastAsia="en-GB"/>
        </w:rPr>
      </w:pPr>
      <w:ins w:id="904"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"_Toc10202576"</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Appendix A.</w:t>
        </w:r>
        <w:r w:rsidRPr="00B25BEF">
          <w:rPr>
            <w:rStyle w:val="Hyperlink"/>
            <w:noProof/>
            <w:lang w:val="en-GB"/>
          </w:rPr>
          <w:t xml:space="preserve"> Acknowledgments</w:t>
        </w:r>
        <w:r>
          <w:rPr>
            <w:noProof/>
            <w:webHidden/>
          </w:rPr>
          <w:tab/>
        </w:r>
        <w:r>
          <w:rPr>
            <w:noProof/>
            <w:webHidden/>
          </w:rPr>
          <w:fldChar w:fldCharType="begin"/>
        </w:r>
        <w:r>
          <w:rPr>
            <w:noProof/>
            <w:webHidden/>
          </w:rPr>
          <w:instrText xml:space="preserve"> PAGEREF _Toc10202576 \h </w:instrText>
        </w:r>
        <w:r>
          <w:rPr>
            <w:noProof/>
            <w:webHidden/>
          </w:rPr>
        </w:r>
      </w:ins>
      <w:r>
        <w:rPr>
          <w:noProof/>
          <w:webHidden/>
        </w:rPr>
        <w:fldChar w:fldCharType="separate"/>
      </w:r>
      <w:ins w:id="905" w:author="Andreas Kuehne" w:date="2019-05-31T12:34:00Z">
        <w:r>
          <w:rPr>
            <w:noProof/>
            <w:webHidden/>
          </w:rPr>
          <w:t>146</w:t>
        </w:r>
        <w:r>
          <w:rPr>
            <w:noProof/>
            <w:webHidden/>
          </w:rPr>
          <w:fldChar w:fldCharType="end"/>
        </w:r>
        <w:r w:rsidRPr="00B25BEF">
          <w:rPr>
            <w:rStyle w:val="Hyperlink"/>
            <w:noProof/>
          </w:rPr>
          <w:fldChar w:fldCharType="end"/>
        </w:r>
      </w:ins>
    </w:p>
    <w:p w14:paraId="5C5AF0C6" w14:textId="29C9AF0B" w:rsidR="00A71F46" w:rsidRDefault="00A71F46">
      <w:pPr>
        <w:pStyle w:val="Verzeichnis1"/>
        <w:rPr>
          <w:ins w:id="906" w:author="Andreas Kuehne" w:date="2019-05-31T12:34:00Z"/>
          <w:rFonts w:asciiTheme="minorHAnsi" w:eastAsiaTheme="minorEastAsia" w:hAnsiTheme="minorHAnsi" w:cstheme="minorBidi"/>
          <w:noProof/>
          <w:sz w:val="22"/>
          <w:szCs w:val="22"/>
          <w:lang w:val="en-GB" w:eastAsia="en-GB"/>
        </w:rPr>
      </w:pPr>
      <w:ins w:id="907"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"_Toc10202577"</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Appendix B.</w:t>
        </w:r>
        <w:r w:rsidRPr="00B25BEF">
          <w:rPr>
            <w:rStyle w:val="Hyperlink"/>
            <w:noProof/>
            <w:lang w:val="en-GB"/>
          </w:rPr>
          <w:t xml:space="preserve"> Index of Components and Elements</w:t>
        </w:r>
        <w:r>
          <w:rPr>
            <w:noProof/>
            <w:webHidden/>
          </w:rPr>
          <w:tab/>
        </w:r>
        <w:r>
          <w:rPr>
            <w:noProof/>
            <w:webHidden/>
          </w:rPr>
          <w:fldChar w:fldCharType="begin"/>
        </w:r>
        <w:r>
          <w:rPr>
            <w:noProof/>
            <w:webHidden/>
          </w:rPr>
          <w:instrText xml:space="preserve"> PAGEREF _Toc10202577 \h </w:instrText>
        </w:r>
        <w:r>
          <w:rPr>
            <w:noProof/>
            <w:webHidden/>
          </w:rPr>
        </w:r>
      </w:ins>
      <w:r>
        <w:rPr>
          <w:noProof/>
          <w:webHidden/>
        </w:rPr>
        <w:fldChar w:fldCharType="separate"/>
      </w:r>
      <w:ins w:id="908" w:author="Andreas Kuehne" w:date="2019-05-31T12:34:00Z">
        <w:r>
          <w:rPr>
            <w:noProof/>
            <w:webHidden/>
          </w:rPr>
          <w:t>147</w:t>
        </w:r>
        <w:r>
          <w:rPr>
            <w:noProof/>
            <w:webHidden/>
          </w:rPr>
          <w:fldChar w:fldCharType="end"/>
        </w:r>
        <w:r w:rsidRPr="00B25BEF">
          <w:rPr>
            <w:rStyle w:val="Hyperlink"/>
            <w:noProof/>
          </w:rPr>
          <w:fldChar w:fldCharType="end"/>
        </w:r>
      </w:ins>
    </w:p>
    <w:p w14:paraId="27D3C462" w14:textId="4AE4DD5B" w:rsidR="00A71F46" w:rsidRDefault="00A71F46">
      <w:pPr>
        <w:pStyle w:val="Verzeichnis1"/>
        <w:rPr>
          <w:ins w:id="909" w:author="Andreas Kuehne" w:date="2019-05-31T12:34:00Z"/>
          <w:rFonts w:asciiTheme="minorHAnsi" w:eastAsiaTheme="minorEastAsia" w:hAnsiTheme="minorHAnsi" w:cstheme="minorBidi"/>
          <w:noProof/>
          <w:sz w:val="22"/>
          <w:szCs w:val="22"/>
          <w:lang w:val="en-GB" w:eastAsia="en-GB"/>
        </w:rPr>
      </w:pPr>
      <w:ins w:id="910" w:author="Andreas Kuehne" w:date="2019-05-31T12:34:00Z">
        <w:r w:rsidRPr="00B25BEF">
          <w:rPr>
            <w:rStyle w:val="Hyperlink"/>
            <w:noProof/>
          </w:rPr>
          <w:lastRenderedPageBreak/>
          <w:fldChar w:fldCharType="begin"/>
        </w:r>
        <w:r w:rsidRPr="00B25BEF">
          <w:rPr>
            <w:rStyle w:val="Hyperlink"/>
            <w:noProof/>
          </w:rPr>
          <w:instrText xml:space="preserve"> </w:instrText>
        </w:r>
        <w:r>
          <w:rPr>
            <w:noProof/>
          </w:rPr>
          <w:instrText>HYPERLINK \l "_Toc10202578"</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Appendix C.</w:t>
        </w:r>
        <w:r w:rsidRPr="00B25BEF">
          <w:rPr>
            <w:rStyle w:val="Hyperlink"/>
            <w:noProof/>
            <w:lang w:val="en-GB"/>
          </w:rPr>
          <w:t xml:space="preserve"> List of Figures</w:t>
        </w:r>
        <w:r>
          <w:rPr>
            <w:noProof/>
            <w:webHidden/>
          </w:rPr>
          <w:tab/>
        </w:r>
        <w:r>
          <w:rPr>
            <w:noProof/>
            <w:webHidden/>
          </w:rPr>
          <w:fldChar w:fldCharType="begin"/>
        </w:r>
        <w:r>
          <w:rPr>
            <w:noProof/>
            <w:webHidden/>
          </w:rPr>
          <w:instrText xml:space="preserve"> PAGEREF _Toc10202578 \h </w:instrText>
        </w:r>
        <w:r>
          <w:rPr>
            <w:noProof/>
            <w:webHidden/>
          </w:rPr>
        </w:r>
      </w:ins>
      <w:r>
        <w:rPr>
          <w:noProof/>
          <w:webHidden/>
        </w:rPr>
        <w:fldChar w:fldCharType="separate"/>
      </w:r>
      <w:ins w:id="911" w:author="Andreas Kuehne" w:date="2019-05-31T12:34:00Z">
        <w:r>
          <w:rPr>
            <w:noProof/>
            <w:webHidden/>
          </w:rPr>
          <w:t>150</w:t>
        </w:r>
        <w:r>
          <w:rPr>
            <w:noProof/>
            <w:webHidden/>
          </w:rPr>
          <w:fldChar w:fldCharType="end"/>
        </w:r>
        <w:r w:rsidRPr="00B25BEF">
          <w:rPr>
            <w:rStyle w:val="Hyperlink"/>
            <w:noProof/>
          </w:rPr>
          <w:fldChar w:fldCharType="end"/>
        </w:r>
      </w:ins>
    </w:p>
    <w:p w14:paraId="02219F06" w14:textId="2BACA507" w:rsidR="00A71F46" w:rsidRDefault="00A71F46">
      <w:pPr>
        <w:pStyle w:val="Verzeichnis1"/>
        <w:rPr>
          <w:ins w:id="912" w:author="Andreas Kuehne" w:date="2019-05-31T12:34:00Z"/>
          <w:rFonts w:asciiTheme="minorHAnsi" w:eastAsiaTheme="minorEastAsia" w:hAnsiTheme="minorHAnsi" w:cstheme="minorBidi"/>
          <w:noProof/>
          <w:sz w:val="22"/>
          <w:szCs w:val="22"/>
          <w:lang w:val="en-GB" w:eastAsia="en-GB"/>
        </w:rPr>
      </w:pPr>
      <w:ins w:id="913" w:author="Andreas Kuehne" w:date="2019-05-31T12:34:00Z">
        <w:r w:rsidRPr="00B25BEF">
          <w:rPr>
            <w:rStyle w:val="Hyperlink"/>
            <w:noProof/>
          </w:rPr>
          <w:fldChar w:fldCharType="begin"/>
        </w:r>
        <w:r w:rsidRPr="00B25BEF">
          <w:rPr>
            <w:rStyle w:val="Hyperlink"/>
            <w:noProof/>
          </w:rPr>
          <w:instrText xml:space="preserve"> </w:instrText>
        </w:r>
        <w:r>
          <w:rPr>
            <w:noProof/>
          </w:rPr>
          <w:instrText>HYPERLINK \l "_Toc10202579"</w:instrText>
        </w:r>
        <w:r w:rsidRPr="00B25BEF">
          <w:rPr>
            <w:rStyle w:val="Hyperlink"/>
            <w:noProof/>
          </w:rPr>
          <w:instrText xml:space="preserve"> </w:instrText>
        </w:r>
        <w:r w:rsidRPr="00B25BEF">
          <w:rPr>
            <w:rStyle w:val="Hyperlink"/>
            <w:noProof/>
          </w:rPr>
        </w:r>
        <w:r w:rsidRPr="00B25BEF">
          <w:rPr>
            <w:rStyle w:val="Hyperlink"/>
            <w:noProof/>
          </w:rPr>
          <w:fldChar w:fldCharType="separate"/>
        </w:r>
        <w:r w:rsidRPr="00B25BEF">
          <w:rPr>
            <w:rStyle w:val="Hyperlink"/>
            <w:noProof/>
            <w:lang w:val="en-GB"/>
            <w14:scene3d>
              <w14:camera w14:prst="orthographicFront"/>
              <w14:lightRig w14:rig="threePt" w14:dir="t">
                <w14:rot w14:lat="0" w14:lon="0" w14:rev="0"/>
              </w14:lightRig>
            </w14:scene3d>
          </w:rPr>
          <w:t>Appendix D.</w:t>
        </w:r>
        <w:r w:rsidRPr="00B25BEF">
          <w:rPr>
            <w:rStyle w:val="Hyperlink"/>
            <w:noProof/>
            <w:lang w:val="en-GB"/>
          </w:rPr>
          <w:t xml:space="preserve"> Revision History</w:t>
        </w:r>
        <w:r>
          <w:rPr>
            <w:noProof/>
            <w:webHidden/>
          </w:rPr>
          <w:tab/>
        </w:r>
        <w:r>
          <w:rPr>
            <w:noProof/>
            <w:webHidden/>
          </w:rPr>
          <w:fldChar w:fldCharType="begin"/>
        </w:r>
        <w:r>
          <w:rPr>
            <w:noProof/>
            <w:webHidden/>
          </w:rPr>
          <w:instrText xml:space="preserve"> PAGEREF _Toc10202579 \h </w:instrText>
        </w:r>
        <w:r>
          <w:rPr>
            <w:noProof/>
            <w:webHidden/>
          </w:rPr>
        </w:r>
      </w:ins>
      <w:r>
        <w:rPr>
          <w:noProof/>
          <w:webHidden/>
        </w:rPr>
        <w:fldChar w:fldCharType="separate"/>
      </w:r>
      <w:ins w:id="914" w:author="Andreas Kuehne" w:date="2019-05-31T12:34:00Z">
        <w:r>
          <w:rPr>
            <w:noProof/>
            <w:webHidden/>
          </w:rPr>
          <w:t>151</w:t>
        </w:r>
        <w:r>
          <w:rPr>
            <w:noProof/>
            <w:webHidden/>
          </w:rPr>
          <w:fldChar w:fldCharType="end"/>
        </w:r>
        <w:r w:rsidRPr="00B25BEF">
          <w:rPr>
            <w:rStyle w:val="Hyperlink"/>
            <w:noProof/>
          </w:rPr>
          <w:fldChar w:fldCharType="end"/>
        </w:r>
      </w:ins>
    </w:p>
    <w:p w14:paraId="74E7BA28" w14:textId="014C62BD" w:rsidR="005E5C94" w:rsidDel="00EB1DAE" w:rsidRDefault="005E5C94">
      <w:pPr>
        <w:pStyle w:val="Verzeichnis1"/>
        <w:rPr>
          <w:del w:id="915" w:author="Andreas Kuehne" w:date="2019-05-09T22:04:00Z"/>
          <w:rFonts w:asciiTheme="minorHAnsi" w:eastAsiaTheme="minorEastAsia" w:hAnsiTheme="minorHAnsi" w:cstheme="minorBidi"/>
          <w:noProof/>
          <w:sz w:val="22"/>
          <w:szCs w:val="22"/>
          <w:lang w:val="en-GB" w:eastAsia="en-GB"/>
        </w:rPr>
      </w:pPr>
      <w:del w:id="916" w:author="Andreas Kuehne" w:date="2019-05-09T22:04:00Z">
        <w:r w:rsidRPr="00EB1DAE" w:rsidDel="00EB1DAE">
          <w:rPr>
            <w:rStyle w:val="Hyperlink"/>
            <w:noProof/>
            <w:lang w:val="en-GB"/>
          </w:rPr>
          <w:delText>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Introduction</w:delText>
        </w:r>
        <w:r w:rsidDel="00EB1DAE">
          <w:rPr>
            <w:noProof/>
            <w:webHidden/>
          </w:rPr>
          <w:tab/>
          <w:delText>11</w:delText>
        </w:r>
      </w:del>
    </w:p>
    <w:p w14:paraId="78DD8E08" w14:textId="0CF25095" w:rsidR="005E5C94" w:rsidDel="00EB1DAE" w:rsidRDefault="005E5C94">
      <w:pPr>
        <w:pStyle w:val="Verzeichnis2"/>
        <w:tabs>
          <w:tab w:val="right" w:leader="dot" w:pos="9350"/>
        </w:tabs>
        <w:rPr>
          <w:del w:id="917" w:author="Andreas Kuehne" w:date="2019-05-09T22:04:00Z"/>
          <w:rFonts w:asciiTheme="minorHAnsi" w:eastAsiaTheme="minorEastAsia" w:hAnsiTheme="minorHAnsi" w:cstheme="minorBidi"/>
          <w:noProof/>
          <w:sz w:val="22"/>
          <w:szCs w:val="22"/>
          <w:lang w:val="en-GB" w:eastAsia="en-GB"/>
        </w:rPr>
      </w:pPr>
      <w:del w:id="918" w:author="Andreas Kuehne" w:date="2019-05-09T22:04:00Z">
        <w:r w:rsidRPr="00EB1DAE" w:rsidDel="00EB1DAE">
          <w:rPr>
            <w:rStyle w:val="Hyperlink"/>
            <w:noProof/>
            <w:lang w:val="en-GB"/>
          </w:rPr>
          <w:delText>1.1 IPR Policy</w:delText>
        </w:r>
        <w:r w:rsidDel="00EB1DAE">
          <w:rPr>
            <w:noProof/>
            <w:webHidden/>
          </w:rPr>
          <w:tab/>
          <w:delText>11</w:delText>
        </w:r>
      </w:del>
    </w:p>
    <w:p w14:paraId="669ED2B3" w14:textId="0D61281B" w:rsidR="005E5C94" w:rsidDel="00EB1DAE" w:rsidRDefault="005E5C94">
      <w:pPr>
        <w:pStyle w:val="Verzeichnis2"/>
        <w:tabs>
          <w:tab w:val="right" w:leader="dot" w:pos="9350"/>
        </w:tabs>
        <w:rPr>
          <w:del w:id="919" w:author="Andreas Kuehne" w:date="2019-05-09T22:04:00Z"/>
          <w:rFonts w:asciiTheme="minorHAnsi" w:eastAsiaTheme="minorEastAsia" w:hAnsiTheme="minorHAnsi" w:cstheme="minorBidi"/>
          <w:noProof/>
          <w:sz w:val="22"/>
          <w:szCs w:val="22"/>
          <w:lang w:val="en-GB" w:eastAsia="en-GB"/>
        </w:rPr>
      </w:pPr>
      <w:del w:id="920" w:author="Andreas Kuehne" w:date="2019-05-09T22:04:00Z">
        <w:r w:rsidRPr="00EB1DAE" w:rsidDel="00EB1DAE">
          <w:rPr>
            <w:rStyle w:val="Hyperlink"/>
            <w:noProof/>
            <w:lang w:val="en-GB"/>
          </w:rPr>
          <w:delText>1.2 Terminology</w:delText>
        </w:r>
        <w:r w:rsidDel="00EB1DAE">
          <w:rPr>
            <w:noProof/>
            <w:webHidden/>
          </w:rPr>
          <w:tab/>
          <w:delText>11</w:delText>
        </w:r>
      </w:del>
    </w:p>
    <w:p w14:paraId="7605F85D" w14:textId="491622D7" w:rsidR="005E5C94" w:rsidDel="00EB1DAE" w:rsidRDefault="005E5C94">
      <w:pPr>
        <w:pStyle w:val="Verzeichnis3"/>
        <w:tabs>
          <w:tab w:val="right" w:leader="dot" w:pos="9350"/>
        </w:tabs>
        <w:rPr>
          <w:del w:id="921" w:author="Andreas Kuehne" w:date="2019-05-09T22:04:00Z"/>
          <w:rFonts w:asciiTheme="minorHAnsi" w:eastAsiaTheme="minorEastAsia" w:hAnsiTheme="minorHAnsi" w:cstheme="minorBidi"/>
          <w:noProof/>
          <w:sz w:val="22"/>
          <w:szCs w:val="22"/>
          <w:lang w:val="en-GB" w:eastAsia="en-GB"/>
        </w:rPr>
      </w:pPr>
      <w:del w:id="92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1.2.1</w:delText>
        </w:r>
        <w:r w:rsidRPr="00EB1DAE" w:rsidDel="00EB1DAE">
          <w:rPr>
            <w:rStyle w:val="Hyperlink"/>
            <w:noProof/>
            <w:lang w:val="en-GB"/>
          </w:rPr>
          <w:delText xml:space="preserve"> Terms and Definitions</w:delText>
        </w:r>
        <w:r w:rsidDel="00EB1DAE">
          <w:rPr>
            <w:noProof/>
            <w:webHidden/>
          </w:rPr>
          <w:tab/>
          <w:delText>11</w:delText>
        </w:r>
      </w:del>
    </w:p>
    <w:p w14:paraId="5E15F1BB" w14:textId="346D9762" w:rsidR="005E5C94" w:rsidDel="00EB1DAE" w:rsidRDefault="005E5C94">
      <w:pPr>
        <w:pStyle w:val="Verzeichnis3"/>
        <w:tabs>
          <w:tab w:val="right" w:leader="dot" w:pos="9350"/>
        </w:tabs>
        <w:rPr>
          <w:del w:id="923" w:author="Andreas Kuehne" w:date="2019-05-09T22:04:00Z"/>
          <w:rFonts w:asciiTheme="minorHAnsi" w:eastAsiaTheme="minorEastAsia" w:hAnsiTheme="minorHAnsi" w:cstheme="minorBidi"/>
          <w:noProof/>
          <w:sz w:val="22"/>
          <w:szCs w:val="22"/>
          <w:lang w:val="en-GB" w:eastAsia="en-GB"/>
        </w:rPr>
      </w:pPr>
      <w:del w:id="92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1.2.2</w:delText>
        </w:r>
        <w:r w:rsidRPr="00EB1DAE" w:rsidDel="00EB1DAE">
          <w:rPr>
            <w:rStyle w:val="Hyperlink"/>
            <w:noProof/>
            <w:lang w:val="en-GB"/>
          </w:rPr>
          <w:delText xml:space="preserve"> Abbreviated Terms</w:delText>
        </w:r>
        <w:r w:rsidDel="00EB1DAE">
          <w:rPr>
            <w:noProof/>
            <w:webHidden/>
          </w:rPr>
          <w:tab/>
          <w:delText>11</w:delText>
        </w:r>
      </w:del>
    </w:p>
    <w:p w14:paraId="0AE78D25" w14:textId="52884192" w:rsidR="005E5C94" w:rsidDel="00EB1DAE" w:rsidRDefault="005E5C94">
      <w:pPr>
        <w:pStyle w:val="Verzeichnis2"/>
        <w:tabs>
          <w:tab w:val="right" w:leader="dot" w:pos="9350"/>
        </w:tabs>
        <w:rPr>
          <w:del w:id="925" w:author="Andreas Kuehne" w:date="2019-05-09T22:04:00Z"/>
          <w:rFonts w:asciiTheme="minorHAnsi" w:eastAsiaTheme="minorEastAsia" w:hAnsiTheme="minorHAnsi" w:cstheme="minorBidi"/>
          <w:noProof/>
          <w:sz w:val="22"/>
          <w:szCs w:val="22"/>
          <w:lang w:val="en-GB" w:eastAsia="en-GB"/>
        </w:rPr>
      </w:pPr>
      <w:del w:id="926" w:author="Andreas Kuehne" w:date="2019-05-09T22:04:00Z">
        <w:r w:rsidRPr="00EB1DAE" w:rsidDel="00EB1DAE">
          <w:rPr>
            <w:rStyle w:val="Hyperlink"/>
            <w:noProof/>
            <w:lang w:val="en-GB"/>
          </w:rPr>
          <w:delText>1.3 Normative References</w:delText>
        </w:r>
        <w:r w:rsidDel="00EB1DAE">
          <w:rPr>
            <w:noProof/>
            <w:webHidden/>
          </w:rPr>
          <w:tab/>
          <w:delText>11</w:delText>
        </w:r>
      </w:del>
    </w:p>
    <w:p w14:paraId="701E81BB" w14:textId="160B2511" w:rsidR="005E5C94" w:rsidDel="00EB1DAE" w:rsidRDefault="005E5C94">
      <w:pPr>
        <w:pStyle w:val="Verzeichnis2"/>
        <w:tabs>
          <w:tab w:val="right" w:leader="dot" w:pos="9350"/>
        </w:tabs>
        <w:rPr>
          <w:del w:id="927" w:author="Andreas Kuehne" w:date="2019-05-09T22:04:00Z"/>
          <w:rFonts w:asciiTheme="minorHAnsi" w:eastAsiaTheme="minorEastAsia" w:hAnsiTheme="minorHAnsi" w:cstheme="minorBidi"/>
          <w:noProof/>
          <w:sz w:val="22"/>
          <w:szCs w:val="22"/>
          <w:lang w:val="en-GB" w:eastAsia="en-GB"/>
        </w:rPr>
      </w:pPr>
      <w:del w:id="928" w:author="Andreas Kuehne" w:date="2019-05-09T22:04:00Z">
        <w:r w:rsidRPr="00EB1DAE" w:rsidDel="00EB1DAE">
          <w:rPr>
            <w:rStyle w:val="Hyperlink"/>
            <w:noProof/>
            <w:lang w:val="en-GB"/>
          </w:rPr>
          <w:delText>1.4 Non-Normative References</w:delText>
        </w:r>
        <w:r w:rsidDel="00EB1DAE">
          <w:rPr>
            <w:noProof/>
            <w:webHidden/>
          </w:rPr>
          <w:tab/>
          <w:delText>13</w:delText>
        </w:r>
      </w:del>
    </w:p>
    <w:p w14:paraId="5D63D31A" w14:textId="7EC60AE5" w:rsidR="005E5C94" w:rsidDel="00EB1DAE" w:rsidRDefault="005E5C94">
      <w:pPr>
        <w:pStyle w:val="Verzeichnis2"/>
        <w:tabs>
          <w:tab w:val="right" w:leader="dot" w:pos="9350"/>
        </w:tabs>
        <w:rPr>
          <w:del w:id="929" w:author="Andreas Kuehne" w:date="2019-05-09T22:04:00Z"/>
          <w:rFonts w:asciiTheme="minorHAnsi" w:eastAsiaTheme="minorEastAsia" w:hAnsiTheme="minorHAnsi" w:cstheme="minorBidi"/>
          <w:noProof/>
          <w:sz w:val="22"/>
          <w:szCs w:val="22"/>
          <w:lang w:val="en-GB" w:eastAsia="en-GB"/>
        </w:rPr>
      </w:pPr>
      <w:del w:id="930" w:author="Andreas Kuehne" w:date="2019-05-09T22:04:00Z">
        <w:r w:rsidRPr="00EB1DAE" w:rsidDel="00EB1DAE">
          <w:rPr>
            <w:rStyle w:val="Hyperlink"/>
            <w:noProof/>
            <w:lang w:val="en-GB"/>
          </w:rPr>
          <w:delText>1.5 Typographical Conventions</w:delText>
        </w:r>
        <w:r w:rsidDel="00EB1DAE">
          <w:rPr>
            <w:noProof/>
            <w:webHidden/>
          </w:rPr>
          <w:tab/>
          <w:delText>14</w:delText>
        </w:r>
      </w:del>
    </w:p>
    <w:p w14:paraId="59A66323" w14:textId="030BCA85" w:rsidR="005E5C94" w:rsidDel="00EB1DAE" w:rsidRDefault="005E5C94">
      <w:pPr>
        <w:pStyle w:val="Verzeichnis2"/>
        <w:tabs>
          <w:tab w:val="right" w:leader="dot" w:pos="9350"/>
        </w:tabs>
        <w:rPr>
          <w:del w:id="931" w:author="Andreas Kuehne" w:date="2019-05-09T22:04:00Z"/>
          <w:rFonts w:asciiTheme="minorHAnsi" w:eastAsiaTheme="minorEastAsia" w:hAnsiTheme="minorHAnsi" w:cstheme="minorBidi"/>
          <w:noProof/>
          <w:sz w:val="22"/>
          <w:szCs w:val="22"/>
          <w:lang w:val="en-GB" w:eastAsia="en-GB"/>
        </w:rPr>
      </w:pPr>
      <w:del w:id="932" w:author="Andreas Kuehne" w:date="2019-05-09T22:04:00Z">
        <w:r w:rsidRPr="00EB1DAE" w:rsidDel="00EB1DAE">
          <w:rPr>
            <w:rStyle w:val="Hyperlink"/>
            <w:noProof/>
            <w:lang w:val="en-GB"/>
          </w:rPr>
          <w:delText>1.6 DSS Overview (Non-normative)</w:delText>
        </w:r>
        <w:r w:rsidDel="00EB1DAE">
          <w:rPr>
            <w:noProof/>
            <w:webHidden/>
          </w:rPr>
          <w:tab/>
          <w:delText>14</w:delText>
        </w:r>
      </w:del>
    </w:p>
    <w:p w14:paraId="5F36159F" w14:textId="0EBAEA5C" w:rsidR="005E5C94" w:rsidDel="00EB1DAE" w:rsidRDefault="005E5C94">
      <w:pPr>
        <w:pStyle w:val="Verzeichnis1"/>
        <w:rPr>
          <w:del w:id="933" w:author="Andreas Kuehne" w:date="2019-05-09T22:04:00Z"/>
          <w:rFonts w:asciiTheme="minorHAnsi" w:eastAsiaTheme="minorEastAsia" w:hAnsiTheme="minorHAnsi" w:cstheme="minorBidi"/>
          <w:noProof/>
          <w:sz w:val="22"/>
          <w:szCs w:val="22"/>
          <w:lang w:val="en-GB" w:eastAsia="en-GB"/>
        </w:rPr>
      </w:pPr>
      <w:del w:id="934" w:author="Andreas Kuehne" w:date="2019-05-09T22:04:00Z">
        <w:r w:rsidRPr="00EB1DAE" w:rsidDel="00EB1DAE">
          <w:rPr>
            <w:rStyle w:val="Hyperlink"/>
            <w:noProof/>
            <w:lang w:val="en-GB"/>
          </w:rPr>
          <w:delText>2</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Design Considerations</w:delText>
        </w:r>
        <w:r w:rsidDel="00EB1DAE">
          <w:rPr>
            <w:noProof/>
            <w:webHidden/>
          </w:rPr>
          <w:tab/>
          <w:delText>16</w:delText>
        </w:r>
      </w:del>
    </w:p>
    <w:p w14:paraId="38E861C8" w14:textId="5874C46D" w:rsidR="005E5C94" w:rsidDel="00EB1DAE" w:rsidRDefault="005E5C94">
      <w:pPr>
        <w:pStyle w:val="Verzeichnis2"/>
        <w:tabs>
          <w:tab w:val="right" w:leader="dot" w:pos="9350"/>
        </w:tabs>
        <w:rPr>
          <w:del w:id="935" w:author="Andreas Kuehne" w:date="2019-05-09T22:04:00Z"/>
          <w:rFonts w:asciiTheme="minorHAnsi" w:eastAsiaTheme="minorEastAsia" w:hAnsiTheme="minorHAnsi" w:cstheme="minorBidi"/>
          <w:noProof/>
          <w:sz w:val="22"/>
          <w:szCs w:val="22"/>
          <w:lang w:val="en-GB" w:eastAsia="en-GB"/>
        </w:rPr>
      </w:pPr>
      <w:del w:id="936" w:author="Andreas Kuehne" w:date="2019-05-09T22:04:00Z">
        <w:r w:rsidRPr="00EB1DAE" w:rsidDel="00EB1DAE">
          <w:rPr>
            <w:rStyle w:val="Hyperlink"/>
            <w:noProof/>
            <w:lang w:val="en-GB"/>
          </w:rPr>
          <w:delText>2.1 Version 2.0 goal [non-normative]</w:delText>
        </w:r>
        <w:r w:rsidDel="00EB1DAE">
          <w:rPr>
            <w:noProof/>
            <w:webHidden/>
          </w:rPr>
          <w:tab/>
          <w:delText>16</w:delText>
        </w:r>
      </w:del>
    </w:p>
    <w:p w14:paraId="45FC1A82" w14:textId="04FB7FE1" w:rsidR="005E5C94" w:rsidDel="00EB1DAE" w:rsidRDefault="005E5C94">
      <w:pPr>
        <w:pStyle w:val="Verzeichnis2"/>
        <w:tabs>
          <w:tab w:val="right" w:leader="dot" w:pos="9350"/>
        </w:tabs>
        <w:rPr>
          <w:del w:id="937" w:author="Andreas Kuehne" w:date="2019-05-09T22:04:00Z"/>
          <w:rFonts w:asciiTheme="minorHAnsi" w:eastAsiaTheme="minorEastAsia" w:hAnsiTheme="minorHAnsi" w:cstheme="minorBidi"/>
          <w:noProof/>
          <w:sz w:val="22"/>
          <w:szCs w:val="22"/>
          <w:lang w:val="en-GB" w:eastAsia="en-GB"/>
        </w:rPr>
      </w:pPr>
      <w:del w:id="938" w:author="Andreas Kuehne" w:date="2019-05-09T22:04:00Z">
        <w:r w:rsidRPr="00EB1DAE" w:rsidDel="00EB1DAE">
          <w:rPr>
            <w:rStyle w:val="Hyperlink"/>
            <w:noProof/>
            <w:lang w:val="en-GB"/>
          </w:rPr>
          <w:delText>2.2 Transforming DSS 1.0 into 2.0</w:delText>
        </w:r>
        <w:r w:rsidDel="00EB1DAE">
          <w:rPr>
            <w:noProof/>
            <w:webHidden/>
          </w:rPr>
          <w:tab/>
          <w:delText>16</w:delText>
        </w:r>
      </w:del>
    </w:p>
    <w:p w14:paraId="7391D9CB" w14:textId="27B4AC17" w:rsidR="005E5C94" w:rsidDel="00EB1DAE" w:rsidRDefault="005E5C94">
      <w:pPr>
        <w:pStyle w:val="Verzeichnis3"/>
        <w:tabs>
          <w:tab w:val="right" w:leader="dot" w:pos="9350"/>
        </w:tabs>
        <w:rPr>
          <w:del w:id="939" w:author="Andreas Kuehne" w:date="2019-05-09T22:04:00Z"/>
          <w:rFonts w:asciiTheme="minorHAnsi" w:eastAsiaTheme="minorEastAsia" w:hAnsiTheme="minorHAnsi" w:cstheme="minorBidi"/>
          <w:noProof/>
          <w:sz w:val="22"/>
          <w:szCs w:val="22"/>
          <w:lang w:val="en-GB" w:eastAsia="en-GB"/>
        </w:rPr>
      </w:pPr>
      <w:del w:id="94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2.2.1</w:delText>
        </w:r>
        <w:r w:rsidRPr="00EB1DAE" w:rsidDel="00EB1DAE">
          <w:rPr>
            <w:rStyle w:val="Hyperlink"/>
            <w:noProof/>
            <w:lang w:val="en-GB"/>
          </w:rPr>
          <w:delText xml:space="preserve"> Circumventing xs:any</w:delText>
        </w:r>
        <w:r w:rsidDel="00EB1DAE">
          <w:rPr>
            <w:noProof/>
            <w:webHidden/>
          </w:rPr>
          <w:tab/>
          <w:delText>16</w:delText>
        </w:r>
      </w:del>
    </w:p>
    <w:p w14:paraId="3D5D4884" w14:textId="720299D6" w:rsidR="005E5C94" w:rsidDel="00EB1DAE" w:rsidRDefault="005E5C94">
      <w:pPr>
        <w:pStyle w:val="Verzeichnis3"/>
        <w:tabs>
          <w:tab w:val="right" w:leader="dot" w:pos="9350"/>
        </w:tabs>
        <w:rPr>
          <w:del w:id="941" w:author="Andreas Kuehne" w:date="2019-05-09T22:04:00Z"/>
          <w:rFonts w:asciiTheme="minorHAnsi" w:eastAsiaTheme="minorEastAsia" w:hAnsiTheme="minorHAnsi" w:cstheme="minorBidi"/>
          <w:noProof/>
          <w:sz w:val="22"/>
          <w:szCs w:val="22"/>
          <w:lang w:val="en-GB" w:eastAsia="en-GB"/>
        </w:rPr>
      </w:pPr>
      <w:del w:id="94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2.2.2</w:delText>
        </w:r>
        <w:r w:rsidRPr="00EB1DAE" w:rsidDel="00EB1DAE">
          <w:rPr>
            <w:rStyle w:val="Hyperlink"/>
            <w:noProof/>
            <w:lang w:val="en-GB"/>
          </w:rPr>
          <w:delText xml:space="preserve"> Substituting the mixed Schema Attribute</w:delText>
        </w:r>
        <w:r w:rsidDel="00EB1DAE">
          <w:rPr>
            <w:noProof/>
            <w:webHidden/>
          </w:rPr>
          <w:tab/>
          <w:delText>17</w:delText>
        </w:r>
      </w:del>
    </w:p>
    <w:p w14:paraId="3EB3CEE3" w14:textId="531D999C" w:rsidR="005E5C94" w:rsidDel="00EB1DAE" w:rsidRDefault="005E5C94">
      <w:pPr>
        <w:pStyle w:val="Verzeichnis3"/>
        <w:tabs>
          <w:tab w:val="right" w:leader="dot" w:pos="9350"/>
        </w:tabs>
        <w:rPr>
          <w:del w:id="943" w:author="Andreas Kuehne" w:date="2019-05-09T22:04:00Z"/>
          <w:rFonts w:asciiTheme="minorHAnsi" w:eastAsiaTheme="minorEastAsia" w:hAnsiTheme="minorHAnsi" w:cstheme="minorBidi"/>
          <w:noProof/>
          <w:sz w:val="22"/>
          <w:szCs w:val="22"/>
          <w:lang w:val="en-GB" w:eastAsia="en-GB"/>
        </w:rPr>
      </w:pPr>
      <w:del w:id="94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2.2.3</w:delText>
        </w:r>
        <w:r w:rsidRPr="00EB1DAE" w:rsidDel="00EB1DAE">
          <w:rPr>
            <w:rStyle w:val="Hyperlink"/>
            <w:noProof/>
            <w:lang w:val="en-GB"/>
          </w:rPr>
          <w:delText xml:space="preserve"> Introducing the </w:delText>
        </w:r>
        <w:r w:rsidRPr="00EB1DAE" w:rsidDel="00EB1DAE">
          <w:rPr>
            <w:rStyle w:val="Hyperlink"/>
            <w:rFonts w:ascii="Courier New" w:hAnsi="Courier New"/>
            <w:noProof/>
            <w:lang w:val="en-GB"/>
          </w:rPr>
          <w:delText>NsPrefixMappingType</w:delText>
        </w:r>
        <w:r w:rsidRPr="00EB1DAE" w:rsidDel="00EB1DAE">
          <w:rPr>
            <w:rStyle w:val="Hyperlink"/>
            <w:noProof/>
            <w:lang w:val="en-GB"/>
          </w:rPr>
          <w:delText xml:space="preserve"> Component</w:delText>
        </w:r>
        <w:r w:rsidDel="00EB1DAE">
          <w:rPr>
            <w:noProof/>
            <w:webHidden/>
          </w:rPr>
          <w:tab/>
          <w:delText>17</w:delText>
        </w:r>
      </w:del>
    </w:p>
    <w:p w14:paraId="1314B9A0" w14:textId="5E1983B2" w:rsidR="005E5C94" w:rsidDel="00EB1DAE" w:rsidRDefault="005E5C94">
      <w:pPr>
        <w:pStyle w:val="Verzeichnis3"/>
        <w:tabs>
          <w:tab w:val="right" w:leader="dot" w:pos="9350"/>
        </w:tabs>
        <w:rPr>
          <w:del w:id="945" w:author="Andreas Kuehne" w:date="2019-05-09T22:04:00Z"/>
          <w:rFonts w:asciiTheme="minorHAnsi" w:eastAsiaTheme="minorEastAsia" w:hAnsiTheme="minorHAnsi" w:cstheme="minorBidi"/>
          <w:noProof/>
          <w:sz w:val="22"/>
          <w:szCs w:val="22"/>
          <w:lang w:val="en-GB" w:eastAsia="en-GB"/>
        </w:rPr>
      </w:pPr>
      <w:del w:id="94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2.2.4</w:delText>
        </w:r>
        <w:r w:rsidRPr="00EB1DAE" w:rsidDel="00EB1DAE">
          <w:rPr>
            <w:rStyle w:val="Hyperlink"/>
            <w:noProof/>
            <w:lang w:val="en-GB"/>
          </w:rPr>
          <w:delText xml:space="preserve"> Imported XML schemes</w:delText>
        </w:r>
        <w:r w:rsidDel="00EB1DAE">
          <w:rPr>
            <w:noProof/>
            <w:webHidden/>
          </w:rPr>
          <w:tab/>
          <w:delText>17</w:delText>
        </w:r>
      </w:del>
    </w:p>
    <w:p w14:paraId="1D21FCD4" w14:textId="148E6A5D" w:rsidR="005E5C94" w:rsidDel="00EB1DAE" w:rsidRDefault="005E5C94">
      <w:pPr>
        <w:pStyle w:val="Verzeichnis3"/>
        <w:tabs>
          <w:tab w:val="right" w:leader="dot" w:pos="9350"/>
        </w:tabs>
        <w:rPr>
          <w:del w:id="947" w:author="Andreas Kuehne" w:date="2019-05-09T22:04:00Z"/>
          <w:rFonts w:asciiTheme="minorHAnsi" w:eastAsiaTheme="minorEastAsia" w:hAnsiTheme="minorHAnsi" w:cstheme="minorBidi"/>
          <w:noProof/>
          <w:sz w:val="22"/>
          <w:szCs w:val="22"/>
          <w:lang w:val="en-GB" w:eastAsia="en-GB"/>
        </w:rPr>
      </w:pPr>
      <w:del w:id="94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2.2.5</w:delText>
        </w:r>
        <w:r w:rsidRPr="00EB1DAE" w:rsidDel="00EB1DAE">
          <w:rPr>
            <w:rStyle w:val="Hyperlink"/>
            <w:noProof/>
            <w:lang w:val="en-GB"/>
          </w:rPr>
          <w:delText xml:space="preserve"> Syntax variants</w:delText>
        </w:r>
        <w:r w:rsidDel="00EB1DAE">
          <w:rPr>
            <w:noProof/>
            <w:webHidden/>
          </w:rPr>
          <w:tab/>
          <w:delText>18</w:delText>
        </w:r>
      </w:del>
    </w:p>
    <w:p w14:paraId="3BED125B" w14:textId="0ADCEE9B" w:rsidR="005E5C94" w:rsidDel="00EB1DAE" w:rsidRDefault="005E5C94">
      <w:pPr>
        <w:pStyle w:val="Verzeichnis3"/>
        <w:tabs>
          <w:tab w:val="right" w:leader="dot" w:pos="9350"/>
        </w:tabs>
        <w:rPr>
          <w:del w:id="949" w:author="Andreas Kuehne" w:date="2019-05-09T22:04:00Z"/>
          <w:rFonts w:asciiTheme="minorHAnsi" w:eastAsiaTheme="minorEastAsia" w:hAnsiTheme="minorHAnsi" w:cstheme="minorBidi"/>
          <w:noProof/>
          <w:sz w:val="22"/>
          <w:szCs w:val="22"/>
          <w:lang w:val="en-GB" w:eastAsia="en-GB"/>
        </w:rPr>
      </w:pPr>
      <w:del w:id="95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2.2.6</w:delText>
        </w:r>
        <w:r w:rsidRPr="00EB1DAE" w:rsidDel="00EB1DAE">
          <w:rPr>
            <w:rStyle w:val="Hyperlink"/>
            <w:noProof/>
            <w:lang w:val="en-GB"/>
          </w:rPr>
          <w:delText xml:space="preserve"> JSON Syntax Extensions</w:delText>
        </w:r>
        <w:r w:rsidDel="00EB1DAE">
          <w:rPr>
            <w:noProof/>
            <w:webHidden/>
          </w:rPr>
          <w:tab/>
          <w:delText>18</w:delText>
        </w:r>
      </w:del>
    </w:p>
    <w:p w14:paraId="10E5EF86" w14:textId="60330189" w:rsidR="005E5C94" w:rsidDel="00EB1DAE" w:rsidRDefault="005E5C94">
      <w:pPr>
        <w:pStyle w:val="Verzeichnis2"/>
        <w:tabs>
          <w:tab w:val="right" w:leader="dot" w:pos="9350"/>
        </w:tabs>
        <w:rPr>
          <w:del w:id="951" w:author="Andreas Kuehne" w:date="2019-05-09T22:04:00Z"/>
          <w:rFonts w:asciiTheme="minorHAnsi" w:eastAsiaTheme="minorEastAsia" w:hAnsiTheme="minorHAnsi" w:cstheme="minorBidi"/>
          <w:noProof/>
          <w:sz w:val="22"/>
          <w:szCs w:val="22"/>
          <w:lang w:val="en-GB" w:eastAsia="en-GB"/>
        </w:rPr>
      </w:pPr>
      <w:del w:id="952" w:author="Andreas Kuehne" w:date="2019-05-09T22:04:00Z">
        <w:r w:rsidRPr="00EB1DAE" w:rsidDel="00EB1DAE">
          <w:rPr>
            <w:rStyle w:val="Hyperlink"/>
            <w:noProof/>
            <w:lang w:val="en-GB"/>
          </w:rPr>
          <w:delText>2.3 Construction Principles</w:delText>
        </w:r>
        <w:r w:rsidDel="00EB1DAE">
          <w:rPr>
            <w:noProof/>
            <w:webHidden/>
          </w:rPr>
          <w:tab/>
          <w:delText>18</w:delText>
        </w:r>
      </w:del>
    </w:p>
    <w:p w14:paraId="60229F93" w14:textId="47D67818" w:rsidR="005E5C94" w:rsidDel="00EB1DAE" w:rsidRDefault="005E5C94">
      <w:pPr>
        <w:pStyle w:val="Verzeichnis3"/>
        <w:tabs>
          <w:tab w:val="right" w:leader="dot" w:pos="9350"/>
        </w:tabs>
        <w:rPr>
          <w:del w:id="953" w:author="Andreas Kuehne" w:date="2019-05-09T22:04:00Z"/>
          <w:rFonts w:asciiTheme="minorHAnsi" w:eastAsiaTheme="minorEastAsia" w:hAnsiTheme="minorHAnsi" w:cstheme="minorBidi"/>
          <w:noProof/>
          <w:sz w:val="22"/>
          <w:szCs w:val="22"/>
          <w:lang w:val="en-GB" w:eastAsia="en-GB"/>
        </w:rPr>
      </w:pPr>
      <w:del w:id="95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2.3.1</w:delText>
        </w:r>
        <w:r w:rsidRPr="00EB1DAE" w:rsidDel="00EB1DAE">
          <w:rPr>
            <w:rStyle w:val="Hyperlink"/>
            <w:noProof/>
            <w:lang w:val="en-GB"/>
          </w:rPr>
          <w:delText xml:space="preserve"> Multi Syntax approach</w:delText>
        </w:r>
        <w:r w:rsidDel="00EB1DAE">
          <w:rPr>
            <w:noProof/>
            <w:webHidden/>
          </w:rPr>
          <w:tab/>
          <w:delText>18</w:delText>
        </w:r>
      </w:del>
    </w:p>
    <w:p w14:paraId="2B50B793" w14:textId="2ACDE02D" w:rsidR="005E5C94" w:rsidDel="00EB1DAE" w:rsidRDefault="005E5C94">
      <w:pPr>
        <w:pStyle w:val="Verzeichnis2"/>
        <w:tabs>
          <w:tab w:val="right" w:leader="dot" w:pos="9350"/>
        </w:tabs>
        <w:rPr>
          <w:del w:id="955" w:author="Andreas Kuehne" w:date="2019-05-09T22:04:00Z"/>
          <w:rFonts w:asciiTheme="minorHAnsi" w:eastAsiaTheme="minorEastAsia" w:hAnsiTheme="minorHAnsi" w:cstheme="minorBidi"/>
          <w:noProof/>
          <w:sz w:val="22"/>
          <w:szCs w:val="22"/>
          <w:lang w:val="en-GB" w:eastAsia="en-GB"/>
        </w:rPr>
      </w:pPr>
      <w:del w:id="956" w:author="Andreas Kuehne" w:date="2019-05-09T22:04:00Z">
        <w:r w:rsidRPr="00EB1DAE" w:rsidDel="00EB1DAE">
          <w:rPr>
            <w:rStyle w:val="Hyperlink"/>
            <w:noProof/>
            <w:lang w:val="en-GB"/>
          </w:rPr>
          <w:delText>2.4 Schema Organization and Namespaces</w:delText>
        </w:r>
        <w:r w:rsidDel="00EB1DAE">
          <w:rPr>
            <w:noProof/>
            <w:webHidden/>
          </w:rPr>
          <w:tab/>
          <w:delText>19</w:delText>
        </w:r>
      </w:del>
    </w:p>
    <w:p w14:paraId="529F4ED4" w14:textId="465933E7" w:rsidR="005E5C94" w:rsidDel="00EB1DAE" w:rsidRDefault="005E5C94">
      <w:pPr>
        <w:pStyle w:val="Verzeichnis2"/>
        <w:tabs>
          <w:tab w:val="right" w:leader="dot" w:pos="9350"/>
        </w:tabs>
        <w:rPr>
          <w:del w:id="957" w:author="Andreas Kuehne" w:date="2019-05-09T22:04:00Z"/>
          <w:rFonts w:asciiTheme="minorHAnsi" w:eastAsiaTheme="minorEastAsia" w:hAnsiTheme="minorHAnsi" w:cstheme="minorBidi"/>
          <w:noProof/>
          <w:sz w:val="22"/>
          <w:szCs w:val="22"/>
          <w:lang w:val="en-GB" w:eastAsia="en-GB"/>
        </w:rPr>
      </w:pPr>
      <w:del w:id="958" w:author="Andreas Kuehne" w:date="2019-05-09T22:04:00Z">
        <w:r w:rsidRPr="00EB1DAE" w:rsidDel="00EB1DAE">
          <w:rPr>
            <w:rStyle w:val="Hyperlink"/>
            <w:noProof/>
            <w:lang w:val="en-GB"/>
          </w:rPr>
          <w:delText>2.5 DSS Component Overview</w:delText>
        </w:r>
        <w:r w:rsidDel="00EB1DAE">
          <w:rPr>
            <w:noProof/>
            <w:webHidden/>
          </w:rPr>
          <w:tab/>
          <w:delText>19</w:delText>
        </w:r>
      </w:del>
    </w:p>
    <w:p w14:paraId="449FFF58" w14:textId="11FDA1FC" w:rsidR="005E5C94" w:rsidDel="00EB1DAE" w:rsidRDefault="005E5C94">
      <w:pPr>
        <w:pStyle w:val="Verzeichnis3"/>
        <w:tabs>
          <w:tab w:val="right" w:leader="dot" w:pos="9350"/>
        </w:tabs>
        <w:rPr>
          <w:del w:id="959" w:author="Andreas Kuehne" w:date="2019-05-09T22:04:00Z"/>
          <w:rFonts w:asciiTheme="minorHAnsi" w:eastAsiaTheme="minorEastAsia" w:hAnsiTheme="minorHAnsi" w:cstheme="minorBidi"/>
          <w:noProof/>
          <w:sz w:val="22"/>
          <w:szCs w:val="22"/>
          <w:lang w:val="en-GB" w:eastAsia="en-GB"/>
        </w:rPr>
      </w:pPr>
      <w:del w:id="96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2.5.1</w:delText>
        </w:r>
        <w:r w:rsidRPr="00EB1DAE" w:rsidDel="00EB1DAE">
          <w:rPr>
            <w:rStyle w:val="Hyperlink"/>
            <w:noProof/>
            <w:lang w:val="en-GB"/>
          </w:rPr>
          <w:delText xml:space="preserve"> Schema Extensions</w:delText>
        </w:r>
        <w:r w:rsidDel="00EB1DAE">
          <w:rPr>
            <w:noProof/>
            <w:webHidden/>
          </w:rPr>
          <w:tab/>
          <w:delText>20</w:delText>
        </w:r>
      </w:del>
    </w:p>
    <w:p w14:paraId="4913B520" w14:textId="7DDA89C2" w:rsidR="005E5C94" w:rsidDel="00EB1DAE" w:rsidRDefault="005E5C94">
      <w:pPr>
        <w:pStyle w:val="Verzeichnis1"/>
        <w:rPr>
          <w:del w:id="961" w:author="Andreas Kuehne" w:date="2019-05-09T22:04:00Z"/>
          <w:rFonts w:asciiTheme="minorHAnsi" w:eastAsiaTheme="minorEastAsia" w:hAnsiTheme="minorHAnsi" w:cstheme="minorBidi"/>
          <w:noProof/>
          <w:sz w:val="22"/>
          <w:szCs w:val="22"/>
          <w:lang w:val="en-GB" w:eastAsia="en-GB"/>
        </w:rPr>
      </w:pPr>
      <w:del w:id="962" w:author="Andreas Kuehne" w:date="2019-05-09T22:04:00Z">
        <w:r w:rsidRPr="00EB1DAE" w:rsidDel="00EB1DAE">
          <w:rPr>
            <w:rStyle w:val="Hyperlink"/>
            <w:noProof/>
            <w:lang w:val="en-GB"/>
          </w:rPr>
          <w:delText>3</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Type Models</w:delText>
        </w:r>
        <w:r w:rsidDel="00EB1DAE">
          <w:rPr>
            <w:noProof/>
            <w:webHidden/>
          </w:rPr>
          <w:tab/>
          <w:delText>22</w:delText>
        </w:r>
      </w:del>
    </w:p>
    <w:p w14:paraId="14186485" w14:textId="0DC70DE0" w:rsidR="005E5C94" w:rsidDel="00EB1DAE" w:rsidRDefault="005E5C94">
      <w:pPr>
        <w:pStyle w:val="Verzeichnis2"/>
        <w:tabs>
          <w:tab w:val="right" w:leader="dot" w:pos="9350"/>
        </w:tabs>
        <w:rPr>
          <w:del w:id="963" w:author="Andreas Kuehne" w:date="2019-05-09T22:04:00Z"/>
          <w:rFonts w:asciiTheme="minorHAnsi" w:eastAsiaTheme="minorEastAsia" w:hAnsiTheme="minorHAnsi" w:cstheme="minorBidi"/>
          <w:noProof/>
          <w:sz w:val="22"/>
          <w:szCs w:val="22"/>
          <w:lang w:val="en-GB" w:eastAsia="en-GB"/>
        </w:rPr>
      </w:pPr>
      <w:del w:id="964" w:author="Andreas Kuehne" w:date="2019-05-09T22:04:00Z">
        <w:r w:rsidRPr="00EB1DAE" w:rsidDel="00EB1DAE">
          <w:rPr>
            <w:rStyle w:val="Hyperlink"/>
            <w:noProof/>
            <w:lang w:val="en-GB"/>
          </w:rPr>
          <w:delText>3.1 Boolean Model</w:delText>
        </w:r>
        <w:r w:rsidDel="00EB1DAE">
          <w:rPr>
            <w:noProof/>
            <w:webHidden/>
          </w:rPr>
          <w:tab/>
          <w:delText>22</w:delText>
        </w:r>
      </w:del>
    </w:p>
    <w:p w14:paraId="06D4F845" w14:textId="2027FF07" w:rsidR="005E5C94" w:rsidDel="00EB1DAE" w:rsidRDefault="005E5C94">
      <w:pPr>
        <w:pStyle w:val="Verzeichnis2"/>
        <w:tabs>
          <w:tab w:val="right" w:leader="dot" w:pos="9350"/>
        </w:tabs>
        <w:rPr>
          <w:del w:id="965" w:author="Andreas Kuehne" w:date="2019-05-09T22:04:00Z"/>
          <w:rFonts w:asciiTheme="minorHAnsi" w:eastAsiaTheme="minorEastAsia" w:hAnsiTheme="minorHAnsi" w:cstheme="minorBidi"/>
          <w:noProof/>
          <w:sz w:val="22"/>
          <w:szCs w:val="22"/>
          <w:lang w:val="en-GB" w:eastAsia="en-GB"/>
        </w:rPr>
      </w:pPr>
      <w:del w:id="966" w:author="Andreas Kuehne" w:date="2019-05-09T22:04:00Z">
        <w:r w:rsidRPr="00EB1DAE" w:rsidDel="00EB1DAE">
          <w:rPr>
            <w:rStyle w:val="Hyperlink"/>
            <w:noProof/>
            <w:lang w:val="en-GB"/>
          </w:rPr>
          <w:delText>3.2 Integer Model</w:delText>
        </w:r>
        <w:r w:rsidDel="00EB1DAE">
          <w:rPr>
            <w:noProof/>
            <w:webHidden/>
          </w:rPr>
          <w:tab/>
          <w:delText>22</w:delText>
        </w:r>
      </w:del>
    </w:p>
    <w:p w14:paraId="33451A27" w14:textId="7ABF2160" w:rsidR="005E5C94" w:rsidDel="00EB1DAE" w:rsidRDefault="005E5C94">
      <w:pPr>
        <w:pStyle w:val="Verzeichnis2"/>
        <w:tabs>
          <w:tab w:val="right" w:leader="dot" w:pos="9350"/>
        </w:tabs>
        <w:rPr>
          <w:del w:id="967" w:author="Andreas Kuehne" w:date="2019-05-09T22:04:00Z"/>
          <w:rFonts w:asciiTheme="minorHAnsi" w:eastAsiaTheme="minorEastAsia" w:hAnsiTheme="minorHAnsi" w:cstheme="minorBidi"/>
          <w:noProof/>
          <w:sz w:val="22"/>
          <w:szCs w:val="22"/>
          <w:lang w:val="en-GB" w:eastAsia="en-GB"/>
        </w:rPr>
      </w:pPr>
      <w:del w:id="968" w:author="Andreas Kuehne" w:date="2019-05-09T22:04:00Z">
        <w:r w:rsidRPr="00EB1DAE" w:rsidDel="00EB1DAE">
          <w:rPr>
            <w:rStyle w:val="Hyperlink"/>
            <w:noProof/>
            <w:lang w:val="en-GB"/>
          </w:rPr>
          <w:delText>3.3 String Model</w:delText>
        </w:r>
        <w:r w:rsidDel="00EB1DAE">
          <w:rPr>
            <w:noProof/>
            <w:webHidden/>
          </w:rPr>
          <w:tab/>
          <w:delText>22</w:delText>
        </w:r>
      </w:del>
    </w:p>
    <w:p w14:paraId="7D090EA6" w14:textId="4BC16025" w:rsidR="005E5C94" w:rsidDel="00EB1DAE" w:rsidRDefault="005E5C94">
      <w:pPr>
        <w:pStyle w:val="Verzeichnis2"/>
        <w:tabs>
          <w:tab w:val="right" w:leader="dot" w:pos="9350"/>
        </w:tabs>
        <w:rPr>
          <w:del w:id="969" w:author="Andreas Kuehne" w:date="2019-05-09T22:04:00Z"/>
          <w:rFonts w:asciiTheme="minorHAnsi" w:eastAsiaTheme="minorEastAsia" w:hAnsiTheme="minorHAnsi" w:cstheme="minorBidi"/>
          <w:noProof/>
          <w:sz w:val="22"/>
          <w:szCs w:val="22"/>
          <w:lang w:val="en-GB" w:eastAsia="en-GB"/>
        </w:rPr>
      </w:pPr>
      <w:del w:id="970" w:author="Andreas Kuehne" w:date="2019-05-09T22:04:00Z">
        <w:r w:rsidRPr="00EB1DAE" w:rsidDel="00EB1DAE">
          <w:rPr>
            <w:rStyle w:val="Hyperlink"/>
            <w:noProof/>
            <w:lang w:val="en-GB"/>
          </w:rPr>
          <w:delText>3.4 Binary Data Model</w:delText>
        </w:r>
        <w:r w:rsidDel="00EB1DAE">
          <w:rPr>
            <w:noProof/>
            <w:webHidden/>
          </w:rPr>
          <w:tab/>
          <w:delText>22</w:delText>
        </w:r>
      </w:del>
    </w:p>
    <w:p w14:paraId="5F83F741" w14:textId="195D7B91" w:rsidR="005E5C94" w:rsidDel="00EB1DAE" w:rsidRDefault="005E5C94">
      <w:pPr>
        <w:pStyle w:val="Verzeichnis2"/>
        <w:tabs>
          <w:tab w:val="right" w:leader="dot" w:pos="9350"/>
        </w:tabs>
        <w:rPr>
          <w:del w:id="971" w:author="Andreas Kuehne" w:date="2019-05-09T22:04:00Z"/>
          <w:rFonts w:asciiTheme="minorHAnsi" w:eastAsiaTheme="minorEastAsia" w:hAnsiTheme="minorHAnsi" w:cstheme="minorBidi"/>
          <w:noProof/>
          <w:sz w:val="22"/>
          <w:szCs w:val="22"/>
          <w:lang w:val="en-GB" w:eastAsia="en-GB"/>
        </w:rPr>
      </w:pPr>
      <w:del w:id="972" w:author="Andreas Kuehne" w:date="2019-05-09T22:04:00Z">
        <w:r w:rsidRPr="00EB1DAE" w:rsidDel="00EB1DAE">
          <w:rPr>
            <w:rStyle w:val="Hyperlink"/>
            <w:noProof/>
            <w:lang w:val="en-GB"/>
          </w:rPr>
          <w:delText>3.5 URI Model</w:delText>
        </w:r>
        <w:r w:rsidDel="00EB1DAE">
          <w:rPr>
            <w:noProof/>
            <w:webHidden/>
          </w:rPr>
          <w:tab/>
          <w:delText>22</w:delText>
        </w:r>
      </w:del>
    </w:p>
    <w:p w14:paraId="64B169AE" w14:textId="360165C0" w:rsidR="005E5C94" w:rsidDel="00EB1DAE" w:rsidRDefault="005E5C94">
      <w:pPr>
        <w:pStyle w:val="Verzeichnis2"/>
        <w:tabs>
          <w:tab w:val="right" w:leader="dot" w:pos="9350"/>
        </w:tabs>
        <w:rPr>
          <w:del w:id="973" w:author="Andreas Kuehne" w:date="2019-05-09T22:04:00Z"/>
          <w:rFonts w:asciiTheme="minorHAnsi" w:eastAsiaTheme="minorEastAsia" w:hAnsiTheme="minorHAnsi" w:cstheme="minorBidi"/>
          <w:noProof/>
          <w:sz w:val="22"/>
          <w:szCs w:val="22"/>
          <w:lang w:val="en-GB" w:eastAsia="en-GB"/>
        </w:rPr>
      </w:pPr>
      <w:del w:id="974" w:author="Andreas Kuehne" w:date="2019-05-09T22:04:00Z">
        <w:r w:rsidRPr="00EB1DAE" w:rsidDel="00EB1DAE">
          <w:rPr>
            <w:rStyle w:val="Hyperlink"/>
            <w:noProof/>
            <w:lang w:val="en-GB"/>
          </w:rPr>
          <w:delText>3.6 Unique Identifier Model</w:delText>
        </w:r>
        <w:r w:rsidDel="00EB1DAE">
          <w:rPr>
            <w:noProof/>
            <w:webHidden/>
          </w:rPr>
          <w:tab/>
          <w:delText>22</w:delText>
        </w:r>
      </w:del>
    </w:p>
    <w:p w14:paraId="053015BA" w14:textId="77AA00EB" w:rsidR="005E5C94" w:rsidDel="00EB1DAE" w:rsidRDefault="005E5C94">
      <w:pPr>
        <w:pStyle w:val="Verzeichnis2"/>
        <w:tabs>
          <w:tab w:val="right" w:leader="dot" w:pos="9350"/>
        </w:tabs>
        <w:rPr>
          <w:del w:id="975" w:author="Andreas Kuehne" w:date="2019-05-09T22:04:00Z"/>
          <w:rFonts w:asciiTheme="minorHAnsi" w:eastAsiaTheme="minorEastAsia" w:hAnsiTheme="minorHAnsi" w:cstheme="minorBidi"/>
          <w:noProof/>
          <w:sz w:val="22"/>
          <w:szCs w:val="22"/>
          <w:lang w:val="en-GB" w:eastAsia="en-GB"/>
        </w:rPr>
      </w:pPr>
      <w:del w:id="976" w:author="Andreas Kuehne" w:date="2019-05-09T22:04:00Z">
        <w:r w:rsidRPr="00EB1DAE" w:rsidDel="00EB1DAE">
          <w:rPr>
            <w:rStyle w:val="Hyperlink"/>
            <w:noProof/>
            <w:lang w:val="en-GB"/>
          </w:rPr>
          <w:delText>3.7 Date and Time Model</w:delText>
        </w:r>
        <w:r w:rsidDel="00EB1DAE">
          <w:rPr>
            <w:noProof/>
            <w:webHidden/>
          </w:rPr>
          <w:tab/>
          <w:delText>22</w:delText>
        </w:r>
      </w:del>
    </w:p>
    <w:p w14:paraId="20BE280F" w14:textId="60D2FA7E" w:rsidR="005E5C94" w:rsidDel="00EB1DAE" w:rsidRDefault="005E5C94">
      <w:pPr>
        <w:pStyle w:val="Verzeichnis2"/>
        <w:tabs>
          <w:tab w:val="right" w:leader="dot" w:pos="9350"/>
        </w:tabs>
        <w:rPr>
          <w:del w:id="977" w:author="Andreas Kuehne" w:date="2019-05-09T22:04:00Z"/>
          <w:rFonts w:asciiTheme="minorHAnsi" w:eastAsiaTheme="minorEastAsia" w:hAnsiTheme="minorHAnsi" w:cstheme="minorBidi"/>
          <w:noProof/>
          <w:sz w:val="22"/>
          <w:szCs w:val="22"/>
          <w:lang w:val="en-GB" w:eastAsia="en-GB"/>
        </w:rPr>
      </w:pPr>
      <w:del w:id="978" w:author="Andreas Kuehne" w:date="2019-05-09T22:04:00Z">
        <w:r w:rsidRPr="00EB1DAE" w:rsidDel="00EB1DAE">
          <w:rPr>
            <w:rStyle w:val="Hyperlink"/>
            <w:noProof/>
            <w:lang w:val="en-GB"/>
          </w:rPr>
          <w:delText>3.8 Lang Model</w:delText>
        </w:r>
        <w:r w:rsidDel="00EB1DAE">
          <w:rPr>
            <w:noProof/>
            <w:webHidden/>
          </w:rPr>
          <w:tab/>
          <w:delText>22</w:delText>
        </w:r>
      </w:del>
    </w:p>
    <w:p w14:paraId="3A1396B9" w14:textId="2967A369" w:rsidR="005E5C94" w:rsidDel="00EB1DAE" w:rsidRDefault="005E5C94">
      <w:pPr>
        <w:pStyle w:val="Verzeichnis1"/>
        <w:rPr>
          <w:del w:id="979" w:author="Andreas Kuehne" w:date="2019-05-09T22:04:00Z"/>
          <w:rFonts w:asciiTheme="minorHAnsi" w:eastAsiaTheme="minorEastAsia" w:hAnsiTheme="minorHAnsi" w:cstheme="minorBidi"/>
          <w:noProof/>
          <w:sz w:val="22"/>
          <w:szCs w:val="22"/>
          <w:lang w:val="en-GB" w:eastAsia="en-GB"/>
        </w:rPr>
      </w:pPr>
      <w:del w:id="980" w:author="Andreas Kuehne" w:date="2019-05-09T22:04:00Z">
        <w:r w:rsidRPr="00EB1DAE" w:rsidDel="00EB1DAE">
          <w:rPr>
            <w:rStyle w:val="Hyperlink"/>
            <w:noProof/>
          </w:rPr>
          <w:delText>4</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rPr>
          <w:delText>Data Structure Models</w:delText>
        </w:r>
        <w:r w:rsidDel="00EB1DAE">
          <w:rPr>
            <w:noProof/>
            <w:webHidden/>
          </w:rPr>
          <w:tab/>
          <w:delText>23</w:delText>
        </w:r>
      </w:del>
    </w:p>
    <w:p w14:paraId="1C8A17CB" w14:textId="3A7B6F16" w:rsidR="005E5C94" w:rsidDel="00EB1DAE" w:rsidRDefault="005E5C94">
      <w:pPr>
        <w:pStyle w:val="Verzeichnis2"/>
        <w:tabs>
          <w:tab w:val="right" w:leader="dot" w:pos="9350"/>
        </w:tabs>
        <w:rPr>
          <w:del w:id="981" w:author="Andreas Kuehne" w:date="2019-05-09T22:04:00Z"/>
          <w:rFonts w:asciiTheme="minorHAnsi" w:eastAsiaTheme="minorEastAsia" w:hAnsiTheme="minorHAnsi" w:cstheme="minorBidi"/>
          <w:noProof/>
          <w:sz w:val="22"/>
          <w:szCs w:val="22"/>
          <w:lang w:val="en-GB" w:eastAsia="en-GB"/>
        </w:rPr>
      </w:pPr>
      <w:del w:id="982" w:author="Andreas Kuehne" w:date="2019-05-09T22:04:00Z">
        <w:r w:rsidRPr="00EB1DAE" w:rsidDel="00EB1DAE">
          <w:rPr>
            <w:rStyle w:val="Hyperlink"/>
            <w:noProof/>
          </w:rPr>
          <w:delText>4.1 Data Structure Models defined in this document</w:delText>
        </w:r>
        <w:r w:rsidDel="00EB1DAE">
          <w:rPr>
            <w:noProof/>
            <w:webHidden/>
          </w:rPr>
          <w:tab/>
          <w:delText>23</w:delText>
        </w:r>
      </w:del>
    </w:p>
    <w:p w14:paraId="78BF7F64" w14:textId="444BD4FB" w:rsidR="005E5C94" w:rsidDel="00EB1DAE" w:rsidRDefault="005E5C94">
      <w:pPr>
        <w:pStyle w:val="Verzeichnis3"/>
        <w:tabs>
          <w:tab w:val="right" w:leader="dot" w:pos="9350"/>
        </w:tabs>
        <w:rPr>
          <w:del w:id="983" w:author="Andreas Kuehne" w:date="2019-05-09T22:04:00Z"/>
          <w:rFonts w:asciiTheme="minorHAnsi" w:eastAsiaTheme="minorEastAsia" w:hAnsiTheme="minorHAnsi" w:cstheme="minorBidi"/>
          <w:noProof/>
          <w:sz w:val="22"/>
          <w:szCs w:val="22"/>
          <w:lang w:val="en-GB" w:eastAsia="en-GB"/>
        </w:rPr>
      </w:pPr>
      <w:del w:id="984" w:author="Andreas Kuehne" w:date="2019-05-09T22:04:00Z">
        <w:r w:rsidRPr="00EB1DAE" w:rsidDel="00EB1DAE">
          <w:rPr>
            <w:rStyle w:val="Hyperlink"/>
            <w:noProof/>
            <w14:scene3d>
              <w14:camera w14:prst="orthographicFront"/>
              <w14:lightRig w14:rig="threePt" w14:dir="t">
                <w14:rot w14:lat="0" w14:lon="0" w14:rev="0"/>
              </w14:lightRig>
            </w14:scene3d>
          </w:rPr>
          <w:delText>4.1.1</w:delText>
        </w:r>
        <w:r w:rsidRPr="00EB1DAE" w:rsidDel="00EB1DAE">
          <w:rPr>
            <w:rStyle w:val="Hyperlink"/>
            <w:noProof/>
          </w:rPr>
          <w:delText xml:space="preserve"> Component NsPrefixMapping</w:delText>
        </w:r>
        <w:r w:rsidDel="00EB1DAE">
          <w:rPr>
            <w:noProof/>
            <w:webHidden/>
          </w:rPr>
          <w:tab/>
          <w:delText>23</w:delText>
        </w:r>
      </w:del>
    </w:p>
    <w:p w14:paraId="65870574" w14:textId="5443F2E8" w:rsidR="005E5C94" w:rsidDel="00EB1DAE" w:rsidRDefault="005E5C94">
      <w:pPr>
        <w:pStyle w:val="Verzeichnis4"/>
        <w:tabs>
          <w:tab w:val="right" w:leader="dot" w:pos="9350"/>
        </w:tabs>
        <w:rPr>
          <w:del w:id="985" w:author="Andreas Kuehne" w:date="2019-05-09T22:04:00Z"/>
          <w:rFonts w:asciiTheme="minorHAnsi" w:eastAsiaTheme="minorEastAsia" w:hAnsiTheme="minorHAnsi" w:cstheme="minorBidi"/>
          <w:noProof/>
          <w:sz w:val="22"/>
          <w:szCs w:val="22"/>
          <w:lang w:val="en-GB" w:eastAsia="en-GB"/>
        </w:rPr>
      </w:pPr>
      <w:del w:id="986"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NsPrefixMapping – JSON Syntax</w:delText>
        </w:r>
        <w:r w:rsidDel="00EB1DAE">
          <w:rPr>
            <w:noProof/>
            <w:webHidden/>
          </w:rPr>
          <w:tab/>
          <w:delText>23</w:delText>
        </w:r>
      </w:del>
    </w:p>
    <w:p w14:paraId="07E9232A" w14:textId="0C3DAA46" w:rsidR="005E5C94" w:rsidDel="00EB1DAE" w:rsidRDefault="005E5C94">
      <w:pPr>
        <w:pStyle w:val="Verzeichnis4"/>
        <w:tabs>
          <w:tab w:val="right" w:leader="dot" w:pos="9350"/>
        </w:tabs>
        <w:rPr>
          <w:del w:id="987" w:author="Andreas Kuehne" w:date="2019-05-09T22:04:00Z"/>
          <w:rFonts w:asciiTheme="minorHAnsi" w:eastAsiaTheme="minorEastAsia" w:hAnsiTheme="minorHAnsi" w:cstheme="minorBidi"/>
          <w:noProof/>
          <w:sz w:val="22"/>
          <w:szCs w:val="22"/>
          <w:lang w:val="en-GB" w:eastAsia="en-GB"/>
        </w:rPr>
      </w:pPr>
      <w:del w:id="988"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NsPrefixMapping – XML Syntax</w:delText>
        </w:r>
        <w:r w:rsidDel="00EB1DAE">
          <w:rPr>
            <w:noProof/>
            <w:webHidden/>
          </w:rPr>
          <w:tab/>
          <w:delText>23</w:delText>
        </w:r>
      </w:del>
    </w:p>
    <w:p w14:paraId="15F6A494" w14:textId="5EC438DD" w:rsidR="005E5C94" w:rsidDel="00EB1DAE" w:rsidRDefault="005E5C94">
      <w:pPr>
        <w:pStyle w:val="Verzeichnis3"/>
        <w:tabs>
          <w:tab w:val="right" w:leader="dot" w:pos="9350"/>
        </w:tabs>
        <w:rPr>
          <w:del w:id="989" w:author="Andreas Kuehne" w:date="2019-05-09T22:04:00Z"/>
          <w:rFonts w:asciiTheme="minorHAnsi" w:eastAsiaTheme="minorEastAsia" w:hAnsiTheme="minorHAnsi" w:cstheme="minorBidi"/>
          <w:noProof/>
          <w:sz w:val="22"/>
          <w:szCs w:val="22"/>
          <w:lang w:val="en-GB" w:eastAsia="en-GB"/>
        </w:rPr>
      </w:pPr>
      <w:del w:id="990" w:author="Andreas Kuehne" w:date="2019-05-09T22:04:00Z">
        <w:r w:rsidRPr="00EB1DAE" w:rsidDel="00EB1DAE">
          <w:rPr>
            <w:rStyle w:val="Hyperlink"/>
            <w:noProof/>
            <w14:scene3d>
              <w14:camera w14:prst="orthographicFront"/>
              <w14:lightRig w14:rig="threePt" w14:dir="t">
                <w14:rot w14:lat="0" w14:lon="0" w14:rev="0"/>
              </w14:lightRig>
            </w14:scene3d>
          </w:rPr>
          <w:delText>4.1.2</w:delText>
        </w:r>
        <w:r w:rsidRPr="00EB1DAE" w:rsidDel="00EB1DAE">
          <w:rPr>
            <w:rStyle w:val="Hyperlink"/>
            <w:noProof/>
          </w:rPr>
          <w:delText xml:space="preserve"> Component Any</w:delText>
        </w:r>
        <w:r w:rsidDel="00EB1DAE">
          <w:rPr>
            <w:noProof/>
            <w:webHidden/>
          </w:rPr>
          <w:tab/>
          <w:delText>24</w:delText>
        </w:r>
      </w:del>
    </w:p>
    <w:p w14:paraId="32147C96" w14:textId="72F948BD" w:rsidR="005E5C94" w:rsidDel="00EB1DAE" w:rsidRDefault="005E5C94">
      <w:pPr>
        <w:pStyle w:val="Verzeichnis4"/>
        <w:tabs>
          <w:tab w:val="right" w:leader="dot" w:pos="9350"/>
        </w:tabs>
        <w:rPr>
          <w:del w:id="991" w:author="Andreas Kuehne" w:date="2019-05-09T22:04:00Z"/>
          <w:rFonts w:asciiTheme="minorHAnsi" w:eastAsiaTheme="minorEastAsia" w:hAnsiTheme="minorHAnsi" w:cstheme="minorBidi"/>
          <w:noProof/>
          <w:sz w:val="22"/>
          <w:szCs w:val="22"/>
          <w:lang w:val="en-GB" w:eastAsia="en-GB"/>
        </w:rPr>
      </w:pPr>
      <w:del w:id="992" w:author="Andreas Kuehne" w:date="2019-05-09T22:04:00Z">
        <w:r w:rsidRPr="00EB1DAE" w:rsidDel="00EB1DAE">
          <w:rPr>
            <w:rStyle w:val="Hyperlink"/>
            <w:noProof/>
            <w14:scene3d>
              <w14:camera w14:prst="orthographicFront"/>
              <w14:lightRig w14:rig="threePt" w14:dir="t">
                <w14:rot w14:lat="0" w14:lon="0" w14:rev="0"/>
              </w14:lightRig>
            </w14:scene3d>
          </w:rPr>
          <w:delText>4.1.2.1</w:delText>
        </w:r>
        <w:r w:rsidRPr="00EB1DAE" w:rsidDel="00EB1DAE">
          <w:rPr>
            <w:rStyle w:val="Hyperlink"/>
            <w:noProof/>
          </w:rPr>
          <w:delText xml:space="preserve"> Any – JSON Syntax</w:delText>
        </w:r>
        <w:r w:rsidDel="00EB1DAE">
          <w:rPr>
            <w:noProof/>
            <w:webHidden/>
          </w:rPr>
          <w:tab/>
          <w:delText>24</w:delText>
        </w:r>
      </w:del>
    </w:p>
    <w:p w14:paraId="56FC5085" w14:textId="50DD7B98" w:rsidR="005E5C94" w:rsidDel="00EB1DAE" w:rsidRDefault="005E5C94">
      <w:pPr>
        <w:pStyle w:val="Verzeichnis4"/>
        <w:tabs>
          <w:tab w:val="right" w:leader="dot" w:pos="9350"/>
        </w:tabs>
        <w:rPr>
          <w:del w:id="993" w:author="Andreas Kuehne" w:date="2019-05-09T22:04:00Z"/>
          <w:rFonts w:asciiTheme="minorHAnsi" w:eastAsiaTheme="minorEastAsia" w:hAnsiTheme="minorHAnsi" w:cstheme="minorBidi"/>
          <w:noProof/>
          <w:sz w:val="22"/>
          <w:szCs w:val="22"/>
          <w:lang w:val="en-GB" w:eastAsia="en-GB"/>
        </w:rPr>
      </w:pPr>
      <w:del w:id="994" w:author="Andreas Kuehne" w:date="2019-05-09T22:04:00Z">
        <w:r w:rsidRPr="00EB1DAE" w:rsidDel="00EB1DAE">
          <w:rPr>
            <w:rStyle w:val="Hyperlink"/>
            <w:noProof/>
            <w14:scene3d>
              <w14:camera w14:prst="orthographicFront"/>
              <w14:lightRig w14:rig="threePt" w14:dir="t">
                <w14:rot w14:lat="0" w14:lon="0" w14:rev="0"/>
              </w14:lightRig>
            </w14:scene3d>
          </w:rPr>
          <w:delText>4.1.2.2</w:delText>
        </w:r>
        <w:r w:rsidRPr="00EB1DAE" w:rsidDel="00EB1DAE">
          <w:rPr>
            <w:rStyle w:val="Hyperlink"/>
            <w:noProof/>
          </w:rPr>
          <w:delText xml:space="preserve"> Any – XML Syntax</w:delText>
        </w:r>
        <w:r w:rsidDel="00EB1DAE">
          <w:rPr>
            <w:noProof/>
            <w:webHidden/>
          </w:rPr>
          <w:tab/>
          <w:delText>25</w:delText>
        </w:r>
      </w:del>
    </w:p>
    <w:p w14:paraId="28A9E9D7" w14:textId="3666E472" w:rsidR="005E5C94" w:rsidDel="00EB1DAE" w:rsidRDefault="005E5C94">
      <w:pPr>
        <w:pStyle w:val="Verzeichnis3"/>
        <w:tabs>
          <w:tab w:val="right" w:leader="dot" w:pos="9350"/>
        </w:tabs>
        <w:rPr>
          <w:del w:id="995" w:author="Andreas Kuehne" w:date="2019-05-09T22:04:00Z"/>
          <w:rFonts w:asciiTheme="minorHAnsi" w:eastAsiaTheme="minorEastAsia" w:hAnsiTheme="minorHAnsi" w:cstheme="minorBidi"/>
          <w:noProof/>
          <w:sz w:val="22"/>
          <w:szCs w:val="22"/>
          <w:lang w:val="en-GB" w:eastAsia="en-GB"/>
        </w:rPr>
      </w:pPr>
      <w:del w:id="996" w:author="Andreas Kuehne" w:date="2019-05-09T22:04:00Z">
        <w:r w:rsidRPr="00EB1DAE" w:rsidDel="00EB1DAE">
          <w:rPr>
            <w:rStyle w:val="Hyperlink"/>
            <w:noProof/>
            <w14:scene3d>
              <w14:camera w14:prst="orthographicFront"/>
              <w14:lightRig w14:rig="threePt" w14:dir="t">
                <w14:rot w14:lat="0" w14:lon="0" w14:rev="0"/>
              </w14:lightRig>
            </w14:scene3d>
          </w:rPr>
          <w:delText>4.1.3</w:delText>
        </w:r>
        <w:r w:rsidRPr="00EB1DAE" w:rsidDel="00EB1DAE">
          <w:rPr>
            <w:rStyle w:val="Hyperlink"/>
            <w:noProof/>
          </w:rPr>
          <w:delText xml:space="preserve"> Component InternationalString</w:delText>
        </w:r>
        <w:r w:rsidDel="00EB1DAE">
          <w:rPr>
            <w:noProof/>
            <w:webHidden/>
          </w:rPr>
          <w:tab/>
          <w:delText>25</w:delText>
        </w:r>
      </w:del>
    </w:p>
    <w:p w14:paraId="197CA9AF" w14:textId="779C1C83" w:rsidR="005E5C94" w:rsidDel="00EB1DAE" w:rsidRDefault="005E5C94">
      <w:pPr>
        <w:pStyle w:val="Verzeichnis4"/>
        <w:tabs>
          <w:tab w:val="right" w:leader="dot" w:pos="9350"/>
        </w:tabs>
        <w:rPr>
          <w:del w:id="997" w:author="Andreas Kuehne" w:date="2019-05-09T22:04:00Z"/>
          <w:rFonts w:asciiTheme="minorHAnsi" w:eastAsiaTheme="minorEastAsia" w:hAnsiTheme="minorHAnsi" w:cstheme="minorBidi"/>
          <w:noProof/>
          <w:sz w:val="22"/>
          <w:szCs w:val="22"/>
          <w:lang w:val="en-GB" w:eastAsia="en-GB"/>
        </w:rPr>
      </w:pPr>
      <w:del w:id="998" w:author="Andreas Kuehne" w:date="2019-05-09T22:04:00Z">
        <w:r w:rsidRPr="00EB1DAE" w:rsidDel="00EB1DAE">
          <w:rPr>
            <w:rStyle w:val="Hyperlink"/>
            <w:noProof/>
            <w14:scene3d>
              <w14:camera w14:prst="orthographicFront"/>
              <w14:lightRig w14:rig="threePt" w14:dir="t">
                <w14:rot w14:lat="0" w14:lon="0" w14:rev="0"/>
              </w14:lightRig>
            </w14:scene3d>
          </w:rPr>
          <w:delText>4.1.3.1</w:delText>
        </w:r>
        <w:r w:rsidRPr="00EB1DAE" w:rsidDel="00EB1DAE">
          <w:rPr>
            <w:rStyle w:val="Hyperlink"/>
            <w:noProof/>
          </w:rPr>
          <w:delText xml:space="preserve"> InternationalString – JSON Syntax</w:delText>
        </w:r>
        <w:r w:rsidDel="00EB1DAE">
          <w:rPr>
            <w:noProof/>
            <w:webHidden/>
          </w:rPr>
          <w:tab/>
          <w:delText>25</w:delText>
        </w:r>
      </w:del>
    </w:p>
    <w:p w14:paraId="5E866A7A" w14:textId="55E3435F" w:rsidR="005E5C94" w:rsidDel="00EB1DAE" w:rsidRDefault="005E5C94">
      <w:pPr>
        <w:pStyle w:val="Verzeichnis4"/>
        <w:tabs>
          <w:tab w:val="right" w:leader="dot" w:pos="9350"/>
        </w:tabs>
        <w:rPr>
          <w:del w:id="999" w:author="Andreas Kuehne" w:date="2019-05-09T22:04:00Z"/>
          <w:rFonts w:asciiTheme="minorHAnsi" w:eastAsiaTheme="minorEastAsia" w:hAnsiTheme="minorHAnsi" w:cstheme="minorBidi"/>
          <w:noProof/>
          <w:sz w:val="22"/>
          <w:szCs w:val="22"/>
          <w:lang w:val="en-GB" w:eastAsia="en-GB"/>
        </w:rPr>
      </w:pPr>
      <w:del w:id="1000" w:author="Andreas Kuehne" w:date="2019-05-09T22:04:00Z">
        <w:r w:rsidRPr="00EB1DAE" w:rsidDel="00EB1DAE">
          <w:rPr>
            <w:rStyle w:val="Hyperlink"/>
            <w:noProof/>
            <w14:scene3d>
              <w14:camera w14:prst="orthographicFront"/>
              <w14:lightRig w14:rig="threePt" w14:dir="t">
                <w14:rot w14:lat="0" w14:lon="0" w14:rev="0"/>
              </w14:lightRig>
            </w14:scene3d>
          </w:rPr>
          <w:delText>4.1.3.2</w:delText>
        </w:r>
        <w:r w:rsidRPr="00EB1DAE" w:rsidDel="00EB1DAE">
          <w:rPr>
            <w:rStyle w:val="Hyperlink"/>
            <w:noProof/>
          </w:rPr>
          <w:delText xml:space="preserve"> InternationalString – XML Syntax</w:delText>
        </w:r>
        <w:r w:rsidDel="00EB1DAE">
          <w:rPr>
            <w:noProof/>
            <w:webHidden/>
          </w:rPr>
          <w:tab/>
          <w:delText>26</w:delText>
        </w:r>
      </w:del>
    </w:p>
    <w:p w14:paraId="65AFA43B" w14:textId="227C61CE" w:rsidR="005E5C94" w:rsidDel="00EB1DAE" w:rsidRDefault="005E5C94">
      <w:pPr>
        <w:pStyle w:val="Verzeichnis3"/>
        <w:tabs>
          <w:tab w:val="right" w:leader="dot" w:pos="9350"/>
        </w:tabs>
        <w:rPr>
          <w:del w:id="1001" w:author="Andreas Kuehne" w:date="2019-05-09T22:04:00Z"/>
          <w:rFonts w:asciiTheme="minorHAnsi" w:eastAsiaTheme="minorEastAsia" w:hAnsiTheme="minorHAnsi" w:cstheme="minorBidi"/>
          <w:noProof/>
          <w:sz w:val="22"/>
          <w:szCs w:val="22"/>
          <w:lang w:val="en-GB" w:eastAsia="en-GB"/>
        </w:rPr>
      </w:pPr>
      <w:del w:id="1002" w:author="Andreas Kuehne" w:date="2019-05-09T22:04:00Z">
        <w:r w:rsidRPr="00EB1DAE" w:rsidDel="00EB1DAE">
          <w:rPr>
            <w:rStyle w:val="Hyperlink"/>
            <w:noProof/>
            <w14:scene3d>
              <w14:camera w14:prst="orthographicFront"/>
              <w14:lightRig w14:rig="threePt" w14:dir="t">
                <w14:rot w14:lat="0" w14:lon="0" w14:rev="0"/>
              </w14:lightRig>
            </w14:scene3d>
          </w:rPr>
          <w:delText>4.1.4</w:delText>
        </w:r>
        <w:r w:rsidRPr="00EB1DAE" w:rsidDel="00EB1DAE">
          <w:rPr>
            <w:rStyle w:val="Hyperlink"/>
            <w:noProof/>
          </w:rPr>
          <w:delText xml:space="preserve"> Component DigestInfo</w:delText>
        </w:r>
        <w:r w:rsidDel="00EB1DAE">
          <w:rPr>
            <w:noProof/>
            <w:webHidden/>
          </w:rPr>
          <w:tab/>
          <w:delText>26</w:delText>
        </w:r>
      </w:del>
    </w:p>
    <w:p w14:paraId="1E3C6A70" w14:textId="1676791F" w:rsidR="005E5C94" w:rsidDel="00EB1DAE" w:rsidRDefault="005E5C94">
      <w:pPr>
        <w:pStyle w:val="Verzeichnis4"/>
        <w:tabs>
          <w:tab w:val="right" w:leader="dot" w:pos="9350"/>
        </w:tabs>
        <w:rPr>
          <w:del w:id="1003" w:author="Andreas Kuehne" w:date="2019-05-09T22:04:00Z"/>
          <w:rFonts w:asciiTheme="minorHAnsi" w:eastAsiaTheme="minorEastAsia" w:hAnsiTheme="minorHAnsi" w:cstheme="minorBidi"/>
          <w:noProof/>
          <w:sz w:val="22"/>
          <w:szCs w:val="22"/>
          <w:lang w:val="en-GB" w:eastAsia="en-GB"/>
        </w:rPr>
      </w:pPr>
      <w:del w:id="1004" w:author="Andreas Kuehne" w:date="2019-05-09T22:04:00Z">
        <w:r w:rsidRPr="00EB1DAE" w:rsidDel="00EB1DAE">
          <w:rPr>
            <w:rStyle w:val="Hyperlink"/>
            <w:noProof/>
            <w14:scene3d>
              <w14:camera w14:prst="orthographicFront"/>
              <w14:lightRig w14:rig="threePt" w14:dir="t">
                <w14:rot w14:lat="0" w14:lon="0" w14:rev="0"/>
              </w14:lightRig>
            </w14:scene3d>
          </w:rPr>
          <w:delText>4.1.4.1</w:delText>
        </w:r>
        <w:r w:rsidRPr="00EB1DAE" w:rsidDel="00EB1DAE">
          <w:rPr>
            <w:rStyle w:val="Hyperlink"/>
            <w:noProof/>
          </w:rPr>
          <w:delText xml:space="preserve"> DigestInfo – JSON Syntax</w:delText>
        </w:r>
        <w:r w:rsidDel="00EB1DAE">
          <w:rPr>
            <w:noProof/>
            <w:webHidden/>
          </w:rPr>
          <w:tab/>
          <w:delText>26</w:delText>
        </w:r>
      </w:del>
    </w:p>
    <w:p w14:paraId="0ECC1FF6" w14:textId="19DDCF6B" w:rsidR="005E5C94" w:rsidDel="00EB1DAE" w:rsidRDefault="005E5C94">
      <w:pPr>
        <w:pStyle w:val="Verzeichnis4"/>
        <w:tabs>
          <w:tab w:val="right" w:leader="dot" w:pos="9350"/>
        </w:tabs>
        <w:rPr>
          <w:del w:id="1005" w:author="Andreas Kuehne" w:date="2019-05-09T22:04:00Z"/>
          <w:rFonts w:asciiTheme="minorHAnsi" w:eastAsiaTheme="minorEastAsia" w:hAnsiTheme="minorHAnsi" w:cstheme="minorBidi"/>
          <w:noProof/>
          <w:sz w:val="22"/>
          <w:szCs w:val="22"/>
          <w:lang w:val="en-GB" w:eastAsia="en-GB"/>
        </w:rPr>
      </w:pPr>
      <w:del w:id="1006" w:author="Andreas Kuehne" w:date="2019-05-09T22:04:00Z">
        <w:r w:rsidRPr="00EB1DAE" w:rsidDel="00EB1DAE">
          <w:rPr>
            <w:rStyle w:val="Hyperlink"/>
            <w:noProof/>
            <w14:scene3d>
              <w14:camera w14:prst="orthographicFront"/>
              <w14:lightRig w14:rig="threePt" w14:dir="t">
                <w14:rot w14:lat="0" w14:lon="0" w14:rev="0"/>
              </w14:lightRig>
            </w14:scene3d>
          </w:rPr>
          <w:delText>4.1.4.2</w:delText>
        </w:r>
        <w:r w:rsidRPr="00EB1DAE" w:rsidDel="00EB1DAE">
          <w:rPr>
            <w:rStyle w:val="Hyperlink"/>
            <w:noProof/>
          </w:rPr>
          <w:delText xml:space="preserve"> DigestInfo – XML Syntax</w:delText>
        </w:r>
        <w:r w:rsidDel="00EB1DAE">
          <w:rPr>
            <w:noProof/>
            <w:webHidden/>
          </w:rPr>
          <w:tab/>
          <w:delText>27</w:delText>
        </w:r>
      </w:del>
    </w:p>
    <w:p w14:paraId="47F2C89B" w14:textId="400F402E" w:rsidR="005E5C94" w:rsidDel="00EB1DAE" w:rsidRDefault="005E5C94">
      <w:pPr>
        <w:pStyle w:val="Verzeichnis3"/>
        <w:tabs>
          <w:tab w:val="right" w:leader="dot" w:pos="9350"/>
        </w:tabs>
        <w:rPr>
          <w:del w:id="1007" w:author="Andreas Kuehne" w:date="2019-05-09T22:04:00Z"/>
          <w:rFonts w:asciiTheme="minorHAnsi" w:eastAsiaTheme="minorEastAsia" w:hAnsiTheme="minorHAnsi" w:cstheme="minorBidi"/>
          <w:noProof/>
          <w:sz w:val="22"/>
          <w:szCs w:val="22"/>
          <w:lang w:val="en-GB" w:eastAsia="en-GB"/>
        </w:rPr>
      </w:pPr>
      <w:del w:id="1008" w:author="Andreas Kuehne" w:date="2019-05-09T22:04:00Z">
        <w:r w:rsidRPr="00EB1DAE" w:rsidDel="00EB1DAE">
          <w:rPr>
            <w:rStyle w:val="Hyperlink"/>
            <w:noProof/>
            <w14:scene3d>
              <w14:camera w14:prst="orthographicFront"/>
              <w14:lightRig w14:rig="threePt" w14:dir="t">
                <w14:rot w14:lat="0" w14:lon="0" w14:rev="0"/>
              </w14:lightRig>
            </w14:scene3d>
          </w:rPr>
          <w:delText>4.1.5</w:delText>
        </w:r>
        <w:r w:rsidRPr="00EB1DAE" w:rsidDel="00EB1DAE">
          <w:rPr>
            <w:rStyle w:val="Hyperlink"/>
            <w:noProof/>
          </w:rPr>
          <w:delText xml:space="preserve"> Component AttachmentReference</w:delText>
        </w:r>
        <w:r w:rsidDel="00EB1DAE">
          <w:rPr>
            <w:noProof/>
            <w:webHidden/>
          </w:rPr>
          <w:tab/>
          <w:delText>27</w:delText>
        </w:r>
      </w:del>
    </w:p>
    <w:p w14:paraId="4806AA8A" w14:textId="48AE7249" w:rsidR="005E5C94" w:rsidDel="00EB1DAE" w:rsidRDefault="005E5C94">
      <w:pPr>
        <w:pStyle w:val="Verzeichnis4"/>
        <w:tabs>
          <w:tab w:val="right" w:leader="dot" w:pos="9350"/>
        </w:tabs>
        <w:rPr>
          <w:del w:id="1009" w:author="Andreas Kuehne" w:date="2019-05-09T22:04:00Z"/>
          <w:rFonts w:asciiTheme="minorHAnsi" w:eastAsiaTheme="minorEastAsia" w:hAnsiTheme="minorHAnsi" w:cstheme="minorBidi"/>
          <w:noProof/>
          <w:sz w:val="22"/>
          <w:szCs w:val="22"/>
          <w:lang w:val="en-GB" w:eastAsia="en-GB"/>
        </w:rPr>
      </w:pPr>
      <w:del w:id="1010" w:author="Andreas Kuehne" w:date="2019-05-09T22:04:00Z">
        <w:r w:rsidRPr="00EB1DAE" w:rsidDel="00EB1DAE">
          <w:rPr>
            <w:rStyle w:val="Hyperlink"/>
            <w:noProof/>
            <w14:scene3d>
              <w14:camera w14:prst="orthographicFront"/>
              <w14:lightRig w14:rig="threePt" w14:dir="t">
                <w14:rot w14:lat="0" w14:lon="0" w14:rev="0"/>
              </w14:lightRig>
            </w14:scene3d>
          </w:rPr>
          <w:delText>4.1.5.1</w:delText>
        </w:r>
        <w:r w:rsidRPr="00EB1DAE" w:rsidDel="00EB1DAE">
          <w:rPr>
            <w:rStyle w:val="Hyperlink"/>
            <w:noProof/>
          </w:rPr>
          <w:delText xml:space="preserve"> AttachmentReference – JSON Syntax</w:delText>
        </w:r>
        <w:r w:rsidDel="00EB1DAE">
          <w:rPr>
            <w:noProof/>
            <w:webHidden/>
          </w:rPr>
          <w:tab/>
          <w:delText>27</w:delText>
        </w:r>
      </w:del>
    </w:p>
    <w:p w14:paraId="42C94DDE" w14:textId="1D1FEE99" w:rsidR="005E5C94" w:rsidDel="00EB1DAE" w:rsidRDefault="005E5C94">
      <w:pPr>
        <w:pStyle w:val="Verzeichnis4"/>
        <w:tabs>
          <w:tab w:val="right" w:leader="dot" w:pos="9350"/>
        </w:tabs>
        <w:rPr>
          <w:del w:id="1011" w:author="Andreas Kuehne" w:date="2019-05-09T22:04:00Z"/>
          <w:rFonts w:asciiTheme="minorHAnsi" w:eastAsiaTheme="minorEastAsia" w:hAnsiTheme="minorHAnsi" w:cstheme="minorBidi"/>
          <w:noProof/>
          <w:sz w:val="22"/>
          <w:szCs w:val="22"/>
          <w:lang w:val="en-GB" w:eastAsia="en-GB"/>
        </w:rPr>
      </w:pPr>
      <w:del w:id="1012" w:author="Andreas Kuehne" w:date="2019-05-09T22:04:00Z">
        <w:r w:rsidRPr="00EB1DAE" w:rsidDel="00EB1DAE">
          <w:rPr>
            <w:rStyle w:val="Hyperlink"/>
            <w:noProof/>
            <w14:scene3d>
              <w14:camera w14:prst="orthographicFront"/>
              <w14:lightRig w14:rig="threePt" w14:dir="t">
                <w14:rot w14:lat="0" w14:lon="0" w14:rev="0"/>
              </w14:lightRig>
            </w14:scene3d>
          </w:rPr>
          <w:delText>4.1.5.2</w:delText>
        </w:r>
        <w:r w:rsidRPr="00EB1DAE" w:rsidDel="00EB1DAE">
          <w:rPr>
            <w:rStyle w:val="Hyperlink"/>
            <w:noProof/>
          </w:rPr>
          <w:delText xml:space="preserve"> AttachmentReference – XML Syntax</w:delText>
        </w:r>
        <w:r w:rsidDel="00EB1DAE">
          <w:rPr>
            <w:noProof/>
            <w:webHidden/>
          </w:rPr>
          <w:tab/>
          <w:delText>28</w:delText>
        </w:r>
      </w:del>
    </w:p>
    <w:p w14:paraId="3FBD2067" w14:textId="318A259B" w:rsidR="005E5C94" w:rsidDel="00EB1DAE" w:rsidRDefault="005E5C94">
      <w:pPr>
        <w:pStyle w:val="Verzeichnis3"/>
        <w:tabs>
          <w:tab w:val="right" w:leader="dot" w:pos="9350"/>
        </w:tabs>
        <w:rPr>
          <w:del w:id="1013" w:author="Andreas Kuehne" w:date="2019-05-09T22:04:00Z"/>
          <w:rFonts w:asciiTheme="minorHAnsi" w:eastAsiaTheme="minorEastAsia" w:hAnsiTheme="minorHAnsi" w:cstheme="minorBidi"/>
          <w:noProof/>
          <w:sz w:val="22"/>
          <w:szCs w:val="22"/>
          <w:lang w:val="en-GB" w:eastAsia="en-GB"/>
        </w:rPr>
      </w:pPr>
      <w:del w:id="1014" w:author="Andreas Kuehne" w:date="2019-05-09T22:04:00Z">
        <w:r w:rsidRPr="00EB1DAE" w:rsidDel="00EB1DAE">
          <w:rPr>
            <w:rStyle w:val="Hyperlink"/>
            <w:noProof/>
            <w14:scene3d>
              <w14:camera w14:prst="orthographicFront"/>
              <w14:lightRig w14:rig="threePt" w14:dir="t">
                <w14:rot w14:lat="0" w14:lon="0" w14:rev="0"/>
              </w14:lightRig>
            </w14:scene3d>
          </w:rPr>
          <w:delText>4.1.6</w:delText>
        </w:r>
        <w:r w:rsidRPr="00EB1DAE" w:rsidDel="00EB1DAE">
          <w:rPr>
            <w:rStyle w:val="Hyperlink"/>
            <w:noProof/>
          </w:rPr>
          <w:delText xml:space="preserve"> Component Base64Data</w:delText>
        </w:r>
        <w:r w:rsidDel="00EB1DAE">
          <w:rPr>
            <w:noProof/>
            <w:webHidden/>
          </w:rPr>
          <w:tab/>
          <w:delText>28</w:delText>
        </w:r>
      </w:del>
    </w:p>
    <w:p w14:paraId="5590F8B1" w14:textId="3A5A7D6D" w:rsidR="005E5C94" w:rsidDel="00EB1DAE" w:rsidRDefault="005E5C94">
      <w:pPr>
        <w:pStyle w:val="Verzeichnis4"/>
        <w:tabs>
          <w:tab w:val="right" w:leader="dot" w:pos="9350"/>
        </w:tabs>
        <w:rPr>
          <w:del w:id="1015" w:author="Andreas Kuehne" w:date="2019-05-09T22:04:00Z"/>
          <w:rFonts w:asciiTheme="minorHAnsi" w:eastAsiaTheme="minorEastAsia" w:hAnsiTheme="minorHAnsi" w:cstheme="minorBidi"/>
          <w:noProof/>
          <w:sz w:val="22"/>
          <w:szCs w:val="22"/>
          <w:lang w:val="en-GB" w:eastAsia="en-GB"/>
        </w:rPr>
      </w:pPr>
      <w:del w:id="1016" w:author="Andreas Kuehne" w:date="2019-05-09T22:04:00Z">
        <w:r w:rsidRPr="00EB1DAE" w:rsidDel="00EB1DAE">
          <w:rPr>
            <w:rStyle w:val="Hyperlink"/>
            <w:noProof/>
            <w14:scene3d>
              <w14:camera w14:prst="orthographicFront"/>
              <w14:lightRig w14:rig="threePt" w14:dir="t">
                <w14:rot w14:lat="0" w14:lon="0" w14:rev="0"/>
              </w14:lightRig>
            </w14:scene3d>
          </w:rPr>
          <w:delText>4.1.6.1</w:delText>
        </w:r>
        <w:r w:rsidRPr="00EB1DAE" w:rsidDel="00EB1DAE">
          <w:rPr>
            <w:rStyle w:val="Hyperlink"/>
            <w:noProof/>
          </w:rPr>
          <w:delText xml:space="preserve"> Base64Data – JSON Syntax</w:delText>
        </w:r>
        <w:r w:rsidDel="00EB1DAE">
          <w:rPr>
            <w:noProof/>
            <w:webHidden/>
          </w:rPr>
          <w:tab/>
          <w:delText>29</w:delText>
        </w:r>
      </w:del>
    </w:p>
    <w:p w14:paraId="35A18002" w14:textId="7B569C47" w:rsidR="005E5C94" w:rsidDel="00EB1DAE" w:rsidRDefault="005E5C94">
      <w:pPr>
        <w:pStyle w:val="Verzeichnis4"/>
        <w:tabs>
          <w:tab w:val="right" w:leader="dot" w:pos="9350"/>
        </w:tabs>
        <w:rPr>
          <w:del w:id="1017" w:author="Andreas Kuehne" w:date="2019-05-09T22:04:00Z"/>
          <w:rFonts w:asciiTheme="minorHAnsi" w:eastAsiaTheme="minorEastAsia" w:hAnsiTheme="minorHAnsi" w:cstheme="minorBidi"/>
          <w:noProof/>
          <w:sz w:val="22"/>
          <w:szCs w:val="22"/>
          <w:lang w:val="en-GB" w:eastAsia="en-GB"/>
        </w:rPr>
      </w:pPr>
      <w:del w:id="1018" w:author="Andreas Kuehne" w:date="2019-05-09T22:04:00Z">
        <w:r w:rsidRPr="00EB1DAE" w:rsidDel="00EB1DAE">
          <w:rPr>
            <w:rStyle w:val="Hyperlink"/>
            <w:noProof/>
            <w14:scene3d>
              <w14:camera w14:prst="orthographicFront"/>
              <w14:lightRig w14:rig="threePt" w14:dir="t">
                <w14:rot w14:lat="0" w14:lon="0" w14:rev="0"/>
              </w14:lightRig>
            </w14:scene3d>
          </w:rPr>
          <w:delText>4.1.6.2</w:delText>
        </w:r>
        <w:r w:rsidRPr="00EB1DAE" w:rsidDel="00EB1DAE">
          <w:rPr>
            <w:rStyle w:val="Hyperlink"/>
            <w:noProof/>
          </w:rPr>
          <w:delText xml:space="preserve"> Base64Data – XML Syntax</w:delText>
        </w:r>
        <w:r w:rsidDel="00EB1DAE">
          <w:rPr>
            <w:noProof/>
            <w:webHidden/>
          </w:rPr>
          <w:tab/>
          <w:delText>30</w:delText>
        </w:r>
      </w:del>
    </w:p>
    <w:p w14:paraId="0FB8A12D" w14:textId="4800E016" w:rsidR="005E5C94" w:rsidDel="00EB1DAE" w:rsidRDefault="005E5C94">
      <w:pPr>
        <w:pStyle w:val="Verzeichnis3"/>
        <w:tabs>
          <w:tab w:val="right" w:leader="dot" w:pos="9350"/>
        </w:tabs>
        <w:rPr>
          <w:del w:id="1019" w:author="Andreas Kuehne" w:date="2019-05-09T22:04:00Z"/>
          <w:rFonts w:asciiTheme="minorHAnsi" w:eastAsiaTheme="minorEastAsia" w:hAnsiTheme="minorHAnsi" w:cstheme="minorBidi"/>
          <w:noProof/>
          <w:sz w:val="22"/>
          <w:szCs w:val="22"/>
          <w:lang w:val="en-GB" w:eastAsia="en-GB"/>
        </w:rPr>
      </w:pPr>
      <w:del w:id="1020" w:author="Andreas Kuehne" w:date="2019-05-09T22:04:00Z">
        <w:r w:rsidRPr="00EB1DAE" w:rsidDel="00EB1DAE">
          <w:rPr>
            <w:rStyle w:val="Hyperlink"/>
            <w:noProof/>
            <w14:scene3d>
              <w14:camera w14:prst="orthographicFront"/>
              <w14:lightRig w14:rig="threePt" w14:dir="t">
                <w14:rot w14:lat="0" w14:lon="0" w14:rev="0"/>
              </w14:lightRig>
            </w14:scene3d>
          </w:rPr>
          <w:delText>4.1.7</w:delText>
        </w:r>
        <w:r w:rsidRPr="00EB1DAE" w:rsidDel="00EB1DAE">
          <w:rPr>
            <w:rStyle w:val="Hyperlink"/>
            <w:noProof/>
          </w:rPr>
          <w:delText xml:space="preserve"> Component SignaturePtr</w:delText>
        </w:r>
        <w:r w:rsidDel="00EB1DAE">
          <w:rPr>
            <w:noProof/>
            <w:webHidden/>
          </w:rPr>
          <w:tab/>
          <w:delText>31</w:delText>
        </w:r>
      </w:del>
    </w:p>
    <w:p w14:paraId="390BE3A9" w14:textId="635BB244" w:rsidR="005E5C94" w:rsidDel="00EB1DAE" w:rsidRDefault="005E5C94">
      <w:pPr>
        <w:pStyle w:val="Verzeichnis4"/>
        <w:tabs>
          <w:tab w:val="right" w:leader="dot" w:pos="9350"/>
        </w:tabs>
        <w:rPr>
          <w:del w:id="1021" w:author="Andreas Kuehne" w:date="2019-05-09T22:04:00Z"/>
          <w:rFonts w:asciiTheme="minorHAnsi" w:eastAsiaTheme="minorEastAsia" w:hAnsiTheme="minorHAnsi" w:cstheme="minorBidi"/>
          <w:noProof/>
          <w:sz w:val="22"/>
          <w:szCs w:val="22"/>
          <w:lang w:val="en-GB" w:eastAsia="en-GB"/>
        </w:rPr>
      </w:pPr>
      <w:del w:id="1022" w:author="Andreas Kuehne" w:date="2019-05-09T22:04:00Z">
        <w:r w:rsidRPr="00EB1DAE" w:rsidDel="00EB1DAE">
          <w:rPr>
            <w:rStyle w:val="Hyperlink"/>
            <w:noProof/>
            <w14:scene3d>
              <w14:camera w14:prst="orthographicFront"/>
              <w14:lightRig w14:rig="threePt" w14:dir="t">
                <w14:rot w14:lat="0" w14:lon="0" w14:rev="0"/>
              </w14:lightRig>
            </w14:scene3d>
          </w:rPr>
          <w:delText>4.1.7.1</w:delText>
        </w:r>
        <w:r w:rsidRPr="00EB1DAE" w:rsidDel="00EB1DAE">
          <w:rPr>
            <w:rStyle w:val="Hyperlink"/>
            <w:noProof/>
          </w:rPr>
          <w:delText xml:space="preserve"> SignaturePtr – JSON Syntax</w:delText>
        </w:r>
        <w:r w:rsidDel="00EB1DAE">
          <w:rPr>
            <w:noProof/>
            <w:webHidden/>
          </w:rPr>
          <w:tab/>
          <w:delText>31</w:delText>
        </w:r>
      </w:del>
    </w:p>
    <w:p w14:paraId="18299999" w14:textId="74A7EF3B" w:rsidR="005E5C94" w:rsidDel="00EB1DAE" w:rsidRDefault="005E5C94">
      <w:pPr>
        <w:pStyle w:val="Verzeichnis4"/>
        <w:tabs>
          <w:tab w:val="right" w:leader="dot" w:pos="9350"/>
        </w:tabs>
        <w:rPr>
          <w:del w:id="1023" w:author="Andreas Kuehne" w:date="2019-05-09T22:04:00Z"/>
          <w:rFonts w:asciiTheme="minorHAnsi" w:eastAsiaTheme="minorEastAsia" w:hAnsiTheme="minorHAnsi" w:cstheme="minorBidi"/>
          <w:noProof/>
          <w:sz w:val="22"/>
          <w:szCs w:val="22"/>
          <w:lang w:val="en-GB" w:eastAsia="en-GB"/>
        </w:rPr>
      </w:pPr>
      <w:del w:id="1024" w:author="Andreas Kuehne" w:date="2019-05-09T22:04:00Z">
        <w:r w:rsidRPr="00EB1DAE" w:rsidDel="00EB1DAE">
          <w:rPr>
            <w:rStyle w:val="Hyperlink"/>
            <w:noProof/>
            <w14:scene3d>
              <w14:camera w14:prst="orthographicFront"/>
              <w14:lightRig w14:rig="threePt" w14:dir="t">
                <w14:rot w14:lat="0" w14:lon="0" w14:rev="0"/>
              </w14:lightRig>
            </w14:scene3d>
          </w:rPr>
          <w:delText>4.1.7.2</w:delText>
        </w:r>
        <w:r w:rsidRPr="00EB1DAE" w:rsidDel="00EB1DAE">
          <w:rPr>
            <w:rStyle w:val="Hyperlink"/>
            <w:noProof/>
          </w:rPr>
          <w:delText xml:space="preserve"> SignaturePtr – XML Syntax</w:delText>
        </w:r>
        <w:r w:rsidDel="00EB1DAE">
          <w:rPr>
            <w:noProof/>
            <w:webHidden/>
          </w:rPr>
          <w:tab/>
          <w:delText>32</w:delText>
        </w:r>
      </w:del>
    </w:p>
    <w:p w14:paraId="0EF635D6" w14:textId="1444C2BF" w:rsidR="005E5C94" w:rsidDel="00EB1DAE" w:rsidRDefault="005E5C94">
      <w:pPr>
        <w:pStyle w:val="Verzeichnis3"/>
        <w:tabs>
          <w:tab w:val="right" w:leader="dot" w:pos="9350"/>
        </w:tabs>
        <w:rPr>
          <w:del w:id="1025" w:author="Andreas Kuehne" w:date="2019-05-09T22:04:00Z"/>
          <w:rFonts w:asciiTheme="minorHAnsi" w:eastAsiaTheme="minorEastAsia" w:hAnsiTheme="minorHAnsi" w:cstheme="minorBidi"/>
          <w:noProof/>
          <w:sz w:val="22"/>
          <w:szCs w:val="22"/>
          <w:lang w:val="en-GB" w:eastAsia="en-GB"/>
        </w:rPr>
      </w:pPr>
      <w:del w:id="1026" w:author="Andreas Kuehne" w:date="2019-05-09T22:04:00Z">
        <w:r w:rsidRPr="00EB1DAE" w:rsidDel="00EB1DAE">
          <w:rPr>
            <w:rStyle w:val="Hyperlink"/>
            <w:noProof/>
            <w14:scene3d>
              <w14:camera w14:prst="orthographicFront"/>
              <w14:lightRig w14:rig="threePt" w14:dir="t">
                <w14:rot w14:lat="0" w14:lon="0" w14:rev="0"/>
              </w14:lightRig>
            </w14:scene3d>
          </w:rPr>
          <w:delText>4.1.8</w:delText>
        </w:r>
        <w:r w:rsidRPr="00EB1DAE" w:rsidDel="00EB1DAE">
          <w:rPr>
            <w:rStyle w:val="Hyperlink"/>
            <w:noProof/>
          </w:rPr>
          <w:delText xml:space="preserve"> Component Result</w:delText>
        </w:r>
        <w:r w:rsidDel="00EB1DAE">
          <w:rPr>
            <w:noProof/>
            <w:webHidden/>
          </w:rPr>
          <w:tab/>
          <w:delText>33</w:delText>
        </w:r>
      </w:del>
    </w:p>
    <w:p w14:paraId="167C0F83" w14:textId="02C28884" w:rsidR="005E5C94" w:rsidDel="00EB1DAE" w:rsidRDefault="005E5C94">
      <w:pPr>
        <w:pStyle w:val="Verzeichnis4"/>
        <w:tabs>
          <w:tab w:val="right" w:leader="dot" w:pos="9350"/>
        </w:tabs>
        <w:rPr>
          <w:del w:id="1027" w:author="Andreas Kuehne" w:date="2019-05-09T22:04:00Z"/>
          <w:rFonts w:asciiTheme="minorHAnsi" w:eastAsiaTheme="minorEastAsia" w:hAnsiTheme="minorHAnsi" w:cstheme="minorBidi"/>
          <w:noProof/>
          <w:sz w:val="22"/>
          <w:szCs w:val="22"/>
          <w:lang w:val="en-GB" w:eastAsia="en-GB"/>
        </w:rPr>
      </w:pPr>
      <w:del w:id="1028" w:author="Andreas Kuehne" w:date="2019-05-09T22:04:00Z">
        <w:r w:rsidRPr="00EB1DAE" w:rsidDel="00EB1DAE">
          <w:rPr>
            <w:rStyle w:val="Hyperlink"/>
            <w:noProof/>
            <w14:scene3d>
              <w14:camera w14:prst="orthographicFront"/>
              <w14:lightRig w14:rig="threePt" w14:dir="t">
                <w14:rot w14:lat="0" w14:lon="0" w14:rev="0"/>
              </w14:lightRig>
            </w14:scene3d>
          </w:rPr>
          <w:delText>4.1.8.1</w:delText>
        </w:r>
        <w:r w:rsidRPr="00EB1DAE" w:rsidDel="00EB1DAE">
          <w:rPr>
            <w:rStyle w:val="Hyperlink"/>
            <w:noProof/>
          </w:rPr>
          <w:delText xml:space="preserve"> Result – JSON Syntax</w:delText>
        </w:r>
        <w:r w:rsidDel="00EB1DAE">
          <w:rPr>
            <w:noProof/>
            <w:webHidden/>
          </w:rPr>
          <w:tab/>
          <w:delText>33</w:delText>
        </w:r>
      </w:del>
    </w:p>
    <w:p w14:paraId="306BD3FB" w14:textId="67240A7C" w:rsidR="005E5C94" w:rsidDel="00EB1DAE" w:rsidRDefault="005E5C94">
      <w:pPr>
        <w:pStyle w:val="Verzeichnis4"/>
        <w:tabs>
          <w:tab w:val="right" w:leader="dot" w:pos="9350"/>
        </w:tabs>
        <w:rPr>
          <w:del w:id="1029" w:author="Andreas Kuehne" w:date="2019-05-09T22:04:00Z"/>
          <w:rFonts w:asciiTheme="minorHAnsi" w:eastAsiaTheme="minorEastAsia" w:hAnsiTheme="minorHAnsi" w:cstheme="minorBidi"/>
          <w:noProof/>
          <w:sz w:val="22"/>
          <w:szCs w:val="22"/>
          <w:lang w:val="en-GB" w:eastAsia="en-GB"/>
        </w:rPr>
      </w:pPr>
      <w:del w:id="1030" w:author="Andreas Kuehne" w:date="2019-05-09T22:04:00Z">
        <w:r w:rsidRPr="00EB1DAE" w:rsidDel="00EB1DAE">
          <w:rPr>
            <w:rStyle w:val="Hyperlink"/>
            <w:noProof/>
            <w14:scene3d>
              <w14:camera w14:prst="orthographicFront"/>
              <w14:lightRig w14:rig="threePt" w14:dir="t">
                <w14:rot w14:lat="0" w14:lon="0" w14:rev="0"/>
              </w14:lightRig>
            </w14:scene3d>
          </w:rPr>
          <w:delText>4.1.8.2</w:delText>
        </w:r>
        <w:r w:rsidRPr="00EB1DAE" w:rsidDel="00EB1DAE">
          <w:rPr>
            <w:rStyle w:val="Hyperlink"/>
            <w:noProof/>
          </w:rPr>
          <w:delText xml:space="preserve"> Result – XML Syntax</w:delText>
        </w:r>
        <w:r w:rsidDel="00EB1DAE">
          <w:rPr>
            <w:noProof/>
            <w:webHidden/>
          </w:rPr>
          <w:tab/>
          <w:delText>34</w:delText>
        </w:r>
      </w:del>
    </w:p>
    <w:p w14:paraId="33B01149" w14:textId="444031D0" w:rsidR="005E5C94" w:rsidDel="00EB1DAE" w:rsidRDefault="005E5C94">
      <w:pPr>
        <w:pStyle w:val="Verzeichnis3"/>
        <w:tabs>
          <w:tab w:val="right" w:leader="dot" w:pos="9350"/>
        </w:tabs>
        <w:rPr>
          <w:del w:id="1031" w:author="Andreas Kuehne" w:date="2019-05-09T22:04:00Z"/>
          <w:rFonts w:asciiTheme="minorHAnsi" w:eastAsiaTheme="minorEastAsia" w:hAnsiTheme="minorHAnsi" w:cstheme="minorBidi"/>
          <w:noProof/>
          <w:sz w:val="22"/>
          <w:szCs w:val="22"/>
          <w:lang w:val="en-GB" w:eastAsia="en-GB"/>
        </w:rPr>
      </w:pPr>
      <w:del w:id="1032" w:author="Andreas Kuehne" w:date="2019-05-09T22:04:00Z">
        <w:r w:rsidRPr="00EB1DAE" w:rsidDel="00EB1DAE">
          <w:rPr>
            <w:rStyle w:val="Hyperlink"/>
            <w:noProof/>
            <w14:scene3d>
              <w14:camera w14:prst="orthographicFront"/>
              <w14:lightRig w14:rig="threePt" w14:dir="t">
                <w14:rot w14:lat="0" w14:lon="0" w14:rev="0"/>
              </w14:lightRig>
            </w14:scene3d>
          </w:rPr>
          <w:delText>4.1.9</w:delText>
        </w:r>
        <w:r w:rsidRPr="00EB1DAE" w:rsidDel="00EB1DAE">
          <w:rPr>
            <w:rStyle w:val="Hyperlink"/>
            <w:noProof/>
          </w:rPr>
          <w:delText xml:space="preserve"> Component OptionalInputs</w:delText>
        </w:r>
        <w:r w:rsidDel="00EB1DAE">
          <w:rPr>
            <w:noProof/>
            <w:webHidden/>
          </w:rPr>
          <w:tab/>
          <w:delText>34</w:delText>
        </w:r>
      </w:del>
    </w:p>
    <w:p w14:paraId="0493F3D7" w14:textId="062B3096" w:rsidR="005E5C94" w:rsidDel="00EB1DAE" w:rsidRDefault="005E5C94">
      <w:pPr>
        <w:pStyle w:val="Verzeichnis4"/>
        <w:tabs>
          <w:tab w:val="right" w:leader="dot" w:pos="9350"/>
        </w:tabs>
        <w:rPr>
          <w:del w:id="1033" w:author="Andreas Kuehne" w:date="2019-05-09T22:04:00Z"/>
          <w:rFonts w:asciiTheme="minorHAnsi" w:eastAsiaTheme="minorEastAsia" w:hAnsiTheme="minorHAnsi" w:cstheme="minorBidi"/>
          <w:noProof/>
          <w:sz w:val="22"/>
          <w:szCs w:val="22"/>
          <w:lang w:val="en-GB" w:eastAsia="en-GB"/>
        </w:rPr>
      </w:pPr>
      <w:del w:id="1034" w:author="Andreas Kuehne" w:date="2019-05-09T22:04:00Z">
        <w:r w:rsidRPr="00EB1DAE" w:rsidDel="00EB1DAE">
          <w:rPr>
            <w:rStyle w:val="Hyperlink"/>
            <w:noProof/>
            <w14:scene3d>
              <w14:camera w14:prst="orthographicFront"/>
              <w14:lightRig w14:rig="threePt" w14:dir="t">
                <w14:rot w14:lat="0" w14:lon="0" w14:rev="0"/>
              </w14:lightRig>
            </w14:scene3d>
          </w:rPr>
          <w:delText>4.1.9.1</w:delText>
        </w:r>
        <w:r w:rsidRPr="00EB1DAE" w:rsidDel="00EB1DAE">
          <w:rPr>
            <w:rStyle w:val="Hyperlink"/>
            <w:noProof/>
          </w:rPr>
          <w:delText xml:space="preserve"> OptionalInputs – JSON Syntax</w:delText>
        </w:r>
        <w:r w:rsidDel="00EB1DAE">
          <w:rPr>
            <w:noProof/>
            <w:webHidden/>
          </w:rPr>
          <w:tab/>
          <w:delText>35</w:delText>
        </w:r>
      </w:del>
    </w:p>
    <w:p w14:paraId="3AFE3C2C" w14:textId="614DECB2" w:rsidR="005E5C94" w:rsidDel="00EB1DAE" w:rsidRDefault="005E5C94">
      <w:pPr>
        <w:pStyle w:val="Verzeichnis4"/>
        <w:tabs>
          <w:tab w:val="right" w:leader="dot" w:pos="9350"/>
        </w:tabs>
        <w:rPr>
          <w:del w:id="1035" w:author="Andreas Kuehne" w:date="2019-05-09T22:04:00Z"/>
          <w:rFonts w:asciiTheme="minorHAnsi" w:eastAsiaTheme="minorEastAsia" w:hAnsiTheme="minorHAnsi" w:cstheme="minorBidi"/>
          <w:noProof/>
          <w:sz w:val="22"/>
          <w:szCs w:val="22"/>
          <w:lang w:val="en-GB" w:eastAsia="en-GB"/>
        </w:rPr>
      </w:pPr>
      <w:del w:id="1036" w:author="Andreas Kuehne" w:date="2019-05-09T22:04:00Z">
        <w:r w:rsidRPr="00EB1DAE" w:rsidDel="00EB1DAE">
          <w:rPr>
            <w:rStyle w:val="Hyperlink"/>
            <w:noProof/>
            <w14:scene3d>
              <w14:camera w14:prst="orthographicFront"/>
              <w14:lightRig w14:rig="threePt" w14:dir="t">
                <w14:rot w14:lat="0" w14:lon="0" w14:rev="0"/>
              </w14:lightRig>
            </w14:scene3d>
          </w:rPr>
          <w:delText>4.1.9.2</w:delText>
        </w:r>
        <w:r w:rsidRPr="00EB1DAE" w:rsidDel="00EB1DAE">
          <w:rPr>
            <w:rStyle w:val="Hyperlink"/>
            <w:noProof/>
          </w:rPr>
          <w:delText xml:space="preserve"> OptionalInputs – XML Syntax</w:delText>
        </w:r>
        <w:r w:rsidDel="00EB1DAE">
          <w:rPr>
            <w:noProof/>
            <w:webHidden/>
          </w:rPr>
          <w:tab/>
          <w:delText>35</w:delText>
        </w:r>
      </w:del>
    </w:p>
    <w:p w14:paraId="46573F3F" w14:textId="354704BC" w:rsidR="005E5C94" w:rsidDel="00EB1DAE" w:rsidRDefault="005E5C94">
      <w:pPr>
        <w:pStyle w:val="Verzeichnis3"/>
        <w:tabs>
          <w:tab w:val="right" w:leader="dot" w:pos="9350"/>
        </w:tabs>
        <w:rPr>
          <w:del w:id="1037" w:author="Andreas Kuehne" w:date="2019-05-09T22:04:00Z"/>
          <w:rFonts w:asciiTheme="minorHAnsi" w:eastAsiaTheme="minorEastAsia" w:hAnsiTheme="minorHAnsi" w:cstheme="minorBidi"/>
          <w:noProof/>
          <w:sz w:val="22"/>
          <w:szCs w:val="22"/>
          <w:lang w:val="en-GB" w:eastAsia="en-GB"/>
        </w:rPr>
      </w:pPr>
      <w:del w:id="1038" w:author="Andreas Kuehne" w:date="2019-05-09T22:04:00Z">
        <w:r w:rsidRPr="00EB1DAE" w:rsidDel="00EB1DAE">
          <w:rPr>
            <w:rStyle w:val="Hyperlink"/>
            <w:noProof/>
            <w14:scene3d>
              <w14:camera w14:prst="orthographicFront"/>
              <w14:lightRig w14:rig="threePt" w14:dir="t">
                <w14:rot w14:lat="0" w14:lon="0" w14:rev="0"/>
              </w14:lightRig>
            </w14:scene3d>
          </w:rPr>
          <w:delText>4.1.10</w:delText>
        </w:r>
        <w:r w:rsidRPr="00EB1DAE" w:rsidDel="00EB1DAE">
          <w:rPr>
            <w:rStyle w:val="Hyperlink"/>
            <w:noProof/>
          </w:rPr>
          <w:delText xml:space="preserve"> Component OptionalOutputs</w:delText>
        </w:r>
        <w:r w:rsidDel="00EB1DAE">
          <w:rPr>
            <w:noProof/>
            <w:webHidden/>
          </w:rPr>
          <w:tab/>
          <w:delText>35</w:delText>
        </w:r>
      </w:del>
    </w:p>
    <w:p w14:paraId="1C2236DF" w14:textId="145AA233" w:rsidR="005E5C94" w:rsidDel="00EB1DAE" w:rsidRDefault="005E5C94">
      <w:pPr>
        <w:pStyle w:val="Verzeichnis4"/>
        <w:tabs>
          <w:tab w:val="right" w:leader="dot" w:pos="9350"/>
        </w:tabs>
        <w:rPr>
          <w:del w:id="1039" w:author="Andreas Kuehne" w:date="2019-05-09T22:04:00Z"/>
          <w:rFonts w:asciiTheme="minorHAnsi" w:eastAsiaTheme="minorEastAsia" w:hAnsiTheme="minorHAnsi" w:cstheme="minorBidi"/>
          <w:noProof/>
          <w:sz w:val="22"/>
          <w:szCs w:val="22"/>
          <w:lang w:val="en-GB" w:eastAsia="en-GB"/>
        </w:rPr>
      </w:pPr>
      <w:del w:id="1040" w:author="Andreas Kuehne" w:date="2019-05-09T22:04:00Z">
        <w:r w:rsidRPr="00EB1DAE" w:rsidDel="00EB1DAE">
          <w:rPr>
            <w:rStyle w:val="Hyperlink"/>
            <w:noProof/>
            <w14:scene3d>
              <w14:camera w14:prst="orthographicFront"/>
              <w14:lightRig w14:rig="threePt" w14:dir="t">
                <w14:rot w14:lat="0" w14:lon="0" w14:rev="0"/>
              </w14:lightRig>
            </w14:scene3d>
          </w:rPr>
          <w:delText>4.1.10.1</w:delText>
        </w:r>
        <w:r w:rsidRPr="00EB1DAE" w:rsidDel="00EB1DAE">
          <w:rPr>
            <w:rStyle w:val="Hyperlink"/>
            <w:noProof/>
          </w:rPr>
          <w:delText xml:space="preserve"> OptionalOutputs – JSON Syntax</w:delText>
        </w:r>
        <w:r w:rsidDel="00EB1DAE">
          <w:rPr>
            <w:noProof/>
            <w:webHidden/>
          </w:rPr>
          <w:tab/>
          <w:delText>35</w:delText>
        </w:r>
      </w:del>
    </w:p>
    <w:p w14:paraId="679FBA76" w14:textId="1D623661" w:rsidR="005E5C94" w:rsidDel="00EB1DAE" w:rsidRDefault="005E5C94">
      <w:pPr>
        <w:pStyle w:val="Verzeichnis4"/>
        <w:tabs>
          <w:tab w:val="right" w:leader="dot" w:pos="9350"/>
        </w:tabs>
        <w:rPr>
          <w:del w:id="1041" w:author="Andreas Kuehne" w:date="2019-05-09T22:04:00Z"/>
          <w:rFonts w:asciiTheme="minorHAnsi" w:eastAsiaTheme="minorEastAsia" w:hAnsiTheme="minorHAnsi" w:cstheme="minorBidi"/>
          <w:noProof/>
          <w:sz w:val="22"/>
          <w:szCs w:val="22"/>
          <w:lang w:val="en-GB" w:eastAsia="en-GB"/>
        </w:rPr>
      </w:pPr>
      <w:del w:id="1042" w:author="Andreas Kuehne" w:date="2019-05-09T22:04:00Z">
        <w:r w:rsidRPr="00EB1DAE" w:rsidDel="00EB1DAE">
          <w:rPr>
            <w:rStyle w:val="Hyperlink"/>
            <w:noProof/>
            <w14:scene3d>
              <w14:camera w14:prst="orthographicFront"/>
              <w14:lightRig w14:rig="threePt" w14:dir="t">
                <w14:rot w14:lat="0" w14:lon="0" w14:rev="0"/>
              </w14:lightRig>
            </w14:scene3d>
          </w:rPr>
          <w:delText>4.1.10.2</w:delText>
        </w:r>
        <w:r w:rsidRPr="00EB1DAE" w:rsidDel="00EB1DAE">
          <w:rPr>
            <w:rStyle w:val="Hyperlink"/>
            <w:noProof/>
          </w:rPr>
          <w:delText xml:space="preserve"> OptionalOutputs – XML Syntax</w:delText>
        </w:r>
        <w:r w:rsidDel="00EB1DAE">
          <w:rPr>
            <w:noProof/>
            <w:webHidden/>
          </w:rPr>
          <w:tab/>
          <w:delText>36</w:delText>
        </w:r>
      </w:del>
    </w:p>
    <w:p w14:paraId="75C13C92" w14:textId="65A331CE" w:rsidR="005E5C94" w:rsidDel="00EB1DAE" w:rsidRDefault="005E5C94">
      <w:pPr>
        <w:pStyle w:val="Verzeichnis3"/>
        <w:tabs>
          <w:tab w:val="right" w:leader="dot" w:pos="9350"/>
        </w:tabs>
        <w:rPr>
          <w:del w:id="1043" w:author="Andreas Kuehne" w:date="2019-05-09T22:04:00Z"/>
          <w:rFonts w:asciiTheme="minorHAnsi" w:eastAsiaTheme="minorEastAsia" w:hAnsiTheme="minorHAnsi" w:cstheme="minorBidi"/>
          <w:noProof/>
          <w:sz w:val="22"/>
          <w:szCs w:val="22"/>
          <w:lang w:val="en-GB" w:eastAsia="en-GB"/>
        </w:rPr>
      </w:pPr>
      <w:del w:id="1044"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Component RequestBase</w:delText>
        </w:r>
        <w:r w:rsidDel="00EB1DAE">
          <w:rPr>
            <w:noProof/>
            <w:webHidden/>
          </w:rPr>
          <w:tab/>
          <w:delText>36</w:delText>
        </w:r>
      </w:del>
    </w:p>
    <w:p w14:paraId="113DA8F9" w14:textId="7E0AD1C8" w:rsidR="005E5C94" w:rsidDel="00EB1DAE" w:rsidRDefault="005E5C94">
      <w:pPr>
        <w:pStyle w:val="Verzeichnis4"/>
        <w:tabs>
          <w:tab w:val="right" w:leader="dot" w:pos="9350"/>
        </w:tabs>
        <w:rPr>
          <w:del w:id="1045" w:author="Andreas Kuehne" w:date="2019-05-09T22:04:00Z"/>
          <w:rFonts w:asciiTheme="minorHAnsi" w:eastAsiaTheme="minorEastAsia" w:hAnsiTheme="minorHAnsi" w:cstheme="minorBidi"/>
          <w:noProof/>
          <w:sz w:val="22"/>
          <w:szCs w:val="22"/>
          <w:lang w:val="en-GB" w:eastAsia="en-GB"/>
        </w:rPr>
      </w:pPr>
      <w:del w:id="1046" w:author="Andreas Kuehne" w:date="2019-05-09T22:04:00Z">
        <w:r w:rsidRPr="00EB1DAE" w:rsidDel="00EB1DAE">
          <w:rPr>
            <w:rStyle w:val="Hyperlink"/>
            <w:noProof/>
            <w14:scene3d>
              <w14:camera w14:prst="orthographicFront"/>
              <w14:lightRig w14:rig="threePt" w14:dir="t">
                <w14:rot w14:lat="0" w14:lon="0" w14:rev="0"/>
              </w14:lightRig>
            </w14:scene3d>
          </w:rPr>
          <w:delText>4.1.11.1</w:delText>
        </w:r>
        <w:r w:rsidRPr="00EB1DAE" w:rsidDel="00EB1DAE">
          <w:rPr>
            <w:rStyle w:val="Hyperlink"/>
            <w:noProof/>
          </w:rPr>
          <w:delText xml:space="preserve"> RequestBase – JSON Syntax</w:delText>
        </w:r>
        <w:r w:rsidDel="00EB1DAE">
          <w:rPr>
            <w:noProof/>
            <w:webHidden/>
          </w:rPr>
          <w:tab/>
          <w:delText>36</w:delText>
        </w:r>
      </w:del>
    </w:p>
    <w:p w14:paraId="05881CB8" w14:textId="7FA73165" w:rsidR="005E5C94" w:rsidDel="00EB1DAE" w:rsidRDefault="005E5C94">
      <w:pPr>
        <w:pStyle w:val="Verzeichnis4"/>
        <w:tabs>
          <w:tab w:val="right" w:leader="dot" w:pos="9350"/>
        </w:tabs>
        <w:rPr>
          <w:del w:id="1047" w:author="Andreas Kuehne" w:date="2019-05-09T22:04:00Z"/>
          <w:rFonts w:asciiTheme="minorHAnsi" w:eastAsiaTheme="minorEastAsia" w:hAnsiTheme="minorHAnsi" w:cstheme="minorBidi"/>
          <w:noProof/>
          <w:sz w:val="22"/>
          <w:szCs w:val="22"/>
          <w:lang w:val="en-GB" w:eastAsia="en-GB"/>
        </w:rPr>
      </w:pPr>
      <w:del w:id="1048" w:author="Andreas Kuehne" w:date="2019-05-09T22:04:00Z">
        <w:r w:rsidRPr="00EB1DAE" w:rsidDel="00EB1DAE">
          <w:rPr>
            <w:rStyle w:val="Hyperlink"/>
            <w:noProof/>
            <w14:scene3d>
              <w14:camera w14:prst="orthographicFront"/>
              <w14:lightRig w14:rig="threePt" w14:dir="t">
                <w14:rot w14:lat="0" w14:lon="0" w14:rev="0"/>
              </w14:lightRig>
            </w14:scene3d>
          </w:rPr>
          <w:delText>4.1.11.2</w:delText>
        </w:r>
        <w:r w:rsidRPr="00EB1DAE" w:rsidDel="00EB1DAE">
          <w:rPr>
            <w:rStyle w:val="Hyperlink"/>
            <w:noProof/>
          </w:rPr>
          <w:delText xml:space="preserve"> RequestBase – XML Syntax</w:delText>
        </w:r>
        <w:r w:rsidDel="00EB1DAE">
          <w:rPr>
            <w:noProof/>
            <w:webHidden/>
          </w:rPr>
          <w:tab/>
          <w:delText>36</w:delText>
        </w:r>
      </w:del>
    </w:p>
    <w:p w14:paraId="51C28487" w14:textId="2825CEDE" w:rsidR="005E5C94" w:rsidDel="00EB1DAE" w:rsidRDefault="005E5C94">
      <w:pPr>
        <w:pStyle w:val="Verzeichnis3"/>
        <w:tabs>
          <w:tab w:val="right" w:leader="dot" w:pos="9350"/>
        </w:tabs>
        <w:rPr>
          <w:del w:id="1049" w:author="Andreas Kuehne" w:date="2019-05-09T22:04:00Z"/>
          <w:rFonts w:asciiTheme="minorHAnsi" w:eastAsiaTheme="minorEastAsia" w:hAnsiTheme="minorHAnsi" w:cstheme="minorBidi"/>
          <w:noProof/>
          <w:sz w:val="22"/>
          <w:szCs w:val="22"/>
          <w:lang w:val="en-GB" w:eastAsia="en-GB"/>
        </w:rPr>
      </w:pPr>
      <w:del w:id="1050"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Component ResponseBase</w:delText>
        </w:r>
        <w:r w:rsidDel="00EB1DAE">
          <w:rPr>
            <w:noProof/>
            <w:webHidden/>
          </w:rPr>
          <w:tab/>
          <w:delText>37</w:delText>
        </w:r>
      </w:del>
    </w:p>
    <w:p w14:paraId="2E630609" w14:textId="6E7C20C5" w:rsidR="005E5C94" w:rsidDel="00EB1DAE" w:rsidRDefault="005E5C94">
      <w:pPr>
        <w:pStyle w:val="Verzeichnis4"/>
        <w:tabs>
          <w:tab w:val="right" w:leader="dot" w:pos="9350"/>
        </w:tabs>
        <w:rPr>
          <w:del w:id="1051" w:author="Andreas Kuehne" w:date="2019-05-09T22:04:00Z"/>
          <w:rFonts w:asciiTheme="minorHAnsi" w:eastAsiaTheme="minorEastAsia" w:hAnsiTheme="minorHAnsi" w:cstheme="minorBidi"/>
          <w:noProof/>
          <w:sz w:val="22"/>
          <w:szCs w:val="22"/>
          <w:lang w:val="en-GB" w:eastAsia="en-GB"/>
        </w:rPr>
      </w:pPr>
      <w:del w:id="1052" w:author="Andreas Kuehne" w:date="2019-05-09T22:04:00Z">
        <w:r w:rsidRPr="00EB1DAE" w:rsidDel="00EB1DAE">
          <w:rPr>
            <w:rStyle w:val="Hyperlink"/>
            <w:noProof/>
            <w14:scene3d>
              <w14:camera w14:prst="orthographicFront"/>
              <w14:lightRig w14:rig="threePt" w14:dir="t">
                <w14:rot w14:lat="0" w14:lon="0" w14:rev="0"/>
              </w14:lightRig>
            </w14:scene3d>
          </w:rPr>
          <w:delText>4.1.12.1</w:delText>
        </w:r>
        <w:r w:rsidRPr="00EB1DAE" w:rsidDel="00EB1DAE">
          <w:rPr>
            <w:rStyle w:val="Hyperlink"/>
            <w:noProof/>
          </w:rPr>
          <w:delText xml:space="preserve"> ResponseBase – JSON Syntax</w:delText>
        </w:r>
        <w:r w:rsidDel="00EB1DAE">
          <w:rPr>
            <w:noProof/>
            <w:webHidden/>
          </w:rPr>
          <w:tab/>
          <w:delText>37</w:delText>
        </w:r>
      </w:del>
    </w:p>
    <w:p w14:paraId="27EB5CB1" w14:textId="6EAEC047" w:rsidR="005E5C94" w:rsidDel="00EB1DAE" w:rsidRDefault="005E5C94">
      <w:pPr>
        <w:pStyle w:val="Verzeichnis4"/>
        <w:tabs>
          <w:tab w:val="right" w:leader="dot" w:pos="9350"/>
        </w:tabs>
        <w:rPr>
          <w:del w:id="1053" w:author="Andreas Kuehne" w:date="2019-05-09T22:04:00Z"/>
          <w:rFonts w:asciiTheme="minorHAnsi" w:eastAsiaTheme="minorEastAsia" w:hAnsiTheme="minorHAnsi" w:cstheme="minorBidi"/>
          <w:noProof/>
          <w:sz w:val="22"/>
          <w:szCs w:val="22"/>
          <w:lang w:val="en-GB" w:eastAsia="en-GB"/>
        </w:rPr>
      </w:pPr>
      <w:del w:id="1054" w:author="Andreas Kuehne" w:date="2019-05-09T22:04:00Z">
        <w:r w:rsidRPr="00EB1DAE" w:rsidDel="00EB1DAE">
          <w:rPr>
            <w:rStyle w:val="Hyperlink"/>
            <w:noProof/>
            <w14:scene3d>
              <w14:camera w14:prst="orthographicFront"/>
              <w14:lightRig w14:rig="threePt" w14:dir="t">
                <w14:rot w14:lat="0" w14:lon="0" w14:rev="0"/>
              </w14:lightRig>
            </w14:scene3d>
          </w:rPr>
          <w:delText>4.1.12.2</w:delText>
        </w:r>
        <w:r w:rsidRPr="00EB1DAE" w:rsidDel="00EB1DAE">
          <w:rPr>
            <w:rStyle w:val="Hyperlink"/>
            <w:noProof/>
          </w:rPr>
          <w:delText xml:space="preserve"> ResponseBase – XML Syntax</w:delText>
        </w:r>
        <w:r w:rsidDel="00EB1DAE">
          <w:rPr>
            <w:noProof/>
            <w:webHidden/>
          </w:rPr>
          <w:tab/>
          <w:delText>38</w:delText>
        </w:r>
      </w:del>
    </w:p>
    <w:p w14:paraId="0B4FA87A" w14:textId="0F4BE652" w:rsidR="005E5C94" w:rsidDel="00EB1DAE" w:rsidRDefault="005E5C94">
      <w:pPr>
        <w:pStyle w:val="Verzeichnis2"/>
        <w:tabs>
          <w:tab w:val="right" w:leader="dot" w:pos="9350"/>
        </w:tabs>
        <w:rPr>
          <w:del w:id="1055" w:author="Andreas Kuehne" w:date="2019-05-09T22:04:00Z"/>
          <w:rFonts w:asciiTheme="minorHAnsi" w:eastAsiaTheme="minorEastAsia" w:hAnsiTheme="minorHAnsi" w:cstheme="minorBidi"/>
          <w:noProof/>
          <w:sz w:val="22"/>
          <w:szCs w:val="22"/>
          <w:lang w:val="en-GB" w:eastAsia="en-GB"/>
        </w:rPr>
      </w:pPr>
      <w:del w:id="1056" w:author="Andreas Kuehne" w:date="2019-05-09T22:04:00Z">
        <w:r w:rsidRPr="00EB1DAE" w:rsidDel="00EB1DAE">
          <w:rPr>
            <w:rStyle w:val="Hyperlink"/>
            <w:noProof/>
          </w:rPr>
          <w:delText>4.2 Operation requests and responses</w:delText>
        </w:r>
        <w:r w:rsidDel="00EB1DAE">
          <w:rPr>
            <w:noProof/>
            <w:webHidden/>
          </w:rPr>
          <w:tab/>
          <w:delText>38</w:delText>
        </w:r>
      </w:del>
    </w:p>
    <w:p w14:paraId="09FF1050" w14:textId="208422F8" w:rsidR="005E5C94" w:rsidDel="00EB1DAE" w:rsidRDefault="005E5C94">
      <w:pPr>
        <w:pStyle w:val="Verzeichnis3"/>
        <w:tabs>
          <w:tab w:val="right" w:leader="dot" w:pos="9350"/>
        </w:tabs>
        <w:rPr>
          <w:del w:id="1057" w:author="Andreas Kuehne" w:date="2019-05-09T22:04:00Z"/>
          <w:rFonts w:asciiTheme="minorHAnsi" w:eastAsiaTheme="minorEastAsia" w:hAnsiTheme="minorHAnsi" w:cstheme="minorBidi"/>
          <w:noProof/>
          <w:sz w:val="22"/>
          <w:szCs w:val="22"/>
          <w:lang w:val="en-GB" w:eastAsia="en-GB"/>
        </w:rPr>
      </w:pPr>
      <w:del w:id="1058" w:author="Andreas Kuehne" w:date="2019-05-09T22:04:00Z">
        <w:r w:rsidRPr="00EB1DAE" w:rsidDel="00EB1DAE">
          <w:rPr>
            <w:rStyle w:val="Hyperlink"/>
            <w:noProof/>
            <w14:scene3d>
              <w14:camera w14:prst="orthographicFront"/>
              <w14:lightRig w14:rig="threePt" w14:dir="t">
                <w14:rot w14:lat="0" w14:lon="0" w14:rev="0"/>
              </w14:lightRig>
            </w14:scene3d>
          </w:rPr>
          <w:delText>4.2.1</w:delText>
        </w:r>
        <w:r w:rsidRPr="00EB1DAE" w:rsidDel="00EB1DAE">
          <w:rPr>
            <w:rStyle w:val="Hyperlink"/>
            <w:noProof/>
          </w:rPr>
          <w:delText xml:space="preserve"> Component SignRequest</w:delText>
        </w:r>
        <w:r w:rsidDel="00EB1DAE">
          <w:rPr>
            <w:noProof/>
            <w:webHidden/>
          </w:rPr>
          <w:tab/>
          <w:delText>38</w:delText>
        </w:r>
      </w:del>
    </w:p>
    <w:p w14:paraId="19218530" w14:textId="18AA3C3C" w:rsidR="005E5C94" w:rsidDel="00EB1DAE" w:rsidRDefault="005E5C94">
      <w:pPr>
        <w:pStyle w:val="Verzeichnis4"/>
        <w:tabs>
          <w:tab w:val="right" w:leader="dot" w:pos="9350"/>
        </w:tabs>
        <w:rPr>
          <w:del w:id="1059" w:author="Andreas Kuehne" w:date="2019-05-09T22:04:00Z"/>
          <w:rFonts w:asciiTheme="minorHAnsi" w:eastAsiaTheme="minorEastAsia" w:hAnsiTheme="minorHAnsi" w:cstheme="minorBidi"/>
          <w:noProof/>
          <w:sz w:val="22"/>
          <w:szCs w:val="22"/>
          <w:lang w:val="en-GB" w:eastAsia="en-GB"/>
        </w:rPr>
      </w:pPr>
      <w:del w:id="1060" w:author="Andreas Kuehne" w:date="2019-05-09T22:04:00Z">
        <w:r w:rsidRPr="00EB1DAE" w:rsidDel="00EB1DAE">
          <w:rPr>
            <w:rStyle w:val="Hyperlink"/>
            <w:noProof/>
            <w14:scene3d>
              <w14:camera w14:prst="orthographicFront"/>
              <w14:lightRig w14:rig="threePt" w14:dir="t">
                <w14:rot w14:lat="0" w14:lon="0" w14:rev="0"/>
              </w14:lightRig>
            </w14:scene3d>
          </w:rPr>
          <w:delText>4.2.1.1</w:delText>
        </w:r>
        <w:r w:rsidRPr="00EB1DAE" w:rsidDel="00EB1DAE">
          <w:rPr>
            <w:rStyle w:val="Hyperlink"/>
            <w:noProof/>
          </w:rPr>
          <w:delText xml:space="preserve"> SignRequest – JSON Syntax</w:delText>
        </w:r>
        <w:r w:rsidDel="00EB1DAE">
          <w:rPr>
            <w:noProof/>
            <w:webHidden/>
          </w:rPr>
          <w:tab/>
          <w:delText>38</w:delText>
        </w:r>
      </w:del>
    </w:p>
    <w:p w14:paraId="35FF37CA" w14:textId="6DB56D3E" w:rsidR="005E5C94" w:rsidDel="00EB1DAE" w:rsidRDefault="005E5C94">
      <w:pPr>
        <w:pStyle w:val="Verzeichnis4"/>
        <w:tabs>
          <w:tab w:val="right" w:leader="dot" w:pos="9350"/>
        </w:tabs>
        <w:rPr>
          <w:del w:id="1061" w:author="Andreas Kuehne" w:date="2019-05-09T22:04:00Z"/>
          <w:rFonts w:asciiTheme="minorHAnsi" w:eastAsiaTheme="minorEastAsia" w:hAnsiTheme="minorHAnsi" w:cstheme="minorBidi"/>
          <w:noProof/>
          <w:sz w:val="22"/>
          <w:szCs w:val="22"/>
          <w:lang w:val="en-GB" w:eastAsia="en-GB"/>
        </w:rPr>
      </w:pPr>
      <w:del w:id="1062" w:author="Andreas Kuehne" w:date="2019-05-09T22:04:00Z">
        <w:r w:rsidRPr="00EB1DAE" w:rsidDel="00EB1DAE">
          <w:rPr>
            <w:rStyle w:val="Hyperlink"/>
            <w:noProof/>
            <w14:scene3d>
              <w14:camera w14:prst="orthographicFront"/>
              <w14:lightRig w14:rig="threePt" w14:dir="t">
                <w14:rot w14:lat="0" w14:lon="0" w14:rev="0"/>
              </w14:lightRig>
            </w14:scene3d>
          </w:rPr>
          <w:delText>4.2.1.2</w:delText>
        </w:r>
        <w:r w:rsidRPr="00EB1DAE" w:rsidDel="00EB1DAE">
          <w:rPr>
            <w:rStyle w:val="Hyperlink"/>
            <w:noProof/>
          </w:rPr>
          <w:delText xml:space="preserve"> SignRequest – XML Syntax</w:delText>
        </w:r>
        <w:r w:rsidDel="00EB1DAE">
          <w:rPr>
            <w:noProof/>
            <w:webHidden/>
          </w:rPr>
          <w:tab/>
          <w:delText>39</w:delText>
        </w:r>
      </w:del>
    </w:p>
    <w:p w14:paraId="1B0C0073" w14:textId="0330D53E" w:rsidR="005E5C94" w:rsidDel="00EB1DAE" w:rsidRDefault="005E5C94">
      <w:pPr>
        <w:pStyle w:val="Verzeichnis3"/>
        <w:tabs>
          <w:tab w:val="right" w:leader="dot" w:pos="9350"/>
        </w:tabs>
        <w:rPr>
          <w:del w:id="1063" w:author="Andreas Kuehne" w:date="2019-05-09T22:04:00Z"/>
          <w:rFonts w:asciiTheme="minorHAnsi" w:eastAsiaTheme="minorEastAsia" w:hAnsiTheme="minorHAnsi" w:cstheme="minorBidi"/>
          <w:noProof/>
          <w:sz w:val="22"/>
          <w:szCs w:val="22"/>
          <w:lang w:val="en-GB" w:eastAsia="en-GB"/>
        </w:rPr>
      </w:pPr>
      <w:del w:id="1064" w:author="Andreas Kuehne" w:date="2019-05-09T22:04:00Z">
        <w:r w:rsidRPr="00EB1DAE" w:rsidDel="00EB1DAE">
          <w:rPr>
            <w:rStyle w:val="Hyperlink"/>
            <w:noProof/>
            <w14:scene3d>
              <w14:camera w14:prst="orthographicFront"/>
              <w14:lightRig w14:rig="threePt" w14:dir="t">
                <w14:rot w14:lat="0" w14:lon="0" w14:rev="0"/>
              </w14:lightRig>
            </w14:scene3d>
          </w:rPr>
          <w:delText>4.2.2</w:delText>
        </w:r>
        <w:r w:rsidRPr="00EB1DAE" w:rsidDel="00EB1DAE">
          <w:rPr>
            <w:rStyle w:val="Hyperlink"/>
            <w:noProof/>
          </w:rPr>
          <w:delText xml:space="preserve"> Component SignResponse</w:delText>
        </w:r>
        <w:r w:rsidDel="00EB1DAE">
          <w:rPr>
            <w:noProof/>
            <w:webHidden/>
          </w:rPr>
          <w:tab/>
          <w:delText>39</w:delText>
        </w:r>
      </w:del>
    </w:p>
    <w:p w14:paraId="3679FADE" w14:textId="3D1971A1" w:rsidR="005E5C94" w:rsidDel="00EB1DAE" w:rsidRDefault="005E5C94">
      <w:pPr>
        <w:pStyle w:val="Verzeichnis4"/>
        <w:tabs>
          <w:tab w:val="right" w:leader="dot" w:pos="9350"/>
        </w:tabs>
        <w:rPr>
          <w:del w:id="1065" w:author="Andreas Kuehne" w:date="2019-05-09T22:04:00Z"/>
          <w:rFonts w:asciiTheme="minorHAnsi" w:eastAsiaTheme="minorEastAsia" w:hAnsiTheme="minorHAnsi" w:cstheme="minorBidi"/>
          <w:noProof/>
          <w:sz w:val="22"/>
          <w:szCs w:val="22"/>
          <w:lang w:val="en-GB" w:eastAsia="en-GB"/>
        </w:rPr>
      </w:pPr>
      <w:del w:id="1066" w:author="Andreas Kuehne" w:date="2019-05-09T22:04:00Z">
        <w:r w:rsidRPr="00EB1DAE" w:rsidDel="00EB1DAE">
          <w:rPr>
            <w:rStyle w:val="Hyperlink"/>
            <w:noProof/>
            <w14:scene3d>
              <w14:camera w14:prst="orthographicFront"/>
              <w14:lightRig w14:rig="threePt" w14:dir="t">
                <w14:rot w14:lat="0" w14:lon="0" w14:rev="0"/>
              </w14:lightRig>
            </w14:scene3d>
          </w:rPr>
          <w:delText>4.2.2.1</w:delText>
        </w:r>
        <w:r w:rsidRPr="00EB1DAE" w:rsidDel="00EB1DAE">
          <w:rPr>
            <w:rStyle w:val="Hyperlink"/>
            <w:noProof/>
          </w:rPr>
          <w:delText xml:space="preserve"> SignResponse – JSON Syntax</w:delText>
        </w:r>
        <w:r w:rsidDel="00EB1DAE">
          <w:rPr>
            <w:noProof/>
            <w:webHidden/>
          </w:rPr>
          <w:tab/>
          <w:delText>40</w:delText>
        </w:r>
      </w:del>
    </w:p>
    <w:p w14:paraId="0099EE3E" w14:textId="4D6F2CDC" w:rsidR="005E5C94" w:rsidDel="00EB1DAE" w:rsidRDefault="005E5C94">
      <w:pPr>
        <w:pStyle w:val="Verzeichnis4"/>
        <w:tabs>
          <w:tab w:val="right" w:leader="dot" w:pos="9350"/>
        </w:tabs>
        <w:rPr>
          <w:del w:id="1067" w:author="Andreas Kuehne" w:date="2019-05-09T22:04:00Z"/>
          <w:rFonts w:asciiTheme="minorHAnsi" w:eastAsiaTheme="minorEastAsia" w:hAnsiTheme="minorHAnsi" w:cstheme="minorBidi"/>
          <w:noProof/>
          <w:sz w:val="22"/>
          <w:szCs w:val="22"/>
          <w:lang w:val="en-GB" w:eastAsia="en-GB"/>
        </w:rPr>
      </w:pPr>
      <w:del w:id="1068" w:author="Andreas Kuehne" w:date="2019-05-09T22:04:00Z">
        <w:r w:rsidRPr="00EB1DAE" w:rsidDel="00EB1DAE">
          <w:rPr>
            <w:rStyle w:val="Hyperlink"/>
            <w:noProof/>
            <w14:scene3d>
              <w14:camera w14:prst="orthographicFront"/>
              <w14:lightRig w14:rig="threePt" w14:dir="t">
                <w14:rot w14:lat="0" w14:lon="0" w14:rev="0"/>
              </w14:lightRig>
            </w14:scene3d>
          </w:rPr>
          <w:delText>4.2.2.2</w:delText>
        </w:r>
        <w:r w:rsidRPr="00EB1DAE" w:rsidDel="00EB1DAE">
          <w:rPr>
            <w:rStyle w:val="Hyperlink"/>
            <w:noProof/>
          </w:rPr>
          <w:delText xml:space="preserve"> SignResponse – XML Syntax</w:delText>
        </w:r>
        <w:r w:rsidDel="00EB1DAE">
          <w:rPr>
            <w:noProof/>
            <w:webHidden/>
          </w:rPr>
          <w:tab/>
          <w:delText>41</w:delText>
        </w:r>
      </w:del>
    </w:p>
    <w:p w14:paraId="2C5580F7" w14:textId="0405FC09" w:rsidR="005E5C94" w:rsidDel="00EB1DAE" w:rsidRDefault="005E5C94">
      <w:pPr>
        <w:pStyle w:val="Verzeichnis3"/>
        <w:tabs>
          <w:tab w:val="right" w:leader="dot" w:pos="9350"/>
        </w:tabs>
        <w:rPr>
          <w:del w:id="1069" w:author="Andreas Kuehne" w:date="2019-05-09T22:04:00Z"/>
          <w:rFonts w:asciiTheme="minorHAnsi" w:eastAsiaTheme="minorEastAsia" w:hAnsiTheme="minorHAnsi" w:cstheme="minorBidi"/>
          <w:noProof/>
          <w:sz w:val="22"/>
          <w:szCs w:val="22"/>
          <w:lang w:val="en-GB" w:eastAsia="en-GB"/>
        </w:rPr>
      </w:pPr>
      <w:del w:id="1070" w:author="Andreas Kuehne" w:date="2019-05-09T22:04:00Z">
        <w:r w:rsidRPr="00EB1DAE" w:rsidDel="00EB1DAE">
          <w:rPr>
            <w:rStyle w:val="Hyperlink"/>
            <w:noProof/>
            <w14:scene3d>
              <w14:camera w14:prst="orthographicFront"/>
              <w14:lightRig w14:rig="threePt" w14:dir="t">
                <w14:rot w14:lat="0" w14:lon="0" w14:rev="0"/>
              </w14:lightRig>
            </w14:scene3d>
          </w:rPr>
          <w:delText>4.2.3</w:delText>
        </w:r>
        <w:r w:rsidRPr="00EB1DAE" w:rsidDel="00EB1DAE">
          <w:rPr>
            <w:rStyle w:val="Hyperlink"/>
            <w:noProof/>
          </w:rPr>
          <w:delText xml:space="preserve"> Component VerifyRequest</w:delText>
        </w:r>
        <w:r w:rsidDel="00EB1DAE">
          <w:rPr>
            <w:noProof/>
            <w:webHidden/>
          </w:rPr>
          <w:tab/>
          <w:delText>41</w:delText>
        </w:r>
      </w:del>
    </w:p>
    <w:p w14:paraId="67413F4C" w14:textId="18E0297E" w:rsidR="005E5C94" w:rsidDel="00EB1DAE" w:rsidRDefault="005E5C94">
      <w:pPr>
        <w:pStyle w:val="Verzeichnis4"/>
        <w:tabs>
          <w:tab w:val="right" w:leader="dot" w:pos="9350"/>
        </w:tabs>
        <w:rPr>
          <w:del w:id="1071" w:author="Andreas Kuehne" w:date="2019-05-09T22:04:00Z"/>
          <w:rFonts w:asciiTheme="minorHAnsi" w:eastAsiaTheme="minorEastAsia" w:hAnsiTheme="minorHAnsi" w:cstheme="minorBidi"/>
          <w:noProof/>
          <w:sz w:val="22"/>
          <w:szCs w:val="22"/>
          <w:lang w:val="en-GB" w:eastAsia="en-GB"/>
        </w:rPr>
      </w:pPr>
      <w:del w:id="1072" w:author="Andreas Kuehne" w:date="2019-05-09T22:04:00Z">
        <w:r w:rsidRPr="00EB1DAE" w:rsidDel="00EB1DAE">
          <w:rPr>
            <w:rStyle w:val="Hyperlink"/>
            <w:noProof/>
            <w14:scene3d>
              <w14:camera w14:prst="orthographicFront"/>
              <w14:lightRig w14:rig="threePt" w14:dir="t">
                <w14:rot w14:lat="0" w14:lon="0" w14:rev="0"/>
              </w14:lightRig>
            </w14:scene3d>
          </w:rPr>
          <w:delText>4.2.3.1</w:delText>
        </w:r>
        <w:r w:rsidRPr="00EB1DAE" w:rsidDel="00EB1DAE">
          <w:rPr>
            <w:rStyle w:val="Hyperlink"/>
            <w:noProof/>
          </w:rPr>
          <w:delText xml:space="preserve"> VerifyRequest – JSON Syntax</w:delText>
        </w:r>
        <w:r w:rsidDel="00EB1DAE">
          <w:rPr>
            <w:noProof/>
            <w:webHidden/>
          </w:rPr>
          <w:tab/>
          <w:delText>41</w:delText>
        </w:r>
      </w:del>
    </w:p>
    <w:p w14:paraId="4D263B76" w14:textId="22DB694F" w:rsidR="005E5C94" w:rsidDel="00EB1DAE" w:rsidRDefault="005E5C94">
      <w:pPr>
        <w:pStyle w:val="Verzeichnis4"/>
        <w:tabs>
          <w:tab w:val="right" w:leader="dot" w:pos="9350"/>
        </w:tabs>
        <w:rPr>
          <w:del w:id="1073" w:author="Andreas Kuehne" w:date="2019-05-09T22:04:00Z"/>
          <w:rFonts w:asciiTheme="minorHAnsi" w:eastAsiaTheme="minorEastAsia" w:hAnsiTheme="minorHAnsi" w:cstheme="minorBidi"/>
          <w:noProof/>
          <w:sz w:val="22"/>
          <w:szCs w:val="22"/>
          <w:lang w:val="en-GB" w:eastAsia="en-GB"/>
        </w:rPr>
      </w:pPr>
      <w:del w:id="1074" w:author="Andreas Kuehne" w:date="2019-05-09T22:04:00Z">
        <w:r w:rsidRPr="00EB1DAE" w:rsidDel="00EB1DAE">
          <w:rPr>
            <w:rStyle w:val="Hyperlink"/>
            <w:noProof/>
            <w14:scene3d>
              <w14:camera w14:prst="orthographicFront"/>
              <w14:lightRig w14:rig="threePt" w14:dir="t">
                <w14:rot w14:lat="0" w14:lon="0" w14:rev="0"/>
              </w14:lightRig>
            </w14:scene3d>
          </w:rPr>
          <w:delText>4.2.3.2</w:delText>
        </w:r>
        <w:r w:rsidRPr="00EB1DAE" w:rsidDel="00EB1DAE">
          <w:rPr>
            <w:rStyle w:val="Hyperlink"/>
            <w:noProof/>
          </w:rPr>
          <w:delText xml:space="preserve"> VerifyRequest – XML Syntax</w:delText>
        </w:r>
        <w:r w:rsidDel="00EB1DAE">
          <w:rPr>
            <w:noProof/>
            <w:webHidden/>
          </w:rPr>
          <w:tab/>
          <w:delText>42</w:delText>
        </w:r>
      </w:del>
    </w:p>
    <w:p w14:paraId="4EC3EECA" w14:textId="7BDAD104" w:rsidR="005E5C94" w:rsidDel="00EB1DAE" w:rsidRDefault="005E5C94">
      <w:pPr>
        <w:pStyle w:val="Verzeichnis3"/>
        <w:tabs>
          <w:tab w:val="right" w:leader="dot" w:pos="9350"/>
        </w:tabs>
        <w:rPr>
          <w:del w:id="1075" w:author="Andreas Kuehne" w:date="2019-05-09T22:04:00Z"/>
          <w:rFonts w:asciiTheme="minorHAnsi" w:eastAsiaTheme="minorEastAsia" w:hAnsiTheme="minorHAnsi" w:cstheme="minorBidi"/>
          <w:noProof/>
          <w:sz w:val="22"/>
          <w:szCs w:val="22"/>
          <w:lang w:val="en-GB" w:eastAsia="en-GB"/>
        </w:rPr>
      </w:pPr>
      <w:del w:id="1076" w:author="Andreas Kuehne" w:date="2019-05-09T22:04:00Z">
        <w:r w:rsidRPr="00EB1DAE" w:rsidDel="00EB1DAE">
          <w:rPr>
            <w:rStyle w:val="Hyperlink"/>
            <w:noProof/>
            <w14:scene3d>
              <w14:camera w14:prst="orthographicFront"/>
              <w14:lightRig w14:rig="threePt" w14:dir="t">
                <w14:rot w14:lat="0" w14:lon="0" w14:rev="0"/>
              </w14:lightRig>
            </w14:scene3d>
          </w:rPr>
          <w:delText>4.2.4</w:delText>
        </w:r>
        <w:r w:rsidRPr="00EB1DAE" w:rsidDel="00EB1DAE">
          <w:rPr>
            <w:rStyle w:val="Hyperlink"/>
            <w:noProof/>
          </w:rPr>
          <w:delText xml:space="preserve"> Component VerifyResponse</w:delText>
        </w:r>
        <w:r w:rsidDel="00EB1DAE">
          <w:rPr>
            <w:noProof/>
            <w:webHidden/>
          </w:rPr>
          <w:tab/>
          <w:delText>43</w:delText>
        </w:r>
      </w:del>
    </w:p>
    <w:p w14:paraId="4DAC9BD1" w14:textId="7D9A60CE" w:rsidR="005E5C94" w:rsidDel="00EB1DAE" w:rsidRDefault="005E5C94">
      <w:pPr>
        <w:pStyle w:val="Verzeichnis4"/>
        <w:tabs>
          <w:tab w:val="right" w:leader="dot" w:pos="9350"/>
        </w:tabs>
        <w:rPr>
          <w:del w:id="1077" w:author="Andreas Kuehne" w:date="2019-05-09T22:04:00Z"/>
          <w:rFonts w:asciiTheme="minorHAnsi" w:eastAsiaTheme="minorEastAsia" w:hAnsiTheme="minorHAnsi" w:cstheme="minorBidi"/>
          <w:noProof/>
          <w:sz w:val="22"/>
          <w:szCs w:val="22"/>
          <w:lang w:val="en-GB" w:eastAsia="en-GB"/>
        </w:rPr>
      </w:pPr>
      <w:del w:id="1078" w:author="Andreas Kuehne" w:date="2019-05-09T22:04:00Z">
        <w:r w:rsidRPr="00EB1DAE" w:rsidDel="00EB1DAE">
          <w:rPr>
            <w:rStyle w:val="Hyperlink"/>
            <w:noProof/>
            <w14:scene3d>
              <w14:camera w14:prst="orthographicFront"/>
              <w14:lightRig w14:rig="threePt" w14:dir="t">
                <w14:rot w14:lat="0" w14:lon="0" w14:rev="0"/>
              </w14:lightRig>
            </w14:scene3d>
          </w:rPr>
          <w:delText>4.2.4.1</w:delText>
        </w:r>
        <w:r w:rsidRPr="00EB1DAE" w:rsidDel="00EB1DAE">
          <w:rPr>
            <w:rStyle w:val="Hyperlink"/>
            <w:noProof/>
          </w:rPr>
          <w:delText xml:space="preserve"> VerifyResponse – JSON Syntax</w:delText>
        </w:r>
        <w:r w:rsidDel="00EB1DAE">
          <w:rPr>
            <w:noProof/>
            <w:webHidden/>
          </w:rPr>
          <w:tab/>
          <w:delText>43</w:delText>
        </w:r>
      </w:del>
    </w:p>
    <w:p w14:paraId="71E271FF" w14:textId="2BB6FD67" w:rsidR="005E5C94" w:rsidDel="00EB1DAE" w:rsidRDefault="005E5C94">
      <w:pPr>
        <w:pStyle w:val="Verzeichnis4"/>
        <w:tabs>
          <w:tab w:val="right" w:leader="dot" w:pos="9350"/>
        </w:tabs>
        <w:rPr>
          <w:del w:id="1079" w:author="Andreas Kuehne" w:date="2019-05-09T22:04:00Z"/>
          <w:rFonts w:asciiTheme="minorHAnsi" w:eastAsiaTheme="minorEastAsia" w:hAnsiTheme="minorHAnsi" w:cstheme="minorBidi"/>
          <w:noProof/>
          <w:sz w:val="22"/>
          <w:szCs w:val="22"/>
          <w:lang w:val="en-GB" w:eastAsia="en-GB"/>
        </w:rPr>
      </w:pPr>
      <w:del w:id="1080" w:author="Andreas Kuehne" w:date="2019-05-09T22:04:00Z">
        <w:r w:rsidRPr="00EB1DAE" w:rsidDel="00EB1DAE">
          <w:rPr>
            <w:rStyle w:val="Hyperlink"/>
            <w:noProof/>
            <w14:scene3d>
              <w14:camera w14:prst="orthographicFront"/>
              <w14:lightRig w14:rig="threePt" w14:dir="t">
                <w14:rot w14:lat="0" w14:lon="0" w14:rev="0"/>
              </w14:lightRig>
            </w14:scene3d>
          </w:rPr>
          <w:delText>4.2.4.2</w:delText>
        </w:r>
        <w:r w:rsidRPr="00EB1DAE" w:rsidDel="00EB1DAE">
          <w:rPr>
            <w:rStyle w:val="Hyperlink"/>
            <w:noProof/>
          </w:rPr>
          <w:delText xml:space="preserve"> VerifyResponse – XML Syntax</w:delText>
        </w:r>
        <w:r w:rsidDel="00EB1DAE">
          <w:rPr>
            <w:noProof/>
            <w:webHidden/>
          </w:rPr>
          <w:tab/>
          <w:delText>43</w:delText>
        </w:r>
      </w:del>
    </w:p>
    <w:p w14:paraId="173C3202" w14:textId="6C9463DF" w:rsidR="005E5C94" w:rsidDel="00EB1DAE" w:rsidRDefault="005E5C94">
      <w:pPr>
        <w:pStyle w:val="Verzeichnis3"/>
        <w:tabs>
          <w:tab w:val="right" w:leader="dot" w:pos="9350"/>
        </w:tabs>
        <w:rPr>
          <w:del w:id="1081" w:author="Andreas Kuehne" w:date="2019-05-09T22:04:00Z"/>
          <w:rFonts w:asciiTheme="minorHAnsi" w:eastAsiaTheme="minorEastAsia" w:hAnsiTheme="minorHAnsi" w:cstheme="minorBidi"/>
          <w:noProof/>
          <w:sz w:val="22"/>
          <w:szCs w:val="22"/>
          <w:lang w:val="en-GB" w:eastAsia="en-GB"/>
        </w:rPr>
      </w:pPr>
      <w:del w:id="1082" w:author="Andreas Kuehne" w:date="2019-05-09T22:04:00Z">
        <w:r w:rsidRPr="00EB1DAE" w:rsidDel="00EB1DAE">
          <w:rPr>
            <w:rStyle w:val="Hyperlink"/>
            <w:noProof/>
            <w14:scene3d>
              <w14:camera w14:prst="orthographicFront"/>
              <w14:lightRig w14:rig="threePt" w14:dir="t">
                <w14:rot w14:lat="0" w14:lon="0" w14:rev="0"/>
              </w14:lightRig>
            </w14:scene3d>
          </w:rPr>
          <w:delText>4.2.5</w:delText>
        </w:r>
        <w:r w:rsidRPr="00EB1DAE" w:rsidDel="00EB1DAE">
          <w:rPr>
            <w:rStyle w:val="Hyperlink"/>
            <w:noProof/>
          </w:rPr>
          <w:delText xml:space="preserve"> Component PendingRequest</w:delText>
        </w:r>
        <w:r w:rsidDel="00EB1DAE">
          <w:rPr>
            <w:noProof/>
            <w:webHidden/>
          </w:rPr>
          <w:tab/>
          <w:delText>44</w:delText>
        </w:r>
      </w:del>
    </w:p>
    <w:p w14:paraId="7B573FA1" w14:textId="700D088C" w:rsidR="005E5C94" w:rsidDel="00EB1DAE" w:rsidRDefault="005E5C94">
      <w:pPr>
        <w:pStyle w:val="Verzeichnis4"/>
        <w:tabs>
          <w:tab w:val="right" w:leader="dot" w:pos="9350"/>
        </w:tabs>
        <w:rPr>
          <w:del w:id="1083" w:author="Andreas Kuehne" w:date="2019-05-09T22:04:00Z"/>
          <w:rFonts w:asciiTheme="minorHAnsi" w:eastAsiaTheme="minorEastAsia" w:hAnsiTheme="minorHAnsi" w:cstheme="minorBidi"/>
          <w:noProof/>
          <w:sz w:val="22"/>
          <w:szCs w:val="22"/>
          <w:lang w:val="en-GB" w:eastAsia="en-GB"/>
        </w:rPr>
      </w:pPr>
      <w:del w:id="1084" w:author="Andreas Kuehne" w:date="2019-05-09T22:04:00Z">
        <w:r w:rsidRPr="00EB1DAE" w:rsidDel="00EB1DAE">
          <w:rPr>
            <w:rStyle w:val="Hyperlink"/>
            <w:noProof/>
            <w14:scene3d>
              <w14:camera w14:prst="orthographicFront"/>
              <w14:lightRig w14:rig="threePt" w14:dir="t">
                <w14:rot w14:lat="0" w14:lon="0" w14:rev="0"/>
              </w14:lightRig>
            </w14:scene3d>
          </w:rPr>
          <w:delText>4.2.5.1</w:delText>
        </w:r>
        <w:r w:rsidRPr="00EB1DAE" w:rsidDel="00EB1DAE">
          <w:rPr>
            <w:rStyle w:val="Hyperlink"/>
            <w:noProof/>
          </w:rPr>
          <w:delText xml:space="preserve"> PendingRequest – JSON Syntax</w:delText>
        </w:r>
        <w:r w:rsidDel="00EB1DAE">
          <w:rPr>
            <w:noProof/>
            <w:webHidden/>
          </w:rPr>
          <w:tab/>
          <w:delText>44</w:delText>
        </w:r>
      </w:del>
    </w:p>
    <w:p w14:paraId="5D30F993" w14:textId="405A5B8C" w:rsidR="005E5C94" w:rsidDel="00EB1DAE" w:rsidRDefault="005E5C94">
      <w:pPr>
        <w:pStyle w:val="Verzeichnis4"/>
        <w:tabs>
          <w:tab w:val="right" w:leader="dot" w:pos="9350"/>
        </w:tabs>
        <w:rPr>
          <w:del w:id="1085" w:author="Andreas Kuehne" w:date="2019-05-09T22:04:00Z"/>
          <w:rFonts w:asciiTheme="minorHAnsi" w:eastAsiaTheme="minorEastAsia" w:hAnsiTheme="minorHAnsi" w:cstheme="minorBidi"/>
          <w:noProof/>
          <w:sz w:val="22"/>
          <w:szCs w:val="22"/>
          <w:lang w:val="en-GB" w:eastAsia="en-GB"/>
        </w:rPr>
      </w:pPr>
      <w:del w:id="1086" w:author="Andreas Kuehne" w:date="2019-05-09T22:04:00Z">
        <w:r w:rsidRPr="00EB1DAE" w:rsidDel="00EB1DAE">
          <w:rPr>
            <w:rStyle w:val="Hyperlink"/>
            <w:noProof/>
            <w14:scene3d>
              <w14:camera w14:prst="orthographicFront"/>
              <w14:lightRig w14:rig="threePt" w14:dir="t">
                <w14:rot w14:lat="0" w14:lon="0" w14:rev="0"/>
              </w14:lightRig>
            </w14:scene3d>
          </w:rPr>
          <w:delText>4.2.5.2</w:delText>
        </w:r>
        <w:r w:rsidRPr="00EB1DAE" w:rsidDel="00EB1DAE">
          <w:rPr>
            <w:rStyle w:val="Hyperlink"/>
            <w:noProof/>
          </w:rPr>
          <w:delText xml:space="preserve"> PendingRequest – XML Syntax</w:delText>
        </w:r>
        <w:r w:rsidDel="00EB1DAE">
          <w:rPr>
            <w:noProof/>
            <w:webHidden/>
          </w:rPr>
          <w:tab/>
          <w:delText>45</w:delText>
        </w:r>
      </w:del>
    </w:p>
    <w:p w14:paraId="3AE3606F" w14:textId="054FE84E" w:rsidR="005E5C94" w:rsidDel="00EB1DAE" w:rsidRDefault="005E5C94">
      <w:pPr>
        <w:pStyle w:val="Verzeichnis2"/>
        <w:tabs>
          <w:tab w:val="right" w:leader="dot" w:pos="9350"/>
        </w:tabs>
        <w:rPr>
          <w:del w:id="1087" w:author="Andreas Kuehne" w:date="2019-05-09T22:04:00Z"/>
          <w:rFonts w:asciiTheme="minorHAnsi" w:eastAsiaTheme="minorEastAsia" w:hAnsiTheme="minorHAnsi" w:cstheme="minorBidi"/>
          <w:noProof/>
          <w:sz w:val="22"/>
          <w:szCs w:val="22"/>
          <w:lang w:val="en-GB" w:eastAsia="en-GB"/>
        </w:rPr>
      </w:pPr>
      <w:del w:id="1088" w:author="Andreas Kuehne" w:date="2019-05-09T22:04:00Z">
        <w:r w:rsidRPr="00EB1DAE" w:rsidDel="00EB1DAE">
          <w:rPr>
            <w:rStyle w:val="Hyperlink"/>
            <w:noProof/>
          </w:rPr>
          <w:delText>4.3 Optional data structures defined in this document</w:delText>
        </w:r>
        <w:r w:rsidDel="00EB1DAE">
          <w:rPr>
            <w:noProof/>
            <w:webHidden/>
          </w:rPr>
          <w:tab/>
          <w:delText>45</w:delText>
        </w:r>
      </w:del>
    </w:p>
    <w:p w14:paraId="3FF7489B" w14:textId="6721FE25" w:rsidR="005E5C94" w:rsidDel="00EB1DAE" w:rsidRDefault="005E5C94">
      <w:pPr>
        <w:pStyle w:val="Verzeichnis3"/>
        <w:tabs>
          <w:tab w:val="right" w:leader="dot" w:pos="9350"/>
        </w:tabs>
        <w:rPr>
          <w:del w:id="1089" w:author="Andreas Kuehne" w:date="2019-05-09T22:04:00Z"/>
          <w:rFonts w:asciiTheme="minorHAnsi" w:eastAsiaTheme="minorEastAsia" w:hAnsiTheme="minorHAnsi" w:cstheme="minorBidi"/>
          <w:noProof/>
          <w:sz w:val="22"/>
          <w:szCs w:val="22"/>
          <w:lang w:val="en-GB" w:eastAsia="en-GB"/>
        </w:rPr>
      </w:pPr>
      <w:del w:id="1090" w:author="Andreas Kuehne" w:date="2019-05-09T22:04:00Z">
        <w:r w:rsidRPr="00EB1DAE" w:rsidDel="00EB1DAE">
          <w:rPr>
            <w:rStyle w:val="Hyperlink"/>
            <w:noProof/>
            <w14:scene3d>
              <w14:camera w14:prst="orthographicFront"/>
              <w14:lightRig w14:rig="threePt" w14:dir="t">
                <w14:rot w14:lat="0" w14:lon="0" w14:rev="0"/>
              </w14:lightRig>
            </w14:scene3d>
          </w:rPr>
          <w:delText>4.3.1</w:delText>
        </w:r>
        <w:r w:rsidRPr="00EB1DAE" w:rsidDel="00EB1DAE">
          <w:rPr>
            <w:rStyle w:val="Hyperlink"/>
            <w:noProof/>
          </w:rPr>
          <w:delText xml:space="preserve"> Component RequestID</w:delText>
        </w:r>
        <w:r w:rsidDel="00EB1DAE">
          <w:rPr>
            <w:noProof/>
            <w:webHidden/>
          </w:rPr>
          <w:tab/>
          <w:delText>45</w:delText>
        </w:r>
      </w:del>
    </w:p>
    <w:p w14:paraId="0CA94AB0" w14:textId="68F0028A" w:rsidR="005E5C94" w:rsidDel="00EB1DAE" w:rsidRDefault="005E5C94">
      <w:pPr>
        <w:pStyle w:val="Verzeichnis4"/>
        <w:tabs>
          <w:tab w:val="right" w:leader="dot" w:pos="9350"/>
        </w:tabs>
        <w:rPr>
          <w:del w:id="1091" w:author="Andreas Kuehne" w:date="2019-05-09T22:04:00Z"/>
          <w:rFonts w:asciiTheme="minorHAnsi" w:eastAsiaTheme="minorEastAsia" w:hAnsiTheme="minorHAnsi" w:cstheme="minorBidi"/>
          <w:noProof/>
          <w:sz w:val="22"/>
          <w:szCs w:val="22"/>
          <w:lang w:val="en-GB" w:eastAsia="en-GB"/>
        </w:rPr>
      </w:pPr>
      <w:del w:id="1092"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RequestID – JSON Syntax</w:delText>
        </w:r>
        <w:r w:rsidDel="00EB1DAE">
          <w:rPr>
            <w:noProof/>
            <w:webHidden/>
          </w:rPr>
          <w:tab/>
          <w:delText>45</w:delText>
        </w:r>
      </w:del>
    </w:p>
    <w:p w14:paraId="55A2F663" w14:textId="3938B713" w:rsidR="005E5C94" w:rsidDel="00EB1DAE" w:rsidRDefault="005E5C94">
      <w:pPr>
        <w:pStyle w:val="Verzeichnis4"/>
        <w:tabs>
          <w:tab w:val="right" w:leader="dot" w:pos="9350"/>
        </w:tabs>
        <w:rPr>
          <w:del w:id="1093" w:author="Andreas Kuehne" w:date="2019-05-09T22:04:00Z"/>
          <w:rFonts w:asciiTheme="minorHAnsi" w:eastAsiaTheme="minorEastAsia" w:hAnsiTheme="minorHAnsi" w:cstheme="minorBidi"/>
          <w:noProof/>
          <w:sz w:val="22"/>
          <w:szCs w:val="22"/>
          <w:lang w:val="en-GB" w:eastAsia="en-GB"/>
        </w:rPr>
      </w:pPr>
      <w:del w:id="1094"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RequestID – XML Syntax</w:delText>
        </w:r>
        <w:r w:rsidDel="00EB1DAE">
          <w:rPr>
            <w:noProof/>
            <w:webHidden/>
          </w:rPr>
          <w:tab/>
          <w:delText>45</w:delText>
        </w:r>
      </w:del>
    </w:p>
    <w:p w14:paraId="67D3137F" w14:textId="34419F75" w:rsidR="005E5C94" w:rsidDel="00EB1DAE" w:rsidRDefault="005E5C94">
      <w:pPr>
        <w:pStyle w:val="Verzeichnis3"/>
        <w:tabs>
          <w:tab w:val="right" w:leader="dot" w:pos="9350"/>
        </w:tabs>
        <w:rPr>
          <w:del w:id="1095" w:author="Andreas Kuehne" w:date="2019-05-09T22:04:00Z"/>
          <w:rFonts w:asciiTheme="minorHAnsi" w:eastAsiaTheme="minorEastAsia" w:hAnsiTheme="minorHAnsi" w:cstheme="minorBidi"/>
          <w:noProof/>
          <w:sz w:val="22"/>
          <w:szCs w:val="22"/>
          <w:lang w:val="en-GB" w:eastAsia="en-GB"/>
        </w:rPr>
      </w:pPr>
      <w:del w:id="1096" w:author="Andreas Kuehne" w:date="2019-05-09T22:04:00Z">
        <w:r w:rsidRPr="00EB1DAE" w:rsidDel="00EB1DAE">
          <w:rPr>
            <w:rStyle w:val="Hyperlink"/>
            <w:noProof/>
            <w14:scene3d>
              <w14:camera w14:prst="orthographicFront"/>
              <w14:lightRig w14:rig="threePt" w14:dir="t">
                <w14:rot w14:lat="0" w14:lon="0" w14:rev="0"/>
              </w14:lightRig>
            </w14:scene3d>
          </w:rPr>
          <w:delText>4.3.2</w:delText>
        </w:r>
        <w:r w:rsidRPr="00EB1DAE" w:rsidDel="00EB1DAE">
          <w:rPr>
            <w:rStyle w:val="Hyperlink"/>
            <w:noProof/>
          </w:rPr>
          <w:delText xml:space="preserve"> Component ResponseID</w:delText>
        </w:r>
        <w:r w:rsidDel="00EB1DAE">
          <w:rPr>
            <w:noProof/>
            <w:webHidden/>
          </w:rPr>
          <w:tab/>
          <w:delText>46</w:delText>
        </w:r>
      </w:del>
    </w:p>
    <w:p w14:paraId="279FDFAE" w14:textId="43278785" w:rsidR="005E5C94" w:rsidDel="00EB1DAE" w:rsidRDefault="005E5C94">
      <w:pPr>
        <w:pStyle w:val="Verzeichnis4"/>
        <w:tabs>
          <w:tab w:val="right" w:leader="dot" w:pos="9350"/>
        </w:tabs>
        <w:rPr>
          <w:del w:id="1097" w:author="Andreas Kuehne" w:date="2019-05-09T22:04:00Z"/>
          <w:rFonts w:asciiTheme="minorHAnsi" w:eastAsiaTheme="minorEastAsia" w:hAnsiTheme="minorHAnsi" w:cstheme="minorBidi"/>
          <w:noProof/>
          <w:sz w:val="22"/>
          <w:szCs w:val="22"/>
          <w:lang w:val="en-GB" w:eastAsia="en-GB"/>
        </w:rPr>
      </w:pPr>
      <w:del w:id="1098"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ResponseID – JSON Syntax</w:delText>
        </w:r>
        <w:r w:rsidDel="00EB1DAE">
          <w:rPr>
            <w:noProof/>
            <w:webHidden/>
          </w:rPr>
          <w:tab/>
          <w:delText>46</w:delText>
        </w:r>
      </w:del>
    </w:p>
    <w:p w14:paraId="3B54E94F" w14:textId="2BB8ED6C" w:rsidR="005E5C94" w:rsidDel="00EB1DAE" w:rsidRDefault="005E5C94">
      <w:pPr>
        <w:pStyle w:val="Verzeichnis4"/>
        <w:tabs>
          <w:tab w:val="right" w:leader="dot" w:pos="9350"/>
        </w:tabs>
        <w:rPr>
          <w:del w:id="1099" w:author="Andreas Kuehne" w:date="2019-05-09T22:04:00Z"/>
          <w:rFonts w:asciiTheme="minorHAnsi" w:eastAsiaTheme="minorEastAsia" w:hAnsiTheme="minorHAnsi" w:cstheme="minorBidi"/>
          <w:noProof/>
          <w:sz w:val="22"/>
          <w:szCs w:val="22"/>
          <w:lang w:val="en-GB" w:eastAsia="en-GB"/>
        </w:rPr>
      </w:pPr>
      <w:del w:id="1100"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ResponseID – XML Syntax</w:delText>
        </w:r>
        <w:r w:rsidDel="00EB1DAE">
          <w:rPr>
            <w:noProof/>
            <w:webHidden/>
          </w:rPr>
          <w:tab/>
          <w:delText>46</w:delText>
        </w:r>
      </w:del>
    </w:p>
    <w:p w14:paraId="43874009" w14:textId="5A9BECDB" w:rsidR="005E5C94" w:rsidDel="00EB1DAE" w:rsidRDefault="005E5C94">
      <w:pPr>
        <w:pStyle w:val="Verzeichnis3"/>
        <w:tabs>
          <w:tab w:val="right" w:leader="dot" w:pos="9350"/>
        </w:tabs>
        <w:rPr>
          <w:del w:id="1101" w:author="Andreas Kuehne" w:date="2019-05-09T22:04:00Z"/>
          <w:rFonts w:asciiTheme="minorHAnsi" w:eastAsiaTheme="minorEastAsia" w:hAnsiTheme="minorHAnsi" w:cstheme="minorBidi"/>
          <w:noProof/>
          <w:sz w:val="22"/>
          <w:szCs w:val="22"/>
          <w:lang w:val="en-GB" w:eastAsia="en-GB"/>
        </w:rPr>
      </w:pPr>
      <w:del w:id="1102" w:author="Andreas Kuehne" w:date="2019-05-09T22:04:00Z">
        <w:r w:rsidRPr="00EB1DAE" w:rsidDel="00EB1DAE">
          <w:rPr>
            <w:rStyle w:val="Hyperlink"/>
            <w:noProof/>
            <w14:scene3d>
              <w14:camera w14:prst="orthographicFront"/>
              <w14:lightRig w14:rig="threePt" w14:dir="t">
                <w14:rot w14:lat="0" w14:lon="0" w14:rev="0"/>
              </w14:lightRig>
            </w14:scene3d>
          </w:rPr>
          <w:delText>4.3.3</w:delText>
        </w:r>
        <w:r w:rsidRPr="00EB1DAE" w:rsidDel="00EB1DAE">
          <w:rPr>
            <w:rStyle w:val="Hyperlink"/>
            <w:noProof/>
          </w:rPr>
          <w:delText xml:space="preserve"> Component OptionalInputsBase</w:delText>
        </w:r>
        <w:r w:rsidDel="00EB1DAE">
          <w:rPr>
            <w:noProof/>
            <w:webHidden/>
          </w:rPr>
          <w:tab/>
          <w:delText>46</w:delText>
        </w:r>
      </w:del>
    </w:p>
    <w:p w14:paraId="36B065EC" w14:textId="62AD9210" w:rsidR="005E5C94" w:rsidDel="00EB1DAE" w:rsidRDefault="005E5C94">
      <w:pPr>
        <w:pStyle w:val="Verzeichnis4"/>
        <w:tabs>
          <w:tab w:val="right" w:leader="dot" w:pos="9350"/>
        </w:tabs>
        <w:rPr>
          <w:del w:id="1103" w:author="Andreas Kuehne" w:date="2019-05-09T22:04:00Z"/>
          <w:rFonts w:asciiTheme="minorHAnsi" w:eastAsiaTheme="minorEastAsia" w:hAnsiTheme="minorHAnsi" w:cstheme="minorBidi"/>
          <w:noProof/>
          <w:sz w:val="22"/>
          <w:szCs w:val="22"/>
          <w:lang w:val="en-GB" w:eastAsia="en-GB"/>
        </w:rPr>
      </w:pPr>
      <w:del w:id="1104"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OptionalInputsBase – JSON Syntax</w:delText>
        </w:r>
        <w:r w:rsidDel="00EB1DAE">
          <w:rPr>
            <w:noProof/>
            <w:webHidden/>
          </w:rPr>
          <w:tab/>
          <w:delText>47</w:delText>
        </w:r>
      </w:del>
    </w:p>
    <w:p w14:paraId="2842E19B" w14:textId="161159BA" w:rsidR="005E5C94" w:rsidDel="00EB1DAE" w:rsidRDefault="005E5C94">
      <w:pPr>
        <w:pStyle w:val="Verzeichnis4"/>
        <w:tabs>
          <w:tab w:val="right" w:leader="dot" w:pos="9350"/>
        </w:tabs>
        <w:rPr>
          <w:del w:id="1105" w:author="Andreas Kuehne" w:date="2019-05-09T22:04:00Z"/>
          <w:rFonts w:asciiTheme="minorHAnsi" w:eastAsiaTheme="minorEastAsia" w:hAnsiTheme="minorHAnsi" w:cstheme="minorBidi"/>
          <w:noProof/>
          <w:sz w:val="22"/>
          <w:szCs w:val="22"/>
          <w:lang w:val="en-GB" w:eastAsia="en-GB"/>
        </w:rPr>
      </w:pPr>
      <w:del w:id="1106"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OptionalInputsBase – XML Syntax</w:delText>
        </w:r>
        <w:r w:rsidDel="00EB1DAE">
          <w:rPr>
            <w:noProof/>
            <w:webHidden/>
          </w:rPr>
          <w:tab/>
          <w:delText>47</w:delText>
        </w:r>
      </w:del>
    </w:p>
    <w:p w14:paraId="28D5CD1A" w14:textId="1F8EAD7C" w:rsidR="005E5C94" w:rsidDel="00EB1DAE" w:rsidRDefault="005E5C94">
      <w:pPr>
        <w:pStyle w:val="Verzeichnis3"/>
        <w:tabs>
          <w:tab w:val="right" w:leader="dot" w:pos="9350"/>
        </w:tabs>
        <w:rPr>
          <w:del w:id="1107" w:author="Andreas Kuehne" w:date="2019-05-09T22:04:00Z"/>
          <w:rFonts w:asciiTheme="minorHAnsi" w:eastAsiaTheme="minorEastAsia" w:hAnsiTheme="minorHAnsi" w:cstheme="minorBidi"/>
          <w:noProof/>
          <w:sz w:val="22"/>
          <w:szCs w:val="22"/>
          <w:lang w:val="en-GB" w:eastAsia="en-GB"/>
        </w:rPr>
      </w:pPr>
      <w:del w:id="1108" w:author="Andreas Kuehne" w:date="2019-05-09T22:04:00Z">
        <w:r w:rsidRPr="00EB1DAE" w:rsidDel="00EB1DAE">
          <w:rPr>
            <w:rStyle w:val="Hyperlink"/>
            <w:noProof/>
            <w14:scene3d>
              <w14:camera w14:prst="orthographicFront"/>
              <w14:lightRig w14:rig="threePt" w14:dir="t">
                <w14:rot w14:lat="0" w14:lon="0" w14:rev="0"/>
              </w14:lightRig>
            </w14:scene3d>
          </w:rPr>
          <w:delText>4.3.4</w:delText>
        </w:r>
        <w:r w:rsidRPr="00EB1DAE" w:rsidDel="00EB1DAE">
          <w:rPr>
            <w:rStyle w:val="Hyperlink"/>
            <w:noProof/>
          </w:rPr>
          <w:delText xml:space="preserve"> Component OptionalInputsSign</w:delText>
        </w:r>
        <w:r w:rsidDel="00EB1DAE">
          <w:rPr>
            <w:noProof/>
            <w:webHidden/>
          </w:rPr>
          <w:tab/>
          <w:delText>48</w:delText>
        </w:r>
      </w:del>
    </w:p>
    <w:p w14:paraId="2D2A3776" w14:textId="01461D36" w:rsidR="005E5C94" w:rsidDel="00EB1DAE" w:rsidRDefault="005E5C94">
      <w:pPr>
        <w:pStyle w:val="Verzeichnis4"/>
        <w:tabs>
          <w:tab w:val="right" w:leader="dot" w:pos="9350"/>
        </w:tabs>
        <w:rPr>
          <w:del w:id="1109" w:author="Andreas Kuehne" w:date="2019-05-09T22:04:00Z"/>
          <w:rFonts w:asciiTheme="minorHAnsi" w:eastAsiaTheme="minorEastAsia" w:hAnsiTheme="minorHAnsi" w:cstheme="minorBidi"/>
          <w:noProof/>
          <w:sz w:val="22"/>
          <w:szCs w:val="22"/>
          <w:lang w:val="en-GB" w:eastAsia="en-GB"/>
        </w:rPr>
      </w:pPr>
      <w:del w:id="1110" w:author="Andreas Kuehne" w:date="2019-05-09T22:04:00Z">
        <w:r w:rsidRPr="00EB1DAE" w:rsidDel="00EB1DAE">
          <w:rPr>
            <w:rStyle w:val="Hyperlink"/>
            <w:noProof/>
            <w14:scene3d>
              <w14:camera w14:prst="orthographicFront"/>
              <w14:lightRig w14:rig="threePt" w14:dir="t">
                <w14:rot w14:lat="0" w14:lon="0" w14:rev="0"/>
              </w14:lightRig>
            </w14:scene3d>
          </w:rPr>
          <w:delText>4.3.4.1</w:delText>
        </w:r>
        <w:r w:rsidRPr="00EB1DAE" w:rsidDel="00EB1DAE">
          <w:rPr>
            <w:rStyle w:val="Hyperlink"/>
            <w:noProof/>
          </w:rPr>
          <w:delText xml:space="preserve"> OptionalInputsSign – JSON Syntax</w:delText>
        </w:r>
        <w:r w:rsidDel="00EB1DAE">
          <w:rPr>
            <w:noProof/>
            <w:webHidden/>
          </w:rPr>
          <w:tab/>
          <w:delText>49</w:delText>
        </w:r>
      </w:del>
    </w:p>
    <w:p w14:paraId="479E7B9D" w14:textId="69566BB9" w:rsidR="005E5C94" w:rsidDel="00EB1DAE" w:rsidRDefault="005E5C94">
      <w:pPr>
        <w:pStyle w:val="Verzeichnis4"/>
        <w:tabs>
          <w:tab w:val="right" w:leader="dot" w:pos="9350"/>
        </w:tabs>
        <w:rPr>
          <w:del w:id="1111" w:author="Andreas Kuehne" w:date="2019-05-09T22:04:00Z"/>
          <w:rFonts w:asciiTheme="minorHAnsi" w:eastAsiaTheme="minorEastAsia" w:hAnsiTheme="minorHAnsi" w:cstheme="minorBidi"/>
          <w:noProof/>
          <w:sz w:val="22"/>
          <w:szCs w:val="22"/>
          <w:lang w:val="en-GB" w:eastAsia="en-GB"/>
        </w:rPr>
      </w:pPr>
      <w:del w:id="1112" w:author="Andreas Kuehne" w:date="2019-05-09T22:04:00Z">
        <w:r w:rsidRPr="00EB1DAE" w:rsidDel="00EB1DAE">
          <w:rPr>
            <w:rStyle w:val="Hyperlink"/>
            <w:noProof/>
            <w14:scene3d>
              <w14:camera w14:prst="orthographicFront"/>
              <w14:lightRig w14:rig="threePt" w14:dir="t">
                <w14:rot w14:lat="0" w14:lon="0" w14:rev="0"/>
              </w14:lightRig>
            </w14:scene3d>
          </w:rPr>
          <w:delText>4.3.4.2</w:delText>
        </w:r>
        <w:r w:rsidRPr="00EB1DAE" w:rsidDel="00EB1DAE">
          <w:rPr>
            <w:rStyle w:val="Hyperlink"/>
            <w:noProof/>
          </w:rPr>
          <w:delText xml:space="preserve"> OptionalInputsSign – XML Syntax</w:delText>
        </w:r>
        <w:r w:rsidDel="00EB1DAE">
          <w:rPr>
            <w:noProof/>
            <w:webHidden/>
          </w:rPr>
          <w:tab/>
          <w:delText>51</w:delText>
        </w:r>
      </w:del>
    </w:p>
    <w:p w14:paraId="25F91665" w14:textId="02D4C6B3" w:rsidR="005E5C94" w:rsidDel="00EB1DAE" w:rsidRDefault="005E5C94">
      <w:pPr>
        <w:pStyle w:val="Verzeichnis3"/>
        <w:tabs>
          <w:tab w:val="right" w:leader="dot" w:pos="9350"/>
        </w:tabs>
        <w:rPr>
          <w:del w:id="1113" w:author="Andreas Kuehne" w:date="2019-05-09T22:04:00Z"/>
          <w:rFonts w:asciiTheme="minorHAnsi" w:eastAsiaTheme="minorEastAsia" w:hAnsiTheme="minorHAnsi" w:cstheme="minorBidi"/>
          <w:noProof/>
          <w:sz w:val="22"/>
          <w:szCs w:val="22"/>
          <w:lang w:val="en-GB" w:eastAsia="en-GB"/>
        </w:rPr>
      </w:pPr>
      <w:del w:id="1114" w:author="Andreas Kuehne" w:date="2019-05-09T22:04:00Z">
        <w:r w:rsidRPr="00EB1DAE" w:rsidDel="00EB1DAE">
          <w:rPr>
            <w:rStyle w:val="Hyperlink"/>
            <w:noProof/>
            <w14:scene3d>
              <w14:camera w14:prst="orthographicFront"/>
              <w14:lightRig w14:rig="threePt" w14:dir="t">
                <w14:rot w14:lat="0" w14:lon="0" w14:rev="0"/>
              </w14:lightRig>
            </w14:scene3d>
          </w:rPr>
          <w:delText>4.3.5</w:delText>
        </w:r>
        <w:r w:rsidRPr="00EB1DAE" w:rsidDel="00EB1DAE">
          <w:rPr>
            <w:rStyle w:val="Hyperlink"/>
            <w:noProof/>
          </w:rPr>
          <w:delText xml:space="preserve"> Component OptionalInputsVerify</w:delText>
        </w:r>
        <w:r w:rsidDel="00EB1DAE">
          <w:rPr>
            <w:noProof/>
            <w:webHidden/>
          </w:rPr>
          <w:tab/>
          <w:delText>52</w:delText>
        </w:r>
      </w:del>
    </w:p>
    <w:p w14:paraId="5FDCEACB" w14:textId="53D8A2E9" w:rsidR="005E5C94" w:rsidDel="00EB1DAE" w:rsidRDefault="005E5C94">
      <w:pPr>
        <w:pStyle w:val="Verzeichnis4"/>
        <w:tabs>
          <w:tab w:val="right" w:leader="dot" w:pos="9350"/>
        </w:tabs>
        <w:rPr>
          <w:del w:id="1115" w:author="Andreas Kuehne" w:date="2019-05-09T22:04:00Z"/>
          <w:rFonts w:asciiTheme="minorHAnsi" w:eastAsiaTheme="minorEastAsia" w:hAnsiTheme="minorHAnsi" w:cstheme="minorBidi"/>
          <w:noProof/>
          <w:sz w:val="22"/>
          <w:szCs w:val="22"/>
          <w:lang w:val="en-GB" w:eastAsia="en-GB"/>
        </w:rPr>
      </w:pPr>
      <w:del w:id="1116" w:author="Andreas Kuehne" w:date="2019-05-09T22:04:00Z">
        <w:r w:rsidRPr="00EB1DAE" w:rsidDel="00EB1DAE">
          <w:rPr>
            <w:rStyle w:val="Hyperlink"/>
            <w:noProof/>
            <w14:scene3d>
              <w14:camera w14:prst="orthographicFront"/>
              <w14:lightRig w14:rig="threePt" w14:dir="t">
                <w14:rot w14:lat="0" w14:lon="0" w14:rev="0"/>
              </w14:lightRig>
            </w14:scene3d>
          </w:rPr>
          <w:delText>4.3.5.1</w:delText>
        </w:r>
        <w:r w:rsidRPr="00EB1DAE" w:rsidDel="00EB1DAE">
          <w:rPr>
            <w:rStyle w:val="Hyperlink"/>
            <w:noProof/>
          </w:rPr>
          <w:delText xml:space="preserve"> OptionalInputsVerify – JSON Syntax</w:delText>
        </w:r>
        <w:r w:rsidDel="00EB1DAE">
          <w:rPr>
            <w:noProof/>
            <w:webHidden/>
          </w:rPr>
          <w:tab/>
          <w:delText>53</w:delText>
        </w:r>
      </w:del>
    </w:p>
    <w:p w14:paraId="3928603D" w14:textId="526161E7" w:rsidR="005E5C94" w:rsidDel="00EB1DAE" w:rsidRDefault="005E5C94">
      <w:pPr>
        <w:pStyle w:val="Verzeichnis4"/>
        <w:tabs>
          <w:tab w:val="right" w:leader="dot" w:pos="9350"/>
        </w:tabs>
        <w:rPr>
          <w:del w:id="1117" w:author="Andreas Kuehne" w:date="2019-05-09T22:04:00Z"/>
          <w:rFonts w:asciiTheme="minorHAnsi" w:eastAsiaTheme="minorEastAsia" w:hAnsiTheme="minorHAnsi" w:cstheme="minorBidi"/>
          <w:noProof/>
          <w:sz w:val="22"/>
          <w:szCs w:val="22"/>
          <w:lang w:val="en-GB" w:eastAsia="en-GB"/>
        </w:rPr>
      </w:pPr>
      <w:del w:id="1118" w:author="Andreas Kuehne" w:date="2019-05-09T22:04:00Z">
        <w:r w:rsidRPr="00EB1DAE" w:rsidDel="00EB1DAE">
          <w:rPr>
            <w:rStyle w:val="Hyperlink"/>
            <w:noProof/>
            <w14:scene3d>
              <w14:camera w14:prst="orthographicFront"/>
              <w14:lightRig w14:rig="threePt" w14:dir="t">
                <w14:rot w14:lat="0" w14:lon="0" w14:rev="0"/>
              </w14:lightRig>
            </w14:scene3d>
          </w:rPr>
          <w:delText>4.3.5.2</w:delText>
        </w:r>
        <w:r w:rsidRPr="00EB1DAE" w:rsidDel="00EB1DAE">
          <w:rPr>
            <w:rStyle w:val="Hyperlink"/>
            <w:noProof/>
          </w:rPr>
          <w:delText xml:space="preserve"> OptionalInputsVerify – XML Syntax</w:delText>
        </w:r>
        <w:r w:rsidDel="00EB1DAE">
          <w:rPr>
            <w:noProof/>
            <w:webHidden/>
          </w:rPr>
          <w:tab/>
          <w:delText>55</w:delText>
        </w:r>
      </w:del>
    </w:p>
    <w:p w14:paraId="5D00CC9D" w14:textId="3B8457E6" w:rsidR="005E5C94" w:rsidDel="00EB1DAE" w:rsidRDefault="005E5C94">
      <w:pPr>
        <w:pStyle w:val="Verzeichnis3"/>
        <w:tabs>
          <w:tab w:val="right" w:leader="dot" w:pos="9350"/>
        </w:tabs>
        <w:rPr>
          <w:del w:id="1119" w:author="Andreas Kuehne" w:date="2019-05-09T22:04:00Z"/>
          <w:rFonts w:asciiTheme="minorHAnsi" w:eastAsiaTheme="minorEastAsia" w:hAnsiTheme="minorHAnsi" w:cstheme="minorBidi"/>
          <w:noProof/>
          <w:sz w:val="22"/>
          <w:szCs w:val="22"/>
          <w:lang w:val="en-GB" w:eastAsia="en-GB"/>
        </w:rPr>
      </w:pPr>
      <w:del w:id="1120" w:author="Andreas Kuehne" w:date="2019-05-09T22:04:00Z">
        <w:r w:rsidRPr="00EB1DAE" w:rsidDel="00EB1DAE">
          <w:rPr>
            <w:rStyle w:val="Hyperlink"/>
            <w:noProof/>
            <w14:scene3d>
              <w14:camera w14:prst="orthographicFront"/>
              <w14:lightRig w14:rig="threePt" w14:dir="t">
                <w14:rot w14:lat="0" w14:lon="0" w14:rev="0"/>
              </w14:lightRig>
            </w14:scene3d>
          </w:rPr>
          <w:delText>4.3.6</w:delText>
        </w:r>
        <w:r w:rsidRPr="00EB1DAE" w:rsidDel="00EB1DAE">
          <w:rPr>
            <w:rStyle w:val="Hyperlink"/>
            <w:noProof/>
          </w:rPr>
          <w:delText xml:space="preserve"> Component OptionalOutputsBase</w:delText>
        </w:r>
        <w:r w:rsidDel="00EB1DAE">
          <w:rPr>
            <w:noProof/>
            <w:webHidden/>
          </w:rPr>
          <w:tab/>
          <w:delText>56</w:delText>
        </w:r>
      </w:del>
    </w:p>
    <w:p w14:paraId="02B695AE" w14:textId="08F28FCF" w:rsidR="005E5C94" w:rsidDel="00EB1DAE" w:rsidRDefault="005E5C94">
      <w:pPr>
        <w:pStyle w:val="Verzeichnis4"/>
        <w:tabs>
          <w:tab w:val="right" w:leader="dot" w:pos="9350"/>
        </w:tabs>
        <w:rPr>
          <w:del w:id="1121" w:author="Andreas Kuehne" w:date="2019-05-09T22:04:00Z"/>
          <w:rFonts w:asciiTheme="minorHAnsi" w:eastAsiaTheme="minorEastAsia" w:hAnsiTheme="minorHAnsi" w:cstheme="minorBidi"/>
          <w:noProof/>
          <w:sz w:val="22"/>
          <w:szCs w:val="22"/>
          <w:lang w:val="en-GB" w:eastAsia="en-GB"/>
        </w:rPr>
      </w:pPr>
      <w:del w:id="1122" w:author="Andreas Kuehne" w:date="2019-05-09T22:04:00Z">
        <w:r w:rsidRPr="00EB1DAE" w:rsidDel="00EB1DAE">
          <w:rPr>
            <w:rStyle w:val="Hyperlink"/>
            <w:noProof/>
            <w14:scene3d>
              <w14:camera w14:prst="orthographicFront"/>
              <w14:lightRig w14:rig="threePt" w14:dir="t">
                <w14:rot w14:lat="0" w14:lon="0" w14:rev="0"/>
              </w14:lightRig>
            </w14:scene3d>
          </w:rPr>
          <w:delText>4.3.6.1</w:delText>
        </w:r>
        <w:r w:rsidRPr="00EB1DAE" w:rsidDel="00EB1DAE">
          <w:rPr>
            <w:rStyle w:val="Hyperlink"/>
            <w:noProof/>
          </w:rPr>
          <w:delText xml:space="preserve"> OptionalOutputsBase – JSON Syntax</w:delText>
        </w:r>
        <w:r w:rsidDel="00EB1DAE">
          <w:rPr>
            <w:noProof/>
            <w:webHidden/>
          </w:rPr>
          <w:tab/>
          <w:delText>56</w:delText>
        </w:r>
      </w:del>
    </w:p>
    <w:p w14:paraId="3198E43E" w14:textId="29038240" w:rsidR="005E5C94" w:rsidDel="00EB1DAE" w:rsidRDefault="005E5C94">
      <w:pPr>
        <w:pStyle w:val="Verzeichnis4"/>
        <w:tabs>
          <w:tab w:val="right" w:leader="dot" w:pos="9350"/>
        </w:tabs>
        <w:rPr>
          <w:del w:id="1123" w:author="Andreas Kuehne" w:date="2019-05-09T22:04:00Z"/>
          <w:rFonts w:asciiTheme="minorHAnsi" w:eastAsiaTheme="minorEastAsia" w:hAnsiTheme="minorHAnsi" w:cstheme="minorBidi"/>
          <w:noProof/>
          <w:sz w:val="22"/>
          <w:szCs w:val="22"/>
          <w:lang w:val="en-GB" w:eastAsia="en-GB"/>
        </w:rPr>
      </w:pPr>
      <w:del w:id="1124" w:author="Andreas Kuehne" w:date="2019-05-09T22:04:00Z">
        <w:r w:rsidRPr="00EB1DAE" w:rsidDel="00EB1DAE">
          <w:rPr>
            <w:rStyle w:val="Hyperlink"/>
            <w:noProof/>
            <w14:scene3d>
              <w14:camera w14:prst="orthographicFront"/>
              <w14:lightRig w14:rig="threePt" w14:dir="t">
                <w14:rot w14:lat="0" w14:lon="0" w14:rev="0"/>
              </w14:lightRig>
            </w14:scene3d>
          </w:rPr>
          <w:delText>4.3.6.2</w:delText>
        </w:r>
        <w:r w:rsidRPr="00EB1DAE" w:rsidDel="00EB1DAE">
          <w:rPr>
            <w:rStyle w:val="Hyperlink"/>
            <w:noProof/>
          </w:rPr>
          <w:delText xml:space="preserve"> OptionalOutputsBase – XML Syntax</w:delText>
        </w:r>
        <w:r w:rsidDel="00EB1DAE">
          <w:rPr>
            <w:noProof/>
            <w:webHidden/>
          </w:rPr>
          <w:tab/>
          <w:delText>56</w:delText>
        </w:r>
      </w:del>
    </w:p>
    <w:p w14:paraId="5178E28F" w14:textId="5715B600" w:rsidR="005E5C94" w:rsidDel="00EB1DAE" w:rsidRDefault="005E5C94">
      <w:pPr>
        <w:pStyle w:val="Verzeichnis3"/>
        <w:tabs>
          <w:tab w:val="right" w:leader="dot" w:pos="9350"/>
        </w:tabs>
        <w:rPr>
          <w:del w:id="1125" w:author="Andreas Kuehne" w:date="2019-05-09T22:04:00Z"/>
          <w:rFonts w:asciiTheme="minorHAnsi" w:eastAsiaTheme="minorEastAsia" w:hAnsiTheme="minorHAnsi" w:cstheme="minorBidi"/>
          <w:noProof/>
          <w:sz w:val="22"/>
          <w:szCs w:val="22"/>
          <w:lang w:val="en-GB" w:eastAsia="en-GB"/>
        </w:rPr>
      </w:pPr>
      <w:del w:id="1126" w:author="Andreas Kuehne" w:date="2019-05-09T22:04:00Z">
        <w:r w:rsidRPr="00EB1DAE" w:rsidDel="00EB1DAE">
          <w:rPr>
            <w:rStyle w:val="Hyperlink"/>
            <w:noProof/>
            <w14:scene3d>
              <w14:camera w14:prst="orthographicFront"/>
              <w14:lightRig w14:rig="threePt" w14:dir="t">
                <w14:rot w14:lat="0" w14:lon="0" w14:rev="0"/>
              </w14:lightRig>
            </w14:scene3d>
          </w:rPr>
          <w:delText>4.3.7</w:delText>
        </w:r>
        <w:r w:rsidRPr="00EB1DAE" w:rsidDel="00EB1DAE">
          <w:rPr>
            <w:rStyle w:val="Hyperlink"/>
            <w:noProof/>
          </w:rPr>
          <w:delText xml:space="preserve"> Component OptionalOutputsSign</w:delText>
        </w:r>
        <w:r w:rsidDel="00EB1DAE">
          <w:rPr>
            <w:noProof/>
            <w:webHidden/>
          </w:rPr>
          <w:tab/>
          <w:delText>57</w:delText>
        </w:r>
      </w:del>
    </w:p>
    <w:p w14:paraId="25987619" w14:textId="35AB9F0E" w:rsidR="005E5C94" w:rsidDel="00EB1DAE" w:rsidRDefault="005E5C94">
      <w:pPr>
        <w:pStyle w:val="Verzeichnis4"/>
        <w:tabs>
          <w:tab w:val="right" w:leader="dot" w:pos="9350"/>
        </w:tabs>
        <w:rPr>
          <w:del w:id="1127" w:author="Andreas Kuehne" w:date="2019-05-09T22:04:00Z"/>
          <w:rFonts w:asciiTheme="minorHAnsi" w:eastAsiaTheme="minorEastAsia" w:hAnsiTheme="minorHAnsi" w:cstheme="minorBidi"/>
          <w:noProof/>
          <w:sz w:val="22"/>
          <w:szCs w:val="22"/>
          <w:lang w:val="en-GB" w:eastAsia="en-GB"/>
        </w:rPr>
      </w:pPr>
      <w:del w:id="1128" w:author="Andreas Kuehne" w:date="2019-05-09T22:04:00Z">
        <w:r w:rsidRPr="00EB1DAE" w:rsidDel="00EB1DAE">
          <w:rPr>
            <w:rStyle w:val="Hyperlink"/>
            <w:noProof/>
            <w14:scene3d>
              <w14:camera w14:prst="orthographicFront"/>
              <w14:lightRig w14:rig="threePt" w14:dir="t">
                <w14:rot w14:lat="0" w14:lon="0" w14:rev="0"/>
              </w14:lightRig>
            </w14:scene3d>
          </w:rPr>
          <w:delText>4.3.7.1</w:delText>
        </w:r>
        <w:r w:rsidRPr="00EB1DAE" w:rsidDel="00EB1DAE">
          <w:rPr>
            <w:rStyle w:val="Hyperlink"/>
            <w:noProof/>
          </w:rPr>
          <w:delText xml:space="preserve"> OptionalOutputsSign – JSON Syntax</w:delText>
        </w:r>
        <w:r w:rsidDel="00EB1DAE">
          <w:rPr>
            <w:noProof/>
            <w:webHidden/>
          </w:rPr>
          <w:tab/>
          <w:delText>57</w:delText>
        </w:r>
      </w:del>
    </w:p>
    <w:p w14:paraId="64F75101" w14:textId="735A58A4" w:rsidR="005E5C94" w:rsidDel="00EB1DAE" w:rsidRDefault="005E5C94">
      <w:pPr>
        <w:pStyle w:val="Verzeichnis4"/>
        <w:tabs>
          <w:tab w:val="right" w:leader="dot" w:pos="9350"/>
        </w:tabs>
        <w:rPr>
          <w:del w:id="1129" w:author="Andreas Kuehne" w:date="2019-05-09T22:04:00Z"/>
          <w:rFonts w:asciiTheme="minorHAnsi" w:eastAsiaTheme="minorEastAsia" w:hAnsiTheme="minorHAnsi" w:cstheme="minorBidi"/>
          <w:noProof/>
          <w:sz w:val="22"/>
          <w:szCs w:val="22"/>
          <w:lang w:val="en-GB" w:eastAsia="en-GB"/>
        </w:rPr>
      </w:pPr>
      <w:del w:id="1130" w:author="Andreas Kuehne" w:date="2019-05-09T22:04:00Z">
        <w:r w:rsidRPr="00EB1DAE" w:rsidDel="00EB1DAE">
          <w:rPr>
            <w:rStyle w:val="Hyperlink"/>
            <w:noProof/>
            <w14:scene3d>
              <w14:camera w14:prst="orthographicFront"/>
              <w14:lightRig w14:rig="threePt" w14:dir="t">
                <w14:rot w14:lat="0" w14:lon="0" w14:rev="0"/>
              </w14:lightRig>
            </w14:scene3d>
          </w:rPr>
          <w:delText>4.3.7.2</w:delText>
        </w:r>
        <w:r w:rsidRPr="00EB1DAE" w:rsidDel="00EB1DAE">
          <w:rPr>
            <w:rStyle w:val="Hyperlink"/>
            <w:noProof/>
          </w:rPr>
          <w:delText xml:space="preserve"> OptionalOutputsSign – XML Syntax</w:delText>
        </w:r>
        <w:r w:rsidDel="00EB1DAE">
          <w:rPr>
            <w:noProof/>
            <w:webHidden/>
          </w:rPr>
          <w:tab/>
          <w:delText>58</w:delText>
        </w:r>
      </w:del>
    </w:p>
    <w:p w14:paraId="7EEB8ED7" w14:textId="4C5E1618" w:rsidR="005E5C94" w:rsidDel="00EB1DAE" w:rsidRDefault="005E5C94">
      <w:pPr>
        <w:pStyle w:val="Verzeichnis3"/>
        <w:tabs>
          <w:tab w:val="right" w:leader="dot" w:pos="9350"/>
        </w:tabs>
        <w:rPr>
          <w:del w:id="1131" w:author="Andreas Kuehne" w:date="2019-05-09T22:04:00Z"/>
          <w:rFonts w:asciiTheme="minorHAnsi" w:eastAsiaTheme="minorEastAsia" w:hAnsiTheme="minorHAnsi" w:cstheme="minorBidi"/>
          <w:noProof/>
          <w:sz w:val="22"/>
          <w:szCs w:val="22"/>
          <w:lang w:val="en-GB" w:eastAsia="en-GB"/>
        </w:rPr>
      </w:pPr>
      <w:del w:id="1132" w:author="Andreas Kuehne" w:date="2019-05-09T22:04:00Z">
        <w:r w:rsidRPr="00EB1DAE" w:rsidDel="00EB1DAE">
          <w:rPr>
            <w:rStyle w:val="Hyperlink"/>
            <w:noProof/>
            <w14:scene3d>
              <w14:camera w14:prst="orthographicFront"/>
              <w14:lightRig w14:rig="threePt" w14:dir="t">
                <w14:rot w14:lat="0" w14:lon="0" w14:rev="0"/>
              </w14:lightRig>
            </w14:scene3d>
          </w:rPr>
          <w:delText>4.3.8</w:delText>
        </w:r>
        <w:r w:rsidRPr="00EB1DAE" w:rsidDel="00EB1DAE">
          <w:rPr>
            <w:rStyle w:val="Hyperlink"/>
            <w:noProof/>
          </w:rPr>
          <w:delText xml:space="preserve"> Component OptionalOutputsVerify</w:delText>
        </w:r>
        <w:r w:rsidDel="00EB1DAE">
          <w:rPr>
            <w:noProof/>
            <w:webHidden/>
          </w:rPr>
          <w:tab/>
          <w:delText>58</w:delText>
        </w:r>
      </w:del>
    </w:p>
    <w:p w14:paraId="2DD3DB7F" w14:textId="36CCD9FB" w:rsidR="005E5C94" w:rsidDel="00EB1DAE" w:rsidRDefault="005E5C94">
      <w:pPr>
        <w:pStyle w:val="Verzeichnis4"/>
        <w:tabs>
          <w:tab w:val="right" w:leader="dot" w:pos="9350"/>
        </w:tabs>
        <w:rPr>
          <w:del w:id="1133" w:author="Andreas Kuehne" w:date="2019-05-09T22:04:00Z"/>
          <w:rFonts w:asciiTheme="minorHAnsi" w:eastAsiaTheme="minorEastAsia" w:hAnsiTheme="minorHAnsi" w:cstheme="minorBidi"/>
          <w:noProof/>
          <w:sz w:val="22"/>
          <w:szCs w:val="22"/>
          <w:lang w:val="en-GB" w:eastAsia="en-GB"/>
        </w:rPr>
      </w:pPr>
      <w:del w:id="1134" w:author="Andreas Kuehne" w:date="2019-05-09T22:04:00Z">
        <w:r w:rsidRPr="00EB1DAE" w:rsidDel="00EB1DAE">
          <w:rPr>
            <w:rStyle w:val="Hyperlink"/>
            <w:noProof/>
            <w14:scene3d>
              <w14:camera w14:prst="orthographicFront"/>
              <w14:lightRig w14:rig="threePt" w14:dir="t">
                <w14:rot w14:lat="0" w14:lon="0" w14:rev="0"/>
              </w14:lightRig>
            </w14:scene3d>
          </w:rPr>
          <w:delText>4.3.8.1</w:delText>
        </w:r>
        <w:r w:rsidRPr="00EB1DAE" w:rsidDel="00EB1DAE">
          <w:rPr>
            <w:rStyle w:val="Hyperlink"/>
            <w:noProof/>
          </w:rPr>
          <w:delText xml:space="preserve"> OptionalOutputsVerify – JSON Syntax</w:delText>
        </w:r>
        <w:r w:rsidDel="00EB1DAE">
          <w:rPr>
            <w:noProof/>
            <w:webHidden/>
          </w:rPr>
          <w:tab/>
          <w:delText>59</w:delText>
        </w:r>
      </w:del>
    </w:p>
    <w:p w14:paraId="339867B0" w14:textId="5DB68BE5" w:rsidR="005E5C94" w:rsidDel="00EB1DAE" w:rsidRDefault="005E5C94">
      <w:pPr>
        <w:pStyle w:val="Verzeichnis4"/>
        <w:tabs>
          <w:tab w:val="right" w:leader="dot" w:pos="9350"/>
        </w:tabs>
        <w:rPr>
          <w:del w:id="1135" w:author="Andreas Kuehne" w:date="2019-05-09T22:04:00Z"/>
          <w:rFonts w:asciiTheme="minorHAnsi" w:eastAsiaTheme="minorEastAsia" w:hAnsiTheme="minorHAnsi" w:cstheme="minorBidi"/>
          <w:noProof/>
          <w:sz w:val="22"/>
          <w:szCs w:val="22"/>
          <w:lang w:val="en-GB" w:eastAsia="en-GB"/>
        </w:rPr>
      </w:pPr>
      <w:del w:id="1136" w:author="Andreas Kuehne" w:date="2019-05-09T22:04:00Z">
        <w:r w:rsidRPr="00EB1DAE" w:rsidDel="00EB1DAE">
          <w:rPr>
            <w:rStyle w:val="Hyperlink"/>
            <w:noProof/>
            <w14:scene3d>
              <w14:camera w14:prst="orthographicFront"/>
              <w14:lightRig w14:rig="threePt" w14:dir="t">
                <w14:rot w14:lat="0" w14:lon="0" w14:rev="0"/>
              </w14:lightRig>
            </w14:scene3d>
          </w:rPr>
          <w:delText>4.3.8.2</w:delText>
        </w:r>
        <w:r w:rsidRPr="00EB1DAE" w:rsidDel="00EB1DAE">
          <w:rPr>
            <w:rStyle w:val="Hyperlink"/>
            <w:noProof/>
          </w:rPr>
          <w:delText xml:space="preserve"> OptionalOutputsVerify – XML Syntax</w:delText>
        </w:r>
        <w:r w:rsidDel="00EB1DAE">
          <w:rPr>
            <w:noProof/>
            <w:webHidden/>
          </w:rPr>
          <w:tab/>
          <w:delText>60</w:delText>
        </w:r>
      </w:del>
    </w:p>
    <w:p w14:paraId="78CE8887" w14:textId="08B4A802" w:rsidR="005E5C94" w:rsidDel="00EB1DAE" w:rsidRDefault="005E5C94">
      <w:pPr>
        <w:pStyle w:val="Verzeichnis3"/>
        <w:tabs>
          <w:tab w:val="right" w:leader="dot" w:pos="9350"/>
        </w:tabs>
        <w:rPr>
          <w:del w:id="1137" w:author="Andreas Kuehne" w:date="2019-05-09T22:04:00Z"/>
          <w:rFonts w:asciiTheme="minorHAnsi" w:eastAsiaTheme="minorEastAsia" w:hAnsiTheme="minorHAnsi" w:cstheme="minorBidi"/>
          <w:noProof/>
          <w:sz w:val="22"/>
          <w:szCs w:val="22"/>
          <w:lang w:val="en-GB" w:eastAsia="en-GB"/>
        </w:rPr>
      </w:pPr>
      <w:del w:id="1138" w:author="Andreas Kuehne" w:date="2019-05-09T22:04:00Z">
        <w:r w:rsidRPr="00EB1DAE" w:rsidDel="00EB1DAE">
          <w:rPr>
            <w:rStyle w:val="Hyperlink"/>
            <w:noProof/>
            <w14:scene3d>
              <w14:camera w14:prst="orthographicFront"/>
              <w14:lightRig w14:rig="threePt" w14:dir="t">
                <w14:rot w14:lat="0" w14:lon="0" w14:rev="0"/>
              </w14:lightRig>
            </w14:scene3d>
          </w:rPr>
          <w:delText>4.3.9</w:delText>
        </w:r>
        <w:r w:rsidRPr="00EB1DAE" w:rsidDel="00EB1DAE">
          <w:rPr>
            <w:rStyle w:val="Hyperlink"/>
            <w:noProof/>
          </w:rPr>
          <w:delText xml:space="preserve"> Component ClaimedIdentity</w:delText>
        </w:r>
        <w:r w:rsidDel="00EB1DAE">
          <w:rPr>
            <w:noProof/>
            <w:webHidden/>
          </w:rPr>
          <w:tab/>
          <w:delText>61</w:delText>
        </w:r>
      </w:del>
    </w:p>
    <w:p w14:paraId="265888B9" w14:textId="7FE4B171" w:rsidR="005E5C94" w:rsidDel="00EB1DAE" w:rsidRDefault="005E5C94">
      <w:pPr>
        <w:pStyle w:val="Verzeichnis4"/>
        <w:tabs>
          <w:tab w:val="right" w:leader="dot" w:pos="9350"/>
        </w:tabs>
        <w:rPr>
          <w:del w:id="1139" w:author="Andreas Kuehne" w:date="2019-05-09T22:04:00Z"/>
          <w:rFonts w:asciiTheme="minorHAnsi" w:eastAsiaTheme="minorEastAsia" w:hAnsiTheme="minorHAnsi" w:cstheme="minorBidi"/>
          <w:noProof/>
          <w:sz w:val="22"/>
          <w:szCs w:val="22"/>
          <w:lang w:val="en-GB" w:eastAsia="en-GB"/>
        </w:rPr>
      </w:pPr>
      <w:del w:id="1140" w:author="Andreas Kuehne" w:date="2019-05-09T22:04:00Z">
        <w:r w:rsidRPr="00EB1DAE" w:rsidDel="00EB1DAE">
          <w:rPr>
            <w:rStyle w:val="Hyperlink"/>
            <w:noProof/>
            <w14:scene3d>
              <w14:camera w14:prst="orthographicFront"/>
              <w14:lightRig w14:rig="threePt" w14:dir="t">
                <w14:rot w14:lat="0" w14:lon="0" w14:rev="0"/>
              </w14:lightRig>
            </w14:scene3d>
          </w:rPr>
          <w:delText>4.3.9.1</w:delText>
        </w:r>
        <w:r w:rsidRPr="00EB1DAE" w:rsidDel="00EB1DAE">
          <w:rPr>
            <w:rStyle w:val="Hyperlink"/>
            <w:noProof/>
          </w:rPr>
          <w:delText xml:space="preserve"> ClaimedIdentity – JSON Syntax</w:delText>
        </w:r>
        <w:r w:rsidDel="00EB1DAE">
          <w:rPr>
            <w:noProof/>
            <w:webHidden/>
          </w:rPr>
          <w:tab/>
          <w:delText>61</w:delText>
        </w:r>
      </w:del>
    </w:p>
    <w:p w14:paraId="2D81E76B" w14:textId="73B3D790" w:rsidR="005E5C94" w:rsidDel="00EB1DAE" w:rsidRDefault="005E5C94">
      <w:pPr>
        <w:pStyle w:val="Verzeichnis4"/>
        <w:tabs>
          <w:tab w:val="right" w:leader="dot" w:pos="9350"/>
        </w:tabs>
        <w:rPr>
          <w:del w:id="1141" w:author="Andreas Kuehne" w:date="2019-05-09T22:04:00Z"/>
          <w:rFonts w:asciiTheme="minorHAnsi" w:eastAsiaTheme="minorEastAsia" w:hAnsiTheme="minorHAnsi" w:cstheme="minorBidi"/>
          <w:noProof/>
          <w:sz w:val="22"/>
          <w:szCs w:val="22"/>
          <w:lang w:val="en-GB" w:eastAsia="en-GB"/>
        </w:rPr>
      </w:pPr>
      <w:del w:id="1142" w:author="Andreas Kuehne" w:date="2019-05-09T22:04:00Z">
        <w:r w:rsidRPr="00EB1DAE" w:rsidDel="00EB1DAE">
          <w:rPr>
            <w:rStyle w:val="Hyperlink"/>
            <w:noProof/>
            <w14:scene3d>
              <w14:camera w14:prst="orthographicFront"/>
              <w14:lightRig w14:rig="threePt" w14:dir="t">
                <w14:rot w14:lat="0" w14:lon="0" w14:rev="0"/>
              </w14:lightRig>
            </w14:scene3d>
          </w:rPr>
          <w:delText>4.3.9.2</w:delText>
        </w:r>
        <w:r w:rsidRPr="00EB1DAE" w:rsidDel="00EB1DAE">
          <w:rPr>
            <w:rStyle w:val="Hyperlink"/>
            <w:noProof/>
          </w:rPr>
          <w:delText xml:space="preserve"> ClaimedIdentity – XML Syntax</w:delText>
        </w:r>
        <w:r w:rsidDel="00EB1DAE">
          <w:rPr>
            <w:noProof/>
            <w:webHidden/>
          </w:rPr>
          <w:tab/>
          <w:delText>62</w:delText>
        </w:r>
      </w:del>
    </w:p>
    <w:p w14:paraId="6B97AEEA" w14:textId="717D97A9" w:rsidR="005E5C94" w:rsidDel="00EB1DAE" w:rsidRDefault="005E5C94">
      <w:pPr>
        <w:pStyle w:val="Verzeichnis3"/>
        <w:tabs>
          <w:tab w:val="right" w:leader="dot" w:pos="9350"/>
        </w:tabs>
        <w:rPr>
          <w:del w:id="1143" w:author="Andreas Kuehne" w:date="2019-05-09T22:04:00Z"/>
          <w:rFonts w:asciiTheme="minorHAnsi" w:eastAsiaTheme="minorEastAsia" w:hAnsiTheme="minorHAnsi" w:cstheme="minorBidi"/>
          <w:noProof/>
          <w:sz w:val="22"/>
          <w:szCs w:val="22"/>
          <w:lang w:val="en-GB" w:eastAsia="en-GB"/>
        </w:rPr>
      </w:pPr>
      <w:del w:id="1144" w:author="Andreas Kuehne" w:date="2019-05-09T22:04:00Z">
        <w:r w:rsidRPr="00EB1DAE" w:rsidDel="00EB1DAE">
          <w:rPr>
            <w:rStyle w:val="Hyperlink"/>
            <w:noProof/>
            <w14:scene3d>
              <w14:camera w14:prst="orthographicFront"/>
              <w14:lightRig w14:rig="threePt" w14:dir="t">
                <w14:rot w14:lat="0" w14:lon="0" w14:rev="0"/>
              </w14:lightRig>
            </w14:scene3d>
          </w:rPr>
          <w:delText>4.3.10</w:delText>
        </w:r>
        <w:r w:rsidRPr="00EB1DAE" w:rsidDel="00EB1DAE">
          <w:rPr>
            <w:rStyle w:val="Hyperlink"/>
            <w:noProof/>
          </w:rPr>
          <w:delText xml:space="preserve"> Component Schemas</w:delText>
        </w:r>
        <w:r w:rsidDel="00EB1DAE">
          <w:rPr>
            <w:noProof/>
            <w:webHidden/>
          </w:rPr>
          <w:tab/>
          <w:delText>62</w:delText>
        </w:r>
      </w:del>
    </w:p>
    <w:p w14:paraId="351E25F1" w14:textId="5EC2DB10" w:rsidR="005E5C94" w:rsidDel="00EB1DAE" w:rsidRDefault="005E5C94">
      <w:pPr>
        <w:pStyle w:val="Verzeichnis4"/>
        <w:tabs>
          <w:tab w:val="right" w:leader="dot" w:pos="9350"/>
        </w:tabs>
        <w:rPr>
          <w:del w:id="1145" w:author="Andreas Kuehne" w:date="2019-05-09T22:04:00Z"/>
          <w:rFonts w:asciiTheme="minorHAnsi" w:eastAsiaTheme="minorEastAsia" w:hAnsiTheme="minorHAnsi" w:cstheme="minorBidi"/>
          <w:noProof/>
          <w:sz w:val="22"/>
          <w:szCs w:val="22"/>
          <w:lang w:val="en-GB" w:eastAsia="en-GB"/>
        </w:rPr>
      </w:pPr>
      <w:del w:id="1146" w:author="Andreas Kuehne" w:date="2019-05-09T22:04:00Z">
        <w:r w:rsidRPr="00EB1DAE" w:rsidDel="00EB1DAE">
          <w:rPr>
            <w:rStyle w:val="Hyperlink"/>
            <w:noProof/>
            <w14:scene3d>
              <w14:camera w14:prst="orthographicFront"/>
              <w14:lightRig w14:rig="threePt" w14:dir="t">
                <w14:rot w14:lat="0" w14:lon="0" w14:rev="0"/>
              </w14:lightRig>
            </w14:scene3d>
          </w:rPr>
          <w:delText>4.3.10.1</w:delText>
        </w:r>
        <w:r w:rsidRPr="00EB1DAE" w:rsidDel="00EB1DAE">
          <w:rPr>
            <w:rStyle w:val="Hyperlink"/>
            <w:noProof/>
          </w:rPr>
          <w:delText xml:space="preserve"> Schemas – JSON Syntax</w:delText>
        </w:r>
        <w:r w:rsidDel="00EB1DAE">
          <w:rPr>
            <w:noProof/>
            <w:webHidden/>
          </w:rPr>
          <w:tab/>
          <w:delText>62</w:delText>
        </w:r>
      </w:del>
    </w:p>
    <w:p w14:paraId="60A26DC8" w14:textId="02B739D6" w:rsidR="005E5C94" w:rsidDel="00EB1DAE" w:rsidRDefault="005E5C94">
      <w:pPr>
        <w:pStyle w:val="Verzeichnis4"/>
        <w:tabs>
          <w:tab w:val="right" w:leader="dot" w:pos="9350"/>
        </w:tabs>
        <w:rPr>
          <w:del w:id="1147" w:author="Andreas Kuehne" w:date="2019-05-09T22:04:00Z"/>
          <w:rFonts w:asciiTheme="minorHAnsi" w:eastAsiaTheme="minorEastAsia" w:hAnsiTheme="minorHAnsi" w:cstheme="minorBidi"/>
          <w:noProof/>
          <w:sz w:val="22"/>
          <w:szCs w:val="22"/>
          <w:lang w:val="en-GB" w:eastAsia="en-GB"/>
        </w:rPr>
      </w:pPr>
      <w:del w:id="1148" w:author="Andreas Kuehne" w:date="2019-05-09T22:04:00Z">
        <w:r w:rsidRPr="00EB1DAE" w:rsidDel="00EB1DAE">
          <w:rPr>
            <w:rStyle w:val="Hyperlink"/>
            <w:noProof/>
            <w14:scene3d>
              <w14:camera w14:prst="orthographicFront"/>
              <w14:lightRig w14:rig="threePt" w14:dir="t">
                <w14:rot w14:lat="0" w14:lon="0" w14:rev="0"/>
              </w14:lightRig>
            </w14:scene3d>
          </w:rPr>
          <w:delText>4.3.10.2</w:delText>
        </w:r>
        <w:r w:rsidRPr="00EB1DAE" w:rsidDel="00EB1DAE">
          <w:rPr>
            <w:rStyle w:val="Hyperlink"/>
            <w:noProof/>
          </w:rPr>
          <w:delText xml:space="preserve"> Schemas – XML Syntax</w:delText>
        </w:r>
        <w:r w:rsidDel="00EB1DAE">
          <w:rPr>
            <w:noProof/>
            <w:webHidden/>
          </w:rPr>
          <w:tab/>
          <w:delText>63</w:delText>
        </w:r>
      </w:del>
    </w:p>
    <w:p w14:paraId="525A8CB0" w14:textId="634A9A8B" w:rsidR="005E5C94" w:rsidDel="00EB1DAE" w:rsidRDefault="005E5C94">
      <w:pPr>
        <w:pStyle w:val="Verzeichnis3"/>
        <w:tabs>
          <w:tab w:val="right" w:leader="dot" w:pos="9350"/>
        </w:tabs>
        <w:rPr>
          <w:del w:id="1149" w:author="Andreas Kuehne" w:date="2019-05-09T22:04:00Z"/>
          <w:rFonts w:asciiTheme="minorHAnsi" w:eastAsiaTheme="minorEastAsia" w:hAnsiTheme="minorHAnsi" w:cstheme="minorBidi"/>
          <w:noProof/>
          <w:sz w:val="22"/>
          <w:szCs w:val="22"/>
          <w:lang w:val="en-GB" w:eastAsia="en-GB"/>
        </w:rPr>
      </w:pPr>
      <w:del w:id="1150"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Component IntendedAudience</w:delText>
        </w:r>
        <w:r w:rsidDel="00EB1DAE">
          <w:rPr>
            <w:noProof/>
            <w:webHidden/>
          </w:rPr>
          <w:tab/>
          <w:delText>63</w:delText>
        </w:r>
      </w:del>
    </w:p>
    <w:p w14:paraId="76D41F84" w14:textId="2F00F2FC" w:rsidR="005E5C94" w:rsidDel="00EB1DAE" w:rsidRDefault="005E5C94">
      <w:pPr>
        <w:pStyle w:val="Verzeichnis4"/>
        <w:tabs>
          <w:tab w:val="right" w:leader="dot" w:pos="9350"/>
        </w:tabs>
        <w:rPr>
          <w:del w:id="1151" w:author="Andreas Kuehne" w:date="2019-05-09T22:04:00Z"/>
          <w:rFonts w:asciiTheme="minorHAnsi" w:eastAsiaTheme="minorEastAsia" w:hAnsiTheme="minorHAnsi" w:cstheme="minorBidi"/>
          <w:noProof/>
          <w:sz w:val="22"/>
          <w:szCs w:val="22"/>
          <w:lang w:val="en-GB" w:eastAsia="en-GB"/>
        </w:rPr>
      </w:pPr>
      <w:del w:id="1152" w:author="Andreas Kuehne" w:date="2019-05-09T22:04:00Z">
        <w:r w:rsidRPr="00EB1DAE" w:rsidDel="00EB1DAE">
          <w:rPr>
            <w:rStyle w:val="Hyperlink"/>
            <w:noProof/>
            <w14:scene3d>
              <w14:camera w14:prst="orthographicFront"/>
              <w14:lightRig w14:rig="threePt" w14:dir="t">
                <w14:rot w14:lat="0" w14:lon="0" w14:rev="0"/>
              </w14:lightRig>
            </w14:scene3d>
          </w:rPr>
          <w:delText>4.3.11.1</w:delText>
        </w:r>
        <w:r w:rsidRPr="00EB1DAE" w:rsidDel="00EB1DAE">
          <w:rPr>
            <w:rStyle w:val="Hyperlink"/>
            <w:noProof/>
          </w:rPr>
          <w:delText xml:space="preserve"> IntendedAudience – JSON Syntax</w:delText>
        </w:r>
        <w:r w:rsidDel="00EB1DAE">
          <w:rPr>
            <w:noProof/>
            <w:webHidden/>
          </w:rPr>
          <w:tab/>
          <w:delText>63</w:delText>
        </w:r>
      </w:del>
    </w:p>
    <w:p w14:paraId="42C9F427" w14:textId="4F1C4B5E" w:rsidR="005E5C94" w:rsidDel="00EB1DAE" w:rsidRDefault="005E5C94">
      <w:pPr>
        <w:pStyle w:val="Verzeichnis4"/>
        <w:tabs>
          <w:tab w:val="right" w:leader="dot" w:pos="9350"/>
        </w:tabs>
        <w:rPr>
          <w:del w:id="1153" w:author="Andreas Kuehne" w:date="2019-05-09T22:04:00Z"/>
          <w:rFonts w:asciiTheme="minorHAnsi" w:eastAsiaTheme="minorEastAsia" w:hAnsiTheme="minorHAnsi" w:cstheme="minorBidi"/>
          <w:noProof/>
          <w:sz w:val="22"/>
          <w:szCs w:val="22"/>
          <w:lang w:val="en-GB" w:eastAsia="en-GB"/>
        </w:rPr>
      </w:pPr>
      <w:del w:id="1154" w:author="Andreas Kuehne" w:date="2019-05-09T22:04:00Z">
        <w:r w:rsidRPr="00EB1DAE" w:rsidDel="00EB1DAE">
          <w:rPr>
            <w:rStyle w:val="Hyperlink"/>
            <w:noProof/>
            <w14:scene3d>
              <w14:camera w14:prst="orthographicFront"/>
              <w14:lightRig w14:rig="threePt" w14:dir="t">
                <w14:rot w14:lat="0" w14:lon="0" w14:rev="0"/>
              </w14:lightRig>
            </w14:scene3d>
          </w:rPr>
          <w:delText>4.3.11.2</w:delText>
        </w:r>
        <w:r w:rsidRPr="00EB1DAE" w:rsidDel="00EB1DAE">
          <w:rPr>
            <w:rStyle w:val="Hyperlink"/>
            <w:noProof/>
          </w:rPr>
          <w:delText xml:space="preserve"> IntendedAudience – XML Syntax</w:delText>
        </w:r>
        <w:r w:rsidDel="00EB1DAE">
          <w:rPr>
            <w:noProof/>
            <w:webHidden/>
          </w:rPr>
          <w:tab/>
          <w:delText>64</w:delText>
        </w:r>
      </w:del>
    </w:p>
    <w:p w14:paraId="58A856E8" w14:textId="1E8D2B25" w:rsidR="005E5C94" w:rsidDel="00EB1DAE" w:rsidRDefault="005E5C94">
      <w:pPr>
        <w:pStyle w:val="Verzeichnis3"/>
        <w:tabs>
          <w:tab w:val="right" w:leader="dot" w:pos="9350"/>
        </w:tabs>
        <w:rPr>
          <w:del w:id="1155" w:author="Andreas Kuehne" w:date="2019-05-09T22:04:00Z"/>
          <w:rFonts w:asciiTheme="minorHAnsi" w:eastAsiaTheme="minorEastAsia" w:hAnsiTheme="minorHAnsi" w:cstheme="minorBidi"/>
          <w:noProof/>
          <w:sz w:val="22"/>
          <w:szCs w:val="22"/>
          <w:lang w:val="en-GB" w:eastAsia="en-GB"/>
        </w:rPr>
      </w:pPr>
      <w:del w:id="1156"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Component KeySelector</w:delText>
        </w:r>
        <w:r w:rsidDel="00EB1DAE">
          <w:rPr>
            <w:noProof/>
            <w:webHidden/>
          </w:rPr>
          <w:tab/>
          <w:delText>64</w:delText>
        </w:r>
      </w:del>
    </w:p>
    <w:p w14:paraId="4D1ADAD9" w14:textId="02151D60" w:rsidR="005E5C94" w:rsidDel="00EB1DAE" w:rsidRDefault="005E5C94">
      <w:pPr>
        <w:pStyle w:val="Verzeichnis4"/>
        <w:tabs>
          <w:tab w:val="right" w:leader="dot" w:pos="9350"/>
        </w:tabs>
        <w:rPr>
          <w:del w:id="1157" w:author="Andreas Kuehne" w:date="2019-05-09T22:04:00Z"/>
          <w:rFonts w:asciiTheme="minorHAnsi" w:eastAsiaTheme="minorEastAsia" w:hAnsiTheme="minorHAnsi" w:cstheme="minorBidi"/>
          <w:noProof/>
          <w:sz w:val="22"/>
          <w:szCs w:val="22"/>
          <w:lang w:val="en-GB" w:eastAsia="en-GB"/>
        </w:rPr>
      </w:pPr>
      <w:del w:id="1158" w:author="Andreas Kuehne" w:date="2019-05-09T22:04:00Z">
        <w:r w:rsidRPr="00EB1DAE" w:rsidDel="00EB1DAE">
          <w:rPr>
            <w:rStyle w:val="Hyperlink"/>
            <w:noProof/>
            <w14:scene3d>
              <w14:camera w14:prst="orthographicFront"/>
              <w14:lightRig w14:rig="threePt" w14:dir="t">
                <w14:rot w14:lat="0" w14:lon="0" w14:rev="0"/>
              </w14:lightRig>
            </w14:scene3d>
          </w:rPr>
          <w:delText>4.3.12.1</w:delText>
        </w:r>
        <w:r w:rsidRPr="00EB1DAE" w:rsidDel="00EB1DAE">
          <w:rPr>
            <w:rStyle w:val="Hyperlink"/>
            <w:noProof/>
          </w:rPr>
          <w:delText xml:space="preserve"> KeySelector – JSON Syntax</w:delText>
        </w:r>
        <w:r w:rsidDel="00EB1DAE">
          <w:rPr>
            <w:noProof/>
            <w:webHidden/>
          </w:rPr>
          <w:tab/>
          <w:delText>65</w:delText>
        </w:r>
      </w:del>
    </w:p>
    <w:p w14:paraId="1A4A8522" w14:textId="4F4FFAEC" w:rsidR="005E5C94" w:rsidDel="00EB1DAE" w:rsidRDefault="005E5C94">
      <w:pPr>
        <w:pStyle w:val="Verzeichnis4"/>
        <w:tabs>
          <w:tab w:val="right" w:leader="dot" w:pos="9350"/>
        </w:tabs>
        <w:rPr>
          <w:del w:id="1159" w:author="Andreas Kuehne" w:date="2019-05-09T22:04:00Z"/>
          <w:rFonts w:asciiTheme="minorHAnsi" w:eastAsiaTheme="minorEastAsia" w:hAnsiTheme="minorHAnsi" w:cstheme="minorBidi"/>
          <w:noProof/>
          <w:sz w:val="22"/>
          <w:szCs w:val="22"/>
          <w:lang w:val="en-GB" w:eastAsia="en-GB"/>
        </w:rPr>
      </w:pPr>
      <w:del w:id="1160" w:author="Andreas Kuehne" w:date="2019-05-09T22:04:00Z">
        <w:r w:rsidRPr="00EB1DAE" w:rsidDel="00EB1DAE">
          <w:rPr>
            <w:rStyle w:val="Hyperlink"/>
            <w:noProof/>
            <w14:scene3d>
              <w14:camera w14:prst="orthographicFront"/>
              <w14:lightRig w14:rig="threePt" w14:dir="t">
                <w14:rot w14:lat="0" w14:lon="0" w14:rev="0"/>
              </w14:lightRig>
            </w14:scene3d>
          </w:rPr>
          <w:delText>4.3.12.2</w:delText>
        </w:r>
        <w:r w:rsidRPr="00EB1DAE" w:rsidDel="00EB1DAE">
          <w:rPr>
            <w:rStyle w:val="Hyperlink"/>
            <w:noProof/>
          </w:rPr>
          <w:delText xml:space="preserve"> KeySelector – XML Syntax</w:delText>
        </w:r>
        <w:r w:rsidDel="00EB1DAE">
          <w:rPr>
            <w:noProof/>
            <w:webHidden/>
          </w:rPr>
          <w:tab/>
          <w:delText>66</w:delText>
        </w:r>
      </w:del>
    </w:p>
    <w:p w14:paraId="37E23C13" w14:textId="158D5D14" w:rsidR="005E5C94" w:rsidDel="00EB1DAE" w:rsidRDefault="005E5C94">
      <w:pPr>
        <w:pStyle w:val="Verzeichnis3"/>
        <w:tabs>
          <w:tab w:val="right" w:leader="dot" w:pos="9350"/>
        </w:tabs>
        <w:rPr>
          <w:del w:id="1161" w:author="Andreas Kuehne" w:date="2019-05-09T22:04:00Z"/>
          <w:rFonts w:asciiTheme="minorHAnsi" w:eastAsiaTheme="minorEastAsia" w:hAnsiTheme="minorHAnsi" w:cstheme="minorBidi"/>
          <w:noProof/>
          <w:sz w:val="22"/>
          <w:szCs w:val="22"/>
          <w:lang w:val="en-GB" w:eastAsia="en-GB"/>
        </w:rPr>
      </w:pPr>
      <w:del w:id="1162" w:author="Andreas Kuehne" w:date="2019-05-09T22:04:00Z">
        <w:r w:rsidRPr="00EB1DAE" w:rsidDel="00EB1DAE">
          <w:rPr>
            <w:rStyle w:val="Hyperlink"/>
            <w:noProof/>
            <w14:scene3d>
              <w14:camera w14:prst="orthographicFront"/>
              <w14:lightRig w14:rig="threePt" w14:dir="t">
                <w14:rot w14:lat="0" w14:lon="0" w14:rev="0"/>
              </w14:lightRig>
            </w14:scene3d>
          </w:rPr>
          <w:delText>4.3.13</w:delText>
        </w:r>
        <w:r w:rsidRPr="00EB1DAE" w:rsidDel="00EB1DAE">
          <w:rPr>
            <w:rStyle w:val="Hyperlink"/>
            <w:noProof/>
          </w:rPr>
          <w:delText xml:space="preserve"> Component X509Digest</w:delText>
        </w:r>
        <w:r w:rsidDel="00EB1DAE">
          <w:rPr>
            <w:noProof/>
            <w:webHidden/>
          </w:rPr>
          <w:tab/>
          <w:delText>66</w:delText>
        </w:r>
      </w:del>
    </w:p>
    <w:p w14:paraId="7D276CC1" w14:textId="332103D0" w:rsidR="005E5C94" w:rsidDel="00EB1DAE" w:rsidRDefault="005E5C94">
      <w:pPr>
        <w:pStyle w:val="Verzeichnis4"/>
        <w:tabs>
          <w:tab w:val="right" w:leader="dot" w:pos="9350"/>
        </w:tabs>
        <w:rPr>
          <w:del w:id="1163" w:author="Andreas Kuehne" w:date="2019-05-09T22:04:00Z"/>
          <w:rFonts w:asciiTheme="minorHAnsi" w:eastAsiaTheme="minorEastAsia" w:hAnsiTheme="minorHAnsi" w:cstheme="minorBidi"/>
          <w:noProof/>
          <w:sz w:val="22"/>
          <w:szCs w:val="22"/>
          <w:lang w:val="en-GB" w:eastAsia="en-GB"/>
        </w:rPr>
      </w:pPr>
      <w:del w:id="1164" w:author="Andreas Kuehne" w:date="2019-05-09T22:04:00Z">
        <w:r w:rsidRPr="00EB1DAE" w:rsidDel="00EB1DAE">
          <w:rPr>
            <w:rStyle w:val="Hyperlink"/>
            <w:noProof/>
            <w14:scene3d>
              <w14:camera w14:prst="orthographicFront"/>
              <w14:lightRig w14:rig="threePt" w14:dir="t">
                <w14:rot w14:lat="0" w14:lon="0" w14:rev="0"/>
              </w14:lightRig>
            </w14:scene3d>
          </w:rPr>
          <w:delText>4.3.13.1</w:delText>
        </w:r>
        <w:r w:rsidRPr="00EB1DAE" w:rsidDel="00EB1DAE">
          <w:rPr>
            <w:rStyle w:val="Hyperlink"/>
            <w:noProof/>
          </w:rPr>
          <w:delText xml:space="preserve"> X509Digest – JSON Syntax</w:delText>
        </w:r>
        <w:r w:rsidDel="00EB1DAE">
          <w:rPr>
            <w:noProof/>
            <w:webHidden/>
          </w:rPr>
          <w:tab/>
          <w:delText>66</w:delText>
        </w:r>
      </w:del>
    </w:p>
    <w:p w14:paraId="6C842FBB" w14:textId="5585D821" w:rsidR="005E5C94" w:rsidDel="00EB1DAE" w:rsidRDefault="005E5C94">
      <w:pPr>
        <w:pStyle w:val="Verzeichnis4"/>
        <w:tabs>
          <w:tab w:val="right" w:leader="dot" w:pos="9350"/>
        </w:tabs>
        <w:rPr>
          <w:del w:id="1165" w:author="Andreas Kuehne" w:date="2019-05-09T22:04:00Z"/>
          <w:rFonts w:asciiTheme="minorHAnsi" w:eastAsiaTheme="minorEastAsia" w:hAnsiTheme="minorHAnsi" w:cstheme="minorBidi"/>
          <w:noProof/>
          <w:sz w:val="22"/>
          <w:szCs w:val="22"/>
          <w:lang w:val="en-GB" w:eastAsia="en-GB"/>
        </w:rPr>
      </w:pPr>
      <w:del w:id="1166" w:author="Andreas Kuehne" w:date="2019-05-09T22:04:00Z">
        <w:r w:rsidRPr="00EB1DAE" w:rsidDel="00EB1DAE">
          <w:rPr>
            <w:rStyle w:val="Hyperlink"/>
            <w:noProof/>
            <w14:scene3d>
              <w14:camera w14:prst="orthographicFront"/>
              <w14:lightRig w14:rig="threePt" w14:dir="t">
                <w14:rot w14:lat="0" w14:lon="0" w14:rev="0"/>
              </w14:lightRig>
            </w14:scene3d>
          </w:rPr>
          <w:delText>4.3.13.2</w:delText>
        </w:r>
        <w:r w:rsidRPr="00EB1DAE" w:rsidDel="00EB1DAE">
          <w:rPr>
            <w:rStyle w:val="Hyperlink"/>
            <w:noProof/>
          </w:rPr>
          <w:delText xml:space="preserve"> X509Digest – XML Syntax</w:delText>
        </w:r>
        <w:r w:rsidDel="00EB1DAE">
          <w:rPr>
            <w:noProof/>
            <w:webHidden/>
          </w:rPr>
          <w:tab/>
          <w:delText>67</w:delText>
        </w:r>
      </w:del>
    </w:p>
    <w:p w14:paraId="26281072" w14:textId="66AB785A" w:rsidR="005E5C94" w:rsidDel="00EB1DAE" w:rsidRDefault="005E5C94">
      <w:pPr>
        <w:pStyle w:val="Verzeichnis3"/>
        <w:tabs>
          <w:tab w:val="right" w:leader="dot" w:pos="9350"/>
        </w:tabs>
        <w:rPr>
          <w:del w:id="1167" w:author="Andreas Kuehne" w:date="2019-05-09T22:04:00Z"/>
          <w:rFonts w:asciiTheme="minorHAnsi" w:eastAsiaTheme="minorEastAsia" w:hAnsiTheme="minorHAnsi" w:cstheme="minorBidi"/>
          <w:noProof/>
          <w:sz w:val="22"/>
          <w:szCs w:val="22"/>
          <w:lang w:val="en-GB" w:eastAsia="en-GB"/>
        </w:rPr>
      </w:pPr>
      <w:del w:id="1168" w:author="Andreas Kuehne" w:date="2019-05-09T22:04:00Z">
        <w:r w:rsidRPr="00EB1DAE" w:rsidDel="00EB1DAE">
          <w:rPr>
            <w:rStyle w:val="Hyperlink"/>
            <w:noProof/>
            <w14:scene3d>
              <w14:camera w14:prst="orthographicFront"/>
              <w14:lightRig w14:rig="threePt" w14:dir="t">
                <w14:rot w14:lat="0" w14:lon="0" w14:rev="0"/>
              </w14:lightRig>
            </w14:scene3d>
          </w:rPr>
          <w:delText>4.3.14</w:delText>
        </w:r>
        <w:r w:rsidRPr="00EB1DAE" w:rsidDel="00EB1DAE">
          <w:rPr>
            <w:rStyle w:val="Hyperlink"/>
            <w:noProof/>
          </w:rPr>
          <w:delText xml:space="preserve"> Component PropertiesHolder</w:delText>
        </w:r>
        <w:r w:rsidDel="00EB1DAE">
          <w:rPr>
            <w:noProof/>
            <w:webHidden/>
          </w:rPr>
          <w:tab/>
          <w:delText>67</w:delText>
        </w:r>
      </w:del>
    </w:p>
    <w:p w14:paraId="6A0BB476" w14:textId="1714F224" w:rsidR="005E5C94" w:rsidDel="00EB1DAE" w:rsidRDefault="005E5C94">
      <w:pPr>
        <w:pStyle w:val="Verzeichnis4"/>
        <w:tabs>
          <w:tab w:val="right" w:leader="dot" w:pos="9350"/>
        </w:tabs>
        <w:rPr>
          <w:del w:id="1169" w:author="Andreas Kuehne" w:date="2019-05-09T22:04:00Z"/>
          <w:rFonts w:asciiTheme="minorHAnsi" w:eastAsiaTheme="minorEastAsia" w:hAnsiTheme="minorHAnsi" w:cstheme="minorBidi"/>
          <w:noProof/>
          <w:sz w:val="22"/>
          <w:szCs w:val="22"/>
          <w:lang w:val="en-GB" w:eastAsia="en-GB"/>
        </w:rPr>
      </w:pPr>
      <w:del w:id="1170" w:author="Andreas Kuehne" w:date="2019-05-09T22:04:00Z">
        <w:r w:rsidRPr="00EB1DAE" w:rsidDel="00EB1DAE">
          <w:rPr>
            <w:rStyle w:val="Hyperlink"/>
            <w:noProof/>
            <w14:scene3d>
              <w14:camera w14:prst="orthographicFront"/>
              <w14:lightRig w14:rig="threePt" w14:dir="t">
                <w14:rot w14:lat="0" w14:lon="0" w14:rev="0"/>
              </w14:lightRig>
            </w14:scene3d>
          </w:rPr>
          <w:delText>4.3.14.1</w:delText>
        </w:r>
        <w:r w:rsidRPr="00EB1DAE" w:rsidDel="00EB1DAE">
          <w:rPr>
            <w:rStyle w:val="Hyperlink"/>
            <w:noProof/>
          </w:rPr>
          <w:delText xml:space="preserve"> PropertiesHolder – JSON Syntax</w:delText>
        </w:r>
        <w:r w:rsidDel="00EB1DAE">
          <w:rPr>
            <w:noProof/>
            <w:webHidden/>
          </w:rPr>
          <w:tab/>
          <w:delText>67</w:delText>
        </w:r>
      </w:del>
    </w:p>
    <w:p w14:paraId="5E1704E8" w14:textId="4ACF79A8" w:rsidR="005E5C94" w:rsidDel="00EB1DAE" w:rsidRDefault="005E5C94">
      <w:pPr>
        <w:pStyle w:val="Verzeichnis4"/>
        <w:tabs>
          <w:tab w:val="right" w:leader="dot" w:pos="9350"/>
        </w:tabs>
        <w:rPr>
          <w:del w:id="1171" w:author="Andreas Kuehne" w:date="2019-05-09T22:04:00Z"/>
          <w:rFonts w:asciiTheme="minorHAnsi" w:eastAsiaTheme="minorEastAsia" w:hAnsiTheme="minorHAnsi" w:cstheme="minorBidi"/>
          <w:noProof/>
          <w:sz w:val="22"/>
          <w:szCs w:val="22"/>
          <w:lang w:val="en-GB" w:eastAsia="en-GB"/>
        </w:rPr>
      </w:pPr>
      <w:del w:id="1172" w:author="Andreas Kuehne" w:date="2019-05-09T22:04:00Z">
        <w:r w:rsidRPr="00EB1DAE" w:rsidDel="00EB1DAE">
          <w:rPr>
            <w:rStyle w:val="Hyperlink"/>
            <w:noProof/>
            <w14:scene3d>
              <w14:camera w14:prst="orthographicFront"/>
              <w14:lightRig w14:rig="threePt" w14:dir="t">
                <w14:rot w14:lat="0" w14:lon="0" w14:rev="0"/>
              </w14:lightRig>
            </w14:scene3d>
          </w:rPr>
          <w:delText>4.3.14.2</w:delText>
        </w:r>
        <w:r w:rsidRPr="00EB1DAE" w:rsidDel="00EB1DAE">
          <w:rPr>
            <w:rStyle w:val="Hyperlink"/>
            <w:noProof/>
          </w:rPr>
          <w:delText xml:space="preserve"> PropertiesHolder – XML Syntax</w:delText>
        </w:r>
        <w:r w:rsidDel="00EB1DAE">
          <w:rPr>
            <w:noProof/>
            <w:webHidden/>
          </w:rPr>
          <w:tab/>
          <w:delText>68</w:delText>
        </w:r>
      </w:del>
    </w:p>
    <w:p w14:paraId="342423A8" w14:textId="6870308B" w:rsidR="005E5C94" w:rsidDel="00EB1DAE" w:rsidRDefault="005E5C94">
      <w:pPr>
        <w:pStyle w:val="Verzeichnis3"/>
        <w:tabs>
          <w:tab w:val="right" w:leader="dot" w:pos="9350"/>
        </w:tabs>
        <w:rPr>
          <w:del w:id="1173" w:author="Andreas Kuehne" w:date="2019-05-09T22:04:00Z"/>
          <w:rFonts w:asciiTheme="minorHAnsi" w:eastAsiaTheme="minorEastAsia" w:hAnsiTheme="minorHAnsi" w:cstheme="minorBidi"/>
          <w:noProof/>
          <w:sz w:val="22"/>
          <w:szCs w:val="22"/>
          <w:lang w:val="en-GB" w:eastAsia="en-GB"/>
        </w:rPr>
      </w:pPr>
      <w:del w:id="1174" w:author="Andreas Kuehne" w:date="2019-05-09T22:04:00Z">
        <w:r w:rsidRPr="00EB1DAE" w:rsidDel="00EB1DAE">
          <w:rPr>
            <w:rStyle w:val="Hyperlink"/>
            <w:noProof/>
            <w14:scene3d>
              <w14:camera w14:prst="orthographicFront"/>
              <w14:lightRig w14:rig="threePt" w14:dir="t">
                <w14:rot w14:lat="0" w14:lon="0" w14:rev="0"/>
              </w14:lightRig>
            </w14:scene3d>
          </w:rPr>
          <w:delText>4.3.15</w:delText>
        </w:r>
        <w:r w:rsidRPr="00EB1DAE" w:rsidDel="00EB1DAE">
          <w:rPr>
            <w:rStyle w:val="Hyperlink"/>
            <w:noProof/>
          </w:rPr>
          <w:delText xml:space="preserve"> Component Properties</w:delText>
        </w:r>
        <w:r w:rsidDel="00EB1DAE">
          <w:rPr>
            <w:noProof/>
            <w:webHidden/>
          </w:rPr>
          <w:tab/>
          <w:delText>68</w:delText>
        </w:r>
      </w:del>
    </w:p>
    <w:p w14:paraId="6978A2AB" w14:textId="00897C13" w:rsidR="005E5C94" w:rsidDel="00EB1DAE" w:rsidRDefault="005E5C94">
      <w:pPr>
        <w:pStyle w:val="Verzeichnis4"/>
        <w:tabs>
          <w:tab w:val="right" w:leader="dot" w:pos="9350"/>
        </w:tabs>
        <w:rPr>
          <w:del w:id="1175" w:author="Andreas Kuehne" w:date="2019-05-09T22:04:00Z"/>
          <w:rFonts w:asciiTheme="minorHAnsi" w:eastAsiaTheme="minorEastAsia" w:hAnsiTheme="minorHAnsi" w:cstheme="minorBidi"/>
          <w:noProof/>
          <w:sz w:val="22"/>
          <w:szCs w:val="22"/>
          <w:lang w:val="en-GB" w:eastAsia="en-GB"/>
        </w:rPr>
      </w:pPr>
      <w:del w:id="1176" w:author="Andreas Kuehne" w:date="2019-05-09T22:04:00Z">
        <w:r w:rsidRPr="00EB1DAE" w:rsidDel="00EB1DAE">
          <w:rPr>
            <w:rStyle w:val="Hyperlink"/>
            <w:noProof/>
            <w14:scene3d>
              <w14:camera w14:prst="orthographicFront"/>
              <w14:lightRig w14:rig="threePt" w14:dir="t">
                <w14:rot w14:lat="0" w14:lon="0" w14:rev="0"/>
              </w14:lightRig>
            </w14:scene3d>
          </w:rPr>
          <w:delText>4.3.15.1</w:delText>
        </w:r>
        <w:r w:rsidRPr="00EB1DAE" w:rsidDel="00EB1DAE">
          <w:rPr>
            <w:rStyle w:val="Hyperlink"/>
            <w:noProof/>
          </w:rPr>
          <w:delText xml:space="preserve"> Properties – JSON Syntax</w:delText>
        </w:r>
        <w:r w:rsidDel="00EB1DAE">
          <w:rPr>
            <w:noProof/>
            <w:webHidden/>
          </w:rPr>
          <w:tab/>
          <w:delText>68</w:delText>
        </w:r>
      </w:del>
    </w:p>
    <w:p w14:paraId="540574A1" w14:textId="05AE7F73" w:rsidR="005E5C94" w:rsidDel="00EB1DAE" w:rsidRDefault="005E5C94">
      <w:pPr>
        <w:pStyle w:val="Verzeichnis4"/>
        <w:tabs>
          <w:tab w:val="right" w:leader="dot" w:pos="9350"/>
        </w:tabs>
        <w:rPr>
          <w:del w:id="1177" w:author="Andreas Kuehne" w:date="2019-05-09T22:04:00Z"/>
          <w:rFonts w:asciiTheme="minorHAnsi" w:eastAsiaTheme="minorEastAsia" w:hAnsiTheme="minorHAnsi" w:cstheme="minorBidi"/>
          <w:noProof/>
          <w:sz w:val="22"/>
          <w:szCs w:val="22"/>
          <w:lang w:val="en-GB" w:eastAsia="en-GB"/>
        </w:rPr>
      </w:pPr>
      <w:del w:id="1178" w:author="Andreas Kuehne" w:date="2019-05-09T22:04:00Z">
        <w:r w:rsidRPr="00EB1DAE" w:rsidDel="00EB1DAE">
          <w:rPr>
            <w:rStyle w:val="Hyperlink"/>
            <w:noProof/>
            <w14:scene3d>
              <w14:camera w14:prst="orthographicFront"/>
              <w14:lightRig w14:rig="threePt" w14:dir="t">
                <w14:rot w14:lat="0" w14:lon="0" w14:rev="0"/>
              </w14:lightRig>
            </w14:scene3d>
          </w:rPr>
          <w:delText>4.3.15.2</w:delText>
        </w:r>
        <w:r w:rsidRPr="00EB1DAE" w:rsidDel="00EB1DAE">
          <w:rPr>
            <w:rStyle w:val="Hyperlink"/>
            <w:noProof/>
          </w:rPr>
          <w:delText xml:space="preserve"> Properties – XML Syntax</w:delText>
        </w:r>
        <w:r w:rsidDel="00EB1DAE">
          <w:rPr>
            <w:noProof/>
            <w:webHidden/>
          </w:rPr>
          <w:tab/>
          <w:delText>69</w:delText>
        </w:r>
      </w:del>
    </w:p>
    <w:p w14:paraId="70581DA6" w14:textId="4373591F" w:rsidR="005E5C94" w:rsidDel="00EB1DAE" w:rsidRDefault="005E5C94">
      <w:pPr>
        <w:pStyle w:val="Verzeichnis3"/>
        <w:tabs>
          <w:tab w:val="right" w:leader="dot" w:pos="9350"/>
        </w:tabs>
        <w:rPr>
          <w:del w:id="1179" w:author="Andreas Kuehne" w:date="2019-05-09T22:04:00Z"/>
          <w:rFonts w:asciiTheme="minorHAnsi" w:eastAsiaTheme="minorEastAsia" w:hAnsiTheme="minorHAnsi" w:cstheme="minorBidi"/>
          <w:noProof/>
          <w:sz w:val="22"/>
          <w:szCs w:val="22"/>
          <w:lang w:val="en-GB" w:eastAsia="en-GB"/>
        </w:rPr>
      </w:pPr>
      <w:del w:id="1180" w:author="Andreas Kuehne" w:date="2019-05-09T22:04:00Z">
        <w:r w:rsidRPr="00EB1DAE" w:rsidDel="00EB1DAE">
          <w:rPr>
            <w:rStyle w:val="Hyperlink"/>
            <w:noProof/>
            <w14:scene3d>
              <w14:camera w14:prst="orthographicFront"/>
              <w14:lightRig w14:rig="threePt" w14:dir="t">
                <w14:rot w14:lat="0" w14:lon="0" w14:rev="0"/>
              </w14:lightRig>
            </w14:scene3d>
          </w:rPr>
          <w:delText>4.3.16</w:delText>
        </w:r>
        <w:r w:rsidRPr="00EB1DAE" w:rsidDel="00EB1DAE">
          <w:rPr>
            <w:rStyle w:val="Hyperlink"/>
            <w:noProof/>
          </w:rPr>
          <w:delText xml:space="preserve"> Component Property</w:delText>
        </w:r>
        <w:r w:rsidDel="00EB1DAE">
          <w:rPr>
            <w:noProof/>
            <w:webHidden/>
          </w:rPr>
          <w:tab/>
          <w:delText>69</w:delText>
        </w:r>
      </w:del>
    </w:p>
    <w:p w14:paraId="7F766F59" w14:textId="46E54F73" w:rsidR="005E5C94" w:rsidDel="00EB1DAE" w:rsidRDefault="005E5C94">
      <w:pPr>
        <w:pStyle w:val="Verzeichnis4"/>
        <w:tabs>
          <w:tab w:val="right" w:leader="dot" w:pos="9350"/>
        </w:tabs>
        <w:rPr>
          <w:del w:id="1181" w:author="Andreas Kuehne" w:date="2019-05-09T22:04:00Z"/>
          <w:rFonts w:asciiTheme="minorHAnsi" w:eastAsiaTheme="minorEastAsia" w:hAnsiTheme="minorHAnsi" w:cstheme="minorBidi"/>
          <w:noProof/>
          <w:sz w:val="22"/>
          <w:szCs w:val="22"/>
          <w:lang w:val="en-GB" w:eastAsia="en-GB"/>
        </w:rPr>
      </w:pPr>
      <w:del w:id="1182" w:author="Andreas Kuehne" w:date="2019-05-09T22:04:00Z">
        <w:r w:rsidRPr="00EB1DAE" w:rsidDel="00EB1DAE">
          <w:rPr>
            <w:rStyle w:val="Hyperlink"/>
            <w:noProof/>
            <w14:scene3d>
              <w14:camera w14:prst="orthographicFront"/>
              <w14:lightRig w14:rig="threePt" w14:dir="t">
                <w14:rot w14:lat="0" w14:lon="0" w14:rev="0"/>
              </w14:lightRig>
            </w14:scene3d>
          </w:rPr>
          <w:delText>4.3.16.1</w:delText>
        </w:r>
        <w:r w:rsidRPr="00EB1DAE" w:rsidDel="00EB1DAE">
          <w:rPr>
            <w:rStyle w:val="Hyperlink"/>
            <w:noProof/>
          </w:rPr>
          <w:delText xml:space="preserve"> Property – JSON Syntax</w:delText>
        </w:r>
        <w:r w:rsidDel="00EB1DAE">
          <w:rPr>
            <w:noProof/>
            <w:webHidden/>
          </w:rPr>
          <w:tab/>
          <w:delText>69</w:delText>
        </w:r>
      </w:del>
    </w:p>
    <w:p w14:paraId="7D9AA7E2" w14:textId="0421AB7E" w:rsidR="005E5C94" w:rsidDel="00EB1DAE" w:rsidRDefault="005E5C94">
      <w:pPr>
        <w:pStyle w:val="Verzeichnis4"/>
        <w:tabs>
          <w:tab w:val="right" w:leader="dot" w:pos="9350"/>
        </w:tabs>
        <w:rPr>
          <w:del w:id="1183" w:author="Andreas Kuehne" w:date="2019-05-09T22:04:00Z"/>
          <w:rFonts w:asciiTheme="minorHAnsi" w:eastAsiaTheme="minorEastAsia" w:hAnsiTheme="minorHAnsi" w:cstheme="minorBidi"/>
          <w:noProof/>
          <w:sz w:val="22"/>
          <w:szCs w:val="22"/>
          <w:lang w:val="en-GB" w:eastAsia="en-GB"/>
        </w:rPr>
      </w:pPr>
      <w:del w:id="1184" w:author="Andreas Kuehne" w:date="2019-05-09T22:04:00Z">
        <w:r w:rsidRPr="00EB1DAE" w:rsidDel="00EB1DAE">
          <w:rPr>
            <w:rStyle w:val="Hyperlink"/>
            <w:noProof/>
            <w14:scene3d>
              <w14:camera w14:prst="orthographicFront"/>
              <w14:lightRig w14:rig="threePt" w14:dir="t">
                <w14:rot w14:lat="0" w14:lon="0" w14:rev="0"/>
              </w14:lightRig>
            </w14:scene3d>
          </w:rPr>
          <w:delText>4.3.16.2</w:delText>
        </w:r>
        <w:r w:rsidRPr="00EB1DAE" w:rsidDel="00EB1DAE">
          <w:rPr>
            <w:rStyle w:val="Hyperlink"/>
            <w:noProof/>
          </w:rPr>
          <w:delText xml:space="preserve"> Property – XML Syntax</w:delText>
        </w:r>
        <w:r w:rsidDel="00EB1DAE">
          <w:rPr>
            <w:noProof/>
            <w:webHidden/>
          </w:rPr>
          <w:tab/>
          <w:delText>70</w:delText>
        </w:r>
      </w:del>
    </w:p>
    <w:p w14:paraId="3127815D" w14:textId="7D9B77DD" w:rsidR="005E5C94" w:rsidDel="00EB1DAE" w:rsidRDefault="005E5C94">
      <w:pPr>
        <w:pStyle w:val="Verzeichnis3"/>
        <w:tabs>
          <w:tab w:val="right" w:leader="dot" w:pos="9350"/>
        </w:tabs>
        <w:rPr>
          <w:del w:id="1185" w:author="Andreas Kuehne" w:date="2019-05-09T22:04:00Z"/>
          <w:rFonts w:asciiTheme="minorHAnsi" w:eastAsiaTheme="minorEastAsia" w:hAnsiTheme="minorHAnsi" w:cstheme="minorBidi"/>
          <w:noProof/>
          <w:sz w:val="22"/>
          <w:szCs w:val="22"/>
          <w:lang w:val="en-GB" w:eastAsia="en-GB"/>
        </w:rPr>
      </w:pPr>
      <w:del w:id="1186" w:author="Andreas Kuehne" w:date="2019-05-09T22:04:00Z">
        <w:r w:rsidRPr="00EB1DAE" w:rsidDel="00EB1DAE">
          <w:rPr>
            <w:rStyle w:val="Hyperlink"/>
            <w:noProof/>
            <w14:scene3d>
              <w14:camera w14:prst="orthographicFront"/>
              <w14:lightRig w14:rig="threePt" w14:dir="t">
                <w14:rot w14:lat="0" w14:lon="0" w14:rev="0"/>
              </w14:lightRig>
            </w14:scene3d>
          </w:rPr>
          <w:delText>4.3.17</w:delText>
        </w:r>
        <w:r w:rsidRPr="00EB1DAE" w:rsidDel="00EB1DAE">
          <w:rPr>
            <w:rStyle w:val="Hyperlink"/>
            <w:noProof/>
          </w:rPr>
          <w:delText xml:space="preserve"> Component IncludeObject</w:delText>
        </w:r>
        <w:r w:rsidDel="00EB1DAE">
          <w:rPr>
            <w:noProof/>
            <w:webHidden/>
          </w:rPr>
          <w:tab/>
          <w:delText>70</w:delText>
        </w:r>
      </w:del>
    </w:p>
    <w:p w14:paraId="539A94CA" w14:textId="006038AE" w:rsidR="005E5C94" w:rsidDel="00EB1DAE" w:rsidRDefault="005E5C94">
      <w:pPr>
        <w:pStyle w:val="Verzeichnis4"/>
        <w:tabs>
          <w:tab w:val="right" w:leader="dot" w:pos="9350"/>
        </w:tabs>
        <w:rPr>
          <w:del w:id="1187" w:author="Andreas Kuehne" w:date="2019-05-09T22:04:00Z"/>
          <w:rFonts w:asciiTheme="minorHAnsi" w:eastAsiaTheme="minorEastAsia" w:hAnsiTheme="minorHAnsi" w:cstheme="minorBidi"/>
          <w:noProof/>
          <w:sz w:val="22"/>
          <w:szCs w:val="22"/>
          <w:lang w:val="en-GB" w:eastAsia="en-GB"/>
        </w:rPr>
      </w:pPr>
      <w:del w:id="1188" w:author="Andreas Kuehne" w:date="2019-05-09T22:04:00Z">
        <w:r w:rsidRPr="00EB1DAE" w:rsidDel="00EB1DAE">
          <w:rPr>
            <w:rStyle w:val="Hyperlink"/>
            <w:noProof/>
            <w14:scene3d>
              <w14:camera w14:prst="orthographicFront"/>
              <w14:lightRig w14:rig="threePt" w14:dir="t">
                <w14:rot w14:lat="0" w14:lon="0" w14:rev="0"/>
              </w14:lightRig>
            </w14:scene3d>
          </w:rPr>
          <w:delText>4.3.17.1</w:delText>
        </w:r>
        <w:r w:rsidRPr="00EB1DAE" w:rsidDel="00EB1DAE">
          <w:rPr>
            <w:rStyle w:val="Hyperlink"/>
            <w:noProof/>
          </w:rPr>
          <w:delText xml:space="preserve"> IncludeObject – JSON Syntax</w:delText>
        </w:r>
        <w:r w:rsidDel="00EB1DAE">
          <w:rPr>
            <w:noProof/>
            <w:webHidden/>
          </w:rPr>
          <w:tab/>
          <w:delText>71</w:delText>
        </w:r>
      </w:del>
    </w:p>
    <w:p w14:paraId="6C4AF893" w14:textId="4B09365C" w:rsidR="005E5C94" w:rsidDel="00EB1DAE" w:rsidRDefault="005E5C94">
      <w:pPr>
        <w:pStyle w:val="Verzeichnis4"/>
        <w:tabs>
          <w:tab w:val="right" w:leader="dot" w:pos="9350"/>
        </w:tabs>
        <w:rPr>
          <w:del w:id="1189" w:author="Andreas Kuehne" w:date="2019-05-09T22:04:00Z"/>
          <w:rFonts w:asciiTheme="minorHAnsi" w:eastAsiaTheme="minorEastAsia" w:hAnsiTheme="minorHAnsi" w:cstheme="minorBidi"/>
          <w:noProof/>
          <w:sz w:val="22"/>
          <w:szCs w:val="22"/>
          <w:lang w:val="en-GB" w:eastAsia="en-GB"/>
        </w:rPr>
      </w:pPr>
      <w:del w:id="1190" w:author="Andreas Kuehne" w:date="2019-05-09T22:04:00Z">
        <w:r w:rsidRPr="00EB1DAE" w:rsidDel="00EB1DAE">
          <w:rPr>
            <w:rStyle w:val="Hyperlink"/>
            <w:noProof/>
            <w14:scene3d>
              <w14:camera w14:prst="orthographicFront"/>
              <w14:lightRig w14:rig="threePt" w14:dir="t">
                <w14:rot w14:lat="0" w14:lon="0" w14:rev="0"/>
              </w14:lightRig>
            </w14:scene3d>
          </w:rPr>
          <w:delText>4.3.17.2</w:delText>
        </w:r>
        <w:r w:rsidRPr="00EB1DAE" w:rsidDel="00EB1DAE">
          <w:rPr>
            <w:rStyle w:val="Hyperlink"/>
            <w:noProof/>
          </w:rPr>
          <w:delText xml:space="preserve"> IncludeObject – XML Syntax</w:delText>
        </w:r>
        <w:r w:rsidDel="00EB1DAE">
          <w:rPr>
            <w:noProof/>
            <w:webHidden/>
          </w:rPr>
          <w:tab/>
          <w:delText>72</w:delText>
        </w:r>
      </w:del>
    </w:p>
    <w:p w14:paraId="132F0E86" w14:textId="2C1A7635" w:rsidR="005E5C94" w:rsidDel="00EB1DAE" w:rsidRDefault="005E5C94">
      <w:pPr>
        <w:pStyle w:val="Verzeichnis3"/>
        <w:tabs>
          <w:tab w:val="right" w:leader="dot" w:pos="9350"/>
        </w:tabs>
        <w:rPr>
          <w:del w:id="1191" w:author="Andreas Kuehne" w:date="2019-05-09T22:04:00Z"/>
          <w:rFonts w:asciiTheme="minorHAnsi" w:eastAsiaTheme="minorEastAsia" w:hAnsiTheme="minorHAnsi" w:cstheme="minorBidi"/>
          <w:noProof/>
          <w:sz w:val="22"/>
          <w:szCs w:val="22"/>
          <w:lang w:val="en-GB" w:eastAsia="en-GB"/>
        </w:rPr>
      </w:pPr>
      <w:del w:id="1192" w:author="Andreas Kuehne" w:date="2019-05-09T22:04:00Z">
        <w:r w:rsidRPr="00EB1DAE" w:rsidDel="00EB1DAE">
          <w:rPr>
            <w:rStyle w:val="Hyperlink"/>
            <w:noProof/>
            <w14:scene3d>
              <w14:camera w14:prst="orthographicFront"/>
              <w14:lightRig w14:rig="threePt" w14:dir="t">
                <w14:rot w14:lat="0" w14:lon="0" w14:rev="0"/>
              </w14:lightRig>
            </w14:scene3d>
          </w:rPr>
          <w:delText>4.3.18</w:delText>
        </w:r>
        <w:r w:rsidRPr="00EB1DAE" w:rsidDel="00EB1DAE">
          <w:rPr>
            <w:rStyle w:val="Hyperlink"/>
            <w:noProof/>
          </w:rPr>
          <w:delText xml:space="preserve"> Component SignaturePlacement</w:delText>
        </w:r>
        <w:r w:rsidDel="00EB1DAE">
          <w:rPr>
            <w:noProof/>
            <w:webHidden/>
          </w:rPr>
          <w:tab/>
          <w:delText>72</w:delText>
        </w:r>
      </w:del>
    </w:p>
    <w:p w14:paraId="0F4CEC8C" w14:textId="63AAC30C" w:rsidR="005E5C94" w:rsidDel="00EB1DAE" w:rsidRDefault="005E5C94">
      <w:pPr>
        <w:pStyle w:val="Verzeichnis4"/>
        <w:tabs>
          <w:tab w:val="right" w:leader="dot" w:pos="9350"/>
        </w:tabs>
        <w:rPr>
          <w:del w:id="1193" w:author="Andreas Kuehne" w:date="2019-05-09T22:04:00Z"/>
          <w:rFonts w:asciiTheme="minorHAnsi" w:eastAsiaTheme="minorEastAsia" w:hAnsiTheme="minorHAnsi" w:cstheme="minorBidi"/>
          <w:noProof/>
          <w:sz w:val="22"/>
          <w:szCs w:val="22"/>
          <w:lang w:val="en-GB" w:eastAsia="en-GB"/>
        </w:rPr>
      </w:pPr>
      <w:del w:id="1194" w:author="Andreas Kuehne" w:date="2019-05-09T22:04:00Z">
        <w:r w:rsidRPr="00EB1DAE" w:rsidDel="00EB1DAE">
          <w:rPr>
            <w:rStyle w:val="Hyperlink"/>
            <w:noProof/>
            <w14:scene3d>
              <w14:camera w14:prst="orthographicFront"/>
              <w14:lightRig w14:rig="threePt" w14:dir="t">
                <w14:rot w14:lat="0" w14:lon="0" w14:rev="0"/>
              </w14:lightRig>
            </w14:scene3d>
          </w:rPr>
          <w:delText>4.3.18.1</w:delText>
        </w:r>
        <w:r w:rsidRPr="00EB1DAE" w:rsidDel="00EB1DAE">
          <w:rPr>
            <w:rStyle w:val="Hyperlink"/>
            <w:noProof/>
          </w:rPr>
          <w:delText xml:space="preserve"> SignaturePlacement – JSON Syntax</w:delText>
        </w:r>
        <w:r w:rsidDel="00EB1DAE">
          <w:rPr>
            <w:noProof/>
            <w:webHidden/>
          </w:rPr>
          <w:tab/>
          <w:delText>72</w:delText>
        </w:r>
      </w:del>
    </w:p>
    <w:p w14:paraId="151B5D60" w14:textId="22C6A5D9" w:rsidR="005E5C94" w:rsidDel="00EB1DAE" w:rsidRDefault="005E5C94">
      <w:pPr>
        <w:pStyle w:val="Verzeichnis4"/>
        <w:tabs>
          <w:tab w:val="right" w:leader="dot" w:pos="9350"/>
        </w:tabs>
        <w:rPr>
          <w:del w:id="1195" w:author="Andreas Kuehne" w:date="2019-05-09T22:04:00Z"/>
          <w:rFonts w:asciiTheme="minorHAnsi" w:eastAsiaTheme="minorEastAsia" w:hAnsiTheme="minorHAnsi" w:cstheme="minorBidi"/>
          <w:noProof/>
          <w:sz w:val="22"/>
          <w:szCs w:val="22"/>
          <w:lang w:val="en-GB" w:eastAsia="en-GB"/>
        </w:rPr>
      </w:pPr>
      <w:del w:id="1196" w:author="Andreas Kuehne" w:date="2019-05-09T22:04:00Z">
        <w:r w:rsidRPr="00EB1DAE" w:rsidDel="00EB1DAE">
          <w:rPr>
            <w:rStyle w:val="Hyperlink"/>
            <w:noProof/>
            <w14:scene3d>
              <w14:camera w14:prst="orthographicFront"/>
              <w14:lightRig w14:rig="threePt" w14:dir="t">
                <w14:rot w14:lat="0" w14:lon="0" w14:rev="0"/>
              </w14:lightRig>
            </w14:scene3d>
          </w:rPr>
          <w:delText>4.3.18.2</w:delText>
        </w:r>
        <w:r w:rsidRPr="00EB1DAE" w:rsidDel="00EB1DAE">
          <w:rPr>
            <w:rStyle w:val="Hyperlink"/>
            <w:noProof/>
          </w:rPr>
          <w:delText xml:space="preserve"> SignaturePlacement – XML Syntax</w:delText>
        </w:r>
        <w:r w:rsidDel="00EB1DAE">
          <w:rPr>
            <w:noProof/>
            <w:webHidden/>
          </w:rPr>
          <w:tab/>
          <w:delText>73</w:delText>
        </w:r>
      </w:del>
    </w:p>
    <w:p w14:paraId="55D9ED49" w14:textId="550C2BB0" w:rsidR="005E5C94" w:rsidDel="00EB1DAE" w:rsidRDefault="005E5C94">
      <w:pPr>
        <w:pStyle w:val="Verzeichnis3"/>
        <w:tabs>
          <w:tab w:val="right" w:leader="dot" w:pos="9350"/>
        </w:tabs>
        <w:rPr>
          <w:del w:id="1197" w:author="Andreas Kuehne" w:date="2019-05-09T22:04:00Z"/>
          <w:rFonts w:asciiTheme="minorHAnsi" w:eastAsiaTheme="minorEastAsia" w:hAnsiTheme="minorHAnsi" w:cstheme="minorBidi"/>
          <w:noProof/>
          <w:sz w:val="22"/>
          <w:szCs w:val="22"/>
          <w:lang w:val="en-GB" w:eastAsia="en-GB"/>
        </w:rPr>
      </w:pPr>
      <w:del w:id="1198" w:author="Andreas Kuehne" w:date="2019-05-09T22:04:00Z">
        <w:r w:rsidRPr="00EB1DAE" w:rsidDel="00EB1DAE">
          <w:rPr>
            <w:rStyle w:val="Hyperlink"/>
            <w:noProof/>
            <w14:scene3d>
              <w14:camera w14:prst="orthographicFront"/>
              <w14:lightRig w14:rig="threePt" w14:dir="t">
                <w14:rot w14:lat="0" w14:lon="0" w14:rev="0"/>
              </w14:lightRig>
            </w14:scene3d>
          </w:rPr>
          <w:delText>4.3.19</w:delText>
        </w:r>
        <w:r w:rsidRPr="00EB1DAE" w:rsidDel="00EB1DAE">
          <w:rPr>
            <w:rStyle w:val="Hyperlink"/>
            <w:noProof/>
          </w:rPr>
          <w:delText xml:space="preserve"> Component DocumentWithSignature</w:delText>
        </w:r>
        <w:r w:rsidDel="00EB1DAE">
          <w:rPr>
            <w:noProof/>
            <w:webHidden/>
          </w:rPr>
          <w:tab/>
          <w:delText>74</w:delText>
        </w:r>
      </w:del>
    </w:p>
    <w:p w14:paraId="2470F951" w14:textId="5321CBC9" w:rsidR="005E5C94" w:rsidDel="00EB1DAE" w:rsidRDefault="005E5C94">
      <w:pPr>
        <w:pStyle w:val="Verzeichnis4"/>
        <w:tabs>
          <w:tab w:val="right" w:leader="dot" w:pos="9350"/>
        </w:tabs>
        <w:rPr>
          <w:del w:id="1199" w:author="Andreas Kuehne" w:date="2019-05-09T22:04:00Z"/>
          <w:rFonts w:asciiTheme="minorHAnsi" w:eastAsiaTheme="minorEastAsia" w:hAnsiTheme="minorHAnsi" w:cstheme="minorBidi"/>
          <w:noProof/>
          <w:sz w:val="22"/>
          <w:szCs w:val="22"/>
          <w:lang w:val="en-GB" w:eastAsia="en-GB"/>
        </w:rPr>
      </w:pPr>
      <w:del w:id="1200" w:author="Andreas Kuehne" w:date="2019-05-09T22:04:00Z">
        <w:r w:rsidRPr="00EB1DAE" w:rsidDel="00EB1DAE">
          <w:rPr>
            <w:rStyle w:val="Hyperlink"/>
            <w:noProof/>
            <w14:scene3d>
              <w14:camera w14:prst="orthographicFront"/>
              <w14:lightRig w14:rig="threePt" w14:dir="t">
                <w14:rot w14:lat="0" w14:lon="0" w14:rev="0"/>
              </w14:lightRig>
            </w14:scene3d>
          </w:rPr>
          <w:delText>4.3.19.1</w:delText>
        </w:r>
        <w:r w:rsidRPr="00EB1DAE" w:rsidDel="00EB1DAE">
          <w:rPr>
            <w:rStyle w:val="Hyperlink"/>
            <w:noProof/>
          </w:rPr>
          <w:delText xml:space="preserve"> DocumentWithSignature – JSON Syntax</w:delText>
        </w:r>
        <w:r w:rsidDel="00EB1DAE">
          <w:rPr>
            <w:noProof/>
            <w:webHidden/>
          </w:rPr>
          <w:tab/>
          <w:delText>74</w:delText>
        </w:r>
      </w:del>
    </w:p>
    <w:p w14:paraId="1D194C34" w14:textId="1035F68F" w:rsidR="005E5C94" w:rsidDel="00EB1DAE" w:rsidRDefault="005E5C94">
      <w:pPr>
        <w:pStyle w:val="Verzeichnis4"/>
        <w:tabs>
          <w:tab w:val="right" w:leader="dot" w:pos="9350"/>
        </w:tabs>
        <w:rPr>
          <w:del w:id="1201" w:author="Andreas Kuehne" w:date="2019-05-09T22:04:00Z"/>
          <w:rFonts w:asciiTheme="minorHAnsi" w:eastAsiaTheme="minorEastAsia" w:hAnsiTheme="minorHAnsi" w:cstheme="minorBidi"/>
          <w:noProof/>
          <w:sz w:val="22"/>
          <w:szCs w:val="22"/>
          <w:lang w:val="en-GB" w:eastAsia="en-GB"/>
        </w:rPr>
      </w:pPr>
      <w:del w:id="1202" w:author="Andreas Kuehne" w:date="2019-05-09T22:04:00Z">
        <w:r w:rsidRPr="00EB1DAE" w:rsidDel="00EB1DAE">
          <w:rPr>
            <w:rStyle w:val="Hyperlink"/>
            <w:noProof/>
            <w14:scene3d>
              <w14:camera w14:prst="orthographicFront"/>
              <w14:lightRig w14:rig="threePt" w14:dir="t">
                <w14:rot w14:lat="0" w14:lon="0" w14:rev="0"/>
              </w14:lightRig>
            </w14:scene3d>
          </w:rPr>
          <w:delText>4.3.19.2</w:delText>
        </w:r>
        <w:r w:rsidRPr="00EB1DAE" w:rsidDel="00EB1DAE">
          <w:rPr>
            <w:rStyle w:val="Hyperlink"/>
            <w:noProof/>
          </w:rPr>
          <w:delText xml:space="preserve"> DocumentWithSignature – XML Syntax</w:delText>
        </w:r>
        <w:r w:rsidDel="00EB1DAE">
          <w:rPr>
            <w:noProof/>
            <w:webHidden/>
          </w:rPr>
          <w:tab/>
          <w:delText>74</w:delText>
        </w:r>
      </w:del>
    </w:p>
    <w:p w14:paraId="6E8D2E12" w14:textId="3B6B1562" w:rsidR="005E5C94" w:rsidDel="00EB1DAE" w:rsidRDefault="005E5C94">
      <w:pPr>
        <w:pStyle w:val="Verzeichnis3"/>
        <w:tabs>
          <w:tab w:val="right" w:leader="dot" w:pos="9350"/>
        </w:tabs>
        <w:rPr>
          <w:del w:id="1203" w:author="Andreas Kuehne" w:date="2019-05-09T22:04:00Z"/>
          <w:rFonts w:asciiTheme="minorHAnsi" w:eastAsiaTheme="minorEastAsia" w:hAnsiTheme="minorHAnsi" w:cstheme="minorBidi"/>
          <w:noProof/>
          <w:sz w:val="22"/>
          <w:szCs w:val="22"/>
          <w:lang w:val="en-GB" w:eastAsia="en-GB"/>
        </w:rPr>
      </w:pPr>
      <w:del w:id="1204" w:author="Andreas Kuehne" w:date="2019-05-09T22:04:00Z">
        <w:r w:rsidRPr="00EB1DAE" w:rsidDel="00EB1DAE">
          <w:rPr>
            <w:rStyle w:val="Hyperlink"/>
            <w:noProof/>
            <w14:scene3d>
              <w14:camera w14:prst="orthographicFront"/>
              <w14:lightRig w14:rig="threePt" w14:dir="t">
                <w14:rot w14:lat="0" w14:lon="0" w14:rev="0"/>
              </w14:lightRig>
            </w14:scene3d>
          </w:rPr>
          <w:delText>4.3.20</w:delText>
        </w:r>
        <w:r w:rsidRPr="00EB1DAE" w:rsidDel="00EB1DAE">
          <w:rPr>
            <w:rStyle w:val="Hyperlink"/>
            <w:noProof/>
          </w:rPr>
          <w:delText xml:space="preserve"> Component SignedReferences</w:delText>
        </w:r>
        <w:r w:rsidDel="00EB1DAE">
          <w:rPr>
            <w:noProof/>
            <w:webHidden/>
          </w:rPr>
          <w:tab/>
          <w:delText>75</w:delText>
        </w:r>
      </w:del>
    </w:p>
    <w:p w14:paraId="392D57CF" w14:textId="4DD10953" w:rsidR="005E5C94" w:rsidDel="00EB1DAE" w:rsidRDefault="005E5C94">
      <w:pPr>
        <w:pStyle w:val="Verzeichnis4"/>
        <w:tabs>
          <w:tab w:val="right" w:leader="dot" w:pos="9350"/>
        </w:tabs>
        <w:rPr>
          <w:del w:id="1205" w:author="Andreas Kuehne" w:date="2019-05-09T22:04:00Z"/>
          <w:rFonts w:asciiTheme="minorHAnsi" w:eastAsiaTheme="minorEastAsia" w:hAnsiTheme="minorHAnsi" w:cstheme="minorBidi"/>
          <w:noProof/>
          <w:sz w:val="22"/>
          <w:szCs w:val="22"/>
          <w:lang w:val="en-GB" w:eastAsia="en-GB"/>
        </w:rPr>
      </w:pPr>
      <w:del w:id="1206" w:author="Andreas Kuehne" w:date="2019-05-09T22:04:00Z">
        <w:r w:rsidRPr="00EB1DAE" w:rsidDel="00EB1DAE">
          <w:rPr>
            <w:rStyle w:val="Hyperlink"/>
            <w:noProof/>
            <w14:scene3d>
              <w14:camera w14:prst="orthographicFront"/>
              <w14:lightRig w14:rig="threePt" w14:dir="t">
                <w14:rot w14:lat="0" w14:lon="0" w14:rev="0"/>
              </w14:lightRig>
            </w14:scene3d>
          </w:rPr>
          <w:delText>4.3.20.1</w:delText>
        </w:r>
        <w:r w:rsidRPr="00EB1DAE" w:rsidDel="00EB1DAE">
          <w:rPr>
            <w:rStyle w:val="Hyperlink"/>
            <w:noProof/>
          </w:rPr>
          <w:delText xml:space="preserve"> SignedReferences – JSON Syntax</w:delText>
        </w:r>
        <w:r w:rsidDel="00EB1DAE">
          <w:rPr>
            <w:noProof/>
            <w:webHidden/>
          </w:rPr>
          <w:tab/>
          <w:delText>75</w:delText>
        </w:r>
      </w:del>
    </w:p>
    <w:p w14:paraId="1B8E7000" w14:textId="50F70790" w:rsidR="005E5C94" w:rsidDel="00EB1DAE" w:rsidRDefault="005E5C94">
      <w:pPr>
        <w:pStyle w:val="Verzeichnis4"/>
        <w:tabs>
          <w:tab w:val="right" w:leader="dot" w:pos="9350"/>
        </w:tabs>
        <w:rPr>
          <w:del w:id="1207" w:author="Andreas Kuehne" w:date="2019-05-09T22:04:00Z"/>
          <w:rFonts w:asciiTheme="minorHAnsi" w:eastAsiaTheme="minorEastAsia" w:hAnsiTheme="minorHAnsi" w:cstheme="minorBidi"/>
          <w:noProof/>
          <w:sz w:val="22"/>
          <w:szCs w:val="22"/>
          <w:lang w:val="en-GB" w:eastAsia="en-GB"/>
        </w:rPr>
      </w:pPr>
      <w:del w:id="1208" w:author="Andreas Kuehne" w:date="2019-05-09T22:04:00Z">
        <w:r w:rsidRPr="00EB1DAE" w:rsidDel="00EB1DAE">
          <w:rPr>
            <w:rStyle w:val="Hyperlink"/>
            <w:noProof/>
            <w14:scene3d>
              <w14:camera w14:prst="orthographicFront"/>
              <w14:lightRig w14:rig="threePt" w14:dir="t">
                <w14:rot w14:lat="0" w14:lon="0" w14:rev="0"/>
              </w14:lightRig>
            </w14:scene3d>
          </w:rPr>
          <w:delText>4.3.20.2</w:delText>
        </w:r>
        <w:r w:rsidRPr="00EB1DAE" w:rsidDel="00EB1DAE">
          <w:rPr>
            <w:rStyle w:val="Hyperlink"/>
            <w:noProof/>
          </w:rPr>
          <w:delText xml:space="preserve"> SignedReferences – XML Syntax</w:delText>
        </w:r>
        <w:r w:rsidDel="00EB1DAE">
          <w:rPr>
            <w:noProof/>
            <w:webHidden/>
          </w:rPr>
          <w:tab/>
          <w:delText>75</w:delText>
        </w:r>
      </w:del>
    </w:p>
    <w:p w14:paraId="426B74A2" w14:textId="36A3CBE8" w:rsidR="005E5C94" w:rsidDel="00EB1DAE" w:rsidRDefault="005E5C94">
      <w:pPr>
        <w:pStyle w:val="Verzeichnis3"/>
        <w:tabs>
          <w:tab w:val="right" w:leader="dot" w:pos="9350"/>
        </w:tabs>
        <w:rPr>
          <w:del w:id="1209" w:author="Andreas Kuehne" w:date="2019-05-09T22:04:00Z"/>
          <w:rFonts w:asciiTheme="minorHAnsi" w:eastAsiaTheme="minorEastAsia" w:hAnsiTheme="minorHAnsi" w:cstheme="minorBidi"/>
          <w:noProof/>
          <w:sz w:val="22"/>
          <w:szCs w:val="22"/>
          <w:lang w:val="en-GB" w:eastAsia="en-GB"/>
        </w:rPr>
      </w:pPr>
      <w:del w:id="1210"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Component SignedReference</w:delText>
        </w:r>
        <w:r w:rsidDel="00EB1DAE">
          <w:rPr>
            <w:noProof/>
            <w:webHidden/>
          </w:rPr>
          <w:tab/>
          <w:delText>76</w:delText>
        </w:r>
      </w:del>
    </w:p>
    <w:p w14:paraId="2F665361" w14:textId="4FB67375" w:rsidR="005E5C94" w:rsidDel="00EB1DAE" w:rsidRDefault="005E5C94">
      <w:pPr>
        <w:pStyle w:val="Verzeichnis4"/>
        <w:tabs>
          <w:tab w:val="right" w:leader="dot" w:pos="9350"/>
        </w:tabs>
        <w:rPr>
          <w:del w:id="1211" w:author="Andreas Kuehne" w:date="2019-05-09T22:04:00Z"/>
          <w:rFonts w:asciiTheme="minorHAnsi" w:eastAsiaTheme="minorEastAsia" w:hAnsiTheme="minorHAnsi" w:cstheme="minorBidi"/>
          <w:noProof/>
          <w:sz w:val="22"/>
          <w:szCs w:val="22"/>
          <w:lang w:val="en-GB" w:eastAsia="en-GB"/>
        </w:rPr>
      </w:pPr>
      <w:del w:id="1212" w:author="Andreas Kuehne" w:date="2019-05-09T22:04:00Z">
        <w:r w:rsidRPr="00EB1DAE" w:rsidDel="00EB1DAE">
          <w:rPr>
            <w:rStyle w:val="Hyperlink"/>
            <w:noProof/>
            <w14:scene3d>
              <w14:camera w14:prst="orthographicFront"/>
              <w14:lightRig w14:rig="threePt" w14:dir="t">
                <w14:rot w14:lat="0" w14:lon="0" w14:rev="0"/>
              </w14:lightRig>
            </w14:scene3d>
          </w:rPr>
          <w:delText>4.3.21.1</w:delText>
        </w:r>
        <w:r w:rsidRPr="00EB1DAE" w:rsidDel="00EB1DAE">
          <w:rPr>
            <w:rStyle w:val="Hyperlink"/>
            <w:noProof/>
          </w:rPr>
          <w:delText xml:space="preserve"> SignedReference – JSON Syntax</w:delText>
        </w:r>
        <w:r w:rsidDel="00EB1DAE">
          <w:rPr>
            <w:noProof/>
            <w:webHidden/>
          </w:rPr>
          <w:tab/>
          <w:delText>76</w:delText>
        </w:r>
      </w:del>
    </w:p>
    <w:p w14:paraId="039972A1" w14:textId="4C74A76B" w:rsidR="005E5C94" w:rsidDel="00EB1DAE" w:rsidRDefault="005E5C94">
      <w:pPr>
        <w:pStyle w:val="Verzeichnis4"/>
        <w:tabs>
          <w:tab w:val="right" w:leader="dot" w:pos="9350"/>
        </w:tabs>
        <w:rPr>
          <w:del w:id="1213" w:author="Andreas Kuehne" w:date="2019-05-09T22:04:00Z"/>
          <w:rFonts w:asciiTheme="minorHAnsi" w:eastAsiaTheme="minorEastAsia" w:hAnsiTheme="minorHAnsi" w:cstheme="minorBidi"/>
          <w:noProof/>
          <w:sz w:val="22"/>
          <w:szCs w:val="22"/>
          <w:lang w:val="en-GB" w:eastAsia="en-GB"/>
        </w:rPr>
      </w:pPr>
      <w:del w:id="1214" w:author="Andreas Kuehne" w:date="2019-05-09T22:04:00Z">
        <w:r w:rsidRPr="00EB1DAE" w:rsidDel="00EB1DAE">
          <w:rPr>
            <w:rStyle w:val="Hyperlink"/>
            <w:noProof/>
            <w14:scene3d>
              <w14:camera w14:prst="orthographicFront"/>
              <w14:lightRig w14:rig="threePt" w14:dir="t">
                <w14:rot w14:lat="0" w14:lon="0" w14:rev="0"/>
              </w14:lightRig>
            </w14:scene3d>
          </w:rPr>
          <w:delText>4.3.21.2</w:delText>
        </w:r>
        <w:r w:rsidRPr="00EB1DAE" w:rsidDel="00EB1DAE">
          <w:rPr>
            <w:rStyle w:val="Hyperlink"/>
            <w:noProof/>
          </w:rPr>
          <w:delText xml:space="preserve"> SignedReference – XML Syntax</w:delText>
        </w:r>
        <w:r w:rsidDel="00EB1DAE">
          <w:rPr>
            <w:noProof/>
            <w:webHidden/>
          </w:rPr>
          <w:tab/>
          <w:delText>77</w:delText>
        </w:r>
      </w:del>
    </w:p>
    <w:p w14:paraId="30CF3B6B" w14:textId="144909AD" w:rsidR="005E5C94" w:rsidDel="00EB1DAE" w:rsidRDefault="005E5C94">
      <w:pPr>
        <w:pStyle w:val="Verzeichnis3"/>
        <w:tabs>
          <w:tab w:val="right" w:leader="dot" w:pos="9350"/>
        </w:tabs>
        <w:rPr>
          <w:del w:id="1215" w:author="Andreas Kuehne" w:date="2019-05-09T22:04:00Z"/>
          <w:rFonts w:asciiTheme="minorHAnsi" w:eastAsiaTheme="minorEastAsia" w:hAnsiTheme="minorHAnsi" w:cstheme="minorBidi"/>
          <w:noProof/>
          <w:sz w:val="22"/>
          <w:szCs w:val="22"/>
          <w:lang w:val="en-GB" w:eastAsia="en-GB"/>
        </w:rPr>
      </w:pPr>
      <w:del w:id="1216"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Component VerifyManifestResults</w:delText>
        </w:r>
        <w:r w:rsidDel="00EB1DAE">
          <w:rPr>
            <w:noProof/>
            <w:webHidden/>
          </w:rPr>
          <w:tab/>
          <w:delText>77</w:delText>
        </w:r>
      </w:del>
    </w:p>
    <w:p w14:paraId="192742CD" w14:textId="6EAC3A5F" w:rsidR="005E5C94" w:rsidDel="00EB1DAE" w:rsidRDefault="005E5C94">
      <w:pPr>
        <w:pStyle w:val="Verzeichnis4"/>
        <w:tabs>
          <w:tab w:val="right" w:leader="dot" w:pos="9350"/>
        </w:tabs>
        <w:rPr>
          <w:del w:id="1217" w:author="Andreas Kuehne" w:date="2019-05-09T22:04:00Z"/>
          <w:rFonts w:asciiTheme="minorHAnsi" w:eastAsiaTheme="minorEastAsia" w:hAnsiTheme="minorHAnsi" w:cstheme="minorBidi"/>
          <w:noProof/>
          <w:sz w:val="22"/>
          <w:szCs w:val="22"/>
          <w:lang w:val="en-GB" w:eastAsia="en-GB"/>
        </w:rPr>
      </w:pPr>
      <w:del w:id="1218" w:author="Andreas Kuehne" w:date="2019-05-09T22:04:00Z">
        <w:r w:rsidRPr="00EB1DAE" w:rsidDel="00EB1DAE">
          <w:rPr>
            <w:rStyle w:val="Hyperlink"/>
            <w:noProof/>
            <w14:scene3d>
              <w14:camera w14:prst="orthographicFront"/>
              <w14:lightRig w14:rig="threePt" w14:dir="t">
                <w14:rot w14:lat="0" w14:lon="0" w14:rev="0"/>
              </w14:lightRig>
            </w14:scene3d>
          </w:rPr>
          <w:delText>4.3.22.1</w:delText>
        </w:r>
        <w:r w:rsidRPr="00EB1DAE" w:rsidDel="00EB1DAE">
          <w:rPr>
            <w:rStyle w:val="Hyperlink"/>
            <w:noProof/>
          </w:rPr>
          <w:delText xml:space="preserve"> VerifyManifestResults – JSON Syntax</w:delText>
        </w:r>
        <w:r w:rsidDel="00EB1DAE">
          <w:rPr>
            <w:noProof/>
            <w:webHidden/>
          </w:rPr>
          <w:tab/>
          <w:delText>77</w:delText>
        </w:r>
      </w:del>
    </w:p>
    <w:p w14:paraId="123A7E87" w14:textId="62E05344" w:rsidR="005E5C94" w:rsidDel="00EB1DAE" w:rsidRDefault="005E5C94">
      <w:pPr>
        <w:pStyle w:val="Verzeichnis4"/>
        <w:tabs>
          <w:tab w:val="right" w:leader="dot" w:pos="9350"/>
        </w:tabs>
        <w:rPr>
          <w:del w:id="1219" w:author="Andreas Kuehne" w:date="2019-05-09T22:04:00Z"/>
          <w:rFonts w:asciiTheme="minorHAnsi" w:eastAsiaTheme="minorEastAsia" w:hAnsiTheme="minorHAnsi" w:cstheme="minorBidi"/>
          <w:noProof/>
          <w:sz w:val="22"/>
          <w:szCs w:val="22"/>
          <w:lang w:val="en-GB" w:eastAsia="en-GB"/>
        </w:rPr>
      </w:pPr>
      <w:del w:id="1220" w:author="Andreas Kuehne" w:date="2019-05-09T22:04:00Z">
        <w:r w:rsidRPr="00EB1DAE" w:rsidDel="00EB1DAE">
          <w:rPr>
            <w:rStyle w:val="Hyperlink"/>
            <w:noProof/>
            <w14:scene3d>
              <w14:camera w14:prst="orthographicFront"/>
              <w14:lightRig w14:rig="threePt" w14:dir="t">
                <w14:rot w14:lat="0" w14:lon="0" w14:rev="0"/>
              </w14:lightRig>
            </w14:scene3d>
          </w:rPr>
          <w:delText>4.3.22.2</w:delText>
        </w:r>
        <w:r w:rsidRPr="00EB1DAE" w:rsidDel="00EB1DAE">
          <w:rPr>
            <w:rStyle w:val="Hyperlink"/>
            <w:noProof/>
          </w:rPr>
          <w:delText xml:space="preserve"> VerifyManifestResults – XML Syntax</w:delText>
        </w:r>
        <w:r w:rsidDel="00EB1DAE">
          <w:rPr>
            <w:noProof/>
            <w:webHidden/>
          </w:rPr>
          <w:tab/>
          <w:delText>78</w:delText>
        </w:r>
      </w:del>
    </w:p>
    <w:p w14:paraId="6914C287" w14:textId="5F6D6705" w:rsidR="005E5C94" w:rsidDel="00EB1DAE" w:rsidRDefault="005E5C94">
      <w:pPr>
        <w:pStyle w:val="Verzeichnis3"/>
        <w:tabs>
          <w:tab w:val="right" w:leader="dot" w:pos="9350"/>
        </w:tabs>
        <w:rPr>
          <w:del w:id="1221" w:author="Andreas Kuehne" w:date="2019-05-09T22:04:00Z"/>
          <w:rFonts w:asciiTheme="minorHAnsi" w:eastAsiaTheme="minorEastAsia" w:hAnsiTheme="minorHAnsi" w:cstheme="minorBidi"/>
          <w:noProof/>
          <w:sz w:val="22"/>
          <w:szCs w:val="22"/>
          <w:lang w:val="en-GB" w:eastAsia="en-GB"/>
        </w:rPr>
      </w:pPr>
      <w:del w:id="1222" w:author="Andreas Kuehne" w:date="2019-05-09T22:04:00Z">
        <w:r w:rsidRPr="00EB1DAE" w:rsidDel="00EB1DAE">
          <w:rPr>
            <w:rStyle w:val="Hyperlink"/>
            <w:noProof/>
            <w14:scene3d>
              <w14:camera w14:prst="orthographicFront"/>
              <w14:lightRig w14:rig="threePt" w14:dir="t">
                <w14:rot w14:lat="0" w14:lon="0" w14:rev="0"/>
              </w14:lightRig>
            </w14:scene3d>
          </w:rPr>
          <w:delText>4.3.23</w:delText>
        </w:r>
        <w:r w:rsidRPr="00EB1DAE" w:rsidDel="00EB1DAE">
          <w:rPr>
            <w:rStyle w:val="Hyperlink"/>
            <w:noProof/>
          </w:rPr>
          <w:delText xml:space="preserve"> Component ManifestResult</w:delText>
        </w:r>
        <w:r w:rsidDel="00EB1DAE">
          <w:rPr>
            <w:noProof/>
            <w:webHidden/>
          </w:rPr>
          <w:tab/>
          <w:delText>78</w:delText>
        </w:r>
      </w:del>
    </w:p>
    <w:p w14:paraId="5C77ABCE" w14:textId="0BC295CD" w:rsidR="005E5C94" w:rsidDel="00EB1DAE" w:rsidRDefault="005E5C94">
      <w:pPr>
        <w:pStyle w:val="Verzeichnis4"/>
        <w:tabs>
          <w:tab w:val="right" w:leader="dot" w:pos="9350"/>
        </w:tabs>
        <w:rPr>
          <w:del w:id="1223" w:author="Andreas Kuehne" w:date="2019-05-09T22:04:00Z"/>
          <w:rFonts w:asciiTheme="minorHAnsi" w:eastAsiaTheme="minorEastAsia" w:hAnsiTheme="minorHAnsi" w:cstheme="minorBidi"/>
          <w:noProof/>
          <w:sz w:val="22"/>
          <w:szCs w:val="22"/>
          <w:lang w:val="en-GB" w:eastAsia="en-GB"/>
        </w:rPr>
      </w:pPr>
      <w:del w:id="1224" w:author="Andreas Kuehne" w:date="2019-05-09T22:04:00Z">
        <w:r w:rsidRPr="00EB1DAE" w:rsidDel="00EB1DAE">
          <w:rPr>
            <w:rStyle w:val="Hyperlink"/>
            <w:noProof/>
            <w14:scene3d>
              <w14:camera w14:prst="orthographicFront"/>
              <w14:lightRig w14:rig="threePt" w14:dir="t">
                <w14:rot w14:lat="0" w14:lon="0" w14:rev="0"/>
              </w14:lightRig>
            </w14:scene3d>
          </w:rPr>
          <w:delText>4.3.23.1</w:delText>
        </w:r>
        <w:r w:rsidRPr="00EB1DAE" w:rsidDel="00EB1DAE">
          <w:rPr>
            <w:rStyle w:val="Hyperlink"/>
            <w:noProof/>
          </w:rPr>
          <w:delText xml:space="preserve"> ManifestResult – JSON Syntax</w:delText>
        </w:r>
        <w:r w:rsidDel="00EB1DAE">
          <w:rPr>
            <w:noProof/>
            <w:webHidden/>
          </w:rPr>
          <w:tab/>
          <w:delText>78</w:delText>
        </w:r>
      </w:del>
    </w:p>
    <w:p w14:paraId="7606D3DA" w14:textId="4599D33D" w:rsidR="005E5C94" w:rsidDel="00EB1DAE" w:rsidRDefault="005E5C94">
      <w:pPr>
        <w:pStyle w:val="Verzeichnis4"/>
        <w:tabs>
          <w:tab w:val="right" w:leader="dot" w:pos="9350"/>
        </w:tabs>
        <w:rPr>
          <w:del w:id="1225" w:author="Andreas Kuehne" w:date="2019-05-09T22:04:00Z"/>
          <w:rFonts w:asciiTheme="minorHAnsi" w:eastAsiaTheme="minorEastAsia" w:hAnsiTheme="minorHAnsi" w:cstheme="minorBidi"/>
          <w:noProof/>
          <w:sz w:val="22"/>
          <w:szCs w:val="22"/>
          <w:lang w:val="en-GB" w:eastAsia="en-GB"/>
        </w:rPr>
      </w:pPr>
      <w:del w:id="1226" w:author="Andreas Kuehne" w:date="2019-05-09T22:04:00Z">
        <w:r w:rsidRPr="00EB1DAE" w:rsidDel="00EB1DAE">
          <w:rPr>
            <w:rStyle w:val="Hyperlink"/>
            <w:noProof/>
            <w14:scene3d>
              <w14:camera w14:prst="orthographicFront"/>
              <w14:lightRig w14:rig="threePt" w14:dir="t">
                <w14:rot w14:lat="0" w14:lon="0" w14:rev="0"/>
              </w14:lightRig>
            </w14:scene3d>
          </w:rPr>
          <w:delText>4.3.23.2</w:delText>
        </w:r>
        <w:r w:rsidRPr="00EB1DAE" w:rsidDel="00EB1DAE">
          <w:rPr>
            <w:rStyle w:val="Hyperlink"/>
            <w:noProof/>
          </w:rPr>
          <w:delText xml:space="preserve"> ManifestResult – XML Syntax</w:delText>
        </w:r>
        <w:r w:rsidDel="00EB1DAE">
          <w:rPr>
            <w:noProof/>
            <w:webHidden/>
          </w:rPr>
          <w:tab/>
          <w:delText>79</w:delText>
        </w:r>
      </w:del>
    </w:p>
    <w:p w14:paraId="7EFA401D" w14:textId="3114C22D" w:rsidR="005E5C94" w:rsidDel="00EB1DAE" w:rsidRDefault="005E5C94">
      <w:pPr>
        <w:pStyle w:val="Verzeichnis3"/>
        <w:tabs>
          <w:tab w:val="right" w:leader="dot" w:pos="9350"/>
        </w:tabs>
        <w:rPr>
          <w:del w:id="1227" w:author="Andreas Kuehne" w:date="2019-05-09T22:04:00Z"/>
          <w:rFonts w:asciiTheme="minorHAnsi" w:eastAsiaTheme="minorEastAsia" w:hAnsiTheme="minorHAnsi" w:cstheme="minorBidi"/>
          <w:noProof/>
          <w:sz w:val="22"/>
          <w:szCs w:val="22"/>
          <w:lang w:val="en-GB" w:eastAsia="en-GB"/>
        </w:rPr>
      </w:pPr>
      <w:del w:id="1228" w:author="Andreas Kuehne" w:date="2019-05-09T22:04:00Z">
        <w:r w:rsidRPr="00EB1DAE" w:rsidDel="00EB1DAE">
          <w:rPr>
            <w:rStyle w:val="Hyperlink"/>
            <w:noProof/>
            <w14:scene3d>
              <w14:camera w14:prst="orthographicFront"/>
              <w14:lightRig w14:rig="threePt" w14:dir="t">
                <w14:rot w14:lat="0" w14:lon="0" w14:rev="0"/>
              </w14:lightRig>
            </w14:scene3d>
          </w:rPr>
          <w:delText>4.3.24</w:delText>
        </w:r>
        <w:r w:rsidRPr="00EB1DAE" w:rsidDel="00EB1DAE">
          <w:rPr>
            <w:rStyle w:val="Hyperlink"/>
            <w:noProof/>
          </w:rPr>
          <w:delText xml:space="preserve"> Component UseVerificationTime</w:delText>
        </w:r>
        <w:r w:rsidDel="00EB1DAE">
          <w:rPr>
            <w:noProof/>
            <w:webHidden/>
          </w:rPr>
          <w:tab/>
          <w:delText>80</w:delText>
        </w:r>
      </w:del>
    </w:p>
    <w:p w14:paraId="617A845B" w14:textId="1FCF01CD" w:rsidR="005E5C94" w:rsidDel="00EB1DAE" w:rsidRDefault="005E5C94">
      <w:pPr>
        <w:pStyle w:val="Verzeichnis4"/>
        <w:tabs>
          <w:tab w:val="right" w:leader="dot" w:pos="9350"/>
        </w:tabs>
        <w:rPr>
          <w:del w:id="1229" w:author="Andreas Kuehne" w:date="2019-05-09T22:04:00Z"/>
          <w:rFonts w:asciiTheme="minorHAnsi" w:eastAsiaTheme="minorEastAsia" w:hAnsiTheme="minorHAnsi" w:cstheme="minorBidi"/>
          <w:noProof/>
          <w:sz w:val="22"/>
          <w:szCs w:val="22"/>
          <w:lang w:val="en-GB" w:eastAsia="en-GB"/>
        </w:rPr>
      </w:pPr>
      <w:del w:id="1230" w:author="Andreas Kuehne" w:date="2019-05-09T22:04:00Z">
        <w:r w:rsidRPr="00EB1DAE" w:rsidDel="00EB1DAE">
          <w:rPr>
            <w:rStyle w:val="Hyperlink"/>
            <w:noProof/>
            <w14:scene3d>
              <w14:camera w14:prst="orthographicFront"/>
              <w14:lightRig w14:rig="threePt" w14:dir="t">
                <w14:rot w14:lat="0" w14:lon="0" w14:rev="0"/>
              </w14:lightRig>
            </w14:scene3d>
          </w:rPr>
          <w:delText>4.3.24.1</w:delText>
        </w:r>
        <w:r w:rsidRPr="00EB1DAE" w:rsidDel="00EB1DAE">
          <w:rPr>
            <w:rStyle w:val="Hyperlink"/>
            <w:noProof/>
          </w:rPr>
          <w:delText xml:space="preserve"> UseVerificationTime – JSON Syntax</w:delText>
        </w:r>
        <w:r w:rsidDel="00EB1DAE">
          <w:rPr>
            <w:noProof/>
            <w:webHidden/>
          </w:rPr>
          <w:tab/>
          <w:delText>80</w:delText>
        </w:r>
      </w:del>
    </w:p>
    <w:p w14:paraId="34347F96" w14:textId="2B4BF9F9" w:rsidR="005E5C94" w:rsidDel="00EB1DAE" w:rsidRDefault="005E5C94">
      <w:pPr>
        <w:pStyle w:val="Verzeichnis4"/>
        <w:tabs>
          <w:tab w:val="right" w:leader="dot" w:pos="9350"/>
        </w:tabs>
        <w:rPr>
          <w:del w:id="1231" w:author="Andreas Kuehne" w:date="2019-05-09T22:04:00Z"/>
          <w:rFonts w:asciiTheme="minorHAnsi" w:eastAsiaTheme="minorEastAsia" w:hAnsiTheme="minorHAnsi" w:cstheme="minorBidi"/>
          <w:noProof/>
          <w:sz w:val="22"/>
          <w:szCs w:val="22"/>
          <w:lang w:val="en-GB" w:eastAsia="en-GB"/>
        </w:rPr>
      </w:pPr>
      <w:del w:id="1232" w:author="Andreas Kuehne" w:date="2019-05-09T22:04:00Z">
        <w:r w:rsidRPr="00EB1DAE" w:rsidDel="00EB1DAE">
          <w:rPr>
            <w:rStyle w:val="Hyperlink"/>
            <w:noProof/>
            <w14:scene3d>
              <w14:camera w14:prst="orthographicFront"/>
              <w14:lightRig w14:rig="threePt" w14:dir="t">
                <w14:rot w14:lat="0" w14:lon="0" w14:rev="0"/>
              </w14:lightRig>
            </w14:scene3d>
          </w:rPr>
          <w:delText>4.3.24.2</w:delText>
        </w:r>
        <w:r w:rsidRPr="00EB1DAE" w:rsidDel="00EB1DAE">
          <w:rPr>
            <w:rStyle w:val="Hyperlink"/>
            <w:noProof/>
          </w:rPr>
          <w:delText xml:space="preserve"> UseVerificationTime – XML Syntax</w:delText>
        </w:r>
        <w:r w:rsidDel="00EB1DAE">
          <w:rPr>
            <w:noProof/>
            <w:webHidden/>
          </w:rPr>
          <w:tab/>
          <w:delText>81</w:delText>
        </w:r>
      </w:del>
    </w:p>
    <w:p w14:paraId="5D0F5FE1" w14:textId="586CFF3B" w:rsidR="005E5C94" w:rsidDel="00EB1DAE" w:rsidRDefault="005E5C94">
      <w:pPr>
        <w:pStyle w:val="Verzeichnis3"/>
        <w:tabs>
          <w:tab w:val="right" w:leader="dot" w:pos="9350"/>
        </w:tabs>
        <w:rPr>
          <w:del w:id="1233" w:author="Andreas Kuehne" w:date="2019-05-09T22:04:00Z"/>
          <w:rFonts w:asciiTheme="minorHAnsi" w:eastAsiaTheme="minorEastAsia" w:hAnsiTheme="minorHAnsi" w:cstheme="minorBidi"/>
          <w:noProof/>
          <w:sz w:val="22"/>
          <w:szCs w:val="22"/>
          <w:lang w:val="en-GB" w:eastAsia="en-GB"/>
        </w:rPr>
      </w:pPr>
      <w:del w:id="1234" w:author="Andreas Kuehne" w:date="2019-05-09T22:04:00Z">
        <w:r w:rsidRPr="00EB1DAE" w:rsidDel="00EB1DAE">
          <w:rPr>
            <w:rStyle w:val="Hyperlink"/>
            <w:noProof/>
            <w14:scene3d>
              <w14:camera w14:prst="orthographicFront"/>
              <w14:lightRig w14:rig="threePt" w14:dir="t">
                <w14:rot w14:lat="0" w14:lon="0" w14:rev="0"/>
              </w14:lightRig>
            </w14:scene3d>
          </w:rPr>
          <w:delText>4.3.25</w:delText>
        </w:r>
        <w:r w:rsidRPr="00EB1DAE" w:rsidDel="00EB1DAE">
          <w:rPr>
            <w:rStyle w:val="Hyperlink"/>
            <w:noProof/>
          </w:rPr>
          <w:delText xml:space="preserve"> Component AdditionalTimeInfo</w:delText>
        </w:r>
        <w:r w:rsidDel="00EB1DAE">
          <w:rPr>
            <w:noProof/>
            <w:webHidden/>
          </w:rPr>
          <w:tab/>
          <w:delText>81</w:delText>
        </w:r>
      </w:del>
    </w:p>
    <w:p w14:paraId="31DE1208" w14:textId="77727C5E" w:rsidR="005E5C94" w:rsidDel="00EB1DAE" w:rsidRDefault="005E5C94">
      <w:pPr>
        <w:pStyle w:val="Verzeichnis4"/>
        <w:tabs>
          <w:tab w:val="right" w:leader="dot" w:pos="9350"/>
        </w:tabs>
        <w:rPr>
          <w:del w:id="1235" w:author="Andreas Kuehne" w:date="2019-05-09T22:04:00Z"/>
          <w:rFonts w:asciiTheme="minorHAnsi" w:eastAsiaTheme="minorEastAsia" w:hAnsiTheme="minorHAnsi" w:cstheme="minorBidi"/>
          <w:noProof/>
          <w:sz w:val="22"/>
          <w:szCs w:val="22"/>
          <w:lang w:val="en-GB" w:eastAsia="en-GB"/>
        </w:rPr>
      </w:pPr>
      <w:del w:id="1236" w:author="Andreas Kuehne" w:date="2019-05-09T22:04:00Z">
        <w:r w:rsidRPr="00EB1DAE" w:rsidDel="00EB1DAE">
          <w:rPr>
            <w:rStyle w:val="Hyperlink"/>
            <w:noProof/>
            <w14:scene3d>
              <w14:camera w14:prst="orthographicFront"/>
              <w14:lightRig w14:rig="threePt" w14:dir="t">
                <w14:rot w14:lat="0" w14:lon="0" w14:rev="0"/>
              </w14:lightRig>
            </w14:scene3d>
          </w:rPr>
          <w:delText>4.3.25.1</w:delText>
        </w:r>
        <w:r w:rsidRPr="00EB1DAE" w:rsidDel="00EB1DAE">
          <w:rPr>
            <w:rStyle w:val="Hyperlink"/>
            <w:noProof/>
          </w:rPr>
          <w:delText xml:space="preserve"> AdditionalTimeInfo – JSON Syntax</w:delText>
        </w:r>
        <w:r w:rsidDel="00EB1DAE">
          <w:rPr>
            <w:noProof/>
            <w:webHidden/>
          </w:rPr>
          <w:tab/>
          <w:delText>81</w:delText>
        </w:r>
      </w:del>
    </w:p>
    <w:p w14:paraId="2F6687D6" w14:textId="4A7A37C4" w:rsidR="005E5C94" w:rsidDel="00EB1DAE" w:rsidRDefault="005E5C94">
      <w:pPr>
        <w:pStyle w:val="Verzeichnis4"/>
        <w:tabs>
          <w:tab w:val="right" w:leader="dot" w:pos="9350"/>
        </w:tabs>
        <w:rPr>
          <w:del w:id="1237" w:author="Andreas Kuehne" w:date="2019-05-09T22:04:00Z"/>
          <w:rFonts w:asciiTheme="minorHAnsi" w:eastAsiaTheme="minorEastAsia" w:hAnsiTheme="minorHAnsi" w:cstheme="minorBidi"/>
          <w:noProof/>
          <w:sz w:val="22"/>
          <w:szCs w:val="22"/>
          <w:lang w:val="en-GB" w:eastAsia="en-GB"/>
        </w:rPr>
      </w:pPr>
      <w:del w:id="1238" w:author="Andreas Kuehne" w:date="2019-05-09T22:04:00Z">
        <w:r w:rsidRPr="00EB1DAE" w:rsidDel="00EB1DAE">
          <w:rPr>
            <w:rStyle w:val="Hyperlink"/>
            <w:noProof/>
            <w14:scene3d>
              <w14:camera w14:prst="orthographicFront"/>
              <w14:lightRig w14:rig="threePt" w14:dir="t">
                <w14:rot w14:lat="0" w14:lon="0" w14:rev="0"/>
              </w14:lightRig>
            </w14:scene3d>
          </w:rPr>
          <w:delText>4.3.25.2</w:delText>
        </w:r>
        <w:r w:rsidRPr="00EB1DAE" w:rsidDel="00EB1DAE">
          <w:rPr>
            <w:rStyle w:val="Hyperlink"/>
            <w:noProof/>
          </w:rPr>
          <w:delText xml:space="preserve"> AdditionalTimeInfo – XML Syntax</w:delText>
        </w:r>
        <w:r w:rsidDel="00EB1DAE">
          <w:rPr>
            <w:noProof/>
            <w:webHidden/>
          </w:rPr>
          <w:tab/>
          <w:delText>82</w:delText>
        </w:r>
      </w:del>
    </w:p>
    <w:p w14:paraId="0B75E8CC" w14:textId="2523CB7F" w:rsidR="005E5C94" w:rsidDel="00EB1DAE" w:rsidRDefault="005E5C94">
      <w:pPr>
        <w:pStyle w:val="Verzeichnis3"/>
        <w:tabs>
          <w:tab w:val="right" w:leader="dot" w:pos="9350"/>
        </w:tabs>
        <w:rPr>
          <w:del w:id="1239" w:author="Andreas Kuehne" w:date="2019-05-09T22:04:00Z"/>
          <w:rFonts w:asciiTheme="minorHAnsi" w:eastAsiaTheme="minorEastAsia" w:hAnsiTheme="minorHAnsi" w:cstheme="minorBidi"/>
          <w:noProof/>
          <w:sz w:val="22"/>
          <w:szCs w:val="22"/>
          <w:lang w:val="en-GB" w:eastAsia="en-GB"/>
        </w:rPr>
      </w:pPr>
      <w:del w:id="1240" w:author="Andreas Kuehne" w:date="2019-05-09T22:04:00Z">
        <w:r w:rsidRPr="00EB1DAE" w:rsidDel="00EB1DAE">
          <w:rPr>
            <w:rStyle w:val="Hyperlink"/>
            <w:noProof/>
            <w14:scene3d>
              <w14:camera w14:prst="orthographicFront"/>
              <w14:lightRig w14:rig="threePt" w14:dir="t">
                <w14:rot w14:lat="0" w14:lon="0" w14:rev="0"/>
              </w14:lightRig>
            </w14:scene3d>
          </w:rPr>
          <w:delText>4.3.26</w:delText>
        </w:r>
        <w:r w:rsidRPr="00EB1DAE" w:rsidDel="00EB1DAE">
          <w:rPr>
            <w:rStyle w:val="Hyperlink"/>
            <w:noProof/>
          </w:rPr>
          <w:delText xml:space="preserve"> Component VerificationTimeInfo</w:delText>
        </w:r>
        <w:r w:rsidDel="00EB1DAE">
          <w:rPr>
            <w:noProof/>
            <w:webHidden/>
          </w:rPr>
          <w:tab/>
          <w:delText>82</w:delText>
        </w:r>
      </w:del>
    </w:p>
    <w:p w14:paraId="45709B99" w14:textId="03DF5A91" w:rsidR="005E5C94" w:rsidDel="00EB1DAE" w:rsidRDefault="005E5C94">
      <w:pPr>
        <w:pStyle w:val="Verzeichnis4"/>
        <w:tabs>
          <w:tab w:val="right" w:leader="dot" w:pos="9350"/>
        </w:tabs>
        <w:rPr>
          <w:del w:id="1241" w:author="Andreas Kuehne" w:date="2019-05-09T22:04:00Z"/>
          <w:rFonts w:asciiTheme="minorHAnsi" w:eastAsiaTheme="minorEastAsia" w:hAnsiTheme="minorHAnsi" w:cstheme="minorBidi"/>
          <w:noProof/>
          <w:sz w:val="22"/>
          <w:szCs w:val="22"/>
          <w:lang w:val="en-GB" w:eastAsia="en-GB"/>
        </w:rPr>
      </w:pPr>
      <w:del w:id="1242" w:author="Andreas Kuehne" w:date="2019-05-09T22:04:00Z">
        <w:r w:rsidRPr="00EB1DAE" w:rsidDel="00EB1DAE">
          <w:rPr>
            <w:rStyle w:val="Hyperlink"/>
            <w:noProof/>
            <w14:scene3d>
              <w14:camera w14:prst="orthographicFront"/>
              <w14:lightRig w14:rig="threePt" w14:dir="t">
                <w14:rot w14:lat="0" w14:lon="0" w14:rev="0"/>
              </w14:lightRig>
            </w14:scene3d>
          </w:rPr>
          <w:delText>4.3.26.1</w:delText>
        </w:r>
        <w:r w:rsidRPr="00EB1DAE" w:rsidDel="00EB1DAE">
          <w:rPr>
            <w:rStyle w:val="Hyperlink"/>
            <w:noProof/>
          </w:rPr>
          <w:delText xml:space="preserve"> VerificationTimeInfo – JSON Syntax</w:delText>
        </w:r>
        <w:r w:rsidDel="00EB1DAE">
          <w:rPr>
            <w:noProof/>
            <w:webHidden/>
          </w:rPr>
          <w:tab/>
          <w:delText>83</w:delText>
        </w:r>
      </w:del>
    </w:p>
    <w:p w14:paraId="0C0E0CFC" w14:textId="7C60C35F" w:rsidR="005E5C94" w:rsidDel="00EB1DAE" w:rsidRDefault="005E5C94">
      <w:pPr>
        <w:pStyle w:val="Verzeichnis4"/>
        <w:tabs>
          <w:tab w:val="right" w:leader="dot" w:pos="9350"/>
        </w:tabs>
        <w:rPr>
          <w:del w:id="1243" w:author="Andreas Kuehne" w:date="2019-05-09T22:04:00Z"/>
          <w:rFonts w:asciiTheme="minorHAnsi" w:eastAsiaTheme="minorEastAsia" w:hAnsiTheme="minorHAnsi" w:cstheme="minorBidi"/>
          <w:noProof/>
          <w:sz w:val="22"/>
          <w:szCs w:val="22"/>
          <w:lang w:val="en-GB" w:eastAsia="en-GB"/>
        </w:rPr>
      </w:pPr>
      <w:del w:id="1244" w:author="Andreas Kuehne" w:date="2019-05-09T22:04:00Z">
        <w:r w:rsidRPr="00EB1DAE" w:rsidDel="00EB1DAE">
          <w:rPr>
            <w:rStyle w:val="Hyperlink"/>
            <w:noProof/>
            <w14:scene3d>
              <w14:camera w14:prst="orthographicFront"/>
              <w14:lightRig w14:rig="threePt" w14:dir="t">
                <w14:rot w14:lat="0" w14:lon="0" w14:rev="0"/>
              </w14:lightRig>
            </w14:scene3d>
          </w:rPr>
          <w:delText>4.3.26.2</w:delText>
        </w:r>
        <w:r w:rsidRPr="00EB1DAE" w:rsidDel="00EB1DAE">
          <w:rPr>
            <w:rStyle w:val="Hyperlink"/>
            <w:noProof/>
          </w:rPr>
          <w:delText xml:space="preserve"> VerificationTimeInfo – XML Syntax</w:delText>
        </w:r>
        <w:r w:rsidDel="00EB1DAE">
          <w:rPr>
            <w:noProof/>
            <w:webHidden/>
          </w:rPr>
          <w:tab/>
          <w:delText>83</w:delText>
        </w:r>
      </w:del>
    </w:p>
    <w:p w14:paraId="1214CF34" w14:textId="4AC5290A" w:rsidR="005E5C94" w:rsidDel="00EB1DAE" w:rsidRDefault="005E5C94">
      <w:pPr>
        <w:pStyle w:val="Verzeichnis3"/>
        <w:tabs>
          <w:tab w:val="right" w:leader="dot" w:pos="9350"/>
        </w:tabs>
        <w:rPr>
          <w:del w:id="1245" w:author="Andreas Kuehne" w:date="2019-05-09T22:04:00Z"/>
          <w:rFonts w:asciiTheme="minorHAnsi" w:eastAsiaTheme="minorEastAsia" w:hAnsiTheme="minorHAnsi" w:cstheme="minorBidi"/>
          <w:noProof/>
          <w:sz w:val="22"/>
          <w:szCs w:val="22"/>
          <w:lang w:val="en-GB" w:eastAsia="en-GB"/>
        </w:rPr>
      </w:pPr>
      <w:del w:id="1246" w:author="Andreas Kuehne" w:date="2019-05-09T22:04:00Z">
        <w:r w:rsidRPr="00EB1DAE" w:rsidDel="00EB1DAE">
          <w:rPr>
            <w:rStyle w:val="Hyperlink"/>
            <w:noProof/>
            <w14:scene3d>
              <w14:camera w14:prst="orthographicFront"/>
              <w14:lightRig w14:rig="threePt" w14:dir="t">
                <w14:rot w14:lat="0" w14:lon="0" w14:rev="0"/>
              </w14:lightRig>
            </w14:scene3d>
          </w:rPr>
          <w:delText>4.3.27</w:delText>
        </w:r>
        <w:r w:rsidRPr="00EB1DAE" w:rsidDel="00EB1DAE">
          <w:rPr>
            <w:rStyle w:val="Hyperlink"/>
            <w:noProof/>
          </w:rPr>
          <w:delText xml:space="preserve"> Component AdditionalKeyInfo</w:delText>
        </w:r>
        <w:r w:rsidDel="00EB1DAE">
          <w:rPr>
            <w:noProof/>
            <w:webHidden/>
          </w:rPr>
          <w:tab/>
          <w:delText>84</w:delText>
        </w:r>
      </w:del>
    </w:p>
    <w:p w14:paraId="435DC573" w14:textId="7E3CD6EB" w:rsidR="005E5C94" w:rsidDel="00EB1DAE" w:rsidRDefault="005E5C94">
      <w:pPr>
        <w:pStyle w:val="Verzeichnis4"/>
        <w:tabs>
          <w:tab w:val="right" w:leader="dot" w:pos="9350"/>
        </w:tabs>
        <w:rPr>
          <w:del w:id="1247" w:author="Andreas Kuehne" w:date="2019-05-09T22:04:00Z"/>
          <w:rFonts w:asciiTheme="minorHAnsi" w:eastAsiaTheme="minorEastAsia" w:hAnsiTheme="minorHAnsi" w:cstheme="minorBidi"/>
          <w:noProof/>
          <w:sz w:val="22"/>
          <w:szCs w:val="22"/>
          <w:lang w:val="en-GB" w:eastAsia="en-GB"/>
        </w:rPr>
      </w:pPr>
      <w:del w:id="1248" w:author="Andreas Kuehne" w:date="2019-05-09T22:04:00Z">
        <w:r w:rsidRPr="00EB1DAE" w:rsidDel="00EB1DAE">
          <w:rPr>
            <w:rStyle w:val="Hyperlink"/>
            <w:noProof/>
            <w14:scene3d>
              <w14:camera w14:prst="orthographicFront"/>
              <w14:lightRig w14:rig="threePt" w14:dir="t">
                <w14:rot w14:lat="0" w14:lon="0" w14:rev="0"/>
              </w14:lightRig>
            </w14:scene3d>
          </w:rPr>
          <w:delText>4.3.27.1</w:delText>
        </w:r>
        <w:r w:rsidRPr="00EB1DAE" w:rsidDel="00EB1DAE">
          <w:rPr>
            <w:rStyle w:val="Hyperlink"/>
            <w:noProof/>
          </w:rPr>
          <w:delText xml:space="preserve"> AdditionalKeyInfo – JSON Syntax</w:delText>
        </w:r>
        <w:r w:rsidDel="00EB1DAE">
          <w:rPr>
            <w:noProof/>
            <w:webHidden/>
          </w:rPr>
          <w:tab/>
          <w:delText>84</w:delText>
        </w:r>
      </w:del>
    </w:p>
    <w:p w14:paraId="7F6C9228" w14:textId="090384E7" w:rsidR="005E5C94" w:rsidDel="00EB1DAE" w:rsidRDefault="005E5C94">
      <w:pPr>
        <w:pStyle w:val="Verzeichnis4"/>
        <w:tabs>
          <w:tab w:val="right" w:leader="dot" w:pos="9350"/>
        </w:tabs>
        <w:rPr>
          <w:del w:id="1249" w:author="Andreas Kuehne" w:date="2019-05-09T22:04:00Z"/>
          <w:rFonts w:asciiTheme="minorHAnsi" w:eastAsiaTheme="minorEastAsia" w:hAnsiTheme="minorHAnsi" w:cstheme="minorBidi"/>
          <w:noProof/>
          <w:sz w:val="22"/>
          <w:szCs w:val="22"/>
          <w:lang w:val="en-GB" w:eastAsia="en-GB"/>
        </w:rPr>
      </w:pPr>
      <w:del w:id="1250" w:author="Andreas Kuehne" w:date="2019-05-09T22:04:00Z">
        <w:r w:rsidRPr="00EB1DAE" w:rsidDel="00EB1DAE">
          <w:rPr>
            <w:rStyle w:val="Hyperlink"/>
            <w:noProof/>
            <w14:scene3d>
              <w14:camera w14:prst="orthographicFront"/>
              <w14:lightRig w14:rig="threePt" w14:dir="t">
                <w14:rot w14:lat="0" w14:lon="0" w14:rev="0"/>
              </w14:lightRig>
            </w14:scene3d>
          </w:rPr>
          <w:delText>4.3.27.2</w:delText>
        </w:r>
        <w:r w:rsidRPr="00EB1DAE" w:rsidDel="00EB1DAE">
          <w:rPr>
            <w:rStyle w:val="Hyperlink"/>
            <w:noProof/>
          </w:rPr>
          <w:delText xml:space="preserve"> AdditionalKeyInfo – XML Syntax</w:delText>
        </w:r>
        <w:r w:rsidDel="00EB1DAE">
          <w:rPr>
            <w:noProof/>
            <w:webHidden/>
          </w:rPr>
          <w:tab/>
          <w:delText>85</w:delText>
        </w:r>
      </w:del>
    </w:p>
    <w:p w14:paraId="03301061" w14:textId="6CE10EB8" w:rsidR="005E5C94" w:rsidDel="00EB1DAE" w:rsidRDefault="005E5C94">
      <w:pPr>
        <w:pStyle w:val="Verzeichnis3"/>
        <w:tabs>
          <w:tab w:val="right" w:leader="dot" w:pos="9350"/>
        </w:tabs>
        <w:rPr>
          <w:del w:id="1251" w:author="Andreas Kuehne" w:date="2019-05-09T22:04:00Z"/>
          <w:rFonts w:asciiTheme="minorHAnsi" w:eastAsiaTheme="minorEastAsia" w:hAnsiTheme="minorHAnsi" w:cstheme="minorBidi"/>
          <w:noProof/>
          <w:sz w:val="22"/>
          <w:szCs w:val="22"/>
          <w:lang w:val="en-GB" w:eastAsia="en-GB"/>
        </w:rPr>
      </w:pPr>
      <w:del w:id="1252" w:author="Andreas Kuehne" w:date="2019-05-09T22:04:00Z">
        <w:r w:rsidRPr="00EB1DAE" w:rsidDel="00EB1DAE">
          <w:rPr>
            <w:rStyle w:val="Hyperlink"/>
            <w:noProof/>
            <w14:scene3d>
              <w14:camera w14:prst="orthographicFront"/>
              <w14:lightRig w14:rig="threePt" w14:dir="t">
                <w14:rot w14:lat="0" w14:lon="0" w14:rev="0"/>
              </w14:lightRig>
            </w14:scene3d>
          </w:rPr>
          <w:delText>4.3.28</w:delText>
        </w:r>
        <w:r w:rsidRPr="00EB1DAE" w:rsidDel="00EB1DAE">
          <w:rPr>
            <w:rStyle w:val="Hyperlink"/>
            <w:noProof/>
          </w:rPr>
          <w:delText xml:space="preserve"> Component ProcessingDetails</w:delText>
        </w:r>
        <w:r w:rsidDel="00EB1DAE">
          <w:rPr>
            <w:noProof/>
            <w:webHidden/>
          </w:rPr>
          <w:tab/>
          <w:delText>86</w:delText>
        </w:r>
      </w:del>
    </w:p>
    <w:p w14:paraId="65F118DA" w14:textId="152FE326" w:rsidR="005E5C94" w:rsidDel="00EB1DAE" w:rsidRDefault="005E5C94">
      <w:pPr>
        <w:pStyle w:val="Verzeichnis4"/>
        <w:tabs>
          <w:tab w:val="right" w:leader="dot" w:pos="9350"/>
        </w:tabs>
        <w:rPr>
          <w:del w:id="1253" w:author="Andreas Kuehne" w:date="2019-05-09T22:04:00Z"/>
          <w:rFonts w:asciiTheme="minorHAnsi" w:eastAsiaTheme="minorEastAsia" w:hAnsiTheme="minorHAnsi" w:cstheme="minorBidi"/>
          <w:noProof/>
          <w:sz w:val="22"/>
          <w:szCs w:val="22"/>
          <w:lang w:val="en-GB" w:eastAsia="en-GB"/>
        </w:rPr>
      </w:pPr>
      <w:del w:id="1254" w:author="Andreas Kuehne" w:date="2019-05-09T22:04:00Z">
        <w:r w:rsidRPr="00EB1DAE" w:rsidDel="00EB1DAE">
          <w:rPr>
            <w:rStyle w:val="Hyperlink"/>
            <w:noProof/>
            <w14:scene3d>
              <w14:camera w14:prst="orthographicFront"/>
              <w14:lightRig w14:rig="threePt" w14:dir="t">
                <w14:rot w14:lat="0" w14:lon="0" w14:rev="0"/>
              </w14:lightRig>
            </w14:scene3d>
          </w:rPr>
          <w:delText>4.3.28.1</w:delText>
        </w:r>
        <w:r w:rsidRPr="00EB1DAE" w:rsidDel="00EB1DAE">
          <w:rPr>
            <w:rStyle w:val="Hyperlink"/>
            <w:noProof/>
          </w:rPr>
          <w:delText xml:space="preserve"> ProcessingDetails – JSON Syntax</w:delText>
        </w:r>
        <w:r w:rsidDel="00EB1DAE">
          <w:rPr>
            <w:noProof/>
            <w:webHidden/>
          </w:rPr>
          <w:tab/>
          <w:delText>86</w:delText>
        </w:r>
      </w:del>
    </w:p>
    <w:p w14:paraId="6D534534" w14:textId="45916327" w:rsidR="005E5C94" w:rsidDel="00EB1DAE" w:rsidRDefault="005E5C94">
      <w:pPr>
        <w:pStyle w:val="Verzeichnis4"/>
        <w:tabs>
          <w:tab w:val="right" w:leader="dot" w:pos="9350"/>
        </w:tabs>
        <w:rPr>
          <w:del w:id="1255" w:author="Andreas Kuehne" w:date="2019-05-09T22:04:00Z"/>
          <w:rFonts w:asciiTheme="minorHAnsi" w:eastAsiaTheme="minorEastAsia" w:hAnsiTheme="minorHAnsi" w:cstheme="minorBidi"/>
          <w:noProof/>
          <w:sz w:val="22"/>
          <w:szCs w:val="22"/>
          <w:lang w:val="en-GB" w:eastAsia="en-GB"/>
        </w:rPr>
      </w:pPr>
      <w:del w:id="1256" w:author="Andreas Kuehne" w:date="2019-05-09T22:04:00Z">
        <w:r w:rsidRPr="00EB1DAE" w:rsidDel="00EB1DAE">
          <w:rPr>
            <w:rStyle w:val="Hyperlink"/>
            <w:noProof/>
            <w14:scene3d>
              <w14:camera w14:prst="orthographicFront"/>
              <w14:lightRig w14:rig="threePt" w14:dir="t">
                <w14:rot w14:lat="0" w14:lon="0" w14:rev="0"/>
              </w14:lightRig>
            </w14:scene3d>
          </w:rPr>
          <w:delText>4.3.28.2</w:delText>
        </w:r>
        <w:r w:rsidRPr="00EB1DAE" w:rsidDel="00EB1DAE">
          <w:rPr>
            <w:rStyle w:val="Hyperlink"/>
            <w:noProof/>
          </w:rPr>
          <w:delText xml:space="preserve"> ProcessingDetails – XML Syntax</w:delText>
        </w:r>
        <w:r w:rsidDel="00EB1DAE">
          <w:rPr>
            <w:noProof/>
            <w:webHidden/>
          </w:rPr>
          <w:tab/>
          <w:delText>87</w:delText>
        </w:r>
      </w:del>
    </w:p>
    <w:p w14:paraId="2E92BCD9" w14:textId="212DA13B" w:rsidR="005E5C94" w:rsidDel="00EB1DAE" w:rsidRDefault="005E5C94">
      <w:pPr>
        <w:pStyle w:val="Verzeichnis3"/>
        <w:tabs>
          <w:tab w:val="right" w:leader="dot" w:pos="9350"/>
        </w:tabs>
        <w:rPr>
          <w:del w:id="1257" w:author="Andreas Kuehne" w:date="2019-05-09T22:04:00Z"/>
          <w:rFonts w:asciiTheme="minorHAnsi" w:eastAsiaTheme="minorEastAsia" w:hAnsiTheme="minorHAnsi" w:cstheme="minorBidi"/>
          <w:noProof/>
          <w:sz w:val="22"/>
          <w:szCs w:val="22"/>
          <w:lang w:val="en-GB" w:eastAsia="en-GB"/>
        </w:rPr>
      </w:pPr>
      <w:del w:id="1258" w:author="Andreas Kuehne" w:date="2019-05-09T22:04:00Z">
        <w:r w:rsidRPr="00EB1DAE" w:rsidDel="00EB1DAE">
          <w:rPr>
            <w:rStyle w:val="Hyperlink"/>
            <w:noProof/>
            <w14:scene3d>
              <w14:camera w14:prst="orthographicFront"/>
              <w14:lightRig w14:rig="threePt" w14:dir="t">
                <w14:rot w14:lat="0" w14:lon="0" w14:rev="0"/>
              </w14:lightRig>
            </w14:scene3d>
          </w:rPr>
          <w:delText>4.3.29</w:delText>
        </w:r>
        <w:r w:rsidRPr="00EB1DAE" w:rsidDel="00EB1DAE">
          <w:rPr>
            <w:rStyle w:val="Hyperlink"/>
            <w:noProof/>
          </w:rPr>
          <w:delText xml:space="preserve"> Component Detail</w:delText>
        </w:r>
        <w:r w:rsidDel="00EB1DAE">
          <w:rPr>
            <w:noProof/>
            <w:webHidden/>
          </w:rPr>
          <w:tab/>
          <w:delText>87</w:delText>
        </w:r>
      </w:del>
    </w:p>
    <w:p w14:paraId="4E63AC78" w14:textId="598383D7" w:rsidR="005E5C94" w:rsidDel="00EB1DAE" w:rsidRDefault="005E5C94">
      <w:pPr>
        <w:pStyle w:val="Verzeichnis4"/>
        <w:tabs>
          <w:tab w:val="right" w:leader="dot" w:pos="9350"/>
        </w:tabs>
        <w:rPr>
          <w:del w:id="1259" w:author="Andreas Kuehne" w:date="2019-05-09T22:04:00Z"/>
          <w:rFonts w:asciiTheme="minorHAnsi" w:eastAsiaTheme="minorEastAsia" w:hAnsiTheme="minorHAnsi" w:cstheme="minorBidi"/>
          <w:noProof/>
          <w:sz w:val="22"/>
          <w:szCs w:val="22"/>
          <w:lang w:val="en-GB" w:eastAsia="en-GB"/>
        </w:rPr>
      </w:pPr>
      <w:del w:id="1260" w:author="Andreas Kuehne" w:date="2019-05-09T22:04:00Z">
        <w:r w:rsidRPr="00EB1DAE" w:rsidDel="00EB1DAE">
          <w:rPr>
            <w:rStyle w:val="Hyperlink"/>
            <w:noProof/>
            <w14:scene3d>
              <w14:camera w14:prst="orthographicFront"/>
              <w14:lightRig w14:rig="threePt" w14:dir="t">
                <w14:rot w14:lat="0" w14:lon="0" w14:rev="0"/>
              </w14:lightRig>
            </w14:scene3d>
          </w:rPr>
          <w:delText>4.3.29.1</w:delText>
        </w:r>
        <w:r w:rsidRPr="00EB1DAE" w:rsidDel="00EB1DAE">
          <w:rPr>
            <w:rStyle w:val="Hyperlink"/>
            <w:noProof/>
          </w:rPr>
          <w:delText xml:space="preserve"> Detail – JSON Syntax</w:delText>
        </w:r>
        <w:r w:rsidDel="00EB1DAE">
          <w:rPr>
            <w:noProof/>
            <w:webHidden/>
          </w:rPr>
          <w:tab/>
          <w:delText>88</w:delText>
        </w:r>
      </w:del>
    </w:p>
    <w:p w14:paraId="60DC570D" w14:textId="723DA6CE" w:rsidR="005E5C94" w:rsidDel="00EB1DAE" w:rsidRDefault="005E5C94">
      <w:pPr>
        <w:pStyle w:val="Verzeichnis4"/>
        <w:tabs>
          <w:tab w:val="right" w:leader="dot" w:pos="9350"/>
        </w:tabs>
        <w:rPr>
          <w:del w:id="1261" w:author="Andreas Kuehne" w:date="2019-05-09T22:04:00Z"/>
          <w:rFonts w:asciiTheme="minorHAnsi" w:eastAsiaTheme="minorEastAsia" w:hAnsiTheme="minorHAnsi" w:cstheme="minorBidi"/>
          <w:noProof/>
          <w:sz w:val="22"/>
          <w:szCs w:val="22"/>
          <w:lang w:val="en-GB" w:eastAsia="en-GB"/>
        </w:rPr>
      </w:pPr>
      <w:del w:id="1262" w:author="Andreas Kuehne" w:date="2019-05-09T22:04:00Z">
        <w:r w:rsidRPr="00EB1DAE" w:rsidDel="00EB1DAE">
          <w:rPr>
            <w:rStyle w:val="Hyperlink"/>
            <w:noProof/>
            <w14:scene3d>
              <w14:camera w14:prst="orthographicFront"/>
              <w14:lightRig w14:rig="threePt" w14:dir="t">
                <w14:rot w14:lat="0" w14:lon="0" w14:rev="0"/>
              </w14:lightRig>
            </w14:scene3d>
          </w:rPr>
          <w:delText>4.3.29.2</w:delText>
        </w:r>
        <w:r w:rsidRPr="00EB1DAE" w:rsidDel="00EB1DAE">
          <w:rPr>
            <w:rStyle w:val="Hyperlink"/>
            <w:noProof/>
          </w:rPr>
          <w:delText xml:space="preserve"> Detail – XML Syntax</w:delText>
        </w:r>
        <w:r w:rsidDel="00EB1DAE">
          <w:rPr>
            <w:noProof/>
            <w:webHidden/>
          </w:rPr>
          <w:tab/>
          <w:delText>89</w:delText>
        </w:r>
      </w:del>
    </w:p>
    <w:p w14:paraId="0004774D" w14:textId="536C89C2" w:rsidR="005E5C94" w:rsidDel="00EB1DAE" w:rsidRDefault="005E5C94">
      <w:pPr>
        <w:pStyle w:val="Verzeichnis3"/>
        <w:tabs>
          <w:tab w:val="right" w:leader="dot" w:pos="9350"/>
        </w:tabs>
        <w:rPr>
          <w:del w:id="1263" w:author="Andreas Kuehne" w:date="2019-05-09T22:04:00Z"/>
          <w:rFonts w:asciiTheme="minorHAnsi" w:eastAsiaTheme="minorEastAsia" w:hAnsiTheme="minorHAnsi" w:cstheme="minorBidi"/>
          <w:noProof/>
          <w:sz w:val="22"/>
          <w:szCs w:val="22"/>
          <w:lang w:val="en-GB" w:eastAsia="en-GB"/>
        </w:rPr>
      </w:pPr>
      <w:del w:id="1264" w:author="Andreas Kuehne" w:date="2019-05-09T22:04:00Z">
        <w:r w:rsidRPr="00EB1DAE" w:rsidDel="00EB1DAE">
          <w:rPr>
            <w:rStyle w:val="Hyperlink"/>
            <w:noProof/>
            <w14:scene3d>
              <w14:camera w14:prst="orthographicFront"/>
              <w14:lightRig w14:rig="threePt" w14:dir="t">
                <w14:rot w14:lat="0" w14:lon="0" w14:rev="0"/>
              </w14:lightRig>
            </w14:scene3d>
          </w:rPr>
          <w:delText>4.3.30</w:delText>
        </w:r>
        <w:r w:rsidRPr="00EB1DAE" w:rsidDel="00EB1DAE">
          <w:rPr>
            <w:rStyle w:val="Hyperlink"/>
            <w:noProof/>
          </w:rPr>
          <w:delText xml:space="preserve"> Component SigningTimeInfo</w:delText>
        </w:r>
        <w:r w:rsidDel="00EB1DAE">
          <w:rPr>
            <w:noProof/>
            <w:webHidden/>
          </w:rPr>
          <w:tab/>
          <w:delText>89</w:delText>
        </w:r>
      </w:del>
    </w:p>
    <w:p w14:paraId="466175D3" w14:textId="57870EBC" w:rsidR="005E5C94" w:rsidDel="00EB1DAE" w:rsidRDefault="005E5C94">
      <w:pPr>
        <w:pStyle w:val="Verzeichnis4"/>
        <w:tabs>
          <w:tab w:val="right" w:leader="dot" w:pos="9350"/>
        </w:tabs>
        <w:rPr>
          <w:del w:id="1265" w:author="Andreas Kuehne" w:date="2019-05-09T22:04:00Z"/>
          <w:rFonts w:asciiTheme="minorHAnsi" w:eastAsiaTheme="minorEastAsia" w:hAnsiTheme="minorHAnsi" w:cstheme="minorBidi"/>
          <w:noProof/>
          <w:sz w:val="22"/>
          <w:szCs w:val="22"/>
          <w:lang w:val="en-GB" w:eastAsia="en-GB"/>
        </w:rPr>
      </w:pPr>
      <w:del w:id="1266" w:author="Andreas Kuehne" w:date="2019-05-09T22:04:00Z">
        <w:r w:rsidRPr="00EB1DAE" w:rsidDel="00EB1DAE">
          <w:rPr>
            <w:rStyle w:val="Hyperlink"/>
            <w:noProof/>
            <w14:scene3d>
              <w14:camera w14:prst="orthographicFront"/>
              <w14:lightRig w14:rig="threePt" w14:dir="t">
                <w14:rot w14:lat="0" w14:lon="0" w14:rev="0"/>
              </w14:lightRig>
            </w14:scene3d>
          </w:rPr>
          <w:delText>4.3.30.1</w:delText>
        </w:r>
        <w:r w:rsidRPr="00EB1DAE" w:rsidDel="00EB1DAE">
          <w:rPr>
            <w:rStyle w:val="Hyperlink"/>
            <w:noProof/>
          </w:rPr>
          <w:delText xml:space="preserve"> SigningTimeInfo – JSON Syntax</w:delText>
        </w:r>
        <w:r w:rsidDel="00EB1DAE">
          <w:rPr>
            <w:noProof/>
            <w:webHidden/>
          </w:rPr>
          <w:tab/>
          <w:delText>89</w:delText>
        </w:r>
      </w:del>
    </w:p>
    <w:p w14:paraId="23F209FB" w14:textId="3F29A5F7" w:rsidR="005E5C94" w:rsidDel="00EB1DAE" w:rsidRDefault="005E5C94">
      <w:pPr>
        <w:pStyle w:val="Verzeichnis4"/>
        <w:tabs>
          <w:tab w:val="right" w:leader="dot" w:pos="9350"/>
        </w:tabs>
        <w:rPr>
          <w:del w:id="1267" w:author="Andreas Kuehne" w:date="2019-05-09T22:04:00Z"/>
          <w:rFonts w:asciiTheme="minorHAnsi" w:eastAsiaTheme="minorEastAsia" w:hAnsiTheme="minorHAnsi" w:cstheme="minorBidi"/>
          <w:noProof/>
          <w:sz w:val="22"/>
          <w:szCs w:val="22"/>
          <w:lang w:val="en-GB" w:eastAsia="en-GB"/>
        </w:rPr>
      </w:pPr>
      <w:del w:id="1268" w:author="Andreas Kuehne" w:date="2019-05-09T22:04:00Z">
        <w:r w:rsidRPr="00EB1DAE" w:rsidDel="00EB1DAE">
          <w:rPr>
            <w:rStyle w:val="Hyperlink"/>
            <w:noProof/>
            <w14:scene3d>
              <w14:camera w14:prst="orthographicFront"/>
              <w14:lightRig w14:rig="threePt" w14:dir="t">
                <w14:rot w14:lat="0" w14:lon="0" w14:rev="0"/>
              </w14:lightRig>
            </w14:scene3d>
          </w:rPr>
          <w:delText>4.3.30.2</w:delText>
        </w:r>
        <w:r w:rsidRPr="00EB1DAE" w:rsidDel="00EB1DAE">
          <w:rPr>
            <w:rStyle w:val="Hyperlink"/>
            <w:noProof/>
          </w:rPr>
          <w:delText xml:space="preserve"> SigningTimeInfo – XML Syntax</w:delText>
        </w:r>
        <w:r w:rsidDel="00EB1DAE">
          <w:rPr>
            <w:noProof/>
            <w:webHidden/>
          </w:rPr>
          <w:tab/>
          <w:delText>90</w:delText>
        </w:r>
      </w:del>
    </w:p>
    <w:p w14:paraId="177599DC" w14:textId="583D34B2" w:rsidR="005E5C94" w:rsidDel="00EB1DAE" w:rsidRDefault="005E5C94">
      <w:pPr>
        <w:pStyle w:val="Verzeichnis3"/>
        <w:tabs>
          <w:tab w:val="right" w:leader="dot" w:pos="9350"/>
        </w:tabs>
        <w:rPr>
          <w:del w:id="1269" w:author="Andreas Kuehne" w:date="2019-05-09T22:04:00Z"/>
          <w:rFonts w:asciiTheme="minorHAnsi" w:eastAsiaTheme="minorEastAsia" w:hAnsiTheme="minorHAnsi" w:cstheme="minorBidi"/>
          <w:noProof/>
          <w:sz w:val="22"/>
          <w:szCs w:val="22"/>
          <w:lang w:val="en-GB" w:eastAsia="en-GB"/>
        </w:rPr>
      </w:pPr>
      <w:del w:id="1270"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Component SigningTimeBoundaries</w:delText>
        </w:r>
        <w:r w:rsidDel="00EB1DAE">
          <w:rPr>
            <w:noProof/>
            <w:webHidden/>
          </w:rPr>
          <w:tab/>
          <w:delText>90</w:delText>
        </w:r>
      </w:del>
    </w:p>
    <w:p w14:paraId="159C3ED4" w14:textId="434EE183" w:rsidR="005E5C94" w:rsidDel="00EB1DAE" w:rsidRDefault="005E5C94">
      <w:pPr>
        <w:pStyle w:val="Verzeichnis4"/>
        <w:tabs>
          <w:tab w:val="right" w:leader="dot" w:pos="9350"/>
        </w:tabs>
        <w:rPr>
          <w:del w:id="1271" w:author="Andreas Kuehne" w:date="2019-05-09T22:04:00Z"/>
          <w:rFonts w:asciiTheme="minorHAnsi" w:eastAsiaTheme="minorEastAsia" w:hAnsiTheme="minorHAnsi" w:cstheme="minorBidi"/>
          <w:noProof/>
          <w:sz w:val="22"/>
          <w:szCs w:val="22"/>
          <w:lang w:val="en-GB" w:eastAsia="en-GB"/>
        </w:rPr>
      </w:pPr>
      <w:del w:id="1272" w:author="Andreas Kuehne" w:date="2019-05-09T22:04:00Z">
        <w:r w:rsidRPr="00EB1DAE" w:rsidDel="00EB1DAE">
          <w:rPr>
            <w:rStyle w:val="Hyperlink"/>
            <w:noProof/>
            <w14:scene3d>
              <w14:camera w14:prst="orthographicFront"/>
              <w14:lightRig w14:rig="threePt" w14:dir="t">
                <w14:rot w14:lat="0" w14:lon="0" w14:rev="0"/>
              </w14:lightRig>
            </w14:scene3d>
          </w:rPr>
          <w:delText>4.3.31.1</w:delText>
        </w:r>
        <w:r w:rsidRPr="00EB1DAE" w:rsidDel="00EB1DAE">
          <w:rPr>
            <w:rStyle w:val="Hyperlink"/>
            <w:noProof/>
          </w:rPr>
          <w:delText xml:space="preserve"> SigningTimeBoundaries – JSON Syntax</w:delText>
        </w:r>
        <w:r w:rsidDel="00EB1DAE">
          <w:rPr>
            <w:noProof/>
            <w:webHidden/>
          </w:rPr>
          <w:tab/>
          <w:delText>90</w:delText>
        </w:r>
      </w:del>
    </w:p>
    <w:p w14:paraId="2622FD72" w14:textId="55E50E4D" w:rsidR="005E5C94" w:rsidDel="00EB1DAE" w:rsidRDefault="005E5C94">
      <w:pPr>
        <w:pStyle w:val="Verzeichnis4"/>
        <w:tabs>
          <w:tab w:val="right" w:leader="dot" w:pos="9350"/>
        </w:tabs>
        <w:rPr>
          <w:del w:id="1273" w:author="Andreas Kuehne" w:date="2019-05-09T22:04:00Z"/>
          <w:rFonts w:asciiTheme="minorHAnsi" w:eastAsiaTheme="minorEastAsia" w:hAnsiTheme="minorHAnsi" w:cstheme="minorBidi"/>
          <w:noProof/>
          <w:sz w:val="22"/>
          <w:szCs w:val="22"/>
          <w:lang w:val="en-GB" w:eastAsia="en-GB"/>
        </w:rPr>
      </w:pPr>
      <w:del w:id="1274" w:author="Andreas Kuehne" w:date="2019-05-09T22:04:00Z">
        <w:r w:rsidRPr="00EB1DAE" w:rsidDel="00EB1DAE">
          <w:rPr>
            <w:rStyle w:val="Hyperlink"/>
            <w:noProof/>
            <w14:scene3d>
              <w14:camera w14:prst="orthographicFront"/>
              <w14:lightRig w14:rig="threePt" w14:dir="t">
                <w14:rot w14:lat="0" w14:lon="0" w14:rev="0"/>
              </w14:lightRig>
            </w14:scene3d>
          </w:rPr>
          <w:delText>4.3.31.2</w:delText>
        </w:r>
        <w:r w:rsidRPr="00EB1DAE" w:rsidDel="00EB1DAE">
          <w:rPr>
            <w:rStyle w:val="Hyperlink"/>
            <w:noProof/>
          </w:rPr>
          <w:delText xml:space="preserve"> SigningTimeBoundaries – XML Syntax</w:delText>
        </w:r>
        <w:r w:rsidDel="00EB1DAE">
          <w:rPr>
            <w:noProof/>
            <w:webHidden/>
          </w:rPr>
          <w:tab/>
          <w:delText>91</w:delText>
        </w:r>
      </w:del>
    </w:p>
    <w:p w14:paraId="2761BB42" w14:textId="7F643E16" w:rsidR="005E5C94" w:rsidDel="00EB1DAE" w:rsidRDefault="005E5C94">
      <w:pPr>
        <w:pStyle w:val="Verzeichnis3"/>
        <w:tabs>
          <w:tab w:val="right" w:leader="dot" w:pos="9350"/>
        </w:tabs>
        <w:rPr>
          <w:del w:id="1275" w:author="Andreas Kuehne" w:date="2019-05-09T22:04:00Z"/>
          <w:rFonts w:asciiTheme="minorHAnsi" w:eastAsiaTheme="minorEastAsia" w:hAnsiTheme="minorHAnsi" w:cstheme="minorBidi"/>
          <w:noProof/>
          <w:sz w:val="22"/>
          <w:szCs w:val="22"/>
          <w:lang w:val="en-GB" w:eastAsia="en-GB"/>
        </w:rPr>
      </w:pPr>
      <w:del w:id="1276"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Component AugmentedSignature</w:delText>
        </w:r>
        <w:r w:rsidDel="00EB1DAE">
          <w:rPr>
            <w:noProof/>
            <w:webHidden/>
          </w:rPr>
          <w:tab/>
          <w:delText>91</w:delText>
        </w:r>
      </w:del>
    </w:p>
    <w:p w14:paraId="6B599955" w14:textId="6E906B07" w:rsidR="005E5C94" w:rsidDel="00EB1DAE" w:rsidRDefault="005E5C94">
      <w:pPr>
        <w:pStyle w:val="Verzeichnis4"/>
        <w:tabs>
          <w:tab w:val="right" w:leader="dot" w:pos="9350"/>
        </w:tabs>
        <w:rPr>
          <w:del w:id="1277" w:author="Andreas Kuehne" w:date="2019-05-09T22:04:00Z"/>
          <w:rFonts w:asciiTheme="minorHAnsi" w:eastAsiaTheme="minorEastAsia" w:hAnsiTheme="minorHAnsi" w:cstheme="minorBidi"/>
          <w:noProof/>
          <w:sz w:val="22"/>
          <w:szCs w:val="22"/>
          <w:lang w:val="en-GB" w:eastAsia="en-GB"/>
        </w:rPr>
      </w:pPr>
      <w:del w:id="1278" w:author="Andreas Kuehne" w:date="2019-05-09T22:04:00Z">
        <w:r w:rsidRPr="00EB1DAE" w:rsidDel="00EB1DAE">
          <w:rPr>
            <w:rStyle w:val="Hyperlink"/>
            <w:noProof/>
            <w14:scene3d>
              <w14:camera w14:prst="orthographicFront"/>
              <w14:lightRig w14:rig="threePt" w14:dir="t">
                <w14:rot w14:lat="0" w14:lon="0" w14:rev="0"/>
              </w14:lightRig>
            </w14:scene3d>
          </w:rPr>
          <w:delText>4.3.32.1</w:delText>
        </w:r>
        <w:r w:rsidRPr="00EB1DAE" w:rsidDel="00EB1DAE">
          <w:rPr>
            <w:rStyle w:val="Hyperlink"/>
            <w:noProof/>
          </w:rPr>
          <w:delText xml:space="preserve"> AugmentedSignature – JSON Syntax</w:delText>
        </w:r>
        <w:r w:rsidDel="00EB1DAE">
          <w:rPr>
            <w:noProof/>
            <w:webHidden/>
          </w:rPr>
          <w:tab/>
          <w:delText>92</w:delText>
        </w:r>
      </w:del>
    </w:p>
    <w:p w14:paraId="675C4138" w14:textId="2D847C65" w:rsidR="005E5C94" w:rsidDel="00EB1DAE" w:rsidRDefault="005E5C94">
      <w:pPr>
        <w:pStyle w:val="Verzeichnis4"/>
        <w:tabs>
          <w:tab w:val="right" w:leader="dot" w:pos="9350"/>
        </w:tabs>
        <w:rPr>
          <w:del w:id="1279" w:author="Andreas Kuehne" w:date="2019-05-09T22:04:00Z"/>
          <w:rFonts w:asciiTheme="minorHAnsi" w:eastAsiaTheme="minorEastAsia" w:hAnsiTheme="minorHAnsi" w:cstheme="minorBidi"/>
          <w:noProof/>
          <w:sz w:val="22"/>
          <w:szCs w:val="22"/>
          <w:lang w:val="en-GB" w:eastAsia="en-GB"/>
        </w:rPr>
      </w:pPr>
      <w:del w:id="1280" w:author="Andreas Kuehne" w:date="2019-05-09T22:04:00Z">
        <w:r w:rsidRPr="00EB1DAE" w:rsidDel="00EB1DAE">
          <w:rPr>
            <w:rStyle w:val="Hyperlink"/>
            <w:noProof/>
            <w14:scene3d>
              <w14:camera w14:prst="orthographicFront"/>
              <w14:lightRig w14:rig="threePt" w14:dir="t">
                <w14:rot w14:lat="0" w14:lon="0" w14:rev="0"/>
              </w14:lightRig>
            </w14:scene3d>
          </w:rPr>
          <w:delText>4.3.32.2</w:delText>
        </w:r>
        <w:r w:rsidRPr="00EB1DAE" w:rsidDel="00EB1DAE">
          <w:rPr>
            <w:rStyle w:val="Hyperlink"/>
            <w:noProof/>
          </w:rPr>
          <w:delText xml:space="preserve"> AugmentedSignature – XML Syntax</w:delText>
        </w:r>
        <w:r w:rsidDel="00EB1DAE">
          <w:rPr>
            <w:noProof/>
            <w:webHidden/>
          </w:rPr>
          <w:tab/>
          <w:delText>93</w:delText>
        </w:r>
      </w:del>
    </w:p>
    <w:p w14:paraId="593EFE8C" w14:textId="2A65DC93" w:rsidR="005E5C94" w:rsidDel="00EB1DAE" w:rsidRDefault="005E5C94">
      <w:pPr>
        <w:pStyle w:val="Verzeichnis3"/>
        <w:tabs>
          <w:tab w:val="right" w:leader="dot" w:pos="9350"/>
        </w:tabs>
        <w:rPr>
          <w:del w:id="1281" w:author="Andreas Kuehne" w:date="2019-05-09T22:04:00Z"/>
          <w:rFonts w:asciiTheme="minorHAnsi" w:eastAsiaTheme="minorEastAsia" w:hAnsiTheme="minorHAnsi" w:cstheme="minorBidi"/>
          <w:noProof/>
          <w:sz w:val="22"/>
          <w:szCs w:val="22"/>
          <w:lang w:val="en-GB" w:eastAsia="en-GB"/>
        </w:rPr>
      </w:pPr>
      <w:del w:id="1282" w:author="Andreas Kuehne" w:date="2019-05-09T22:04:00Z">
        <w:r w:rsidRPr="00EB1DAE" w:rsidDel="00EB1DAE">
          <w:rPr>
            <w:rStyle w:val="Hyperlink"/>
            <w:noProof/>
            <w14:scene3d>
              <w14:camera w14:prst="orthographicFront"/>
              <w14:lightRig w14:rig="threePt" w14:dir="t">
                <w14:rot w14:lat="0" w14:lon="0" w14:rev="0"/>
              </w14:lightRig>
            </w14:scene3d>
          </w:rPr>
          <w:delText>4.3.33</w:delText>
        </w:r>
        <w:r w:rsidRPr="00EB1DAE" w:rsidDel="00EB1DAE">
          <w:rPr>
            <w:rStyle w:val="Hyperlink"/>
            <w:noProof/>
          </w:rPr>
          <w:delText xml:space="preserve"> Component ReturnTransformedDocument</w:delText>
        </w:r>
        <w:r w:rsidDel="00EB1DAE">
          <w:rPr>
            <w:noProof/>
            <w:webHidden/>
          </w:rPr>
          <w:tab/>
          <w:delText>93</w:delText>
        </w:r>
      </w:del>
    </w:p>
    <w:p w14:paraId="60B82EB4" w14:textId="763A2F19" w:rsidR="005E5C94" w:rsidDel="00EB1DAE" w:rsidRDefault="005E5C94">
      <w:pPr>
        <w:pStyle w:val="Verzeichnis4"/>
        <w:tabs>
          <w:tab w:val="right" w:leader="dot" w:pos="9350"/>
        </w:tabs>
        <w:rPr>
          <w:del w:id="1283" w:author="Andreas Kuehne" w:date="2019-05-09T22:04:00Z"/>
          <w:rFonts w:asciiTheme="minorHAnsi" w:eastAsiaTheme="minorEastAsia" w:hAnsiTheme="minorHAnsi" w:cstheme="minorBidi"/>
          <w:noProof/>
          <w:sz w:val="22"/>
          <w:szCs w:val="22"/>
          <w:lang w:val="en-GB" w:eastAsia="en-GB"/>
        </w:rPr>
      </w:pPr>
      <w:del w:id="1284" w:author="Andreas Kuehne" w:date="2019-05-09T22:04:00Z">
        <w:r w:rsidRPr="00EB1DAE" w:rsidDel="00EB1DAE">
          <w:rPr>
            <w:rStyle w:val="Hyperlink"/>
            <w:noProof/>
            <w14:scene3d>
              <w14:camera w14:prst="orthographicFront"/>
              <w14:lightRig w14:rig="threePt" w14:dir="t">
                <w14:rot w14:lat="0" w14:lon="0" w14:rev="0"/>
              </w14:lightRig>
            </w14:scene3d>
          </w:rPr>
          <w:delText>4.3.33.1</w:delText>
        </w:r>
        <w:r w:rsidRPr="00EB1DAE" w:rsidDel="00EB1DAE">
          <w:rPr>
            <w:rStyle w:val="Hyperlink"/>
            <w:noProof/>
          </w:rPr>
          <w:delText xml:space="preserve"> ReturnTransformedDocument – JSON Syntax</w:delText>
        </w:r>
        <w:r w:rsidDel="00EB1DAE">
          <w:rPr>
            <w:noProof/>
            <w:webHidden/>
          </w:rPr>
          <w:tab/>
          <w:delText>93</w:delText>
        </w:r>
      </w:del>
    </w:p>
    <w:p w14:paraId="14E4942C" w14:textId="61193808" w:rsidR="005E5C94" w:rsidDel="00EB1DAE" w:rsidRDefault="005E5C94">
      <w:pPr>
        <w:pStyle w:val="Verzeichnis4"/>
        <w:tabs>
          <w:tab w:val="right" w:leader="dot" w:pos="9350"/>
        </w:tabs>
        <w:rPr>
          <w:del w:id="1285" w:author="Andreas Kuehne" w:date="2019-05-09T22:04:00Z"/>
          <w:rFonts w:asciiTheme="minorHAnsi" w:eastAsiaTheme="minorEastAsia" w:hAnsiTheme="minorHAnsi" w:cstheme="minorBidi"/>
          <w:noProof/>
          <w:sz w:val="22"/>
          <w:szCs w:val="22"/>
          <w:lang w:val="en-GB" w:eastAsia="en-GB"/>
        </w:rPr>
      </w:pPr>
      <w:del w:id="1286" w:author="Andreas Kuehne" w:date="2019-05-09T22:04:00Z">
        <w:r w:rsidRPr="00EB1DAE" w:rsidDel="00EB1DAE">
          <w:rPr>
            <w:rStyle w:val="Hyperlink"/>
            <w:noProof/>
            <w14:scene3d>
              <w14:camera w14:prst="orthographicFront"/>
              <w14:lightRig w14:rig="threePt" w14:dir="t">
                <w14:rot w14:lat="0" w14:lon="0" w14:rev="0"/>
              </w14:lightRig>
            </w14:scene3d>
          </w:rPr>
          <w:delText>4.3.33.2</w:delText>
        </w:r>
        <w:r w:rsidRPr="00EB1DAE" w:rsidDel="00EB1DAE">
          <w:rPr>
            <w:rStyle w:val="Hyperlink"/>
            <w:noProof/>
          </w:rPr>
          <w:delText xml:space="preserve"> ReturnTransformedDocument – XML Syntax</w:delText>
        </w:r>
        <w:r w:rsidDel="00EB1DAE">
          <w:rPr>
            <w:noProof/>
            <w:webHidden/>
          </w:rPr>
          <w:tab/>
          <w:delText>93</w:delText>
        </w:r>
      </w:del>
    </w:p>
    <w:p w14:paraId="20151B3A" w14:textId="66C382DE" w:rsidR="005E5C94" w:rsidDel="00EB1DAE" w:rsidRDefault="005E5C94">
      <w:pPr>
        <w:pStyle w:val="Verzeichnis3"/>
        <w:tabs>
          <w:tab w:val="right" w:leader="dot" w:pos="9350"/>
        </w:tabs>
        <w:rPr>
          <w:del w:id="1287" w:author="Andreas Kuehne" w:date="2019-05-09T22:04:00Z"/>
          <w:rFonts w:asciiTheme="minorHAnsi" w:eastAsiaTheme="minorEastAsia" w:hAnsiTheme="minorHAnsi" w:cstheme="minorBidi"/>
          <w:noProof/>
          <w:sz w:val="22"/>
          <w:szCs w:val="22"/>
          <w:lang w:val="en-GB" w:eastAsia="en-GB"/>
        </w:rPr>
      </w:pPr>
      <w:del w:id="1288" w:author="Andreas Kuehne" w:date="2019-05-09T22:04:00Z">
        <w:r w:rsidRPr="00EB1DAE" w:rsidDel="00EB1DAE">
          <w:rPr>
            <w:rStyle w:val="Hyperlink"/>
            <w:noProof/>
            <w14:scene3d>
              <w14:camera w14:prst="orthographicFront"/>
              <w14:lightRig w14:rig="threePt" w14:dir="t">
                <w14:rot w14:lat="0" w14:lon="0" w14:rev="0"/>
              </w14:lightRig>
            </w14:scene3d>
          </w:rPr>
          <w:delText>4.3.34</w:delText>
        </w:r>
        <w:r w:rsidRPr="00EB1DAE" w:rsidDel="00EB1DAE">
          <w:rPr>
            <w:rStyle w:val="Hyperlink"/>
            <w:noProof/>
          </w:rPr>
          <w:delText xml:space="preserve"> Component TransformedDocument</w:delText>
        </w:r>
        <w:r w:rsidDel="00EB1DAE">
          <w:rPr>
            <w:noProof/>
            <w:webHidden/>
          </w:rPr>
          <w:tab/>
          <w:delText>93</w:delText>
        </w:r>
      </w:del>
    </w:p>
    <w:p w14:paraId="64C23F3C" w14:textId="12BA246C" w:rsidR="005E5C94" w:rsidDel="00EB1DAE" w:rsidRDefault="005E5C94">
      <w:pPr>
        <w:pStyle w:val="Verzeichnis4"/>
        <w:tabs>
          <w:tab w:val="right" w:leader="dot" w:pos="9350"/>
        </w:tabs>
        <w:rPr>
          <w:del w:id="1289" w:author="Andreas Kuehne" w:date="2019-05-09T22:04:00Z"/>
          <w:rFonts w:asciiTheme="minorHAnsi" w:eastAsiaTheme="minorEastAsia" w:hAnsiTheme="minorHAnsi" w:cstheme="minorBidi"/>
          <w:noProof/>
          <w:sz w:val="22"/>
          <w:szCs w:val="22"/>
          <w:lang w:val="en-GB" w:eastAsia="en-GB"/>
        </w:rPr>
      </w:pPr>
      <w:del w:id="1290" w:author="Andreas Kuehne" w:date="2019-05-09T22:04:00Z">
        <w:r w:rsidRPr="00EB1DAE" w:rsidDel="00EB1DAE">
          <w:rPr>
            <w:rStyle w:val="Hyperlink"/>
            <w:noProof/>
            <w14:scene3d>
              <w14:camera w14:prst="orthographicFront"/>
              <w14:lightRig w14:rig="threePt" w14:dir="t">
                <w14:rot w14:lat="0" w14:lon="0" w14:rev="0"/>
              </w14:lightRig>
            </w14:scene3d>
          </w:rPr>
          <w:delText>4.3.34.1</w:delText>
        </w:r>
        <w:r w:rsidRPr="00EB1DAE" w:rsidDel="00EB1DAE">
          <w:rPr>
            <w:rStyle w:val="Hyperlink"/>
            <w:noProof/>
          </w:rPr>
          <w:delText xml:space="preserve"> TransformedDocument – JSON Syntax</w:delText>
        </w:r>
        <w:r w:rsidDel="00EB1DAE">
          <w:rPr>
            <w:noProof/>
            <w:webHidden/>
          </w:rPr>
          <w:tab/>
          <w:delText>94</w:delText>
        </w:r>
      </w:del>
    </w:p>
    <w:p w14:paraId="0B00BF5C" w14:textId="1581078E" w:rsidR="005E5C94" w:rsidDel="00EB1DAE" w:rsidRDefault="005E5C94">
      <w:pPr>
        <w:pStyle w:val="Verzeichnis4"/>
        <w:tabs>
          <w:tab w:val="right" w:leader="dot" w:pos="9350"/>
        </w:tabs>
        <w:rPr>
          <w:del w:id="1291" w:author="Andreas Kuehne" w:date="2019-05-09T22:04:00Z"/>
          <w:rFonts w:asciiTheme="minorHAnsi" w:eastAsiaTheme="minorEastAsia" w:hAnsiTheme="minorHAnsi" w:cstheme="minorBidi"/>
          <w:noProof/>
          <w:sz w:val="22"/>
          <w:szCs w:val="22"/>
          <w:lang w:val="en-GB" w:eastAsia="en-GB"/>
        </w:rPr>
      </w:pPr>
      <w:del w:id="1292" w:author="Andreas Kuehne" w:date="2019-05-09T22:04:00Z">
        <w:r w:rsidRPr="00EB1DAE" w:rsidDel="00EB1DAE">
          <w:rPr>
            <w:rStyle w:val="Hyperlink"/>
            <w:noProof/>
            <w14:scene3d>
              <w14:camera w14:prst="orthographicFront"/>
              <w14:lightRig w14:rig="threePt" w14:dir="t">
                <w14:rot w14:lat="0" w14:lon="0" w14:rev="0"/>
              </w14:lightRig>
            </w14:scene3d>
          </w:rPr>
          <w:delText>4.3.34.2</w:delText>
        </w:r>
        <w:r w:rsidRPr="00EB1DAE" w:rsidDel="00EB1DAE">
          <w:rPr>
            <w:rStyle w:val="Hyperlink"/>
            <w:noProof/>
          </w:rPr>
          <w:delText xml:space="preserve"> TransformedDocument – XML Syntax</w:delText>
        </w:r>
        <w:r w:rsidDel="00EB1DAE">
          <w:rPr>
            <w:noProof/>
            <w:webHidden/>
          </w:rPr>
          <w:tab/>
          <w:delText>94</w:delText>
        </w:r>
      </w:del>
    </w:p>
    <w:p w14:paraId="36B9E8BD" w14:textId="29D3BC36" w:rsidR="005E5C94" w:rsidDel="00EB1DAE" w:rsidRDefault="005E5C94">
      <w:pPr>
        <w:pStyle w:val="Verzeichnis2"/>
        <w:tabs>
          <w:tab w:val="right" w:leader="dot" w:pos="9350"/>
        </w:tabs>
        <w:rPr>
          <w:del w:id="1293" w:author="Andreas Kuehne" w:date="2019-05-09T22:04:00Z"/>
          <w:rFonts w:asciiTheme="minorHAnsi" w:eastAsiaTheme="minorEastAsia" w:hAnsiTheme="minorHAnsi" w:cstheme="minorBidi"/>
          <w:noProof/>
          <w:sz w:val="22"/>
          <w:szCs w:val="22"/>
          <w:lang w:val="en-GB" w:eastAsia="en-GB"/>
        </w:rPr>
      </w:pPr>
      <w:del w:id="1294" w:author="Andreas Kuehne" w:date="2019-05-09T22:04:00Z">
        <w:r w:rsidRPr="00EB1DAE" w:rsidDel="00EB1DAE">
          <w:rPr>
            <w:rStyle w:val="Hyperlink"/>
            <w:noProof/>
          </w:rPr>
          <w:delText>4.4 Request/Response related data structures defined in this document</w:delText>
        </w:r>
        <w:r w:rsidDel="00EB1DAE">
          <w:rPr>
            <w:noProof/>
            <w:webHidden/>
          </w:rPr>
          <w:tab/>
          <w:delText>94</w:delText>
        </w:r>
      </w:del>
    </w:p>
    <w:p w14:paraId="15227CF8" w14:textId="34CA1C33" w:rsidR="005E5C94" w:rsidDel="00EB1DAE" w:rsidRDefault="005E5C94">
      <w:pPr>
        <w:pStyle w:val="Verzeichnis3"/>
        <w:tabs>
          <w:tab w:val="right" w:leader="dot" w:pos="9350"/>
        </w:tabs>
        <w:rPr>
          <w:del w:id="1295" w:author="Andreas Kuehne" w:date="2019-05-09T22:04:00Z"/>
          <w:rFonts w:asciiTheme="minorHAnsi" w:eastAsiaTheme="minorEastAsia" w:hAnsiTheme="minorHAnsi" w:cstheme="minorBidi"/>
          <w:noProof/>
          <w:sz w:val="22"/>
          <w:szCs w:val="22"/>
          <w:lang w:val="en-GB" w:eastAsia="en-GB"/>
        </w:rPr>
      </w:pPr>
      <w:del w:id="1296" w:author="Andreas Kuehne" w:date="2019-05-09T22:04:00Z">
        <w:r w:rsidRPr="00EB1DAE" w:rsidDel="00EB1DAE">
          <w:rPr>
            <w:rStyle w:val="Hyperlink"/>
            <w:noProof/>
            <w14:scene3d>
              <w14:camera w14:prst="orthographicFront"/>
              <w14:lightRig w14:rig="threePt" w14:dir="t">
                <w14:rot w14:lat="0" w14:lon="0" w14:rev="0"/>
              </w14:lightRig>
            </w14:scene3d>
          </w:rPr>
          <w:delText>4.4.1</w:delText>
        </w:r>
        <w:r w:rsidRPr="00EB1DAE" w:rsidDel="00EB1DAE">
          <w:rPr>
            <w:rStyle w:val="Hyperlink"/>
            <w:noProof/>
          </w:rPr>
          <w:delText xml:space="preserve"> Component InputDocuments</w:delText>
        </w:r>
        <w:r w:rsidDel="00EB1DAE">
          <w:rPr>
            <w:noProof/>
            <w:webHidden/>
          </w:rPr>
          <w:tab/>
          <w:delText>94</w:delText>
        </w:r>
      </w:del>
    </w:p>
    <w:p w14:paraId="6720F58E" w14:textId="06DA3506" w:rsidR="005E5C94" w:rsidDel="00EB1DAE" w:rsidRDefault="005E5C94">
      <w:pPr>
        <w:pStyle w:val="Verzeichnis4"/>
        <w:tabs>
          <w:tab w:val="right" w:leader="dot" w:pos="9350"/>
        </w:tabs>
        <w:rPr>
          <w:del w:id="1297" w:author="Andreas Kuehne" w:date="2019-05-09T22:04:00Z"/>
          <w:rFonts w:asciiTheme="minorHAnsi" w:eastAsiaTheme="minorEastAsia" w:hAnsiTheme="minorHAnsi" w:cstheme="minorBidi"/>
          <w:noProof/>
          <w:sz w:val="22"/>
          <w:szCs w:val="22"/>
          <w:lang w:val="en-GB" w:eastAsia="en-GB"/>
        </w:rPr>
      </w:pPr>
      <w:del w:id="1298" w:author="Andreas Kuehne" w:date="2019-05-09T22:04:00Z">
        <w:r w:rsidRPr="00EB1DAE" w:rsidDel="00EB1DAE">
          <w:rPr>
            <w:rStyle w:val="Hyperlink"/>
            <w:noProof/>
            <w14:scene3d>
              <w14:camera w14:prst="orthographicFront"/>
              <w14:lightRig w14:rig="threePt" w14:dir="t">
                <w14:rot w14:lat="0" w14:lon="0" w14:rev="0"/>
              </w14:lightRig>
            </w14:scene3d>
          </w:rPr>
          <w:delText>4.4.1.1</w:delText>
        </w:r>
        <w:r w:rsidRPr="00EB1DAE" w:rsidDel="00EB1DAE">
          <w:rPr>
            <w:rStyle w:val="Hyperlink"/>
            <w:noProof/>
          </w:rPr>
          <w:delText xml:space="preserve"> InputDocuments – JSON Syntax</w:delText>
        </w:r>
        <w:r w:rsidDel="00EB1DAE">
          <w:rPr>
            <w:noProof/>
            <w:webHidden/>
          </w:rPr>
          <w:tab/>
          <w:delText>95</w:delText>
        </w:r>
      </w:del>
    </w:p>
    <w:p w14:paraId="76794304" w14:textId="20F98FFD" w:rsidR="005E5C94" w:rsidDel="00EB1DAE" w:rsidRDefault="005E5C94">
      <w:pPr>
        <w:pStyle w:val="Verzeichnis4"/>
        <w:tabs>
          <w:tab w:val="right" w:leader="dot" w:pos="9350"/>
        </w:tabs>
        <w:rPr>
          <w:del w:id="1299" w:author="Andreas Kuehne" w:date="2019-05-09T22:04:00Z"/>
          <w:rFonts w:asciiTheme="minorHAnsi" w:eastAsiaTheme="minorEastAsia" w:hAnsiTheme="minorHAnsi" w:cstheme="minorBidi"/>
          <w:noProof/>
          <w:sz w:val="22"/>
          <w:szCs w:val="22"/>
          <w:lang w:val="en-GB" w:eastAsia="en-GB"/>
        </w:rPr>
      </w:pPr>
      <w:del w:id="1300" w:author="Andreas Kuehne" w:date="2019-05-09T22:04:00Z">
        <w:r w:rsidRPr="00EB1DAE" w:rsidDel="00EB1DAE">
          <w:rPr>
            <w:rStyle w:val="Hyperlink"/>
            <w:noProof/>
            <w14:scene3d>
              <w14:camera w14:prst="orthographicFront"/>
              <w14:lightRig w14:rig="threePt" w14:dir="t">
                <w14:rot w14:lat="0" w14:lon="0" w14:rev="0"/>
              </w14:lightRig>
            </w14:scene3d>
          </w:rPr>
          <w:delText>4.4.1.2</w:delText>
        </w:r>
        <w:r w:rsidRPr="00EB1DAE" w:rsidDel="00EB1DAE">
          <w:rPr>
            <w:rStyle w:val="Hyperlink"/>
            <w:noProof/>
          </w:rPr>
          <w:delText xml:space="preserve"> InputDocuments – XML Syntax</w:delText>
        </w:r>
        <w:r w:rsidDel="00EB1DAE">
          <w:rPr>
            <w:noProof/>
            <w:webHidden/>
          </w:rPr>
          <w:tab/>
          <w:delText>96</w:delText>
        </w:r>
      </w:del>
    </w:p>
    <w:p w14:paraId="250CE904" w14:textId="03C8D4FA" w:rsidR="005E5C94" w:rsidDel="00EB1DAE" w:rsidRDefault="005E5C94">
      <w:pPr>
        <w:pStyle w:val="Verzeichnis3"/>
        <w:tabs>
          <w:tab w:val="right" w:leader="dot" w:pos="9350"/>
        </w:tabs>
        <w:rPr>
          <w:del w:id="1301" w:author="Andreas Kuehne" w:date="2019-05-09T22:04:00Z"/>
          <w:rFonts w:asciiTheme="minorHAnsi" w:eastAsiaTheme="minorEastAsia" w:hAnsiTheme="minorHAnsi" w:cstheme="minorBidi"/>
          <w:noProof/>
          <w:sz w:val="22"/>
          <w:szCs w:val="22"/>
          <w:lang w:val="en-GB" w:eastAsia="en-GB"/>
        </w:rPr>
      </w:pPr>
      <w:del w:id="1302" w:author="Andreas Kuehne" w:date="2019-05-09T22:04:00Z">
        <w:r w:rsidRPr="00EB1DAE" w:rsidDel="00EB1DAE">
          <w:rPr>
            <w:rStyle w:val="Hyperlink"/>
            <w:noProof/>
            <w14:scene3d>
              <w14:camera w14:prst="orthographicFront"/>
              <w14:lightRig w14:rig="threePt" w14:dir="t">
                <w14:rot w14:lat="0" w14:lon="0" w14:rev="0"/>
              </w14:lightRig>
            </w14:scene3d>
          </w:rPr>
          <w:delText>4.4.2</w:delText>
        </w:r>
        <w:r w:rsidRPr="00EB1DAE" w:rsidDel="00EB1DAE">
          <w:rPr>
            <w:rStyle w:val="Hyperlink"/>
            <w:noProof/>
          </w:rPr>
          <w:delText xml:space="preserve"> Component DocumentBase</w:delText>
        </w:r>
        <w:r w:rsidDel="00EB1DAE">
          <w:rPr>
            <w:noProof/>
            <w:webHidden/>
          </w:rPr>
          <w:tab/>
          <w:delText>96</w:delText>
        </w:r>
      </w:del>
    </w:p>
    <w:p w14:paraId="7B53FBF7" w14:textId="69E7F91C" w:rsidR="005E5C94" w:rsidDel="00EB1DAE" w:rsidRDefault="005E5C94">
      <w:pPr>
        <w:pStyle w:val="Verzeichnis4"/>
        <w:tabs>
          <w:tab w:val="right" w:leader="dot" w:pos="9350"/>
        </w:tabs>
        <w:rPr>
          <w:del w:id="1303" w:author="Andreas Kuehne" w:date="2019-05-09T22:04:00Z"/>
          <w:rFonts w:asciiTheme="minorHAnsi" w:eastAsiaTheme="minorEastAsia" w:hAnsiTheme="minorHAnsi" w:cstheme="minorBidi"/>
          <w:noProof/>
          <w:sz w:val="22"/>
          <w:szCs w:val="22"/>
          <w:lang w:val="en-GB" w:eastAsia="en-GB"/>
        </w:rPr>
      </w:pPr>
      <w:del w:id="1304" w:author="Andreas Kuehne" w:date="2019-05-09T22:04:00Z">
        <w:r w:rsidRPr="00EB1DAE" w:rsidDel="00EB1DAE">
          <w:rPr>
            <w:rStyle w:val="Hyperlink"/>
            <w:noProof/>
            <w14:scene3d>
              <w14:camera w14:prst="orthographicFront"/>
              <w14:lightRig w14:rig="threePt" w14:dir="t">
                <w14:rot w14:lat="0" w14:lon="0" w14:rev="0"/>
              </w14:lightRig>
            </w14:scene3d>
          </w:rPr>
          <w:delText>4.4.2.1</w:delText>
        </w:r>
        <w:r w:rsidRPr="00EB1DAE" w:rsidDel="00EB1DAE">
          <w:rPr>
            <w:rStyle w:val="Hyperlink"/>
            <w:noProof/>
          </w:rPr>
          <w:delText xml:space="preserve"> DocumentBase – JSON Syntax</w:delText>
        </w:r>
        <w:r w:rsidDel="00EB1DAE">
          <w:rPr>
            <w:noProof/>
            <w:webHidden/>
          </w:rPr>
          <w:tab/>
          <w:delText>97</w:delText>
        </w:r>
      </w:del>
    </w:p>
    <w:p w14:paraId="5FF637CD" w14:textId="1BA4BB1D" w:rsidR="005E5C94" w:rsidDel="00EB1DAE" w:rsidRDefault="005E5C94">
      <w:pPr>
        <w:pStyle w:val="Verzeichnis4"/>
        <w:tabs>
          <w:tab w:val="right" w:leader="dot" w:pos="9350"/>
        </w:tabs>
        <w:rPr>
          <w:del w:id="1305" w:author="Andreas Kuehne" w:date="2019-05-09T22:04:00Z"/>
          <w:rFonts w:asciiTheme="minorHAnsi" w:eastAsiaTheme="minorEastAsia" w:hAnsiTheme="minorHAnsi" w:cstheme="minorBidi"/>
          <w:noProof/>
          <w:sz w:val="22"/>
          <w:szCs w:val="22"/>
          <w:lang w:val="en-GB" w:eastAsia="en-GB"/>
        </w:rPr>
      </w:pPr>
      <w:del w:id="1306" w:author="Andreas Kuehne" w:date="2019-05-09T22:04:00Z">
        <w:r w:rsidRPr="00EB1DAE" w:rsidDel="00EB1DAE">
          <w:rPr>
            <w:rStyle w:val="Hyperlink"/>
            <w:noProof/>
            <w14:scene3d>
              <w14:camera w14:prst="orthographicFront"/>
              <w14:lightRig w14:rig="threePt" w14:dir="t">
                <w14:rot w14:lat="0" w14:lon="0" w14:rev="0"/>
              </w14:lightRig>
            </w14:scene3d>
          </w:rPr>
          <w:delText>4.4.2.2</w:delText>
        </w:r>
        <w:r w:rsidRPr="00EB1DAE" w:rsidDel="00EB1DAE">
          <w:rPr>
            <w:rStyle w:val="Hyperlink"/>
            <w:noProof/>
          </w:rPr>
          <w:delText xml:space="preserve"> DocumentBase – XML Syntax</w:delText>
        </w:r>
        <w:r w:rsidDel="00EB1DAE">
          <w:rPr>
            <w:noProof/>
            <w:webHidden/>
          </w:rPr>
          <w:tab/>
          <w:delText>98</w:delText>
        </w:r>
      </w:del>
    </w:p>
    <w:p w14:paraId="03C7A418" w14:textId="2E66AAC7" w:rsidR="005E5C94" w:rsidDel="00EB1DAE" w:rsidRDefault="005E5C94">
      <w:pPr>
        <w:pStyle w:val="Verzeichnis3"/>
        <w:tabs>
          <w:tab w:val="right" w:leader="dot" w:pos="9350"/>
        </w:tabs>
        <w:rPr>
          <w:del w:id="1307" w:author="Andreas Kuehne" w:date="2019-05-09T22:04:00Z"/>
          <w:rFonts w:asciiTheme="minorHAnsi" w:eastAsiaTheme="minorEastAsia" w:hAnsiTheme="minorHAnsi" w:cstheme="minorBidi"/>
          <w:noProof/>
          <w:sz w:val="22"/>
          <w:szCs w:val="22"/>
          <w:lang w:val="en-GB" w:eastAsia="en-GB"/>
        </w:rPr>
      </w:pPr>
      <w:del w:id="1308" w:author="Andreas Kuehne" w:date="2019-05-09T22:04:00Z">
        <w:r w:rsidRPr="00EB1DAE" w:rsidDel="00EB1DAE">
          <w:rPr>
            <w:rStyle w:val="Hyperlink"/>
            <w:noProof/>
            <w14:scene3d>
              <w14:camera w14:prst="orthographicFront"/>
              <w14:lightRig w14:rig="threePt" w14:dir="t">
                <w14:rot w14:lat="0" w14:lon="0" w14:rev="0"/>
              </w14:lightRig>
            </w14:scene3d>
          </w:rPr>
          <w:delText>4.4.3</w:delText>
        </w:r>
        <w:r w:rsidRPr="00EB1DAE" w:rsidDel="00EB1DAE">
          <w:rPr>
            <w:rStyle w:val="Hyperlink"/>
            <w:noProof/>
          </w:rPr>
          <w:delText xml:space="preserve"> Component Document</w:delText>
        </w:r>
        <w:r w:rsidDel="00EB1DAE">
          <w:rPr>
            <w:noProof/>
            <w:webHidden/>
          </w:rPr>
          <w:tab/>
          <w:delText>98</w:delText>
        </w:r>
      </w:del>
    </w:p>
    <w:p w14:paraId="1CEEE06C" w14:textId="4935E388" w:rsidR="005E5C94" w:rsidDel="00EB1DAE" w:rsidRDefault="005E5C94">
      <w:pPr>
        <w:pStyle w:val="Verzeichnis4"/>
        <w:tabs>
          <w:tab w:val="right" w:leader="dot" w:pos="9350"/>
        </w:tabs>
        <w:rPr>
          <w:del w:id="1309" w:author="Andreas Kuehne" w:date="2019-05-09T22:04:00Z"/>
          <w:rFonts w:asciiTheme="minorHAnsi" w:eastAsiaTheme="minorEastAsia" w:hAnsiTheme="minorHAnsi" w:cstheme="minorBidi"/>
          <w:noProof/>
          <w:sz w:val="22"/>
          <w:szCs w:val="22"/>
          <w:lang w:val="en-GB" w:eastAsia="en-GB"/>
        </w:rPr>
      </w:pPr>
      <w:del w:id="1310" w:author="Andreas Kuehne" w:date="2019-05-09T22:04:00Z">
        <w:r w:rsidRPr="00EB1DAE" w:rsidDel="00EB1DAE">
          <w:rPr>
            <w:rStyle w:val="Hyperlink"/>
            <w:noProof/>
            <w14:scene3d>
              <w14:camera w14:prst="orthographicFront"/>
              <w14:lightRig w14:rig="threePt" w14:dir="t">
                <w14:rot w14:lat="0" w14:lon="0" w14:rev="0"/>
              </w14:lightRig>
            </w14:scene3d>
          </w:rPr>
          <w:delText>4.4.3.1</w:delText>
        </w:r>
        <w:r w:rsidRPr="00EB1DAE" w:rsidDel="00EB1DAE">
          <w:rPr>
            <w:rStyle w:val="Hyperlink"/>
            <w:noProof/>
          </w:rPr>
          <w:delText xml:space="preserve"> Document – JSON Syntax</w:delText>
        </w:r>
        <w:r w:rsidDel="00EB1DAE">
          <w:rPr>
            <w:noProof/>
            <w:webHidden/>
          </w:rPr>
          <w:tab/>
          <w:delText>98</w:delText>
        </w:r>
      </w:del>
    </w:p>
    <w:p w14:paraId="13244F73" w14:textId="7A09F509" w:rsidR="005E5C94" w:rsidDel="00EB1DAE" w:rsidRDefault="005E5C94">
      <w:pPr>
        <w:pStyle w:val="Verzeichnis4"/>
        <w:tabs>
          <w:tab w:val="right" w:leader="dot" w:pos="9350"/>
        </w:tabs>
        <w:rPr>
          <w:del w:id="1311" w:author="Andreas Kuehne" w:date="2019-05-09T22:04:00Z"/>
          <w:rFonts w:asciiTheme="minorHAnsi" w:eastAsiaTheme="minorEastAsia" w:hAnsiTheme="minorHAnsi" w:cstheme="minorBidi"/>
          <w:noProof/>
          <w:sz w:val="22"/>
          <w:szCs w:val="22"/>
          <w:lang w:val="en-GB" w:eastAsia="en-GB"/>
        </w:rPr>
      </w:pPr>
      <w:del w:id="1312" w:author="Andreas Kuehne" w:date="2019-05-09T22:04:00Z">
        <w:r w:rsidRPr="00EB1DAE" w:rsidDel="00EB1DAE">
          <w:rPr>
            <w:rStyle w:val="Hyperlink"/>
            <w:noProof/>
            <w14:scene3d>
              <w14:camera w14:prst="orthographicFront"/>
              <w14:lightRig w14:rig="threePt" w14:dir="t">
                <w14:rot w14:lat="0" w14:lon="0" w14:rev="0"/>
              </w14:lightRig>
            </w14:scene3d>
          </w:rPr>
          <w:delText>4.4.3.2</w:delText>
        </w:r>
        <w:r w:rsidRPr="00EB1DAE" w:rsidDel="00EB1DAE">
          <w:rPr>
            <w:rStyle w:val="Hyperlink"/>
            <w:noProof/>
          </w:rPr>
          <w:delText xml:space="preserve"> Document – XML Syntax</w:delText>
        </w:r>
        <w:r w:rsidDel="00EB1DAE">
          <w:rPr>
            <w:noProof/>
            <w:webHidden/>
          </w:rPr>
          <w:tab/>
          <w:delText>99</w:delText>
        </w:r>
      </w:del>
    </w:p>
    <w:p w14:paraId="7308BBCD" w14:textId="14C20EEE" w:rsidR="005E5C94" w:rsidDel="00EB1DAE" w:rsidRDefault="005E5C94">
      <w:pPr>
        <w:pStyle w:val="Verzeichnis3"/>
        <w:tabs>
          <w:tab w:val="right" w:leader="dot" w:pos="9350"/>
        </w:tabs>
        <w:rPr>
          <w:del w:id="1313" w:author="Andreas Kuehne" w:date="2019-05-09T22:04:00Z"/>
          <w:rFonts w:asciiTheme="minorHAnsi" w:eastAsiaTheme="minorEastAsia" w:hAnsiTheme="minorHAnsi" w:cstheme="minorBidi"/>
          <w:noProof/>
          <w:sz w:val="22"/>
          <w:szCs w:val="22"/>
          <w:lang w:val="en-GB" w:eastAsia="en-GB"/>
        </w:rPr>
      </w:pPr>
      <w:del w:id="1314" w:author="Andreas Kuehne" w:date="2019-05-09T22:04:00Z">
        <w:r w:rsidRPr="00EB1DAE" w:rsidDel="00EB1DAE">
          <w:rPr>
            <w:rStyle w:val="Hyperlink"/>
            <w:noProof/>
            <w14:scene3d>
              <w14:camera w14:prst="orthographicFront"/>
              <w14:lightRig w14:rig="threePt" w14:dir="t">
                <w14:rot w14:lat="0" w14:lon="0" w14:rev="0"/>
              </w14:lightRig>
            </w14:scene3d>
          </w:rPr>
          <w:delText>4.4.4</w:delText>
        </w:r>
        <w:r w:rsidRPr="00EB1DAE" w:rsidDel="00EB1DAE">
          <w:rPr>
            <w:rStyle w:val="Hyperlink"/>
            <w:noProof/>
          </w:rPr>
          <w:delText xml:space="preserve"> Component TransformedData</w:delText>
        </w:r>
        <w:r w:rsidDel="00EB1DAE">
          <w:rPr>
            <w:noProof/>
            <w:webHidden/>
          </w:rPr>
          <w:tab/>
          <w:delText>99</w:delText>
        </w:r>
      </w:del>
    </w:p>
    <w:p w14:paraId="31199D30" w14:textId="30EE880A" w:rsidR="005E5C94" w:rsidDel="00EB1DAE" w:rsidRDefault="005E5C94">
      <w:pPr>
        <w:pStyle w:val="Verzeichnis4"/>
        <w:tabs>
          <w:tab w:val="right" w:leader="dot" w:pos="9350"/>
        </w:tabs>
        <w:rPr>
          <w:del w:id="1315" w:author="Andreas Kuehne" w:date="2019-05-09T22:04:00Z"/>
          <w:rFonts w:asciiTheme="minorHAnsi" w:eastAsiaTheme="minorEastAsia" w:hAnsiTheme="minorHAnsi" w:cstheme="minorBidi"/>
          <w:noProof/>
          <w:sz w:val="22"/>
          <w:szCs w:val="22"/>
          <w:lang w:val="en-GB" w:eastAsia="en-GB"/>
        </w:rPr>
      </w:pPr>
      <w:del w:id="1316" w:author="Andreas Kuehne" w:date="2019-05-09T22:04:00Z">
        <w:r w:rsidRPr="00EB1DAE" w:rsidDel="00EB1DAE">
          <w:rPr>
            <w:rStyle w:val="Hyperlink"/>
            <w:noProof/>
            <w14:scene3d>
              <w14:camera w14:prst="orthographicFront"/>
              <w14:lightRig w14:rig="threePt" w14:dir="t">
                <w14:rot w14:lat="0" w14:lon="0" w14:rev="0"/>
              </w14:lightRig>
            </w14:scene3d>
          </w:rPr>
          <w:delText>4.4.4.1</w:delText>
        </w:r>
        <w:r w:rsidRPr="00EB1DAE" w:rsidDel="00EB1DAE">
          <w:rPr>
            <w:rStyle w:val="Hyperlink"/>
            <w:noProof/>
          </w:rPr>
          <w:delText xml:space="preserve"> TransformedData – JSON Syntax</w:delText>
        </w:r>
        <w:r w:rsidDel="00EB1DAE">
          <w:rPr>
            <w:noProof/>
            <w:webHidden/>
          </w:rPr>
          <w:tab/>
          <w:delText>100</w:delText>
        </w:r>
      </w:del>
    </w:p>
    <w:p w14:paraId="3EAFFBB3" w14:textId="754E4585" w:rsidR="005E5C94" w:rsidDel="00EB1DAE" w:rsidRDefault="005E5C94">
      <w:pPr>
        <w:pStyle w:val="Verzeichnis4"/>
        <w:tabs>
          <w:tab w:val="right" w:leader="dot" w:pos="9350"/>
        </w:tabs>
        <w:rPr>
          <w:del w:id="1317" w:author="Andreas Kuehne" w:date="2019-05-09T22:04:00Z"/>
          <w:rFonts w:asciiTheme="minorHAnsi" w:eastAsiaTheme="minorEastAsia" w:hAnsiTheme="minorHAnsi" w:cstheme="minorBidi"/>
          <w:noProof/>
          <w:sz w:val="22"/>
          <w:szCs w:val="22"/>
          <w:lang w:val="en-GB" w:eastAsia="en-GB"/>
        </w:rPr>
      </w:pPr>
      <w:del w:id="1318" w:author="Andreas Kuehne" w:date="2019-05-09T22:04:00Z">
        <w:r w:rsidRPr="00EB1DAE" w:rsidDel="00EB1DAE">
          <w:rPr>
            <w:rStyle w:val="Hyperlink"/>
            <w:noProof/>
            <w14:scene3d>
              <w14:camera w14:prst="orthographicFront"/>
              <w14:lightRig w14:rig="threePt" w14:dir="t">
                <w14:rot w14:lat="0" w14:lon="0" w14:rev="0"/>
              </w14:lightRig>
            </w14:scene3d>
          </w:rPr>
          <w:delText>4.4.4.2</w:delText>
        </w:r>
        <w:r w:rsidRPr="00EB1DAE" w:rsidDel="00EB1DAE">
          <w:rPr>
            <w:rStyle w:val="Hyperlink"/>
            <w:noProof/>
          </w:rPr>
          <w:delText xml:space="preserve"> TransformedData – XML Syntax</w:delText>
        </w:r>
        <w:r w:rsidDel="00EB1DAE">
          <w:rPr>
            <w:noProof/>
            <w:webHidden/>
          </w:rPr>
          <w:tab/>
          <w:delText>101</w:delText>
        </w:r>
      </w:del>
    </w:p>
    <w:p w14:paraId="0057E3E3" w14:textId="7160E387" w:rsidR="005E5C94" w:rsidDel="00EB1DAE" w:rsidRDefault="005E5C94">
      <w:pPr>
        <w:pStyle w:val="Verzeichnis3"/>
        <w:tabs>
          <w:tab w:val="right" w:leader="dot" w:pos="9350"/>
        </w:tabs>
        <w:rPr>
          <w:del w:id="1319" w:author="Andreas Kuehne" w:date="2019-05-09T22:04:00Z"/>
          <w:rFonts w:asciiTheme="minorHAnsi" w:eastAsiaTheme="minorEastAsia" w:hAnsiTheme="minorHAnsi" w:cstheme="minorBidi"/>
          <w:noProof/>
          <w:sz w:val="22"/>
          <w:szCs w:val="22"/>
          <w:lang w:val="en-GB" w:eastAsia="en-GB"/>
        </w:rPr>
      </w:pPr>
      <w:del w:id="1320" w:author="Andreas Kuehne" w:date="2019-05-09T22:04:00Z">
        <w:r w:rsidRPr="00EB1DAE" w:rsidDel="00EB1DAE">
          <w:rPr>
            <w:rStyle w:val="Hyperlink"/>
            <w:noProof/>
            <w14:scene3d>
              <w14:camera w14:prst="orthographicFront"/>
              <w14:lightRig w14:rig="threePt" w14:dir="t">
                <w14:rot w14:lat="0" w14:lon="0" w14:rev="0"/>
              </w14:lightRig>
            </w14:scene3d>
          </w:rPr>
          <w:delText>4.4.5</w:delText>
        </w:r>
        <w:r w:rsidRPr="00EB1DAE" w:rsidDel="00EB1DAE">
          <w:rPr>
            <w:rStyle w:val="Hyperlink"/>
            <w:noProof/>
          </w:rPr>
          <w:delText xml:space="preserve"> Component DocumentHash</w:delText>
        </w:r>
        <w:r w:rsidDel="00EB1DAE">
          <w:rPr>
            <w:noProof/>
            <w:webHidden/>
          </w:rPr>
          <w:tab/>
          <w:delText>101</w:delText>
        </w:r>
      </w:del>
    </w:p>
    <w:p w14:paraId="46CE377B" w14:textId="776D4B56" w:rsidR="005E5C94" w:rsidDel="00EB1DAE" w:rsidRDefault="005E5C94">
      <w:pPr>
        <w:pStyle w:val="Verzeichnis4"/>
        <w:tabs>
          <w:tab w:val="right" w:leader="dot" w:pos="9350"/>
        </w:tabs>
        <w:rPr>
          <w:del w:id="1321" w:author="Andreas Kuehne" w:date="2019-05-09T22:04:00Z"/>
          <w:rFonts w:asciiTheme="minorHAnsi" w:eastAsiaTheme="minorEastAsia" w:hAnsiTheme="minorHAnsi" w:cstheme="minorBidi"/>
          <w:noProof/>
          <w:sz w:val="22"/>
          <w:szCs w:val="22"/>
          <w:lang w:val="en-GB" w:eastAsia="en-GB"/>
        </w:rPr>
      </w:pPr>
      <w:del w:id="1322" w:author="Andreas Kuehne" w:date="2019-05-09T22:04:00Z">
        <w:r w:rsidRPr="00EB1DAE" w:rsidDel="00EB1DAE">
          <w:rPr>
            <w:rStyle w:val="Hyperlink"/>
            <w:noProof/>
            <w14:scene3d>
              <w14:camera w14:prst="orthographicFront"/>
              <w14:lightRig w14:rig="threePt" w14:dir="t">
                <w14:rot w14:lat="0" w14:lon="0" w14:rev="0"/>
              </w14:lightRig>
            </w14:scene3d>
          </w:rPr>
          <w:delText>4.4.5.1</w:delText>
        </w:r>
        <w:r w:rsidRPr="00EB1DAE" w:rsidDel="00EB1DAE">
          <w:rPr>
            <w:rStyle w:val="Hyperlink"/>
            <w:noProof/>
          </w:rPr>
          <w:delText xml:space="preserve"> DocumentHash – JSON Syntax</w:delText>
        </w:r>
        <w:r w:rsidDel="00EB1DAE">
          <w:rPr>
            <w:noProof/>
            <w:webHidden/>
          </w:rPr>
          <w:tab/>
          <w:delText>102</w:delText>
        </w:r>
      </w:del>
    </w:p>
    <w:p w14:paraId="7033567A" w14:textId="72536779" w:rsidR="005E5C94" w:rsidDel="00EB1DAE" w:rsidRDefault="005E5C94">
      <w:pPr>
        <w:pStyle w:val="Verzeichnis4"/>
        <w:tabs>
          <w:tab w:val="right" w:leader="dot" w:pos="9350"/>
        </w:tabs>
        <w:rPr>
          <w:del w:id="1323" w:author="Andreas Kuehne" w:date="2019-05-09T22:04:00Z"/>
          <w:rFonts w:asciiTheme="minorHAnsi" w:eastAsiaTheme="minorEastAsia" w:hAnsiTheme="minorHAnsi" w:cstheme="minorBidi"/>
          <w:noProof/>
          <w:sz w:val="22"/>
          <w:szCs w:val="22"/>
          <w:lang w:val="en-GB" w:eastAsia="en-GB"/>
        </w:rPr>
      </w:pPr>
      <w:del w:id="1324" w:author="Andreas Kuehne" w:date="2019-05-09T22:04:00Z">
        <w:r w:rsidRPr="00EB1DAE" w:rsidDel="00EB1DAE">
          <w:rPr>
            <w:rStyle w:val="Hyperlink"/>
            <w:noProof/>
            <w14:scene3d>
              <w14:camera w14:prst="orthographicFront"/>
              <w14:lightRig w14:rig="threePt" w14:dir="t">
                <w14:rot w14:lat="0" w14:lon="0" w14:rev="0"/>
              </w14:lightRig>
            </w14:scene3d>
          </w:rPr>
          <w:delText>4.4.5.2</w:delText>
        </w:r>
        <w:r w:rsidRPr="00EB1DAE" w:rsidDel="00EB1DAE">
          <w:rPr>
            <w:rStyle w:val="Hyperlink"/>
            <w:noProof/>
          </w:rPr>
          <w:delText xml:space="preserve"> DocumentHash – XML Syntax</w:delText>
        </w:r>
        <w:r w:rsidDel="00EB1DAE">
          <w:rPr>
            <w:noProof/>
            <w:webHidden/>
          </w:rPr>
          <w:tab/>
          <w:delText>103</w:delText>
        </w:r>
      </w:del>
    </w:p>
    <w:p w14:paraId="7C898B04" w14:textId="7A98FD1F" w:rsidR="005E5C94" w:rsidDel="00EB1DAE" w:rsidRDefault="005E5C94">
      <w:pPr>
        <w:pStyle w:val="Verzeichnis3"/>
        <w:tabs>
          <w:tab w:val="right" w:leader="dot" w:pos="9350"/>
        </w:tabs>
        <w:rPr>
          <w:del w:id="1325" w:author="Andreas Kuehne" w:date="2019-05-09T22:04:00Z"/>
          <w:rFonts w:asciiTheme="minorHAnsi" w:eastAsiaTheme="minorEastAsia" w:hAnsiTheme="minorHAnsi" w:cstheme="minorBidi"/>
          <w:noProof/>
          <w:sz w:val="22"/>
          <w:szCs w:val="22"/>
          <w:lang w:val="en-GB" w:eastAsia="en-GB"/>
        </w:rPr>
      </w:pPr>
      <w:del w:id="1326" w:author="Andreas Kuehne" w:date="2019-05-09T22:04:00Z">
        <w:r w:rsidRPr="00EB1DAE" w:rsidDel="00EB1DAE">
          <w:rPr>
            <w:rStyle w:val="Hyperlink"/>
            <w:noProof/>
            <w14:scene3d>
              <w14:camera w14:prst="orthographicFront"/>
              <w14:lightRig w14:rig="threePt" w14:dir="t">
                <w14:rot w14:lat="0" w14:lon="0" w14:rev="0"/>
              </w14:lightRig>
            </w14:scene3d>
          </w:rPr>
          <w:delText>4.4.6</w:delText>
        </w:r>
        <w:r w:rsidRPr="00EB1DAE" w:rsidDel="00EB1DAE">
          <w:rPr>
            <w:rStyle w:val="Hyperlink"/>
            <w:noProof/>
          </w:rPr>
          <w:delText xml:space="preserve"> Component SignatureObject</w:delText>
        </w:r>
        <w:r w:rsidDel="00EB1DAE">
          <w:rPr>
            <w:noProof/>
            <w:webHidden/>
          </w:rPr>
          <w:tab/>
          <w:delText>103</w:delText>
        </w:r>
      </w:del>
    </w:p>
    <w:p w14:paraId="43A70CAB" w14:textId="3ECEA606" w:rsidR="005E5C94" w:rsidDel="00EB1DAE" w:rsidRDefault="005E5C94">
      <w:pPr>
        <w:pStyle w:val="Verzeichnis4"/>
        <w:tabs>
          <w:tab w:val="right" w:leader="dot" w:pos="9350"/>
        </w:tabs>
        <w:rPr>
          <w:del w:id="1327" w:author="Andreas Kuehne" w:date="2019-05-09T22:04:00Z"/>
          <w:rFonts w:asciiTheme="minorHAnsi" w:eastAsiaTheme="minorEastAsia" w:hAnsiTheme="minorHAnsi" w:cstheme="minorBidi"/>
          <w:noProof/>
          <w:sz w:val="22"/>
          <w:szCs w:val="22"/>
          <w:lang w:val="en-GB" w:eastAsia="en-GB"/>
        </w:rPr>
      </w:pPr>
      <w:del w:id="1328" w:author="Andreas Kuehne" w:date="2019-05-09T22:04:00Z">
        <w:r w:rsidRPr="00EB1DAE" w:rsidDel="00EB1DAE">
          <w:rPr>
            <w:rStyle w:val="Hyperlink"/>
            <w:noProof/>
            <w14:scene3d>
              <w14:camera w14:prst="orthographicFront"/>
              <w14:lightRig w14:rig="threePt" w14:dir="t">
                <w14:rot w14:lat="0" w14:lon="0" w14:rev="0"/>
              </w14:lightRig>
            </w14:scene3d>
          </w:rPr>
          <w:delText>4.4.6.1</w:delText>
        </w:r>
        <w:r w:rsidRPr="00EB1DAE" w:rsidDel="00EB1DAE">
          <w:rPr>
            <w:rStyle w:val="Hyperlink"/>
            <w:noProof/>
          </w:rPr>
          <w:delText xml:space="preserve"> SignatureObject – JSON Syntax</w:delText>
        </w:r>
        <w:r w:rsidDel="00EB1DAE">
          <w:rPr>
            <w:noProof/>
            <w:webHidden/>
          </w:rPr>
          <w:tab/>
          <w:delText>104</w:delText>
        </w:r>
      </w:del>
    </w:p>
    <w:p w14:paraId="7A9DCB78" w14:textId="05C345E5" w:rsidR="005E5C94" w:rsidDel="00EB1DAE" w:rsidRDefault="005E5C94">
      <w:pPr>
        <w:pStyle w:val="Verzeichnis4"/>
        <w:tabs>
          <w:tab w:val="right" w:leader="dot" w:pos="9350"/>
        </w:tabs>
        <w:rPr>
          <w:del w:id="1329" w:author="Andreas Kuehne" w:date="2019-05-09T22:04:00Z"/>
          <w:rFonts w:asciiTheme="minorHAnsi" w:eastAsiaTheme="minorEastAsia" w:hAnsiTheme="minorHAnsi" w:cstheme="minorBidi"/>
          <w:noProof/>
          <w:sz w:val="22"/>
          <w:szCs w:val="22"/>
          <w:lang w:val="en-GB" w:eastAsia="en-GB"/>
        </w:rPr>
      </w:pPr>
      <w:del w:id="1330" w:author="Andreas Kuehne" w:date="2019-05-09T22:04:00Z">
        <w:r w:rsidRPr="00EB1DAE" w:rsidDel="00EB1DAE">
          <w:rPr>
            <w:rStyle w:val="Hyperlink"/>
            <w:noProof/>
            <w14:scene3d>
              <w14:camera w14:prst="orthographicFront"/>
              <w14:lightRig w14:rig="threePt" w14:dir="t">
                <w14:rot w14:lat="0" w14:lon="0" w14:rev="0"/>
              </w14:lightRig>
            </w14:scene3d>
          </w:rPr>
          <w:delText>4.4.6.2</w:delText>
        </w:r>
        <w:r w:rsidRPr="00EB1DAE" w:rsidDel="00EB1DAE">
          <w:rPr>
            <w:rStyle w:val="Hyperlink"/>
            <w:noProof/>
          </w:rPr>
          <w:delText xml:space="preserve"> SignatureObject – XML Syntax</w:delText>
        </w:r>
        <w:r w:rsidDel="00EB1DAE">
          <w:rPr>
            <w:noProof/>
            <w:webHidden/>
          </w:rPr>
          <w:tab/>
          <w:delText>105</w:delText>
        </w:r>
      </w:del>
    </w:p>
    <w:p w14:paraId="1293A226" w14:textId="60DFAEA2" w:rsidR="005E5C94" w:rsidDel="00EB1DAE" w:rsidRDefault="005E5C94">
      <w:pPr>
        <w:pStyle w:val="Verzeichnis2"/>
        <w:tabs>
          <w:tab w:val="right" w:leader="dot" w:pos="9350"/>
        </w:tabs>
        <w:rPr>
          <w:del w:id="1331" w:author="Andreas Kuehne" w:date="2019-05-09T22:04:00Z"/>
          <w:rFonts w:asciiTheme="minorHAnsi" w:eastAsiaTheme="minorEastAsia" w:hAnsiTheme="minorHAnsi" w:cstheme="minorBidi"/>
          <w:noProof/>
          <w:sz w:val="22"/>
          <w:szCs w:val="22"/>
          <w:lang w:val="en-GB" w:eastAsia="en-GB"/>
        </w:rPr>
      </w:pPr>
      <w:del w:id="1332" w:author="Andreas Kuehne" w:date="2019-05-09T22:04:00Z">
        <w:r w:rsidRPr="00EB1DAE" w:rsidDel="00EB1DAE">
          <w:rPr>
            <w:rStyle w:val="Hyperlink"/>
            <w:noProof/>
          </w:rPr>
          <w:delText>4.5 Referenced Data Structure Models from other documents</w:delText>
        </w:r>
        <w:r w:rsidDel="00EB1DAE">
          <w:rPr>
            <w:noProof/>
            <w:webHidden/>
          </w:rPr>
          <w:tab/>
          <w:delText>105</w:delText>
        </w:r>
      </w:del>
    </w:p>
    <w:p w14:paraId="44C0407B" w14:textId="65C263BD" w:rsidR="005E5C94" w:rsidDel="00EB1DAE" w:rsidRDefault="005E5C94">
      <w:pPr>
        <w:pStyle w:val="Verzeichnis3"/>
        <w:tabs>
          <w:tab w:val="right" w:leader="dot" w:pos="9350"/>
        </w:tabs>
        <w:rPr>
          <w:del w:id="1333" w:author="Andreas Kuehne" w:date="2019-05-09T22:04:00Z"/>
          <w:rFonts w:asciiTheme="minorHAnsi" w:eastAsiaTheme="minorEastAsia" w:hAnsiTheme="minorHAnsi" w:cstheme="minorBidi"/>
          <w:noProof/>
          <w:sz w:val="22"/>
          <w:szCs w:val="22"/>
          <w:lang w:val="en-GB" w:eastAsia="en-GB"/>
        </w:rPr>
      </w:pPr>
      <w:del w:id="1334" w:author="Andreas Kuehne" w:date="2019-05-09T22:04:00Z">
        <w:r w:rsidRPr="00EB1DAE" w:rsidDel="00EB1DAE">
          <w:rPr>
            <w:rStyle w:val="Hyperlink"/>
            <w:noProof/>
            <w14:scene3d>
              <w14:camera w14:prst="orthographicFront"/>
              <w14:lightRig w14:rig="threePt" w14:dir="t">
                <w14:rot w14:lat="0" w14:lon="0" w14:rev="0"/>
              </w14:lightRig>
            </w14:scene3d>
          </w:rPr>
          <w:delText>4.5.1</w:delText>
        </w:r>
        <w:r w:rsidRPr="00EB1DAE" w:rsidDel="00EB1DAE">
          <w:rPr>
            <w:rStyle w:val="Hyperlink"/>
            <w:noProof/>
          </w:rPr>
          <w:delText xml:space="preserve"> Component NameID</w:delText>
        </w:r>
        <w:r w:rsidDel="00EB1DAE">
          <w:rPr>
            <w:noProof/>
            <w:webHidden/>
          </w:rPr>
          <w:tab/>
          <w:delText>105</w:delText>
        </w:r>
      </w:del>
    </w:p>
    <w:p w14:paraId="1E767CC3" w14:textId="735CE375" w:rsidR="005E5C94" w:rsidDel="00EB1DAE" w:rsidRDefault="005E5C94">
      <w:pPr>
        <w:pStyle w:val="Verzeichnis4"/>
        <w:tabs>
          <w:tab w:val="right" w:leader="dot" w:pos="9350"/>
        </w:tabs>
        <w:rPr>
          <w:del w:id="1335" w:author="Andreas Kuehne" w:date="2019-05-09T22:04:00Z"/>
          <w:rFonts w:asciiTheme="minorHAnsi" w:eastAsiaTheme="minorEastAsia" w:hAnsiTheme="minorHAnsi" w:cstheme="minorBidi"/>
          <w:noProof/>
          <w:sz w:val="22"/>
          <w:szCs w:val="22"/>
          <w:lang w:val="en-GB" w:eastAsia="en-GB"/>
        </w:rPr>
      </w:pPr>
      <w:del w:id="1336" w:author="Andreas Kuehne" w:date="2019-05-09T22:04:00Z">
        <w:r w:rsidRPr="00EB1DAE" w:rsidDel="00EB1DAE">
          <w:rPr>
            <w:rStyle w:val="Hyperlink"/>
            <w:noProof/>
            <w14:scene3d>
              <w14:camera w14:prst="orthographicFront"/>
              <w14:lightRig w14:rig="threePt" w14:dir="t">
                <w14:rot w14:lat="0" w14:lon="0" w14:rev="0"/>
              </w14:lightRig>
            </w14:scene3d>
          </w:rPr>
          <w:delText>4.5.1.1</w:delText>
        </w:r>
        <w:r w:rsidRPr="00EB1DAE" w:rsidDel="00EB1DAE">
          <w:rPr>
            <w:rStyle w:val="Hyperlink"/>
            <w:noProof/>
          </w:rPr>
          <w:delText xml:space="preserve"> NameID – JSON Syntax</w:delText>
        </w:r>
        <w:r w:rsidDel="00EB1DAE">
          <w:rPr>
            <w:noProof/>
            <w:webHidden/>
          </w:rPr>
          <w:tab/>
          <w:delText>106</w:delText>
        </w:r>
      </w:del>
    </w:p>
    <w:p w14:paraId="429D02A8" w14:textId="6E38E966" w:rsidR="005E5C94" w:rsidDel="00EB1DAE" w:rsidRDefault="005E5C94">
      <w:pPr>
        <w:pStyle w:val="Verzeichnis4"/>
        <w:tabs>
          <w:tab w:val="right" w:leader="dot" w:pos="9350"/>
        </w:tabs>
        <w:rPr>
          <w:del w:id="1337" w:author="Andreas Kuehne" w:date="2019-05-09T22:04:00Z"/>
          <w:rFonts w:asciiTheme="minorHAnsi" w:eastAsiaTheme="minorEastAsia" w:hAnsiTheme="minorHAnsi" w:cstheme="minorBidi"/>
          <w:noProof/>
          <w:sz w:val="22"/>
          <w:szCs w:val="22"/>
          <w:lang w:val="en-GB" w:eastAsia="en-GB"/>
        </w:rPr>
      </w:pPr>
      <w:del w:id="1338" w:author="Andreas Kuehne" w:date="2019-05-09T22:04:00Z">
        <w:r w:rsidRPr="00EB1DAE" w:rsidDel="00EB1DAE">
          <w:rPr>
            <w:rStyle w:val="Hyperlink"/>
            <w:noProof/>
            <w14:scene3d>
              <w14:camera w14:prst="orthographicFront"/>
              <w14:lightRig w14:rig="threePt" w14:dir="t">
                <w14:rot w14:lat="0" w14:lon="0" w14:rev="0"/>
              </w14:lightRig>
            </w14:scene3d>
          </w:rPr>
          <w:delText>4.5.1.2</w:delText>
        </w:r>
        <w:r w:rsidRPr="00EB1DAE" w:rsidDel="00EB1DAE">
          <w:rPr>
            <w:rStyle w:val="Hyperlink"/>
            <w:noProof/>
          </w:rPr>
          <w:delText xml:space="preserve"> NameID – XML Syntax</w:delText>
        </w:r>
        <w:r w:rsidDel="00EB1DAE">
          <w:rPr>
            <w:noProof/>
            <w:webHidden/>
          </w:rPr>
          <w:tab/>
          <w:delText>107</w:delText>
        </w:r>
      </w:del>
    </w:p>
    <w:p w14:paraId="1C7BBB41" w14:textId="78DFC235" w:rsidR="005E5C94" w:rsidDel="00EB1DAE" w:rsidRDefault="005E5C94">
      <w:pPr>
        <w:pStyle w:val="Verzeichnis3"/>
        <w:tabs>
          <w:tab w:val="right" w:leader="dot" w:pos="9350"/>
        </w:tabs>
        <w:rPr>
          <w:del w:id="1339" w:author="Andreas Kuehne" w:date="2019-05-09T22:04:00Z"/>
          <w:rFonts w:asciiTheme="minorHAnsi" w:eastAsiaTheme="minorEastAsia" w:hAnsiTheme="minorHAnsi" w:cstheme="minorBidi"/>
          <w:noProof/>
          <w:sz w:val="22"/>
          <w:szCs w:val="22"/>
          <w:lang w:val="en-GB" w:eastAsia="en-GB"/>
        </w:rPr>
      </w:pPr>
      <w:del w:id="1340" w:author="Andreas Kuehne" w:date="2019-05-09T22:04:00Z">
        <w:r w:rsidRPr="00EB1DAE" w:rsidDel="00EB1DAE">
          <w:rPr>
            <w:rStyle w:val="Hyperlink"/>
            <w:noProof/>
            <w14:scene3d>
              <w14:camera w14:prst="orthographicFront"/>
              <w14:lightRig w14:rig="threePt" w14:dir="t">
                <w14:rot w14:lat="0" w14:lon="0" w14:rev="0"/>
              </w14:lightRig>
            </w14:scene3d>
          </w:rPr>
          <w:delText>4.5.2</w:delText>
        </w:r>
        <w:r w:rsidRPr="00EB1DAE" w:rsidDel="00EB1DAE">
          <w:rPr>
            <w:rStyle w:val="Hyperlink"/>
            <w:noProof/>
          </w:rPr>
          <w:delText xml:space="preserve"> Component Transforms</w:delText>
        </w:r>
        <w:r w:rsidDel="00EB1DAE">
          <w:rPr>
            <w:noProof/>
            <w:webHidden/>
          </w:rPr>
          <w:tab/>
          <w:delText>107</w:delText>
        </w:r>
      </w:del>
    </w:p>
    <w:p w14:paraId="51CB6662" w14:textId="764C9503" w:rsidR="005E5C94" w:rsidDel="00EB1DAE" w:rsidRDefault="005E5C94">
      <w:pPr>
        <w:pStyle w:val="Verzeichnis4"/>
        <w:tabs>
          <w:tab w:val="right" w:leader="dot" w:pos="9350"/>
        </w:tabs>
        <w:rPr>
          <w:del w:id="1341" w:author="Andreas Kuehne" w:date="2019-05-09T22:04:00Z"/>
          <w:rFonts w:asciiTheme="minorHAnsi" w:eastAsiaTheme="minorEastAsia" w:hAnsiTheme="minorHAnsi" w:cstheme="minorBidi"/>
          <w:noProof/>
          <w:sz w:val="22"/>
          <w:szCs w:val="22"/>
          <w:lang w:val="en-GB" w:eastAsia="en-GB"/>
        </w:rPr>
      </w:pPr>
      <w:del w:id="1342" w:author="Andreas Kuehne" w:date="2019-05-09T22:04:00Z">
        <w:r w:rsidRPr="00EB1DAE" w:rsidDel="00EB1DAE">
          <w:rPr>
            <w:rStyle w:val="Hyperlink"/>
            <w:noProof/>
            <w14:scene3d>
              <w14:camera w14:prst="orthographicFront"/>
              <w14:lightRig w14:rig="threePt" w14:dir="t">
                <w14:rot w14:lat="0" w14:lon="0" w14:rev="0"/>
              </w14:lightRig>
            </w14:scene3d>
          </w:rPr>
          <w:delText>4.5.2.1</w:delText>
        </w:r>
        <w:r w:rsidRPr="00EB1DAE" w:rsidDel="00EB1DAE">
          <w:rPr>
            <w:rStyle w:val="Hyperlink"/>
            <w:noProof/>
          </w:rPr>
          <w:delText xml:space="preserve"> Transforms – JSON Syntax</w:delText>
        </w:r>
        <w:r w:rsidDel="00EB1DAE">
          <w:rPr>
            <w:noProof/>
            <w:webHidden/>
          </w:rPr>
          <w:tab/>
          <w:delText>107</w:delText>
        </w:r>
      </w:del>
    </w:p>
    <w:p w14:paraId="0323992B" w14:textId="1BB50C8E" w:rsidR="005E5C94" w:rsidDel="00EB1DAE" w:rsidRDefault="005E5C94">
      <w:pPr>
        <w:pStyle w:val="Verzeichnis4"/>
        <w:tabs>
          <w:tab w:val="right" w:leader="dot" w:pos="9350"/>
        </w:tabs>
        <w:rPr>
          <w:del w:id="1343" w:author="Andreas Kuehne" w:date="2019-05-09T22:04:00Z"/>
          <w:rFonts w:asciiTheme="minorHAnsi" w:eastAsiaTheme="minorEastAsia" w:hAnsiTheme="minorHAnsi" w:cstheme="minorBidi"/>
          <w:noProof/>
          <w:sz w:val="22"/>
          <w:szCs w:val="22"/>
          <w:lang w:val="en-GB" w:eastAsia="en-GB"/>
        </w:rPr>
      </w:pPr>
      <w:del w:id="1344" w:author="Andreas Kuehne" w:date="2019-05-09T22:04:00Z">
        <w:r w:rsidRPr="00EB1DAE" w:rsidDel="00EB1DAE">
          <w:rPr>
            <w:rStyle w:val="Hyperlink"/>
            <w:noProof/>
            <w14:scene3d>
              <w14:camera w14:prst="orthographicFront"/>
              <w14:lightRig w14:rig="threePt" w14:dir="t">
                <w14:rot w14:lat="0" w14:lon="0" w14:rev="0"/>
              </w14:lightRig>
            </w14:scene3d>
          </w:rPr>
          <w:delText>4.5.2.2</w:delText>
        </w:r>
        <w:r w:rsidRPr="00EB1DAE" w:rsidDel="00EB1DAE">
          <w:rPr>
            <w:rStyle w:val="Hyperlink"/>
            <w:noProof/>
          </w:rPr>
          <w:delText xml:space="preserve"> Transforms – XML Syntax</w:delText>
        </w:r>
        <w:r w:rsidDel="00EB1DAE">
          <w:rPr>
            <w:noProof/>
            <w:webHidden/>
          </w:rPr>
          <w:tab/>
          <w:delText>108</w:delText>
        </w:r>
      </w:del>
    </w:p>
    <w:p w14:paraId="07B7B8C0" w14:textId="68B93858" w:rsidR="005E5C94" w:rsidDel="00EB1DAE" w:rsidRDefault="005E5C94">
      <w:pPr>
        <w:pStyle w:val="Verzeichnis3"/>
        <w:tabs>
          <w:tab w:val="right" w:leader="dot" w:pos="9350"/>
        </w:tabs>
        <w:rPr>
          <w:del w:id="1345" w:author="Andreas Kuehne" w:date="2019-05-09T22:04:00Z"/>
          <w:rFonts w:asciiTheme="minorHAnsi" w:eastAsiaTheme="minorEastAsia" w:hAnsiTheme="minorHAnsi" w:cstheme="minorBidi"/>
          <w:noProof/>
          <w:sz w:val="22"/>
          <w:szCs w:val="22"/>
          <w:lang w:val="en-GB" w:eastAsia="en-GB"/>
        </w:rPr>
      </w:pPr>
      <w:del w:id="1346" w:author="Andreas Kuehne" w:date="2019-05-09T22:04:00Z">
        <w:r w:rsidRPr="00EB1DAE" w:rsidDel="00EB1DAE">
          <w:rPr>
            <w:rStyle w:val="Hyperlink"/>
            <w:noProof/>
            <w14:scene3d>
              <w14:camera w14:prst="orthographicFront"/>
              <w14:lightRig w14:rig="threePt" w14:dir="t">
                <w14:rot w14:lat="0" w14:lon="0" w14:rev="0"/>
              </w14:lightRig>
            </w14:scene3d>
          </w:rPr>
          <w:delText>4.5.3</w:delText>
        </w:r>
        <w:r w:rsidRPr="00EB1DAE" w:rsidDel="00EB1DAE">
          <w:rPr>
            <w:rStyle w:val="Hyperlink"/>
            <w:noProof/>
          </w:rPr>
          <w:delText xml:space="preserve"> Component Transform</w:delText>
        </w:r>
        <w:r w:rsidDel="00EB1DAE">
          <w:rPr>
            <w:noProof/>
            <w:webHidden/>
          </w:rPr>
          <w:tab/>
          <w:delText>108</w:delText>
        </w:r>
      </w:del>
    </w:p>
    <w:p w14:paraId="2E376516" w14:textId="56FB2647" w:rsidR="005E5C94" w:rsidDel="00EB1DAE" w:rsidRDefault="005E5C94">
      <w:pPr>
        <w:pStyle w:val="Verzeichnis4"/>
        <w:tabs>
          <w:tab w:val="right" w:leader="dot" w:pos="9350"/>
        </w:tabs>
        <w:rPr>
          <w:del w:id="1347" w:author="Andreas Kuehne" w:date="2019-05-09T22:04:00Z"/>
          <w:rFonts w:asciiTheme="minorHAnsi" w:eastAsiaTheme="minorEastAsia" w:hAnsiTheme="minorHAnsi" w:cstheme="minorBidi"/>
          <w:noProof/>
          <w:sz w:val="22"/>
          <w:szCs w:val="22"/>
          <w:lang w:val="en-GB" w:eastAsia="en-GB"/>
        </w:rPr>
      </w:pPr>
      <w:del w:id="1348" w:author="Andreas Kuehne" w:date="2019-05-09T22:04:00Z">
        <w:r w:rsidRPr="00EB1DAE" w:rsidDel="00EB1DAE">
          <w:rPr>
            <w:rStyle w:val="Hyperlink"/>
            <w:noProof/>
            <w14:scene3d>
              <w14:camera w14:prst="orthographicFront"/>
              <w14:lightRig w14:rig="threePt" w14:dir="t">
                <w14:rot w14:lat="0" w14:lon="0" w14:rev="0"/>
              </w14:lightRig>
            </w14:scene3d>
          </w:rPr>
          <w:delText>4.5.3.1</w:delText>
        </w:r>
        <w:r w:rsidRPr="00EB1DAE" w:rsidDel="00EB1DAE">
          <w:rPr>
            <w:rStyle w:val="Hyperlink"/>
            <w:noProof/>
          </w:rPr>
          <w:delText xml:space="preserve"> Transform – JSON Syntax</w:delText>
        </w:r>
        <w:r w:rsidDel="00EB1DAE">
          <w:rPr>
            <w:noProof/>
            <w:webHidden/>
          </w:rPr>
          <w:tab/>
          <w:delText>108</w:delText>
        </w:r>
      </w:del>
    </w:p>
    <w:p w14:paraId="1E2DC478" w14:textId="34E56BD6" w:rsidR="005E5C94" w:rsidDel="00EB1DAE" w:rsidRDefault="005E5C94">
      <w:pPr>
        <w:pStyle w:val="Verzeichnis4"/>
        <w:tabs>
          <w:tab w:val="right" w:leader="dot" w:pos="9350"/>
        </w:tabs>
        <w:rPr>
          <w:del w:id="1349" w:author="Andreas Kuehne" w:date="2019-05-09T22:04:00Z"/>
          <w:rFonts w:asciiTheme="minorHAnsi" w:eastAsiaTheme="minorEastAsia" w:hAnsiTheme="minorHAnsi" w:cstheme="minorBidi"/>
          <w:noProof/>
          <w:sz w:val="22"/>
          <w:szCs w:val="22"/>
          <w:lang w:val="en-GB" w:eastAsia="en-GB"/>
        </w:rPr>
      </w:pPr>
      <w:del w:id="1350" w:author="Andreas Kuehne" w:date="2019-05-09T22:04:00Z">
        <w:r w:rsidRPr="00EB1DAE" w:rsidDel="00EB1DAE">
          <w:rPr>
            <w:rStyle w:val="Hyperlink"/>
            <w:noProof/>
            <w14:scene3d>
              <w14:camera w14:prst="orthographicFront"/>
              <w14:lightRig w14:rig="threePt" w14:dir="t">
                <w14:rot w14:lat="0" w14:lon="0" w14:rev="0"/>
              </w14:lightRig>
            </w14:scene3d>
          </w:rPr>
          <w:delText>4.5.3.2</w:delText>
        </w:r>
        <w:r w:rsidRPr="00EB1DAE" w:rsidDel="00EB1DAE">
          <w:rPr>
            <w:rStyle w:val="Hyperlink"/>
            <w:noProof/>
          </w:rPr>
          <w:delText xml:space="preserve"> Transform – XML Syntax</w:delText>
        </w:r>
        <w:r w:rsidDel="00EB1DAE">
          <w:rPr>
            <w:noProof/>
            <w:webHidden/>
          </w:rPr>
          <w:tab/>
          <w:delText>109</w:delText>
        </w:r>
      </w:del>
    </w:p>
    <w:p w14:paraId="5CD6DEC2" w14:textId="15D1A669" w:rsidR="005E5C94" w:rsidDel="00EB1DAE" w:rsidRDefault="005E5C94">
      <w:pPr>
        <w:pStyle w:val="Verzeichnis2"/>
        <w:tabs>
          <w:tab w:val="right" w:leader="dot" w:pos="9350"/>
        </w:tabs>
        <w:rPr>
          <w:del w:id="1351" w:author="Andreas Kuehne" w:date="2019-05-09T22:04:00Z"/>
          <w:rFonts w:asciiTheme="minorHAnsi" w:eastAsiaTheme="minorEastAsia" w:hAnsiTheme="minorHAnsi" w:cstheme="minorBidi"/>
          <w:noProof/>
          <w:sz w:val="22"/>
          <w:szCs w:val="22"/>
          <w:lang w:val="en-GB" w:eastAsia="en-GB"/>
        </w:rPr>
      </w:pPr>
      <w:del w:id="1352" w:author="Andreas Kuehne" w:date="2019-05-09T22:04:00Z">
        <w:r w:rsidRPr="00EB1DAE" w:rsidDel="00EB1DAE">
          <w:rPr>
            <w:rStyle w:val="Hyperlink"/>
            <w:noProof/>
          </w:rPr>
          <w:delText>4.6 Element / JSON name lookup tables</w:delText>
        </w:r>
        <w:r w:rsidDel="00EB1DAE">
          <w:rPr>
            <w:noProof/>
            <w:webHidden/>
          </w:rPr>
          <w:tab/>
          <w:delText>110</w:delText>
        </w:r>
      </w:del>
    </w:p>
    <w:p w14:paraId="3A2CB2A6" w14:textId="44C4E2A7" w:rsidR="005E5C94" w:rsidDel="00EB1DAE" w:rsidRDefault="005E5C94">
      <w:pPr>
        <w:pStyle w:val="Verzeichnis1"/>
        <w:rPr>
          <w:del w:id="1353" w:author="Andreas Kuehne" w:date="2019-05-09T22:04:00Z"/>
          <w:rFonts w:asciiTheme="minorHAnsi" w:eastAsiaTheme="minorEastAsia" w:hAnsiTheme="minorHAnsi" w:cstheme="minorBidi"/>
          <w:noProof/>
          <w:sz w:val="22"/>
          <w:szCs w:val="22"/>
          <w:lang w:val="en-GB" w:eastAsia="en-GB"/>
        </w:rPr>
      </w:pPr>
      <w:del w:id="1354" w:author="Andreas Kuehne" w:date="2019-05-09T22:04:00Z">
        <w:r w:rsidRPr="00EB1DAE" w:rsidDel="00EB1DAE">
          <w:rPr>
            <w:rStyle w:val="Hyperlink"/>
            <w:noProof/>
            <w:lang w:val="en-GB"/>
          </w:rPr>
          <w:delText>5</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Signing</w:delText>
        </w:r>
        <w:r w:rsidDel="00EB1DAE">
          <w:rPr>
            <w:noProof/>
            <w:webHidden/>
          </w:rPr>
          <w:tab/>
          <w:delText>119</w:delText>
        </w:r>
      </w:del>
    </w:p>
    <w:p w14:paraId="5FCE5754" w14:textId="58FDE8ED" w:rsidR="005E5C94" w:rsidDel="00EB1DAE" w:rsidRDefault="005E5C94">
      <w:pPr>
        <w:pStyle w:val="Verzeichnis2"/>
        <w:tabs>
          <w:tab w:val="right" w:leader="dot" w:pos="9350"/>
        </w:tabs>
        <w:rPr>
          <w:del w:id="1355" w:author="Andreas Kuehne" w:date="2019-05-09T22:04:00Z"/>
          <w:rFonts w:asciiTheme="minorHAnsi" w:eastAsiaTheme="minorEastAsia" w:hAnsiTheme="minorHAnsi" w:cstheme="minorBidi"/>
          <w:noProof/>
          <w:sz w:val="22"/>
          <w:szCs w:val="22"/>
          <w:lang w:val="en-GB" w:eastAsia="en-GB"/>
        </w:rPr>
      </w:pPr>
      <w:del w:id="1356" w:author="Andreas Kuehne" w:date="2019-05-09T22:04:00Z">
        <w:r w:rsidRPr="00EB1DAE" w:rsidDel="00EB1DAE">
          <w:rPr>
            <w:rStyle w:val="Hyperlink"/>
            <w:noProof/>
            <w:lang w:val="en-GB"/>
          </w:rPr>
          <w:delText>5.1 Processing for XML Signatures</w:delText>
        </w:r>
        <w:r w:rsidDel="00EB1DAE">
          <w:rPr>
            <w:noProof/>
            <w:webHidden/>
          </w:rPr>
          <w:tab/>
          <w:delText>119</w:delText>
        </w:r>
      </w:del>
    </w:p>
    <w:p w14:paraId="09F9273B" w14:textId="6A35E449" w:rsidR="005E5C94" w:rsidDel="00EB1DAE" w:rsidRDefault="005E5C94">
      <w:pPr>
        <w:pStyle w:val="Verzeichnis3"/>
        <w:tabs>
          <w:tab w:val="right" w:leader="dot" w:pos="9350"/>
        </w:tabs>
        <w:rPr>
          <w:del w:id="1357" w:author="Andreas Kuehne" w:date="2019-05-09T22:04:00Z"/>
          <w:rFonts w:asciiTheme="minorHAnsi" w:eastAsiaTheme="minorEastAsia" w:hAnsiTheme="minorHAnsi" w:cstheme="minorBidi"/>
          <w:noProof/>
          <w:sz w:val="22"/>
          <w:szCs w:val="22"/>
          <w:lang w:val="en-GB" w:eastAsia="en-GB"/>
        </w:rPr>
      </w:pPr>
      <w:del w:id="135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references</w:delText>
        </w:r>
        <w:r w:rsidRPr="00EB1DAE" w:rsidDel="00EB1DAE">
          <w:rPr>
            <w:rStyle w:val="Hyperlink"/>
            <w:noProof/>
            <w:lang w:val="en-GB"/>
          </w:rPr>
          <w:delText>’</w:delText>
        </w:r>
        <w:r w:rsidDel="00EB1DAE">
          <w:rPr>
            <w:noProof/>
            <w:webHidden/>
          </w:rPr>
          <w:tab/>
          <w:delText>119</w:delText>
        </w:r>
      </w:del>
    </w:p>
    <w:p w14:paraId="3662C39F" w14:textId="3C26FEC1" w:rsidR="005E5C94" w:rsidDel="00EB1DAE" w:rsidRDefault="005E5C94">
      <w:pPr>
        <w:pStyle w:val="Verzeichnis3"/>
        <w:tabs>
          <w:tab w:val="right" w:leader="dot" w:pos="9350"/>
        </w:tabs>
        <w:rPr>
          <w:del w:id="1359" w:author="Andreas Kuehne" w:date="2019-05-09T22:04:00Z"/>
          <w:rFonts w:asciiTheme="minorHAnsi" w:eastAsiaTheme="minorEastAsia" w:hAnsiTheme="minorHAnsi" w:cstheme="minorBidi"/>
          <w:noProof/>
          <w:sz w:val="22"/>
          <w:szCs w:val="22"/>
          <w:lang w:val="en-GB" w:eastAsia="en-GB"/>
        </w:rPr>
      </w:pPr>
      <w:del w:id="136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XML signature</w:delText>
        </w:r>
        <w:r w:rsidRPr="00EB1DAE" w:rsidDel="00EB1DAE">
          <w:rPr>
            <w:rStyle w:val="Hyperlink"/>
            <w:noProof/>
            <w:lang w:val="en-GB"/>
          </w:rPr>
          <w:delText>’</w:delText>
        </w:r>
        <w:r w:rsidDel="00EB1DAE">
          <w:rPr>
            <w:noProof/>
            <w:webHidden/>
          </w:rPr>
          <w:tab/>
          <w:delText>120</w:delText>
        </w:r>
      </w:del>
    </w:p>
    <w:p w14:paraId="05F785A7" w14:textId="334A13B3" w:rsidR="005E5C94" w:rsidDel="00EB1DAE" w:rsidRDefault="005E5C94">
      <w:pPr>
        <w:pStyle w:val="Verzeichnis4"/>
        <w:tabs>
          <w:tab w:val="right" w:leader="dot" w:pos="9350"/>
        </w:tabs>
        <w:rPr>
          <w:del w:id="1361" w:author="Andreas Kuehne" w:date="2019-05-09T22:04:00Z"/>
          <w:rFonts w:asciiTheme="minorHAnsi" w:eastAsiaTheme="minorEastAsia" w:hAnsiTheme="minorHAnsi" w:cstheme="minorBidi"/>
          <w:noProof/>
          <w:sz w:val="22"/>
          <w:szCs w:val="22"/>
          <w:lang w:val="en-GB" w:eastAsia="en-GB"/>
        </w:rPr>
      </w:pPr>
      <w:del w:id="1362"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5.1.2.1</w:delText>
        </w:r>
        <w:r w:rsidRPr="00EB1DAE" w:rsidDel="00EB1DAE">
          <w:rPr>
            <w:rStyle w:val="Hyperlink"/>
            <w:noProof/>
            <w:lang w:val="en-GB"/>
          </w:rPr>
          <w:delText xml:space="preserve"> XML Signatures Variant Optional Input </w:delText>
        </w:r>
        <w:r w:rsidRPr="00EB1DAE" w:rsidDel="00EB1DAE">
          <w:rPr>
            <w:rStyle w:val="Hyperlink"/>
            <w:rFonts w:ascii="Courier New" w:hAnsi="Courier New"/>
            <w:noProof/>
            <w:lang w:val="en-GB"/>
          </w:rPr>
          <w:delText>IncludeObject</w:delText>
        </w:r>
        <w:r w:rsidDel="00EB1DAE">
          <w:rPr>
            <w:noProof/>
            <w:webHidden/>
          </w:rPr>
          <w:tab/>
          <w:delText>121</w:delText>
        </w:r>
      </w:del>
    </w:p>
    <w:p w14:paraId="03CF17D0" w14:textId="3CC4DD18" w:rsidR="005E5C94" w:rsidDel="00EB1DAE" w:rsidRDefault="005E5C94">
      <w:pPr>
        <w:pStyle w:val="Verzeichnis2"/>
        <w:tabs>
          <w:tab w:val="right" w:leader="dot" w:pos="9350"/>
        </w:tabs>
        <w:rPr>
          <w:del w:id="1363" w:author="Andreas Kuehne" w:date="2019-05-09T22:04:00Z"/>
          <w:rFonts w:asciiTheme="minorHAnsi" w:eastAsiaTheme="minorEastAsia" w:hAnsiTheme="minorHAnsi" w:cstheme="minorBidi"/>
          <w:noProof/>
          <w:sz w:val="22"/>
          <w:szCs w:val="22"/>
          <w:lang w:val="en-GB" w:eastAsia="en-GB"/>
        </w:rPr>
      </w:pPr>
      <w:del w:id="1364" w:author="Andreas Kuehne" w:date="2019-05-09T22:04:00Z">
        <w:r w:rsidRPr="00EB1DAE" w:rsidDel="00EB1DAE">
          <w:rPr>
            <w:rStyle w:val="Hyperlink"/>
            <w:noProof/>
            <w:lang w:val="en-GB"/>
          </w:rPr>
          <w:delText>5.2 Processing for CMS Signatures</w:delText>
        </w:r>
        <w:r w:rsidDel="00EB1DAE">
          <w:rPr>
            <w:noProof/>
            <w:webHidden/>
          </w:rPr>
          <w:tab/>
          <w:delText>122</w:delText>
        </w:r>
      </w:del>
    </w:p>
    <w:p w14:paraId="3AD12642" w14:textId="26DD9F9D" w:rsidR="005E5C94" w:rsidDel="00EB1DAE" w:rsidRDefault="005E5C94">
      <w:pPr>
        <w:pStyle w:val="Verzeichnis3"/>
        <w:tabs>
          <w:tab w:val="right" w:leader="dot" w:pos="9350"/>
        </w:tabs>
        <w:rPr>
          <w:del w:id="1365" w:author="Andreas Kuehne" w:date="2019-05-09T22:04:00Z"/>
          <w:rFonts w:asciiTheme="minorHAnsi" w:eastAsiaTheme="minorEastAsia" w:hAnsiTheme="minorHAnsi" w:cstheme="minorBidi"/>
          <w:noProof/>
          <w:sz w:val="22"/>
          <w:szCs w:val="22"/>
          <w:lang w:val="en-GB" w:eastAsia="en-GB"/>
        </w:rPr>
      </w:pPr>
      <w:del w:id="136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digest</w:delText>
        </w:r>
        <w:r w:rsidRPr="00EB1DAE" w:rsidDel="00EB1DAE">
          <w:rPr>
            <w:rStyle w:val="Hyperlink"/>
            <w:noProof/>
            <w:lang w:val="en-GB"/>
          </w:rPr>
          <w:delText>’</w:delText>
        </w:r>
        <w:r w:rsidDel="00EB1DAE">
          <w:rPr>
            <w:noProof/>
            <w:webHidden/>
          </w:rPr>
          <w:tab/>
          <w:delText>122</w:delText>
        </w:r>
      </w:del>
    </w:p>
    <w:p w14:paraId="04B58573" w14:textId="79742337" w:rsidR="005E5C94" w:rsidDel="00EB1DAE" w:rsidRDefault="005E5C94">
      <w:pPr>
        <w:pStyle w:val="Verzeichnis3"/>
        <w:tabs>
          <w:tab w:val="right" w:leader="dot" w:pos="9350"/>
        </w:tabs>
        <w:rPr>
          <w:del w:id="1367" w:author="Andreas Kuehne" w:date="2019-05-09T22:04:00Z"/>
          <w:rFonts w:asciiTheme="minorHAnsi" w:eastAsiaTheme="minorEastAsia" w:hAnsiTheme="minorHAnsi" w:cstheme="minorBidi"/>
          <w:noProof/>
          <w:sz w:val="22"/>
          <w:szCs w:val="22"/>
          <w:lang w:val="en-GB" w:eastAsia="en-GB"/>
        </w:rPr>
      </w:pPr>
      <w:del w:id="136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CMS signature</w:delText>
        </w:r>
        <w:r w:rsidRPr="00EB1DAE" w:rsidDel="00EB1DAE">
          <w:rPr>
            <w:rStyle w:val="Hyperlink"/>
            <w:noProof/>
            <w:lang w:val="en-GB"/>
          </w:rPr>
          <w:delText>’</w:delText>
        </w:r>
        <w:r w:rsidDel="00EB1DAE">
          <w:rPr>
            <w:noProof/>
            <w:webHidden/>
          </w:rPr>
          <w:tab/>
          <w:delText>123</w:delText>
        </w:r>
      </w:del>
    </w:p>
    <w:p w14:paraId="42CD4D97" w14:textId="68FF3C52" w:rsidR="005E5C94" w:rsidDel="00EB1DAE" w:rsidRDefault="005E5C94">
      <w:pPr>
        <w:pStyle w:val="Verzeichnis2"/>
        <w:tabs>
          <w:tab w:val="right" w:leader="dot" w:pos="9350"/>
        </w:tabs>
        <w:rPr>
          <w:del w:id="1369" w:author="Andreas Kuehne" w:date="2019-05-09T22:04:00Z"/>
          <w:rFonts w:asciiTheme="minorHAnsi" w:eastAsiaTheme="minorEastAsia" w:hAnsiTheme="minorHAnsi" w:cstheme="minorBidi"/>
          <w:noProof/>
          <w:sz w:val="22"/>
          <w:szCs w:val="22"/>
          <w:lang w:val="en-GB" w:eastAsia="en-GB"/>
        </w:rPr>
      </w:pPr>
      <w:del w:id="1370" w:author="Andreas Kuehne" w:date="2019-05-09T22:04:00Z">
        <w:r w:rsidRPr="00EB1DAE" w:rsidDel="00EB1DAE">
          <w:rPr>
            <w:rStyle w:val="Hyperlink"/>
            <w:noProof/>
            <w:lang w:val="en-GB"/>
          </w:rPr>
          <w:delText>5.3 General Timestamp Processing</w:delText>
        </w:r>
        <w:r w:rsidDel="00EB1DAE">
          <w:rPr>
            <w:noProof/>
            <w:webHidden/>
          </w:rPr>
          <w:tab/>
          <w:delText>124</w:delText>
        </w:r>
      </w:del>
    </w:p>
    <w:p w14:paraId="59267844" w14:textId="601C0EA5" w:rsidR="005E5C94" w:rsidDel="00EB1DAE" w:rsidRDefault="005E5C94">
      <w:pPr>
        <w:pStyle w:val="Verzeichnis3"/>
        <w:tabs>
          <w:tab w:val="right" w:leader="dot" w:pos="9350"/>
        </w:tabs>
        <w:rPr>
          <w:del w:id="1371" w:author="Andreas Kuehne" w:date="2019-05-09T22:04:00Z"/>
          <w:rFonts w:asciiTheme="minorHAnsi" w:eastAsiaTheme="minorEastAsia" w:hAnsiTheme="minorHAnsi" w:cstheme="minorBidi"/>
          <w:noProof/>
          <w:sz w:val="22"/>
          <w:szCs w:val="22"/>
          <w:lang w:val="en-GB" w:eastAsia="en-GB"/>
        </w:rPr>
      </w:pPr>
      <w:del w:id="1372"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5.3.1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add Timestamp</w:delText>
        </w:r>
        <w:r w:rsidRPr="00EB1DAE" w:rsidDel="00EB1DAE">
          <w:rPr>
            <w:rStyle w:val="Hyperlink"/>
            <w:noProof/>
            <w:lang w:val="en-GB"/>
          </w:rPr>
          <w:delText>’</w:delText>
        </w:r>
        <w:r w:rsidDel="00EB1DAE">
          <w:rPr>
            <w:noProof/>
            <w:webHidden/>
          </w:rPr>
          <w:tab/>
          <w:delText>124</w:delText>
        </w:r>
      </w:del>
    </w:p>
    <w:p w14:paraId="33E09D73" w14:textId="12D28387" w:rsidR="005E5C94" w:rsidDel="00EB1DAE" w:rsidRDefault="005E5C94">
      <w:pPr>
        <w:pStyle w:val="Verzeichnis4"/>
        <w:tabs>
          <w:tab w:val="right" w:leader="dot" w:pos="9350"/>
        </w:tabs>
        <w:rPr>
          <w:del w:id="1373" w:author="Andreas Kuehne" w:date="2019-05-09T22:04:00Z"/>
          <w:rFonts w:asciiTheme="minorHAnsi" w:eastAsiaTheme="minorEastAsia" w:hAnsiTheme="minorHAnsi" w:cstheme="minorBidi"/>
          <w:noProof/>
          <w:sz w:val="22"/>
          <w:szCs w:val="22"/>
          <w:lang w:val="en-GB" w:eastAsia="en-GB"/>
        </w:rPr>
      </w:pPr>
      <w:del w:id="137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5.3.1.1</w:delText>
        </w:r>
        <w:r w:rsidRPr="00EB1DAE" w:rsidDel="00EB1DAE">
          <w:rPr>
            <w:rStyle w:val="Hyperlink"/>
            <w:noProof/>
            <w:lang w:val="en-GB"/>
          </w:rPr>
          <w:delText xml:space="preserve"> Processing for CMS signatures time-stamping</w:delText>
        </w:r>
        <w:r w:rsidDel="00EB1DAE">
          <w:rPr>
            <w:noProof/>
            <w:webHidden/>
          </w:rPr>
          <w:tab/>
          <w:delText>124</w:delText>
        </w:r>
      </w:del>
    </w:p>
    <w:p w14:paraId="4B0508F6" w14:textId="2FE4FB68" w:rsidR="005E5C94" w:rsidDel="00EB1DAE" w:rsidRDefault="005E5C94">
      <w:pPr>
        <w:pStyle w:val="Verzeichnis4"/>
        <w:tabs>
          <w:tab w:val="right" w:leader="dot" w:pos="9350"/>
        </w:tabs>
        <w:rPr>
          <w:del w:id="1375" w:author="Andreas Kuehne" w:date="2019-05-09T22:04:00Z"/>
          <w:rFonts w:asciiTheme="minorHAnsi" w:eastAsiaTheme="minorEastAsia" w:hAnsiTheme="minorHAnsi" w:cstheme="minorBidi"/>
          <w:noProof/>
          <w:sz w:val="22"/>
          <w:szCs w:val="22"/>
          <w:lang w:val="en-GB" w:eastAsia="en-GB"/>
        </w:rPr>
      </w:pPr>
      <w:del w:id="137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5.3.1.2</w:delText>
        </w:r>
        <w:r w:rsidRPr="00EB1DAE" w:rsidDel="00EB1DAE">
          <w:rPr>
            <w:rStyle w:val="Hyperlink"/>
            <w:noProof/>
            <w:lang w:val="en-GB"/>
          </w:rPr>
          <w:delText xml:space="preserve"> Processing for XML Timestamps on XML signatures</w:delText>
        </w:r>
        <w:r w:rsidDel="00EB1DAE">
          <w:rPr>
            <w:noProof/>
            <w:webHidden/>
          </w:rPr>
          <w:tab/>
          <w:delText>125</w:delText>
        </w:r>
      </w:del>
    </w:p>
    <w:p w14:paraId="1B35AA73" w14:textId="26D9300B" w:rsidR="005E5C94" w:rsidDel="00EB1DAE" w:rsidRDefault="005E5C94">
      <w:pPr>
        <w:pStyle w:val="Verzeichnis4"/>
        <w:tabs>
          <w:tab w:val="right" w:leader="dot" w:pos="9350"/>
        </w:tabs>
        <w:rPr>
          <w:del w:id="1377" w:author="Andreas Kuehne" w:date="2019-05-09T22:04:00Z"/>
          <w:rFonts w:asciiTheme="minorHAnsi" w:eastAsiaTheme="minorEastAsia" w:hAnsiTheme="minorHAnsi" w:cstheme="minorBidi"/>
          <w:noProof/>
          <w:sz w:val="22"/>
          <w:szCs w:val="22"/>
          <w:lang w:val="en-GB" w:eastAsia="en-GB"/>
        </w:rPr>
      </w:pPr>
      <w:del w:id="137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5.3.1.3</w:delText>
        </w:r>
        <w:r w:rsidRPr="00EB1DAE" w:rsidDel="00EB1DAE">
          <w:rPr>
            <w:rStyle w:val="Hyperlink"/>
            <w:noProof/>
            <w:lang w:val="en-GB"/>
          </w:rPr>
          <w:delText xml:space="preserve"> Processing for RFC 3161 Timestamps on XML signatures</w:delText>
        </w:r>
        <w:r w:rsidDel="00EB1DAE">
          <w:rPr>
            <w:noProof/>
            <w:webHidden/>
          </w:rPr>
          <w:tab/>
          <w:delText>125</w:delText>
        </w:r>
      </w:del>
    </w:p>
    <w:p w14:paraId="74D8B286" w14:textId="3FF66E6C" w:rsidR="005E5C94" w:rsidDel="00EB1DAE" w:rsidRDefault="005E5C94">
      <w:pPr>
        <w:pStyle w:val="Verzeichnis1"/>
        <w:rPr>
          <w:del w:id="1379" w:author="Andreas Kuehne" w:date="2019-05-09T22:04:00Z"/>
          <w:rFonts w:asciiTheme="minorHAnsi" w:eastAsiaTheme="minorEastAsia" w:hAnsiTheme="minorHAnsi" w:cstheme="minorBidi"/>
          <w:noProof/>
          <w:sz w:val="22"/>
          <w:szCs w:val="22"/>
          <w:lang w:val="en-GB" w:eastAsia="en-GB"/>
        </w:rPr>
      </w:pPr>
      <w:del w:id="1380" w:author="Andreas Kuehne" w:date="2019-05-09T22:04:00Z">
        <w:r w:rsidRPr="00EB1DAE" w:rsidDel="00EB1DAE">
          <w:rPr>
            <w:rStyle w:val="Hyperlink"/>
            <w:noProof/>
            <w:lang w:val="en-GB"/>
          </w:rPr>
          <w:delText>6</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Verification</w:delText>
        </w:r>
        <w:r w:rsidDel="00EB1DAE">
          <w:rPr>
            <w:noProof/>
            <w:webHidden/>
          </w:rPr>
          <w:tab/>
          <w:delText>126</w:delText>
        </w:r>
      </w:del>
    </w:p>
    <w:p w14:paraId="3845BA16" w14:textId="5D6D5E40" w:rsidR="005E5C94" w:rsidDel="00EB1DAE" w:rsidRDefault="005E5C94">
      <w:pPr>
        <w:pStyle w:val="Verzeichnis2"/>
        <w:tabs>
          <w:tab w:val="right" w:leader="dot" w:pos="9350"/>
        </w:tabs>
        <w:rPr>
          <w:del w:id="1381" w:author="Andreas Kuehne" w:date="2019-05-09T22:04:00Z"/>
          <w:rFonts w:asciiTheme="minorHAnsi" w:eastAsiaTheme="minorEastAsia" w:hAnsiTheme="minorHAnsi" w:cstheme="minorBidi"/>
          <w:noProof/>
          <w:sz w:val="22"/>
          <w:szCs w:val="22"/>
          <w:lang w:val="en-GB" w:eastAsia="en-GB"/>
        </w:rPr>
      </w:pPr>
      <w:del w:id="1382" w:author="Andreas Kuehne" w:date="2019-05-09T22:04:00Z">
        <w:r w:rsidRPr="00EB1DAE" w:rsidDel="00EB1DAE">
          <w:rPr>
            <w:rStyle w:val="Hyperlink"/>
            <w:noProof/>
            <w:lang w:val="en-GB"/>
          </w:rPr>
          <w:delText>6.1 Processing for XML Signature Verification</w:delText>
        </w:r>
        <w:r w:rsidDel="00EB1DAE">
          <w:rPr>
            <w:noProof/>
            <w:webHidden/>
          </w:rPr>
          <w:tab/>
          <w:delText>127</w:delText>
        </w:r>
      </w:del>
    </w:p>
    <w:p w14:paraId="6600BE20" w14:textId="0A7FEF1B" w:rsidR="005E5C94" w:rsidDel="00EB1DAE" w:rsidRDefault="005E5C94">
      <w:pPr>
        <w:pStyle w:val="Verzeichnis3"/>
        <w:tabs>
          <w:tab w:val="right" w:leader="dot" w:pos="9350"/>
        </w:tabs>
        <w:rPr>
          <w:del w:id="1383" w:author="Andreas Kuehne" w:date="2019-05-09T22:04:00Z"/>
          <w:rFonts w:asciiTheme="minorHAnsi" w:eastAsiaTheme="minorEastAsia" w:hAnsiTheme="minorHAnsi" w:cstheme="minorBidi"/>
          <w:noProof/>
          <w:sz w:val="22"/>
          <w:szCs w:val="22"/>
          <w:lang w:val="en-GB" w:eastAsia="en-GB"/>
        </w:rPr>
      </w:pPr>
      <w:del w:id="138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XML signature</w:delText>
        </w:r>
        <w:r w:rsidRPr="00EB1DAE" w:rsidDel="00EB1DAE">
          <w:rPr>
            <w:rStyle w:val="Hyperlink"/>
            <w:noProof/>
            <w:lang w:val="en-GB"/>
          </w:rPr>
          <w:delText>’</w:delText>
        </w:r>
        <w:r w:rsidDel="00EB1DAE">
          <w:rPr>
            <w:noProof/>
            <w:webHidden/>
          </w:rPr>
          <w:tab/>
          <w:delText>127</w:delText>
        </w:r>
      </w:del>
    </w:p>
    <w:p w14:paraId="458AAD30" w14:textId="6C4D7277" w:rsidR="005E5C94" w:rsidDel="00EB1DAE" w:rsidRDefault="005E5C94">
      <w:pPr>
        <w:pStyle w:val="Verzeichnis3"/>
        <w:tabs>
          <w:tab w:val="right" w:leader="dot" w:pos="9350"/>
        </w:tabs>
        <w:rPr>
          <w:del w:id="1385" w:author="Andreas Kuehne" w:date="2019-05-09T22:04:00Z"/>
          <w:rFonts w:asciiTheme="minorHAnsi" w:eastAsiaTheme="minorEastAsia" w:hAnsiTheme="minorHAnsi" w:cstheme="minorBidi"/>
          <w:noProof/>
          <w:sz w:val="22"/>
          <w:szCs w:val="22"/>
          <w:lang w:val="en-GB" w:eastAsia="en-GB"/>
        </w:rPr>
      </w:pPr>
      <w:del w:id="138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recalculate references</w:delText>
        </w:r>
        <w:r w:rsidRPr="00EB1DAE" w:rsidDel="00EB1DAE">
          <w:rPr>
            <w:rStyle w:val="Hyperlink"/>
            <w:noProof/>
            <w:lang w:val="en-GB"/>
          </w:rPr>
          <w:delText>’</w:delText>
        </w:r>
        <w:r w:rsidDel="00EB1DAE">
          <w:rPr>
            <w:noProof/>
            <w:webHidden/>
          </w:rPr>
          <w:tab/>
          <w:delText>127</w:delText>
        </w:r>
      </w:del>
    </w:p>
    <w:p w14:paraId="7422E2ED" w14:textId="4D71778D" w:rsidR="005E5C94" w:rsidDel="00EB1DAE" w:rsidRDefault="005E5C94">
      <w:pPr>
        <w:pStyle w:val="Verzeichnis3"/>
        <w:tabs>
          <w:tab w:val="right" w:leader="dot" w:pos="9350"/>
        </w:tabs>
        <w:rPr>
          <w:del w:id="1387" w:author="Andreas Kuehne" w:date="2019-05-09T22:04:00Z"/>
          <w:rFonts w:asciiTheme="minorHAnsi" w:eastAsiaTheme="minorEastAsia" w:hAnsiTheme="minorHAnsi" w:cstheme="minorBidi"/>
          <w:noProof/>
          <w:sz w:val="22"/>
          <w:szCs w:val="22"/>
          <w:lang w:val="en-GB" w:eastAsia="en-GB"/>
        </w:rPr>
      </w:pPr>
      <w:del w:id="138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XML signature</w:delText>
        </w:r>
        <w:r w:rsidRPr="00EB1DAE" w:rsidDel="00EB1DAE">
          <w:rPr>
            <w:rStyle w:val="Hyperlink"/>
            <w:noProof/>
            <w:lang w:val="en-GB"/>
          </w:rPr>
          <w:delText>’</w:delText>
        </w:r>
        <w:r w:rsidDel="00EB1DAE">
          <w:rPr>
            <w:noProof/>
            <w:webHidden/>
          </w:rPr>
          <w:tab/>
          <w:delText>128</w:delText>
        </w:r>
      </w:del>
    </w:p>
    <w:p w14:paraId="79688BCA" w14:textId="5E52CA47" w:rsidR="005E5C94" w:rsidDel="00EB1DAE" w:rsidRDefault="005E5C94">
      <w:pPr>
        <w:pStyle w:val="Verzeichnis4"/>
        <w:tabs>
          <w:tab w:val="right" w:leader="dot" w:pos="9350"/>
        </w:tabs>
        <w:rPr>
          <w:del w:id="1389" w:author="Andreas Kuehne" w:date="2019-05-09T22:04:00Z"/>
          <w:rFonts w:asciiTheme="minorHAnsi" w:eastAsiaTheme="minorEastAsia" w:hAnsiTheme="minorHAnsi" w:cstheme="minorBidi"/>
          <w:noProof/>
          <w:sz w:val="22"/>
          <w:szCs w:val="22"/>
          <w:lang w:val="en-GB" w:eastAsia="en-GB"/>
        </w:rPr>
      </w:pPr>
      <w:del w:id="139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6.1.3.1</w:delText>
        </w:r>
        <w:r w:rsidRPr="00EB1DAE" w:rsidDel="00EB1DAE">
          <w:rPr>
            <w:rStyle w:val="Hyperlink"/>
            <w:noProof/>
            <w:lang w:val="en-GB"/>
          </w:rPr>
          <w:delText xml:space="preserve"> Processing for RFC 3161 timestamp tokens on XML Signatures</w:delText>
        </w:r>
        <w:r w:rsidDel="00EB1DAE">
          <w:rPr>
            <w:noProof/>
            <w:webHidden/>
          </w:rPr>
          <w:tab/>
          <w:delText>129</w:delText>
        </w:r>
      </w:del>
    </w:p>
    <w:p w14:paraId="3AC7C197" w14:textId="6CD32C4D" w:rsidR="005E5C94" w:rsidDel="00EB1DAE" w:rsidRDefault="005E5C94">
      <w:pPr>
        <w:pStyle w:val="Verzeichnis4"/>
        <w:tabs>
          <w:tab w:val="right" w:leader="dot" w:pos="9350"/>
        </w:tabs>
        <w:rPr>
          <w:del w:id="1391" w:author="Andreas Kuehne" w:date="2019-05-09T22:04:00Z"/>
          <w:rFonts w:asciiTheme="minorHAnsi" w:eastAsiaTheme="minorEastAsia" w:hAnsiTheme="minorHAnsi" w:cstheme="minorBidi"/>
          <w:noProof/>
          <w:sz w:val="22"/>
          <w:szCs w:val="22"/>
          <w:lang w:val="en-GB" w:eastAsia="en-GB"/>
        </w:rPr>
      </w:pPr>
      <w:del w:id="139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6.1.3.2</w:delText>
        </w:r>
        <w:r w:rsidRPr="00EB1DAE" w:rsidDel="00EB1DAE">
          <w:rPr>
            <w:rStyle w:val="Hyperlink"/>
            <w:noProof/>
            <w:lang w:val="en-GB"/>
          </w:rPr>
          <w:delText xml:space="preserve"> Processing for XML timestamp tokens on XML signatures</w:delText>
        </w:r>
        <w:r w:rsidDel="00EB1DAE">
          <w:rPr>
            <w:noProof/>
            <w:webHidden/>
          </w:rPr>
          <w:tab/>
          <w:delText>130</w:delText>
        </w:r>
      </w:del>
    </w:p>
    <w:p w14:paraId="1C5A856A" w14:textId="65AFB92B" w:rsidR="005E5C94" w:rsidDel="00EB1DAE" w:rsidRDefault="005E5C94">
      <w:pPr>
        <w:pStyle w:val="Verzeichnis2"/>
        <w:tabs>
          <w:tab w:val="right" w:leader="dot" w:pos="9350"/>
        </w:tabs>
        <w:rPr>
          <w:del w:id="1393" w:author="Andreas Kuehne" w:date="2019-05-09T22:04:00Z"/>
          <w:rFonts w:asciiTheme="minorHAnsi" w:eastAsiaTheme="minorEastAsia" w:hAnsiTheme="minorHAnsi" w:cstheme="minorBidi"/>
          <w:noProof/>
          <w:sz w:val="22"/>
          <w:szCs w:val="22"/>
          <w:lang w:val="en-GB" w:eastAsia="en-GB"/>
        </w:rPr>
      </w:pPr>
      <w:del w:id="1394" w:author="Andreas Kuehne" w:date="2019-05-09T22:04:00Z">
        <w:r w:rsidRPr="00EB1DAE" w:rsidDel="00EB1DAE">
          <w:rPr>
            <w:rStyle w:val="Hyperlink"/>
            <w:noProof/>
            <w:lang w:val="en-GB"/>
          </w:rPr>
          <w:delText>6.2 Processing for CMS Signature Verification</w:delText>
        </w:r>
        <w:r w:rsidDel="00EB1DAE">
          <w:rPr>
            <w:noProof/>
            <w:webHidden/>
          </w:rPr>
          <w:tab/>
          <w:delText>130</w:delText>
        </w:r>
      </w:del>
    </w:p>
    <w:p w14:paraId="57BCF8E4" w14:textId="01A7F000" w:rsidR="005E5C94" w:rsidDel="00EB1DAE" w:rsidRDefault="005E5C94">
      <w:pPr>
        <w:pStyle w:val="Verzeichnis3"/>
        <w:tabs>
          <w:tab w:val="right" w:leader="dot" w:pos="9350"/>
        </w:tabs>
        <w:rPr>
          <w:del w:id="1395" w:author="Andreas Kuehne" w:date="2019-05-09T22:04:00Z"/>
          <w:rFonts w:asciiTheme="minorHAnsi" w:eastAsiaTheme="minorEastAsia" w:hAnsiTheme="minorHAnsi" w:cstheme="minorBidi"/>
          <w:noProof/>
          <w:sz w:val="22"/>
          <w:szCs w:val="22"/>
          <w:lang w:val="en-GB" w:eastAsia="en-GB"/>
        </w:rPr>
      </w:pPr>
      <w:del w:id="139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CMS signature</w:delText>
        </w:r>
        <w:r w:rsidRPr="00EB1DAE" w:rsidDel="00EB1DAE">
          <w:rPr>
            <w:rStyle w:val="Hyperlink"/>
            <w:noProof/>
            <w:lang w:val="en-GB"/>
          </w:rPr>
          <w:delText>’</w:delText>
        </w:r>
        <w:r w:rsidDel="00EB1DAE">
          <w:rPr>
            <w:noProof/>
            <w:webHidden/>
          </w:rPr>
          <w:tab/>
          <w:delText>130</w:delText>
        </w:r>
      </w:del>
    </w:p>
    <w:p w14:paraId="07A52450" w14:textId="6B8F260A" w:rsidR="005E5C94" w:rsidDel="00EB1DAE" w:rsidRDefault="005E5C94">
      <w:pPr>
        <w:pStyle w:val="Verzeichnis3"/>
        <w:tabs>
          <w:tab w:val="right" w:leader="dot" w:pos="9350"/>
        </w:tabs>
        <w:rPr>
          <w:del w:id="1397" w:author="Andreas Kuehne" w:date="2019-05-09T22:04:00Z"/>
          <w:rFonts w:asciiTheme="minorHAnsi" w:eastAsiaTheme="minorEastAsia" w:hAnsiTheme="minorHAnsi" w:cstheme="minorBidi"/>
          <w:noProof/>
          <w:sz w:val="22"/>
          <w:szCs w:val="22"/>
          <w:lang w:val="en-GB" w:eastAsia="en-GB"/>
        </w:rPr>
      </w:pPr>
      <w:del w:id="139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CMS signature</w:delText>
        </w:r>
        <w:r w:rsidRPr="00EB1DAE" w:rsidDel="00EB1DAE">
          <w:rPr>
            <w:rStyle w:val="Hyperlink"/>
            <w:noProof/>
            <w:lang w:val="en-GB"/>
          </w:rPr>
          <w:delText>’</w:delText>
        </w:r>
        <w:r w:rsidDel="00EB1DAE">
          <w:rPr>
            <w:noProof/>
            <w:webHidden/>
          </w:rPr>
          <w:tab/>
          <w:delText>131</w:delText>
        </w:r>
      </w:del>
    </w:p>
    <w:p w14:paraId="656ED09A" w14:textId="641F6A4A" w:rsidR="005E5C94" w:rsidDel="00EB1DAE" w:rsidRDefault="005E5C94">
      <w:pPr>
        <w:pStyle w:val="Verzeichnis4"/>
        <w:tabs>
          <w:tab w:val="right" w:leader="dot" w:pos="9350"/>
        </w:tabs>
        <w:rPr>
          <w:del w:id="1399" w:author="Andreas Kuehne" w:date="2019-05-09T22:04:00Z"/>
          <w:rFonts w:asciiTheme="minorHAnsi" w:eastAsiaTheme="minorEastAsia" w:hAnsiTheme="minorHAnsi" w:cstheme="minorBidi"/>
          <w:noProof/>
          <w:sz w:val="22"/>
          <w:szCs w:val="22"/>
          <w:lang w:val="en-GB" w:eastAsia="en-GB"/>
        </w:rPr>
      </w:pPr>
      <w:del w:id="140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6.2.2.1</w:delText>
        </w:r>
        <w:r w:rsidRPr="00EB1DAE" w:rsidDel="00EB1DAE">
          <w:rPr>
            <w:rStyle w:val="Hyperlink"/>
            <w:noProof/>
            <w:lang w:val="en-GB"/>
          </w:rPr>
          <w:delText xml:space="preserve"> Processing for RFC 3161 Timestamp tokens on CMS Signatures.</w:delText>
        </w:r>
        <w:r w:rsidDel="00EB1DAE">
          <w:rPr>
            <w:noProof/>
            <w:webHidden/>
          </w:rPr>
          <w:tab/>
          <w:delText>131</w:delText>
        </w:r>
      </w:del>
    </w:p>
    <w:p w14:paraId="67457EFB" w14:textId="38DAA047" w:rsidR="005E5C94" w:rsidDel="00EB1DAE" w:rsidRDefault="005E5C94">
      <w:pPr>
        <w:pStyle w:val="Verzeichnis2"/>
        <w:tabs>
          <w:tab w:val="right" w:leader="dot" w:pos="9350"/>
        </w:tabs>
        <w:rPr>
          <w:del w:id="1401" w:author="Andreas Kuehne" w:date="2019-05-09T22:04:00Z"/>
          <w:rFonts w:asciiTheme="minorHAnsi" w:eastAsiaTheme="minorEastAsia" w:hAnsiTheme="minorHAnsi" w:cstheme="minorBidi"/>
          <w:noProof/>
          <w:sz w:val="22"/>
          <w:szCs w:val="22"/>
          <w:lang w:val="en-GB" w:eastAsia="en-GB"/>
        </w:rPr>
      </w:pPr>
      <w:del w:id="1402" w:author="Andreas Kuehne" w:date="2019-05-09T22:04:00Z">
        <w:r w:rsidRPr="00EB1DAE" w:rsidDel="00EB1DAE">
          <w:rPr>
            <w:rStyle w:val="Hyperlink"/>
            <w:noProof/>
            <w:lang w:val="en-GB"/>
          </w:rPr>
          <w:delText>6.3 General Processing</w:delText>
        </w:r>
        <w:r w:rsidDel="00EB1DAE">
          <w:rPr>
            <w:noProof/>
            <w:webHidden/>
          </w:rPr>
          <w:tab/>
          <w:delText>132</w:delText>
        </w:r>
      </w:del>
    </w:p>
    <w:p w14:paraId="7025579F" w14:textId="7815D81A" w:rsidR="005E5C94" w:rsidDel="00EB1DAE" w:rsidRDefault="005E5C94">
      <w:pPr>
        <w:pStyle w:val="Verzeichnis3"/>
        <w:tabs>
          <w:tab w:val="right" w:leader="dot" w:pos="9350"/>
        </w:tabs>
        <w:rPr>
          <w:del w:id="1403" w:author="Andreas Kuehne" w:date="2019-05-09T22:04:00Z"/>
          <w:rFonts w:asciiTheme="minorHAnsi" w:eastAsiaTheme="minorEastAsia" w:hAnsiTheme="minorHAnsi" w:cstheme="minorBidi"/>
          <w:noProof/>
          <w:sz w:val="22"/>
          <w:szCs w:val="22"/>
          <w:lang w:val="en-GB" w:eastAsia="en-GB"/>
        </w:rPr>
      </w:pPr>
      <w:del w:id="140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6.3.1</w:delText>
        </w:r>
        <w:r w:rsidRPr="00EB1DAE" w:rsidDel="00EB1DAE">
          <w:rPr>
            <w:rStyle w:val="Hyperlink"/>
            <w:noProof/>
            <w:lang w:val="en-GB"/>
          </w:rPr>
          <w:delText xml:space="preserve"> Multi-Signature Creation</w:delText>
        </w:r>
        <w:r w:rsidDel="00EB1DAE">
          <w:rPr>
            <w:noProof/>
            <w:webHidden/>
          </w:rPr>
          <w:tab/>
          <w:delText>132</w:delText>
        </w:r>
      </w:del>
    </w:p>
    <w:p w14:paraId="639F52F0" w14:textId="1D74ECCC" w:rsidR="005E5C94" w:rsidDel="00EB1DAE" w:rsidRDefault="005E5C94">
      <w:pPr>
        <w:pStyle w:val="Verzeichnis3"/>
        <w:tabs>
          <w:tab w:val="right" w:leader="dot" w:pos="9350"/>
        </w:tabs>
        <w:rPr>
          <w:del w:id="1405" w:author="Andreas Kuehne" w:date="2019-05-09T22:04:00Z"/>
          <w:rFonts w:asciiTheme="minorHAnsi" w:eastAsiaTheme="minorEastAsia" w:hAnsiTheme="minorHAnsi" w:cstheme="minorBidi"/>
          <w:noProof/>
          <w:sz w:val="22"/>
          <w:szCs w:val="22"/>
          <w:lang w:val="en-GB" w:eastAsia="en-GB"/>
        </w:rPr>
      </w:pPr>
      <w:del w:id="1406" w:author="Andreas Kuehne" w:date="2019-05-09T22:04:00Z">
        <w:r w:rsidRPr="00EB1DAE" w:rsidDel="00EB1DAE">
          <w:rPr>
            <w:rStyle w:val="Hyperlink"/>
            <w:noProof/>
            <w14:scene3d>
              <w14:camera w14:prst="orthographicFront"/>
              <w14:lightRig w14:rig="threePt" w14:dir="t">
                <w14:rot w14:lat="0" w14:lon="0" w14:rev="0"/>
              </w14:lightRig>
            </w14:scene3d>
          </w:rPr>
          <w:delText>6.3.2</w:delText>
        </w:r>
        <w:r w:rsidRPr="00EB1DAE" w:rsidDel="00EB1DAE">
          <w:rPr>
            <w:rStyle w:val="Hyperlink"/>
            <w:noProof/>
          </w:rPr>
          <w:delText xml:space="preserve"> Multi-Signature Verification</w:delText>
        </w:r>
        <w:r w:rsidDel="00EB1DAE">
          <w:rPr>
            <w:noProof/>
            <w:webHidden/>
          </w:rPr>
          <w:tab/>
          <w:delText>132</w:delText>
        </w:r>
      </w:del>
    </w:p>
    <w:p w14:paraId="723DBBD8" w14:textId="52612A83" w:rsidR="005E5C94" w:rsidDel="00EB1DAE" w:rsidRDefault="005E5C94">
      <w:pPr>
        <w:pStyle w:val="Verzeichnis3"/>
        <w:tabs>
          <w:tab w:val="right" w:leader="dot" w:pos="9350"/>
        </w:tabs>
        <w:rPr>
          <w:del w:id="1407" w:author="Andreas Kuehne" w:date="2019-05-09T22:04:00Z"/>
          <w:rFonts w:asciiTheme="minorHAnsi" w:eastAsiaTheme="minorEastAsia" w:hAnsiTheme="minorHAnsi" w:cstheme="minorBidi"/>
          <w:noProof/>
          <w:sz w:val="22"/>
          <w:szCs w:val="22"/>
          <w:lang w:val="en-GB" w:eastAsia="en-GB"/>
        </w:rPr>
      </w:pPr>
      <w:del w:id="140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6.3.3</w:delText>
        </w:r>
        <w:r w:rsidRPr="00EB1DAE" w:rsidDel="00EB1DAE">
          <w:rPr>
            <w:rStyle w:val="Hyperlink"/>
            <w:noProof/>
            <w:lang w:val="en-GB"/>
          </w:rPr>
          <w:delText xml:space="preserve"> Sub process ‘augment Signature’</w:delText>
        </w:r>
        <w:r w:rsidDel="00EB1DAE">
          <w:rPr>
            <w:noProof/>
            <w:webHidden/>
          </w:rPr>
          <w:tab/>
          <w:delText>133</w:delText>
        </w:r>
      </w:del>
    </w:p>
    <w:p w14:paraId="455C3492" w14:textId="0B7A5861" w:rsidR="005E5C94" w:rsidDel="00EB1DAE" w:rsidRDefault="005E5C94">
      <w:pPr>
        <w:pStyle w:val="Verzeichnis3"/>
        <w:tabs>
          <w:tab w:val="right" w:leader="dot" w:pos="9350"/>
        </w:tabs>
        <w:rPr>
          <w:del w:id="1409" w:author="Andreas Kuehne" w:date="2019-05-09T22:04:00Z"/>
          <w:rFonts w:asciiTheme="minorHAnsi" w:eastAsiaTheme="minorEastAsia" w:hAnsiTheme="minorHAnsi" w:cstheme="minorBidi"/>
          <w:noProof/>
          <w:sz w:val="22"/>
          <w:szCs w:val="22"/>
          <w:lang w:val="en-GB" w:eastAsia="en-GB"/>
        </w:rPr>
      </w:pPr>
      <w:del w:id="141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6.3.4</w:delText>
        </w:r>
        <w:r w:rsidRPr="00EB1DAE" w:rsidDel="00EB1DAE">
          <w:rPr>
            <w:rStyle w:val="Hyperlink"/>
            <w:noProof/>
            <w:lang w:val="en-GB"/>
          </w:rPr>
          <w:delText xml:space="preserve"> Sub process ‘timestamp Signature’</w:delText>
        </w:r>
        <w:r w:rsidDel="00EB1DAE">
          <w:rPr>
            <w:noProof/>
            <w:webHidden/>
          </w:rPr>
          <w:tab/>
          <w:delText>134</w:delText>
        </w:r>
      </w:del>
    </w:p>
    <w:p w14:paraId="7D599C7A" w14:textId="78BAC4F8" w:rsidR="005E5C94" w:rsidDel="00EB1DAE" w:rsidRDefault="005E5C94">
      <w:pPr>
        <w:pStyle w:val="Verzeichnis3"/>
        <w:tabs>
          <w:tab w:val="right" w:leader="dot" w:pos="9350"/>
        </w:tabs>
        <w:rPr>
          <w:del w:id="1411" w:author="Andreas Kuehne" w:date="2019-05-09T22:04:00Z"/>
          <w:rFonts w:asciiTheme="minorHAnsi" w:eastAsiaTheme="minorEastAsia" w:hAnsiTheme="minorHAnsi" w:cstheme="minorBidi"/>
          <w:noProof/>
          <w:sz w:val="22"/>
          <w:szCs w:val="22"/>
          <w:lang w:val="en-GB" w:eastAsia="en-GB"/>
        </w:rPr>
      </w:pPr>
      <w:del w:id="141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6.3.5</w:delText>
        </w:r>
        <w:r w:rsidRPr="00EB1DAE" w:rsidDel="00EB1DAE">
          <w:rPr>
            <w:rStyle w:val="Hyperlink"/>
            <w:noProof/>
            <w:lang w:val="en-GB"/>
          </w:rPr>
          <w:delText xml:space="preserve"> Task ‘build VerifyResponse’</w:delText>
        </w:r>
        <w:r w:rsidDel="00EB1DAE">
          <w:rPr>
            <w:noProof/>
            <w:webHidden/>
          </w:rPr>
          <w:tab/>
          <w:delText>135</w:delText>
        </w:r>
      </w:del>
    </w:p>
    <w:p w14:paraId="71D4F38C" w14:textId="531BFC0A" w:rsidR="005E5C94" w:rsidDel="00EB1DAE" w:rsidRDefault="005E5C94">
      <w:pPr>
        <w:pStyle w:val="Verzeichnis1"/>
        <w:rPr>
          <w:del w:id="1413" w:author="Andreas Kuehne" w:date="2019-05-09T22:04:00Z"/>
          <w:rFonts w:asciiTheme="minorHAnsi" w:eastAsiaTheme="minorEastAsia" w:hAnsiTheme="minorHAnsi" w:cstheme="minorBidi"/>
          <w:noProof/>
          <w:sz w:val="22"/>
          <w:szCs w:val="22"/>
          <w:lang w:val="en-GB" w:eastAsia="en-GB"/>
        </w:rPr>
      </w:pPr>
      <w:del w:id="1414" w:author="Andreas Kuehne" w:date="2019-05-09T22:04:00Z">
        <w:r w:rsidRPr="00EB1DAE" w:rsidDel="00EB1DAE">
          <w:rPr>
            <w:rStyle w:val="Hyperlink"/>
            <w:noProof/>
            <w:lang w:val="en-GB"/>
          </w:rPr>
          <w:delText>7</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Asynchronous Processing Model</w:delText>
        </w:r>
        <w:r w:rsidDel="00EB1DAE">
          <w:rPr>
            <w:noProof/>
            <w:webHidden/>
          </w:rPr>
          <w:tab/>
          <w:delText>137</w:delText>
        </w:r>
      </w:del>
    </w:p>
    <w:p w14:paraId="11902C30" w14:textId="0F596BD3" w:rsidR="005E5C94" w:rsidDel="00EB1DAE" w:rsidRDefault="005E5C94">
      <w:pPr>
        <w:pStyle w:val="Verzeichnis2"/>
        <w:tabs>
          <w:tab w:val="right" w:leader="dot" w:pos="9350"/>
        </w:tabs>
        <w:rPr>
          <w:del w:id="1415" w:author="Andreas Kuehne" w:date="2019-05-09T22:04:00Z"/>
          <w:rFonts w:asciiTheme="minorHAnsi" w:eastAsiaTheme="minorEastAsia" w:hAnsiTheme="minorHAnsi" w:cstheme="minorBidi"/>
          <w:noProof/>
          <w:sz w:val="22"/>
          <w:szCs w:val="22"/>
          <w:lang w:val="en-GB" w:eastAsia="en-GB"/>
        </w:rPr>
      </w:pPr>
      <w:del w:id="1416" w:author="Andreas Kuehne" w:date="2019-05-09T22:04:00Z">
        <w:r w:rsidRPr="00EB1DAE" w:rsidDel="00EB1DAE">
          <w:rPr>
            <w:rStyle w:val="Hyperlink"/>
            <w:noProof/>
            <w:lang w:val="en-GB"/>
          </w:rPr>
          <w:delText>7.1 Asynchronous-only Processing</w:delText>
        </w:r>
        <w:r w:rsidDel="00EB1DAE">
          <w:rPr>
            <w:noProof/>
            <w:webHidden/>
          </w:rPr>
          <w:tab/>
          <w:delText>137</w:delText>
        </w:r>
      </w:del>
    </w:p>
    <w:p w14:paraId="62FBD752" w14:textId="7A20710E" w:rsidR="005E5C94" w:rsidDel="00EB1DAE" w:rsidRDefault="005E5C94">
      <w:pPr>
        <w:pStyle w:val="Verzeichnis2"/>
        <w:tabs>
          <w:tab w:val="right" w:leader="dot" w:pos="9350"/>
        </w:tabs>
        <w:rPr>
          <w:del w:id="1417" w:author="Andreas Kuehne" w:date="2019-05-09T22:04:00Z"/>
          <w:rFonts w:asciiTheme="minorHAnsi" w:eastAsiaTheme="minorEastAsia" w:hAnsiTheme="minorHAnsi" w:cstheme="minorBidi"/>
          <w:noProof/>
          <w:sz w:val="22"/>
          <w:szCs w:val="22"/>
          <w:lang w:val="en-GB" w:eastAsia="en-GB"/>
        </w:rPr>
      </w:pPr>
      <w:del w:id="1418" w:author="Andreas Kuehne" w:date="2019-05-09T22:04:00Z">
        <w:r w:rsidRPr="00EB1DAE" w:rsidDel="00EB1DAE">
          <w:rPr>
            <w:rStyle w:val="Hyperlink"/>
            <w:noProof/>
            <w:lang w:val="en-GB"/>
          </w:rPr>
          <w:delText>7.2 Enforcing Asynchronous Processing</w:delText>
        </w:r>
        <w:r w:rsidDel="00EB1DAE">
          <w:rPr>
            <w:noProof/>
            <w:webHidden/>
          </w:rPr>
          <w:tab/>
          <w:delText>138</w:delText>
        </w:r>
      </w:del>
    </w:p>
    <w:p w14:paraId="7280533B" w14:textId="6FA59CEB" w:rsidR="005E5C94" w:rsidDel="00EB1DAE" w:rsidRDefault="005E5C94">
      <w:pPr>
        <w:pStyle w:val="Verzeichnis1"/>
        <w:rPr>
          <w:del w:id="1419" w:author="Andreas Kuehne" w:date="2019-05-09T22:04:00Z"/>
          <w:rFonts w:asciiTheme="minorHAnsi" w:eastAsiaTheme="minorEastAsia" w:hAnsiTheme="minorHAnsi" w:cstheme="minorBidi"/>
          <w:noProof/>
          <w:sz w:val="22"/>
          <w:szCs w:val="22"/>
          <w:lang w:val="en-GB" w:eastAsia="en-GB"/>
        </w:rPr>
      </w:pPr>
      <w:del w:id="1420" w:author="Andreas Kuehne" w:date="2019-05-09T22:04:00Z">
        <w:r w:rsidRPr="00EB1DAE" w:rsidDel="00EB1DAE">
          <w:rPr>
            <w:rStyle w:val="Hyperlink"/>
            <w:noProof/>
            <w:lang w:val="en-GB"/>
          </w:rPr>
          <w:delText>8</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 Core Bindings</w:delText>
        </w:r>
        <w:r w:rsidDel="00EB1DAE">
          <w:rPr>
            <w:noProof/>
            <w:webHidden/>
          </w:rPr>
          <w:tab/>
          <w:delText>139</w:delText>
        </w:r>
      </w:del>
    </w:p>
    <w:p w14:paraId="4005F499" w14:textId="113BB297" w:rsidR="005E5C94" w:rsidDel="00EB1DAE" w:rsidRDefault="005E5C94">
      <w:pPr>
        <w:pStyle w:val="Verzeichnis2"/>
        <w:tabs>
          <w:tab w:val="right" w:leader="dot" w:pos="9350"/>
        </w:tabs>
        <w:rPr>
          <w:del w:id="1421" w:author="Andreas Kuehne" w:date="2019-05-09T22:04:00Z"/>
          <w:rFonts w:asciiTheme="minorHAnsi" w:eastAsiaTheme="minorEastAsia" w:hAnsiTheme="minorHAnsi" w:cstheme="minorBidi"/>
          <w:noProof/>
          <w:sz w:val="22"/>
          <w:szCs w:val="22"/>
          <w:lang w:val="en-GB" w:eastAsia="en-GB"/>
        </w:rPr>
      </w:pPr>
      <w:del w:id="1422" w:author="Andreas Kuehne" w:date="2019-05-09T22:04:00Z">
        <w:r w:rsidRPr="00EB1DAE" w:rsidDel="00EB1DAE">
          <w:rPr>
            <w:rStyle w:val="Hyperlink"/>
            <w:noProof/>
            <w:lang w:val="en-GB"/>
          </w:rPr>
          <w:delText>8.1 HTTP POST Transport Binding</w:delText>
        </w:r>
        <w:r w:rsidDel="00EB1DAE">
          <w:rPr>
            <w:noProof/>
            <w:webHidden/>
          </w:rPr>
          <w:tab/>
          <w:delText>139</w:delText>
        </w:r>
      </w:del>
    </w:p>
    <w:p w14:paraId="3F85564B" w14:textId="25BFB79C" w:rsidR="005E5C94" w:rsidDel="00EB1DAE" w:rsidRDefault="005E5C94">
      <w:pPr>
        <w:pStyle w:val="Verzeichnis2"/>
        <w:tabs>
          <w:tab w:val="right" w:leader="dot" w:pos="9350"/>
        </w:tabs>
        <w:rPr>
          <w:del w:id="1423" w:author="Andreas Kuehne" w:date="2019-05-09T22:04:00Z"/>
          <w:rFonts w:asciiTheme="minorHAnsi" w:eastAsiaTheme="minorEastAsia" w:hAnsiTheme="minorHAnsi" w:cstheme="minorBidi"/>
          <w:noProof/>
          <w:sz w:val="22"/>
          <w:szCs w:val="22"/>
          <w:lang w:val="en-GB" w:eastAsia="en-GB"/>
        </w:rPr>
      </w:pPr>
      <w:del w:id="1424" w:author="Andreas Kuehne" w:date="2019-05-09T22:04:00Z">
        <w:r w:rsidRPr="00EB1DAE" w:rsidDel="00EB1DAE">
          <w:rPr>
            <w:rStyle w:val="Hyperlink"/>
            <w:noProof/>
            <w:lang w:val="en-GB"/>
          </w:rPr>
          <w:delText>8.2 SOAP 1.2 Transport Binding</w:delText>
        </w:r>
        <w:r w:rsidDel="00EB1DAE">
          <w:rPr>
            <w:noProof/>
            <w:webHidden/>
          </w:rPr>
          <w:tab/>
          <w:delText>139</w:delText>
        </w:r>
      </w:del>
    </w:p>
    <w:p w14:paraId="794C445F" w14:textId="32D68C24" w:rsidR="005E5C94" w:rsidDel="00EB1DAE" w:rsidRDefault="005E5C94">
      <w:pPr>
        <w:pStyle w:val="Verzeichnis2"/>
        <w:tabs>
          <w:tab w:val="right" w:leader="dot" w:pos="9350"/>
        </w:tabs>
        <w:rPr>
          <w:del w:id="1425" w:author="Andreas Kuehne" w:date="2019-05-09T22:04:00Z"/>
          <w:rFonts w:asciiTheme="minorHAnsi" w:eastAsiaTheme="minorEastAsia" w:hAnsiTheme="minorHAnsi" w:cstheme="minorBidi"/>
          <w:noProof/>
          <w:sz w:val="22"/>
          <w:szCs w:val="22"/>
          <w:lang w:val="en-GB" w:eastAsia="en-GB"/>
        </w:rPr>
      </w:pPr>
      <w:del w:id="1426" w:author="Andreas Kuehne" w:date="2019-05-09T22:04:00Z">
        <w:r w:rsidRPr="00EB1DAE" w:rsidDel="00EB1DAE">
          <w:rPr>
            <w:rStyle w:val="Hyperlink"/>
            <w:noProof/>
            <w:lang w:val="en-GB"/>
          </w:rPr>
          <w:delText>8.3 Security Bindings</w:delText>
        </w:r>
        <w:r w:rsidDel="00EB1DAE">
          <w:rPr>
            <w:noProof/>
            <w:webHidden/>
          </w:rPr>
          <w:tab/>
          <w:delText>140</w:delText>
        </w:r>
      </w:del>
    </w:p>
    <w:p w14:paraId="7DE7FB80" w14:textId="40E11F89" w:rsidR="005E5C94" w:rsidDel="00EB1DAE" w:rsidRDefault="005E5C94">
      <w:pPr>
        <w:pStyle w:val="Verzeichnis1"/>
        <w:rPr>
          <w:del w:id="1427" w:author="Andreas Kuehne" w:date="2019-05-09T22:04:00Z"/>
          <w:rFonts w:asciiTheme="minorHAnsi" w:eastAsiaTheme="minorEastAsia" w:hAnsiTheme="minorHAnsi" w:cstheme="minorBidi"/>
          <w:noProof/>
          <w:sz w:val="22"/>
          <w:szCs w:val="22"/>
          <w:lang w:val="en-GB" w:eastAsia="en-GB"/>
        </w:rPr>
      </w:pPr>
      <w:del w:id="1428" w:author="Andreas Kuehne" w:date="2019-05-09T22:04:00Z">
        <w:r w:rsidRPr="00EB1DAE" w:rsidDel="00EB1DAE">
          <w:rPr>
            <w:rStyle w:val="Hyperlink"/>
            <w:noProof/>
            <w:lang w:val="en-GB"/>
          </w:rPr>
          <w:delText>9</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DSS-Defined Identifiers</w:delText>
        </w:r>
        <w:r w:rsidDel="00EB1DAE">
          <w:rPr>
            <w:noProof/>
            <w:webHidden/>
          </w:rPr>
          <w:tab/>
          <w:delText>141</w:delText>
        </w:r>
      </w:del>
    </w:p>
    <w:p w14:paraId="47A85B9B" w14:textId="6EAF29B1" w:rsidR="005E5C94" w:rsidDel="00EB1DAE" w:rsidRDefault="005E5C94">
      <w:pPr>
        <w:pStyle w:val="Verzeichnis2"/>
        <w:tabs>
          <w:tab w:val="right" w:leader="dot" w:pos="9350"/>
        </w:tabs>
        <w:rPr>
          <w:del w:id="1429" w:author="Andreas Kuehne" w:date="2019-05-09T22:04:00Z"/>
          <w:rFonts w:asciiTheme="minorHAnsi" w:eastAsiaTheme="minorEastAsia" w:hAnsiTheme="minorHAnsi" w:cstheme="minorBidi"/>
          <w:noProof/>
          <w:sz w:val="22"/>
          <w:szCs w:val="22"/>
          <w:lang w:val="en-GB" w:eastAsia="en-GB"/>
        </w:rPr>
      </w:pPr>
      <w:del w:id="1430" w:author="Andreas Kuehne" w:date="2019-05-09T22:04:00Z">
        <w:r w:rsidRPr="00EB1DAE" w:rsidDel="00EB1DAE">
          <w:rPr>
            <w:rStyle w:val="Hyperlink"/>
            <w:noProof/>
            <w:lang w:val="en-GB"/>
          </w:rPr>
          <w:delText>9.1 Signature Type Identifiers</w:delText>
        </w:r>
        <w:r w:rsidDel="00EB1DAE">
          <w:rPr>
            <w:noProof/>
            <w:webHidden/>
          </w:rPr>
          <w:tab/>
          <w:delText>141</w:delText>
        </w:r>
      </w:del>
    </w:p>
    <w:p w14:paraId="20CF17C3" w14:textId="51E75D85" w:rsidR="005E5C94" w:rsidDel="00EB1DAE" w:rsidRDefault="005E5C94">
      <w:pPr>
        <w:pStyle w:val="Verzeichnis3"/>
        <w:tabs>
          <w:tab w:val="right" w:leader="dot" w:pos="9350"/>
        </w:tabs>
        <w:rPr>
          <w:del w:id="1431" w:author="Andreas Kuehne" w:date="2019-05-09T22:04:00Z"/>
          <w:rFonts w:asciiTheme="minorHAnsi" w:eastAsiaTheme="minorEastAsia" w:hAnsiTheme="minorHAnsi" w:cstheme="minorBidi"/>
          <w:noProof/>
          <w:sz w:val="22"/>
          <w:szCs w:val="22"/>
          <w:lang w:val="en-GB" w:eastAsia="en-GB"/>
        </w:rPr>
      </w:pPr>
      <w:del w:id="143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9.1.1</w:delText>
        </w:r>
        <w:r w:rsidRPr="00EB1DAE" w:rsidDel="00EB1DAE">
          <w:rPr>
            <w:rStyle w:val="Hyperlink"/>
            <w:noProof/>
            <w:lang w:val="en-GB"/>
          </w:rPr>
          <w:delText xml:space="preserve"> XML Signature</w:delText>
        </w:r>
        <w:r w:rsidDel="00EB1DAE">
          <w:rPr>
            <w:noProof/>
            <w:webHidden/>
          </w:rPr>
          <w:tab/>
          <w:delText>141</w:delText>
        </w:r>
      </w:del>
    </w:p>
    <w:p w14:paraId="43CF4E22" w14:textId="4ED09E26" w:rsidR="005E5C94" w:rsidDel="00EB1DAE" w:rsidRDefault="005E5C94">
      <w:pPr>
        <w:pStyle w:val="Verzeichnis3"/>
        <w:tabs>
          <w:tab w:val="right" w:leader="dot" w:pos="9350"/>
        </w:tabs>
        <w:rPr>
          <w:del w:id="1433" w:author="Andreas Kuehne" w:date="2019-05-09T22:04:00Z"/>
          <w:rFonts w:asciiTheme="minorHAnsi" w:eastAsiaTheme="minorEastAsia" w:hAnsiTheme="minorHAnsi" w:cstheme="minorBidi"/>
          <w:noProof/>
          <w:sz w:val="22"/>
          <w:szCs w:val="22"/>
          <w:lang w:val="en-GB" w:eastAsia="en-GB"/>
        </w:rPr>
      </w:pPr>
      <w:del w:id="143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9.1.2</w:delText>
        </w:r>
        <w:r w:rsidRPr="00EB1DAE" w:rsidDel="00EB1DAE">
          <w:rPr>
            <w:rStyle w:val="Hyperlink"/>
            <w:noProof/>
            <w:lang w:val="en-GB"/>
          </w:rPr>
          <w:delText xml:space="preserve"> XML TimeStampToken</w:delText>
        </w:r>
        <w:r w:rsidDel="00EB1DAE">
          <w:rPr>
            <w:noProof/>
            <w:webHidden/>
          </w:rPr>
          <w:tab/>
          <w:delText>141</w:delText>
        </w:r>
      </w:del>
    </w:p>
    <w:p w14:paraId="02F55455" w14:textId="102854CD" w:rsidR="005E5C94" w:rsidDel="00EB1DAE" w:rsidRDefault="005E5C94">
      <w:pPr>
        <w:pStyle w:val="Verzeichnis3"/>
        <w:tabs>
          <w:tab w:val="right" w:leader="dot" w:pos="9350"/>
        </w:tabs>
        <w:rPr>
          <w:del w:id="1435" w:author="Andreas Kuehne" w:date="2019-05-09T22:04:00Z"/>
          <w:rFonts w:asciiTheme="minorHAnsi" w:eastAsiaTheme="minorEastAsia" w:hAnsiTheme="minorHAnsi" w:cstheme="minorBidi"/>
          <w:noProof/>
          <w:sz w:val="22"/>
          <w:szCs w:val="22"/>
          <w:lang w:val="en-GB" w:eastAsia="en-GB"/>
        </w:rPr>
      </w:pPr>
      <w:del w:id="143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9.1.3</w:delText>
        </w:r>
        <w:r w:rsidRPr="00EB1DAE" w:rsidDel="00EB1DAE">
          <w:rPr>
            <w:rStyle w:val="Hyperlink"/>
            <w:noProof/>
            <w:lang w:val="en-GB"/>
          </w:rPr>
          <w:delText xml:space="preserve"> RFC 3161 TimeStampToken</w:delText>
        </w:r>
        <w:r w:rsidDel="00EB1DAE">
          <w:rPr>
            <w:noProof/>
            <w:webHidden/>
          </w:rPr>
          <w:tab/>
          <w:delText>141</w:delText>
        </w:r>
      </w:del>
    </w:p>
    <w:p w14:paraId="18B0FC86" w14:textId="6B943504" w:rsidR="005E5C94" w:rsidDel="00EB1DAE" w:rsidRDefault="005E5C94">
      <w:pPr>
        <w:pStyle w:val="Verzeichnis3"/>
        <w:tabs>
          <w:tab w:val="right" w:leader="dot" w:pos="9350"/>
        </w:tabs>
        <w:rPr>
          <w:del w:id="1437" w:author="Andreas Kuehne" w:date="2019-05-09T22:04:00Z"/>
          <w:rFonts w:asciiTheme="minorHAnsi" w:eastAsiaTheme="minorEastAsia" w:hAnsiTheme="minorHAnsi" w:cstheme="minorBidi"/>
          <w:noProof/>
          <w:sz w:val="22"/>
          <w:szCs w:val="22"/>
          <w:lang w:val="en-GB" w:eastAsia="en-GB"/>
        </w:rPr>
      </w:pPr>
      <w:del w:id="143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9.1.4</w:delText>
        </w:r>
        <w:r w:rsidRPr="00EB1DAE" w:rsidDel="00EB1DAE">
          <w:rPr>
            <w:rStyle w:val="Hyperlink"/>
            <w:noProof/>
            <w:lang w:val="en-GB"/>
          </w:rPr>
          <w:delText xml:space="preserve"> CMS Signature</w:delText>
        </w:r>
        <w:r w:rsidDel="00EB1DAE">
          <w:rPr>
            <w:noProof/>
            <w:webHidden/>
          </w:rPr>
          <w:tab/>
          <w:delText>141</w:delText>
        </w:r>
      </w:del>
    </w:p>
    <w:p w14:paraId="58D46AA3" w14:textId="5817FB4B" w:rsidR="005E5C94" w:rsidDel="00EB1DAE" w:rsidRDefault="005E5C94">
      <w:pPr>
        <w:pStyle w:val="Verzeichnis3"/>
        <w:tabs>
          <w:tab w:val="right" w:leader="dot" w:pos="9350"/>
        </w:tabs>
        <w:rPr>
          <w:del w:id="1439" w:author="Andreas Kuehne" w:date="2019-05-09T22:04:00Z"/>
          <w:rFonts w:asciiTheme="minorHAnsi" w:eastAsiaTheme="minorEastAsia" w:hAnsiTheme="minorHAnsi" w:cstheme="minorBidi"/>
          <w:noProof/>
          <w:sz w:val="22"/>
          <w:szCs w:val="22"/>
          <w:lang w:val="en-GB" w:eastAsia="en-GB"/>
        </w:rPr>
      </w:pPr>
      <w:del w:id="144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9.1.5</w:delText>
        </w:r>
        <w:r w:rsidRPr="00EB1DAE" w:rsidDel="00EB1DAE">
          <w:rPr>
            <w:rStyle w:val="Hyperlink"/>
            <w:noProof/>
            <w:lang w:val="en-GB"/>
          </w:rPr>
          <w:delText xml:space="preserve"> PGP Signature</w:delText>
        </w:r>
        <w:r w:rsidDel="00EB1DAE">
          <w:rPr>
            <w:noProof/>
            <w:webHidden/>
          </w:rPr>
          <w:tab/>
          <w:delText>141</w:delText>
        </w:r>
      </w:del>
    </w:p>
    <w:p w14:paraId="680BC468" w14:textId="28C8F3DE" w:rsidR="005E5C94" w:rsidDel="00EB1DAE" w:rsidRDefault="005E5C94">
      <w:pPr>
        <w:pStyle w:val="Verzeichnis2"/>
        <w:tabs>
          <w:tab w:val="right" w:leader="dot" w:pos="9350"/>
        </w:tabs>
        <w:rPr>
          <w:del w:id="1441" w:author="Andreas Kuehne" w:date="2019-05-09T22:04:00Z"/>
          <w:rFonts w:asciiTheme="minorHAnsi" w:eastAsiaTheme="minorEastAsia" w:hAnsiTheme="minorHAnsi" w:cstheme="minorBidi"/>
          <w:noProof/>
          <w:sz w:val="22"/>
          <w:szCs w:val="22"/>
          <w:lang w:val="en-GB" w:eastAsia="en-GB"/>
        </w:rPr>
      </w:pPr>
      <w:del w:id="1442" w:author="Andreas Kuehne" w:date="2019-05-09T22:04:00Z">
        <w:r w:rsidRPr="00EB1DAE" w:rsidDel="00EB1DAE">
          <w:rPr>
            <w:rStyle w:val="Hyperlink"/>
            <w:noProof/>
            <w:lang w:val="en-GB"/>
          </w:rPr>
          <w:delText>9.2 ResultMinors</w:delText>
        </w:r>
        <w:r w:rsidDel="00EB1DAE">
          <w:rPr>
            <w:noProof/>
            <w:webHidden/>
          </w:rPr>
          <w:tab/>
          <w:delText>141</w:delText>
        </w:r>
      </w:del>
    </w:p>
    <w:p w14:paraId="267AB7C7" w14:textId="4EF40E42" w:rsidR="005E5C94" w:rsidDel="00EB1DAE" w:rsidRDefault="005E5C94">
      <w:pPr>
        <w:pStyle w:val="Verzeichnis1"/>
        <w:rPr>
          <w:del w:id="1443" w:author="Andreas Kuehne" w:date="2019-05-09T22:04:00Z"/>
          <w:rFonts w:asciiTheme="minorHAnsi" w:eastAsiaTheme="minorEastAsia" w:hAnsiTheme="minorHAnsi" w:cstheme="minorBidi"/>
          <w:noProof/>
          <w:sz w:val="22"/>
          <w:szCs w:val="22"/>
          <w:lang w:val="en-GB" w:eastAsia="en-GB"/>
        </w:rPr>
      </w:pPr>
      <w:del w:id="1444" w:author="Andreas Kuehne" w:date="2019-05-09T22:04:00Z">
        <w:r w:rsidRPr="00EB1DAE" w:rsidDel="00EB1DAE">
          <w:rPr>
            <w:rStyle w:val="Hyperlink"/>
            <w:noProof/>
            <w:lang w:val="en-GB"/>
          </w:rPr>
          <w:delText>10</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Security Considerations</w:delText>
        </w:r>
        <w:r w:rsidDel="00EB1DAE">
          <w:rPr>
            <w:noProof/>
            <w:webHidden/>
          </w:rPr>
          <w:tab/>
          <w:delText>143</w:delText>
        </w:r>
      </w:del>
    </w:p>
    <w:p w14:paraId="4CE919A5" w14:textId="43E4EE8E" w:rsidR="005E5C94" w:rsidDel="00EB1DAE" w:rsidRDefault="005E5C94">
      <w:pPr>
        <w:pStyle w:val="Verzeichnis2"/>
        <w:tabs>
          <w:tab w:val="right" w:leader="dot" w:pos="9350"/>
        </w:tabs>
        <w:rPr>
          <w:del w:id="1445" w:author="Andreas Kuehne" w:date="2019-05-09T22:04:00Z"/>
          <w:rFonts w:asciiTheme="minorHAnsi" w:eastAsiaTheme="minorEastAsia" w:hAnsiTheme="minorHAnsi" w:cstheme="minorBidi"/>
          <w:noProof/>
          <w:sz w:val="22"/>
          <w:szCs w:val="22"/>
          <w:lang w:val="en-GB" w:eastAsia="en-GB"/>
        </w:rPr>
      </w:pPr>
      <w:del w:id="1446" w:author="Andreas Kuehne" w:date="2019-05-09T22:04:00Z">
        <w:r w:rsidRPr="00EB1DAE" w:rsidDel="00EB1DAE">
          <w:rPr>
            <w:rStyle w:val="Hyperlink"/>
            <w:noProof/>
            <w:lang w:val="en-GB"/>
          </w:rPr>
          <w:delText>10.1 Well-Known Attack Vectors</w:delText>
        </w:r>
        <w:r w:rsidDel="00EB1DAE">
          <w:rPr>
            <w:noProof/>
            <w:webHidden/>
          </w:rPr>
          <w:tab/>
          <w:delText>143</w:delText>
        </w:r>
      </w:del>
    </w:p>
    <w:p w14:paraId="2589AC4E" w14:textId="2A974082" w:rsidR="005E5C94" w:rsidDel="00EB1DAE" w:rsidRDefault="005E5C94">
      <w:pPr>
        <w:pStyle w:val="Verzeichnis3"/>
        <w:tabs>
          <w:tab w:val="right" w:leader="dot" w:pos="9350"/>
        </w:tabs>
        <w:rPr>
          <w:del w:id="1447" w:author="Andreas Kuehne" w:date="2019-05-09T22:04:00Z"/>
          <w:rFonts w:asciiTheme="minorHAnsi" w:eastAsiaTheme="minorEastAsia" w:hAnsiTheme="minorHAnsi" w:cstheme="minorBidi"/>
          <w:noProof/>
          <w:sz w:val="22"/>
          <w:szCs w:val="22"/>
          <w:lang w:val="en-GB" w:eastAsia="en-GB"/>
        </w:rPr>
      </w:pPr>
      <w:del w:id="144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10.1.1</w:delText>
        </w:r>
        <w:r w:rsidRPr="00EB1DAE" w:rsidDel="00EB1DAE">
          <w:rPr>
            <w:rStyle w:val="Hyperlink"/>
            <w:noProof/>
            <w:lang w:val="en-GB"/>
          </w:rPr>
          <w:delText xml:space="preserve"> XML Parsing Vulnerabilities [non-normative]</w:delText>
        </w:r>
        <w:r w:rsidDel="00EB1DAE">
          <w:rPr>
            <w:noProof/>
            <w:webHidden/>
          </w:rPr>
          <w:tab/>
          <w:delText>143</w:delText>
        </w:r>
      </w:del>
    </w:p>
    <w:p w14:paraId="2DA3EC40" w14:textId="2A210612" w:rsidR="005E5C94" w:rsidDel="00EB1DAE" w:rsidRDefault="005E5C94">
      <w:pPr>
        <w:pStyle w:val="Verzeichnis3"/>
        <w:tabs>
          <w:tab w:val="right" w:leader="dot" w:pos="9350"/>
        </w:tabs>
        <w:rPr>
          <w:del w:id="1449" w:author="Andreas Kuehne" w:date="2019-05-09T22:04:00Z"/>
          <w:rFonts w:asciiTheme="minorHAnsi" w:eastAsiaTheme="minorEastAsia" w:hAnsiTheme="minorHAnsi" w:cstheme="minorBidi"/>
          <w:noProof/>
          <w:sz w:val="22"/>
          <w:szCs w:val="22"/>
          <w:lang w:val="en-GB" w:eastAsia="en-GB"/>
        </w:rPr>
      </w:pPr>
      <w:del w:id="145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10.1.2</w:delText>
        </w:r>
        <w:r w:rsidRPr="00EB1DAE" w:rsidDel="00EB1DAE">
          <w:rPr>
            <w:rStyle w:val="Hyperlink"/>
            <w:noProof/>
            <w:lang w:val="en-GB"/>
          </w:rPr>
          <w:delText xml:space="preserve"> XML Canonicalization Vulnerabilities [non-normative]</w:delText>
        </w:r>
        <w:r w:rsidDel="00EB1DAE">
          <w:rPr>
            <w:noProof/>
            <w:webHidden/>
          </w:rPr>
          <w:tab/>
          <w:delText>143</w:delText>
        </w:r>
      </w:del>
    </w:p>
    <w:p w14:paraId="04AB2AC5" w14:textId="40D5937E" w:rsidR="005E5C94" w:rsidDel="00EB1DAE" w:rsidRDefault="005E5C94">
      <w:pPr>
        <w:pStyle w:val="Verzeichnis3"/>
        <w:tabs>
          <w:tab w:val="right" w:leader="dot" w:pos="9350"/>
        </w:tabs>
        <w:rPr>
          <w:del w:id="1451" w:author="Andreas Kuehne" w:date="2019-05-09T22:04:00Z"/>
          <w:rFonts w:asciiTheme="minorHAnsi" w:eastAsiaTheme="minorEastAsia" w:hAnsiTheme="minorHAnsi" w:cstheme="minorBidi"/>
          <w:noProof/>
          <w:sz w:val="22"/>
          <w:szCs w:val="22"/>
          <w:lang w:val="en-GB" w:eastAsia="en-GB"/>
        </w:rPr>
      </w:pPr>
      <w:del w:id="145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10.1.3</w:delText>
        </w:r>
        <w:r w:rsidRPr="00EB1DAE" w:rsidDel="00EB1DAE">
          <w:rPr>
            <w:rStyle w:val="Hyperlink"/>
            <w:noProof/>
            <w:lang w:val="en-GB"/>
          </w:rPr>
          <w:delText xml:space="preserve"> Injection Attacks [non-normative]</w:delText>
        </w:r>
        <w:r w:rsidDel="00EB1DAE">
          <w:rPr>
            <w:noProof/>
            <w:webHidden/>
          </w:rPr>
          <w:tab/>
          <w:delText>143</w:delText>
        </w:r>
      </w:del>
    </w:p>
    <w:p w14:paraId="3594810A" w14:textId="24AEB95D" w:rsidR="005E5C94" w:rsidDel="00EB1DAE" w:rsidRDefault="005E5C94">
      <w:pPr>
        <w:pStyle w:val="Verzeichnis3"/>
        <w:tabs>
          <w:tab w:val="right" w:leader="dot" w:pos="9350"/>
        </w:tabs>
        <w:rPr>
          <w:del w:id="1453" w:author="Andreas Kuehne" w:date="2019-05-09T22:04:00Z"/>
          <w:rFonts w:asciiTheme="minorHAnsi" w:eastAsiaTheme="minorEastAsia" w:hAnsiTheme="minorHAnsi" w:cstheme="minorBidi"/>
          <w:noProof/>
          <w:sz w:val="22"/>
          <w:szCs w:val="22"/>
          <w:lang w:val="en-GB" w:eastAsia="en-GB"/>
        </w:rPr>
      </w:pPr>
      <w:del w:id="145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10.1.4</w:delText>
        </w:r>
        <w:r w:rsidRPr="00EB1DAE" w:rsidDel="00EB1DAE">
          <w:rPr>
            <w:rStyle w:val="Hyperlink"/>
            <w:noProof/>
            <w:lang w:val="en-GB"/>
          </w:rPr>
          <w:delText xml:space="preserve"> JSON Deserialization Through Evaluation Attacks [non-normative]</w:delText>
        </w:r>
        <w:r w:rsidDel="00EB1DAE">
          <w:rPr>
            <w:noProof/>
            <w:webHidden/>
          </w:rPr>
          <w:tab/>
          <w:delText>143</w:delText>
        </w:r>
      </w:del>
    </w:p>
    <w:p w14:paraId="1D271C53" w14:textId="01FFF3D7" w:rsidR="005E5C94" w:rsidDel="00EB1DAE" w:rsidRDefault="005E5C94">
      <w:pPr>
        <w:pStyle w:val="Verzeichnis1"/>
        <w:rPr>
          <w:del w:id="1455" w:author="Andreas Kuehne" w:date="2019-05-09T22:04:00Z"/>
          <w:rFonts w:asciiTheme="minorHAnsi" w:eastAsiaTheme="minorEastAsia" w:hAnsiTheme="minorHAnsi" w:cstheme="minorBidi"/>
          <w:noProof/>
          <w:sz w:val="22"/>
          <w:szCs w:val="22"/>
          <w:lang w:val="en-GB" w:eastAsia="en-GB"/>
        </w:rPr>
      </w:pPr>
      <w:del w:id="1456" w:author="Andreas Kuehne" w:date="2019-05-09T22:04:00Z">
        <w:r w:rsidRPr="00EB1DAE" w:rsidDel="00EB1DAE">
          <w:rPr>
            <w:rStyle w:val="Hyperlink"/>
            <w:noProof/>
            <w:lang w:val="en-GB"/>
          </w:rPr>
          <w:delText>11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Conformance</w:delText>
        </w:r>
        <w:r w:rsidDel="00EB1DAE">
          <w:rPr>
            <w:noProof/>
            <w:webHidden/>
          </w:rPr>
          <w:tab/>
          <w:delText>145</w:delText>
        </w:r>
      </w:del>
    </w:p>
    <w:p w14:paraId="00765EC5" w14:textId="249B49EE" w:rsidR="005E5C94" w:rsidDel="00EB1DAE" w:rsidRDefault="005E5C94">
      <w:pPr>
        <w:pStyle w:val="Verzeichnis2"/>
        <w:tabs>
          <w:tab w:val="right" w:leader="dot" w:pos="9350"/>
        </w:tabs>
        <w:rPr>
          <w:del w:id="1457" w:author="Andreas Kuehne" w:date="2019-05-09T22:04:00Z"/>
          <w:rFonts w:asciiTheme="minorHAnsi" w:eastAsiaTheme="minorEastAsia" w:hAnsiTheme="minorHAnsi" w:cstheme="minorBidi"/>
          <w:noProof/>
          <w:sz w:val="22"/>
          <w:szCs w:val="22"/>
          <w:lang w:val="en-GB" w:eastAsia="en-GB"/>
        </w:rPr>
      </w:pPr>
      <w:del w:id="1458" w:author="Andreas Kuehne" w:date="2019-05-09T22:04:00Z">
        <w:r w:rsidRPr="00EB1DAE" w:rsidDel="00EB1DAE">
          <w:rPr>
            <w:rStyle w:val="Hyperlink"/>
            <w:noProof/>
            <w:lang w:val="en-GB"/>
          </w:rPr>
          <w:delText>11.1 Conformance as a DSS version 2.0 document</w:delText>
        </w:r>
        <w:r w:rsidDel="00EB1DAE">
          <w:rPr>
            <w:noProof/>
            <w:webHidden/>
          </w:rPr>
          <w:tab/>
          <w:delText>145</w:delText>
        </w:r>
      </w:del>
    </w:p>
    <w:p w14:paraId="581E4B09" w14:textId="22577EA9" w:rsidR="005E5C94" w:rsidDel="00EB1DAE" w:rsidRDefault="005E5C94">
      <w:pPr>
        <w:pStyle w:val="Verzeichnis3"/>
        <w:tabs>
          <w:tab w:val="right" w:leader="dot" w:pos="9350"/>
        </w:tabs>
        <w:rPr>
          <w:del w:id="1459" w:author="Andreas Kuehne" w:date="2019-05-09T22:04:00Z"/>
          <w:rFonts w:asciiTheme="minorHAnsi" w:eastAsiaTheme="minorEastAsia" w:hAnsiTheme="minorHAnsi" w:cstheme="minorBidi"/>
          <w:noProof/>
          <w:sz w:val="22"/>
          <w:szCs w:val="22"/>
          <w:lang w:val="en-GB" w:eastAsia="en-GB"/>
        </w:rPr>
      </w:pPr>
      <w:del w:id="146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11.1.1</w:delText>
        </w:r>
        <w:r w:rsidRPr="00EB1DAE" w:rsidDel="00EB1DAE">
          <w:rPr>
            <w:rStyle w:val="Hyperlink"/>
            <w:noProof/>
            <w:lang w:val="en-GB"/>
          </w:rPr>
          <w:delText xml:space="preserve"> Conformance for JSON format</w:delText>
        </w:r>
        <w:r w:rsidDel="00EB1DAE">
          <w:rPr>
            <w:noProof/>
            <w:webHidden/>
          </w:rPr>
          <w:tab/>
          <w:delText>145</w:delText>
        </w:r>
      </w:del>
    </w:p>
    <w:p w14:paraId="1D317D34" w14:textId="2E5B21A7" w:rsidR="005E5C94" w:rsidDel="00EB1DAE" w:rsidRDefault="005E5C94">
      <w:pPr>
        <w:pStyle w:val="Verzeichnis3"/>
        <w:tabs>
          <w:tab w:val="right" w:leader="dot" w:pos="9350"/>
        </w:tabs>
        <w:rPr>
          <w:del w:id="1461" w:author="Andreas Kuehne" w:date="2019-05-09T22:04:00Z"/>
          <w:rFonts w:asciiTheme="minorHAnsi" w:eastAsiaTheme="minorEastAsia" w:hAnsiTheme="minorHAnsi" w:cstheme="minorBidi"/>
          <w:noProof/>
          <w:sz w:val="22"/>
          <w:szCs w:val="22"/>
          <w:lang w:val="en-GB" w:eastAsia="en-GB"/>
        </w:rPr>
      </w:pPr>
      <w:del w:id="146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11.1.2</w:delText>
        </w:r>
        <w:r w:rsidRPr="00EB1DAE" w:rsidDel="00EB1DAE">
          <w:rPr>
            <w:rStyle w:val="Hyperlink"/>
            <w:noProof/>
            <w:lang w:val="en-GB"/>
          </w:rPr>
          <w:delText xml:space="preserve"> Conformance for XML format</w:delText>
        </w:r>
        <w:r w:rsidDel="00EB1DAE">
          <w:rPr>
            <w:noProof/>
            <w:webHidden/>
          </w:rPr>
          <w:tab/>
          <w:delText>145</w:delText>
        </w:r>
      </w:del>
    </w:p>
    <w:p w14:paraId="0E9CE62C" w14:textId="6626381C" w:rsidR="005E5C94" w:rsidDel="00EB1DAE" w:rsidRDefault="005E5C94">
      <w:pPr>
        <w:pStyle w:val="Verzeichnis3"/>
        <w:tabs>
          <w:tab w:val="right" w:leader="dot" w:pos="9350"/>
        </w:tabs>
        <w:rPr>
          <w:del w:id="1463" w:author="Andreas Kuehne" w:date="2019-05-09T22:04:00Z"/>
          <w:rFonts w:asciiTheme="minorHAnsi" w:eastAsiaTheme="minorEastAsia" w:hAnsiTheme="minorHAnsi" w:cstheme="minorBidi"/>
          <w:noProof/>
          <w:sz w:val="22"/>
          <w:szCs w:val="22"/>
          <w:lang w:val="en-GB" w:eastAsia="en-GB"/>
        </w:rPr>
      </w:pPr>
      <w:del w:id="146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11.1.3</w:delText>
        </w:r>
        <w:r w:rsidRPr="00EB1DAE" w:rsidDel="00EB1DAE">
          <w:rPr>
            <w:rStyle w:val="Hyperlink"/>
            <w:noProof/>
            <w:lang w:val="en-GB"/>
          </w:rPr>
          <w:delText xml:space="preserve"> Conformance for DSS Server</w:delText>
        </w:r>
        <w:r w:rsidDel="00EB1DAE">
          <w:rPr>
            <w:noProof/>
            <w:webHidden/>
          </w:rPr>
          <w:tab/>
          <w:delText>145</w:delText>
        </w:r>
      </w:del>
    </w:p>
    <w:p w14:paraId="3436D4E4" w14:textId="0DB1734A" w:rsidR="005E5C94" w:rsidDel="00EB1DAE" w:rsidRDefault="005E5C94">
      <w:pPr>
        <w:pStyle w:val="Verzeichnis3"/>
        <w:tabs>
          <w:tab w:val="right" w:leader="dot" w:pos="9350"/>
        </w:tabs>
        <w:rPr>
          <w:del w:id="1465" w:author="Andreas Kuehne" w:date="2019-05-09T22:04:00Z"/>
          <w:rFonts w:asciiTheme="minorHAnsi" w:eastAsiaTheme="minorEastAsia" w:hAnsiTheme="minorHAnsi" w:cstheme="minorBidi"/>
          <w:noProof/>
          <w:sz w:val="22"/>
          <w:szCs w:val="22"/>
          <w:lang w:val="en-GB" w:eastAsia="en-GB"/>
        </w:rPr>
      </w:pPr>
      <w:del w:id="1466"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11.1.4</w:delText>
        </w:r>
        <w:r w:rsidRPr="00EB1DAE" w:rsidDel="00EB1DAE">
          <w:rPr>
            <w:rStyle w:val="Hyperlink"/>
            <w:noProof/>
            <w:lang w:val="en-GB"/>
          </w:rPr>
          <w:delText xml:space="preserve"> Conformance for DSS Client</w:delText>
        </w:r>
        <w:r w:rsidDel="00EB1DAE">
          <w:rPr>
            <w:noProof/>
            <w:webHidden/>
          </w:rPr>
          <w:tab/>
          <w:delText>145</w:delText>
        </w:r>
      </w:del>
    </w:p>
    <w:p w14:paraId="3691FD6E" w14:textId="29655E0B" w:rsidR="005E5C94" w:rsidDel="00EB1DAE" w:rsidRDefault="005E5C94">
      <w:pPr>
        <w:pStyle w:val="Verzeichnis1"/>
        <w:rPr>
          <w:del w:id="1467" w:author="Andreas Kuehne" w:date="2019-05-09T22:04:00Z"/>
          <w:rFonts w:asciiTheme="minorHAnsi" w:eastAsiaTheme="minorEastAsia" w:hAnsiTheme="minorHAnsi" w:cstheme="minorBidi"/>
          <w:noProof/>
          <w:sz w:val="22"/>
          <w:szCs w:val="22"/>
          <w:lang w:val="en-GB" w:eastAsia="en-GB"/>
        </w:rPr>
      </w:pPr>
      <w:del w:id="1468"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A.</w:delText>
        </w:r>
        <w:r w:rsidRPr="00EB1DAE" w:rsidDel="00EB1DAE">
          <w:rPr>
            <w:rStyle w:val="Hyperlink"/>
            <w:noProof/>
            <w:lang w:val="en-GB"/>
          </w:rPr>
          <w:delText xml:space="preserve"> Acknowledgments</w:delText>
        </w:r>
        <w:r w:rsidDel="00EB1DAE">
          <w:rPr>
            <w:noProof/>
            <w:webHidden/>
          </w:rPr>
          <w:tab/>
          <w:delText>146</w:delText>
        </w:r>
      </w:del>
    </w:p>
    <w:p w14:paraId="19B42D32" w14:textId="70FA6758" w:rsidR="005E5C94" w:rsidDel="00EB1DAE" w:rsidRDefault="005E5C94">
      <w:pPr>
        <w:pStyle w:val="Verzeichnis1"/>
        <w:rPr>
          <w:del w:id="1469" w:author="Andreas Kuehne" w:date="2019-05-09T22:04:00Z"/>
          <w:rFonts w:asciiTheme="minorHAnsi" w:eastAsiaTheme="minorEastAsia" w:hAnsiTheme="minorHAnsi" w:cstheme="minorBidi"/>
          <w:noProof/>
          <w:sz w:val="22"/>
          <w:szCs w:val="22"/>
          <w:lang w:val="en-GB" w:eastAsia="en-GB"/>
        </w:rPr>
      </w:pPr>
      <w:del w:id="1470"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B.</w:delText>
        </w:r>
        <w:r w:rsidRPr="00EB1DAE" w:rsidDel="00EB1DAE">
          <w:rPr>
            <w:rStyle w:val="Hyperlink"/>
            <w:noProof/>
            <w:lang w:val="en-GB"/>
          </w:rPr>
          <w:delText xml:space="preserve"> Index of Components and Elements</w:delText>
        </w:r>
        <w:r w:rsidDel="00EB1DAE">
          <w:rPr>
            <w:noProof/>
            <w:webHidden/>
          </w:rPr>
          <w:tab/>
          <w:delText>147</w:delText>
        </w:r>
      </w:del>
    </w:p>
    <w:p w14:paraId="30368E8A" w14:textId="553019DD" w:rsidR="005E5C94" w:rsidDel="00EB1DAE" w:rsidRDefault="005E5C94">
      <w:pPr>
        <w:pStyle w:val="Verzeichnis1"/>
        <w:rPr>
          <w:del w:id="1471" w:author="Andreas Kuehne" w:date="2019-05-09T22:04:00Z"/>
          <w:rFonts w:asciiTheme="minorHAnsi" w:eastAsiaTheme="minorEastAsia" w:hAnsiTheme="minorHAnsi" w:cstheme="minorBidi"/>
          <w:noProof/>
          <w:sz w:val="22"/>
          <w:szCs w:val="22"/>
          <w:lang w:val="en-GB" w:eastAsia="en-GB"/>
        </w:rPr>
      </w:pPr>
      <w:del w:id="1472"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C.</w:delText>
        </w:r>
        <w:r w:rsidRPr="00EB1DAE" w:rsidDel="00EB1DAE">
          <w:rPr>
            <w:rStyle w:val="Hyperlink"/>
            <w:noProof/>
            <w:lang w:val="en-GB"/>
          </w:rPr>
          <w:delText xml:space="preserve"> List of Figures</w:delText>
        </w:r>
        <w:r w:rsidDel="00EB1DAE">
          <w:rPr>
            <w:noProof/>
            <w:webHidden/>
          </w:rPr>
          <w:tab/>
          <w:delText>150</w:delText>
        </w:r>
      </w:del>
    </w:p>
    <w:p w14:paraId="38070087" w14:textId="55390EE4" w:rsidR="005E5C94" w:rsidDel="00EB1DAE" w:rsidRDefault="005E5C94">
      <w:pPr>
        <w:pStyle w:val="Verzeichnis1"/>
        <w:rPr>
          <w:del w:id="1473" w:author="Andreas Kuehne" w:date="2019-05-09T22:04:00Z"/>
          <w:rFonts w:asciiTheme="minorHAnsi" w:eastAsiaTheme="minorEastAsia" w:hAnsiTheme="minorHAnsi" w:cstheme="minorBidi"/>
          <w:noProof/>
          <w:sz w:val="22"/>
          <w:szCs w:val="22"/>
          <w:lang w:val="en-GB" w:eastAsia="en-GB"/>
        </w:rPr>
      </w:pPr>
      <w:del w:id="1474"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D.</w:delText>
        </w:r>
        <w:r w:rsidRPr="00EB1DAE" w:rsidDel="00EB1DAE">
          <w:rPr>
            <w:rStyle w:val="Hyperlink"/>
            <w:noProof/>
            <w:lang w:val="en-GB"/>
          </w:rPr>
          <w:delText xml:space="preserve"> Revision History</w:delText>
        </w:r>
        <w:r w:rsidDel="00EB1DAE">
          <w:rPr>
            <w:noProof/>
            <w:webHidden/>
          </w:rPr>
          <w:tab/>
          <w:delText>151</w:delText>
        </w:r>
      </w:del>
    </w:p>
    <w:p w14:paraId="7FABFDF3" w14:textId="77777777" w:rsidR="00177DED" w:rsidRPr="003A06D0" w:rsidRDefault="00294283" w:rsidP="008C100C">
      <w:pPr>
        <w:pStyle w:val="TextBody"/>
        <w:rPr>
          <w:lang w:val="en-GB"/>
        </w:rPr>
      </w:pPr>
      <w:r w:rsidRPr="003A06D0">
        <w:rPr>
          <w:szCs w:val="24"/>
          <w:lang w:val="en-GB"/>
        </w:rPr>
        <w:fldChar w:fldCharType="end"/>
      </w:r>
    </w:p>
    <w:p w14:paraId="043A5B5A" w14:textId="77777777" w:rsidR="00177DED" w:rsidRPr="003A06D0" w:rsidRDefault="00177DED" w:rsidP="008C100C">
      <w:pPr>
        <w:pStyle w:val="TextBody"/>
        <w:rPr>
          <w:lang w:val="en-GB"/>
        </w:rPr>
        <w:sectPr w:rsidR="00177DED" w:rsidRPr="003A06D0" w:rsidSect="003D1945">
          <w:headerReference w:type="even" r:id="rId31"/>
          <w:footerReference w:type="default" r:id="rId32"/>
          <w:footerReference w:type="first" r:id="rId33"/>
          <w:pgSz w:w="12240" w:h="15840" w:code="1"/>
          <w:pgMar w:top="1440" w:right="1440" w:bottom="720" w:left="1440" w:header="720" w:footer="720" w:gutter="0"/>
          <w:cols w:space="720"/>
          <w:docGrid w:linePitch="360"/>
        </w:sectPr>
      </w:pPr>
    </w:p>
    <w:p w14:paraId="4DCF39C7" w14:textId="77777777" w:rsidR="00BF4F83" w:rsidRPr="003A06D0" w:rsidRDefault="00BF4F83" w:rsidP="00AA52F6">
      <w:pPr>
        <w:pStyle w:val="berschrift1"/>
        <w:numPr>
          <w:ilvl w:val="0"/>
          <w:numId w:val="3"/>
        </w:numPr>
        <w:rPr>
          <w:lang w:val="en-GB"/>
        </w:rPr>
      </w:pPr>
      <w:bookmarkStart w:id="1482" w:name="_Toc480914659"/>
      <w:bookmarkStart w:id="1483" w:name="_Toc481064850"/>
      <w:bookmarkStart w:id="1484" w:name="_Ref512158346"/>
      <w:bookmarkStart w:id="1485" w:name="_Ref514173371"/>
      <w:bookmarkStart w:id="1486" w:name="_Toc522668476"/>
      <w:bookmarkStart w:id="1487" w:name="_Ref534804142"/>
      <w:bookmarkStart w:id="1488" w:name="_Ref534804148"/>
      <w:bookmarkStart w:id="1489" w:name="_Ref534804150"/>
      <w:bookmarkStart w:id="1490" w:name="_Toc10198442"/>
      <w:r w:rsidRPr="003A06D0">
        <w:rPr>
          <w:lang w:val="en-GB"/>
        </w:rPr>
        <w:lastRenderedPageBreak/>
        <w:t>Introduction</w:t>
      </w:r>
      <w:bookmarkEnd w:id="1482"/>
      <w:bookmarkEnd w:id="1483"/>
      <w:bookmarkEnd w:id="1484"/>
      <w:bookmarkEnd w:id="1485"/>
      <w:bookmarkEnd w:id="1486"/>
      <w:bookmarkEnd w:id="1487"/>
      <w:bookmarkEnd w:id="1488"/>
      <w:bookmarkEnd w:id="1489"/>
      <w:bookmarkEnd w:id="1490"/>
    </w:p>
    <w:p w14:paraId="21E855F8" w14:textId="77777777" w:rsidR="00BF4F83" w:rsidRPr="003A06D0" w:rsidRDefault="00BF4F83" w:rsidP="00BF4F83">
      <w:pPr>
        <w:rPr>
          <w:lang w:val="en-GB"/>
        </w:rPr>
      </w:pPr>
      <w:r w:rsidRPr="003A06D0">
        <w:rPr>
          <w:lang w:val="en-GB"/>
        </w:rPr>
        <w:fldChar w:fldCharType="begin"/>
      </w:r>
      <w:r w:rsidRPr="003A06D0">
        <w:rPr>
          <w:lang w:val="en-GB"/>
        </w:rPr>
        <w:instrText xml:space="preserve"> MACROBUTTON  NoMacro [All text is normative unless otherwise labeled] </w:instrText>
      </w:r>
      <w:r w:rsidRPr="003A06D0">
        <w:rPr>
          <w:lang w:val="en-GB"/>
        </w:rPr>
        <w:fldChar w:fldCharType="end"/>
      </w:r>
    </w:p>
    <w:p w14:paraId="6936DA4A" w14:textId="77777777" w:rsidR="00BF4F83" w:rsidRPr="003A06D0" w:rsidRDefault="00BF4F83" w:rsidP="00AA52F6">
      <w:pPr>
        <w:pStyle w:val="berschrift2"/>
        <w:numPr>
          <w:ilvl w:val="1"/>
          <w:numId w:val="3"/>
        </w:numPr>
        <w:rPr>
          <w:lang w:val="en-GB"/>
        </w:rPr>
      </w:pPr>
      <w:bookmarkStart w:id="1491" w:name="_Toc485123858"/>
      <w:bookmarkStart w:id="1492" w:name="_Toc522668477"/>
      <w:bookmarkStart w:id="1493" w:name="_Toc10198443"/>
      <w:r w:rsidRPr="003A06D0">
        <w:rPr>
          <w:lang w:val="en-GB"/>
        </w:rPr>
        <w:t>IPR Policy</w:t>
      </w:r>
      <w:bookmarkEnd w:id="1491"/>
      <w:bookmarkEnd w:id="1492"/>
      <w:bookmarkEnd w:id="1493"/>
    </w:p>
    <w:p w14:paraId="786148DB" w14:textId="77777777" w:rsidR="00BF4F83" w:rsidRPr="003A06D0" w:rsidRDefault="00BF4F83" w:rsidP="00BF4F83">
      <w:pPr>
        <w:pStyle w:val="Abstract"/>
        <w:ind w:left="0"/>
        <w:rPr>
          <w:lang w:val="en-GB"/>
        </w:rPr>
      </w:pPr>
      <w:bookmarkStart w:id="1494" w:name="_Hlk522725139"/>
      <w:r w:rsidRPr="003A06D0">
        <w:rPr>
          <w:lang w:val="en-GB"/>
        </w:rPr>
        <w:t xml:space="preserve">This specification is provided under the </w:t>
      </w:r>
      <w:hyperlink r:id="rId34" w:anchor="RF-on-Limited-Mode" w:history="1">
        <w:r w:rsidRPr="003A06D0">
          <w:rPr>
            <w:rStyle w:val="Hyperlink"/>
            <w:lang w:val="en-GB"/>
          </w:rPr>
          <w:t>RF on Limited Terms</w:t>
        </w:r>
      </w:hyperlink>
      <w:r w:rsidRPr="003A06D0">
        <w:rPr>
          <w:lang w:val="en-GB"/>
        </w:rPr>
        <w:t xml:space="preserve"> Mode of the </w:t>
      </w:r>
      <w:hyperlink r:id="rId35"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36" w:history="1">
        <w:r w:rsidRPr="003A06D0">
          <w:rPr>
            <w:rStyle w:val="Hyperlink"/>
            <w:lang w:val="en-GB"/>
          </w:rPr>
          <w:t>https://www.oasis-open.org/committees/dss-x/ipr.php</w:t>
        </w:r>
      </w:hyperlink>
      <w:r w:rsidRPr="003A06D0">
        <w:rPr>
          <w:lang w:val="en-GB"/>
        </w:rPr>
        <w:t>).</w:t>
      </w:r>
      <w:bookmarkEnd w:id="1494"/>
    </w:p>
    <w:p w14:paraId="4735030D" w14:textId="77777777" w:rsidR="00BF4F83" w:rsidRPr="003A06D0" w:rsidRDefault="00BF4F83" w:rsidP="00AA52F6">
      <w:pPr>
        <w:pStyle w:val="berschrift2"/>
        <w:numPr>
          <w:ilvl w:val="1"/>
          <w:numId w:val="3"/>
        </w:numPr>
        <w:rPr>
          <w:lang w:val="en-GB"/>
        </w:rPr>
      </w:pPr>
      <w:bookmarkStart w:id="1495" w:name="_Toc85472893"/>
      <w:bookmarkStart w:id="1496" w:name="_Toc287332007"/>
      <w:bookmarkStart w:id="1497" w:name="_Toc480914661"/>
      <w:bookmarkStart w:id="1498" w:name="_Toc481064852"/>
      <w:bookmarkStart w:id="1499" w:name="_Toc516357994"/>
      <w:bookmarkStart w:id="1500" w:name="_Toc522668478"/>
      <w:bookmarkStart w:id="1501" w:name="_Toc10198444"/>
      <w:r w:rsidRPr="003A06D0">
        <w:rPr>
          <w:lang w:val="en-GB"/>
        </w:rPr>
        <w:t>Terminology</w:t>
      </w:r>
      <w:bookmarkEnd w:id="1495"/>
      <w:bookmarkEnd w:id="1496"/>
      <w:bookmarkEnd w:id="1497"/>
      <w:bookmarkEnd w:id="1498"/>
      <w:bookmarkEnd w:id="1499"/>
      <w:bookmarkEnd w:id="1500"/>
      <w:bookmarkEnd w:id="1501"/>
    </w:p>
    <w:p w14:paraId="57C2EF8D" w14:textId="77777777" w:rsidR="00BF4F83" w:rsidRPr="003A06D0" w:rsidRDefault="00BF4F83" w:rsidP="00BF4F83">
      <w:pPr>
        <w:rPr>
          <w:lang w:val="en-GB"/>
        </w:rPr>
      </w:pPr>
      <w:r w:rsidRPr="003A06D0">
        <w:rPr>
          <w:lang w:val="en-GB"/>
        </w:rPr>
        <w:t>The key words “MUST”, “MUST NOT”, “REQUIRED”, “SHALL”, “SHALL NOT”, “SHOULD”, “SHOULD NOT”, “RECOMMENDED”, “MAY”, and “OPTIONAL” in this document are to be interpreted as described in [</w:t>
      </w:r>
      <w:hyperlink w:anchor="refRFC2119" w:history="1">
        <w:r w:rsidRPr="003A06D0">
          <w:rPr>
            <w:rStyle w:val="Hyperlink"/>
            <w:lang w:val="en-GB"/>
          </w:rPr>
          <w:t>RFC2119</w:t>
        </w:r>
      </w:hyperlink>
      <w:r w:rsidRPr="003A06D0">
        <w:rPr>
          <w:lang w:val="en-GB"/>
        </w:rPr>
        <w:t>] and [</w:t>
      </w:r>
      <w:hyperlink w:anchor="refRFC8174" w:history="1">
        <w:r w:rsidRPr="003A06D0">
          <w:rPr>
            <w:rStyle w:val="Hyperlink"/>
            <w:lang w:val="en-GB"/>
          </w:rPr>
          <w:t>RFC8174</w:t>
        </w:r>
      </w:hyperlink>
      <w:r w:rsidRPr="003A06D0">
        <w:rPr>
          <w:lang w:val="en-GB"/>
        </w:rPr>
        <w:t>].</w:t>
      </w:r>
    </w:p>
    <w:p w14:paraId="6C6CC84A" w14:textId="77777777" w:rsidR="00BF4F83" w:rsidRPr="003A06D0" w:rsidRDefault="00BF4F83" w:rsidP="00383FF4">
      <w:pPr>
        <w:pStyle w:val="berschrift3"/>
        <w:rPr>
          <w:lang w:val="en-GB"/>
        </w:rPr>
      </w:pPr>
      <w:bookmarkStart w:id="1502" w:name="_Toc478074531"/>
      <w:bookmarkStart w:id="1503" w:name="_Toc480914662"/>
      <w:bookmarkStart w:id="1504" w:name="_Toc481064853"/>
      <w:bookmarkStart w:id="1505" w:name="_Toc516359662"/>
      <w:bookmarkStart w:id="1506" w:name="_Toc522668479"/>
      <w:bookmarkStart w:id="1507" w:name="_Toc10198445"/>
      <w:r w:rsidRPr="003A06D0">
        <w:rPr>
          <w:lang w:val="en-GB"/>
        </w:rPr>
        <w:t>Terms and Definitions</w:t>
      </w:r>
      <w:bookmarkEnd w:id="1502"/>
      <w:bookmarkEnd w:id="1503"/>
      <w:bookmarkEnd w:id="1504"/>
      <w:bookmarkEnd w:id="1505"/>
      <w:bookmarkEnd w:id="1506"/>
      <w:bookmarkEnd w:id="1507"/>
    </w:p>
    <w:p w14:paraId="244CB772" w14:textId="77777777" w:rsidR="00BF4F83" w:rsidRPr="003A06D0" w:rsidRDefault="00BF4F83" w:rsidP="00BF4F83">
      <w:pPr>
        <w:spacing w:before="0" w:after="0"/>
        <w:rPr>
          <w:lang w:val="en-GB"/>
        </w:rPr>
      </w:pPr>
      <w:r w:rsidRPr="003A06D0">
        <w:rPr>
          <w:lang w:val="en-GB"/>
        </w:rPr>
        <w:t>For the purposes of this document no specific terms or definitions have been identified as deviating from the usual meaning in the context of XML / JSON schema, digital signatures or transport.</w:t>
      </w:r>
    </w:p>
    <w:p w14:paraId="2E264DEE" w14:textId="77777777" w:rsidR="00BF4F83" w:rsidRPr="003A06D0" w:rsidRDefault="00BF4F83" w:rsidP="00AA52F6">
      <w:pPr>
        <w:pStyle w:val="berschrift3"/>
        <w:numPr>
          <w:ilvl w:val="2"/>
          <w:numId w:val="3"/>
        </w:numPr>
        <w:rPr>
          <w:lang w:val="en-GB"/>
        </w:rPr>
      </w:pPr>
      <w:bookmarkStart w:id="1508" w:name="_Toc478074532"/>
      <w:bookmarkStart w:id="1509" w:name="_Toc480914663"/>
      <w:bookmarkStart w:id="1510" w:name="_Toc481064854"/>
      <w:bookmarkStart w:id="1511" w:name="_Toc516359663"/>
      <w:bookmarkStart w:id="1512" w:name="_Toc522668480"/>
      <w:bookmarkStart w:id="1513" w:name="_Toc10198446"/>
      <w:r w:rsidRPr="003A06D0">
        <w:rPr>
          <w:lang w:val="en-GB"/>
        </w:rPr>
        <w:t>Abbreviated Terms</w:t>
      </w:r>
      <w:bookmarkEnd w:id="1508"/>
      <w:bookmarkEnd w:id="1509"/>
      <w:bookmarkEnd w:id="1510"/>
      <w:bookmarkEnd w:id="1511"/>
      <w:bookmarkEnd w:id="1512"/>
      <w:bookmarkEnd w:id="1513"/>
    </w:p>
    <w:p w14:paraId="0E88822C" w14:textId="77777777" w:rsidR="00BF4F83" w:rsidRPr="003A06D0" w:rsidRDefault="00BF4F83" w:rsidP="00BF4F83">
      <w:pPr>
        <w:ind w:left="720"/>
        <w:rPr>
          <w:lang w:val="en-GB"/>
        </w:rPr>
      </w:pPr>
      <w:r w:rsidRPr="003A06D0">
        <w:rPr>
          <w:lang w:val="en-GB"/>
        </w:rPr>
        <w:t xml:space="preserve">ASN.1 </w:t>
      </w:r>
      <w:r w:rsidRPr="003A06D0">
        <w:rPr>
          <w:lang w:val="en-GB"/>
        </w:rPr>
        <w:tab/>
        <w:t>— Abstract Syntax Notation One</w:t>
      </w:r>
    </w:p>
    <w:p w14:paraId="25F69C3D" w14:textId="77777777" w:rsidR="00BF4F83" w:rsidRPr="003A06D0" w:rsidRDefault="00BF4F83" w:rsidP="00BF4F83">
      <w:pPr>
        <w:ind w:left="720"/>
        <w:rPr>
          <w:lang w:val="en-GB"/>
        </w:rPr>
      </w:pPr>
      <w:r w:rsidRPr="003A06D0">
        <w:rPr>
          <w:lang w:val="en-GB"/>
        </w:rPr>
        <w:t xml:space="preserve">URI </w:t>
      </w:r>
      <w:r w:rsidRPr="003A06D0">
        <w:rPr>
          <w:lang w:val="en-GB"/>
        </w:rPr>
        <w:tab/>
        <w:t>— (IETF) Uniform Resource Identifier</w:t>
      </w:r>
    </w:p>
    <w:p w14:paraId="00D4AA3A" w14:textId="77777777" w:rsidR="00BF4F83" w:rsidRPr="003A06D0" w:rsidRDefault="00BF4F83" w:rsidP="00BF4F83">
      <w:pPr>
        <w:ind w:left="720"/>
        <w:rPr>
          <w:lang w:val="en-GB"/>
        </w:rPr>
      </w:pPr>
      <w:r w:rsidRPr="003A06D0">
        <w:rPr>
          <w:lang w:val="en-GB"/>
        </w:rPr>
        <w:t xml:space="preserve">XML </w:t>
      </w:r>
      <w:r w:rsidRPr="003A06D0">
        <w:rPr>
          <w:lang w:val="en-GB"/>
        </w:rPr>
        <w:tab/>
        <w:t>— (W3C) Extensible Markup Language</w:t>
      </w:r>
    </w:p>
    <w:p w14:paraId="79933348" w14:textId="77777777" w:rsidR="00BF4F83" w:rsidRPr="003A06D0" w:rsidRDefault="00BF4F83" w:rsidP="00BF4F83">
      <w:pPr>
        <w:ind w:left="720"/>
        <w:rPr>
          <w:lang w:val="en-GB"/>
        </w:rPr>
      </w:pPr>
      <w:r w:rsidRPr="003A06D0">
        <w:rPr>
          <w:lang w:val="en-GB"/>
        </w:rPr>
        <w:t xml:space="preserve">XSD </w:t>
      </w:r>
      <w:r w:rsidRPr="003A06D0">
        <w:rPr>
          <w:lang w:val="en-GB"/>
        </w:rPr>
        <w:tab/>
        <w:t>— (W3C) XML Schema</w:t>
      </w:r>
    </w:p>
    <w:p w14:paraId="1F23448D" w14:textId="77777777" w:rsidR="00BF4F83" w:rsidRPr="003A06D0" w:rsidRDefault="00BF4F83" w:rsidP="00AA52F6">
      <w:pPr>
        <w:pStyle w:val="berschrift2"/>
        <w:numPr>
          <w:ilvl w:val="1"/>
          <w:numId w:val="3"/>
        </w:numPr>
        <w:rPr>
          <w:lang w:val="en-GB"/>
        </w:rPr>
      </w:pPr>
      <w:bookmarkStart w:id="1514" w:name="_Ref7502892"/>
      <w:bookmarkStart w:id="1515" w:name="_Toc12011611"/>
      <w:bookmarkStart w:id="1516" w:name="_Toc85472894"/>
      <w:bookmarkStart w:id="1517" w:name="_Toc287332008"/>
      <w:bookmarkStart w:id="1518" w:name="_Toc480914664"/>
      <w:bookmarkStart w:id="1519" w:name="_Toc481064855"/>
      <w:bookmarkStart w:id="1520" w:name="_Toc516357995"/>
      <w:bookmarkStart w:id="1521" w:name="_Toc522668481"/>
      <w:bookmarkStart w:id="1522" w:name="_Toc10198447"/>
      <w:r w:rsidRPr="003A06D0">
        <w:rPr>
          <w:lang w:val="en-GB"/>
        </w:rPr>
        <w:t>Normative</w:t>
      </w:r>
      <w:bookmarkEnd w:id="1514"/>
      <w:bookmarkEnd w:id="1515"/>
      <w:r w:rsidRPr="003A06D0">
        <w:rPr>
          <w:lang w:val="en-GB"/>
        </w:rPr>
        <w:t xml:space="preserve"> References</w:t>
      </w:r>
      <w:bookmarkEnd w:id="1516"/>
      <w:bookmarkEnd w:id="1517"/>
      <w:bookmarkEnd w:id="1518"/>
      <w:bookmarkEnd w:id="1519"/>
      <w:bookmarkEnd w:id="1520"/>
      <w:bookmarkEnd w:id="1521"/>
      <w:bookmarkEnd w:id="1522"/>
    </w:p>
    <w:p w14:paraId="270989C0" w14:textId="759D6DE3" w:rsidR="00BF4F83" w:rsidRPr="003A06D0" w:rsidRDefault="00BF4F83" w:rsidP="00BF4F83">
      <w:pPr>
        <w:pStyle w:val="Ref"/>
        <w:rPr>
          <w:lang w:val="en-GB"/>
        </w:rPr>
      </w:pPr>
      <w:r w:rsidRPr="003A06D0">
        <w:rPr>
          <w:rStyle w:val="Refterm"/>
          <w:lang w:val="en-GB"/>
        </w:rPr>
        <w:t>[DSBXSD]</w:t>
      </w:r>
      <w:r w:rsidRPr="003A06D0">
        <w:rPr>
          <w:lang w:val="en-GB"/>
        </w:rPr>
        <w:tab/>
        <w:t xml:space="preserve">A. Kuehne, S. Hagen.  </w:t>
      </w:r>
      <w:r w:rsidRPr="003A06D0">
        <w:rPr>
          <w:i/>
          <w:iCs/>
          <w:lang w:val="en-GB"/>
        </w:rPr>
        <w:t>DSS 2.0 Base XML Schema</w:t>
      </w:r>
      <w:r w:rsidRPr="003A06D0">
        <w:rPr>
          <w:lang w:val="en-GB"/>
        </w:rPr>
        <w:t>.  OASIS</w:t>
      </w:r>
      <w:ins w:id="1523" w:author="Andreas Kuehne" w:date="2019-05-09T23:11:00Z">
        <w:r w:rsidR="00E828C7">
          <w:rPr>
            <w:lang w:val="en-GB"/>
          </w:rPr>
          <w:t xml:space="preserve">, </w:t>
        </w:r>
      </w:ins>
      <w:ins w:id="1524" w:author="Andreas Kuehne" w:date="2019-05-09T23:12:00Z">
        <w:r w:rsidR="00E828C7">
          <w:rPr>
            <w:lang w:val="en-GB"/>
          </w:rPr>
          <w:fldChar w:fldCharType="begin"/>
        </w:r>
        <w:r w:rsidR="00E828C7">
          <w:rPr>
            <w:lang w:val="en-GB"/>
          </w:rPr>
          <w:instrText xml:space="preserve"> HYPERLINK "http://docs.oasis-open.org/dss-x/dss-core/v2.0/cs01/schema/oasis-dss-base-schema.xsd" </w:instrText>
        </w:r>
        <w:r w:rsidR="00E828C7">
          <w:rPr>
            <w:lang w:val="en-GB"/>
          </w:rPr>
          <w:fldChar w:fldCharType="separate"/>
        </w:r>
        <w:r w:rsidR="00E828C7" w:rsidRPr="00E828C7">
          <w:rPr>
            <w:rStyle w:val="Hyperlink"/>
            <w:lang w:val="en-GB"/>
          </w:rPr>
          <w:t>oasis-dss-base-schema.xsd</w:t>
        </w:r>
        <w:r w:rsidR="00E828C7">
          <w:rPr>
            <w:lang w:val="en-GB"/>
          </w:rPr>
          <w:fldChar w:fldCharType="end"/>
        </w:r>
      </w:ins>
      <w:del w:id="1525" w:author="Andreas Kuehne" w:date="2019-05-09T23:11:00Z">
        <w:r w:rsidRPr="003A06D0" w:rsidDel="00E828C7">
          <w:rPr>
            <w:lang w:val="en-GB"/>
          </w:rPr>
          <w:delText>.</w:delText>
        </w:r>
      </w:del>
    </w:p>
    <w:p w14:paraId="33F64AE4" w14:textId="56A72380" w:rsidR="00BF4F83" w:rsidRPr="003A06D0" w:rsidRDefault="00BF4F83" w:rsidP="00BF4F83">
      <w:pPr>
        <w:pStyle w:val="Ref"/>
        <w:rPr>
          <w:lang w:val="en-GB"/>
        </w:rPr>
      </w:pPr>
      <w:r w:rsidRPr="003A06D0">
        <w:rPr>
          <w:rStyle w:val="Refterm"/>
          <w:lang w:val="en-GB"/>
        </w:rPr>
        <w:t>[DSIGRWXSD]</w:t>
      </w:r>
      <w:r w:rsidRPr="003A06D0">
        <w:rPr>
          <w:lang w:val="en-GB"/>
        </w:rPr>
        <w:tab/>
        <w:t xml:space="preserve">A. Kuehne, S. Hagen.  </w:t>
      </w:r>
      <w:r w:rsidRPr="003A06D0">
        <w:rPr>
          <w:i/>
          <w:iCs/>
          <w:lang w:val="en-GB"/>
        </w:rPr>
        <w:t>DSS 2.0 adapted XMLDSig XML Schema</w:t>
      </w:r>
      <w:r w:rsidRPr="003A06D0">
        <w:rPr>
          <w:lang w:val="en-GB"/>
        </w:rPr>
        <w:t>.  OASIS</w:t>
      </w:r>
      <w:ins w:id="1526" w:author="Andreas Kuehne" w:date="2019-05-09T23:12:00Z">
        <w:r w:rsidR="00E828C7">
          <w:rPr>
            <w:lang w:val="en-GB"/>
          </w:rPr>
          <w:t xml:space="preserve">, </w:t>
        </w:r>
      </w:ins>
      <w:ins w:id="1527" w:author="Andreas Kuehne" w:date="2019-05-09T23:13:00Z">
        <w:r w:rsidR="00E828C7">
          <w:rPr>
            <w:lang w:val="en-GB"/>
          </w:rPr>
          <w:fldChar w:fldCharType="begin"/>
        </w:r>
      </w:ins>
      <w:ins w:id="1528" w:author="Andreas Kuehne" w:date="2019-05-09T23:16:00Z">
        <w:r w:rsidR="00E828C7">
          <w:rPr>
            <w:lang w:val="en-GB"/>
          </w:rPr>
          <w:instrText>HYPERLINK "http://docs.oasis-open.org/dss-x/dss-core/v2.0/cs01/schema/xmldsig-core-schema-dss-rw.xsd"</w:instrText>
        </w:r>
      </w:ins>
      <w:ins w:id="1529" w:author="Andreas Kuehne" w:date="2019-05-09T23:13:00Z">
        <w:r w:rsidR="00E828C7">
          <w:rPr>
            <w:lang w:val="en-GB"/>
          </w:rPr>
          <w:fldChar w:fldCharType="separate"/>
        </w:r>
      </w:ins>
      <w:ins w:id="1530" w:author="Andreas Kuehne" w:date="2019-05-09T23:16:00Z">
        <w:r w:rsidR="00E828C7">
          <w:rPr>
            <w:rStyle w:val="Hyperlink"/>
            <w:lang w:val="en-GB"/>
          </w:rPr>
          <w:t>xmldsig-core-schema-dss-rw.xsd</w:t>
        </w:r>
      </w:ins>
      <w:ins w:id="1531" w:author="Andreas Kuehne" w:date="2019-05-09T23:13:00Z">
        <w:r w:rsidR="00E828C7">
          <w:rPr>
            <w:lang w:val="en-GB"/>
          </w:rPr>
          <w:fldChar w:fldCharType="end"/>
        </w:r>
      </w:ins>
      <w:del w:id="1532" w:author="Andreas Kuehne" w:date="2019-05-09T23:12:00Z">
        <w:r w:rsidRPr="003A06D0" w:rsidDel="00E828C7">
          <w:rPr>
            <w:lang w:val="en-GB"/>
          </w:rPr>
          <w:delText>.</w:delText>
        </w:r>
      </w:del>
    </w:p>
    <w:p w14:paraId="0AA3D2E4" w14:textId="77777777" w:rsidR="00BF4F83" w:rsidRPr="003A06D0" w:rsidRDefault="00BF4F83" w:rsidP="00BF4F83">
      <w:pPr>
        <w:pStyle w:val="Ref"/>
        <w:rPr>
          <w:rStyle w:val="Refterm"/>
          <w:lang w:val="en-GB"/>
        </w:rPr>
      </w:pPr>
      <w:r w:rsidRPr="003A06D0">
        <w:rPr>
          <w:rStyle w:val="Refterm"/>
          <w:lang w:val="en-GB"/>
        </w:rPr>
        <w:t>[DSS1Async]</w:t>
      </w:r>
      <w:r w:rsidRPr="003A06D0">
        <w:rPr>
          <w:lang w:val="en-GB"/>
        </w:rPr>
        <w:tab/>
        <w:t xml:space="preserve">A. Kuehne.  </w:t>
      </w:r>
      <w:r w:rsidRPr="003A06D0">
        <w:rPr>
          <w:i/>
          <w:iCs/>
          <w:lang w:val="en-GB"/>
        </w:rPr>
        <w:t>Asynchronous Processing Abstract Profile</w:t>
      </w:r>
      <w:r w:rsidRPr="003A06D0">
        <w:rPr>
          <w:lang w:val="en-GB"/>
        </w:rPr>
        <w:t xml:space="preserve">. OASIS, </w:t>
      </w:r>
      <w:hyperlink r:id="rId37" w:history="1">
        <w:r w:rsidRPr="003A06D0">
          <w:rPr>
            <w:rStyle w:val="Hyperlink"/>
            <w:lang w:val="en-GB"/>
          </w:rPr>
          <w:t>oasis-dss-profiles-asynchronous_processing-spec-v1.0-os.html</w:t>
        </w:r>
      </w:hyperlink>
    </w:p>
    <w:p w14:paraId="49DE21EF" w14:textId="77777777" w:rsidR="00BF4F83" w:rsidRPr="003A06D0" w:rsidRDefault="00BF4F83" w:rsidP="00BF4F83">
      <w:pPr>
        <w:pStyle w:val="Ref"/>
        <w:rPr>
          <w:lang w:val="en-GB"/>
        </w:rPr>
      </w:pPr>
      <w:bookmarkStart w:id="1533" w:name="ref_DSS1Core"/>
      <w:r w:rsidRPr="003A06D0">
        <w:rPr>
          <w:rStyle w:val="Refterm"/>
          <w:lang w:val="en-GB"/>
        </w:rPr>
        <w:t>[DSS1Core]</w:t>
      </w:r>
      <w:bookmarkEnd w:id="1533"/>
      <w:r w:rsidRPr="003A06D0">
        <w:rPr>
          <w:lang w:val="en-GB"/>
        </w:rPr>
        <w:tab/>
        <w:t xml:space="preserve">S. Hagen.  </w:t>
      </w:r>
      <w:r w:rsidRPr="003A06D0">
        <w:rPr>
          <w:i/>
          <w:iCs/>
          <w:lang w:val="en-GB"/>
        </w:rPr>
        <w:t>DSS 1.0 Core Protocols</w:t>
      </w:r>
      <w:r w:rsidRPr="003A06D0">
        <w:rPr>
          <w:lang w:val="en-GB"/>
        </w:rPr>
        <w:t xml:space="preserve">.  OASIS, </w:t>
      </w:r>
      <w:hyperlink r:id="rId38" w:history="1">
        <w:r w:rsidRPr="003A06D0">
          <w:rPr>
            <w:rStyle w:val="Hyperlink"/>
            <w:lang w:val="en-GB"/>
          </w:rPr>
          <w:t>oasis-dss-core-spec-v1.0-os.html</w:t>
        </w:r>
      </w:hyperlink>
      <w:r w:rsidRPr="003A06D0">
        <w:rPr>
          <w:lang w:val="en-GB"/>
        </w:rPr>
        <w:t>.</w:t>
      </w:r>
    </w:p>
    <w:p w14:paraId="69C8B500" w14:textId="66F81685" w:rsidR="00BF4F83" w:rsidRPr="003A06D0" w:rsidRDefault="00BF4F83" w:rsidP="00BF4F83">
      <w:pPr>
        <w:pStyle w:val="Ref"/>
        <w:rPr>
          <w:lang w:val="en-GB"/>
        </w:rPr>
      </w:pPr>
      <w:r w:rsidRPr="003A06D0">
        <w:rPr>
          <w:rStyle w:val="Refterm"/>
          <w:lang w:val="en-GB"/>
        </w:rPr>
        <w:t>[DSS2JSON]</w:t>
      </w:r>
      <w:r w:rsidRPr="003A06D0">
        <w:rPr>
          <w:lang w:val="en-GB"/>
        </w:rPr>
        <w:tab/>
        <w:t xml:space="preserve">A. Kuehne, S. Hagen.  </w:t>
      </w:r>
      <w:r w:rsidRPr="003A06D0">
        <w:rPr>
          <w:i/>
          <w:iCs/>
          <w:lang w:val="en-GB"/>
        </w:rPr>
        <w:t>DSS 2.0 Core JSON Schema</w:t>
      </w:r>
      <w:r w:rsidRPr="003A06D0">
        <w:rPr>
          <w:lang w:val="en-GB"/>
        </w:rPr>
        <w:t>.  OASIS</w:t>
      </w:r>
      <w:ins w:id="1534" w:author="Andreas Kuehne" w:date="2019-05-09T23:13:00Z">
        <w:r w:rsidR="00E828C7">
          <w:rPr>
            <w:lang w:val="en-GB"/>
          </w:rPr>
          <w:t xml:space="preserve">, </w:t>
        </w:r>
        <w:r w:rsidR="00E828C7">
          <w:rPr>
            <w:lang w:val="en-GB"/>
          </w:rPr>
          <w:fldChar w:fldCharType="begin"/>
        </w:r>
      </w:ins>
      <w:ins w:id="1535" w:author="Andreas Kuehne" w:date="2019-05-09T23:16:00Z">
        <w:r w:rsidR="00E828C7">
          <w:rPr>
            <w:lang w:val="en-GB"/>
          </w:rPr>
          <w:instrText>HYPERLINK "http://docs.oasis-open.org/dss-x/dss-core/v2.0/cs01/schema/oasis-dss-core-schema-v2.0-schema.json"</w:instrText>
        </w:r>
      </w:ins>
      <w:ins w:id="1536" w:author="Andreas Kuehne" w:date="2019-05-09T23:13:00Z">
        <w:r w:rsidR="00E828C7">
          <w:rPr>
            <w:lang w:val="en-GB"/>
          </w:rPr>
          <w:fldChar w:fldCharType="separate"/>
        </w:r>
      </w:ins>
      <w:ins w:id="1537" w:author="Andreas Kuehne" w:date="2019-05-09T23:16:00Z">
        <w:r w:rsidR="00E828C7">
          <w:rPr>
            <w:rStyle w:val="Hyperlink"/>
            <w:lang w:val="en-GB"/>
          </w:rPr>
          <w:t>oasis-dss-core-schema-v2.0-schema.json</w:t>
        </w:r>
      </w:ins>
      <w:ins w:id="1538" w:author="Andreas Kuehne" w:date="2019-05-09T23:13:00Z">
        <w:r w:rsidR="00E828C7">
          <w:rPr>
            <w:lang w:val="en-GB"/>
          </w:rPr>
          <w:fldChar w:fldCharType="end"/>
        </w:r>
      </w:ins>
      <w:del w:id="1539" w:author="Andreas Kuehne" w:date="2019-05-09T23:13:00Z">
        <w:r w:rsidRPr="003A06D0" w:rsidDel="00E828C7">
          <w:rPr>
            <w:lang w:val="en-GB"/>
          </w:rPr>
          <w:delText>.</w:delText>
        </w:r>
      </w:del>
    </w:p>
    <w:p w14:paraId="53D49F69" w14:textId="5231BC5F" w:rsidR="00BF4F83" w:rsidRPr="003A06D0" w:rsidRDefault="00BF4F83" w:rsidP="00BF4F83">
      <w:pPr>
        <w:pStyle w:val="Ref"/>
        <w:rPr>
          <w:lang w:val="en-GB"/>
        </w:rPr>
      </w:pPr>
      <w:r w:rsidRPr="003A06D0">
        <w:rPr>
          <w:rStyle w:val="Refterm"/>
          <w:lang w:val="en-GB"/>
        </w:rPr>
        <w:t>[DSS2XSD]</w:t>
      </w:r>
      <w:r w:rsidRPr="003A06D0">
        <w:rPr>
          <w:lang w:val="en-GB"/>
        </w:rPr>
        <w:tab/>
        <w:t xml:space="preserve">A. Kuehne, S. Hagen.  </w:t>
      </w:r>
      <w:r w:rsidRPr="003A06D0">
        <w:rPr>
          <w:i/>
          <w:iCs/>
          <w:lang w:val="en-GB"/>
        </w:rPr>
        <w:t>DSS 2.0 Core XML Schema</w:t>
      </w:r>
      <w:r w:rsidRPr="003A06D0">
        <w:rPr>
          <w:lang w:val="en-GB"/>
        </w:rPr>
        <w:t>.  OASIS</w:t>
      </w:r>
      <w:ins w:id="1540" w:author="Andreas Kuehne" w:date="2019-05-09T23:14:00Z">
        <w:r w:rsidR="00E828C7">
          <w:rPr>
            <w:lang w:val="en-GB"/>
          </w:rPr>
          <w:t xml:space="preserve">, </w:t>
        </w:r>
      </w:ins>
      <w:ins w:id="1541" w:author="Andreas Kuehne" w:date="2019-05-09T23:15:00Z">
        <w:r w:rsidR="00E828C7">
          <w:rPr>
            <w:lang w:val="en-GB"/>
          </w:rPr>
          <w:fldChar w:fldCharType="begin"/>
        </w:r>
        <w:r w:rsidR="00E828C7">
          <w:rPr>
            <w:lang w:val="en-GB"/>
          </w:rPr>
          <w:instrText xml:space="preserve"> HYPERLINK "http://docs.oasis-open.org/dss-x/dss-core/v2.0/cs01/schema/oasis-dss-core-schema-v2.0.xsd" </w:instrText>
        </w:r>
        <w:r w:rsidR="00E828C7">
          <w:rPr>
            <w:lang w:val="en-GB"/>
          </w:rPr>
          <w:fldChar w:fldCharType="separate"/>
        </w:r>
        <w:r w:rsidR="00E828C7" w:rsidRPr="00E828C7">
          <w:rPr>
            <w:rStyle w:val="Hyperlink"/>
            <w:lang w:val="en-GB"/>
          </w:rPr>
          <w:t>oasis-dss-core-schema-v2.0.xsd</w:t>
        </w:r>
        <w:r w:rsidR="00E828C7">
          <w:rPr>
            <w:lang w:val="en-GB"/>
          </w:rPr>
          <w:fldChar w:fldCharType="end"/>
        </w:r>
      </w:ins>
      <w:del w:id="1542" w:author="Andreas Kuehne" w:date="2019-05-09T23:14:00Z">
        <w:r w:rsidRPr="003A06D0" w:rsidDel="00E828C7">
          <w:rPr>
            <w:lang w:val="en-GB"/>
          </w:rPr>
          <w:delText>.</w:delText>
        </w:r>
      </w:del>
    </w:p>
    <w:p w14:paraId="1EF453E4" w14:textId="77777777" w:rsidR="00BF4F83" w:rsidRPr="003A06D0" w:rsidRDefault="00BF4F83" w:rsidP="00BF4F83">
      <w:pPr>
        <w:pStyle w:val="Ref"/>
        <w:rPr>
          <w:lang w:val="en-GB"/>
        </w:rPr>
      </w:pPr>
      <w:r w:rsidRPr="003A06D0">
        <w:rPr>
          <w:b/>
          <w:lang w:val="en-GB"/>
        </w:rPr>
        <w:t>[ESIFrame]</w:t>
      </w:r>
      <w:r w:rsidRPr="003A06D0">
        <w:rPr>
          <w:rFonts w:ascii="Helvetica-Bold" w:eastAsia="Helvetica-Bold" w:hAnsi="Helvetica-Bold" w:cs="Helvetica-Bold"/>
          <w:b/>
          <w:lang w:val="en-GB"/>
        </w:rPr>
        <w:tab/>
      </w:r>
      <w:hyperlink r:id="rId39" w:history="1">
        <w:r w:rsidRPr="003A06D0">
          <w:rPr>
            <w:rStyle w:val="Hyperlink"/>
            <w:rFonts w:ascii="Helvetica" w:eastAsia="Helvetica" w:hAnsi="Helvetica" w:cs="Helvetica"/>
            <w:b/>
            <w:lang w:val="en-GB"/>
          </w:rPr>
          <w:t>TR 119 102 V1.2.1</w:t>
        </w:r>
      </w:hyperlink>
      <w:r w:rsidRPr="003A06D0">
        <w:rPr>
          <w:b/>
          <w:lang w:val="en-GB"/>
        </w:rPr>
        <w:t xml:space="preserve"> </w:t>
      </w:r>
      <w:r w:rsidRPr="003A06D0">
        <w:rPr>
          <w:lang w:val="en-GB"/>
        </w:rPr>
        <w:t>Electronic Signatures and Infrastructures (ESI); The framework for standardization of signatures; Definitions and abbreviations</w:t>
      </w:r>
    </w:p>
    <w:p w14:paraId="1E431604" w14:textId="77777777" w:rsidR="00D64A4C" w:rsidRPr="00D64A4C" w:rsidRDefault="00B33063" w:rsidP="00D64A4C">
      <w:pPr>
        <w:pStyle w:val="Ref"/>
        <w:ind w:firstLine="0"/>
        <w:rPr>
          <w:color w:val="0000EE"/>
          <w:sz w:val="16"/>
          <w:szCs w:val="16"/>
          <w:lang w:val="en-GB"/>
        </w:rPr>
      </w:pPr>
      <w:hyperlink r:id="rId40" w:history="1">
        <w:r w:rsidR="00BF4F83" w:rsidRPr="003A06D0">
          <w:rPr>
            <w:rStyle w:val="Hyperlink"/>
            <w:sz w:val="16"/>
            <w:szCs w:val="16"/>
            <w:lang w:val="en-GB"/>
          </w:rPr>
          <w:t>http://www.etsi.org/deliver/etsi_tr/119000_119099/119001/01.02.01_60/tr_119001v010201p.pdf</w:t>
        </w:r>
      </w:hyperlink>
    </w:p>
    <w:p w14:paraId="7C32E3F0" w14:textId="77777777" w:rsidR="00B33063" w:rsidRPr="003A06D0" w:rsidRDefault="00B33063" w:rsidP="00B33063">
      <w:pPr>
        <w:pStyle w:val="Ref"/>
        <w:rPr>
          <w:ins w:id="1543" w:author="Andreas Kuehne" w:date="2019-05-31T12:20:00Z"/>
          <w:lang w:val="en-GB"/>
        </w:rPr>
      </w:pPr>
      <w:ins w:id="1544" w:author="Andreas Kuehne" w:date="2019-05-31T12:20:00Z">
        <w:r w:rsidRPr="003A06D0">
          <w:rPr>
            <w:rStyle w:val="Refterm"/>
            <w:lang w:val="en-GB"/>
          </w:rPr>
          <w:t>[</w:t>
        </w:r>
        <w:r>
          <w:rPr>
            <w:rStyle w:val="Refterm"/>
            <w:lang w:val="en-GB"/>
          </w:rPr>
          <w:t>NSL</w:t>
        </w:r>
        <w:r w:rsidRPr="003A06D0">
          <w:rPr>
            <w:rStyle w:val="Refterm"/>
            <w:lang w:val="en-GB"/>
          </w:rPr>
          <w:t>2XSD]</w:t>
        </w:r>
        <w:r w:rsidRPr="003A06D0">
          <w:rPr>
            <w:lang w:val="en-GB"/>
          </w:rPr>
          <w:tab/>
          <w:t xml:space="preserve">A. Kuehne, S. Hagen.  </w:t>
        </w:r>
        <w:r w:rsidRPr="003A06D0">
          <w:rPr>
            <w:i/>
            <w:iCs/>
            <w:lang w:val="en-GB"/>
          </w:rPr>
          <w:t xml:space="preserve">DSS 2.0 </w:t>
        </w:r>
        <w:r>
          <w:rPr>
            <w:i/>
            <w:iCs/>
            <w:lang w:val="en-GB"/>
          </w:rPr>
          <w:t>Namespace list</w:t>
        </w:r>
        <w:r w:rsidRPr="003A06D0">
          <w:rPr>
            <w:i/>
            <w:iCs/>
            <w:lang w:val="en-GB"/>
          </w:rPr>
          <w:t xml:space="preserve"> XML Schema</w:t>
        </w:r>
        <w:r w:rsidRPr="003A06D0">
          <w:rPr>
            <w:lang w:val="en-GB"/>
          </w:rPr>
          <w:t>.  OASIS.</w:t>
        </w:r>
      </w:ins>
    </w:p>
    <w:p w14:paraId="0EB0562C" w14:textId="2B97325A" w:rsidR="00D64A4C" w:rsidRDefault="00D64A4C" w:rsidP="00B33063">
      <w:pPr>
        <w:pStyle w:val="Ref"/>
        <w:rPr>
          <w:b/>
        </w:rPr>
      </w:pPr>
      <w:r w:rsidRPr="00D64A4C">
        <w:rPr>
          <w:b/>
        </w:rPr>
        <w:t>[ISO 32000-1]</w:t>
      </w:r>
      <w:r w:rsidR="00711B66">
        <w:rPr>
          <w:b/>
        </w:rPr>
        <w:tab/>
      </w:r>
      <w:r w:rsidR="00711B66" w:rsidRPr="00711B66">
        <w:t>ISO 32000-1:2008(E) : Document management - Portable document format - Part 1: PDF 1.7</w:t>
      </w:r>
      <w:r w:rsidR="00711B66">
        <w:t xml:space="preserve">, </w:t>
      </w:r>
      <w:r w:rsidR="00711B66" w:rsidRPr="00711B66">
        <w:t>2008-07-01</w:t>
      </w:r>
      <w:r w:rsidR="00711B66">
        <w:t xml:space="preserve">, </w:t>
      </w:r>
      <w:r w:rsidR="00711B66" w:rsidRPr="0042094E">
        <w:rPr>
          <w:szCs w:val="20"/>
        </w:rPr>
        <w:t>International Organization for Standardization, Geneva, Switzerland.</w:t>
      </w:r>
    </w:p>
    <w:p w14:paraId="1DE68ABC" w14:textId="6100BB89" w:rsidR="00D64A4C" w:rsidRPr="0042094E" w:rsidRDefault="00D64A4C" w:rsidP="0042094E">
      <w:pPr>
        <w:pStyle w:val="Ref"/>
        <w:rPr>
          <w:b/>
        </w:rPr>
      </w:pPr>
      <w:r w:rsidRPr="00D64A4C">
        <w:rPr>
          <w:b/>
        </w:rPr>
        <w:t>[ISO14533-4]</w:t>
      </w:r>
      <w:r w:rsidR="0042094E">
        <w:rPr>
          <w:b/>
        </w:rPr>
        <w:tab/>
      </w:r>
      <w:r w:rsidR="0042094E" w:rsidRPr="0042094E">
        <w:t>ISO/CD stage</w:t>
      </w:r>
      <w:r w:rsidR="0042094E" w:rsidRPr="0042094E">
        <w:rPr>
          <w:b/>
          <w:sz w:val="23"/>
          <w:szCs w:val="23"/>
        </w:rPr>
        <w:t xml:space="preserve"> </w:t>
      </w:r>
      <w:r w:rsidR="0042094E" w:rsidRPr="0042094E">
        <w:t>14533-4</w:t>
      </w:r>
      <w:r w:rsidR="0042094E">
        <w:t>:2018</w:t>
      </w:r>
      <w:del w:id="1545" w:author="Andreas Kuehne" w:date="2019-05-09T22:03:00Z">
        <w:r w:rsidR="0042094E" w:rsidDel="00EB1DAE">
          <w:delText xml:space="preserve"> </w:delText>
        </w:r>
      </w:del>
      <w:r w:rsidR="0042094E">
        <w:t>:</w:t>
      </w:r>
      <w:r w:rsidR="0042094E" w:rsidRPr="0042094E">
        <w:rPr>
          <w:color w:val="FF0000"/>
          <w:sz w:val="28"/>
        </w:rPr>
        <w:t xml:space="preserve"> </w:t>
      </w:r>
      <w:r w:rsidR="0042094E">
        <w:t>Long term signature profiles -</w:t>
      </w:r>
      <w:r w:rsidR="0042094E" w:rsidRPr="0042094E">
        <w:t xml:space="preserve"> Part 4</w:t>
      </w:r>
      <w:r w:rsidR="0042094E">
        <w:t xml:space="preserve">, </w:t>
      </w:r>
      <w:r w:rsidR="0042094E" w:rsidRPr="007F50AF">
        <w:rPr>
          <w:szCs w:val="20"/>
        </w:rPr>
        <w:t>2018-07-16</w:t>
      </w:r>
      <w:r w:rsidR="0042094E">
        <w:rPr>
          <w:szCs w:val="20"/>
        </w:rPr>
        <w:t xml:space="preserve">, </w:t>
      </w:r>
      <w:r w:rsidR="0042094E" w:rsidRPr="0042094E">
        <w:rPr>
          <w:szCs w:val="20"/>
        </w:rPr>
        <w:t>International Organization for Standardization, Geneva, Switzerland.</w:t>
      </w:r>
    </w:p>
    <w:p w14:paraId="30652357" w14:textId="77777777" w:rsidR="00BF4F83" w:rsidRPr="003A06D0" w:rsidRDefault="00BF4F83" w:rsidP="00BF4F83">
      <w:pPr>
        <w:pStyle w:val="Ref"/>
        <w:rPr>
          <w:lang w:val="en-GB"/>
        </w:rPr>
      </w:pPr>
      <w:r w:rsidRPr="003A06D0">
        <w:rPr>
          <w:rStyle w:val="Refterm"/>
          <w:lang w:val="en-GB"/>
        </w:rPr>
        <w:lastRenderedPageBreak/>
        <w:t>[</w:t>
      </w:r>
      <w:bookmarkStart w:id="1546" w:name="RFC2119"/>
      <w:bookmarkStart w:id="1547" w:name="refRFC2119"/>
      <w:r w:rsidRPr="003A06D0">
        <w:rPr>
          <w:rStyle w:val="Refterm"/>
          <w:lang w:val="en-GB"/>
        </w:rPr>
        <w:t>RFC2119</w:t>
      </w:r>
      <w:bookmarkEnd w:id="1546"/>
      <w:bookmarkEnd w:id="1547"/>
      <w:r w:rsidRPr="003A06D0">
        <w:rPr>
          <w:rStyle w:val="Refterm"/>
          <w:lang w:val="en-GB"/>
        </w:rPr>
        <w:t>]</w:t>
      </w:r>
      <w:r w:rsidRPr="003A06D0">
        <w:rPr>
          <w:lang w:val="en-GB"/>
        </w:rPr>
        <w:tab/>
        <w:t xml:space="preserve">Bradner, S., "Key words for use in RFCs to Indicate Requirement </w:t>
      </w:r>
      <w:r w:rsidR="0042094E">
        <w:rPr>
          <w:lang w:val="en-GB"/>
        </w:rPr>
        <w:t>L</w:t>
      </w:r>
      <w:r w:rsidRPr="003A06D0">
        <w:rPr>
          <w:lang w:val="en-GB"/>
        </w:rPr>
        <w:t>evels", BCP 14, RFC 2119, DOI</w:t>
      </w:r>
      <w:r w:rsidR="00711B66">
        <w:rPr>
          <w:lang w:val="en-GB"/>
        </w:rPr>
        <w:t xml:space="preserve"> 10.17487/RFC2119, March 1997, </w:t>
      </w:r>
      <w:hyperlink r:id="rId41" w:history="1">
        <w:r w:rsidRPr="003A06D0">
          <w:rPr>
            <w:rStyle w:val="Hyperlink"/>
            <w:lang w:val="en-GB"/>
          </w:rPr>
          <w:t>http://www.rfc-editor.org/info/rfc2119</w:t>
        </w:r>
      </w:hyperlink>
      <w:r w:rsidRPr="003A06D0">
        <w:rPr>
          <w:lang w:val="en-GB"/>
        </w:rPr>
        <w:t>.</w:t>
      </w:r>
    </w:p>
    <w:p w14:paraId="3309A0AA" w14:textId="77777777" w:rsidR="00BF4F83" w:rsidRPr="003A06D0" w:rsidRDefault="00BF4F83" w:rsidP="00BF4F83">
      <w:pPr>
        <w:pStyle w:val="Ref"/>
        <w:rPr>
          <w:lang w:val="en-GB"/>
        </w:rPr>
      </w:pPr>
      <w:r w:rsidRPr="003A06D0">
        <w:rPr>
          <w:b/>
          <w:lang w:val="en-GB"/>
        </w:rPr>
        <w:t>[</w:t>
      </w:r>
      <w:bookmarkStart w:id="1548" w:name="refRFC2396"/>
      <w:r w:rsidRPr="003A06D0">
        <w:rPr>
          <w:b/>
          <w:lang w:val="en-GB"/>
        </w:rPr>
        <w:t>RFC2396</w:t>
      </w:r>
      <w:bookmarkEnd w:id="1548"/>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T. Berners-Lee et al.  </w:t>
      </w:r>
      <w:r w:rsidRPr="003A06D0">
        <w:rPr>
          <w:i/>
          <w:iCs/>
          <w:lang w:val="en-GB"/>
        </w:rPr>
        <w:t>Uniform Resource Identifiers (URI): Generic Syntax.</w:t>
      </w:r>
      <w:r w:rsidRPr="003A06D0">
        <w:rPr>
          <w:lang w:val="en-GB"/>
        </w:rPr>
        <w:t xml:space="preserve">  IETF RFC 2396, August 1998. </w:t>
      </w:r>
      <w:r w:rsidRPr="003A06D0">
        <w:rPr>
          <w:lang w:val="en-GB"/>
        </w:rPr>
        <w:br/>
      </w:r>
      <w:hyperlink r:id="rId42" w:history="1">
        <w:r w:rsidRPr="003A06D0">
          <w:rPr>
            <w:rStyle w:val="Hyperlink"/>
            <w:rFonts w:ascii="Helvetica" w:eastAsia="Helvetica" w:hAnsi="Helvetica" w:cs="Helvetica"/>
            <w:lang w:val="en-GB"/>
          </w:rPr>
          <w:t>http://www.ietf.org/rfc/rfc2396.txt</w:t>
        </w:r>
      </w:hyperlink>
      <w:r w:rsidRPr="003A06D0">
        <w:rPr>
          <w:lang w:val="en-GB"/>
        </w:rPr>
        <w:t>.</w:t>
      </w:r>
    </w:p>
    <w:p w14:paraId="13656E5B" w14:textId="77777777" w:rsidR="00BF4F83" w:rsidRPr="003A06D0" w:rsidRDefault="00BF4F83" w:rsidP="00BF4F83">
      <w:pPr>
        <w:pStyle w:val="Ref"/>
        <w:rPr>
          <w:b/>
          <w:lang w:val="en-GB"/>
        </w:rPr>
      </w:pPr>
      <w:r w:rsidRPr="003A06D0">
        <w:rPr>
          <w:b/>
          <w:lang w:val="en-GB"/>
        </w:rPr>
        <w:t>[RFC 2440]</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Callas, L. Donnerhacke, H. Finney, R. Thayer.  </w:t>
      </w:r>
      <w:r w:rsidRPr="003A06D0">
        <w:rPr>
          <w:i/>
          <w:iCs/>
          <w:lang w:val="en-GB"/>
        </w:rPr>
        <w:t>OpenPGP Message Format</w:t>
      </w:r>
      <w:r w:rsidRPr="003A06D0">
        <w:rPr>
          <w:lang w:val="en-GB"/>
        </w:rPr>
        <w:t>.  IETF RFC 2440, November 1998.</w:t>
      </w:r>
      <w:r w:rsidRPr="003A06D0">
        <w:rPr>
          <w:lang w:val="en-GB"/>
        </w:rPr>
        <w:br/>
      </w:r>
      <w:hyperlink r:id="rId43" w:history="1">
        <w:r w:rsidRPr="003A06D0">
          <w:rPr>
            <w:rStyle w:val="Hyperlink"/>
            <w:rFonts w:ascii="Helvetica" w:eastAsia="Helvetica" w:hAnsi="Helvetica" w:cs="Helvetica"/>
            <w:lang w:val="en-GB"/>
          </w:rPr>
          <w:t>http://www.ietf.org/rfc/rfc2440.txt</w:t>
        </w:r>
      </w:hyperlink>
      <w:r w:rsidRPr="003A06D0">
        <w:rPr>
          <w:lang w:val="en-GB"/>
        </w:rPr>
        <w:t>.</w:t>
      </w:r>
      <w:r w:rsidRPr="003A06D0">
        <w:rPr>
          <w:b/>
          <w:lang w:val="en-GB"/>
        </w:rPr>
        <w:t xml:space="preserve"> </w:t>
      </w:r>
    </w:p>
    <w:p w14:paraId="35474F4F" w14:textId="77777777" w:rsidR="00BF4F83" w:rsidRPr="003A06D0" w:rsidRDefault="00BF4F83" w:rsidP="00BF4F83">
      <w:pPr>
        <w:pStyle w:val="Ref"/>
        <w:rPr>
          <w:lang w:val="en-GB"/>
        </w:rPr>
      </w:pPr>
      <w:r w:rsidRPr="003A06D0">
        <w:rPr>
          <w:b/>
          <w:lang w:val="en-GB"/>
        </w:rPr>
        <w:t>[RFC 2616]</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Fielding et al.  </w:t>
      </w:r>
      <w:r w:rsidRPr="003A06D0">
        <w:rPr>
          <w:i/>
          <w:iCs/>
          <w:lang w:val="en-GB"/>
        </w:rPr>
        <w:t>Hypertext Transfer Protocol – HTTP/1.1</w:t>
      </w:r>
      <w:r w:rsidRPr="003A06D0">
        <w:rPr>
          <w:lang w:val="en-GB"/>
        </w:rPr>
        <w:t>.  IETF RFC 2616, June 1999.</w:t>
      </w:r>
      <w:r w:rsidRPr="003A06D0">
        <w:rPr>
          <w:lang w:val="en-GB"/>
        </w:rPr>
        <w:br/>
      </w:r>
      <w:hyperlink r:id="rId44" w:history="1">
        <w:r w:rsidRPr="003A06D0">
          <w:rPr>
            <w:rStyle w:val="Hyperlink"/>
            <w:rFonts w:ascii="Helvetica" w:eastAsia="Helvetica" w:hAnsi="Helvetica" w:cs="Helvetica"/>
            <w:lang w:val="en-GB"/>
          </w:rPr>
          <w:t>http://www.ietf.org/rfc/rfc2616.txt</w:t>
        </w:r>
      </w:hyperlink>
      <w:r w:rsidRPr="003A06D0">
        <w:rPr>
          <w:lang w:val="en-GB"/>
        </w:rPr>
        <w:t>.</w:t>
      </w:r>
      <w:r w:rsidRPr="003A06D0">
        <w:rPr>
          <w:b/>
          <w:lang w:val="en-GB"/>
        </w:rPr>
        <w:t xml:space="preserve"> </w:t>
      </w:r>
    </w:p>
    <w:p w14:paraId="0BBA50A9" w14:textId="77777777" w:rsidR="00BF4F83" w:rsidRPr="003A06D0" w:rsidRDefault="00BF4F83" w:rsidP="00BF4F83">
      <w:pPr>
        <w:pStyle w:val="Ref"/>
        <w:rPr>
          <w:rFonts w:ascii="Helvetica-Bold" w:eastAsia="Helvetica-Bold" w:hAnsi="Helvetica-Bold" w:cs="Helvetica-Bold"/>
          <w:b/>
          <w:lang w:val="en-GB"/>
        </w:rPr>
      </w:pPr>
      <w:r w:rsidRPr="003A06D0">
        <w:rPr>
          <w:b/>
          <w:lang w:val="en-GB"/>
        </w:rPr>
        <w:t>[RFC 2648]</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Moats.  </w:t>
      </w:r>
      <w:r w:rsidRPr="003A06D0">
        <w:rPr>
          <w:i/>
          <w:iCs/>
          <w:lang w:val="en-GB"/>
        </w:rPr>
        <w:t>A URN Namespace for IETF Documents</w:t>
      </w:r>
      <w:r w:rsidRPr="003A06D0">
        <w:rPr>
          <w:lang w:val="en-GB"/>
        </w:rPr>
        <w:t>.  IETF RFC 2648, August 1999.</w:t>
      </w:r>
      <w:r w:rsidRPr="003A06D0">
        <w:rPr>
          <w:rFonts w:ascii="Helvetica" w:eastAsia="Helvetica" w:hAnsi="Helvetica" w:cs="Helvetica"/>
          <w:lang w:val="en-GB"/>
        </w:rPr>
        <w:t xml:space="preserve"> </w:t>
      </w:r>
      <w:r w:rsidRPr="003A06D0">
        <w:rPr>
          <w:rFonts w:ascii="Helvetica" w:hAnsi="Helvetica"/>
          <w:lang w:val="en-GB"/>
        </w:rPr>
        <w:br/>
      </w:r>
      <w:hyperlink r:id="rId45" w:history="1">
        <w:r w:rsidRPr="003A06D0">
          <w:rPr>
            <w:rStyle w:val="Hyperlink"/>
            <w:rFonts w:ascii="Helvetica" w:eastAsia="Helvetica" w:hAnsi="Helvetica" w:cs="Helvetica"/>
            <w:lang w:val="en-GB"/>
          </w:rPr>
          <w:t>http://www.ietf.org/rfc/rfc2648.txt</w:t>
        </w:r>
      </w:hyperlink>
      <w:r w:rsidRPr="003A06D0">
        <w:rPr>
          <w:lang w:val="en-GB"/>
        </w:rPr>
        <w:t>.</w:t>
      </w:r>
      <w:r w:rsidRPr="003A06D0">
        <w:rPr>
          <w:rFonts w:ascii="Helvetica-Bold" w:hAnsi="Helvetica-Bold"/>
          <w:b/>
          <w:lang w:val="en-GB"/>
        </w:rPr>
        <w:tab/>
      </w:r>
    </w:p>
    <w:p w14:paraId="05B51766" w14:textId="77777777" w:rsidR="00BF4F83" w:rsidRPr="003A06D0" w:rsidRDefault="00BF4F83" w:rsidP="00BF4F83">
      <w:pPr>
        <w:pStyle w:val="Ref"/>
        <w:rPr>
          <w:lang w:val="en-GB"/>
        </w:rPr>
      </w:pPr>
      <w:r w:rsidRPr="003A06D0">
        <w:rPr>
          <w:b/>
          <w:lang w:val="en-GB"/>
        </w:rPr>
        <w:t>[RFC 2822]</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P. Resnick.  </w:t>
      </w:r>
      <w:r w:rsidRPr="003A06D0">
        <w:rPr>
          <w:i/>
          <w:iCs/>
          <w:lang w:val="en-GB"/>
        </w:rPr>
        <w:t>Internet Message Format</w:t>
      </w:r>
      <w:r w:rsidRPr="003A06D0">
        <w:rPr>
          <w:lang w:val="en-GB"/>
        </w:rPr>
        <w:t xml:space="preserve">.  IETF RFC 2822, April 2001.  </w:t>
      </w:r>
      <w:hyperlink r:id="rId46" w:history="1">
        <w:r w:rsidRPr="003A06D0">
          <w:rPr>
            <w:rStyle w:val="Hyperlink"/>
            <w:lang w:val="en-GB"/>
          </w:rPr>
          <w:t>http://www.ietf.org/rfc/rfc2822.txt</w:t>
        </w:r>
      </w:hyperlink>
    </w:p>
    <w:p w14:paraId="0F4F59C8" w14:textId="77777777" w:rsidR="00BF4F83" w:rsidRPr="003A06D0" w:rsidRDefault="00BF4F83" w:rsidP="00BF4F83">
      <w:pPr>
        <w:pStyle w:val="Ref"/>
        <w:rPr>
          <w:lang w:val="en-GB"/>
        </w:rPr>
      </w:pPr>
      <w:r w:rsidRPr="003A06D0">
        <w:rPr>
          <w:b/>
          <w:lang w:val="en-GB"/>
        </w:rPr>
        <w:t xml:space="preserve">[RFC 3161] </w:t>
      </w:r>
      <w:r w:rsidRPr="003A06D0">
        <w:rPr>
          <w:rFonts w:ascii="Helvetica-Bold" w:hAnsi="Helvetica-Bold"/>
          <w:b/>
          <w:lang w:val="en-GB"/>
        </w:rPr>
        <w:tab/>
      </w:r>
      <w:r w:rsidRPr="003A06D0">
        <w:rPr>
          <w:lang w:val="en-GB"/>
        </w:rPr>
        <w:t xml:space="preserve">C. Adams, P. Cain, D. Pinkas, R. Zuccherato.  </w:t>
      </w:r>
      <w:r w:rsidRPr="003A06D0">
        <w:rPr>
          <w:i/>
          <w:iCs/>
          <w:lang w:val="en-GB"/>
        </w:rPr>
        <w:t>Internet X.509 Public Key Infrastructure Time-Stamp Protocol (TSP)</w:t>
      </w:r>
      <w:r w:rsidRPr="003A06D0">
        <w:rPr>
          <w:lang w:val="en-GB"/>
        </w:rPr>
        <w:t>.  IETF RFC 3161, August 2001.</w:t>
      </w:r>
      <w:r w:rsidRPr="003A06D0">
        <w:rPr>
          <w:rFonts w:ascii="Helvetica" w:eastAsia="Helvetica" w:hAnsi="Helvetica" w:cs="Helvetica"/>
          <w:lang w:val="en-GB"/>
        </w:rPr>
        <w:t xml:space="preserve"> </w:t>
      </w:r>
      <w:r w:rsidRPr="003A06D0">
        <w:rPr>
          <w:rFonts w:ascii="Helvetica" w:hAnsi="Helvetica"/>
          <w:lang w:val="en-GB"/>
        </w:rPr>
        <w:br/>
      </w:r>
      <w:hyperlink r:id="rId47" w:history="1">
        <w:r w:rsidRPr="003A06D0">
          <w:rPr>
            <w:rStyle w:val="Hyperlink"/>
            <w:rFonts w:ascii="Helvetica" w:eastAsia="Helvetica" w:hAnsi="Helvetica" w:cs="Helvetica"/>
            <w:lang w:val="en-GB"/>
          </w:rPr>
          <w:t>http://www.ietf.org/rfc/rfc3161.txt</w:t>
        </w:r>
      </w:hyperlink>
      <w:r w:rsidRPr="003A06D0">
        <w:rPr>
          <w:lang w:val="en-GB"/>
        </w:rPr>
        <w:t>.</w:t>
      </w:r>
    </w:p>
    <w:p w14:paraId="72340A32" w14:textId="77777777" w:rsidR="00BF4F83" w:rsidRPr="003A06D0" w:rsidRDefault="00BF4F83" w:rsidP="00BF4F83">
      <w:pPr>
        <w:pStyle w:val="Ref"/>
        <w:rPr>
          <w:lang w:val="en-GB"/>
        </w:rPr>
      </w:pPr>
      <w:r w:rsidRPr="003A06D0">
        <w:rPr>
          <w:b/>
          <w:lang w:val="en-GB"/>
        </w:rPr>
        <w:t>[</w:t>
      </w:r>
      <w:bookmarkStart w:id="1549" w:name="refRFC5652"/>
      <w:r w:rsidRPr="003A06D0">
        <w:rPr>
          <w:b/>
          <w:lang w:val="en-GB"/>
        </w:rPr>
        <w:t>RFC 5652</w:t>
      </w:r>
      <w:bookmarkEnd w:id="1549"/>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Housley.  </w:t>
      </w:r>
      <w:r w:rsidRPr="003A06D0">
        <w:rPr>
          <w:i/>
          <w:iCs/>
          <w:lang w:val="en-GB"/>
        </w:rPr>
        <w:t>Cryptographic Message Syntax</w:t>
      </w:r>
      <w:r w:rsidRPr="003A06D0">
        <w:rPr>
          <w:lang w:val="en-GB"/>
        </w:rPr>
        <w:t>.  IETF RFC 5652, September 2009.</w:t>
      </w:r>
      <w:r w:rsidRPr="003A06D0">
        <w:rPr>
          <w:lang w:val="en-GB"/>
        </w:rPr>
        <w:br/>
      </w:r>
      <w:hyperlink r:id="rId48" w:history="1">
        <w:r w:rsidRPr="003A06D0">
          <w:rPr>
            <w:rStyle w:val="Hyperlink"/>
            <w:rFonts w:ascii="Helvetica" w:eastAsia="Helvetica" w:hAnsi="Helvetica" w:cs="Helvetica"/>
            <w:lang w:val="en-GB"/>
          </w:rPr>
          <w:t>http://www.ietf.org/rfc/rfc5652.txt</w:t>
        </w:r>
      </w:hyperlink>
      <w:r w:rsidRPr="003A06D0">
        <w:rPr>
          <w:lang w:val="en-GB"/>
        </w:rPr>
        <w:t xml:space="preserve">. </w:t>
      </w:r>
      <w:r w:rsidRPr="003A06D0">
        <w:rPr>
          <w:lang w:val="en-GB"/>
        </w:rPr>
        <w:br/>
        <w:t>(Remark: As used in DSS, all implementations based upon RFC 5652 and previous releases of CMS will suffice. For the sake of simplicity the "urn:ietf:rfc:3369" is used throughout the document to indicate a CMS message as specified in RFC 5652 or RFC 3369 or any version (including PKCS #7).</w:t>
      </w:r>
    </w:p>
    <w:p w14:paraId="51781760" w14:textId="77777777" w:rsidR="00BF4F83" w:rsidRPr="003A06D0" w:rsidRDefault="00BF4F83" w:rsidP="00BF4F83">
      <w:pPr>
        <w:pStyle w:val="Ref"/>
        <w:rPr>
          <w:lang w:val="en-GB"/>
        </w:rPr>
      </w:pPr>
      <w:r w:rsidRPr="003A06D0">
        <w:rPr>
          <w:b/>
          <w:lang w:val="en-GB"/>
        </w:rPr>
        <w:t>[RFC8174]</w:t>
      </w:r>
      <w:r w:rsidRPr="003A06D0">
        <w:rPr>
          <w:lang w:val="en-GB"/>
        </w:rPr>
        <w:tab/>
        <w:t>Leiba, B., "Ambiguity of Uppercase vs Lowercase in RFC 2119 Key Words", BCP 14, RFC 8174, DOI 10.17487/RFC8174, May 2017, &lt;</w:t>
      </w:r>
      <w:hyperlink r:id="rId49" w:history="1">
        <w:r w:rsidRPr="003A06D0">
          <w:rPr>
            <w:rStyle w:val="Hyperlink"/>
            <w:lang w:val="en-GB"/>
          </w:rPr>
          <w:t>http://www.rfc-editor.org/info/rfc8174</w:t>
        </w:r>
      </w:hyperlink>
      <w:r w:rsidRPr="003A06D0">
        <w:rPr>
          <w:lang w:val="en-GB"/>
        </w:rPr>
        <w:t>&gt;.</w:t>
      </w:r>
    </w:p>
    <w:p w14:paraId="0725976B" w14:textId="77777777" w:rsidR="00BF4F83" w:rsidRPr="003A06D0" w:rsidRDefault="00BF4F83" w:rsidP="00BF4F83">
      <w:pPr>
        <w:pStyle w:val="Ref"/>
        <w:rPr>
          <w:lang w:val="en-GB"/>
        </w:rPr>
      </w:pPr>
      <w:bookmarkStart w:id="1550" w:name="ref_RFC8259"/>
      <w:r w:rsidRPr="003A06D0">
        <w:rPr>
          <w:b/>
          <w:lang w:val="en-GB"/>
        </w:rPr>
        <w:t>[RFC8259]</w:t>
      </w:r>
      <w:bookmarkEnd w:id="1550"/>
      <w:r w:rsidRPr="003A06D0">
        <w:rPr>
          <w:b/>
          <w:lang w:val="en-GB"/>
        </w:rPr>
        <w:t xml:space="preserve"> </w:t>
      </w:r>
      <w:r w:rsidRPr="003A06D0">
        <w:rPr>
          <w:rFonts w:ascii="Helvetica-Bold" w:hAnsi="Helvetica-Bold"/>
          <w:b/>
          <w:lang w:val="en-GB"/>
        </w:rPr>
        <w:tab/>
      </w:r>
      <w:r w:rsidRPr="003A06D0">
        <w:rPr>
          <w:lang w:val="en-GB"/>
        </w:rPr>
        <w:t>T. Bray, Ed., Google, Inc., The JavaScript Object Notation (JSON) Data Interchange Format, ISSN: 2070-1721, December 2017.</w:t>
      </w:r>
      <w:r w:rsidRPr="003A06D0">
        <w:rPr>
          <w:rFonts w:ascii="Helvetica" w:eastAsia="Helvetica" w:hAnsi="Helvetica" w:cs="Helvetica"/>
          <w:lang w:val="en-GB"/>
        </w:rPr>
        <w:t xml:space="preserve"> </w:t>
      </w:r>
      <w:r w:rsidRPr="003A06D0">
        <w:rPr>
          <w:rFonts w:ascii="Helvetica" w:hAnsi="Helvetica"/>
          <w:lang w:val="en-GB"/>
        </w:rPr>
        <w:br/>
      </w:r>
      <w:hyperlink r:id="rId50" w:history="1">
        <w:r w:rsidRPr="003A06D0">
          <w:rPr>
            <w:rStyle w:val="Hyperlink"/>
            <w:lang w:val="en-GB"/>
          </w:rPr>
          <w:t>https://tools.ietf.org/html/rfc8259</w:t>
        </w:r>
      </w:hyperlink>
      <w:r w:rsidRPr="003A06D0">
        <w:rPr>
          <w:lang w:val="en-GB"/>
        </w:rPr>
        <w:t>.</w:t>
      </w:r>
    </w:p>
    <w:p w14:paraId="482E99AB" w14:textId="77777777" w:rsidR="00BF4F83" w:rsidRPr="003A06D0" w:rsidRDefault="00BF4F83" w:rsidP="00BF4F83">
      <w:pPr>
        <w:pStyle w:val="Ref"/>
        <w:rPr>
          <w:lang w:val="en-GB"/>
        </w:rPr>
      </w:pPr>
      <w:r w:rsidRPr="003A06D0">
        <w:rPr>
          <w:rStyle w:val="Refterm"/>
          <w:lang w:val="en-GB"/>
        </w:rPr>
        <w:t>[SAML2RWXSD]</w:t>
      </w:r>
      <w:r w:rsidRPr="003A06D0">
        <w:rPr>
          <w:lang w:val="en-GB"/>
        </w:rPr>
        <w:tab/>
        <w:t xml:space="preserve">A. Kuehne, S. Hagen.  </w:t>
      </w:r>
      <w:r w:rsidRPr="003A06D0">
        <w:rPr>
          <w:i/>
          <w:iCs/>
          <w:lang w:val="en-GB"/>
        </w:rPr>
        <w:t>DSS 2.0 adapted SAML 2.0  XML Schema</w:t>
      </w:r>
      <w:r w:rsidRPr="003A06D0">
        <w:rPr>
          <w:lang w:val="en-GB"/>
        </w:rPr>
        <w:t>.  OASIS.</w:t>
      </w:r>
    </w:p>
    <w:p w14:paraId="3ECA1EFF" w14:textId="77777777" w:rsidR="00BF4F83" w:rsidRPr="003A06D0" w:rsidRDefault="00BF4F83" w:rsidP="00BF4F83">
      <w:pPr>
        <w:pStyle w:val="Ref"/>
        <w:rPr>
          <w:lang w:val="en-GB"/>
        </w:rPr>
      </w:pPr>
      <w:r w:rsidRPr="003A06D0">
        <w:rPr>
          <w:b/>
          <w:lang w:val="en-GB"/>
        </w:rPr>
        <w:t xml:space="preserve">[SOAP] </w:t>
      </w:r>
      <w:r w:rsidRPr="003A06D0">
        <w:rPr>
          <w:b/>
          <w:lang w:val="en-GB"/>
        </w:rPr>
        <w:tab/>
      </w:r>
      <w:r w:rsidRPr="003A06D0">
        <w:rPr>
          <w:lang w:val="en-GB"/>
        </w:rPr>
        <w:t xml:space="preserve">M. Gudgin et al.  </w:t>
      </w:r>
      <w:r w:rsidRPr="003A06D0">
        <w:rPr>
          <w:i/>
          <w:iCs/>
          <w:lang w:val="en-GB"/>
        </w:rPr>
        <w:t>SOAP Version 1.2 Part 1: Messaging Framework.</w:t>
      </w:r>
      <w:r w:rsidRPr="003A06D0">
        <w:rPr>
          <w:lang w:val="en-GB"/>
        </w:rPr>
        <w:t xml:space="preserve">  W3C Recommendation, June 2003.</w:t>
      </w:r>
      <w:r w:rsidRPr="003A06D0">
        <w:rPr>
          <w:rFonts w:ascii="Helvetica" w:eastAsia="Helvetica" w:hAnsi="Helvetica" w:cs="Helvetica"/>
          <w:lang w:val="en-GB"/>
        </w:rPr>
        <w:t xml:space="preserve">  </w:t>
      </w:r>
      <w:r w:rsidRPr="003A06D0">
        <w:rPr>
          <w:rFonts w:ascii="Helvetica" w:hAnsi="Helvetica"/>
          <w:lang w:val="en-GB"/>
        </w:rPr>
        <w:br/>
      </w:r>
      <w:hyperlink r:id="rId51" w:history="1">
        <w:r w:rsidRPr="003A06D0">
          <w:rPr>
            <w:rStyle w:val="Hyperlink"/>
            <w:rFonts w:ascii="Helvetica" w:eastAsia="Helvetica" w:hAnsi="Helvetica" w:cs="Helvetica"/>
            <w:lang w:val="en-GB"/>
          </w:rPr>
          <w:t>http://www.w3.org/TR/xmlschema-1/</w:t>
        </w:r>
      </w:hyperlink>
    </w:p>
    <w:p w14:paraId="6B13E95C" w14:textId="77777777" w:rsidR="00BF4F83" w:rsidRPr="003A06D0" w:rsidRDefault="00BF4F83" w:rsidP="00BF4F83">
      <w:pPr>
        <w:pStyle w:val="Ref"/>
        <w:rPr>
          <w:rStyle w:val="Hyperlink"/>
          <w:lang w:val="en-GB"/>
        </w:rPr>
      </w:pPr>
      <w:r w:rsidRPr="003A06D0">
        <w:rPr>
          <w:b/>
          <w:lang w:val="en-GB"/>
        </w:rPr>
        <w:t>[SOAPAtt]</w:t>
      </w:r>
      <w:r w:rsidRPr="003A06D0">
        <w:rPr>
          <w:lang w:val="en-GB"/>
        </w:rPr>
        <w:t xml:space="preserve"> </w:t>
      </w:r>
      <w:r w:rsidRPr="003A06D0">
        <w:rPr>
          <w:lang w:val="en-GB"/>
        </w:rPr>
        <w:tab/>
        <w:t xml:space="preserve">H. F. Nielsen, H. Ruellan </w:t>
      </w:r>
      <w:r w:rsidRPr="003A06D0">
        <w:rPr>
          <w:i/>
          <w:iCs/>
          <w:lang w:val="en-GB"/>
        </w:rPr>
        <w:t>SOAP Message Transmission Optimization Mechanism,</w:t>
      </w:r>
      <w:r w:rsidRPr="003A06D0">
        <w:rPr>
          <w:lang w:val="en-GB"/>
        </w:rPr>
        <w:t xml:space="preserve"> W3C Working Group Note, 8 June 2004</w:t>
      </w:r>
      <w:r w:rsidRPr="003A06D0">
        <w:rPr>
          <w:lang w:val="en-GB"/>
        </w:rPr>
        <w:br/>
      </w:r>
      <w:hyperlink r:id="rId52" w:history="1">
        <w:r w:rsidRPr="003A06D0">
          <w:rPr>
            <w:rStyle w:val="Hyperlink"/>
            <w:lang w:val="en-GB"/>
          </w:rPr>
          <w:t>http://www.w3.org/TR/soap12-af/</w:t>
        </w:r>
      </w:hyperlink>
    </w:p>
    <w:p w14:paraId="75EC6E9F" w14:textId="77777777" w:rsidR="00BF4F83" w:rsidRPr="003A06D0" w:rsidRDefault="00BF4F83" w:rsidP="00BF4F83">
      <w:pPr>
        <w:pStyle w:val="Ref"/>
        <w:rPr>
          <w:rStyle w:val="Hyperlink"/>
          <w:lang w:val="en-GB"/>
        </w:rPr>
      </w:pPr>
      <w:r w:rsidRPr="003A06D0">
        <w:rPr>
          <w:b/>
          <w:lang w:val="en-GB"/>
        </w:rPr>
        <w:t>[SOAPMtom]</w:t>
      </w:r>
      <w:r w:rsidRPr="003A06D0">
        <w:rPr>
          <w:lang w:val="en-GB"/>
        </w:rPr>
        <w:t xml:space="preserve"> </w:t>
      </w:r>
      <w:r w:rsidRPr="003A06D0">
        <w:rPr>
          <w:lang w:val="en-GB"/>
        </w:rPr>
        <w:tab/>
        <w:t xml:space="preserve">Martin Gudgin, Noah Mendelsohn </w:t>
      </w:r>
      <w:r w:rsidRPr="003A06D0">
        <w:rPr>
          <w:i/>
          <w:iCs/>
          <w:lang w:val="en-GB"/>
        </w:rPr>
        <w:t>SOAP 1.2 Attachment Feature,</w:t>
      </w:r>
      <w:r w:rsidRPr="003A06D0">
        <w:rPr>
          <w:lang w:val="en-GB"/>
        </w:rPr>
        <w:t xml:space="preserve"> W3C Recommendation 25 January 2005</w:t>
      </w:r>
      <w:r w:rsidRPr="003A06D0">
        <w:rPr>
          <w:lang w:val="en-GB"/>
        </w:rPr>
        <w:br/>
      </w:r>
      <w:hyperlink r:id="rId53" w:history="1">
        <w:r w:rsidRPr="003A06D0">
          <w:rPr>
            <w:rStyle w:val="Hyperlink"/>
            <w:lang w:val="en-GB"/>
          </w:rPr>
          <w:t>http://www.w3.org/TR/soap12-mtom/</w:t>
        </w:r>
      </w:hyperlink>
    </w:p>
    <w:p w14:paraId="0A5CC1E0" w14:textId="77777777" w:rsidR="00BF4F83" w:rsidRPr="003A06D0" w:rsidRDefault="00BF4F83" w:rsidP="00BF4F83">
      <w:pPr>
        <w:pStyle w:val="Ref"/>
        <w:rPr>
          <w:lang w:val="en-GB"/>
        </w:rPr>
      </w:pPr>
      <w:r w:rsidRPr="003A06D0">
        <w:rPr>
          <w:b/>
          <w:lang w:val="en-GB"/>
        </w:rPr>
        <w:t>[WS-I-Att]</w:t>
      </w:r>
      <w:r w:rsidRPr="003A06D0">
        <w:rPr>
          <w:b/>
          <w:lang w:val="en-GB"/>
        </w:rPr>
        <w:tab/>
      </w:r>
      <w:r w:rsidRPr="003A06D0">
        <w:rPr>
          <w:lang w:val="en-GB"/>
        </w:rPr>
        <w:t xml:space="preserve">Ch. Ferris, A. Karmarkar, C. K. Liu  </w:t>
      </w:r>
      <w:r w:rsidRPr="003A06D0">
        <w:rPr>
          <w:i/>
          <w:iCs/>
          <w:lang w:val="en-GB"/>
        </w:rPr>
        <w:t>Attachments Profile Version 1.0,</w:t>
      </w:r>
      <w:r w:rsidRPr="003A06D0">
        <w:rPr>
          <w:lang w:val="en-GB"/>
        </w:rPr>
        <w:t xml:space="preserve"> The Web Services-Interoperability Organization (WS-I)</w:t>
      </w:r>
      <w:r w:rsidRPr="003A06D0">
        <w:rPr>
          <w:i/>
          <w:iCs/>
          <w:lang w:val="en-GB"/>
        </w:rPr>
        <w:t xml:space="preserve">, </w:t>
      </w:r>
      <w:r w:rsidRPr="003A06D0">
        <w:rPr>
          <w:lang w:val="en-GB"/>
        </w:rPr>
        <w:t>20 April 2006</w:t>
      </w:r>
      <w:r w:rsidRPr="003A06D0">
        <w:rPr>
          <w:lang w:val="en-GB"/>
        </w:rPr>
        <w:br/>
      </w:r>
      <w:hyperlink r:id="rId54" w:history="1">
        <w:r w:rsidRPr="003A06D0">
          <w:rPr>
            <w:rStyle w:val="Hyperlink"/>
            <w:lang w:val="en-GB"/>
          </w:rPr>
          <w:t>http://www.ws-i.org/Profiles/AttachmentsProfile-1.0.html</w:t>
        </w:r>
      </w:hyperlink>
    </w:p>
    <w:p w14:paraId="23866872" w14:textId="77777777" w:rsidR="00BF4F83" w:rsidRPr="003A06D0" w:rsidRDefault="00BF4F83" w:rsidP="00BF4F83">
      <w:pPr>
        <w:pStyle w:val="Ref"/>
        <w:rPr>
          <w:lang w:val="en-GB"/>
        </w:rPr>
      </w:pPr>
      <w:r w:rsidRPr="003A06D0">
        <w:rPr>
          <w:rStyle w:val="Refterm"/>
          <w:lang w:val="en-GB"/>
        </w:rPr>
        <w:t>[XML]</w:t>
      </w:r>
      <w:r w:rsidRPr="003A06D0">
        <w:rPr>
          <w:lang w:val="en-GB"/>
        </w:rPr>
        <w:tab/>
        <w:t xml:space="preserve">Extensible Markup Language (XML) 1.0 (Fifth Edition), T. Bray, J. Paoli, M. Sperberg-McQueen, E. Maler, F. Yergeau, Editors, W3C Recommendation, November 26, 2008, </w:t>
      </w:r>
      <w:hyperlink r:id="rId55" w:history="1">
        <w:r w:rsidRPr="003A06D0">
          <w:rPr>
            <w:rStyle w:val="Hyperlink"/>
            <w:lang w:val="en-GB"/>
          </w:rPr>
          <w:t>http://www.w3.org/TR/2008/REC-xml-20081126/</w:t>
        </w:r>
      </w:hyperlink>
      <w:r w:rsidRPr="003A06D0">
        <w:rPr>
          <w:lang w:val="en-GB"/>
        </w:rPr>
        <w:t xml:space="preserve">. </w:t>
      </w:r>
      <w:r w:rsidRPr="003A06D0">
        <w:rPr>
          <w:lang w:val="en-GB"/>
        </w:rPr>
        <w:br/>
        <w:t xml:space="preserve">Latest version available at </w:t>
      </w:r>
      <w:hyperlink r:id="rId56" w:history="1">
        <w:r w:rsidRPr="003A06D0">
          <w:rPr>
            <w:rStyle w:val="Hyperlink"/>
            <w:lang w:val="en-GB"/>
          </w:rPr>
          <w:t>http://www.w3.org/TR/xml</w:t>
        </w:r>
      </w:hyperlink>
      <w:r w:rsidRPr="003A06D0">
        <w:rPr>
          <w:lang w:val="en-GB"/>
        </w:rPr>
        <w:t xml:space="preserve">. </w:t>
      </w:r>
    </w:p>
    <w:p w14:paraId="7661AE7C" w14:textId="77777777" w:rsidR="00BF4F83" w:rsidRPr="003A06D0" w:rsidRDefault="00BF4F83" w:rsidP="00BF4F83">
      <w:pPr>
        <w:pStyle w:val="Ref"/>
        <w:rPr>
          <w:lang w:val="en-GB"/>
        </w:rPr>
      </w:pPr>
      <w:r w:rsidRPr="003A06D0">
        <w:rPr>
          <w:b/>
          <w:lang w:val="en-GB"/>
        </w:rPr>
        <w:t>[XML-C14N]</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Boyer.  </w:t>
      </w:r>
      <w:r w:rsidRPr="003A06D0">
        <w:rPr>
          <w:i/>
          <w:iCs/>
          <w:lang w:val="en-GB"/>
        </w:rPr>
        <w:t>Canonical XML Version 1.0</w:t>
      </w:r>
      <w:r w:rsidRPr="003A06D0">
        <w:rPr>
          <w:lang w:val="en-GB"/>
        </w:rPr>
        <w:t>.  W3C Recommendation, March 2001.</w:t>
      </w:r>
      <w:r w:rsidRPr="003A06D0">
        <w:rPr>
          <w:rFonts w:ascii="Helvetica" w:eastAsia="Helvetica" w:hAnsi="Helvetica" w:cs="Helvetica"/>
          <w:lang w:val="en-GB"/>
        </w:rPr>
        <w:t xml:space="preserve"> </w:t>
      </w:r>
      <w:r w:rsidRPr="003A06D0">
        <w:rPr>
          <w:rFonts w:ascii="Helvetica" w:hAnsi="Helvetica"/>
          <w:lang w:val="en-GB"/>
        </w:rPr>
        <w:br/>
      </w:r>
      <w:hyperlink r:id="rId57" w:history="1">
        <w:r w:rsidRPr="003A06D0">
          <w:rPr>
            <w:rStyle w:val="Hyperlink"/>
            <w:rFonts w:ascii="Helvetica" w:eastAsia="Helvetica" w:hAnsi="Helvetica" w:cs="Helvetica"/>
            <w:lang w:val="en-GB"/>
          </w:rPr>
          <w:t>http://www.w3.org/TR/xml-c14n</w:t>
        </w:r>
      </w:hyperlink>
    </w:p>
    <w:p w14:paraId="1C6FB96B" w14:textId="77777777" w:rsidR="00BF4F83" w:rsidRPr="003A06D0" w:rsidRDefault="00BF4F83" w:rsidP="00BF4F83">
      <w:pPr>
        <w:pStyle w:val="Ref"/>
        <w:rPr>
          <w:lang w:val="en-GB"/>
        </w:rPr>
      </w:pPr>
      <w:r w:rsidRPr="003A06D0">
        <w:rPr>
          <w:b/>
          <w:lang w:val="en-GB"/>
        </w:rPr>
        <w:t>[XML-xcl-c14n]</w:t>
      </w:r>
      <w:r w:rsidRPr="003A06D0">
        <w:rPr>
          <w:lang w:val="en-GB"/>
        </w:rPr>
        <w:tab/>
        <w:t xml:space="preserve">Exclusive XML Canonicalization Version 1.0. W3C Recommendation 18 July 2002 </w:t>
      </w:r>
      <w:hyperlink r:id="rId58" w:history="1">
        <w:r w:rsidRPr="003A06D0">
          <w:rPr>
            <w:rStyle w:val="Hyperlink"/>
            <w:lang w:val="en-GB"/>
          </w:rPr>
          <w:t>http://www.w3.org/TR/2002/REC-xml-exc-c14n-20020718/</w:t>
        </w:r>
      </w:hyperlink>
    </w:p>
    <w:p w14:paraId="052906C8" w14:textId="77777777" w:rsidR="00BF4F83" w:rsidRPr="003A06D0" w:rsidRDefault="00BF4F83" w:rsidP="00BF4F83">
      <w:pPr>
        <w:pStyle w:val="Ref"/>
        <w:rPr>
          <w:lang w:val="en-GB"/>
        </w:rPr>
      </w:pPr>
      <w:r w:rsidRPr="003A06D0">
        <w:rPr>
          <w:b/>
          <w:lang w:val="en-GB"/>
        </w:rPr>
        <w:lastRenderedPageBreak/>
        <w:t>[XML-ns]</w:t>
      </w:r>
      <w:r w:rsidRPr="003A06D0">
        <w:rPr>
          <w:lang w:val="en-GB"/>
        </w:rPr>
        <w:t xml:space="preserve"> </w:t>
      </w:r>
      <w:r w:rsidRPr="003A06D0">
        <w:rPr>
          <w:lang w:val="en-GB"/>
        </w:rPr>
        <w:tab/>
        <w:t xml:space="preserve">T. Bray, D. Hollander, A. Layman.  </w:t>
      </w:r>
      <w:r w:rsidRPr="003A06D0">
        <w:rPr>
          <w:i/>
          <w:iCs/>
          <w:lang w:val="en-GB"/>
        </w:rPr>
        <w:t>Namespaces in XML.</w:t>
      </w:r>
      <w:r w:rsidRPr="003A06D0">
        <w:rPr>
          <w:lang w:val="en-GB"/>
        </w:rPr>
        <w:t xml:space="preserve">  W3C Recommendation, January 1999. </w:t>
      </w:r>
      <w:r w:rsidRPr="003A06D0">
        <w:rPr>
          <w:lang w:val="en-GB"/>
        </w:rPr>
        <w:br/>
      </w:r>
      <w:hyperlink r:id="rId59" w:history="1">
        <w:r w:rsidRPr="003A06D0">
          <w:rPr>
            <w:rStyle w:val="Hyperlink"/>
            <w:rFonts w:eastAsia="Arial" w:cs="Arial"/>
            <w:lang w:val="en-GB"/>
          </w:rPr>
          <w:t>http://www.w3.org/TR/1999/REC-xml-names-19990114</w:t>
        </w:r>
      </w:hyperlink>
    </w:p>
    <w:p w14:paraId="11F5D005" w14:textId="77777777" w:rsidR="00BF4F83" w:rsidRPr="003A06D0" w:rsidRDefault="00BF4F83" w:rsidP="00BF4F83">
      <w:pPr>
        <w:pStyle w:val="Ref"/>
        <w:rPr>
          <w:b/>
          <w:lang w:val="en-GB"/>
        </w:rPr>
      </w:pPr>
      <w:r w:rsidRPr="003A06D0">
        <w:rPr>
          <w:b/>
          <w:lang w:val="en-GB"/>
        </w:rPr>
        <w:t>[XML-NT-Document]</w:t>
      </w:r>
      <w:r w:rsidRPr="003A06D0">
        <w:rPr>
          <w:lang w:val="en-GB"/>
        </w:rPr>
        <w:t xml:space="preserve"> </w:t>
      </w:r>
      <w:hyperlink r:id="rId60">
        <w:r w:rsidRPr="003A06D0">
          <w:rPr>
            <w:rStyle w:val="Hyperlink"/>
            <w:lang w:val="en-GB"/>
          </w:rPr>
          <w:t>http://www.w3.org/TR/2004/REC-xml-20040204/#NT-document</w:t>
        </w:r>
      </w:hyperlink>
    </w:p>
    <w:p w14:paraId="1E3A0D7C" w14:textId="77777777" w:rsidR="00BF4F83" w:rsidRPr="003A06D0" w:rsidRDefault="00BF4F83" w:rsidP="00BF4F83">
      <w:pPr>
        <w:pStyle w:val="Ref"/>
        <w:rPr>
          <w:lang w:val="en-GB"/>
        </w:rPr>
      </w:pPr>
      <w:r w:rsidRPr="003A06D0">
        <w:rPr>
          <w:b/>
          <w:lang w:val="en-GB"/>
        </w:rPr>
        <w:t>[XML-PROLOG]</w:t>
      </w:r>
      <w:r w:rsidRPr="003A06D0">
        <w:rPr>
          <w:lang w:val="en-GB"/>
        </w:rPr>
        <w:t xml:space="preserve"> </w:t>
      </w:r>
      <w:r w:rsidRPr="003A06D0">
        <w:rPr>
          <w:lang w:val="en-GB"/>
        </w:rPr>
        <w:tab/>
        <w:t xml:space="preserve">Tim Bray, Jean Paoli, C. M. Sperberg-McQueen, et al. </w:t>
      </w:r>
      <w:r w:rsidRPr="003A06D0">
        <w:rPr>
          <w:iCs/>
          <w:lang w:val="en-GB"/>
        </w:rPr>
        <w:t>Prolog and Document Type Declaration</w:t>
      </w:r>
      <w:r w:rsidRPr="003A06D0">
        <w:rPr>
          <w:lang w:val="en-GB"/>
        </w:rPr>
        <w:t xml:space="preserve"> in </w:t>
      </w:r>
      <w:r w:rsidRPr="003A06D0">
        <w:rPr>
          <w:iCs/>
          <w:lang w:val="en-GB"/>
        </w:rPr>
        <w:t>Extensible Markup Language (XML) 1.0 (Third Edition)</w:t>
      </w:r>
      <w:r w:rsidRPr="003A06D0">
        <w:rPr>
          <w:lang w:val="en-GB"/>
        </w:rPr>
        <w:t xml:space="preserve">, W3C Recommendation, 04 February 2004, </w:t>
      </w:r>
      <w:hyperlink r:id="rId61" w:anchor="sec-prolog-dtd" w:history="1">
        <w:r w:rsidRPr="003A06D0">
          <w:rPr>
            <w:rStyle w:val="Hyperlink"/>
            <w:lang w:val="en-GB"/>
          </w:rPr>
          <w:t>http://www.w3.org/TR/REC-xml/#sec-prolog-dtd</w:t>
        </w:r>
      </w:hyperlink>
    </w:p>
    <w:p w14:paraId="34241455" w14:textId="77777777" w:rsidR="00BF4F83" w:rsidRPr="003A06D0" w:rsidRDefault="00BF4F83" w:rsidP="00BF4F83">
      <w:pPr>
        <w:pStyle w:val="Ref"/>
        <w:rPr>
          <w:lang w:val="en-GB"/>
        </w:rPr>
      </w:pPr>
      <w:bookmarkStart w:id="1551" w:name="refXMLDSIG"/>
      <w:r w:rsidRPr="003A06D0">
        <w:rPr>
          <w:b/>
          <w:lang w:val="en-GB"/>
        </w:rPr>
        <w:t xml:space="preserve">[xml:id] </w:t>
      </w:r>
      <w:r w:rsidRPr="003A06D0">
        <w:rPr>
          <w:b/>
          <w:lang w:val="en-GB"/>
        </w:rPr>
        <w:tab/>
      </w:r>
      <w:r w:rsidRPr="003A06D0">
        <w:rPr>
          <w:lang w:val="en-GB"/>
        </w:rPr>
        <w:t>xml:id, Version 1.0, W3C Recommendation, 9 September 2005, http://www.w3.org/TR/xml-id/</w:t>
      </w:r>
    </w:p>
    <w:p w14:paraId="672CC2E3" w14:textId="77777777" w:rsidR="00BF4F83" w:rsidRPr="003A06D0" w:rsidRDefault="00BF4F83" w:rsidP="00BF4F83">
      <w:pPr>
        <w:pStyle w:val="Ref"/>
        <w:rPr>
          <w:lang w:val="en-GB"/>
        </w:rPr>
      </w:pPr>
      <w:r w:rsidRPr="003A06D0">
        <w:rPr>
          <w:b/>
          <w:lang w:val="en-GB"/>
        </w:rPr>
        <w:t>[XMLDSIG]</w:t>
      </w:r>
      <w:r w:rsidRPr="003A06D0">
        <w:rPr>
          <w:rFonts w:eastAsia="Arial" w:cs="Arial"/>
          <w:lang w:val="en-GB"/>
        </w:rPr>
        <w:t xml:space="preserve"> </w:t>
      </w:r>
      <w:bookmarkEnd w:id="1551"/>
      <w:r w:rsidRPr="003A06D0">
        <w:rPr>
          <w:rFonts w:cs="Arial"/>
          <w:lang w:val="en-GB"/>
        </w:rPr>
        <w:tab/>
      </w:r>
      <w:r w:rsidRPr="003A06D0">
        <w:rPr>
          <w:rStyle w:val="RefZchn"/>
          <w:iCs/>
          <w:lang w:val="en-GB"/>
        </w:rPr>
        <w:t>D. Eastlake et al.  XML-Signature Syntax and Processing.  W3C Recommendation, February 2002</w:t>
      </w:r>
      <w:r w:rsidRPr="003A06D0">
        <w:rPr>
          <w:rStyle w:val="RefZchn"/>
          <w:i/>
          <w:iCs/>
          <w:lang w:val="en-GB"/>
        </w:rPr>
        <w:t xml:space="preserve">. </w:t>
      </w:r>
      <w:r w:rsidRPr="003A06D0">
        <w:rPr>
          <w:rStyle w:val="RefZchn"/>
          <w:i/>
          <w:iCs/>
          <w:lang w:val="en-GB"/>
        </w:rPr>
        <w:br/>
      </w:r>
      <w:hyperlink r:id="rId62" w:history="1">
        <w:r w:rsidRPr="003A06D0">
          <w:rPr>
            <w:rStyle w:val="Hyperlink"/>
            <w:lang w:val="en-GB"/>
          </w:rPr>
          <w:t>http://www.w3.org/TR/2002/REC-xmldsig-core-20020212/</w:t>
        </w:r>
      </w:hyperlink>
      <w:r w:rsidRPr="003A06D0">
        <w:rPr>
          <w:lang w:val="en-GB"/>
        </w:rPr>
        <w:t xml:space="preserve"> </w:t>
      </w:r>
    </w:p>
    <w:p w14:paraId="3B3D7FA4" w14:textId="77777777" w:rsidR="00BF4F83" w:rsidRPr="003A06D0" w:rsidRDefault="00BF4F83" w:rsidP="00BF4F83">
      <w:pPr>
        <w:pStyle w:val="Ref"/>
        <w:rPr>
          <w:lang w:val="en-GB"/>
        </w:rPr>
      </w:pPr>
      <w:r w:rsidRPr="003A06D0">
        <w:rPr>
          <w:rStyle w:val="Refterm"/>
          <w:lang w:val="en-GB"/>
        </w:rPr>
        <w:t>[</w:t>
      </w:r>
      <w:bookmarkStart w:id="1552" w:name="refXML_Schema_1"/>
      <w:r w:rsidRPr="003A06D0">
        <w:rPr>
          <w:rStyle w:val="Refterm"/>
          <w:lang w:val="en-GB"/>
        </w:rPr>
        <w:t>XML-Schema-1</w:t>
      </w:r>
      <w:bookmarkEnd w:id="1552"/>
      <w:r w:rsidRPr="003A06D0">
        <w:rPr>
          <w:rStyle w:val="Refterm"/>
          <w:lang w:val="en-GB"/>
        </w:rPr>
        <w:t>]</w:t>
      </w:r>
      <w:r w:rsidRPr="003A06D0">
        <w:rPr>
          <w:lang w:val="en-GB"/>
        </w:rPr>
        <w:tab/>
        <w:t xml:space="preserve">W3C XML Schema Definition Language (XSD) 1.1 Part 1: Structures, S. Gao, M. Sperberg-McQueen, H. Thompson, N. Mendelsohn, D. Beech, M. Maloney, Editors, W3C Recommendation, April 5, 2012, </w:t>
      </w:r>
      <w:r w:rsidRPr="003A06D0">
        <w:rPr>
          <w:lang w:val="en-GB"/>
        </w:rPr>
        <w:br/>
      </w:r>
      <w:hyperlink r:id="rId63" w:history="1">
        <w:r w:rsidRPr="003A06D0">
          <w:rPr>
            <w:rStyle w:val="Hyperlink"/>
            <w:lang w:val="en-GB"/>
          </w:rPr>
          <w:t>http://www.w3.org/TR/2012/REC-xmlschema11-1-20120405/</w:t>
        </w:r>
      </w:hyperlink>
      <w:r w:rsidRPr="003A06D0">
        <w:rPr>
          <w:lang w:val="en-GB"/>
        </w:rPr>
        <w:t xml:space="preserve">. </w:t>
      </w:r>
      <w:r w:rsidRPr="003A06D0">
        <w:rPr>
          <w:lang w:val="en-GB"/>
        </w:rPr>
        <w:br/>
        <w:t xml:space="preserve">Latest version available at </w:t>
      </w:r>
      <w:hyperlink r:id="rId64" w:history="1">
        <w:r w:rsidRPr="003A06D0">
          <w:rPr>
            <w:rStyle w:val="Hyperlink"/>
            <w:lang w:val="en-GB"/>
          </w:rPr>
          <w:t>http://www.w3.org/TR/xmlschema11-1/</w:t>
        </w:r>
      </w:hyperlink>
      <w:r w:rsidRPr="003A06D0">
        <w:rPr>
          <w:lang w:val="en-GB"/>
        </w:rPr>
        <w:t xml:space="preserve">. </w:t>
      </w:r>
    </w:p>
    <w:p w14:paraId="4156961D" w14:textId="77777777" w:rsidR="00BF4F83" w:rsidRPr="003A06D0" w:rsidRDefault="00BF4F83" w:rsidP="00BF4F83">
      <w:pPr>
        <w:pStyle w:val="Ref"/>
        <w:rPr>
          <w:lang w:val="en-GB"/>
        </w:rPr>
      </w:pPr>
      <w:r w:rsidRPr="003A06D0">
        <w:rPr>
          <w:rStyle w:val="Refterm"/>
          <w:lang w:val="en-GB"/>
        </w:rPr>
        <w:t>[</w:t>
      </w:r>
      <w:bookmarkStart w:id="1553" w:name="BMXMLSchema2"/>
      <w:bookmarkStart w:id="1554" w:name="refXML_Schema_2"/>
      <w:r w:rsidRPr="003A06D0">
        <w:rPr>
          <w:rStyle w:val="Refterm"/>
          <w:lang w:val="en-GB"/>
        </w:rPr>
        <w:t>XML-Schema-2</w:t>
      </w:r>
      <w:bookmarkEnd w:id="1553"/>
      <w:bookmarkEnd w:id="1554"/>
      <w:r w:rsidRPr="003A06D0">
        <w:rPr>
          <w:rStyle w:val="Refterm"/>
          <w:lang w:val="en-GB"/>
        </w:rPr>
        <w:t>]</w:t>
      </w:r>
      <w:r w:rsidRPr="003A06D0">
        <w:rPr>
          <w:lang w:val="en-GB"/>
        </w:rPr>
        <w:tab/>
      </w:r>
      <w:r w:rsidRPr="003A06D0" w:rsidDel="009D12AD">
        <w:rPr>
          <w:lang w:val="en-GB"/>
        </w:rPr>
        <w:fldChar w:fldCharType="begin"/>
      </w:r>
      <w:r w:rsidRPr="003A06D0" w:rsidDel="009D12AD">
        <w:rPr>
          <w:lang w:val="en-GB"/>
        </w:rPr>
        <w:fldChar w:fldCharType="separate"/>
      </w:r>
      <w:r w:rsidRPr="003A06D0" w:rsidDel="009D12AD">
        <w:rPr>
          <w:lang w:val="en-GB"/>
        </w:rPr>
        <w:t>W3C XML Schema Definition Language (XSD) 1.1 Part 2: Datatypes</w:t>
      </w:r>
      <w:r w:rsidRPr="003A06D0" w:rsidDel="009D12AD">
        <w:rPr>
          <w:lang w:val="en-GB"/>
        </w:rPr>
        <w:fldChar w:fldCharType="end"/>
      </w:r>
      <w:r w:rsidRPr="003A06D0">
        <w:rPr>
          <w:lang w:val="en-GB"/>
        </w:rPr>
        <w:t xml:space="preserve">W3C XML Schema Definition Language (XSD) 1.1 Part 2: Datatypes, D. Peterson, S. Gao, A. Malhotra, M. Sperberg-McQueen, H. Thompson, Paul V. Biron, Editors, W3C Recommendation, April 5, 2012, </w:t>
      </w:r>
      <w:r w:rsidRPr="003A06D0">
        <w:rPr>
          <w:lang w:val="en-GB"/>
        </w:rPr>
        <w:br/>
      </w:r>
      <w:hyperlink r:id="rId65" w:history="1">
        <w:r w:rsidRPr="003A06D0">
          <w:rPr>
            <w:rStyle w:val="Hyperlink"/>
            <w:lang w:val="en-GB"/>
          </w:rPr>
          <w:t>http://www.w3.org/TR/2012/REC-xmlschema11-2-20120405/</w:t>
        </w:r>
      </w:hyperlink>
      <w:r w:rsidRPr="003A06D0">
        <w:rPr>
          <w:lang w:val="en-GB"/>
        </w:rPr>
        <w:t xml:space="preserve">. </w:t>
      </w:r>
      <w:r w:rsidRPr="003A06D0">
        <w:rPr>
          <w:lang w:val="en-GB"/>
        </w:rPr>
        <w:br/>
        <w:t xml:space="preserve">Latest version available at </w:t>
      </w:r>
      <w:hyperlink r:id="rId66" w:history="1">
        <w:r w:rsidRPr="003A06D0">
          <w:rPr>
            <w:rStyle w:val="Hyperlink"/>
            <w:lang w:val="en-GB"/>
          </w:rPr>
          <w:t>http://www.w3.org/TR/xmlschema11-2/</w:t>
        </w:r>
      </w:hyperlink>
      <w:r w:rsidRPr="003A06D0">
        <w:rPr>
          <w:lang w:val="en-GB"/>
        </w:rPr>
        <w:t>.</w:t>
      </w:r>
    </w:p>
    <w:p w14:paraId="31C9A0B7" w14:textId="77777777" w:rsidR="00BF4F83" w:rsidRDefault="00BF4F83" w:rsidP="00BF4F83">
      <w:pPr>
        <w:pStyle w:val="Ref"/>
        <w:rPr>
          <w:rStyle w:val="Hyperlink"/>
          <w:lang w:val="en-GB"/>
        </w:rPr>
      </w:pPr>
      <w:r w:rsidRPr="003A06D0">
        <w:rPr>
          <w:b/>
          <w:lang w:val="en-GB"/>
        </w:rPr>
        <w:t>[XPATH]</w:t>
      </w:r>
      <w:r w:rsidRPr="003A06D0">
        <w:rPr>
          <w:lang w:val="en-GB"/>
        </w:rPr>
        <w:tab/>
        <w:t xml:space="preserve">XML Path Language (XPath) Version 1.0. W3C Recommendation 16 November 1999 </w:t>
      </w:r>
      <w:hyperlink r:id="rId67" w:history="1">
        <w:r w:rsidRPr="003A06D0">
          <w:rPr>
            <w:rStyle w:val="Hyperlink"/>
            <w:lang w:val="en-GB"/>
          </w:rPr>
          <w:t>http://www.w3.org/TR/xpath</w:t>
        </w:r>
      </w:hyperlink>
    </w:p>
    <w:p w14:paraId="1F275F94" w14:textId="77777777" w:rsidR="00D64A4C" w:rsidRDefault="00D64A4C" w:rsidP="00D64A4C">
      <w:pPr>
        <w:pStyle w:val="Ref"/>
        <w:rPr>
          <w:rStyle w:val="Hyperlink"/>
          <w:lang w:val="en-GB"/>
        </w:rPr>
      </w:pPr>
      <w:r w:rsidRPr="003A06D0">
        <w:rPr>
          <w:b/>
          <w:lang w:val="en-GB"/>
        </w:rPr>
        <w:t>[XPATH</w:t>
      </w:r>
      <w:r>
        <w:rPr>
          <w:b/>
          <w:lang w:val="en-GB"/>
        </w:rPr>
        <w:t>20</w:t>
      </w:r>
      <w:r w:rsidRPr="003A06D0">
        <w:rPr>
          <w:b/>
          <w:lang w:val="en-GB"/>
        </w:rPr>
        <w:t>]</w:t>
      </w:r>
      <w:r w:rsidRPr="003A06D0">
        <w:rPr>
          <w:lang w:val="en-GB"/>
        </w:rPr>
        <w:tab/>
      </w:r>
      <w:r w:rsidRPr="00D64A4C">
        <w:rPr>
          <w:rStyle w:val="Hyperlink"/>
          <w:color w:val="auto"/>
          <w:lang w:val="en-GB"/>
        </w:rPr>
        <w:t xml:space="preserve">XML Path Language (XPath) 2.0, A. Berglund, S. Boag, D. Chamberlin, M. Fernandez, M. Kay, J. Robie, J. Simeon, Editors, W3C Recommendation, January 23, 2007, </w:t>
      </w:r>
      <w:r w:rsidRPr="00D64A4C">
        <w:rPr>
          <w:rStyle w:val="Hyperlink"/>
          <w:lang w:val="en-GB"/>
        </w:rPr>
        <w:t xml:space="preserve">http://www.w3.org/TR/2007/REC-xpath20-20070123/. Latest version available at </w:t>
      </w:r>
      <w:hyperlink r:id="rId68" w:history="1">
        <w:r w:rsidRPr="005B1415">
          <w:rPr>
            <w:rStyle w:val="Hyperlink"/>
            <w:lang w:val="en-GB"/>
          </w:rPr>
          <w:t>http://www.w3.org/TR/xpath20/</w:t>
        </w:r>
      </w:hyperlink>
      <w:r w:rsidRPr="00D64A4C">
        <w:rPr>
          <w:rStyle w:val="Hyperlink"/>
          <w:lang w:val="en-GB"/>
        </w:rPr>
        <w:t>.</w:t>
      </w:r>
    </w:p>
    <w:p w14:paraId="448A751A" w14:textId="77777777" w:rsidR="00D64A4C" w:rsidRDefault="00D64A4C" w:rsidP="00D64A4C">
      <w:pPr>
        <w:pStyle w:val="Ref"/>
        <w:rPr>
          <w:b/>
          <w:lang w:val="en-GB"/>
        </w:rPr>
      </w:pPr>
      <w:r w:rsidRPr="003A06D0">
        <w:rPr>
          <w:b/>
          <w:lang w:val="en-GB"/>
        </w:rPr>
        <w:t>[XPATH</w:t>
      </w:r>
      <w:r>
        <w:rPr>
          <w:b/>
          <w:lang w:val="en-GB"/>
        </w:rPr>
        <w:t>30</w:t>
      </w:r>
      <w:r w:rsidRPr="003A06D0">
        <w:rPr>
          <w:b/>
          <w:lang w:val="en-GB"/>
        </w:rPr>
        <w:t>]</w:t>
      </w:r>
      <w:r>
        <w:rPr>
          <w:b/>
          <w:lang w:val="en-GB"/>
        </w:rPr>
        <w:tab/>
      </w:r>
      <w:r w:rsidRPr="00D64A4C">
        <w:rPr>
          <w:lang w:val="en-GB"/>
        </w:rPr>
        <w:t>XML Path Language (XPath) 3.0, J. Robie, D. Chamberlin, M. Dyck, J. Snelson, Editors, W3C Recommendation, April 8, 2014</w:t>
      </w:r>
      <w:r w:rsidRPr="00D64A4C">
        <w:rPr>
          <w:rStyle w:val="Hyperlink"/>
          <w:lang w:val="en-GB"/>
        </w:rPr>
        <w:t>, http://www.w3.org/TR/2014/REC-xpath-30-20140408/</w:t>
      </w:r>
      <w:r w:rsidRPr="00D64A4C">
        <w:rPr>
          <w:lang w:val="en-GB"/>
        </w:rPr>
        <w:t xml:space="preserve">. Latest version available at </w:t>
      </w:r>
      <w:r w:rsidRPr="00D64A4C">
        <w:rPr>
          <w:rStyle w:val="Hyperlink"/>
          <w:lang w:val="en-GB"/>
        </w:rPr>
        <w:t>http://www.w3.org/TR/xpath-30/.</w:t>
      </w:r>
    </w:p>
    <w:p w14:paraId="0EBB331A" w14:textId="77777777" w:rsidR="00D64A4C" w:rsidRPr="00D64A4C" w:rsidRDefault="00D64A4C" w:rsidP="00D64A4C">
      <w:pPr>
        <w:pStyle w:val="Ref"/>
        <w:rPr>
          <w:rStyle w:val="Hyperlink"/>
          <w:lang w:val="en-GB"/>
        </w:rPr>
      </w:pPr>
      <w:r w:rsidRPr="003A06D0">
        <w:rPr>
          <w:b/>
          <w:lang w:val="en-GB"/>
        </w:rPr>
        <w:t>[XPATH</w:t>
      </w:r>
      <w:r>
        <w:rPr>
          <w:b/>
          <w:lang w:val="en-GB"/>
        </w:rPr>
        <w:t>31</w:t>
      </w:r>
      <w:r w:rsidRPr="003A06D0">
        <w:rPr>
          <w:b/>
          <w:lang w:val="en-GB"/>
        </w:rPr>
        <w:t>]</w:t>
      </w:r>
      <w:r>
        <w:rPr>
          <w:b/>
          <w:lang w:val="en-GB"/>
        </w:rPr>
        <w:tab/>
      </w:r>
      <w:r w:rsidRPr="00D64A4C">
        <w:rPr>
          <w:lang w:val="en-GB"/>
        </w:rPr>
        <w:t xml:space="preserve">XML Path Language (XPath) 3.1, J. Robie, M. Dyck, J. Spiegel, Editors, W3C Recommendation, March 21, 2017, </w:t>
      </w:r>
      <w:r w:rsidRPr="00D64A4C">
        <w:rPr>
          <w:rStyle w:val="Hyperlink"/>
          <w:lang w:val="en-GB"/>
        </w:rPr>
        <w:t>https://www.w3.org/TR/2017/REC-xpath-31-20170321/</w:t>
      </w:r>
      <w:r w:rsidRPr="00D64A4C">
        <w:rPr>
          <w:lang w:val="en-GB"/>
        </w:rPr>
        <w:t xml:space="preserve">. Latest version available at </w:t>
      </w:r>
      <w:r w:rsidRPr="00D64A4C">
        <w:rPr>
          <w:rStyle w:val="Hyperlink"/>
          <w:lang w:val="en-GB"/>
        </w:rPr>
        <w:t>https://www.w3.org/TR/xpath-31/</w:t>
      </w:r>
      <w:r w:rsidRPr="00D64A4C">
        <w:rPr>
          <w:lang w:val="en-GB"/>
        </w:rPr>
        <w:t>.</w:t>
      </w:r>
    </w:p>
    <w:p w14:paraId="3EA418F4" w14:textId="77777777" w:rsidR="00BF4F83" w:rsidRPr="003A06D0" w:rsidRDefault="00BF4F83" w:rsidP="00AA52F6">
      <w:pPr>
        <w:pStyle w:val="berschrift2"/>
        <w:numPr>
          <w:ilvl w:val="1"/>
          <w:numId w:val="3"/>
        </w:numPr>
        <w:rPr>
          <w:lang w:val="en-GB"/>
        </w:rPr>
      </w:pPr>
      <w:bookmarkStart w:id="1555" w:name="_Toc85472895"/>
      <w:bookmarkStart w:id="1556" w:name="_Toc287332009"/>
      <w:bookmarkStart w:id="1557" w:name="_Toc480914665"/>
      <w:bookmarkStart w:id="1558" w:name="_Toc481064856"/>
      <w:bookmarkStart w:id="1559" w:name="_Toc516357996"/>
      <w:bookmarkStart w:id="1560" w:name="_Toc522668482"/>
      <w:bookmarkStart w:id="1561" w:name="_Toc10198448"/>
      <w:r w:rsidRPr="003A06D0">
        <w:rPr>
          <w:lang w:val="en-GB"/>
        </w:rPr>
        <w:t>Non-Normative References</w:t>
      </w:r>
      <w:bookmarkEnd w:id="1555"/>
      <w:bookmarkEnd w:id="1556"/>
      <w:bookmarkEnd w:id="1557"/>
      <w:bookmarkEnd w:id="1558"/>
      <w:bookmarkEnd w:id="1559"/>
      <w:bookmarkEnd w:id="1560"/>
      <w:bookmarkEnd w:id="1561"/>
    </w:p>
    <w:p w14:paraId="385E1E6F" w14:textId="77777777" w:rsidR="00BF4F83" w:rsidRPr="003A06D0" w:rsidRDefault="00BF4F83" w:rsidP="00BF4F83">
      <w:pPr>
        <w:pStyle w:val="Ref"/>
        <w:rPr>
          <w:lang w:val="en-GB"/>
        </w:rPr>
      </w:pPr>
      <w:r w:rsidRPr="003A06D0">
        <w:rPr>
          <w:rStyle w:val="Refterm"/>
          <w:lang w:val="en-GB"/>
        </w:rPr>
        <w:t>[ASN.1]</w:t>
      </w:r>
      <w:r w:rsidRPr="003A06D0">
        <w:rPr>
          <w:lang w:val="en-GB"/>
        </w:rPr>
        <w:tab/>
        <w:t>Introduction to ASN.1.</w:t>
      </w:r>
      <w:r w:rsidRPr="003A06D0">
        <w:rPr>
          <w:rFonts w:ascii="Helvetica" w:eastAsia="Helvetica" w:hAnsi="Helvetica" w:cs="Helvetica"/>
          <w:lang w:val="en-GB"/>
        </w:rPr>
        <w:t xml:space="preserve"> </w:t>
      </w:r>
      <w:r w:rsidRPr="003A06D0">
        <w:rPr>
          <w:rFonts w:ascii="Helvetica" w:hAnsi="Helvetica"/>
          <w:lang w:val="en-GB"/>
        </w:rPr>
        <w:br/>
      </w:r>
      <w:hyperlink r:id="rId69" w:history="1">
        <w:r w:rsidRPr="003A06D0">
          <w:rPr>
            <w:rStyle w:val="Hyperlink"/>
            <w:lang w:val="en-GB"/>
          </w:rPr>
          <w:t>https://www.itu.int/en/ITU-T/asn1/Pages/introduction.aspx</w:t>
        </w:r>
      </w:hyperlink>
      <w:r w:rsidRPr="003A06D0">
        <w:rPr>
          <w:lang w:val="en-GB"/>
        </w:rPr>
        <w:t xml:space="preserve"> </w:t>
      </w:r>
    </w:p>
    <w:p w14:paraId="0DC26158" w14:textId="77777777" w:rsidR="00BF4F83" w:rsidRPr="003A06D0" w:rsidRDefault="00BF4F83" w:rsidP="00BF4F83">
      <w:pPr>
        <w:pStyle w:val="Ref"/>
        <w:rPr>
          <w:rStyle w:val="Refterm"/>
          <w:lang w:val="en-GB"/>
        </w:rPr>
      </w:pPr>
      <w:r w:rsidRPr="003A06D0">
        <w:rPr>
          <w:rStyle w:val="Refterm"/>
          <w:lang w:val="en-GB"/>
        </w:rPr>
        <w:t>[CHPGW]</w:t>
      </w:r>
      <w:r w:rsidRPr="003A06D0">
        <w:rPr>
          <w:lang w:val="en-GB"/>
        </w:rPr>
        <w:tab/>
        <w:t>DSS Extension for Local Signature Computation Version 1.0, Working Draft for Committee Specification 04.</w:t>
      </w:r>
      <w:r w:rsidRPr="003A06D0">
        <w:rPr>
          <w:rFonts w:ascii="Helvetica" w:eastAsia="Helvetica" w:hAnsi="Helvetica" w:cs="Helvetica"/>
          <w:lang w:val="en-GB"/>
        </w:rPr>
        <w:t xml:space="preserve"> </w:t>
      </w:r>
      <w:r w:rsidRPr="003A06D0">
        <w:rPr>
          <w:rFonts w:ascii="Helvetica" w:hAnsi="Helvetica"/>
          <w:lang w:val="en-GB"/>
        </w:rPr>
        <w:br/>
      </w:r>
      <w:hyperlink r:id="rId70" w:history="1">
        <w:r w:rsidRPr="003A06D0">
          <w:rPr>
            <w:rStyle w:val="Hyperlink"/>
            <w:lang w:val="en-GB"/>
          </w:rPr>
          <w:t>https://www.oasis-open.org/committees/download.php/62576/localsig-v1.0-csprd04.pdf</w:t>
        </w:r>
      </w:hyperlink>
      <w:r w:rsidRPr="003A06D0">
        <w:rPr>
          <w:rStyle w:val="Refterm"/>
          <w:lang w:val="en-GB"/>
        </w:rPr>
        <w:t xml:space="preserve"> </w:t>
      </w:r>
    </w:p>
    <w:p w14:paraId="751D1859" w14:textId="77777777" w:rsidR="00BF4F83" w:rsidRPr="003A06D0" w:rsidRDefault="00BF4F83" w:rsidP="00BF4F83">
      <w:pPr>
        <w:pStyle w:val="Ref"/>
        <w:rPr>
          <w:lang w:val="en-GB"/>
        </w:rPr>
      </w:pPr>
      <w:r w:rsidRPr="003A06D0">
        <w:rPr>
          <w:rStyle w:val="Refterm"/>
          <w:lang w:val="en-GB"/>
        </w:rPr>
        <w:t>[</w:t>
      </w:r>
      <w:bookmarkStart w:id="1562" w:name="refISO8601"/>
      <w:r w:rsidRPr="003A06D0">
        <w:rPr>
          <w:rStyle w:val="Refterm"/>
          <w:lang w:val="en-GB"/>
        </w:rPr>
        <w:t>ISO8601</w:t>
      </w:r>
      <w:bookmarkEnd w:id="1562"/>
      <w:r w:rsidRPr="003A06D0">
        <w:rPr>
          <w:rStyle w:val="Refterm"/>
          <w:lang w:val="en-GB"/>
        </w:rPr>
        <w:t>]</w:t>
      </w:r>
      <w:r w:rsidRPr="003A06D0">
        <w:rPr>
          <w:lang w:val="en-GB"/>
        </w:rPr>
        <w:tab/>
        <w:t xml:space="preserve">Data elements and interchange formats — Information interchange — Representation of dates and times, International Standard, ISO 8601:2004(E), December 1, 2004, </w:t>
      </w:r>
      <w:hyperlink r:id="rId71" w:history="1">
        <w:r w:rsidRPr="003A06D0">
          <w:rPr>
            <w:rStyle w:val="Hyperlink"/>
            <w:lang w:val="en-GB"/>
          </w:rPr>
          <w:t>https://www.iso.org/standard/40874.html</w:t>
        </w:r>
      </w:hyperlink>
      <w:r w:rsidRPr="003A06D0">
        <w:rPr>
          <w:lang w:val="en-GB"/>
        </w:rPr>
        <w:t xml:space="preserve">. </w:t>
      </w:r>
    </w:p>
    <w:p w14:paraId="783C150D" w14:textId="77777777" w:rsidR="00BF4F83" w:rsidRPr="003A06D0" w:rsidRDefault="00BF4F83" w:rsidP="00BF4F83">
      <w:pPr>
        <w:pStyle w:val="Ref"/>
        <w:rPr>
          <w:lang w:val="en-GB"/>
        </w:rPr>
      </w:pPr>
      <w:bookmarkStart w:id="1563" w:name="refISO639_1"/>
      <w:r w:rsidRPr="003A06D0">
        <w:rPr>
          <w:rStyle w:val="Refterm"/>
          <w:lang w:val="en-GB"/>
        </w:rPr>
        <w:t>[ISO639-1]</w:t>
      </w:r>
      <w:bookmarkEnd w:id="1563"/>
      <w:r w:rsidRPr="003A06D0">
        <w:rPr>
          <w:lang w:val="en-GB"/>
        </w:rPr>
        <w:tab/>
        <w:t xml:space="preserve">Codes for the representation of names of languages — Part 1: Alpha-2 code, International Standard, ISO 639-1:2002 (en), </w:t>
      </w:r>
      <w:hyperlink r:id="rId72" w:anchor="iso:std:iso:639:-1:ed-1:v1:en" w:history="1">
        <w:r w:rsidRPr="003A06D0">
          <w:rPr>
            <w:rStyle w:val="Hyperlink"/>
            <w:lang w:val="en-GB"/>
          </w:rPr>
          <w:t>https://www.iso.org/obp/ui#iso:std:iso:639:-1</w:t>
        </w:r>
      </w:hyperlink>
      <w:r w:rsidRPr="003A06D0">
        <w:rPr>
          <w:lang w:val="en-GB"/>
        </w:rPr>
        <w:t xml:space="preserve">. </w:t>
      </w:r>
    </w:p>
    <w:p w14:paraId="34008457" w14:textId="77777777" w:rsidR="00BF4F83" w:rsidRPr="003A06D0" w:rsidRDefault="00BF4F83" w:rsidP="00BF4F83">
      <w:pPr>
        <w:pStyle w:val="Ref"/>
        <w:rPr>
          <w:lang w:val="en-GB"/>
        </w:rPr>
      </w:pPr>
      <w:bookmarkStart w:id="1564" w:name="refJENSEN2009"/>
      <w:bookmarkStart w:id="1565" w:name="refRFC7049"/>
      <w:r w:rsidRPr="003A06D0">
        <w:rPr>
          <w:rStyle w:val="Refterm"/>
          <w:lang w:val="en-GB"/>
        </w:rPr>
        <w:t>[JENSEN-2009]</w:t>
      </w:r>
      <w:bookmarkEnd w:id="1564"/>
      <w:r w:rsidRPr="003A06D0">
        <w:rPr>
          <w:lang w:val="en-GB"/>
        </w:rPr>
        <w:tab/>
        <w:t xml:space="preserve">Meiko Jensen, Lijun Liao, and Jörg Schwenk. 2009. The curse of namespaces in the domain of XML signature. In Proceedings of the 2009 ACM workshop on Secure web services (SWS '09). ACM, New York, NY, USA, 29-36. </w:t>
      </w:r>
      <w:r w:rsidRPr="003A06D0">
        <w:rPr>
          <w:lang w:val="en-GB"/>
        </w:rPr>
        <w:br/>
        <w:t xml:space="preserve">DOI: </w:t>
      </w:r>
      <w:hyperlink r:id="rId73" w:history="1">
        <w:r w:rsidRPr="003A06D0">
          <w:rPr>
            <w:rStyle w:val="Hyperlink"/>
            <w:lang w:val="en-GB"/>
          </w:rPr>
          <w:t>https://doi.org/10.1145/1655121.1655129</w:t>
        </w:r>
      </w:hyperlink>
      <w:r w:rsidRPr="003A06D0">
        <w:rPr>
          <w:lang w:val="en-GB"/>
        </w:rPr>
        <w:t xml:space="preserve"> </w:t>
      </w:r>
    </w:p>
    <w:p w14:paraId="12E1D7BF" w14:textId="77777777" w:rsidR="00BF4F83" w:rsidRPr="003A06D0" w:rsidRDefault="00BF4F83" w:rsidP="00BF4F83">
      <w:pPr>
        <w:pStyle w:val="Ref"/>
        <w:rPr>
          <w:lang w:val="en-GB"/>
        </w:rPr>
      </w:pPr>
      <w:r w:rsidRPr="003A06D0">
        <w:rPr>
          <w:rStyle w:val="Refterm"/>
          <w:lang w:val="en-GB"/>
        </w:rPr>
        <w:lastRenderedPageBreak/>
        <w:t>[RFC7049]</w:t>
      </w:r>
      <w:bookmarkEnd w:id="1565"/>
      <w:r w:rsidRPr="003A06D0">
        <w:rPr>
          <w:lang w:val="en-GB"/>
        </w:rPr>
        <w:tab/>
        <w:t>C. Bormann, University Bremen TZI, Concise Binary Object Representation (CBOR), ISSN: 2070-1721, October 2013.</w:t>
      </w:r>
      <w:r w:rsidRPr="003A06D0">
        <w:rPr>
          <w:rFonts w:ascii="Helvetica" w:eastAsia="Helvetica" w:hAnsi="Helvetica" w:cs="Helvetica"/>
          <w:lang w:val="en-GB"/>
        </w:rPr>
        <w:t xml:space="preserve"> </w:t>
      </w:r>
      <w:r w:rsidRPr="003A06D0">
        <w:rPr>
          <w:rFonts w:ascii="Helvetica" w:hAnsi="Helvetica"/>
          <w:lang w:val="en-GB"/>
        </w:rPr>
        <w:br/>
      </w:r>
      <w:hyperlink r:id="rId74" w:history="1">
        <w:r w:rsidRPr="003A06D0">
          <w:rPr>
            <w:rStyle w:val="Hyperlink"/>
            <w:lang w:val="en-GB"/>
          </w:rPr>
          <w:t>https://tools.ietf.org/html/rfc7049</w:t>
        </w:r>
      </w:hyperlink>
      <w:r w:rsidRPr="003A06D0">
        <w:rPr>
          <w:lang w:val="en-GB"/>
        </w:rPr>
        <w:t xml:space="preserve"> </w:t>
      </w:r>
    </w:p>
    <w:p w14:paraId="7D1E8191" w14:textId="77777777" w:rsidR="00BF4F83" w:rsidRPr="003A06D0" w:rsidRDefault="00BF4F83" w:rsidP="006C6AF6">
      <w:pPr>
        <w:pStyle w:val="Ref"/>
        <w:rPr>
          <w:lang w:val="en-GB"/>
        </w:rPr>
      </w:pPr>
      <w:bookmarkStart w:id="1566" w:name="refRFC7515"/>
      <w:r w:rsidRPr="003A06D0">
        <w:rPr>
          <w:b/>
          <w:lang w:val="en-GB"/>
        </w:rPr>
        <w:t xml:space="preserve">[RFC7515] </w:t>
      </w:r>
      <w:bookmarkEnd w:id="1566"/>
      <w:r w:rsidRPr="003A06D0">
        <w:rPr>
          <w:rFonts w:ascii="Helvetica-Bold" w:hAnsi="Helvetica-Bold"/>
          <w:b/>
          <w:lang w:val="en-GB"/>
        </w:rPr>
        <w:tab/>
      </w:r>
      <w:r w:rsidRPr="003A06D0">
        <w:rPr>
          <w:lang w:val="en-GB"/>
        </w:rPr>
        <w:t>M. Jones, Microsoft, JSON Web Signature (JWS), ISSN: 2070-1721, May 2015.</w:t>
      </w:r>
      <w:r w:rsidRPr="003A06D0">
        <w:rPr>
          <w:rFonts w:ascii="Helvetica" w:eastAsia="Helvetica" w:hAnsi="Helvetica" w:cs="Helvetica"/>
          <w:lang w:val="en-GB"/>
        </w:rPr>
        <w:t xml:space="preserve"> </w:t>
      </w:r>
      <w:r w:rsidRPr="003A06D0">
        <w:rPr>
          <w:rFonts w:ascii="Helvetica" w:hAnsi="Helvetica"/>
          <w:lang w:val="en-GB"/>
        </w:rPr>
        <w:br/>
      </w:r>
      <w:hyperlink r:id="rId75" w:history="1">
        <w:r w:rsidRPr="003A06D0">
          <w:rPr>
            <w:rStyle w:val="Hyperlink"/>
            <w:lang w:val="en-GB"/>
          </w:rPr>
          <w:t>https://tools.ietf.org/html/rfc7515</w:t>
        </w:r>
      </w:hyperlink>
      <w:r w:rsidRPr="003A06D0">
        <w:rPr>
          <w:lang w:val="en-GB"/>
        </w:rPr>
        <w:t xml:space="preserve">. </w:t>
      </w:r>
    </w:p>
    <w:p w14:paraId="165D86F2" w14:textId="77777777" w:rsidR="00BF4F83" w:rsidRPr="003A06D0" w:rsidRDefault="00BF4F83" w:rsidP="00AA52F6">
      <w:pPr>
        <w:pStyle w:val="berschrift2"/>
        <w:numPr>
          <w:ilvl w:val="1"/>
          <w:numId w:val="3"/>
        </w:numPr>
        <w:rPr>
          <w:lang w:val="en-GB"/>
        </w:rPr>
      </w:pPr>
      <w:bookmarkStart w:id="1567" w:name="_Toc478074535"/>
      <w:bookmarkStart w:id="1568" w:name="_Toc480914666"/>
      <w:bookmarkStart w:id="1569" w:name="_Toc481064857"/>
      <w:bookmarkStart w:id="1570" w:name="_Toc516357997"/>
      <w:bookmarkStart w:id="1571" w:name="_Toc522668483"/>
      <w:bookmarkStart w:id="1572" w:name="_Toc10198449"/>
      <w:r w:rsidRPr="003A06D0">
        <w:rPr>
          <w:lang w:val="en-GB"/>
        </w:rPr>
        <w:t>Typographical Conventions</w:t>
      </w:r>
      <w:bookmarkEnd w:id="1567"/>
      <w:bookmarkEnd w:id="1568"/>
      <w:bookmarkEnd w:id="1569"/>
      <w:bookmarkEnd w:id="1570"/>
      <w:bookmarkEnd w:id="1571"/>
      <w:bookmarkEnd w:id="1572"/>
    </w:p>
    <w:p w14:paraId="1D0EC1B7" w14:textId="77777777" w:rsidR="00BF4F83" w:rsidRPr="003A06D0" w:rsidRDefault="00BF4F83" w:rsidP="00BF4F83">
      <w:pPr>
        <w:rPr>
          <w:lang w:val="en-GB"/>
        </w:rPr>
      </w:pPr>
      <w:r w:rsidRPr="003A06D0">
        <w:rPr>
          <w:lang w:val="en-GB"/>
        </w:rPr>
        <w:t xml:space="preserve">Keywords defined by this specification use this </w:t>
      </w:r>
      <w:r w:rsidRPr="003A06D0">
        <w:rPr>
          <w:rStyle w:val="Datatype"/>
          <w:lang w:val="en-GB"/>
        </w:rPr>
        <w:t>monospaced</w:t>
      </w:r>
      <w:r w:rsidRPr="003A06D0">
        <w:rPr>
          <w:lang w:val="en-GB"/>
        </w:rPr>
        <w:t xml:space="preserve"> font.</w:t>
      </w:r>
    </w:p>
    <w:p w14:paraId="5A2A4E1D" w14:textId="77777777" w:rsidR="00BF4F83" w:rsidRPr="003A06D0" w:rsidRDefault="00BF4F83" w:rsidP="00BF4F83">
      <w:pPr>
        <w:pStyle w:val="SourceCode"/>
        <w:rPr>
          <w:lang w:val="en-GB"/>
        </w:rPr>
      </w:pPr>
      <w:r w:rsidRPr="003A06D0">
        <w:rPr>
          <w:lang w:val="en-GB"/>
        </w:rPr>
        <w:t>Normative source code uses this paragraph style.</w:t>
      </w:r>
    </w:p>
    <w:p w14:paraId="24039710" w14:textId="77777777" w:rsidR="00BF4F83" w:rsidRPr="003A06D0" w:rsidRDefault="00BF4F83" w:rsidP="00BF4F83">
      <w:pPr>
        <w:rPr>
          <w:lang w:val="en-GB"/>
        </w:rPr>
      </w:pPr>
      <w:r w:rsidRPr="003A06D0">
        <w:rPr>
          <w:lang w:val="en-GB"/>
        </w:rPr>
        <w:t>Text following the special symbol (</w:t>
      </w:r>
      <w:r w:rsidRPr="003A06D0">
        <w:rPr>
          <w:rFonts w:cs="Arial"/>
          <w:lang w:val="en-GB"/>
        </w:rPr>
        <w:t>«</w:t>
      </w:r>
      <w:r w:rsidRPr="003A06D0">
        <w:rPr>
          <w:rFonts w:ascii="MS Mincho" w:eastAsia="MS Mincho" w:hAnsi="MS Mincho" w:cs="MS Mincho"/>
          <w:lang w:val="en-GB"/>
        </w:rPr>
        <w:t xml:space="preserve">) </w:t>
      </w:r>
      <w:r w:rsidRPr="003A06D0">
        <w:rPr>
          <w:lang w:val="en-GB"/>
        </w:rPr>
        <w:t>– an opening Guillemet (or French quotation mark) – within this specification identifies automatically testable requirements to aid assertion tools. Every such statement is separated from the following text with the special end symbol (</w:t>
      </w:r>
      <w:r w:rsidRPr="003A06D0">
        <w:rPr>
          <w:rFonts w:cs="Arial"/>
          <w:lang w:val="en-GB"/>
        </w:rPr>
        <w:t>»</w:t>
      </w:r>
      <w:r w:rsidRPr="003A06D0">
        <w:rPr>
          <w:lang w:val="en-GB"/>
        </w:rPr>
        <w:t>) – a closing Guillemet and has been assigned a reference that follows that end symbol in one of the three patterns:</w:t>
      </w:r>
    </w:p>
    <w:p w14:paraId="38C70333"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DSS-section#-local#</w:t>
      </w:r>
      <w:r w:rsidRPr="003A06D0">
        <w:rPr>
          <w:color w:val="000000" w:themeColor="text1"/>
          <w:lang w:val="en-GB"/>
        </w:rPr>
        <w:t>] if it applies regardless of syntax</w:t>
      </w:r>
    </w:p>
    <w:p w14:paraId="45D292D2"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JDSS-section#-local#</w:t>
      </w:r>
      <w:r w:rsidRPr="003A06D0">
        <w:rPr>
          <w:color w:val="000000" w:themeColor="text1"/>
          <w:lang w:val="en-GB"/>
        </w:rPr>
        <w:t>] if it applies only to JSON syntax</w:t>
      </w:r>
    </w:p>
    <w:p w14:paraId="3A574D38"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XDSS-section#-local#</w:t>
      </w:r>
      <w:r w:rsidRPr="003A06D0">
        <w:rPr>
          <w:color w:val="000000" w:themeColor="text1"/>
          <w:lang w:val="en-GB"/>
        </w:rPr>
        <w:t>] if it applies only to XML syntax</w:t>
      </w:r>
      <w:r w:rsidRPr="003A06D0">
        <w:rPr>
          <w:lang w:val="en-GB"/>
        </w:rPr>
        <w:t xml:space="preserve"> </w:t>
      </w:r>
    </w:p>
    <w:p w14:paraId="423A2965" w14:textId="77777777" w:rsidR="00BF4F83" w:rsidRPr="003A06D0" w:rsidRDefault="00BF4F83" w:rsidP="00BF4F83">
      <w:pPr>
        <w:rPr>
          <w:lang w:val="en-GB"/>
        </w:rPr>
      </w:pPr>
      <w:r w:rsidRPr="003A06D0">
        <w:rPr>
          <w:lang w:val="en-GB"/>
        </w:rPr>
        <w:t>Some sections of this specification are illustrated with non-normative examples.</w:t>
      </w:r>
    </w:p>
    <w:p w14:paraId="4C52EF8B" w14:textId="77777777" w:rsidR="00BF4F83" w:rsidRPr="003A06D0" w:rsidRDefault="00BF4F83" w:rsidP="0005213E">
      <w:pPr>
        <w:pStyle w:val="Beschriftung"/>
        <w:rPr>
          <w:lang w:val="en-GB"/>
        </w:rPr>
      </w:pPr>
      <w:r w:rsidRPr="003A06D0">
        <w:rPr>
          <w:lang w:val="en-GB"/>
        </w:rPr>
        <w:t xml:space="preserve">Example </w:t>
      </w:r>
      <w:r w:rsidRPr="003A06D0">
        <w:rPr>
          <w:lang w:val="en-GB"/>
        </w:rPr>
        <w:fldChar w:fldCharType="begin"/>
      </w:r>
      <w:r w:rsidRPr="003A06D0">
        <w:rPr>
          <w:lang w:val="en-GB"/>
        </w:rPr>
        <w:instrText xml:space="preserve"> SEQ Example \* ARABIC </w:instrText>
      </w:r>
      <w:r w:rsidRPr="003A06D0">
        <w:rPr>
          <w:lang w:val="en-GB"/>
        </w:rPr>
        <w:fldChar w:fldCharType="separate"/>
      </w:r>
      <w:r w:rsidRPr="003A06D0">
        <w:rPr>
          <w:noProof/>
          <w:lang w:val="en-GB"/>
        </w:rPr>
        <w:t>1</w:t>
      </w:r>
      <w:r w:rsidRPr="003A06D0">
        <w:rPr>
          <w:lang w:val="en-GB"/>
        </w:rPr>
        <w:fldChar w:fldCharType="end"/>
      </w:r>
      <w:r w:rsidRPr="003A06D0">
        <w:rPr>
          <w:lang w:val="en-GB"/>
        </w:rPr>
        <w:t>: text describing an example uses this paragraph style</w:t>
      </w:r>
    </w:p>
    <w:p w14:paraId="24BC77E5" w14:textId="77777777" w:rsidR="00BF4F83" w:rsidRPr="003A06D0" w:rsidRDefault="00BF4F83" w:rsidP="00BF4F83">
      <w:pPr>
        <w:pStyle w:val="Code"/>
        <w:rPr>
          <w:lang w:val="en-GB"/>
        </w:rPr>
      </w:pPr>
      <w:r w:rsidRPr="003A06D0">
        <w:rPr>
          <w:lang w:val="en-GB"/>
        </w:rPr>
        <w:t>Non-normative examples use this paragraph style.</w:t>
      </w:r>
    </w:p>
    <w:p w14:paraId="6D506235" w14:textId="77777777" w:rsidR="00BF4F83" w:rsidRPr="003A06D0" w:rsidRDefault="00BF4F83" w:rsidP="00BF4F83">
      <w:pPr>
        <w:rPr>
          <w:lang w:val="en-GB"/>
        </w:rPr>
      </w:pPr>
      <w:r w:rsidRPr="003A06D0">
        <w:rPr>
          <w:lang w:val="en-GB"/>
        </w:rPr>
        <w:t>All examples in this document are non-normative and informative only.</w:t>
      </w:r>
    </w:p>
    <w:p w14:paraId="3FD4792D" w14:textId="77777777" w:rsidR="00BF4F83" w:rsidRPr="003A06D0" w:rsidRDefault="00BF4F83" w:rsidP="00BF4F83">
      <w:pPr>
        <w:rPr>
          <w:lang w:val="en-GB"/>
        </w:rPr>
      </w:pPr>
      <w:r w:rsidRPr="003A06D0">
        <w:rPr>
          <w:lang w:val="en-GB"/>
        </w:rPr>
        <w:t>Representation-specific text is indented and marked with vertical lines.</w:t>
      </w:r>
    </w:p>
    <w:p w14:paraId="553978CE" w14:textId="77777777" w:rsidR="00BF4F83" w:rsidRPr="003A06D0" w:rsidRDefault="00BF4F83" w:rsidP="00BF4F83">
      <w:pPr>
        <w:pStyle w:val="MemberHeading-noTOC"/>
        <w:rPr>
          <w:lang w:val="en-GB"/>
        </w:rPr>
      </w:pPr>
      <w:bookmarkStart w:id="1573" w:name="_Toc516357998"/>
      <w:bookmarkStart w:id="1574" w:name="_Toc516359664"/>
      <w:r w:rsidRPr="003A06D0">
        <w:rPr>
          <w:lang w:val="en-GB"/>
        </w:rPr>
        <w:t>Representation-Specific Headline</w:t>
      </w:r>
      <w:bookmarkEnd w:id="1573"/>
      <w:bookmarkEnd w:id="1574"/>
    </w:p>
    <w:p w14:paraId="18DC5F4A" w14:textId="77777777" w:rsidR="00BF4F83" w:rsidRPr="003A06D0" w:rsidRDefault="00BF4F83" w:rsidP="00BF4F83">
      <w:pPr>
        <w:pStyle w:val="Member"/>
        <w:rPr>
          <w:lang w:val="en-GB"/>
        </w:rPr>
      </w:pPr>
      <w:bookmarkStart w:id="1575" w:name="_Toc516359665"/>
      <w:r w:rsidRPr="003A06D0">
        <w:rPr>
          <w:lang w:val="en-GB"/>
        </w:rPr>
        <w:t>Normative representation-specific text</w:t>
      </w:r>
      <w:bookmarkEnd w:id="1575"/>
    </w:p>
    <w:p w14:paraId="5940554D" w14:textId="77777777" w:rsidR="00BF4F83" w:rsidRPr="003A06D0" w:rsidRDefault="00BF4F83" w:rsidP="00BF4F83">
      <w:pPr>
        <w:rPr>
          <w:lang w:val="en-GB"/>
        </w:rPr>
      </w:pPr>
      <w:r w:rsidRPr="003A06D0">
        <w:rPr>
          <w:lang w:val="en-GB"/>
        </w:rPr>
        <w:t xml:space="preserve">All other text is normative unless otherwise </w:t>
      </w:r>
      <w:r w:rsidR="00602B81" w:rsidRPr="003A06D0">
        <w:rPr>
          <w:lang w:val="en-GB"/>
        </w:rPr>
        <w:t>labelled</w:t>
      </w:r>
      <w:r w:rsidRPr="003A06D0">
        <w:rPr>
          <w:lang w:val="en-GB"/>
        </w:rPr>
        <w:t xml:space="preserve"> e.g. like:</w:t>
      </w:r>
    </w:p>
    <w:p w14:paraId="14154663" w14:textId="77777777" w:rsidR="00BF4F83" w:rsidRPr="003A06D0" w:rsidRDefault="00BF4F83" w:rsidP="00BF4F83">
      <w:pPr>
        <w:pStyle w:val="Non-normativeCommentHeading"/>
        <w:rPr>
          <w:lang w:val="en-GB"/>
        </w:rPr>
      </w:pPr>
      <w:r w:rsidRPr="003A06D0">
        <w:rPr>
          <w:lang w:val="en-GB"/>
        </w:rPr>
        <w:t>Non-normative Comment:</w:t>
      </w:r>
    </w:p>
    <w:p w14:paraId="0F3A0E86" w14:textId="77777777" w:rsidR="00BF4F83" w:rsidRPr="003A06D0" w:rsidRDefault="00BF4F83" w:rsidP="006C6AF6">
      <w:pPr>
        <w:pStyle w:val="Non-normativeComment"/>
        <w:rPr>
          <w:lang w:val="en-GB"/>
        </w:rPr>
      </w:pPr>
      <w:r w:rsidRPr="003A06D0">
        <w:rPr>
          <w:lang w:val="en-GB"/>
        </w:rPr>
        <w:t>This is a pure informative comment that may be present, because the information conveyed is deemed useful advice or common pitfalls learned from implementer or operator experience and often given including the rationale.</w:t>
      </w:r>
      <w:bookmarkStart w:id="1576" w:name="_Toc477207085"/>
      <w:bookmarkStart w:id="1577" w:name="_Toc477245605"/>
      <w:bookmarkStart w:id="1578" w:name="_Toc477257709"/>
      <w:bookmarkStart w:id="1579" w:name="_Toc477260062"/>
      <w:bookmarkStart w:id="1580" w:name="_Toc477267469"/>
      <w:bookmarkStart w:id="1581" w:name="_Toc477298449"/>
      <w:bookmarkStart w:id="1582" w:name="_Toc477298722"/>
      <w:bookmarkStart w:id="1583" w:name="_Toc477299172"/>
      <w:bookmarkStart w:id="1584" w:name="_Toc477346350"/>
      <w:bookmarkStart w:id="1585" w:name="_Toc477382561"/>
      <w:bookmarkStart w:id="1586" w:name="_Toc477425004"/>
      <w:bookmarkStart w:id="1587" w:name="_Toc477207086"/>
      <w:bookmarkStart w:id="1588" w:name="_Toc477245606"/>
      <w:bookmarkStart w:id="1589" w:name="_Toc477257710"/>
      <w:bookmarkStart w:id="1590" w:name="_Toc477260063"/>
      <w:bookmarkStart w:id="1591" w:name="_Toc477267470"/>
      <w:bookmarkStart w:id="1592" w:name="_Toc477298450"/>
      <w:bookmarkStart w:id="1593" w:name="_Toc477298723"/>
      <w:bookmarkStart w:id="1594" w:name="_Toc477299173"/>
      <w:bookmarkStart w:id="1595" w:name="_Toc477346351"/>
      <w:bookmarkStart w:id="1596" w:name="_Toc477382562"/>
      <w:bookmarkStart w:id="1597" w:name="_Toc477425005"/>
      <w:bookmarkStart w:id="1598" w:name="_Toc477207087"/>
      <w:bookmarkStart w:id="1599" w:name="_Toc477245607"/>
      <w:bookmarkStart w:id="1600" w:name="_Toc477257711"/>
      <w:bookmarkStart w:id="1601" w:name="_Toc477260064"/>
      <w:bookmarkStart w:id="1602" w:name="_Toc477267471"/>
      <w:bookmarkStart w:id="1603" w:name="_Toc477298451"/>
      <w:bookmarkStart w:id="1604" w:name="_Toc477298724"/>
      <w:bookmarkStart w:id="1605" w:name="_Toc477299174"/>
      <w:bookmarkStart w:id="1606" w:name="_Toc477346352"/>
      <w:bookmarkStart w:id="1607" w:name="_Toc477382563"/>
      <w:bookmarkStart w:id="1608" w:name="_Toc477425006"/>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p>
    <w:p w14:paraId="414BD3E4" w14:textId="77777777" w:rsidR="00BF4F83" w:rsidRPr="003A06D0" w:rsidRDefault="00BF4F83" w:rsidP="00AA52F6">
      <w:pPr>
        <w:pStyle w:val="berschrift2"/>
        <w:numPr>
          <w:ilvl w:val="1"/>
          <w:numId w:val="3"/>
        </w:numPr>
        <w:jc w:val="both"/>
        <w:rPr>
          <w:lang w:val="en-GB"/>
        </w:rPr>
      </w:pPr>
      <w:bookmarkStart w:id="1609" w:name="_Toc114309475"/>
      <w:bookmarkStart w:id="1610" w:name="_Ref114333742"/>
      <w:bookmarkStart w:id="1611" w:name="_Toc157224992"/>
      <w:bookmarkStart w:id="1612" w:name="_Toc158797459"/>
      <w:bookmarkStart w:id="1613" w:name="_Toc159076027"/>
      <w:bookmarkStart w:id="1614" w:name="_Toc480914672"/>
      <w:bookmarkStart w:id="1615" w:name="_Toc481064863"/>
      <w:bookmarkStart w:id="1616" w:name="_Toc516357999"/>
      <w:bookmarkStart w:id="1617" w:name="_Toc522668484"/>
      <w:bookmarkStart w:id="1618" w:name="_Ref476950153"/>
      <w:bookmarkStart w:id="1619" w:name="_Toc478074536"/>
      <w:bookmarkStart w:id="1620" w:name="_Toc480914667"/>
      <w:bookmarkStart w:id="1621" w:name="_Toc481064858"/>
      <w:bookmarkStart w:id="1622" w:name="_Toc10198450"/>
      <w:r w:rsidRPr="003A06D0">
        <w:rPr>
          <w:lang w:val="en-GB"/>
        </w:rPr>
        <w:t>DSS Overview (Non-normative)</w:t>
      </w:r>
      <w:bookmarkEnd w:id="1609"/>
      <w:bookmarkEnd w:id="1610"/>
      <w:bookmarkEnd w:id="1611"/>
      <w:bookmarkEnd w:id="1612"/>
      <w:bookmarkEnd w:id="1613"/>
      <w:bookmarkEnd w:id="1614"/>
      <w:bookmarkEnd w:id="1615"/>
      <w:bookmarkEnd w:id="1616"/>
      <w:bookmarkEnd w:id="1617"/>
      <w:bookmarkEnd w:id="1622"/>
    </w:p>
    <w:p w14:paraId="150CA7EC" w14:textId="77777777" w:rsidR="00BF4F83" w:rsidRPr="003A06D0" w:rsidRDefault="00BF4F83" w:rsidP="00BF4F83">
      <w:pPr>
        <w:rPr>
          <w:lang w:val="en-GB"/>
        </w:rPr>
      </w:pPr>
      <w:r w:rsidRPr="003A06D0">
        <w:rPr>
          <w:lang w:val="en-GB"/>
        </w:rPr>
        <w:t>This specification describes two request/response protocols:</w:t>
      </w:r>
    </w:p>
    <w:p w14:paraId="2192D743" w14:textId="77777777" w:rsidR="00BF4F83" w:rsidRPr="003A06D0" w:rsidRDefault="00BF4F83" w:rsidP="0001259E">
      <w:pPr>
        <w:pStyle w:val="Listenabsatz"/>
        <w:numPr>
          <w:ilvl w:val="0"/>
          <w:numId w:val="22"/>
        </w:numPr>
        <w:rPr>
          <w:lang w:val="en-GB"/>
        </w:rPr>
      </w:pPr>
      <w:r w:rsidRPr="003A06D0">
        <w:rPr>
          <w:lang w:val="en-GB"/>
        </w:rPr>
        <w:t>signing protocol</w:t>
      </w:r>
    </w:p>
    <w:p w14:paraId="1958E69B" w14:textId="77777777" w:rsidR="00BF4F83" w:rsidRPr="003A06D0" w:rsidRDefault="00BF4F83" w:rsidP="0001259E">
      <w:pPr>
        <w:pStyle w:val="Listenabsatz"/>
        <w:numPr>
          <w:ilvl w:val="0"/>
          <w:numId w:val="22"/>
        </w:numPr>
        <w:rPr>
          <w:lang w:val="en-GB"/>
        </w:rPr>
      </w:pPr>
      <w:r w:rsidRPr="003A06D0">
        <w:rPr>
          <w:lang w:val="en-GB"/>
        </w:rPr>
        <w:t>verifying protocol</w:t>
      </w:r>
    </w:p>
    <w:p w14:paraId="029383CE" w14:textId="77777777" w:rsidR="00BF4F83" w:rsidRPr="003A06D0" w:rsidRDefault="00BF4F83" w:rsidP="00BF4F83">
      <w:pPr>
        <w:pStyle w:val="Kommentartext"/>
        <w:rPr>
          <w:lang w:val="en-GB"/>
        </w:rPr>
      </w:pPr>
      <w:r w:rsidRPr="003A06D0">
        <w:rPr>
          <w:lang w:val="en-GB"/>
        </w:rPr>
        <w:t xml:space="preserve">Using the first protocol a client can send documents (or document hashes) to a server and receive back a signature on the documents. Using the second protocol a client can send documents (or document hashes) and a signature to a server and receive back an answer on whether the signature is valid or not. </w:t>
      </w:r>
    </w:p>
    <w:p w14:paraId="703431DA" w14:textId="77777777" w:rsidR="00BF4F83" w:rsidRPr="003A06D0" w:rsidRDefault="00BF4F83" w:rsidP="00BF4F83">
      <w:pPr>
        <w:pStyle w:val="Kommentartext"/>
        <w:rPr>
          <w:lang w:val="en-GB"/>
        </w:rPr>
      </w:pPr>
      <w:r w:rsidRPr="003A06D0">
        <w:rPr>
          <w:lang w:val="en-GB"/>
        </w:rPr>
        <w:t xml:space="preserve">The top-level components for the signing protocol are </w:t>
      </w:r>
    </w:p>
    <w:p w14:paraId="1D6964FF" w14:textId="77777777" w:rsidR="00BF4F83" w:rsidRPr="003A06D0" w:rsidRDefault="00BF4F83" w:rsidP="0001259E">
      <w:pPr>
        <w:pStyle w:val="Kommentartext"/>
        <w:numPr>
          <w:ilvl w:val="0"/>
          <w:numId w:val="45"/>
        </w:numPr>
        <w:rPr>
          <w:lang w:val="en-GB"/>
        </w:rPr>
      </w:pPr>
      <w:r w:rsidRPr="003A06D0">
        <w:rPr>
          <w:rStyle w:val="Datatype"/>
          <w:lang w:val="en-GB"/>
        </w:rPr>
        <w:t>SignRequest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_RefComp43E75166 \r \h </w:instrText>
      </w:r>
      <w:r w:rsidR="00195249">
        <w:rPr>
          <w:lang w:val="en-GB"/>
        </w:rPr>
      </w:r>
      <w:r w:rsidR="00195249">
        <w:rPr>
          <w:lang w:val="en-GB"/>
        </w:rPr>
        <w:fldChar w:fldCharType="separate"/>
      </w:r>
      <w:r w:rsidR="00195249">
        <w:rPr>
          <w:lang w:val="en-GB"/>
        </w:rPr>
        <w:t>4.2.1</w:t>
      </w:r>
      <w:r w:rsidR="00195249">
        <w:rPr>
          <w:lang w:val="en-GB"/>
        </w:rPr>
        <w:fldChar w:fldCharType="end"/>
      </w:r>
      <w:r w:rsidRPr="003A06D0">
        <w:rPr>
          <w:lang w:val="en-GB"/>
        </w:rPr>
        <w:t>) as input and</w:t>
      </w:r>
    </w:p>
    <w:p w14:paraId="6F544B4C" w14:textId="77777777" w:rsidR="00BF4F83" w:rsidRPr="003A06D0" w:rsidRDefault="00BF4F83" w:rsidP="0001259E">
      <w:pPr>
        <w:pStyle w:val="Kommentartext"/>
        <w:numPr>
          <w:ilvl w:val="0"/>
          <w:numId w:val="45"/>
        </w:numPr>
        <w:rPr>
          <w:lang w:val="en-GB"/>
        </w:rPr>
      </w:pPr>
      <w:r w:rsidRPr="003A06D0">
        <w:rPr>
          <w:rStyle w:val="Datatype"/>
          <w:lang w:val="en-GB"/>
        </w:rPr>
        <w:t>SignResponse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_RefCompE03D9D8F \r \h </w:instrText>
      </w:r>
      <w:r w:rsidR="00195249">
        <w:rPr>
          <w:lang w:val="en-GB"/>
        </w:rPr>
      </w:r>
      <w:r w:rsidR="00195249">
        <w:rPr>
          <w:lang w:val="en-GB"/>
        </w:rPr>
        <w:fldChar w:fldCharType="separate"/>
      </w:r>
      <w:r w:rsidR="00195249">
        <w:rPr>
          <w:lang w:val="en-GB"/>
        </w:rPr>
        <w:t>4.2.2</w:t>
      </w:r>
      <w:r w:rsidR="00195249">
        <w:rPr>
          <w:lang w:val="en-GB"/>
        </w:rPr>
        <w:fldChar w:fldCharType="end"/>
      </w:r>
      <w:r w:rsidRPr="003A06D0">
        <w:rPr>
          <w:lang w:val="en-GB"/>
        </w:rPr>
        <w:t>) as output.</w:t>
      </w:r>
    </w:p>
    <w:p w14:paraId="0FD99973" w14:textId="77777777" w:rsidR="00BF4F83" w:rsidRPr="003A06D0" w:rsidRDefault="00BF4F83" w:rsidP="00BF4F83">
      <w:pPr>
        <w:pStyle w:val="Kommentartext"/>
        <w:rPr>
          <w:lang w:val="en-GB"/>
        </w:rPr>
      </w:pPr>
      <w:r w:rsidRPr="003A06D0">
        <w:rPr>
          <w:lang w:val="en-GB"/>
        </w:rPr>
        <w:t>For the verification protocol the top-level components are</w:t>
      </w:r>
    </w:p>
    <w:p w14:paraId="29E0878D" w14:textId="77777777" w:rsidR="00BF4F83" w:rsidRPr="003A06D0" w:rsidRDefault="00BF4F83" w:rsidP="0001259E">
      <w:pPr>
        <w:pStyle w:val="Kommentartext"/>
        <w:numPr>
          <w:ilvl w:val="0"/>
          <w:numId w:val="46"/>
        </w:numPr>
        <w:rPr>
          <w:lang w:val="en-GB"/>
        </w:rPr>
      </w:pPr>
      <w:r w:rsidRPr="003A06D0">
        <w:rPr>
          <w:rStyle w:val="Datatype"/>
          <w:lang w:val="en-GB"/>
        </w:rPr>
        <w:t>VerifyRequest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_RefComp8509F686 \r \h </w:instrText>
      </w:r>
      <w:r w:rsidR="00195249">
        <w:rPr>
          <w:lang w:val="en-GB"/>
        </w:rPr>
      </w:r>
      <w:r w:rsidR="00195249">
        <w:rPr>
          <w:lang w:val="en-GB"/>
        </w:rPr>
        <w:fldChar w:fldCharType="separate"/>
      </w:r>
      <w:r w:rsidR="00195249">
        <w:rPr>
          <w:lang w:val="en-GB"/>
        </w:rPr>
        <w:t>4.2.3</w:t>
      </w:r>
      <w:r w:rsidR="00195249">
        <w:rPr>
          <w:lang w:val="en-GB"/>
        </w:rPr>
        <w:fldChar w:fldCharType="end"/>
      </w:r>
      <w:r w:rsidRPr="003A06D0">
        <w:rPr>
          <w:lang w:val="en-GB"/>
        </w:rPr>
        <w:t xml:space="preserve">) as </w:t>
      </w:r>
      <w:r w:rsidR="00602B81" w:rsidRPr="003A06D0">
        <w:rPr>
          <w:lang w:val="en-GB"/>
        </w:rPr>
        <w:t>input</w:t>
      </w:r>
      <w:r w:rsidRPr="003A06D0">
        <w:rPr>
          <w:lang w:val="en-GB"/>
        </w:rPr>
        <w:t xml:space="preserve"> and</w:t>
      </w:r>
    </w:p>
    <w:p w14:paraId="25BCFD99" w14:textId="77777777" w:rsidR="00BF4F83" w:rsidRPr="003A06D0" w:rsidRDefault="00BF4F83" w:rsidP="0001259E">
      <w:pPr>
        <w:pStyle w:val="Kommentartext"/>
        <w:numPr>
          <w:ilvl w:val="0"/>
          <w:numId w:val="46"/>
        </w:numPr>
        <w:rPr>
          <w:lang w:val="en-GB"/>
        </w:rPr>
      </w:pPr>
      <w:r w:rsidRPr="003A06D0">
        <w:rPr>
          <w:rStyle w:val="Datatype"/>
          <w:lang w:val="en-GB"/>
        </w:rPr>
        <w:t>VerifyResponse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_RefCompD8D7E99B \r \h </w:instrText>
      </w:r>
      <w:r w:rsidR="00195249">
        <w:rPr>
          <w:lang w:val="en-GB"/>
        </w:rPr>
      </w:r>
      <w:r w:rsidR="00195249">
        <w:rPr>
          <w:lang w:val="en-GB"/>
        </w:rPr>
        <w:fldChar w:fldCharType="separate"/>
      </w:r>
      <w:r w:rsidR="00195249">
        <w:rPr>
          <w:lang w:val="en-GB"/>
        </w:rPr>
        <w:t>4.2.4</w:t>
      </w:r>
      <w:r w:rsidR="00195249">
        <w:rPr>
          <w:lang w:val="en-GB"/>
        </w:rPr>
        <w:fldChar w:fldCharType="end"/>
      </w:r>
      <w:r w:rsidRPr="003A06D0">
        <w:rPr>
          <w:lang w:val="en-GB"/>
        </w:rPr>
        <w:t>) as output.</w:t>
      </w:r>
    </w:p>
    <w:p w14:paraId="5E599419" w14:textId="77777777" w:rsidR="00BF4F83" w:rsidRPr="003A06D0" w:rsidRDefault="00BF4F83" w:rsidP="00BF4F83">
      <w:pPr>
        <w:pStyle w:val="Kommentartext"/>
        <w:rPr>
          <w:lang w:val="en-GB"/>
        </w:rPr>
      </w:pPr>
    </w:p>
    <w:p w14:paraId="2D9361CB" w14:textId="77777777" w:rsidR="00BF4F83" w:rsidRPr="003A06D0" w:rsidRDefault="00BF4F83" w:rsidP="00BF4F83">
      <w:pPr>
        <w:pStyle w:val="Kommentartext"/>
        <w:rPr>
          <w:i/>
          <w:iCs/>
          <w:lang w:val="en-GB"/>
        </w:rPr>
      </w:pPr>
      <w:r w:rsidRPr="003A06D0">
        <w:rPr>
          <w:lang w:val="en-GB"/>
        </w:rPr>
        <w:lastRenderedPageBreak/>
        <w:t xml:space="preserve">Additionally, this version of the core includes asynchronous requests initially specified in the Asynchronous Processing Abstract Profile </w:t>
      </w:r>
      <w:hyperlink w:anchor="refDSSAsync" w:history="1">
        <w:r w:rsidRPr="003A06D0">
          <w:rPr>
            <w:rStyle w:val="Hyperlink"/>
            <w:lang w:val="en-GB"/>
          </w:rPr>
          <w:t>[DSSAsync]</w:t>
        </w:r>
      </w:hyperlink>
      <w:r w:rsidRPr="003A06D0">
        <w:rPr>
          <w:lang w:val="en-GB"/>
        </w:rPr>
        <w:t>.</w:t>
      </w:r>
    </w:p>
    <w:p w14:paraId="0A1B7301" w14:textId="77777777" w:rsidR="00BF4F83" w:rsidRPr="003A06D0" w:rsidRDefault="00BF4F83" w:rsidP="00BF4F83">
      <w:pPr>
        <w:rPr>
          <w:lang w:val="en-GB"/>
        </w:rPr>
      </w:pPr>
      <w:r w:rsidRPr="003A06D0">
        <w:rPr>
          <w:lang w:val="en-GB"/>
        </w:rPr>
        <w:t>The elements in which the protocols are formulated are provided in a sematic level and also in JSON and XML syntax. Provided are additional mappings from the generic to the specific entities.</w:t>
      </w:r>
    </w:p>
    <w:p w14:paraId="5A17A110" w14:textId="77777777" w:rsidR="00BF4F83" w:rsidRPr="003A06D0" w:rsidRDefault="00BF4F83" w:rsidP="00BF4F83">
      <w:pPr>
        <w:rPr>
          <w:lang w:val="en-GB"/>
        </w:rPr>
      </w:pPr>
      <w:r w:rsidRPr="003A06D0">
        <w:rPr>
          <w:lang w:val="en-GB"/>
        </w:rPr>
        <w:t>These protocol operations could be useful in a variety of contexts – for example, they could allow clients to access a single corporate key for signing press releases, with centralized access control, auditing and archiving of signature requests.  They could also allow clients to create and verify signatures without the need for complex client software and security-sensitive configuration.</w:t>
      </w:r>
    </w:p>
    <w:p w14:paraId="578AC963" w14:textId="77777777" w:rsidR="00BF4F83" w:rsidRPr="003A06D0" w:rsidRDefault="00BF4F83" w:rsidP="00BF4F83">
      <w:pPr>
        <w:rPr>
          <w:lang w:val="en-GB"/>
        </w:rPr>
      </w:pPr>
      <w:r w:rsidRPr="003A06D0">
        <w:rPr>
          <w:lang w:val="en-GB"/>
        </w:rPr>
        <w:t xml:space="preserve">The signing and verifying protocols are chiefly designed to support the creation and verification of XML signatures </w:t>
      </w:r>
      <w:r w:rsidRPr="003A06D0">
        <w:rPr>
          <w:b/>
          <w:bCs/>
          <w:lang w:val="en-GB"/>
        </w:rPr>
        <w:t>[XMLDSIG]</w:t>
      </w:r>
      <w:r w:rsidRPr="003A06D0">
        <w:rPr>
          <w:lang w:val="en-GB"/>
        </w:rPr>
        <w:t xml:space="preserve">, XML timestamps (see </w:t>
      </w:r>
      <w:r w:rsidRPr="003A06D0">
        <w:rPr>
          <w:rStyle w:val="Refterm"/>
          <w:lang w:val="en-GB"/>
        </w:rPr>
        <w:t xml:space="preserve">[DSS1Core], </w:t>
      </w:r>
      <w:r w:rsidRPr="003A06D0">
        <w:rPr>
          <w:lang w:val="en-GB"/>
        </w:rPr>
        <w:t xml:space="preserve">section 5.1), binary timestamps </w:t>
      </w:r>
      <w:r w:rsidRPr="003A06D0">
        <w:rPr>
          <w:b/>
          <w:bCs/>
          <w:lang w:val="en-GB"/>
        </w:rPr>
        <w:t>[RFC 3161]</w:t>
      </w:r>
      <w:r w:rsidRPr="003A06D0">
        <w:rPr>
          <w:lang w:val="en-GB"/>
        </w:rPr>
        <w:t xml:space="preserve"> and CMS signatures </w:t>
      </w:r>
      <w:r w:rsidRPr="003A06D0">
        <w:rPr>
          <w:b/>
          <w:bCs/>
          <w:lang w:val="en-GB"/>
        </w:rPr>
        <w:t>[</w:t>
      </w:r>
      <w:hyperlink w:anchor="refRFC5652" w:history="1">
        <w:r w:rsidRPr="003A06D0">
          <w:rPr>
            <w:rStyle w:val="Hyperlink"/>
            <w:b/>
            <w:bCs/>
            <w:lang w:val="en-GB"/>
          </w:rPr>
          <w:t>RFC 5652</w:t>
        </w:r>
      </w:hyperlink>
      <w:r w:rsidRPr="003A06D0">
        <w:rPr>
          <w:b/>
          <w:bCs/>
          <w:lang w:val="en-GB"/>
        </w:rPr>
        <w:t>]</w:t>
      </w:r>
      <w:r w:rsidRPr="003A06D0">
        <w:rPr>
          <w:lang w:val="en-GB"/>
        </w:rPr>
        <w:t xml:space="preserve">.  These protocols are intended be extensible to other types of signatures and timestamps, such as PGP signatures </w:t>
      </w:r>
      <w:r w:rsidRPr="003A06D0">
        <w:rPr>
          <w:b/>
          <w:bCs/>
          <w:lang w:val="en-GB"/>
        </w:rPr>
        <w:t>[RFC 2440]</w:t>
      </w:r>
      <w:r w:rsidRPr="003A06D0">
        <w:rPr>
          <w:lang w:val="en-GB"/>
        </w:rPr>
        <w:t>.</w:t>
      </w:r>
    </w:p>
    <w:p w14:paraId="025CCE5C" w14:textId="77777777" w:rsidR="00BF4F83" w:rsidRPr="003A06D0" w:rsidRDefault="00BF4F83" w:rsidP="00BF4F83">
      <w:pPr>
        <w:rPr>
          <w:lang w:val="en-GB"/>
        </w:rPr>
      </w:pPr>
      <w:r w:rsidRPr="003A06D0">
        <w:rPr>
          <w:lang w:val="en-GB"/>
        </w:rPr>
        <w:t xml:space="preserve">It is expected that the signing and verifying protocols will be </w:t>
      </w:r>
      <w:r w:rsidRPr="003A06D0">
        <w:rPr>
          <w:i/>
          <w:iCs/>
          <w:lang w:val="en-GB"/>
        </w:rPr>
        <w:t>profiled</w:t>
      </w:r>
      <w:r w:rsidRPr="003A06D0">
        <w:rPr>
          <w:lang w:val="en-GB"/>
        </w:rPr>
        <w:t xml:space="preserve"> to meet many different application scenarios. In anticipation of this, these protocols have only a minimal set of required elements, which deal with transferring “input documents” and signatures back and forth between client and server. The input documents to be signed or verified can be transferred in their entirety or the client can hash the documents themselves and only send the hash values to save bandwidth and protect the confidentiality of the document content.</w:t>
      </w:r>
    </w:p>
    <w:p w14:paraId="3D654868" w14:textId="77777777" w:rsidR="00BF4F83" w:rsidRPr="003A06D0" w:rsidRDefault="00BF4F83" w:rsidP="00BF4F83">
      <w:pPr>
        <w:rPr>
          <w:lang w:val="en-GB"/>
        </w:rPr>
      </w:pPr>
      <w:r w:rsidRPr="003A06D0">
        <w:rPr>
          <w:lang w:val="en-GB"/>
        </w:rPr>
        <w:t>All functionality besides transferring input documents and signatures is relegated to a framework of “optional inputs” and “optional outputs”.  This document defines a number of optional inputs and outputs.  Profiles of these protocols can pick and choose which optional inputs and outputs to support and can introduce their own optional inputs and outputs when they need functionality not anticipated by this specification.</w:t>
      </w:r>
    </w:p>
    <w:p w14:paraId="7197A555" w14:textId="77777777" w:rsidR="00BF4F83" w:rsidRPr="003A06D0" w:rsidRDefault="00BF4F83" w:rsidP="00BF4F83">
      <w:pPr>
        <w:rPr>
          <w:lang w:val="en-GB"/>
        </w:rPr>
      </w:pPr>
      <w:r w:rsidRPr="003A06D0">
        <w:rPr>
          <w:lang w:val="en-GB"/>
        </w:rPr>
        <w:t>Examples of optional inputs to the signing protocol include: what type of signature to produce, which key to sign with, who the signature is intended for, and what signed and unsigned properties to place in the signature.  Examples of optional inputs to the verifying protocol include: the time for which the client would like to know the signature’s validity status, additional validation data necessary to verify the signature (such as certificates and CRLs), and requests for the server to return information such as the signer’s name or the signing time.</w:t>
      </w:r>
    </w:p>
    <w:p w14:paraId="61AE9FC5" w14:textId="77777777" w:rsidR="00BF4F83" w:rsidRPr="003A06D0" w:rsidRDefault="00BF4F83" w:rsidP="00BF4F83">
      <w:pPr>
        <w:rPr>
          <w:lang w:val="en-GB"/>
        </w:rPr>
      </w:pPr>
      <w:r w:rsidRPr="003A06D0">
        <w:rPr>
          <w:lang w:val="en-GB"/>
        </w:rPr>
        <w:t xml:space="preserve">The signing and verifying protocol messages must be transferred over some underlying protocol(s) which provide message transport and security.  A </w:t>
      </w:r>
      <w:r w:rsidRPr="003A06D0">
        <w:rPr>
          <w:i/>
          <w:iCs/>
          <w:lang w:val="en-GB"/>
        </w:rPr>
        <w:t>binding</w:t>
      </w:r>
      <w:r w:rsidRPr="003A06D0">
        <w:rPr>
          <w:lang w:val="en-GB"/>
        </w:rPr>
        <w:t xml:space="preserve"> specifies how to use the signing and verifying protocols with some underlying protocol such as HTTP POST or TLS. Section</w:t>
      </w:r>
      <w:r w:rsidR="00112ECA" w:rsidRPr="003A06D0">
        <w:rPr>
          <w:lang w:val="en-GB"/>
        </w:rPr>
        <w:t xml:space="preserve"> </w:t>
      </w:r>
      <w:r w:rsidR="00112ECA" w:rsidRPr="003A06D0">
        <w:rPr>
          <w:lang w:val="en-GB"/>
        </w:rPr>
        <w:fldChar w:fldCharType="begin"/>
      </w:r>
      <w:r w:rsidR="00112ECA" w:rsidRPr="003A06D0">
        <w:rPr>
          <w:lang w:val="en-GB"/>
        </w:rPr>
        <w:instrText xml:space="preserve"> REF _Ref522794364 \r \h </w:instrText>
      </w:r>
      <w:r w:rsidR="00112ECA" w:rsidRPr="003A06D0">
        <w:rPr>
          <w:lang w:val="en-GB"/>
        </w:rPr>
      </w:r>
      <w:r w:rsidR="00112ECA" w:rsidRPr="003A06D0">
        <w:rPr>
          <w:lang w:val="en-GB"/>
        </w:rPr>
        <w:fldChar w:fldCharType="separate"/>
      </w:r>
      <w:r w:rsidR="00112ECA" w:rsidRPr="003A06D0">
        <w:rPr>
          <w:lang w:val="en-GB"/>
        </w:rPr>
        <w:t>7</w:t>
      </w:r>
      <w:r w:rsidR="00112ECA" w:rsidRPr="003A06D0">
        <w:rPr>
          <w:lang w:val="en-GB"/>
        </w:rPr>
        <w:fldChar w:fldCharType="end"/>
      </w:r>
      <w:r w:rsidRPr="003A06D0">
        <w:rPr>
          <w:lang w:val="en-GB"/>
        </w:rPr>
        <w:t xml:space="preserve"> </w:t>
      </w:r>
      <w:hyperlink w:anchor="sec_AsyncProcessingModel" w:history="1">
        <w:r w:rsidR="00112ECA" w:rsidRPr="003A06D0">
          <w:rPr>
            <w:rStyle w:val="Hyperlink"/>
            <w:lang w:val="en-GB"/>
          </w:rPr>
          <w:t>Asynchronous Processing Model</w:t>
        </w:r>
      </w:hyperlink>
      <w:r w:rsidR="00112ECA" w:rsidRPr="003A06D0">
        <w:rPr>
          <w:lang w:val="en-GB"/>
        </w:rPr>
        <w:t xml:space="preserve"> </w:t>
      </w:r>
      <w:r w:rsidRPr="003A06D0">
        <w:rPr>
          <w:lang w:val="en-GB"/>
        </w:rPr>
        <w:t>provides an initial set of bindings.</w:t>
      </w:r>
    </w:p>
    <w:p w14:paraId="03342602" w14:textId="77777777" w:rsidR="00BF4F83" w:rsidRPr="003A06D0" w:rsidRDefault="00BF4F83" w:rsidP="00BF4F83">
      <w:pPr>
        <w:rPr>
          <w:lang w:val="en-GB"/>
        </w:rPr>
      </w:pPr>
      <w:r w:rsidRPr="003A06D0">
        <w:rPr>
          <w:lang w:val="en-GB"/>
        </w:rPr>
        <w:t>The previous version of specification (</w:t>
      </w:r>
      <w:r w:rsidRPr="003A06D0">
        <w:rPr>
          <w:rStyle w:val="Refterm"/>
          <w:lang w:val="en-GB"/>
        </w:rPr>
        <w:t xml:space="preserve">[DSS1Core]) </w:t>
      </w:r>
      <w:r w:rsidRPr="003A06D0">
        <w:rPr>
          <w:lang w:val="en-GB"/>
        </w:rPr>
        <w:t xml:space="preserve">defines two elements that are related to these protocols.  First, an XML timestamp element is defined in </w:t>
      </w:r>
      <w:r w:rsidRPr="003A06D0">
        <w:rPr>
          <w:rStyle w:val="Refterm"/>
          <w:lang w:val="en-GB"/>
        </w:rPr>
        <w:t xml:space="preserve">[DSS1Core], </w:t>
      </w:r>
      <w:r w:rsidRPr="003A06D0">
        <w:rPr>
          <w:lang w:val="en-GB"/>
        </w:rPr>
        <w:t xml:space="preserve">section 5.1.  The signing and verifying protocols can be used to create and verify both XML and binary timestamps; a profile for doing so is defined in </w:t>
      </w:r>
      <w:r w:rsidRPr="003A06D0">
        <w:rPr>
          <w:b/>
          <w:bCs/>
          <w:lang w:val="en-GB"/>
        </w:rPr>
        <w:t>[XML-TSP]</w:t>
      </w:r>
      <w:r w:rsidRPr="003A06D0">
        <w:rPr>
          <w:lang w:val="en-GB"/>
        </w:rPr>
        <w:t xml:space="preserve">.  Second, a </w:t>
      </w:r>
      <w:r w:rsidRPr="003A06D0">
        <w:rPr>
          <w:rStyle w:val="Datatype"/>
          <w:lang w:val="en-GB"/>
        </w:rPr>
        <w:t>RequesterIdentity</w:t>
      </w:r>
      <w:r w:rsidRPr="003A06D0">
        <w:rPr>
          <w:lang w:val="en-GB"/>
        </w:rPr>
        <w:t xml:space="preserve"> element is defined in (see </w:t>
      </w:r>
      <w:r w:rsidRPr="003A06D0">
        <w:rPr>
          <w:rStyle w:val="Refterm"/>
          <w:lang w:val="en-GB"/>
        </w:rPr>
        <w:t xml:space="preserve">[DSS1Core], </w:t>
      </w:r>
      <w:r w:rsidRPr="003A06D0">
        <w:rPr>
          <w:lang w:val="en-GB"/>
        </w:rPr>
        <w:t xml:space="preserve">section 5.2).  This element can be used as a signature property in an XML signature, to give the name of the end-user who requested the signature. These elements remain unchanged and are not repeated in this specification. </w:t>
      </w:r>
    </w:p>
    <w:bookmarkStart w:id="1623" w:name="sec_DesignConsiderations"/>
    <w:p w14:paraId="02A2BB40"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"sec_DesignConsiderations" </w:instrText>
      </w:r>
      <w:r w:rsidRPr="003A06D0">
        <w:rPr>
          <w:lang w:val="en-GB"/>
        </w:rPr>
        <w:fldChar w:fldCharType="separate"/>
      </w:r>
      <w:bookmarkStart w:id="1624" w:name="_Toc522668485"/>
      <w:bookmarkStart w:id="1625" w:name="_Toc10198451"/>
      <w:r w:rsidRPr="003A06D0">
        <w:rPr>
          <w:rStyle w:val="Hyperlink"/>
          <w:lang w:val="en-GB"/>
        </w:rPr>
        <w:t>Design Considerations</w:t>
      </w:r>
      <w:bookmarkEnd w:id="1618"/>
      <w:bookmarkEnd w:id="1619"/>
      <w:bookmarkEnd w:id="1620"/>
      <w:bookmarkEnd w:id="1621"/>
      <w:bookmarkEnd w:id="1623"/>
      <w:bookmarkEnd w:id="1624"/>
      <w:bookmarkEnd w:id="1625"/>
      <w:r w:rsidRPr="003A06D0">
        <w:rPr>
          <w:lang w:val="en-GB"/>
        </w:rPr>
        <w:fldChar w:fldCharType="end"/>
      </w:r>
    </w:p>
    <w:bookmarkStart w:id="1626" w:name="sec_ver2goal"/>
    <w:bookmarkStart w:id="1627" w:name="_Toc516358000"/>
    <w:bookmarkStart w:id="1628" w:name="_Toc478074537"/>
    <w:bookmarkStart w:id="1629" w:name="_Toc480914668"/>
    <w:bookmarkStart w:id="1630" w:name="_Toc481064859"/>
    <w:bookmarkEnd w:id="1626"/>
    <w:p w14:paraId="37F6334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"sec_ver2goal" </w:instrText>
      </w:r>
      <w:r w:rsidRPr="003A06D0">
        <w:rPr>
          <w:lang w:val="en-GB"/>
        </w:rPr>
        <w:fldChar w:fldCharType="separate"/>
      </w:r>
      <w:bookmarkStart w:id="1631" w:name="_Toc522668486"/>
      <w:bookmarkStart w:id="1632" w:name="_Toc10198452"/>
      <w:r w:rsidRPr="003A06D0">
        <w:rPr>
          <w:rStyle w:val="Hyperlink"/>
          <w:lang w:val="en-GB"/>
        </w:rPr>
        <w:t>Version 2.0 goal</w:t>
      </w:r>
      <w:r w:rsidRPr="003A06D0">
        <w:rPr>
          <w:lang w:val="en-GB"/>
        </w:rPr>
        <w:fldChar w:fldCharType="end"/>
      </w:r>
      <w:r w:rsidRPr="003A06D0">
        <w:rPr>
          <w:lang w:val="en-GB"/>
        </w:rPr>
        <w:t xml:space="preserve"> [non-normative]</w:t>
      </w:r>
      <w:bookmarkEnd w:id="1627"/>
      <w:bookmarkEnd w:id="1631"/>
      <w:bookmarkEnd w:id="1632"/>
    </w:p>
    <w:p w14:paraId="7B1A485C" w14:textId="77777777" w:rsidR="00BF4F83" w:rsidRPr="003A06D0" w:rsidRDefault="00BF4F83" w:rsidP="00BF4F83">
      <w:pPr>
        <w:rPr>
          <w:lang w:val="en-GB"/>
        </w:rPr>
      </w:pPr>
      <w:r w:rsidRPr="003A06D0">
        <w:rPr>
          <w:lang w:val="en-GB"/>
        </w:rPr>
        <w:t>The main changes of this version of the DSS/X core document compared to version 1.0 are:</w:t>
      </w:r>
    </w:p>
    <w:p w14:paraId="3A56E99C" w14:textId="77777777" w:rsidR="00BF4F83" w:rsidRPr="003A06D0" w:rsidRDefault="00BF4F83" w:rsidP="0001259E">
      <w:pPr>
        <w:pStyle w:val="Listenabsatz"/>
        <w:numPr>
          <w:ilvl w:val="0"/>
          <w:numId w:val="36"/>
        </w:numPr>
        <w:rPr>
          <w:lang w:val="en-GB"/>
        </w:rPr>
      </w:pPr>
      <w:r w:rsidRPr="003A06D0">
        <w:rPr>
          <w:lang w:val="en-GB"/>
        </w:rPr>
        <w:t>Considering the set of comments and bug reports arrived since version DSS 1.0 became standard</w:t>
      </w:r>
    </w:p>
    <w:p w14:paraId="334CC6A3" w14:textId="77777777" w:rsidR="00BF4F83" w:rsidRPr="003A06D0" w:rsidRDefault="00BF4F83" w:rsidP="0001259E">
      <w:pPr>
        <w:pStyle w:val="Listenabsatz"/>
        <w:numPr>
          <w:ilvl w:val="0"/>
          <w:numId w:val="36"/>
        </w:numPr>
        <w:rPr>
          <w:lang w:val="en-GB"/>
        </w:rPr>
      </w:pPr>
      <w:r w:rsidRPr="003A06D0">
        <w:rPr>
          <w:lang w:val="en-GB"/>
        </w:rPr>
        <w:t>Inclusion of requirements that became known only after publication of version 1.0</w:t>
      </w:r>
    </w:p>
    <w:p w14:paraId="236D2133" w14:textId="77777777" w:rsidR="00BF4F83" w:rsidRPr="003A06D0" w:rsidRDefault="00BF4F83" w:rsidP="0001259E">
      <w:pPr>
        <w:pStyle w:val="Listenabsatz"/>
        <w:numPr>
          <w:ilvl w:val="0"/>
          <w:numId w:val="36"/>
        </w:numPr>
        <w:rPr>
          <w:lang w:val="en-GB"/>
        </w:rPr>
      </w:pPr>
      <w:r w:rsidRPr="003A06D0">
        <w:rPr>
          <w:lang w:val="en-GB"/>
        </w:rPr>
        <w:t>Simplification of the core schema, e.g. by dropping elements seldom used</w:t>
      </w:r>
    </w:p>
    <w:p w14:paraId="2C9F6E08" w14:textId="77777777" w:rsidR="00BF4F83" w:rsidRPr="003A06D0" w:rsidRDefault="00BF4F83" w:rsidP="0001259E">
      <w:pPr>
        <w:pStyle w:val="Listenabsatz"/>
        <w:numPr>
          <w:ilvl w:val="0"/>
          <w:numId w:val="36"/>
        </w:numPr>
        <w:rPr>
          <w:lang w:val="en-GB"/>
        </w:rPr>
      </w:pPr>
      <w:r w:rsidRPr="003A06D0">
        <w:rPr>
          <w:lang w:val="en-GB"/>
        </w:rPr>
        <w:t xml:space="preserve">Support for syntaxes other than XML </w:t>
      </w:r>
    </w:p>
    <w:p w14:paraId="7B4CEDD6" w14:textId="77777777" w:rsidR="00BF4F83" w:rsidRPr="003A06D0" w:rsidRDefault="00BF4F83" w:rsidP="0001259E">
      <w:pPr>
        <w:pStyle w:val="Listenabsatz"/>
        <w:numPr>
          <w:ilvl w:val="0"/>
          <w:numId w:val="36"/>
        </w:numPr>
        <w:rPr>
          <w:lang w:val="en-GB"/>
        </w:rPr>
      </w:pPr>
      <w:r w:rsidRPr="003A06D0">
        <w:rPr>
          <w:lang w:val="en-GB"/>
        </w:rPr>
        <w:t>Support transport formats other than SOAP</w:t>
      </w:r>
    </w:p>
    <w:p w14:paraId="514D2F24" w14:textId="497C9B0E" w:rsidR="00BF4F83" w:rsidRDefault="00BF4F83" w:rsidP="0001259E">
      <w:pPr>
        <w:pStyle w:val="Listenabsatz"/>
        <w:numPr>
          <w:ilvl w:val="0"/>
          <w:numId w:val="36"/>
        </w:numPr>
        <w:rPr>
          <w:ins w:id="1633" w:author="Andreas Kuehne" w:date="2019-05-31T12:37:00Z"/>
          <w:lang w:val="en-GB"/>
        </w:rPr>
      </w:pPr>
      <w:r w:rsidRPr="003A06D0">
        <w:rPr>
          <w:lang w:val="en-GB"/>
        </w:rPr>
        <w:t xml:space="preserve">Integration of the ‘Asynchronous Processing Profile’ </w:t>
      </w:r>
      <w:hyperlink w:anchor="refDSSAsync" w:history="1">
        <w:r w:rsidRPr="003A06D0">
          <w:rPr>
            <w:rStyle w:val="Hyperlink"/>
            <w:lang w:val="en-GB"/>
          </w:rPr>
          <w:t>[DSSAsync]</w:t>
        </w:r>
      </w:hyperlink>
      <w:r w:rsidRPr="003A06D0">
        <w:rPr>
          <w:lang w:val="en-GB"/>
        </w:rPr>
        <w:t xml:space="preserve"> into the core</w:t>
      </w:r>
    </w:p>
    <w:p w14:paraId="4C554D17" w14:textId="69CACE3C" w:rsidR="00A71F46" w:rsidRPr="00A71F46" w:rsidRDefault="00A71F46" w:rsidP="00A71F46">
      <w:pPr>
        <w:pStyle w:val="Listenabsatz"/>
        <w:numPr>
          <w:ilvl w:val="0"/>
          <w:numId w:val="36"/>
        </w:numPr>
        <w:rPr>
          <w:lang w:val="en-GB"/>
          <w:rPrChange w:id="1634" w:author="Andreas Kuehne" w:date="2019-05-31T12:37:00Z">
            <w:rPr>
              <w:lang w:val="en-GB"/>
            </w:rPr>
          </w:rPrChange>
        </w:rPr>
        <w:pPrChange w:id="1635" w:author="Andreas Kuehne" w:date="2019-05-31T12:37:00Z">
          <w:pPr>
            <w:pStyle w:val="Listenabsatz"/>
            <w:numPr>
              <w:numId w:val="36"/>
            </w:numPr>
            <w:ind w:hanging="360"/>
          </w:pPr>
        </w:pPrChange>
      </w:pPr>
      <w:ins w:id="1636" w:author="Andreas Kuehne" w:date="2019-05-31T12:37:00Z">
        <w:r>
          <w:rPr>
            <w:lang w:val="en-GB"/>
          </w:rPr>
          <w:t>Enable profiles to define multi-signature processing by changing to cardinality of signature objects to ‘unbounded’. This document does not define mechanism for addressing and processing of multiple signature within one call. This is left to specific profiles.</w:t>
        </w:r>
      </w:ins>
    </w:p>
    <w:p w14:paraId="1916506C" w14:textId="77777777" w:rsidR="00BF4F83" w:rsidRPr="003A06D0" w:rsidRDefault="00BF4F83" w:rsidP="00BF4F83">
      <w:pPr>
        <w:rPr>
          <w:lang w:val="en-GB"/>
        </w:rPr>
      </w:pPr>
      <w:r w:rsidRPr="003A06D0">
        <w:rPr>
          <w:lang w:val="en-GB"/>
        </w:rPr>
        <w:t>Define a sematic model that can be mapped to different syntaxes. In this document the focus is on XML and JSON, but support for other syntaxes should be possible. Therefore, only the common denominator of syntax features can be used:</w:t>
      </w:r>
    </w:p>
    <w:p w14:paraId="0817F8A2" w14:textId="77777777" w:rsidR="00BF4F83" w:rsidRPr="003A06D0" w:rsidRDefault="00BF4F83" w:rsidP="0001259E">
      <w:pPr>
        <w:pStyle w:val="Listenabsatz"/>
        <w:numPr>
          <w:ilvl w:val="0"/>
          <w:numId w:val="9"/>
        </w:numPr>
        <w:rPr>
          <w:lang w:val="en-GB"/>
        </w:rPr>
      </w:pPr>
      <w:r w:rsidRPr="003A06D0">
        <w:rPr>
          <w:lang w:val="en-GB"/>
        </w:rPr>
        <w:t>Focus on Base64 as the most versatile way to transport documents and signatures</w:t>
      </w:r>
    </w:p>
    <w:p w14:paraId="1AAA1793" w14:textId="77777777" w:rsidR="00BF4F83" w:rsidRPr="003A06D0" w:rsidRDefault="00BF4F83" w:rsidP="0001259E">
      <w:pPr>
        <w:pStyle w:val="Listenabsatz"/>
        <w:numPr>
          <w:ilvl w:val="0"/>
          <w:numId w:val="9"/>
        </w:numPr>
        <w:rPr>
          <w:lang w:val="en-GB"/>
        </w:rPr>
      </w:pPr>
      <w:r w:rsidRPr="003A06D0">
        <w:rPr>
          <w:lang w:val="en-GB"/>
        </w:rPr>
        <w:t>Avoid the use of XML specifics (like e.g. mixed content)</w:t>
      </w:r>
    </w:p>
    <w:p w14:paraId="0A572923" w14:textId="77777777" w:rsidR="00BF4F83" w:rsidRPr="003A06D0" w:rsidRDefault="00BF4F83" w:rsidP="0001259E">
      <w:pPr>
        <w:pStyle w:val="Listenabsatz"/>
        <w:numPr>
          <w:ilvl w:val="0"/>
          <w:numId w:val="9"/>
        </w:numPr>
        <w:rPr>
          <w:lang w:val="en-GB"/>
        </w:rPr>
      </w:pPr>
      <w:r w:rsidRPr="003A06D0">
        <w:rPr>
          <w:lang w:val="en-GB"/>
        </w:rPr>
        <w:t>Provide namespace / URI for XPath evaluation explicitly</w:t>
      </w:r>
    </w:p>
    <w:p w14:paraId="4CD1E92C" w14:textId="77777777" w:rsidR="00BF4F83" w:rsidRPr="003A06D0" w:rsidRDefault="00BF4F83" w:rsidP="0001259E">
      <w:pPr>
        <w:pStyle w:val="Listenabsatz"/>
        <w:numPr>
          <w:ilvl w:val="0"/>
          <w:numId w:val="9"/>
        </w:numPr>
        <w:rPr>
          <w:lang w:val="en-GB"/>
        </w:rPr>
      </w:pPr>
      <w:r w:rsidRPr="003A06D0">
        <w:rPr>
          <w:lang w:val="en-GB"/>
        </w:rPr>
        <w:t xml:space="preserve">Avoid </w:t>
      </w:r>
      <w:r w:rsidRPr="003A06D0">
        <w:rPr>
          <w:rStyle w:val="Datatype"/>
          <w:lang w:val="en-GB"/>
        </w:rPr>
        <w:t>xs:any</w:t>
      </w:r>
      <w:r w:rsidRPr="003A06D0">
        <w:rPr>
          <w:lang w:val="en-GB"/>
        </w:rPr>
        <w:t xml:space="preserve"> by replacing it with an enumeration of possible types, and if that is not feasible, use base64 blobs as a </w:t>
      </w:r>
      <w:r w:rsidR="00602B81" w:rsidRPr="003A06D0">
        <w:rPr>
          <w:lang w:val="en-GB"/>
        </w:rPr>
        <w:t>fall back</w:t>
      </w:r>
    </w:p>
    <w:p w14:paraId="2BEB2570" w14:textId="77777777" w:rsidR="00BF4F83" w:rsidRPr="003A06D0" w:rsidRDefault="00BF4F83" w:rsidP="00BF4F83">
      <w:pPr>
        <w:rPr>
          <w:lang w:val="en-GB"/>
        </w:rPr>
      </w:pPr>
      <w:r w:rsidRPr="003A06D0">
        <w:rPr>
          <w:lang w:val="en-GB"/>
        </w:rPr>
        <w:t>To support implementers and to ease the use of the protocol with common frameworks the following list of requirements was compiled:</w:t>
      </w:r>
    </w:p>
    <w:p w14:paraId="7707F51A" w14:textId="77777777" w:rsidR="00BF4F83" w:rsidRPr="003A06D0" w:rsidRDefault="00BF4F83" w:rsidP="0001259E">
      <w:pPr>
        <w:pStyle w:val="Listenabsatz"/>
        <w:numPr>
          <w:ilvl w:val="0"/>
          <w:numId w:val="9"/>
        </w:numPr>
        <w:rPr>
          <w:lang w:val="en-GB"/>
        </w:rPr>
      </w:pPr>
      <w:r w:rsidRPr="003A06D0">
        <w:rPr>
          <w:lang w:val="en-GB"/>
        </w:rPr>
        <w:t>One unique object model for all transport syntaxes</w:t>
      </w:r>
    </w:p>
    <w:p w14:paraId="0752E83A" w14:textId="77777777" w:rsidR="00BF4F83" w:rsidRPr="003A06D0" w:rsidRDefault="00BF4F83" w:rsidP="0001259E">
      <w:pPr>
        <w:pStyle w:val="Listenabsatz"/>
        <w:numPr>
          <w:ilvl w:val="0"/>
          <w:numId w:val="9"/>
        </w:numPr>
        <w:rPr>
          <w:lang w:val="en-GB"/>
        </w:rPr>
      </w:pPr>
      <w:r w:rsidRPr="003A06D0">
        <w:rPr>
          <w:lang w:val="en-GB"/>
        </w:rPr>
        <w:t xml:space="preserve">Define type and cardinality of </w:t>
      </w:r>
      <w:r w:rsidRPr="003A06D0">
        <w:rPr>
          <w:rStyle w:val="Datatype"/>
          <w:lang w:val="en-GB"/>
        </w:rPr>
        <w:t>OptionalInputs</w:t>
      </w:r>
      <w:r w:rsidRPr="003A06D0">
        <w:rPr>
          <w:lang w:val="en-GB"/>
        </w:rPr>
        <w:t xml:space="preserve"> and </w:t>
      </w:r>
      <w:r w:rsidRPr="003A06D0">
        <w:rPr>
          <w:rStyle w:val="Datatype"/>
          <w:lang w:val="en-GB"/>
        </w:rPr>
        <w:t>OptionalOutputs</w:t>
      </w:r>
      <w:r w:rsidRPr="003A06D0">
        <w:rPr>
          <w:lang w:val="en-GB"/>
        </w:rPr>
        <w:t xml:space="preserve"> child elements explicitly</w:t>
      </w:r>
    </w:p>
    <w:p w14:paraId="12A39D44" w14:textId="77777777" w:rsidR="00BF4F83" w:rsidRPr="003A06D0" w:rsidRDefault="00BF4F83" w:rsidP="0001259E">
      <w:pPr>
        <w:pStyle w:val="Listenabsatz"/>
        <w:numPr>
          <w:ilvl w:val="0"/>
          <w:numId w:val="9"/>
        </w:numPr>
        <w:rPr>
          <w:lang w:val="en-GB"/>
        </w:rPr>
      </w:pPr>
      <w:r w:rsidRPr="003A06D0">
        <w:rPr>
          <w:lang w:val="en-GB"/>
        </w:rPr>
        <w:t>Rearrange sequences and choices to produce a strongly typed object model</w:t>
      </w:r>
    </w:p>
    <w:p w14:paraId="29D4E2EA" w14:textId="77777777" w:rsidR="00BF4F83" w:rsidRPr="003A06D0" w:rsidRDefault="00BF4F83" w:rsidP="00BF4F83">
      <w:pPr>
        <w:rPr>
          <w:lang w:val="en-GB"/>
        </w:rPr>
      </w:pPr>
      <w:r w:rsidRPr="003A06D0">
        <w:rPr>
          <w:lang w:val="en-GB"/>
        </w:rPr>
        <w:t xml:space="preserve">Regardless of the use of JSON as a transport syntax the handling of JSON signatures will not be covered by this document. Specific profiles will address signatures e.g. conformant to </w:t>
      </w:r>
      <w:hyperlink w:anchor="refRFC7515" w:history="1">
        <w:r w:rsidRPr="003A06D0">
          <w:rPr>
            <w:rStyle w:val="Hyperlink"/>
            <w:lang w:val="en-GB"/>
          </w:rPr>
          <w:t>[RFC7515]</w:t>
        </w:r>
      </w:hyperlink>
      <w:r w:rsidRPr="003A06D0">
        <w:rPr>
          <w:lang w:val="en-GB"/>
        </w:rPr>
        <w:t>.</w:t>
      </w:r>
    </w:p>
    <w:p w14:paraId="67120119" w14:textId="77777777" w:rsidR="00BF4F83" w:rsidRPr="003A06D0" w:rsidRDefault="00BF4F83" w:rsidP="00BF4F83">
      <w:pPr>
        <w:rPr>
          <w:lang w:val="en-GB"/>
        </w:rPr>
      </w:pPr>
      <w:r w:rsidRPr="003A06D0">
        <w:rPr>
          <w:lang w:val="en-GB"/>
        </w:rPr>
        <w:t>The provided schemes of DSS-X version 2 reflect these requirements. The XML schemes of version 1 and 2 share many similarities but are not compatible.</w:t>
      </w:r>
    </w:p>
    <w:bookmarkStart w:id="1637" w:name="sec_vtransform1to2"/>
    <w:bookmarkStart w:id="1638" w:name="_Ref512170125"/>
    <w:bookmarkStart w:id="1639" w:name="_Ref512178900"/>
    <w:bookmarkStart w:id="1640" w:name="_Toc516358001"/>
    <w:bookmarkEnd w:id="1637"/>
    <w:p w14:paraId="38C110F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"sec_vtransform1to2" </w:instrText>
      </w:r>
      <w:r w:rsidRPr="003A06D0">
        <w:rPr>
          <w:lang w:val="en-GB"/>
        </w:rPr>
        <w:fldChar w:fldCharType="separate"/>
      </w:r>
      <w:bookmarkStart w:id="1641" w:name="_Toc522668487"/>
      <w:bookmarkStart w:id="1642" w:name="_Toc10198453"/>
      <w:r w:rsidRPr="003A06D0">
        <w:rPr>
          <w:rStyle w:val="Hyperlink"/>
          <w:lang w:val="en-GB"/>
        </w:rPr>
        <w:t>Transforming DSS 1.0 into 2.0</w:t>
      </w:r>
      <w:bookmarkEnd w:id="1638"/>
      <w:bookmarkEnd w:id="1639"/>
      <w:bookmarkEnd w:id="1640"/>
      <w:bookmarkEnd w:id="1641"/>
      <w:bookmarkEnd w:id="1642"/>
      <w:r w:rsidRPr="003A06D0">
        <w:rPr>
          <w:lang w:val="en-GB"/>
        </w:rPr>
        <w:fldChar w:fldCharType="end"/>
      </w:r>
    </w:p>
    <w:p w14:paraId="61B4E1B8" w14:textId="77777777" w:rsidR="00BF4F83" w:rsidRPr="003A06D0" w:rsidRDefault="00BF4F83" w:rsidP="00BF4F83">
      <w:pPr>
        <w:rPr>
          <w:lang w:val="en-GB"/>
        </w:rPr>
      </w:pPr>
      <w:r w:rsidRPr="003A06D0">
        <w:rPr>
          <w:lang w:val="en-GB"/>
        </w:rPr>
        <w:t xml:space="preserve">This section describes the several actions taken to fulfil the goals listed in the previous section. </w:t>
      </w:r>
    </w:p>
    <w:bookmarkStart w:id="1643" w:name="sec_avoidXsdAny"/>
    <w:bookmarkStart w:id="1644" w:name="_Ref512179255"/>
    <w:bookmarkStart w:id="1645" w:name="_Toc516359666"/>
    <w:bookmarkEnd w:id="1643"/>
    <w:p w14:paraId="734431B3" w14:textId="77777777" w:rsidR="00BF4F83" w:rsidRPr="003A06D0" w:rsidRDefault="00BF4F83" w:rsidP="005C561D">
      <w:pPr>
        <w:pStyle w:val="berschrift3"/>
        <w:rPr>
          <w:lang w:val="en-GB"/>
        </w:rPr>
      </w:pPr>
      <w:r w:rsidRPr="003A06D0">
        <w:rPr>
          <w:lang w:val="en-GB"/>
        </w:rPr>
        <w:fldChar w:fldCharType="begin"/>
      </w:r>
      <w:r w:rsidRPr="003A06D0">
        <w:rPr>
          <w:lang w:val="en-GB"/>
        </w:rPr>
        <w:instrText xml:space="preserve"> HYPERLINK  \l "sec_avoidXsdAny" </w:instrText>
      </w:r>
      <w:r w:rsidRPr="003A06D0">
        <w:rPr>
          <w:lang w:val="en-GB"/>
        </w:rPr>
        <w:fldChar w:fldCharType="separate"/>
      </w:r>
      <w:bookmarkStart w:id="1646" w:name="_Ref516417089"/>
      <w:bookmarkStart w:id="1647" w:name="_Toc522668488"/>
      <w:bookmarkStart w:id="1648" w:name="_Toc10198454"/>
      <w:r w:rsidRPr="003A06D0">
        <w:rPr>
          <w:rStyle w:val="Hyperlink"/>
          <w:lang w:val="en-GB"/>
        </w:rPr>
        <w:t>Circumventing xs:any</w:t>
      </w:r>
      <w:bookmarkEnd w:id="1644"/>
      <w:bookmarkEnd w:id="1645"/>
      <w:bookmarkEnd w:id="1646"/>
      <w:bookmarkEnd w:id="1647"/>
      <w:bookmarkEnd w:id="1648"/>
      <w:r w:rsidRPr="003A06D0">
        <w:rPr>
          <w:lang w:val="en-GB"/>
        </w:rPr>
        <w:fldChar w:fldCharType="end"/>
      </w:r>
    </w:p>
    <w:p w14:paraId="1A338269" w14:textId="77777777" w:rsidR="00BF4F83" w:rsidRPr="003A06D0" w:rsidRDefault="00BF4F83" w:rsidP="00BF4F83">
      <w:pPr>
        <w:rPr>
          <w:lang w:val="en-GB"/>
        </w:rPr>
      </w:pPr>
      <w:r w:rsidRPr="003A06D0">
        <w:rPr>
          <w:lang w:val="en-GB"/>
        </w:rPr>
        <w:t xml:space="preserve">The XML schema type ‘any’ allows an object to contain arbitrary structures. This comes handy for writers of specifications as an extension point because the structures transported don’t need to be defined upfront. But this advantage at the specification stage comes with a price at the implementation stage. The structures intended to be supported by a client or a server system MUST be known to be implementable. But the usual tools for schema support leave the task of handling the content of an any type to the developer. Without extensive testing problems with unexpected content may occur at runtime, even while using typed languages. </w:t>
      </w:r>
    </w:p>
    <w:p w14:paraId="451EBCA7" w14:textId="77777777" w:rsidR="00BF4F83" w:rsidRPr="003A06D0" w:rsidRDefault="00BF4F83" w:rsidP="00BF4F83">
      <w:pPr>
        <w:rPr>
          <w:lang w:val="en-GB"/>
        </w:rPr>
      </w:pPr>
      <w:r w:rsidRPr="003A06D0">
        <w:rPr>
          <w:lang w:val="en-GB"/>
        </w:rPr>
        <w:t>As a successor of the OptionalInputs element (see section 2.7 of version 1.0 of this document) the component OptionalInputsVerify (see section</w:t>
      </w:r>
      <w:r w:rsidR="00F71295">
        <w:rPr>
          <w:lang w:val="en-GB"/>
        </w:rPr>
        <w:t xml:space="preserve"> </w:t>
      </w:r>
      <w:r w:rsidR="00F71295">
        <w:rPr>
          <w:lang w:val="en-GB"/>
        </w:rPr>
        <w:fldChar w:fldCharType="begin"/>
      </w:r>
      <w:r w:rsidR="00F71295">
        <w:rPr>
          <w:lang w:val="en-GB"/>
        </w:rPr>
        <w:instrText xml:space="preserve"> REF _RefComp5BA2A20A \r \h </w:instrText>
      </w:r>
      <w:r w:rsidR="00F71295">
        <w:rPr>
          <w:lang w:val="en-GB"/>
        </w:rPr>
      </w:r>
      <w:r w:rsidR="00F71295">
        <w:rPr>
          <w:lang w:val="en-GB"/>
        </w:rPr>
        <w:fldChar w:fldCharType="separate"/>
      </w:r>
      <w:r w:rsidR="00F71295">
        <w:rPr>
          <w:lang w:val="en-GB"/>
        </w:rPr>
        <w:t>4.3.5</w:t>
      </w:r>
      <w:r w:rsidR="00F71295">
        <w:rPr>
          <w:lang w:val="en-GB"/>
        </w:rPr>
        <w:fldChar w:fldCharType="end"/>
      </w:r>
      <w:r w:rsidRPr="003A06D0">
        <w:rPr>
          <w:lang w:val="en-GB"/>
        </w:rPr>
        <w:t xml:space="preserve">) defines its child elements and their cardinality explicitly. When using additional profiles, the relevant components of the core schema can be redefined using the XML schema’s ‘redefine’ element or JSON schema’s ‘allOf’ as described in section </w:t>
      </w:r>
      <w:r w:rsidR="00195249">
        <w:rPr>
          <w:lang w:val="en-GB"/>
        </w:rPr>
        <w:fldChar w:fldCharType="begin"/>
      </w:r>
      <w:r w:rsidR="00195249">
        <w:rPr>
          <w:lang w:val="en-GB"/>
        </w:rPr>
        <w:instrText xml:space="preserve"> REF _Ref534995923 \r \h </w:instrText>
      </w:r>
      <w:r w:rsidR="00195249">
        <w:rPr>
          <w:lang w:val="en-GB"/>
        </w:rPr>
      </w:r>
      <w:r w:rsidR="00195249">
        <w:rPr>
          <w:lang w:val="en-GB"/>
        </w:rPr>
        <w:fldChar w:fldCharType="separate"/>
      </w:r>
      <w:r w:rsidR="00195249">
        <w:rPr>
          <w:lang w:val="en-GB"/>
        </w:rPr>
        <w:t>2.5.1</w:t>
      </w:r>
      <w:r w:rsidR="00195249">
        <w:rPr>
          <w:lang w:val="en-GB"/>
        </w:rPr>
        <w:fldChar w:fldCharType="end"/>
      </w:r>
      <w:r w:rsidRPr="003A06D0">
        <w:rPr>
          <w:lang w:val="en-GB"/>
        </w:rPr>
        <w:t xml:space="preserve"> .</w:t>
      </w:r>
    </w:p>
    <w:p w14:paraId="47382996" w14:textId="77777777" w:rsidR="00BF4F83" w:rsidRPr="003A06D0" w:rsidRDefault="00BF4F83" w:rsidP="00BF4F83">
      <w:pPr>
        <w:tabs>
          <w:tab w:val="left" w:pos="3645"/>
        </w:tabs>
        <w:rPr>
          <w:lang w:val="en-GB"/>
        </w:rPr>
      </w:pPr>
      <w:r w:rsidRPr="003A06D0">
        <w:rPr>
          <w:lang w:val="en-GB"/>
        </w:rPr>
        <w:lastRenderedPageBreak/>
        <w:t>Another usage scenario for ‘xs:any’ is the transport of unknown data objects. As sample use case is the Property component (see section</w:t>
      </w:r>
      <w:r w:rsidR="00195249">
        <w:rPr>
          <w:lang w:val="en-GB"/>
        </w:rPr>
        <w:t xml:space="preserve"> </w:t>
      </w:r>
      <w:r w:rsidR="00195249">
        <w:rPr>
          <w:lang w:val="en-GB"/>
        </w:rPr>
        <w:fldChar w:fldCharType="begin"/>
      </w:r>
      <w:r w:rsidR="00195249">
        <w:rPr>
          <w:lang w:val="en-GB"/>
        </w:rPr>
        <w:instrText xml:space="preserve"> REF _RefComp9C78EDE7 \r \h </w:instrText>
      </w:r>
      <w:r w:rsidR="00195249">
        <w:rPr>
          <w:lang w:val="en-GB"/>
        </w:rPr>
      </w:r>
      <w:r w:rsidR="00195249">
        <w:rPr>
          <w:lang w:val="en-GB"/>
        </w:rPr>
        <w:fldChar w:fldCharType="separate"/>
      </w:r>
      <w:r w:rsidR="00195249">
        <w:rPr>
          <w:lang w:val="en-GB"/>
        </w:rPr>
        <w:t>4.3.16</w:t>
      </w:r>
      <w:r w:rsidR="00195249">
        <w:rPr>
          <w:lang w:val="en-GB"/>
        </w:rPr>
        <w:fldChar w:fldCharType="end"/>
      </w:r>
      <w:r w:rsidRPr="003A06D0">
        <w:rPr>
          <w:lang w:val="en-GB"/>
        </w:rPr>
        <w:t>). This component is intended to contain signature attributes of unknown structure. In this version of the specification the ‘xs:any’ type is replaced by a structure containing base64-encoded data and meta data (component Any, see section</w:t>
      </w:r>
      <w:r w:rsidR="00195249">
        <w:rPr>
          <w:lang w:val="en-GB"/>
        </w:rPr>
        <w:t xml:space="preserve"> </w:t>
      </w:r>
      <w:r w:rsidR="00195249">
        <w:rPr>
          <w:lang w:val="en-GB"/>
        </w:rPr>
        <w:fldChar w:fldCharType="begin"/>
      </w:r>
      <w:r w:rsidR="00195249">
        <w:rPr>
          <w:lang w:val="en-GB"/>
        </w:rPr>
        <w:instrText xml:space="preserve"> REF _RefComp2CFDDCC6 \r \h </w:instrText>
      </w:r>
      <w:r w:rsidR="00195249">
        <w:rPr>
          <w:lang w:val="en-GB"/>
        </w:rPr>
      </w:r>
      <w:r w:rsidR="00195249">
        <w:rPr>
          <w:lang w:val="en-GB"/>
        </w:rPr>
        <w:fldChar w:fldCharType="separate"/>
      </w:r>
      <w:r w:rsidR="00195249">
        <w:rPr>
          <w:lang w:val="en-GB"/>
        </w:rPr>
        <w:t>4.1.2</w:t>
      </w:r>
      <w:r w:rsidR="00195249">
        <w:rPr>
          <w:lang w:val="en-GB"/>
        </w:rPr>
        <w:fldChar w:fldCharType="end"/>
      </w:r>
      <w:r w:rsidRPr="003A06D0">
        <w:rPr>
          <w:lang w:val="en-GB"/>
        </w:rPr>
        <w:t>). When using XML as the transport syntax this seems to be a disadvantage. But direct XML fragment copying may introduce namespace problems and security concerns. Most importantly the cherry-picking of transport syntax features would inhibit a transport independent object model, both on the client and the server side. More complex programming and testing would be inevitable.</w:t>
      </w:r>
    </w:p>
    <w:bookmarkStart w:id="1649" w:name="sec_substituteMixedSchemaAttribute"/>
    <w:bookmarkStart w:id="1650" w:name="_Ref512179279"/>
    <w:bookmarkStart w:id="1651" w:name="_Toc516359667"/>
    <w:bookmarkEnd w:id="1649"/>
    <w:p w14:paraId="50A02DF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"sec_substituteMixedSchemaAttribute" </w:instrText>
      </w:r>
      <w:r w:rsidRPr="003A06D0">
        <w:rPr>
          <w:lang w:val="en-GB"/>
        </w:rPr>
        <w:fldChar w:fldCharType="separate"/>
      </w:r>
      <w:bookmarkStart w:id="1652" w:name="_Ref516417139"/>
      <w:bookmarkStart w:id="1653" w:name="_Toc522668489"/>
      <w:bookmarkStart w:id="1654" w:name="_Toc10198455"/>
      <w:r w:rsidRPr="003A06D0">
        <w:rPr>
          <w:rStyle w:val="Hyperlink"/>
          <w:lang w:val="en-GB"/>
        </w:rPr>
        <w:t>Substituting the mixed Schema Attribute</w:t>
      </w:r>
      <w:bookmarkEnd w:id="1650"/>
      <w:bookmarkEnd w:id="1651"/>
      <w:bookmarkEnd w:id="1652"/>
      <w:bookmarkEnd w:id="1653"/>
      <w:bookmarkEnd w:id="1654"/>
      <w:r w:rsidRPr="003A06D0">
        <w:rPr>
          <w:lang w:val="en-GB"/>
        </w:rPr>
        <w:fldChar w:fldCharType="end"/>
      </w:r>
    </w:p>
    <w:p w14:paraId="2C0F5736" w14:textId="77777777" w:rsidR="00BF4F83" w:rsidRPr="003A06D0" w:rsidRDefault="00BF4F83" w:rsidP="00BF4F83">
      <w:pPr>
        <w:rPr>
          <w:lang w:val="en-GB"/>
        </w:rPr>
      </w:pPr>
      <w:r w:rsidRPr="003A06D0">
        <w:rPr>
          <w:lang w:val="en-GB"/>
        </w:rPr>
        <w:t>Mixing sub-elements and text within a single element is a great advantage of XML. But when XML is applied for serializing an object model this ‘markup language’ feature is of little use. Other serialization syntaxes (like JSON) don’t support such a feature. There is the need to substitute the ‘</w:t>
      </w:r>
      <w:r w:rsidRPr="003A06D0">
        <w:rPr>
          <w:rStyle w:val="Datatype"/>
          <w:lang w:val="en-GB"/>
        </w:rPr>
        <w:t>mixed</w:t>
      </w:r>
      <w:r w:rsidRPr="003A06D0">
        <w:rPr>
          <w:lang w:val="en-GB"/>
        </w:rPr>
        <w:t>’ construct to become syntax independent. The substitution is done by removing the mixed attribute and introduce an additional ‘</w:t>
      </w:r>
      <w:r w:rsidRPr="003A06D0">
        <w:rPr>
          <w:rStyle w:val="Datatype"/>
          <w:lang w:val="en-GB"/>
        </w:rPr>
        <w:t>value</w:t>
      </w:r>
      <w:r w:rsidRPr="003A06D0">
        <w:rPr>
          <w:lang w:val="en-GB"/>
        </w:rPr>
        <w:t>’ element to contain the textual content.</w:t>
      </w:r>
    </w:p>
    <w:bookmarkStart w:id="1655" w:name="sec_introduceNsPrefixMappingTypeComp"/>
    <w:bookmarkStart w:id="1656" w:name="_Ref512179291"/>
    <w:bookmarkStart w:id="1657" w:name="_Toc516359668"/>
    <w:bookmarkEnd w:id="1655"/>
    <w:p w14:paraId="6391723B"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"sec_introduceNsPrefixMappingTypeComp" </w:instrText>
      </w:r>
      <w:r w:rsidRPr="003A06D0">
        <w:rPr>
          <w:lang w:val="en-GB"/>
        </w:rPr>
        <w:fldChar w:fldCharType="separate"/>
      </w:r>
      <w:bookmarkStart w:id="1658" w:name="_Ref516417269"/>
      <w:bookmarkStart w:id="1659" w:name="_Toc522668490"/>
      <w:bookmarkStart w:id="1660" w:name="_Toc10198456"/>
      <w:r w:rsidRPr="003A06D0">
        <w:rPr>
          <w:rStyle w:val="Hyperlink"/>
          <w:lang w:val="en-GB"/>
        </w:rPr>
        <w:t xml:space="preserve">Introducing the </w:t>
      </w:r>
      <w:r w:rsidRPr="003A06D0">
        <w:rPr>
          <w:rStyle w:val="Hyperlink"/>
          <w:rFonts w:ascii="Courier New" w:hAnsi="Courier New"/>
          <w:lang w:val="en-GB"/>
        </w:rPr>
        <w:t>NsPrefixMappingType</w:t>
      </w:r>
      <w:r w:rsidRPr="003A06D0">
        <w:rPr>
          <w:rStyle w:val="Hyperlink"/>
          <w:lang w:val="en-GB"/>
        </w:rPr>
        <w:t xml:space="preserve"> Component</w:t>
      </w:r>
      <w:bookmarkEnd w:id="1656"/>
      <w:bookmarkEnd w:id="1657"/>
      <w:bookmarkEnd w:id="1658"/>
      <w:bookmarkEnd w:id="1659"/>
      <w:bookmarkEnd w:id="1660"/>
      <w:r w:rsidRPr="003A06D0">
        <w:rPr>
          <w:lang w:val="en-GB"/>
        </w:rPr>
        <w:fldChar w:fldCharType="end"/>
      </w:r>
    </w:p>
    <w:p w14:paraId="5DD82370" w14:textId="77777777" w:rsidR="00BF4F83" w:rsidRPr="003A06D0" w:rsidRDefault="00BF4F83" w:rsidP="00BF4F83">
      <w:pPr>
        <w:rPr>
          <w:lang w:val="en-GB"/>
        </w:rPr>
      </w:pPr>
      <w:r w:rsidRPr="003A06D0">
        <w:rPr>
          <w:lang w:val="en-GB"/>
        </w:rPr>
        <w:t xml:space="preserve">Namespaces are an outstanding feature of the XML world. A replacement is required for all syntaxes that don’t such a feature. The use of naming conventions and prefixes are used to avoid naming collisions. A special challenge is the use of XPath-Expression as elements. The XPath expression itself is represented as a simple string. But the expression may depend on namespace/prefix mappings that are defined within the namespace context of the XML element. The </w:t>
      </w:r>
      <w:r w:rsidRPr="003A06D0">
        <w:rPr>
          <w:rStyle w:val="Datatype"/>
          <w:lang w:val="en-GB"/>
        </w:rPr>
        <w:t>NsPrefixMappingType</w:t>
      </w:r>
      <w:r w:rsidRPr="003A06D0">
        <w:rPr>
          <w:lang w:val="en-GB"/>
        </w:rPr>
        <w:t xml:space="preserve"> component (see section</w:t>
      </w:r>
      <w:r w:rsidR="00195249">
        <w:rPr>
          <w:lang w:val="en-GB"/>
        </w:rPr>
        <w:t xml:space="preserve"> </w:t>
      </w:r>
      <w:r w:rsidR="00195249">
        <w:rPr>
          <w:lang w:val="en-GB"/>
        </w:rPr>
        <w:fldChar w:fldCharType="begin"/>
      </w:r>
      <w:r w:rsidR="00195249">
        <w:rPr>
          <w:lang w:val="en-GB"/>
        </w:rPr>
        <w:instrText xml:space="preserve"> REF _RefComp9A2799E1 \r \h </w:instrText>
      </w:r>
      <w:r w:rsidR="00195249">
        <w:rPr>
          <w:lang w:val="en-GB"/>
        </w:rPr>
      </w:r>
      <w:r w:rsidR="00195249">
        <w:rPr>
          <w:lang w:val="en-GB"/>
        </w:rPr>
        <w:fldChar w:fldCharType="separate"/>
      </w:r>
      <w:r w:rsidR="00195249">
        <w:rPr>
          <w:lang w:val="en-GB"/>
        </w:rPr>
        <w:t>4.1.1</w:t>
      </w:r>
      <w:r w:rsidR="00195249">
        <w:rPr>
          <w:lang w:val="en-GB"/>
        </w:rPr>
        <w:fldChar w:fldCharType="end"/>
      </w:r>
      <w:r w:rsidRPr="003A06D0">
        <w:rPr>
          <w:lang w:val="en-GB"/>
        </w:rPr>
        <w:t xml:space="preserve">) represents the required namespace/prefix mapping. It is recommended to use this element for XML syntax, too. This simplifies the handling on the consumer side and circumvents problems with namespace prefix assignments handled by web frameworks. </w:t>
      </w:r>
    </w:p>
    <w:bookmarkStart w:id="1661" w:name="sec_importedXmlSchemas"/>
    <w:bookmarkStart w:id="1662" w:name="_Ref506461409"/>
    <w:bookmarkStart w:id="1663" w:name="_Toc516359669"/>
    <w:bookmarkEnd w:id="1661"/>
    <w:p w14:paraId="47D4700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"sec_importedXmlSchemas" </w:instrText>
      </w:r>
      <w:r w:rsidRPr="003A06D0">
        <w:rPr>
          <w:lang w:val="en-GB"/>
        </w:rPr>
        <w:fldChar w:fldCharType="separate"/>
      </w:r>
      <w:bookmarkStart w:id="1664" w:name="_Toc522668491"/>
      <w:bookmarkStart w:id="1665" w:name="_Toc10198457"/>
      <w:r w:rsidRPr="003A06D0">
        <w:rPr>
          <w:rStyle w:val="Hyperlink"/>
          <w:lang w:val="en-GB"/>
        </w:rPr>
        <w:t>Imported XML schemes</w:t>
      </w:r>
      <w:bookmarkEnd w:id="1662"/>
      <w:bookmarkEnd w:id="1663"/>
      <w:bookmarkEnd w:id="1664"/>
      <w:bookmarkEnd w:id="1665"/>
      <w:r w:rsidRPr="003A06D0">
        <w:rPr>
          <w:lang w:val="en-GB"/>
        </w:rPr>
        <w:fldChar w:fldCharType="end"/>
      </w:r>
    </w:p>
    <w:p w14:paraId="3BD9BAEB" w14:textId="77777777" w:rsidR="00BF4F83" w:rsidRPr="003A06D0" w:rsidRDefault="00BF4F83" w:rsidP="00BF4F83">
      <w:pPr>
        <w:rPr>
          <w:lang w:val="en-GB"/>
        </w:rPr>
      </w:pPr>
      <w:r w:rsidRPr="003A06D0">
        <w:rPr>
          <w:lang w:val="en-GB"/>
        </w:rPr>
        <w:t xml:space="preserve">A special challenge is imposed by the imported schemes, like the </w:t>
      </w:r>
      <w:r w:rsidRPr="003A06D0">
        <w:rPr>
          <w:b/>
          <w:lang w:val="en-GB"/>
        </w:rPr>
        <w:t>[XMLDSIG]</w:t>
      </w:r>
      <w:r w:rsidRPr="003A06D0">
        <w:rPr>
          <w:rFonts w:eastAsia="Arial" w:cs="Arial"/>
          <w:lang w:val="en-GB"/>
        </w:rPr>
        <w:t xml:space="preserve"> scheme, that uses features not supportable by the mentioned ‘multi-syntax’ approach. For example, the </w:t>
      </w:r>
      <w:r w:rsidRPr="003A06D0">
        <w:rPr>
          <w:b/>
          <w:lang w:val="en-GB"/>
        </w:rPr>
        <w:t xml:space="preserve">[XMLDSIG] </w:t>
      </w:r>
      <w:r w:rsidRPr="003A06D0">
        <w:rPr>
          <w:rFonts w:eastAsia="Arial" w:cs="Arial"/>
          <w:lang w:val="en-GB"/>
        </w:rPr>
        <w:t>type ‘Transform’ is defined like this:</w:t>
      </w:r>
    </w:p>
    <w:p w14:paraId="2AE49A12"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 mixed="</w:t>
      </w:r>
      <w:r w:rsidRPr="003A06D0">
        <w:rPr>
          <w:color w:val="244061" w:themeColor="accent1" w:themeShade="80"/>
          <w:lang w:val="en-GB"/>
        </w:rPr>
        <w:t>true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w:t>
      </w:r>
      <w:r w:rsidRPr="003A06D0">
        <w:rPr>
          <w:color w:val="943634" w:themeColor="accent2" w:themeShade="BF"/>
          <w:lang w:val="en-GB"/>
        </w:rPr>
        <w:t xml:space="preserve"> minOccurs="</w:t>
      </w:r>
      <w:r w:rsidRPr="003A06D0">
        <w:rPr>
          <w:color w:val="244061" w:themeColor="accent1" w:themeShade="80"/>
          <w:lang w:val="en-GB"/>
        </w:rPr>
        <w:t>0</w:t>
      </w:r>
      <w:r w:rsidRPr="003A06D0">
        <w:rPr>
          <w:color w:val="943634" w:themeColor="accent2" w:themeShade="BF"/>
          <w:lang w:val="en-GB"/>
        </w:rPr>
        <w:t>" maxOccurs="</w:t>
      </w:r>
      <w:r w:rsidRPr="003A06D0">
        <w:rPr>
          <w:color w:val="244061" w:themeColor="accent1" w:themeShade="80"/>
          <w:lang w:val="en-GB"/>
        </w:rPr>
        <w:t>unbounded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&lt;xs:any</w:t>
      </w:r>
      <w:r w:rsidRPr="003A06D0">
        <w:rPr>
          <w:color w:val="943634" w:themeColor="accent2" w:themeShade="BF"/>
          <w:lang w:val="en-GB"/>
        </w:rPr>
        <w:t xml:space="preserve"> namespace="</w:t>
      </w:r>
      <w:r w:rsidRPr="003A06D0">
        <w:rPr>
          <w:color w:val="244061" w:themeColor="accent1" w:themeShade="80"/>
          <w:lang w:val="en-GB"/>
        </w:rPr>
        <w:t>##other</w:t>
      </w:r>
      <w:r w:rsidRPr="003A06D0">
        <w:rPr>
          <w:color w:val="943634" w:themeColor="accent2" w:themeShade="BF"/>
          <w:lang w:val="en-GB"/>
        </w:rPr>
        <w:t>" processContents="</w:t>
      </w:r>
      <w:r w:rsidRPr="003A06D0">
        <w:rPr>
          <w:color w:val="244061" w:themeColor="accent1" w:themeShade="80"/>
          <w:lang w:val="en-GB"/>
        </w:rPr>
        <w:t>lax</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 (1,1) elements from (0,unbounded) namespaces --&gt;</w:t>
      </w:r>
      <w:r w:rsidRPr="003A06D0">
        <w:rPr>
          <w:color w:val="31849B" w:themeColor="accent5" w:themeShade="BF"/>
          <w:lang w:val="en-GB"/>
        </w:rPr>
        <w:br/>
        <w:t xml:space="preserve">    &lt;xs:element</w:t>
      </w:r>
      <w:r w:rsidRPr="003A06D0">
        <w:rPr>
          <w:color w:val="943634" w:themeColor="accent2" w:themeShade="BF"/>
          <w:lang w:val="en-GB"/>
        </w:rPr>
        <w:t xml:space="preserve"> name="</w:t>
      </w:r>
      <w:r w:rsidRPr="003A06D0">
        <w:rPr>
          <w:color w:val="244061" w:themeColor="accent1" w:themeShade="80"/>
          <w:lang w:val="en-GB"/>
        </w:rPr>
        <w:t>XPath</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xs:anyURI</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1EF77012" w14:textId="77777777" w:rsidR="00BF4F83" w:rsidRPr="003A06D0" w:rsidRDefault="00BF4F83" w:rsidP="00BF4F83">
      <w:pPr>
        <w:rPr>
          <w:lang w:val="en-GB"/>
        </w:rPr>
      </w:pPr>
      <w:r w:rsidRPr="003A06D0">
        <w:rPr>
          <w:lang w:val="en-GB"/>
        </w:rPr>
        <w:t xml:space="preserve"> Most of the restrictions listed above do apply here:</w:t>
      </w:r>
    </w:p>
    <w:p w14:paraId="1593199D"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complexType</w:t>
      </w:r>
      <w:r w:rsidRPr="003A06D0">
        <w:rPr>
          <w:lang w:val="en-GB"/>
        </w:rPr>
        <w:t xml:space="preserve"> may contain mixed content (child elements </w:t>
      </w:r>
      <w:r w:rsidRPr="003A06D0">
        <w:rPr>
          <w:b/>
          <w:lang w:val="en-GB"/>
        </w:rPr>
        <w:t>and</w:t>
      </w:r>
      <w:r w:rsidRPr="003A06D0">
        <w:rPr>
          <w:lang w:val="en-GB"/>
        </w:rPr>
        <w:t xml:space="preserve"> text). This concept is not supported by JSON. The workaround for this limitation is to drop the ‘mixed’ attribute and to introduce a ‘value’ element.</w:t>
      </w:r>
    </w:p>
    <w:p w14:paraId="474A62EB"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choice</w:t>
      </w:r>
      <w:r w:rsidRPr="003A06D0">
        <w:rPr>
          <w:lang w:val="en-GB"/>
        </w:rPr>
        <w:t xml:space="preserve"> construct is mapped in an untyped way by Java’s JAXB framework. Therefore, the </w:t>
      </w:r>
      <w:r w:rsidRPr="003A06D0">
        <w:rPr>
          <w:rStyle w:val="Datatype"/>
          <w:lang w:val="en-GB"/>
        </w:rPr>
        <w:t>choice</w:t>
      </w:r>
      <w:r w:rsidRPr="003A06D0">
        <w:rPr>
          <w:lang w:val="en-GB"/>
        </w:rPr>
        <w:t xml:space="preserve"> element is changed to a </w:t>
      </w:r>
      <w:r w:rsidRPr="003A06D0">
        <w:rPr>
          <w:rStyle w:val="Datatype"/>
          <w:lang w:val="en-GB"/>
        </w:rPr>
        <w:t>sequence</w:t>
      </w:r>
      <w:r w:rsidRPr="003A06D0">
        <w:rPr>
          <w:lang w:val="en-GB"/>
        </w:rPr>
        <w:t>.</w:t>
      </w:r>
    </w:p>
    <w:p w14:paraId="0BC1A4C5"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any</w:t>
      </w:r>
      <w:r w:rsidRPr="003A06D0">
        <w:rPr>
          <w:lang w:val="en-GB"/>
        </w:rPr>
        <w:t xml:space="preserve"> type is replaced by a base64 encoded blob.</w:t>
      </w:r>
    </w:p>
    <w:p w14:paraId="1EDAD36A" w14:textId="77777777" w:rsidR="00BF4F83" w:rsidRPr="003A06D0" w:rsidRDefault="00BF4F83" w:rsidP="0001259E">
      <w:pPr>
        <w:pStyle w:val="Listenabsatz"/>
        <w:numPr>
          <w:ilvl w:val="0"/>
          <w:numId w:val="37"/>
        </w:numPr>
        <w:rPr>
          <w:lang w:val="en-GB"/>
        </w:rPr>
      </w:pPr>
      <w:r w:rsidRPr="003A06D0">
        <w:rPr>
          <w:lang w:val="en-GB"/>
        </w:rPr>
        <w:t xml:space="preserve">The option to provide arbitrary namespace / prefix mappings to support the evaluation of XPath expression is not available in e.g. JSON syntax. </w:t>
      </w:r>
      <w:r w:rsidR="00602B81" w:rsidRPr="003A06D0">
        <w:rPr>
          <w:lang w:val="en-GB"/>
        </w:rPr>
        <w:t>Therefore,</w:t>
      </w:r>
      <w:r w:rsidRPr="003A06D0">
        <w:rPr>
          <w:lang w:val="en-GB"/>
        </w:rPr>
        <w:t xml:space="preserve"> an element mapping prefixes to namespaces (of type </w:t>
      </w:r>
      <w:r w:rsidRPr="003A06D0">
        <w:rPr>
          <w:rStyle w:val="Datatype"/>
          <w:lang w:val="en-GB"/>
        </w:rPr>
        <w:t>dsb:NsPrefixMappingType</w:t>
      </w:r>
      <w:r w:rsidRPr="003A06D0">
        <w:rPr>
          <w:lang w:val="en-GB"/>
        </w:rPr>
        <w:t>) is added.</w:t>
      </w:r>
    </w:p>
    <w:p w14:paraId="4BED45AD" w14:textId="77777777" w:rsidR="00BF4F83" w:rsidRPr="003A06D0" w:rsidRDefault="00BF4F83" w:rsidP="00BF4F83">
      <w:pPr>
        <w:pStyle w:val="Code"/>
        <w:rPr>
          <w:lang w:val="en-GB"/>
        </w:rPr>
      </w:pPr>
      <w:r w:rsidRPr="003A06D0">
        <w:rPr>
          <w:color w:val="31849B" w:themeColor="accent5" w:themeShade="BF"/>
          <w:lang w:val="en-GB"/>
        </w:rPr>
        <w:lastRenderedPageBreak/>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value</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Base64Content</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xs:base64Binary</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XPath</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NsPrefixMapping</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dsb:NsPrefixMappingType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xs:string</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6896D237" w14:textId="77777777" w:rsidR="00BF4F83" w:rsidRPr="003A06D0" w:rsidRDefault="00BF4F83" w:rsidP="00BF4F83">
      <w:pPr>
        <w:rPr>
          <w:lang w:val="en-GB"/>
        </w:rPr>
      </w:pPr>
      <w:r w:rsidRPr="003A06D0">
        <w:rPr>
          <w:lang w:val="en-GB"/>
        </w:rPr>
        <w:t xml:space="preserve">To apply the necessary changes to the imported schemes the XML schema language provides the </w:t>
      </w:r>
      <w:r w:rsidRPr="003A06D0">
        <w:rPr>
          <w:rStyle w:val="Datatype"/>
          <w:lang w:val="en-GB"/>
        </w:rPr>
        <w:t>override</w:t>
      </w:r>
      <w:r w:rsidRPr="003A06D0">
        <w:rPr>
          <w:lang w:val="en-GB"/>
        </w:rPr>
        <w:t xml:space="preserve"> functionality to change existing schemes. But Java’s JAXB framework’s schema compiler does not support </w:t>
      </w:r>
      <w:r w:rsidRPr="003A06D0">
        <w:rPr>
          <w:rStyle w:val="Datatype"/>
          <w:lang w:val="en-GB"/>
        </w:rPr>
        <w:t>override</w:t>
      </w:r>
      <w:r w:rsidRPr="003A06D0">
        <w:rPr>
          <w:lang w:val="en-GB"/>
        </w:rPr>
        <w:t xml:space="preserve"> so the adapted schemes are provided alongside DSS-X core schemes.</w:t>
      </w:r>
      <w:bookmarkStart w:id="1666" w:name="_Toc480914674"/>
      <w:bookmarkStart w:id="1667" w:name="_Toc481064865"/>
    </w:p>
    <w:bookmarkStart w:id="1668" w:name="sec_SyntaxVariants"/>
    <w:bookmarkStart w:id="1669" w:name="_Toc516359670"/>
    <w:bookmarkEnd w:id="1668"/>
    <w:p w14:paraId="7D0B760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"sec_SyntaxVariants" </w:instrText>
      </w:r>
      <w:r w:rsidRPr="003A06D0">
        <w:rPr>
          <w:lang w:val="en-GB"/>
        </w:rPr>
        <w:fldChar w:fldCharType="separate"/>
      </w:r>
      <w:bookmarkStart w:id="1670" w:name="_Toc522668492"/>
      <w:bookmarkStart w:id="1671" w:name="_Toc10198458"/>
      <w:r w:rsidRPr="003A06D0">
        <w:rPr>
          <w:rStyle w:val="Hyperlink"/>
          <w:lang w:val="en-GB"/>
        </w:rPr>
        <w:t>Syntax variants</w:t>
      </w:r>
      <w:bookmarkEnd w:id="1666"/>
      <w:bookmarkEnd w:id="1667"/>
      <w:bookmarkEnd w:id="1669"/>
      <w:bookmarkEnd w:id="1670"/>
      <w:bookmarkEnd w:id="1671"/>
      <w:r w:rsidRPr="003A06D0">
        <w:rPr>
          <w:lang w:val="en-GB"/>
        </w:rPr>
        <w:fldChar w:fldCharType="end"/>
      </w:r>
    </w:p>
    <w:p w14:paraId="3BBCA40B" w14:textId="77777777" w:rsidR="00BF4F83" w:rsidRPr="003A06D0" w:rsidRDefault="00BF4F83" w:rsidP="00BF4F83">
      <w:pPr>
        <w:rPr>
          <w:rStyle w:val="Hervorhebung"/>
          <w:lang w:val="en-GB"/>
        </w:rPr>
      </w:pPr>
      <w:r w:rsidRPr="003A06D0">
        <w:rPr>
          <w:lang w:val="en-GB"/>
        </w:rPr>
        <w:t>This version of the DSS/X core document handles the representation of requests and response elements according to the JSON and XML syntax. The general semantics of the elements is discussed in the element’s main section. Details of the JSON or XML formats are discussed in specific subsections</w:t>
      </w:r>
    </w:p>
    <w:p w14:paraId="4EEE133C"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JSON Syntax</w:t>
      </w:r>
    </w:p>
    <w:p w14:paraId="1E64CB73"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XML Syntax</w:t>
      </w:r>
    </w:p>
    <w:bookmarkStart w:id="1672" w:name="sec_JsonSyntaxVExtensions"/>
    <w:bookmarkEnd w:id="1672"/>
    <w:p w14:paraId="1BDDCEC6" w14:textId="77777777" w:rsidR="00BF4F83" w:rsidRPr="003A06D0" w:rsidRDefault="00BF4F83" w:rsidP="00AA52F6">
      <w:pPr>
        <w:pStyle w:val="berschrift3"/>
        <w:numPr>
          <w:ilvl w:val="2"/>
          <w:numId w:val="3"/>
        </w:numPr>
        <w:rPr>
          <w:rStyle w:val="Hervorhebung"/>
          <w:i w:val="0"/>
          <w:lang w:val="en-GB"/>
        </w:rPr>
      </w:pPr>
      <w:r w:rsidRPr="003A06D0">
        <w:rPr>
          <w:rStyle w:val="Hervorhebung"/>
          <w:i w:val="0"/>
          <w:lang w:val="en-GB"/>
        </w:rPr>
        <w:fldChar w:fldCharType="begin"/>
      </w:r>
      <w:r w:rsidRPr="003A06D0">
        <w:rPr>
          <w:rStyle w:val="Hervorhebung"/>
          <w:i w:val="0"/>
          <w:lang w:val="en-GB"/>
        </w:rPr>
        <w:instrText xml:space="preserve"> HYPERLINK  \l "sec_JsonSyntaxVExtensions" </w:instrText>
      </w:r>
      <w:r w:rsidRPr="003A06D0">
        <w:rPr>
          <w:rStyle w:val="Hervorhebung"/>
          <w:i w:val="0"/>
          <w:lang w:val="en-GB"/>
        </w:rPr>
        <w:fldChar w:fldCharType="separate"/>
      </w:r>
      <w:bookmarkStart w:id="1673" w:name="_Toc522668493"/>
      <w:bookmarkStart w:id="1674" w:name="_Toc10198459"/>
      <w:r w:rsidRPr="003A06D0">
        <w:rPr>
          <w:rStyle w:val="Hyperlink"/>
          <w:lang w:val="en-GB"/>
        </w:rPr>
        <w:t>JSON Syntax Extensions</w:t>
      </w:r>
      <w:bookmarkEnd w:id="1673"/>
      <w:bookmarkEnd w:id="1674"/>
      <w:r w:rsidRPr="003A06D0">
        <w:rPr>
          <w:rStyle w:val="Hervorhebung"/>
          <w:i w:val="0"/>
          <w:lang w:val="en-GB"/>
        </w:rPr>
        <w:fldChar w:fldCharType="end"/>
      </w:r>
    </w:p>
    <w:p w14:paraId="27524D29" w14:textId="77777777" w:rsidR="00BF4F83" w:rsidRPr="003A06D0" w:rsidRDefault="00BF4F83" w:rsidP="00BF4F83">
      <w:pPr>
        <w:rPr>
          <w:lang w:val="en-GB"/>
        </w:rPr>
      </w:pPr>
      <w:r w:rsidRPr="003A06D0">
        <w:rPr>
          <w:lang w:val="en-GB"/>
        </w:rPr>
        <w:t xml:space="preserve">JSON, as described in </w:t>
      </w:r>
      <w:hyperlink w:anchor="ref_RFC8259" w:history="1">
        <w:r w:rsidRPr="003A06D0">
          <w:rPr>
            <w:rStyle w:val="Hyperlink"/>
            <w:lang w:val="en-GB"/>
          </w:rPr>
          <w:t>[RFC8259]</w:t>
        </w:r>
      </w:hyperlink>
      <w:r w:rsidRPr="003A06D0">
        <w:rPr>
          <w:lang w:val="en-GB"/>
        </w:rPr>
        <w:t>, defines a text format for serializing structured data. Objects are serialized as an unordered collection of name/value pairs.</w:t>
      </w:r>
    </w:p>
    <w:p w14:paraId="1B66DF76" w14:textId="77777777" w:rsidR="00BF4F83" w:rsidRPr="003A06D0" w:rsidRDefault="00BF4F83" w:rsidP="00BF4F83">
      <w:pPr>
        <w:rPr>
          <w:lang w:val="en-GB"/>
        </w:rPr>
      </w:pPr>
      <w:r w:rsidRPr="003A06D0">
        <w:rPr>
          <w:lang w:val="en-GB"/>
        </w:rPr>
        <w:t>JSON does not define any semantics around the name/value pairs that make up an object, nor does it define an extensibility mechanism for adding control information to a payload.</w:t>
      </w:r>
    </w:p>
    <w:p w14:paraId="549762DF" w14:textId="77777777" w:rsidR="00BF4F83" w:rsidRPr="003A06D0" w:rsidRDefault="00BF4F83" w:rsidP="00BF4F83">
      <w:pPr>
        <w:rPr>
          <w:lang w:val="en-GB"/>
        </w:rPr>
      </w:pPr>
      <w:r w:rsidRPr="003A06D0">
        <w:rPr>
          <w:lang w:val="en-GB"/>
        </w:rPr>
        <w:t>DSS’s JSON format extends JSON by defining general conventions for name/value pairs that annotate a JSON object, property or array. DSS defines a set of canonical annotations for control information such as ids, types, and links, and custom annotations MAY be used to add domain-specific information to the payload.</w:t>
      </w:r>
    </w:p>
    <w:p w14:paraId="4EB8D6E8" w14:textId="77777777" w:rsidR="00BF4F83" w:rsidRPr="003A06D0" w:rsidRDefault="00BF4F83" w:rsidP="00BF4F83">
      <w:pPr>
        <w:rPr>
          <w:lang w:val="en-GB"/>
        </w:rPr>
      </w:pPr>
      <w:r w:rsidRPr="003A06D0">
        <w:rPr>
          <w:lang w:val="en-GB"/>
        </w:rPr>
        <w:t>Annotations are used in JSON to capture control information that cannot be predicted as well as a mechanism to provide values where a computed value would be wrong.</w:t>
      </w:r>
    </w:p>
    <w:bookmarkStart w:id="1675" w:name="sec_JConstructionPrinciples"/>
    <w:bookmarkStart w:id="1676" w:name="_Toc516358002"/>
    <w:bookmarkEnd w:id="1675"/>
    <w:p w14:paraId="24197094"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"sec_JConstructionPrinciples" </w:instrText>
      </w:r>
      <w:r w:rsidRPr="003A06D0">
        <w:rPr>
          <w:lang w:val="en-GB"/>
        </w:rPr>
        <w:fldChar w:fldCharType="separate"/>
      </w:r>
      <w:bookmarkStart w:id="1677" w:name="_Toc522668494"/>
      <w:bookmarkStart w:id="1678" w:name="_Toc10198460"/>
      <w:r w:rsidRPr="003A06D0">
        <w:rPr>
          <w:rStyle w:val="Hyperlink"/>
          <w:lang w:val="en-GB"/>
        </w:rPr>
        <w:t>Construction Principles</w:t>
      </w:r>
      <w:bookmarkEnd w:id="1628"/>
      <w:bookmarkEnd w:id="1629"/>
      <w:bookmarkEnd w:id="1630"/>
      <w:bookmarkEnd w:id="1676"/>
      <w:bookmarkEnd w:id="1677"/>
      <w:bookmarkEnd w:id="1678"/>
      <w:r w:rsidRPr="003A06D0">
        <w:rPr>
          <w:lang w:val="en-GB"/>
        </w:rPr>
        <w:fldChar w:fldCharType="end"/>
      </w:r>
    </w:p>
    <w:bookmarkStart w:id="1679" w:name="sec_MultiSyntaxApproach"/>
    <w:bookmarkStart w:id="1680" w:name="_Toc516359671"/>
    <w:bookmarkEnd w:id="1679"/>
    <w:p w14:paraId="7F009FA0"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"sec_MultiSyntaxApproach" </w:instrText>
      </w:r>
      <w:r w:rsidRPr="003A06D0">
        <w:rPr>
          <w:lang w:val="en-GB"/>
        </w:rPr>
        <w:fldChar w:fldCharType="separate"/>
      </w:r>
      <w:bookmarkStart w:id="1681" w:name="_Toc522668495"/>
      <w:bookmarkStart w:id="1682" w:name="_Toc10198461"/>
      <w:r w:rsidRPr="003A06D0">
        <w:rPr>
          <w:rStyle w:val="Hyperlink"/>
          <w:lang w:val="en-GB"/>
        </w:rPr>
        <w:t>Multi Syntax approach</w:t>
      </w:r>
      <w:bookmarkEnd w:id="1680"/>
      <w:bookmarkEnd w:id="1681"/>
      <w:bookmarkEnd w:id="1682"/>
      <w:r w:rsidRPr="003A06D0">
        <w:rPr>
          <w:lang w:val="en-GB"/>
        </w:rPr>
        <w:fldChar w:fldCharType="end"/>
      </w:r>
    </w:p>
    <w:p w14:paraId="55F8B05D" w14:textId="77777777" w:rsidR="00BF4F83" w:rsidRPr="003A06D0" w:rsidRDefault="00BF4F83" w:rsidP="00BF4F83">
      <w:pPr>
        <w:rPr>
          <w:lang w:val="en-GB"/>
        </w:rPr>
      </w:pPr>
      <w:r w:rsidRPr="003A06D0">
        <w:rPr>
          <w:lang w:val="en-GB"/>
        </w:rPr>
        <w:t>In the years since DSS 1.0 became standard many other formats (like JSON) became popular for data interchange. Nevertheless, XML is still an important and commonly used format. To support these developments DSS 2.0 is taking a multi-syntax approach:</w:t>
      </w:r>
    </w:p>
    <w:p w14:paraId="4092C7B6" w14:textId="77777777" w:rsidR="00BF4F83" w:rsidRPr="003A06D0" w:rsidRDefault="00BF4F83" w:rsidP="0001259E">
      <w:pPr>
        <w:pStyle w:val="Listenabsatz"/>
        <w:numPr>
          <w:ilvl w:val="0"/>
          <w:numId w:val="39"/>
        </w:numPr>
        <w:rPr>
          <w:lang w:val="en-GB"/>
        </w:rPr>
      </w:pPr>
      <w:r w:rsidRPr="003A06D0">
        <w:rPr>
          <w:lang w:val="en-GB"/>
        </w:rPr>
        <w:t>For each structural component there is semantic section describing the elements, restrictions and relations to other components in a syntax-neutral way.</w:t>
      </w:r>
    </w:p>
    <w:p w14:paraId="5A04687B" w14:textId="77777777" w:rsidR="00BF4F83" w:rsidRPr="003A06D0" w:rsidRDefault="00BF4F83" w:rsidP="0001259E">
      <w:pPr>
        <w:pStyle w:val="Listenabsatz"/>
        <w:numPr>
          <w:ilvl w:val="0"/>
          <w:numId w:val="39"/>
        </w:numPr>
        <w:rPr>
          <w:lang w:val="en-GB"/>
        </w:rPr>
      </w:pPr>
      <w:r w:rsidRPr="003A06D0">
        <w:rPr>
          <w:lang w:val="en-GB"/>
        </w:rPr>
        <w:t xml:space="preserve">Following the sematic definition there are syntax-specific sections describing the mapping of the given requirements to </w:t>
      </w:r>
      <w:hyperlink w:anchor="refXML" w:history="1">
        <w:r w:rsidRPr="003A06D0">
          <w:rPr>
            <w:rStyle w:val="Hyperlink"/>
            <w:lang w:val="en-GB"/>
          </w:rPr>
          <w:t>XML</w:t>
        </w:r>
      </w:hyperlink>
      <w:r w:rsidRPr="003A06D0">
        <w:rPr>
          <w:lang w:val="en-GB"/>
        </w:rPr>
        <w:t xml:space="preserve"> and </w:t>
      </w:r>
      <w:hyperlink w:anchor="refRFC8259" w:history="1">
        <w:r w:rsidRPr="003A06D0">
          <w:rPr>
            <w:rStyle w:val="Hyperlink"/>
            <w:lang w:val="en-GB"/>
          </w:rPr>
          <w:t>JSON</w:t>
        </w:r>
      </w:hyperlink>
      <w:r w:rsidRPr="003A06D0">
        <w:rPr>
          <w:lang w:val="en-GB"/>
        </w:rPr>
        <w:t>.</w:t>
      </w:r>
    </w:p>
    <w:p w14:paraId="76292EF1" w14:textId="77777777" w:rsidR="00BF4F83" w:rsidRPr="003A06D0" w:rsidRDefault="00BF4F83" w:rsidP="0001259E">
      <w:pPr>
        <w:pStyle w:val="Listenabsatz"/>
        <w:numPr>
          <w:ilvl w:val="0"/>
          <w:numId w:val="39"/>
        </w:numPr>
        <w:rPr>
          <w:lang w:val="en-GB"/>
        </w:rPr>
      </w:pPr>
      <w:r w:rsidRPr="003A06D0">
        <w:rPr>
          <w:lang w:val="en-GB"/>
        </w:rPr>
        <w:t>Schemes are provided for XML and JSON.</w:t>
      </w:r>
    </w:p>
    <w:p w14:paraId="24FAC1D9" w14:textId="77777777" w:rsidR="00BF4F83" w:rsidRPr="003A06D0" w:rsidRDefault="00BF4F83" w:rsidP="0001259E">
      <w:pPr>
        <w:pStyle w:val="Listenabsatz"/>
        <w:numPr>
          <w:ilvl w:val="0"/>
          <w:numId w:val="39"/>
        </w:numPr>
        <w:rPr>
          <w:lang w:val="en-GB"/>
        </w:rPr>
      </w:pPr>
      <w:r w:rsidRPr="003A06D0">
        <w:rPr>
          <w:lang w:val="en-GB"/>
        </w:rPr>
        <w:t>Element name mappings are given for JSON.</w:t>
      </w:r>
    </w:p>
    <w:p w14:paraId="42EB63B2" w14:textId="77777777" w:rsidR="00BF4F83" w:rsidRPr="003A06D0" w:rsidRDefault="00BF4F83" w:rsidP="00BF4F83">
      <w:pPr>
        <w:rPr>
          <w:lang w:val="en-GB"/>
        </w:rPr>
      </w:pPr>
      <w:r w:rsidRPr="003A06D0">
        <w:rPr>
          <w:lang w:val="en-GB"/>
        </w:rPr>
        <w:t xml:space="preserve">Subsequent versions of this protocol may define additional syntax mappings, e.g. for </w:t>
      </w:r>
      <w:hyperlink w:anchor="refASN_1" w:history="1">
        <w:r w:rsidRPr="003A06D0">
          <w:rPr>
            <w:rStyle w:val="Hyperlink"/>
            <w:lang w:val="en-GB"/>
          </w:rPr>
          <w:t>ASN.1</w:t>
        </w:r>
      </w:hyperlink>
      <w:r w:rsidRPr="003A06D0">
        <w:rPr>
          <w:lang w:val="en-GB"/>
        </w:rPr>
        <w:t xml:space="preserve"> or </w:t>
      </w:r>
      <w:hyperlink w:anchor="refRFC7049" w:history="1">
        <w:r w:rsidRPr="003A06D0">
          <w:rPr>
            <w:rStyle w:val="Hyperlink"/>
            <w:lang w:val="en-GB"/>
          </w:rPr>
          <w:t>CBOR</w:t>
        </w:r>
      </w:hyperlink>
      <w:r w:rsidRPr="003A06D0">
        <w:rPr>
          <w:lang w:val="en-GB"/>
        </w:rPr>
        <w:t>.</w:t>
      </w:r>
    </w:p>
    <w:p w14:paraId="5B5C708A" w14:textId="77777777" w:rsidR="00BF4F83" w:rsidRPr="003A06D0" w:rsidRDefault="00BF4F83" w:rsidP="00BF4F83">
      <w:pPr>
        <w:rPr>
          <w:lang w:val="en-GB"/>
        </w:rPr>
      </w:pPr>
      <w:r w:rsidRPr="003A06D0">
        <w:rPr>
          <w:lang w:val="en-GB"/>
        </w:rPr>
        <w:t>The restriction of this approach is limitation to the common denominator of capabilities of the used transfer formats. The section ‘</w:t>
      </w:r>
      <w:r w:rsidRPr="003A06D0">
        <w:rPr>
          <w:lang w:val="en-GB"/>
        </w:rPr>
        <w:fldChar w:fldCharType="begin"/>
      </w:r>
      <w:r w:rsidRPr="003A06D0">
        <w:rPr>
          <w:lang w:val="en-GB"/>
        </w:rPr>
        <w:instrText xml:space="preserve"> REF _Ref512170125 \h </w:instrText>
      </w:r>
      <w:r w:rsidRPr="003A06D0">
        <w:rPr>
          <w:lang w:val="en-GB"/>
        </w:rPr>
      </w:r>
      <w:r w:rsidRPr="003A06D0">
        <w:rPr>
          <w:lang w:val="en-GB"/>
        </w:rPr>
        <w:fldChar w:fldCharType="separate"/>
      </w:r>
      <w:r w:rsidRPr="003A06D0">
        <w:rPr>
          <w:lang w:val="en-GB"/>
        </w:rPr>
        <w:t>Transforming DSS 1.0 into 2.0</w:t>
      </w:r>
      <w:r w:rsidRPr="003A06D0">
        <w:rPr>
          <w:lang w:val="en-GB"/>
        </w:rPr>
        <w:fldChar w:fldCharType="end"/>
      </w:r>
      <w:r w:rsidRPr="003A06D0">
        <w:rPr>
          <w:lang w:val="en-GB"/>
        </w:rPr>
        <w:t>’ targets these limitations. The imported schema files defined by other parties are also affected. An example is the ‘</w:t>
      </w:r>
      <w:r w:rsidRPr="003A06D0">
        <w:rPr>
          <w:lang w:val="en-GB"/>
        </w:rPr>
        <w:fldChar w:fldCharType="begin"/>
      </w:r>
      <w:r w:rsidRPr="003A06D0">
        <w:rPr>
          <w:lang w:val="en-GB"/>
        </w:rPr>
        <w:instrText xml:space="preserve"> REF _RefCompBC5B5A4B \h </w:instrText>
      </w:r>
      <w:r w:rsidRPr="003A06D0">
        <w:rPr>
          <w:lang w:val="en-GB"/>
        </w:rPr>
      </w:r>
      <w:r w:rsidRPr="003A06D0">
        <w:rPr>
          <w:lang w:val="en-GB"/>
        </w:rPr>
        <w:fldChar w:fldCharType="separate"/>
      </w:r>
      <w:r w:rsidRPr="003A06D0">
        <w:rPr>
          <w:lang w:val="en-GB"/>
        </w:rPr>
        <w:t>Component Transform</w:t>
      </w:r>
      <w:r w:rsidRPr="003A06D0">
        <w:rPr>
          <w:lang w:val="en-GB"/>
        </w:rPr>
        <w:fldChar w:fldCharType="end"/>
      </w:r>
      <w:r w:rsidRPr="003A06D0">
        <w:rPr>
          <w:lang w:val="en-GB"/>
        </w:rPr>
        <w:t xml:space="preserve">’, that </w:t>
      </w:r>
      <w:r w:rsidRPr="003A06D0">
        <w:rPr>
          <w:lang w:val="en-GB"/>
        </w:rPr>
        <w:lastRenderedPageBreak/>
        <w:t xml:space="preserve">was originally defined in </w:t>
      </w:r>
      <w:hyperlink w:anchor="refXMLDSIG" w:history="1">
        <w:r w:rsidRPr="003A06D0">
          <w:rPr>
            <w:rStyle w:val="Hyperlink"/>
            <w:lang w:val="en-GB"/>
          </w:rPr>
          <w:t>[XMLDSIG]</w:t>
        </w:r>
      </w:hyperlink>
      <w:r w:rsidRPr="003A06D0">
        <w:rPr>
          <w:lang w:val="en-GB"/>
        </w:rPr>
        <w:t xml:space="preserve"> and the aspects described in </w:t>
      </w:r>
      <w:r w:rsidRPr="003A06D0">
        <w:rPr>
          <w:lang w:val="en-GB"/>
        </w:rPr>
        <w:fldChar w:fldCharType="begin"/>
      </w:r>
      <w:r w:rsidRPr="003A06D0">
        <w:rPr>
          <w:lang w:val="en-GB"/>
        </w:rPr>
        <w:instrText xml:space="preserve"> REF _Ref516417089 \r \h </w:instrText>
      </w:r>
      <w:r w:rsidRPr="003A06D0">
        <w:rPr>
          <w:lang w:val="en-GB"/>
        </w:rPr>
      </w:r>
      <w:r w:rsidRPr="003A06D0">
        <w:rPr>
          <w:lang w:val="en-GB"/>
        </w:rPr>
        <w:fldChar w:fldCharType="separate"/>
      </w:r>
      <w:r w:rsidRPr="003A06D0">
        <w:rPr>
          <w:lang w:val="en-GB"/>
        </w:rPr>
        <w:t>3.2.1</w:t>
      </w:r>
      <w:r w:rsidRPr="003A06D0">
        <w:rPr>
          <w:lang w:val="en-GB"/>
        </w:rPr>
        <w:fldChar w:fldCharType="end"/>
      </w:r>
      <w:r w:rsidRPr="003A06D0">
        <w:rPr>
          <w:lang w:val="en-GB"/>
        </w:rPr>
        <w:t xml:space="preserve"> </w:t>
      </w:r>
      <w:hyperlink w:anchor="sec_avoidXsdAny" w:history="1">
        <w:r w:rsidRPr="003A06D0">
          <w:rPr>
            <w:rStyle w:val="Hyperlink"/>
            <w:lang w:val="en-GB"/>
          </w:rPr>
          <w:t>Circumventing xs:any</w:t>
        </w:r>
      </w:hyperlink>
      <w:r w:rsidRPr="003A06D0">
        <w:rPr>
          <w:lang w:val="en-GB"/>
        </w:rPr>
        <w:t xml:space="preserve">, </w:t>
      </w:r>
      <w:r w:rsidRPr="003A06D0">
        <w:rPr>
          <w:lang w:val="en-GB"/>
        </w:rPr>
        <w:fldChar w:fldCharType="begin"/>
      </w:r>
      <w:r w:rsidRPr="003A06D0">
        <w:rPr>
          <w:lang w:val="en-GB"/>
        </w:rPr>
        <w:instrText xml:space="preserve"> REF _Ref516417139 \r \h </w:instrText>
      </w:r>
      <w:r w:rsidRPr="003A06D0">
        <w:rPr>
          <w:lang w:val="en-GB"/>
        </w:rPr>
      </w:r>
      <w:r w:rsidRPr="003A06D0">
        <w:rPr>
          <w:lang w:val="en-GB"/>
        </w:rPr>
        <w:fldChar w:fldCharType="separate"/>
      </w:r>
      <w:r w:rsidRPr="003A06D0">
        <w:rPr>
          <w:lang w:val="en-GB"/>
        </w:rPr>
        <w:t>3.2.2</w:t>
      </w:r>
      <w:r w:rsidRPr="003A06D0">
        <w:rPr>
          <w:lang w:val="en-GB"/>
        </w:rPr>
        <w:fldChar w:fldCharType="end"/>
      </w:r>
      <w:r w:rsidRPr="003A06D0">
        <w:rPr>
          <w:lang w:val="en-GB"/>
        </w:rPr>
        <w:t xml:space="preserve"> </w:t>
      </w:r>
      <w:hyperlink w:anchor="sec_substituteMixedSchemaAttribute" w:history="1">
        <w:r w:rsidRPr="003A06D0">
          <w:rPr>
            <w:rStyle w:val="Hyperlink"/>
            <w:lang w:val="en-GB"/>
          </w:rPr>
          <w:t>Substituting the mixed Schema Attribute</w:t>
        </w:r>
      </w:hyperlink>
      <w:r w:rsidRPr="003A06D0">
        <w:rPr>
          <w:lang w:val="en-GB"/>
        </w:rPr>
        <w:t xml:space="preserve"> and </w:t>
      </w:r>
      <w:r w:rsidRPr="003A06D0">
        <w:rPr>
          <w:lang w:val="en-GB"/>
        </w:rPr>
        <w:fldChar w:fldCharType="begin"/>
      </w:r>
      <w:r w:rsidRPr="003A06D0">
        <w:rPr>
          <w:lang w:val="en-GB"/>
        </w:rPr>
        <w:instrText xml:space="preserve"> REF _Ref516417269 \r \h </w:instrText>
      </w:r>
      <w:r w:rsidRPr="003A06D0">
        <w:rPr>
          <w:lang w:val="en-GB"/>
        </w:rPr>
      </w:r>
      <w:r w:rsidRPr="003A06D0">
        <w:rPr>
          <w:lang w:val="en-GB"/>
        </w:rPr>
        <w:fldChar w:fldCharType="separate"/>
      </w:r>
      <w:r w:rsidRPr="003A06D0">
        <w:rPr>
          <w:lang w:val="en-GB"/>
        </w:rPr>
        <w:t>3.2.3</w:t>
      </w:r>
      <w:r w:rsidRPr="003A06D0">
        <w:rPr>
          <w:lang w:val="en-GB"/>
        </w:rPr>
        <w:fldChar w:fldCharType="end"/>
      </w:r>
      <w:r w:rsidRPr="003A06D0">
        <w:rPr>
          <w:lang w:val="en-GB"/>
        </w:rPr>
        <w:t xml:space="preserve"> </w:t>
      </w:r>
      <w:hyperlink w:anchor="sec_introduceNsPrefixMappingTypeComp" w:history="1">
        <w:r w:rsidRPr="003A06D0">
          <w:rPr>
            <w:rStyle w:val="Hyperlink"/>
            <w:lang w:val="en-GB"/>
          </w:rPr>
          <w:t>Introducing the NsPrefixMappingType Component</w:t>
        </w:r>
      </w:hyperlink>
      <w:r w:rsidRPr="003A06D0">
        <w:rPr>
          <w:lang w:val="en-GB"/>
        </w:rPr>
        <w:t xml:space="preserve"> apply.</w:t>
      </w:r>
    </w:p>
    <w:bookmarkStart w:id="1683" w:name="sec_SchemaOrgaAndNamespaces"/>
    <w:bookmarkStart w:id="1684" w:name="_Toc532467446"/>
    <w:bookmarkStart w:id="1685" w:name="_Ref532470129"/>
    <w:bookmarkStart w:id="1686" w:name="_Ref532470160"/>
    <w:bookmarkStart w:id="1687" w:name="_Toc37218176"/>
    <w:bookmarkStart w:id="1688" w:name="_Toc39658672"/>
    <w:bookmarkStart w:id="1689" w:name="_Toc39641701"/>
    <w:bookmarkStart w:id="1690" w:name="_Toc39664478"/>
    <w:bookmarkStart w:id="1691" w:name="_Toc47165200"/>
    <w:bookmarkStart w:id="1692" w:name="_Toc114309474"/>
    <w:bookmarkStart w:id="1693" w:name="_Toc157224991"/>
    <w:bookmarkStart w:id="1694" w:name="_Toc158797458"/>
    <w:bookmarkStart w:id="1695" w:name="_Toc159076026"/>
    <w:bookmarkStart w:id="1696" w:name="_Toc480914671"/>
    <w:bookmarkStart w:id="1697" w:name="_Toc481064862"/>
    <w:bookmarkStart w:id="1698" w:name="_Toc516358003"/>
    <w:bookmarkEnd w:id="1683"/>
    <w:p w14:paraId="045645EA"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"sec_SchemaOrgaAndNamespaces" </w:instrText>
      </w:r>
      <w:r w:rsidRPr="003A06D0">
        <w:rPr>
          <w:lang w:val="en-GB"/>
        </w:rPr>
        <w:fldChar w:fldCharType="separate"/>
      </w:r>
      <w:bookmarkStart w:id="1699" w:name="_Toc522668496"/>
      <w:bookmarkStart w:id="1700" w:name="_Toc10198462"/>
      <w:r w:rsidRPr="003A06D0">
        <w:rPr>
          <w:rStyle w:val="Hyperlink"/>
          <w:lang w:val="en-GB"/>
        </w:rPr>
        <w:t>Schema Organization and Namespaces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r w:rsidRPr="003A06D0">
        <w:rPr>
          <w:lang w:val="en-GB"/>
        </w:rPr>
        <w:fldChar w:fldCharType="end"/>
      </w:r>
    </w:p>
    <w:p w14:paraId="7CC4C512" w14:textId="712EDF80" w:rsidR="00BF4F83" w:rsidRPr="003A06D0" w:rsidRDefault="00BF4F83" w:rsidP="00BF4F83">
      <w:pPr>
        <w:rPr>
          <w:lang w:val="en-GB"/>
        </w:rPr>
      </w:pPr>
      <w:r w:rsidRPr="003A06D0">
        <w:rPr>
          <w:lang w:val="en-GB"/>
        </w:rPr>
        <w:t xml:space="preserve">The structures described in this specification are contained in the schema </w:t>
      </w:r>
      <w:del w:id="1701" w:author="Andreas Kuehne" w:date="2019-05-31T12:12:00Z">
        <w:r w:rsidRPr="003A06D0" w:rsidDel="00025DE3">
          <w:rPr>
            <w:lang w:val="en-GB"/>
          </w:rPr>
          <w:delText xml:space="preserve">file </w:delText>
        </w:r>
      </w:del>
      <w:ins w:id="1702" w:author="Andreas Kuehne" w:date="2019-05-31T12:11:00Z">
        <w:r w:rsidR="00025DE3" w:rsidRPr="003A06D0">
          <w:rPr>
            <w:lang w:val="en-GB"/>
          </w:rPr>
          <w:t>file</w:t>
        </w:r>
        <w:r w:rsidR="00025DE3">
          <w:rPr>
            <w:lang w:val="en-GB"/>
          </w:rPr>
          <w:t>s</w:t>
        </w:r>
        <w:r w:rsidR="00025DE3" w:rsidRPr="003A06D0">
          <w:rPr>
            <w:lang w:val="en-GB"/>
          </w:rPr>
          <w:t xml:space="preserve"> </w:t>
        </w:r>
        <w:r w:rsidR="00025DE3" w:rsidRPr="003A06D0">
          <w:rPr>
            <w:b/>
            <w:bCs/>
            <w:lang w:val="en-GB"/>
          </w:rPr>
          <w:t>[</w:t>
        </w:r>
        <w:r w:rsidR="00025DE3" w:rsidRPr="003A06D0">
          <w:rPr>
            <w:rStyle w:val="Refterm"/>
            <w:lang w:val="en-GB"/>
          </w:rPr>
          <w:t>DSS2XSD</w:t>
        </w:r>
        <w:r w:rsidR="00025DE3" w:rsidRPr="003A06D0">
          <w:rPr>
            <w:b/>
            <w:bCs/>
            <w:lang w:val="en-GB"/>
          </w:rPr>
          <w:t>]</w:t>
        </w:r>
        <w:r w:rsidR="00025DE3">
          <w:rPr>
            <w:b/>
            <w:bCs/>
            <w:lang w:val="en-GB"/>
          </w:rPr>
          <w:t>,</w:t>
        </w:r>
        <w:r w:rsidR="00025DE3" w:rsidRPr="003A06D0" w:rsidDel="00AB7AF3">
          <w:rPr>
            <w:b/>
            <w:bCs/>
            <w:lang w:val="en-GB"/>
          </w:rPr>
          <w:t xml:space="preserve"> </w:t>
        </w:r>
        <w:r w:rsidR="00025DE3" w:rsidRPr="003A06D0">
          <w:rPr>
            <w:b/>
            <w:bCs/>
            <w:lang w:val="en-GB"/>
          </w:rPr>
          <w:t>[</w:t>
        </w:r>
        <w:r w:rsidR="00025DE3">
          <w:rPr>
            <w:rStyle w:val="Refterm"/>
            <w:lang w:val="en-GB"/>
          </w:rPr>
          <w:t>DSB</w:t>
        </w:r>
        <w:r w:rsidR="00025DE3" w:rsidRPr="003A06D0">
          <w:rPr>
            <w:rStyle w:val="Refterm"/>
            <w:lang w:val="en-GB"/>
          </w:rPr>
          <w:t>XSD</w:t>
        </w:r>
        <w:r w:rsidR="00025DE3" w:rsidRPr="003A06D0">
          <w:rPr>
            <w:b/>
            <w:bCs/>
            <w:lang w:val="en-GB"/>
          </w:rPr>
          <w:t>]</w:t>
        </w:r>
        <w:r w:rsidR="00025DE3" w:rsidRPr="006C52EE">
          <w:rPr>
            <w:bCs/>
            <w:lang w:val="en-GB"/>
          </w:rPr>
          <w:t xml:space="preserve"> and</w:t>
        </w:r>
        <w:r w:rsidR="00025DE3">
          <w:rPr>
            <w:b/>
            <w:bCs/>
            <w:lang w:val="en-GB"/>
          </w:rPr>
          <w:t xml:space="preserve"> </w:t>
        </w:r>
        <w:r w:rsidR="00025DE3" w:rsidRPr="003A06D0">
          <w:rPr>
            <w:b/>
            <w:bCs/>
            <w:lang w:val="en-GB"/>
          </w:rPr>
          <w:t>[</w:t>
        </w:r>
        <w:r w:rsidR="00025DE3">
          <w:rPr>
            <w:rStyle w:val="Refterm"/>
            <w:lang w:val="en-GB"/>
          </w:rPr>
          <w:t>NSL</w:t>
        </w:r>
        <w:r w:rsidR="00025DE3" w:rsidRPr="003A06D0">
          <w:rPr>
            <w:rStyle w:val="Refterm"/>
            <w:lang w:val="en-GB"/>
          </w:rPr>
          <w:t>XSD</w:t>
        </w:r>
        <w:r w:rsidR="00025DE3" w:rsidRPr="003A06D0">
          <w:rPr>
            <w:b/>
            <w:bCs/>
            <w:lang w:val="en-GB"/>
          </w:rPr>
          <w:t>]</w:t>
        </w:r>
        <w:r w:rsidR="00025DE3" w:rsidRPr="003A06D0">
          <w:rPr>
            <w:lang w:val="en-GB"/>
          </w:rPr>
          <w:t>.</w:t>
        </w:r>
      </w:ins>
      <w:del w:id="1703" w:author="Andreas Kuehne" w:date="2019-05-31T12:11:00Z">
        <w:r w:rsidRPr="003A06D0" w:rsidDel="00025DE3">
          <w:rPr>
            <w:b/>
            <w:bCs/>
            <w:lang w:val="en-GB"/>
          </w:rPr>
          <w:delText>[Core2.0-XSD]</w:delText>
        </w:r>
        <w:r w:rsidRPr="003A06D0" w:rsidDel="00025DE3">
          <w:rPr>
            <w:lang w:val="en-GB"/>
          </w:rPr>
          <w:delText xml:space="preserve">. </w:delText>
        </w:r>
      </w:del>
      <w:r w:rsidRPr="003A06D0">
        <w:rPr>
          <w:lang w:val="en-GB"/>
        </w:rPr>
        <w:t xml:space="preserve"> All schema listings in the current document are excerpts from the schema file</w:t>
      </w:r>
      <w:ins w:id="1704" w:author="Andreas Kuehne" w:date="2019-05-31T12:12:00Z">
        <w:r w:rsidR="00025DE3">
          <w:rPr>
            <w:lang w:val="en-GB"/>
          </w:rPr>
          <w:t>s</w:t>
        </w:r>
      </w:ins>
      <w:r w:rsidRPr="003A06D0">
        <w:rPr>
          <w:lang w:val="en-GB"/>
        </w:rPr>
        <w:t>.  In the case of a disagreement between the schema file and this document, the schema file</w:t>
      </w:r>
      <w:ins w:id="1705" w:author="Andreas Kuehne" w:date="2019-05-31T12:12:00Z">
        <w:r w:rsidR="00025DE3">
          <w:rPr>
            <w:lang w:val="en-GB"/>
          </w:rPr>
          <w:t>s</w:t>
        </w:r>
      </w:ins>
      <w:r w:rsidRPr="003A06D0">
        <w:rPr>
          <w:lang w:val="en-GB"/>
        </w:rPr>
        <w:t xml:space="preserve"> shall take precedence.</w:t>
      </w:r>
    </w:p>
    <w:p w14:paraId="23C9440B" w14:textId="4F53045C" w:rsidR="00BF4F83" w:rsidRDefault="00BF4F83" w:rsidP="00BF4F83">
      <w:pPr>
        <w:rPr>
          <w:ins w:id="1706" w:author="Andreas Kuehne" w:date="2019-05-31T12:11:00Z"/>
          <w:lang w:val="en-GB"/>
        </w:rPr>
      </w:pPr>
      <w:r w:rsidRPr="003A06D0">
        <w:rPr>
          <w:lang w:val="en-GB"/>
        </w:rPr>
        <w:t>This schema is associated with the following XML namespace</w:t>
      </w:r>
    </w:p>
    <w:p w14:paraId="174BAF9A" w14:textId="77777777" w:rsidR="00025DE3" w:rsidRPr="003A06D0" w:rsidRDefault="00025DE3" w:rsidP="00025DE3">
      <w:pPr>
        <w:pStyle w:val="Codesmall"/>
        <w:rPr>
          <w:ins w:id="1707" w:author="Andreas Kuehne" w:date="2019-05-31T12:11:00Z"/>
          <w:lang w:val="en-GB"/>
        </w:rPr>
      </w:pPr>
      <w:ins w:id="1708" w:author="Andreas Kuehne" w:date="2019-05-31T12:11:00Z">
        <w:r w:rsidRPr="003A06D0">
          <w:rPr>
            <w:lang w:val="en-GB"/>
          </w:rPr>
          <w:t>http://docs.oasis-open.org/dss-x/ns/</w:t>
        </w:r>
        <w:r>
          <w:rPr>
            <w:lang w:val="en-GB"/>
          </w:rPr>
          <w:t>nsList</w:t>
        </w:r>
      </w:ins>
    </w:p>
    <w:p w14:paraId="3EDB1384" w14:textId="5729822A" w:rsidR="00025DE3" w:rsidRPr="003A06D0" w:rsidRDefault="00025DE3" w:rsidP="00BF4F83">
      <w:pPr>
        <w:rPr>
          <w:lang w:val="en-GB"/>
        </w:rPr>
      </w:pPr>
      <w:ins w:id="1709" w:author="Andreas Kuehne" w:date="2019-05-31T12:11:00Z">
        <w:r>
          <w:rPr>
            <w:lang w:val="en-GB"/>
          </w:rPr>
          <w:t>,</w:t>
        </w:r>
      </w:ins>
    </w:p>
    <w:p w14:paraId="7B442140" w14:textId="77777777" w:rsidR="00BF4F83" w:rsidRPr="003A06D0" w:rsidRDefault="00BF4F83" w:rsidP="00BF4F83">
      <w:pPr>
        <w:pStyle w:val="Codesmall"/>
        <w:rPr>
          <w:lang w:val="en-GB"/>
        </w:rPr>
      </w:pPr>
      <w:r w:rsidRPr="003A06D0">
        <w:rPr>
          <w:lang w:val="en-GB"/>
        </w:rPr>
        <w:t>http://docs.oasis-open.org/dss-x/ns/base</w:t>
      </w:r>
    </w:p>
    <w:p w14:paraId="7FBC8A7C" w14:textId="77777777" w:rsidR="00BF4F83" w:rsidRPr="003A06D0" w:rsidRDefault="00BF4F83" w:rsidP="00BF4F83">
      <w:pPr>
        <w:rPr>
          <w:lang w:val="en-GB"/>
        </w:rPr>
      </w:pPr>
      <w:r w:rsidRPr="003A06D0">
        <w:rPr>
          <w:lang w:val="en-GB"/>
        </w:rPr>
        <w:t>and</w:t>
      </w:r>
    </w:p>
    <w:p w14:paraId="7F19A929" w14:textId="77777777" w:rsidR="00BF4F83" w:rsidRPr="003A06D0" w:rsidRDefault="00BF4F83" w:rsidP="00BF4F83">
      <w:pPr>
        <w:pStyle w:val="Codesmall"/>
        <w:rPr>
          <w:lang w:val="en-GB"/>
        </w:rPr>
      </w:pPr>
      <w:r w:rsidRPr="003A06D0">
        <w:rPr>
          <w:lang w:val="en-GB"/>
        </w:rPr>
        <w:t>http://docs.oasis-open.org/dss-x/ns/core</w:t>
      </w:r>
    </w:p>
    <w:p w14:paraId="167B7C50" w14:textId="77777777" w:rsidR="00BF4F83" w:rsidRPr="003A06D0" w:rsidRDefault="00BF4F83" w:rsidP="00BF4F83">
      <w:pPr>
        <w:rPr>
          <w:lang w:val="en-GB"/>
        </w:rPr>
      </w:pPr>
      <w:r w:rsidRPr="003A06D0">
        <w:rPr>
          <w:lang w:val="en-GB"/>
        </w:rPr>
        <w:t>If a future version of this specification is needed, it will use a different namespace.</w:t>
      </w:r>
    </w:p>
    <w:p w14:paraId="1A5CCAA1" w14:textId="77777777" w:rsidR="00BF4F83" w:rsidRPr="003A06D0" w:rsidRDefault="00BF4F83" w:rsidP="00BF4F83">
      <w:pPr>
        <w:rPr>
          <w:lang w:val="en-GB"/>
        </w:rPr>
      </w:pPr>
      <w:r w:rsidRPr="003A06D0">
        <w:rPr>
          <w:lang w:val="en-GB"/>
        </w:rPr>
        <w:t>Conventional XML namespace prefixes are used in the schema:</w:t>
      </w:r>
    </w:p>
    <w:p w14:paraId="74D6337D" w14:textId="33AC1C2D"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dss2:</w:t>
      </w:r>
      <w:r w:rsidRPr="003A06D0">
        <w:rPr>
          <w:lang w:val="en-GB"/>
        </w:rPr>
        <w:t xml:space="preserve"> stands for the DSS core version 2.0 namespace</w:t>
      </w:r>
      <w:r w:rsidRPr="003A06D0">
        <w:rPr>
          <w:b/>
          <w:bCs/>
          <w:lang w:val="en-GB"/>
        </w:rPr>
        <w:t xml:space="preserve"> [</w:t>
      </w:r>
      <w:r w:rsidRPr="003A06D0">
        <w:rPr>
          <w:rStyle w:val="Hyperlink"/>
          <w:b/>
          <w:bCs/>
          <w:lang w:val="en-GB"/>
        </w:rPr>
        <w:t>DSS2XSD</w:t>
      </w:r>
      <w:r w:rsidRPr="003A06D0">
        <w:rPr>
          <w:b/>
          <w:bCs/>
          <w:lang w:val="en-GB"/>
        </w:rPr>
        <w:t>]</w:t>
      </w:r>
      <w:ins w:id="1710" w:author="Andreas Kuehne" w:date="2019-05-31T12:18:00Z">
        <w:r w:rsidR="00B33063">
          <w:rPr>
            <w:lang w:val="en-GB"/>
          </w:rPr>
          <w:t>.</w:t>
        </w:r>
      </w:ins>
      <w:del w:id="1711" w:author="Andreas Kuehne" w:date="2019-05-31T12:18:00Z">
        <w:r w:rsidRPr="003A06D0" w:rsidDel="00B33063">
          <w:rPr>
            <w:lang w:val="en-GB"/>
          </w:rPr>
          <w:delText>.</w:delText>
        </w:r>
      </w:del>
      <w:ins w:id="1712" w:author="Andreas Kuehne" w:date="2019-05-31T12:18:00Z">
        <w:r w:rsidR="00B33063" w:rsidDel="00B33063">
          <w:rPr>
            <w:rStyle w:val="Hyperlink"/>
            <w:lang w:val="en-GB"/>
          </w:rPr>
          <w:t xml:space="preserve"> </w:t>
        </w:r>
      </w:ins>
      <w:del w:id="1713"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58823AAB" w14:textId="767B18BE" w:rsidR="00BF4F83" w:rsidRPr="00B33063" w:rsidRDefault="00BF4F83" w:rsidP="0001259E">
      <w:pPr>
        <w:numPr>
          <w:ilvl w:val="0"/>
          <w:numId w:val="8"/>
        </w:numPr>
        <w:jc w:val="both"/>
        <w:rPr>
          <w:ins w:id="1714" w:author="Andreas Kuehne" w:date="2019-05-31T12:18:00Z"/>
          <w:rStyle w:val="Hyperlink"/>
          <w:color w:val="auto"/>
          <w:lang w:val="en-GB"/>
          <w:rPrChange w:id="1715" w:author="Andreas Kuehne" w:date="2019-05-31T12:18:00Z">
            <w:rPr>
              <w:ins w:id="1716" w:author="Andreas Kuehne" w:date="2019-05-31T12:18:00Z"/>
              <w:rStyle w:val="Hyperlink"/>
              <w:lang w:val="en-GB"/>
            </w:rPr>
          </w:rPrChange>
        </w:rPr>
      </w:pPr>
      <w:r w:rsidRPr="003A06D0">
        <w:rPr>
          <w:lang w:val="en-GB"/>
        </w:rPr>
        <w:t xml:space="preserve">The prefix </w:t>
      </w:r>
      <w:r w:rsidRPr="003A06D0">
        <w:rPr>
          <w:rStyle w:val="Keyword"/>
          <w:lang w:val="en-GB"/>
        </w:rPr>
        <w:t>dsb:</w:t>
      </w:r>
      <w:r w:rsidRPr="003A06D0">
        <w:rPr>
          <w:lang w:val="en-GB"/>
        </w:rPr>
        <w:t xml:space="preserve"> stands for the DSS base namespace</w:t>
      </w:r>
      <w:r w:rsidRPr="003A06D0">
        <w:rPr>
          <w:b/>
          <w:bCs/>
          <w:lang w:val="en-GB"/>
        </w:rPr>
        <w:t xml:space="preserve"> </w:t>
      </w:r>
      <w:hyperlink w:anchor="refDSBXSD" w:history="1">
        <w:r w:rsidRPr="003A06D0">
          <w:rPr>
            <w:rStyle w:val="Hyperlink"/>
            <w:b/>
            <w:bCs/>
            <w:lang w:val="en-GB"/>
          </w:rPr>
          <w:t>[DSBXSD].</w:t>
        </w:r>
      </w:hyperlink>
      <w:del w:id="1717"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6AC03464" w14:textId="7BE8D59D" w:rsidR="00B33063" w:rsidRPr="003A06D0" w:rsidRDefault="00B33063" w:rsidP="0001259E">
      <w:pPr>
        <w:numPr>
          <w:ilvl w:val="0"/>
          <w:numId w:val="8"/>
        </w:numPr>
        <w:jc w:val="both"/>
        <w:rPr>
          <w:lang w:val="en-GB"/>
        </w:rPr>
      </w:pPr>
      <w:ins w:id="1718" w:author="Andreas Kuehne" w:date="2019-05-31T12:18:00Z">
        <w:r w:rsidRPr="003A06D0">
          <w:rPr>
            <w:lang w:val="en-GB"/>
          </w:rPr>
          <w:t xml:space="preserve">The prefix </w:t>
        </w:r>
        <w:r>
          <w:rPr>
            <w:rStyle w:val="Keyword"/>
            <w:lang w:val="en-GB"/>
          </w:rPr>
          <w:t>nsl</w:t>
        </w:r>
        <w:r w:rsidRPr="003A06D0">
          <w:rPr>
            <w:rStyle w:val="Keyword"/>
            <w:lang w:val="en-GB"/>
          </w:rPr>
          <w:t>:</w:t>
        </w:r>
        <w:r w:rsidRPr="003A06D0">
          <w:rPr>
            <w:lang w:val="en-GB"/>
          </w:rPr>
          <w:t xml:space="preserve"> stands for the DSS base namespace</w:t>
        </w:r>
        <w:r w:rsidRPr="003A06D0">
          <w:rPr>
            <w:b/>
            <w:bCs/>
            <w:lang w:val="en-GB"/>
          </w:rPr>
          <w:t xml:space="preserve"> </w:t>
        </w:r>
        <w:r>
          <w:rPr>
            <w:rStyle w:val="Hyperlink"/>
            <w:b/>
            <w:bCs/>
            <w:lang w:val="en-GB"/>
          </w:rPr>
          <w:fldChar w:fldCharType="begin"/>
        </w:r>
        <w:r>
          <w:rPr>
            <w:rStyle w:val="Hyperlink"/>
            <w:b/>
            <w:bCs/>
            <w:lang w:val="en-GB"/>
          </w:rPr>
          <w:instrText xml:space="preserve"> HYPERLINK \l "refDSBXSD" </w:instrText>
        </w:r>
        <w:r>
          <w:rPr>
            <w:rStyle w:val="Hyperlink"/>
            <w:b/>
            <w:bCs/>
            <w:lang w:val="en-GB"/>
          </w:rPr>
          <w:fldChar w:fldCharType="separate"/>
        </w:r>
        <w:r w:rsidRPr="003A06D0">
          <w:rPr>
            <w:rStyle w:val="Hyperlink"/>
            <w:b/>
            <w:bCs/>
            <w:lang w:val="en-GB"/>
          </w:rPr>
          <w:t>[</w:t>
        </w:r>
        <w:r>
          <w:rPr>
            <w:rStyle w:val="Hyperlink"/>
            <w:b/>
            <w:bCs/>
            <w:lang w:val="en-GB"/>
          </w:rPr>
          <w:t>NSL</w:t>
        </w:r>
        <w:r w:rsidRPr="003A06D0">
          <w:rPr>
            <w:rStyle w:val="Hyperlink"/>
            <w:b/>
            <w:bCs/>
            <w:lang w:val="en-GB"/>
          </w:rPr>
          <w:t>XSD].</w:t>
        </w:r>
        <w:r>
          <w:rPr>
            <w:rStyle w:val="Hyperlink"/>
            <w:b/>
            <w:bCs/>
            <w:lang w:val="en-GB"/>
          </w:rPr>
          <w:fldChar w:fldCharType="end"/>
        </w:r>
      </w:ins>
    </w:p>
    <w:p w14:paraId="1711A07E"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ds-rw:</w:t>
      </w:r>
      <w:r w:rsidRPr="003A06D0">
        <w:rPr>
          <w:lang w:val="en-GB"/>
        </w:rPr>
        <w:t xml:space="preserve"> stands for a namespace of elements based on the W3C XML Signature </w:t>
      </w:r>
      <w:r w:rsidRPr="003A06D0">
        <w:rPr>
          <w:b/>
          <w:bCs/>
          <w:lang w:val="en-GB"/>
        </w:rPr>
        <w:t>[XMLDSIG]</w:t>
      </w:r>
      <w:r w:rsidRPr="003A06D0">
        <w:rPr>
          <w:lang w:val="en-GB"/>
        </w:rPr>
        <w:t>.</w:t>
      </w:r>
    </w:p>
    <w:p w14:paraId="1A46CA9B"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xs:</w:t>
      </w:r>
      <w:r w:rsidRPr="003A06D0">
        <w:rPr>
          <w:lang w:val="en-GB"/>
        </w:rPr>
        <w:t xml:space="preserve"> stands for the W3C XML Schema namespace </w:t>
      </w:r>
      <w:r w:rsidRPr="003A06D0">
        <w:rPr>
          <w:b/>
          <w:bCs/>
          <w:lang w:val="en-GB"/>
        </w:rPr>
        <w:t>[Schema1]</w:t>
      </w:r>
      <w:r w:rsidRPr="003A06D0">
        <w:rPr>
          <w:lang w:val="en-GB"/>
        </w:rPr>
        <w:t>.</w:t>
      </w:r>
    </w:p>
    <w:p w14:paraId="28D76511"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saml2-rw:</w:t>
      </w:r>
      <w:r w:rsidRPr="003A06D0">
        <w:rPr>
          <w:lang w:val="en-GB"/>
        </w:rPr>
        <w:t xml:space="preserve"> stands for a namespace of elements based on the OASIS SAML 2 Schema namespace </w:t>
      </w:r>
      <w:r w:rsidRPr="003A06D0">
        <w:rPr>
          <w:b/>
          <w:bCs/>
          <w:color w:val="000000" w:themeColor="text1"/>
          <w:lang w:val="en-GB"/>
        </w:rPr>
        <w:t>[SAMLCore2.0]</w:t>
      </w:r>
      <w:r w:rsidRPr="003A06D0">
        <w:rPr>
          <w:lang w:val="en-GB"/>
        </w:rPr>
        <w:t>.</w:t>
      </w:r>
    </w:p>
    <w:p w14:paraId="6A4CFEF6" w14:textId="77777777" w:rsidR="00BF4F83" w:rsidRPr="003A06D0" w:rsidRDefault="00BF4F83" w:rsidP="00BF4F83">
      <w:pPr>
        <w:rPr>
          <w:lang w:val="en-GB"/>
        </w:rPr>
      </w:pPr>
      <w:r w:rsidRPr="003A06D0">
        <w:rPr>
          <w:lang w:val="en-GB"/>
        </w:rPr>
        <w:t xml:space="preserve">Applications MAY use different namespace prefixes, and MAY use whatever namespace defaulting/scoping conventions they desire, as long as they are compliant with the Namespaces in XML specification </w:t>
      </w:r>
      <w:r w:rsidRPr="003A06D0">
        <w:rPr>
          <w:b/>
          <w:bCs/>
          <w:lang w:val="en-GB"/>
        </w:rPr>
        <w:t>[XML-ns]</w:t>
      </w:r>
      <w:r w:rsidRPr="003A06D0">
        <w:rPr>
          <w:lang w:val="en-GB"/>
        </w:rPr>
        <w:t>.</w:t>
      </w:r>
    </w:p>
    <w:p w14:paraId="26DE0FA4" w14:textId="77777777" w:rsidR="00BF4F83" w:rsidRPr="003A06D0" w:rsidRDefault="00BF4F83" w:rsidP="00BF4F83">
      <w:pPr>
        <w:rPr>
          <w:lang w:val="en-GB"/>
        </w:rPr>
      </w:pPr>
      <w:r w:rsidRPr="003A06D0">
        <w:rPr>
          <w:lang w:val="en-GB"/>
        </w:rPr>
        <w:t>The following schema fragment defines the XML namespaces and other header information for the DSS core schema:</w:t>
      </w:r>
    </w:p>
    <w:p w14:paraId="300ACC1D" w14:textId="77777777" w:rsidR="00BF4F83" w:rsidRPr="003A06D0" w:rsidRDefault="00BF4F83" w:rsidP="00BF4F83">
      <w:pPr>
        <w:pStyle w:val="Code"/>
        <w:rPr>
          <w:sz w:val="16"/>
          <w:lang w:val="en-GB"/>
        </w:rPr>
      </w:pPr>
      <w:r w:rsidRPr="003A06D0">
        <w:rPr>
          <w:color w:val="0000FF"/>
          <w:sz w:val="16"/>
          <w:lang w:val="en-GB"/>
        </w:rPr>
        <w:t>&lt;</w:t>
      </w:r>
      <w:r w:rsidRPr="003A06D0">
        <w:rPr>
          <w:sz w:val="16"/>
          <w:lang w:val="en-GB"/>
        </w:rPr>
        <w:t>xs:schema</w:t>
      </w:r>
      <w:r w:rsidRPr="003A06D0">
        <w:rPr>
          <w:color w:val="0000FF"/>
          <w:sz w:val="16"/>
          <w:lang w:val="en-GB"/>
        </w:rPr>
        <w:t xml:space="preserve"> </w:t>
      </w:r>
      <w:r w:rsidRPr="003A06D0">
        <w:rPr>
          <w:color w:val="FF0000"/>
          <w:sz w:val="16"/>
          <w:lang w:val="en-GB"/>
        </w:rPr>
        <w:t>xmlns:dss2</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xmlns:dsb</w:t>
      </w:r>
      <w:r w:rsidRPr="003A06D0">
        <w:rPr>
          <w:color w:val="0000FF"/>
          <w:sz w:val="16"/>
          <w:lang w:val="en-GB"/>
        </w:rPr>
        <w:t>="</w:t>
      </w:r>
      <w:r w:rsidRPr="003A06D0">
        <w:rPr>
          <w:sz w:val="16"/>
          <w:lang w:val="en-GB"/>
        </w:rPr>
        <w:t>http://docs.oasis-open.org/dss-x/ns/base</w:t>
      </w:r>
      <w:r w:rsidRPr="003A06D0">
        <w:rPr>
          <w:color w:val="0000FF"/>
          <w:sz w:val="16"/>
          <w:lang w:val="en-GB"/>
        </w:rPr>
        <w:t>"</w:t>
      </w:r>
      <w:r w:rsidRPr="003A06D0">
        <w:rPr>
          <w:color w:val="0000FF"/>
          <w:sz w:val="16"/>
          <w:lang w:val="en-GB"/>
        </w:rPr>
        <w:br/>
      </w:r>
      <w:r w:rsidRPr="003A06D0">
        <w:rPr>
          <w:sz w:val="16"/>
          <w:lang w:val="en-GB"/>
        </w:rPr>
        <w:t xml:space="preserve">    xmlns:ds-rw</w:t>
      </w:r>
      <w:r w:rsidRPr="003A06D0">
        <w:rPr>
          <w:color w:val="0000FF"/>
          <w:sz w:val="16"/>
          <w:lang w:val="en-GB"/>
        </w:rPr>
        <w:t>="</w:t>
      </w:r>
      <w:r w:rsidRPr="003A06D0">
        <w:rPr>
          <w:sz w:val="16"/>
          <w:lang w:val="en-GB"/>
        </w:rPr>
        <w:t>http://docs.oasis-open.org/dss-x/ns/xmldsig/rewritten</w:t>
      </w:r>
      <w:r w:rsidRPr="003A06D0">
        <w:rPr>
          <w:color w:val="0000FF"/>
          <w:sz w:val="16"/>
          <w:lang w:val="en-GB"/>
        </w:rPr>
        <w:t>"</w:t>
      </w:r>
      <w:r w:rsidRPr="003A06D0">
        <w:rPr>
          <w:color w:val="0000FF"/>
          <w:sz w:val="16"/>
          <w:lang w:val="en-GB"/>
        </w:rPr>
        <w:br/>
      </w:r>
      <w:r w:rsidRPr="003A06D0">
        <w:rPr>
          <w:sz w:val="16"/>
          <w:lang w:val="en-GB"/>
        </w:rPr>
        <w:t xml:space="preserve">    xmlns:xs</w:t>
      </w:r>
      <w:r w:rsidRPr="003A06D0">
        <w:rPr>
          <w:color w:val="0000FF"/>
          <w:sz w:val="16"/>
          <w:lang w:val="en-GB"/>
        </w:rPr>
        <w:t>="</w:t>
      </w:r>
      <w:r w:rsidRPr="003A06D0">
        <w:rPr>
          <w:sz w:val="16"/>
          <w:lang w:val="en-GB"/>
        </w:rPr>
        <w:t>http://www.w3.org/2001/XMLSchema</w:t>
      </w:r>
      <w:r w:rsidRPr="003A06D0">
        <w:rPr>
          <w:color w:val="0000FF"/>
          <w:sz w:val="16"/>
          <w:lang w:val="en-GB"/>
        </w:rPr>
        <w:t>"</w:t>
      </w:r>
      <w:r w:rsidRPr="003A06D0">
        <w:rPr>
          <w:color w:val="0000FF"/>
          <w:sz w:val="16"/>
          <w:lang w:val="en-GB"/>
        </w:rPr>
        <w:br/>
      </w:r>
      <w:r w:rsidRPr="003A06D0">
        <w:rPr>
          <w:sz w:val="16"/>
          <w:lang w:val="en-GB"/>
        </w:rPr>
        <w:t xml:space="preserve">    xmlns:saml-rw</w:t>
      </w:r>
      <w:r w:rsidRPr="003A06D0">
        <w:rPr>
          <w:color w:val="0000FF"/>
          <w:sz w:val="16"/>
          <w:lang w:val="en-GB"/>
        </w:rPr>
        <w:t>="</w:t>
      </w:r>
      <w:r w:rsidRPr="003A06D0">
        <w:rPr>
          <w:sz w:val="16"/>
          <w:lang w:val="en-GB"/>
        </w:rPr>
        <w:t>http://docs.oasis-open.org/dss-x/ns/SAML_1.0/assertion/rewritten</w:t>
      </w:r>
      <w:r w:rsidRPr="003A06D0">
        <w:rPr>
          <w:color w:val="0000FF"/>
          <w:sz w:val="16"/>
          <w:lang w:val="en-GB"/>
        </w:rPr>
        <w:t>"</w:t>
      </w:r>
      <w:r w:rsidRPr="003A06D0">
        <w:rPr>
          <w:color w:val="0000FF"/>
          <w:sz w:val="16"/>
          <w:lang w:val="en-GB"/>
        </w:rPr>
        <w:br/>
      </w:r>
      <w:r w:rsidRPr="003A06D0">
        <w:rPr>
          <w:sz w:val="16"/>
          <w:lang w:val="en-GB"/>
        </w:rPr>
        <w:t xml:space="preserve">    xmlns:saml2-rw</w:t>
      </w:r>
      <w:r w:rsidRPr="003A06D0">
        <w:rPr>
          <w:color w:val="0000FF"/>
          <w:sz w:val="16"/>
          <w:lang w:val="en-GB"/>
        </w:rPr>
        <w:t>="</w:t>
      </w:r>
      <w:r w:rsidRPr="003A06D0">
        <w:rPr>
          <w:sz w:val="16"/>
          <w:lang w:val="en-GB"/>
        </w:rPr>
        <w:t>http://docs.oasis-open.org/dss-x/ns/saml2/rewritten</w:t>
      </w:r>
      <w:r w:rsidRPr="003A06D0">
        <w:rPr>
          <w:color w:val="0000FF"/>
          <w:sz w:val="16"/>
          <w:lang w:val="en-GB"/>
        </w:rPr>
        <w:t>"</w:t>
      </w:r>
      <w:r w:rsidRPr="003A06D0">
        <w:rPr>
          <w:color w:val="0000FF"/>
          <w:sz w:val="16"/>
          <w:lang w:val="en-GB"/>
        </w:rPr>
        <w:br/>
      </w:r>
      <w:r w:rsidRPr="003A06D0">
        <w:rPr>
          <w:sz w:val="16"/>
          <w:lang w:val="en-GB"/>
        </w:rPr>
        <w:t xml:space="preserve">    targetNamespace</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elementFormDefault</w:t>
      </w:r>
      <w:r w:rsidRPr="003A06D0">
        <w:rPr>
          <w:color w:val="0000FF"/>
          <w:sz w:val="16"/>
          <w:lang w:val="en-GB"/>
        </w:rPr>
        <w:t>="</w:t>
      </w:r>
      <w:r w:rsidRPr="003A06D0">
        <w:rPr>
          <w:sz w:val="16"/>
          <w:lang w:val="en-GB"/>
        </w:rPr>
        <w:t>qualified</w:t>
      </w:r>
      <w:r w:rsidRPr="003A06D0">
        <w:rPr>
          <w:color w:val="0000FF"/>
          <w:sz w:val="16"/>
          <w:lang w:val="en-GB"/>
        </w:rPr>
        <w:t>"</w:t>
      </w:r>
      <w:r w:rsidRPr="003A06D0">
        <w:rPr>
          <w:color w:val="0000FF"/>
          <w:sz w:val="16"/>
          <w:lang w:val="en-GB"/>
        </w:rPr>
        <w:br/>
        <w:t xml:space="preserve">    </w:t>
      </w:r>
      <w:r w:rsidRPr="003A06D0">
        <w:rPr>
          <w:sz w:val="16"/>
          <w:lang w:val="en-GB"/>
        </w:rPr>
        <w:t>attributeFormDefault</w:t>
      </w:r>
      <w:r w:rsidRPr="003A06D0">
        <w:rPr>
          <w:color w:val="0000FF"/>
          <w:sz w:val="16"/>
          <w:lang w:val="en-GB"/>
        </w:rPr>
        <w:t>="</w:t>
      </w:r>
      <w:r w:rsidRPr="003A06D0">
        <w:rPr>
          <w:sz w:val="16"/>
          <w:lang w:val="en-GB"/>
        </w:rPr>
        <w:t>unqualified</w:t>
      </w:r>
      <w:r w:rsidRPr="003A06D0">
        <w:rPr>
          <w:color w:val="0000FF"/>
          <w:sz w:val="16"/>
          <w:lang w:val="en-GB"/>
        </w:rPr>
        <w:t>"&gt;</w:t>
      </w:r>
      <w:r w:rsidRPr="003A06D0">
        <w:rPr>
          <w:color w:val="0000FF"/>
          <w:sz w:val="16"/>
          <w:lang w:val="en-GB"/>
        </w:rPr>
        <w:br/>
      </w:r>
      <w:r w:rsidRPr="003A06D0">
        <w:rPr>
          <w:sz w:val="16"/>
          <w:lang w:val="en-GB"/>
        </w:rPr>
        <w:t>&lt;xs:annotation&gt;</w:t>
      </w:r>
      <w:r w:rsidRPr="003A06D0">
        <w:rPr>
          <w:sz w:val="16"/>
          <w:lang w:val="en-GB"/>
        </w:rPr>
        <w:br/>
        <w:t xml:space="preserve">  &lt;xs:documentation xml:lang="en"&gt;This Schema defines the Digital Signature Service Core Protocols, Elements, and Bindings Committee Draft 1 for Public Review&lt;/xs:documentation&gt;</w:t>
      </w:r>
      <w:r w:rsidRPr="003A06D0">
        <w:rPr>
          <w:sz w:val="16"/>
          <w:lang w:val="en-GB"/>
        </w:rPr>
        <w:br/>
        <w:t>&lt;/xs:annotation&gt;</w:t>
      </w:r>
      <w:r w:rsidRPr="003A06D0">
        <w:rPr>
          <w:sz w:val="16"/>
          <w:lang w:val="en-GB"/>
        </w:rPr>
        <w:br/>
        <w:t>&lt;xs:import namespace="http://docs.oasis-open.org/dss-x/ns/xmldsig/rewritten"</w:t>
      </w:r>
      <w:r w:rsidRPr="003A06D0">
        <w:rPr>
          <w:sz w:val="16"/>
          <w:lang w:val="en-GB"/>
        </w:rPr>
        <w:br/>
        <w:t xml:space="preserve">           schemaLocation=" xmldsig-core-schema-dss-rw.xsd"/&gt;</w:t>
      </w:r>
      <w:r w:rsidRPr="003A06D0">
        <w:rPr>
          <w:sz w:val="16"/>
          <w:lang w:val="en-GB"/>
        </w:rPr>
        <w:br/>
        <w:t>&lt;xs:import namespace="http://docs.oasis-open.org/dss-x/ns/SAML_1.0/assertion/rewritten"</w:t>
      </w:r>
      <w:r w:rsidRPr="003A06D0">
        <w:rPr>
          <w:sz w:val="16"/>
          <w:lang w:val="en-GB"/>
        </w:rPr>
        <w:br/>
        <w:t xml:space="preserve">           schemaLocation="oasis-sstc-saml-schema-protocol-1.1-dss-rw.xsd"/&gt;</w:t>
      </w:r>
      <w:r w:rsidRPr="003A06D0">
        <w:rPr>
          <w:sz w:val="16"/>
          <w:lang w:val="en-GB"/>
        </w:rPr>
        <w:br/>
        <w:t>&lt;xs:import namespace="http://docs.oasis-open.org/dss-x/ns/saml2/rewritten"</w:t>
      </w:r>
      <w:r w:rsidRPr="003A06D0">
        <w:rPr>
          <w:sz w:val="16"/>
          <w:lang w:val="en-GB"/>
        </w:rPr>
        <w:br/>
        <w:t xml:space="preserve">           schemaLocation="saml-schema-assertion-2.0-dss-rw.xsd"/&gt;</w:t>
      </w:r>
      <w:r w:rsidRPr="003A06D0">
        <w:rPr>
          <w:sz w:val="16"/>
          <w:lang w:val="en-GB"/>
        </w:rPr>
        <w:br/>
        <w:t>&lt;xs:import namespace="http://www.w3.org/XML/1998/namespace"</w:t>
      </w:r>
      <w:r w:rsidRPr="003A06D0">
        <w:rPr>
          <w:sz w:val="16"/>
          <w:lang w:val="en-GB"/>
        </w:rPr>
        <w:br/>
        <w:t xml:space="preserve">           schemaLocation="http://www.w3.org/2001/xml.xsd"/&gt;</w:t>
      </w:r>
    </w:p>
    <w:bookmarkStart w:id="1719" w:name="sec_DssComponentsOverview"/>
    <w:bookmarkStart w:id="1720" w:name="_Toc516358004"/>
    <w:bookmarkStart w:id="1721" w:name="_Toc480914673"/>
    <w:bookmarkStart w:id="1722" w:name="_Toc481064864"/>
    <w:bookmarkEnd w:id="1719"/>
    <w:p w14:paraId="29453D98" w14:textId="77777777" w:rsidR="00BF4F83" w:rsidRPr="003A06D0" w:rsidRDefault="00BF4F83" w:rsidP="00AA52F6">
      <w:pPr>
        <w:pStyle w:val="berschrift2"/>
        <w:numPr>
          <w:ilvl w:val="1"/>
          <w:numId w:val="3"/>
        </w:numPr>
        <w:rPr>
          <w:lang w:val="en-GB"/>
        </w:rPr>
      </w:pPr>
      <w:r w:rsidRPr="003A06D0">
        <w:rPr>
          <w:lang w:val="en-GB"/>
        </w:rPr>
        <w:lastRenderedPageBreak/>
        <w:fldChar w:fldCharType="begin"/>
      </w:r>
      <w:r w:rsidRPr="003A06D0">
        <w:rPr>
          <w:lang w:val="en-GB"/>
        </w:rPr>
        <w:instrText xml:space="preserve"> HYPERLINK  \l "sec_DssComponentsOverview" </w:instrText>
      </w:r>
      <w:r w:rsidRPr="003A06D0">
        <w:rPr>
          <w:lang w:val="en-GB"/>
        </w:rPr>
        <w:fldChar w:fldCharType="separate"/>
      </w:r>
      <w:bookmarkStart w:id="1723" w:name="_Toc522668497"/>
      <w:bookmarkStart w:id="1724" w:name="_Toc10198463"/>
      <w:r w:rsidRPr="003A06D0">
        <w:rPr>
          <w:rStyle w:val="Hyperlink"/>
          <w:lang w:val="en-GB"/>
        </w:rPr>
        <w:t>DSS Component Overview</w:t>
      </w:r>
      <w:bookmarkEnd w:id="1720"/>
      <w:bookmarkEnd w:id="1723"/>
      <w:bookmarkEnd w:id="1724"/>
      <w:r w:rsidRPr="003A06D0">
        <w:rPr>
          <w:lang w:val="en-GB"/>
        </w:rPr>
        <w:fldChar w:fldCharType="end"/>
      </w:r>
    </w:p>
    <w:p w14:paraId="6058A784" w14:textId="77777777" w:rsidR="00BF4F83" w:rsidRPr="003A06D0" w:rsidRDefault="00BF4F83" w:rsidP="00BF4F83">
      <w:pPr>
        <w:rPr>
          <w:lang w:val="en-GB"/>
        </w:rPr>
      </w:pPr>
      <w:r w:rsidRPr="003A06D0">
        <w:rPr>
          <w:lang w:val="en-GB"/>
        </w:rPr>
        <w:t xml:space="preserve">The DSS core is designed to be extended by profiles to support additional functionalities. The DSS specification comes with a set of profiles (see </w:t>
      </w:r>
      <w:hyperlink r:id="rId76" w:anchor="dssv1.0" w:history="1">
        <w:r w:rsidRPr="003A06D0">
          <w:rPr>
            <w:rStyle w:val="Hyperlink"/>
            <w:lang w:val="en-GB"/>
          </w:rPr>
          <w:t>https://www.oasis-open.org/standards#dssv1.0</w:t>
        </w:r>
      </w:hyperlink>
      <w:r w:rsidRPr="003A06D0">
        <w:rPr>
          <w:lang w:val="en-GB"/>
        </w:rPr>
        <w:t xml:space="preserve">). With version 2.0 there will be extensions to augment the use cases beyond the sign and verify scope of the previous version. The extensions will define other requests and responses while using e.g. the </w:t>
      </w:r>
      <w:r w:rsidRPr="003A06D0">
        <w:rPr>
          <w:rStyle w:val="Datatype"/>
          <w:lang w:val="en-GB"/>
        </w:rPr>
        <w:t>ResultType</w:t>
      </w:r>
      <w:r w:rsidRPr="003A06D0">
        <w:rPr>
          <w:lang w:val="en-GB"/>
        </w:rPr>
        <w:t xml:space="preserve">. A sample for an extension is the ChipGateway Protocol (c.f. clause 3.4 of </w:t>
      </w:r>
      <w:hyperlink w:anchor="ref_CHPGW" w:history="1">
        <w:r w:rsidRPr="003A06D0">
          <w:rPr>
            <w:rStyle w:val="Hyperlink"/>
            <w:lang w:val="en-GB"/>
          </w:rPr>
          <w:t>[CHPGW]</w:t>
        </w:r>
      </w:hyperlink>
      <w:r w:rsidRPr="003A06D0">
        <w:rPr>
          <w:lang w:val="en-GB"/>
        </w:rPr>
        <w:t xml:space="preserve">). To support this approach, the DSS 2.0 schema is split into a generic ‘base’ and the more specific ‘core’ schema. </w:t>
      </w:r>
    </w:p>
    <w:p w14:paraId="441F4EBE" w14:textId="77777777" w:rsidR="00BF4F83" w:rsidRPr="003A06D0" w:rsidRDefault="00BF4F83" w:rsidP="0005213E">
      <w:pPr>
        <w:pStyle w:val="Beschriftung"/>
        <w:rPr>
          <w:lang w:val="en-GB"/>
        </w:rPr>
      </w:pPr>
      <w:bookmarkStart w:id="1725" w:name="_Toc53474941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w:t>
      </w:r>
      <w:r w:rsidRPr="003A06D0">
        <w:rPr>
          <w:noProof/>
          <w:lang w:val="en-GB"/>
        </w:rPr>
        <w:fldChar w:fldCharType="end"/>
      </w:r>
      <w:r w:rsidRPr="003A06D0">
        <w:rPr>
          <w:noProof/>
          <w:lang w:val="en-GB"/>
        </w:rPr>
        <w:t>:Component overview</w:t>
      </w:r>
      <w:bookmarkEnd w:id="1725"/>
    </w:p>
    <w:p w14:paraId="001C960F" w14:textId="733BC398" w:rsidR="00BF4F83" w:rsidRPr="003A06D0" w:rsidRDefault="00070519" w:rsidP="00BF4F83">
      <w:pPr>
        <w:keepNext/>
        <w:rPr>
          <w:lang w:val="en-GB"/>
        </w:rPr>
      </w:pPr>
      <w:ins w:id="1726" w:author="Andreas Kuehne" w:date="2019-05-31T12:16:00Z">
        <w:r>
          <w:rPr>
            <w:noProof/>
            <w:lang w:val="en-GB" w:eastAsia="en-GB"/>
          </w:rPr>
          <w:drawing>
            <wp:inline distT="0" distB="0" distL="0" distR="0" wp14:anchorId="61C5B27A" wp14:editId="4BED3DC8">
              <wp:extent cx="5943600" cy="33394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39465"/>
                      </a:xfrm>
                      <a:prstGeom prst="rect">
                        <a:avLst/>
                      </a:prstGeom>
                    </pic:spPr>
                  </pic:pic>
                </a:graphicData>
              </a:graphic>
            </wp:inline>
          </w:drawing>
        </w:r>
      </w:ins>
      <w:ins w:id="1727" w:author="Andreas Kuehne" w:date="2019-05-09T21:40:00Z">
        <w:r w:rsidR="00564C22">
          <w:rPr>
            <w:rStyle w:val="Kommentarzeichen"/>
          </w:rPr>
          <w:commentReference w:id="1728"/>
        </w:r>
      </w:ins>
      <w:del w:id="1729" w:author="Andreas Kuehne" w:date="2019-05-09T21:39:00Z">
        <w:r w:rsidR="00BF4F83" w:rsidRPr="003A06D0" w:rsidDel="00564C22">
          <w:rPr>
            <w:noProof/>
            <w:lang w:val="en-GB"/>
          </w:rPr>
          <w:object w:dxaOrig="9622" w:dyaOrig="5390" w14:anchorId="0D251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0.75pt;height:267.75pt;mso-width-percent:0;mso-height-percent:0;mso-width-percent:0;mso-height-percent:0" o:ole="">
              <v:imagedata r:id="rId80" o:title=""/>
            </v:shape>
            <o:OLEObject Type="Embed" ProgID="PowerPoint.Show.12" ShapeID="_x0000_i1025" DrawAspect="Content" ObjectID="_1620811992" r:id="rId81"/>
          </w:object>
        </w:r>
      </w:del>
    </w:p>
    <w:p w14:paraId="63B5786A" w14:textId="77777777" w:rsidR="00BF4F83" w:rsidRPr="003A06D0" w:rsidRDefault="00BF4F83" w:rsidP="00BF4F83">
      <w:pPr>
        <w:rPr>
          <w:lang w:val="en-GB"/>
        </w:rPr>
      </w:pPr>
      <w:r w:rsidRPr="003A06D0">
        <w:rPr>
          <w:lang w:val="en-GB"/>
        </w:rPr>
        <w:t>The diagram above shows the relationship between the different building blocks.</w:t>
      </w:r>
    </w:p>
    <w:bookmarkStart w:id="1730" w:name="sec_SchemaExtensions"/>
    <w:bookmarkStart w:id="1731" w:name="_Ref502971053"/>
    <w:bookmarkStart w:id="1732" w:name="_Toc516359672"/>
    <w:bookmarkEnd w:id="1730"/>
    <w:p w14:paraId="43D978D7"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"sec_SchemaExtensions" </w:instrText>
      </w:r>
      <w:r w:rsidRPr="003A06D0">
        <w:rPr>
          <w:lang w:val="en-GB"/>
        </w:rPr>
        <w:fldChar w:fldCharType="separate"/>
      </w:r>
      <w:bookmarkStart w:id="1733" w:name="_Ref534995923"/>
      <w:bookmarkStart w:id="1734" w:name="_Toc522668498"/>
      <w:bookmarkStart w:id="1735" w:name="_Toc10198464"/>
      <w:r w:rsidRPr="003A06D0">
        <w:rPr>
          <w:rStyle w:val="Hyperlink"/>
          <w:lang w:val="en-GB"/>
        </w:rPr>
        <w:t>Schema Extensions</w:t>
      </w:r>
      <w:bookmarkEnd w:id="1731"/>
      <w:bookmarkEnd w:id="1732"/>
      <w:bookmarkEnd w:id="1733"/>
      <w:bookmarkEnd w:id="1734"/>
      <w:bookmarkEnd w:id="1735"/>
      <w:r w:rsidRPr="003A06D0">
        <w:rPr>
          <w:lang w:val="en-GB"/>
        </w:rPr>
        <w:fldChar w:fldCharType="end"/>
      </w:r>
    </w:p>
    <w:p w14:paraId="08FD9B69" w14:textId="77777777" w:rsidR="00BF4F83" w:rsidRPr="003A06D0" w:rsidRDefault="00BF4F83" w:rsidP="00BF4F83">
      <w:pPr>
        <w:rPr>
          <w:lang w:val="en-GB"/>
        </w:rPr>
      </w:pPr>
      <w:r w:rsidRPr="003A06D0">
        <w:rPr>
          <w:lang w:val="en-GB"/>
        </w:rPr>
        <w:t xml:space="preserve">Most profiles define additional OptionalInputs or OptionalOutputs. To support a type-safe extension of the set of optional elements it is recommended to use the XML schema </w:t>
      </w:r>
      <w:r w:rsidRPr="003A06D0">
        <w:rPr>
          <w:rStyle w:val="Datatype"/>
          <w:lang w:val="en-GB"/>
        </w:rPr>
        <w:t>redefine</w:t>
      </w:r>
      <w:r w:rsidRPr="003A06D0">
        <w:rPr>
          <w:lang w:val="en-GB"/>
        </w:rPr>
        <w:t xml:space="preserve"> mechanism to extend the core schema and derive the related JSON schema from it:</w:t>
      </w:r>
    </w:p>
    <w:p w14:paraId="043FD3AE" w14:textId="77777777" w:rsidR="00BF4F83" w:rsidRPr="003A06D0" w:rsidRDefault="00BF4F83" w:rsidP="00BF4F83">
      <w:pPr>
        <w:pStyle w:val="Code"/>
        <w:rPr>
          <w:lang w:val="en-GB"/>
        </w:rPr>
      </w:pPr>
      <w:r w:rsidRPr="003A06D0">
        <w:rPr>
          <w:color w:val="31849B" w:themeColor="accent5" w:themeShade="BF"/>
          <w:lang w:val="en-GB"/>
        </w:rPr>
        <w:t>&lt;xs:redefine</w:t>
      </w:r>
      <w:r w:rsidRPr="003A06D0">
        <w:rPr>
          <w:color w:val="943634" w:themeColor="accent2" w:themeShade="BF"/>
          <w:lang w:val="en-GB"/>
        </w:rPr>
        <w:t xml:space="preserve"> schemaLocation="</w:t>
      </w:r>
      <w:r w:rsidRPr="003A06D0">
        <w:rPr>
          <w:color w:val="244061" w:themeColor="accent1" w:themeShade="80"/>
          <w:lang w:val="en-GB"/>
        </w:rPr>
        <w:t>core-schema.xsd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&lt;xs:complexType</w:t>
      </w:r>
      <w:r w:rsidRPr="003A06D0">
        <w:rPr>
          <w:color w:val="943634" w:themeColor="accent2" w:themeShade="BF"/>
          <w:lang w:val="en-GB"/>
        </w:rPr>
        <w:t xml:space="preserve"> name="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&lt;xs:complexContent&gt;</w:t>
      </w:r>
      <w:r w:rsidRPr="003A06D0">
        <w:rPr>
          <w:color w:val="31849B" w:themeColor="accent5" w:themeShade="BF"/>
          <w:lang w:val="en-GB"/>
        </w:rPr>
        <w:br/>
        <w:t xml:space="preserve">      &lt;xs:extension</w:t>
      </w:r>
      <w:r w:rsidRPr="003A06D0">
        <w:rPr>
          <w:color w:val="943634" w:themeColor="accent2" w:themeShade="BF"/>
          <w:lang w:val="en-GB"/>
        </w:rPr>
        <w:t xml:space="preserve"> base="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&lt;xs:group</w:t>
      </w:r>
      <w:r w:rsidRPr="003A06D0">
        <w:rPr>
          <w:color w:val="943634" w:themeColor="accent2" w:themeShade="BF"/>
          <w:lang w:val="en-GB"/>
        </w:rPr>
        <w:t xml:space="preserve"> ref="</w:t>
      </w:r>
      <w:r w:rsidRPr="003A06D0">
        <w:rPr>
          <w:color w:val="244061" w:themeColor="accent1" w:themeShade="80"/>
          <w:lang w:val="en-GB"/>
        </w:rPr>
        <w:t>prf:optionalOutputGroup</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&lt;/xs:extension&gt;</w:t>
      </w:r>
      <w:r w:rsidRPr="003A06D0">
        <w:rPr>
          <w:color w:val="31849B" w:themeColor="accent5" w:themeShade="BF"/>
          <w:lang w:val="en-GB"/>
        </w:rPr>
        <w:br/>
        <w:t xml:space="preserve">    &lt;/xs:complexContent&gt;</w:t>
      </w:r>
      <w:r w:rsidRPr="003A06D0">
        <w:rPr>
          <w:color w:val="31849B" w:themeColor="accent5" w:themeShade="BF"/>
          <w:lang w:val="en-GB"/>
        </w:rPr>
        <w:br/>
        <w:t xml:space="preserve">  &lt;/xs:complexType&gt;</w:t>
      </w:r>
      <w:r w:rsidRPr="003A06D0">
        <w:rPr>
          <w:color w:val="31849B" w:themeColor="accent5" w:themeShade="BF"/>
          <w:lang w:val="en-GB"/>
        </w:rPr>
        <w:br/>
        <w:t>&lt;/xs:redefine&gt;</w:t>
      </w:r>
    </w:p>
    <w:p w14:paraId="1FA86718" w14:textId="77777777" w:rsidR="00BF4F83" w:rsidRPr="003A06D0" w:rsidRDefault="00BF4F83" w:rsidP="00BF4F83">
      <w:pPr>
        <w:rPr>
          <w:lang w:val="en-GB"/>
        </w:rPr>
      </w:pPr>
      <w:r w:rsidRPr="003A06D0">
        <w:rPr>
          <w:lang w:val="en-GB"/>
        </w:rPr>
        <w:t xml:space="preserve">The snippet above extends the set of sub-components of </w:t>
      </w:r>
      <w:r w:rsidRPr="003A06D0">
        <w:rPr>
          <w:rStyle w:val="Datatype"/>
          <w:lang w:val="en-GB"/>
        </w:rPr>
        <w:t xml:space="preserve">OptionalOutputsVerifyType </w:t>
      </w:r>
      <w:r w:rsidRPr="003A06D0">
        <w:rPr>
          <w:lang w:val="en-GB"/>
        </w:rPr>
        <w:t>with the group of elements of the profile.</w:t>
      </w:r>
    </w:p>
    <w:p w14:paraId="1A87D5FE" w14:textId="77777777" w:rsidR="00BF4F83" w:rsidRPr="003A06D0" w:rsidRDefault="00BF4F83" w:rsidP="00BF4F83">
      <w:pPr>
        <w:rPr>
          <w:lang w:val="en-GB"/>
        </w:rPr>
      </w:pPr>
      <w:r w:rsidRPr="003A06D0">
        <w:rPr>
          <w:lang w:val="en-GB"/>
        </w:rPr>
        <w:t>In a similar way extension of the core’s JSON scheme can be performed by using the ‘allOf’ keyword:</w:t>
      </w:r>
    </w:p>
    <w:p w14:paraId="682935AE" w14:textId="77777777" w:rsidR="00BF4F83" w:rsidRPr="003A06D0" w:rsidRDefault="00BF4F83" w:rsidP="00BF4F83">
      <w:pPr>
        <w:pStyle w:val="Code"/>
        <w:spacing w:line="259" w:lineRule="auto"/>
        <w:rPr>
          <w:lang w:val="en-GB"/>
        </w:rPr>
      </w:pPr>
      <w:r w:rsidRPr="003A06D0">
        <w:rPr>
          <w:color w:val="31849B" w:themeColor="accent5" w:themeShade="BF"/>
          <w:lang w:val="en-GB"/>
        </w:rPr>
        <w:lastRenderedPageBreak/>
        <w:t>"dss2-OptionalOutputsVerifyType"</w:t>
      </w:r>
      <w:r w:rsidRPr="003A06D0">
        <w:rPr>
          <w:lang w:val="en-GB"/>
        </w:rPr>
        <w:t>: {</w:t>
      </w:r>
      <w:r w:rsidRPr="003A06D0">
        <w:rPr>
          <w:lang w:val="en-GB"/>
        </w:rPr>
        <w:br/>
      </w:r>
      <w:r w:rsidRPr="003A06D0">
        <w:rPr>
          <w:color w:val="31849B" w:themeColor="accent5" w:themeShade="BF"/>
          <w:lang w:val="en-GB"/>
        </w:rPr>
        <w:t xml:space="preserve">  "allOf"</w:t>
      </w:r>
      <w:r w:rsidRPr="003A06D0">
        <w:rPr>
          <w:lang w:val="en-GB"/>
        </w:rPr>
        <w:t>: [</w:t>
      </w:r>
      <w:r w:rsidRPr="003A06D0">
        <w:rPr>
          <w:lang w:val="en-GB"/>
        </w:rPr>
        <w:br/>
      </w:r>
      <w:r w:rsidRPr="003A06D0">
        <w:rPr>
          <w:color w:val="31849B" w:themeColor="accent5" w:themeShade="BF"/>
          <w:lang w:val="en-GB"/>
        </w:rPr>
        <w:t xml:space="preserve">    </w:t>
      </w:r>
      <w:r w:rsidRPr="003A06D0">
        <w:rPr>
          <w:lang w:val="en-GB"/>
        </w:rPr>
        <w:t>{</w:t>
      </w:r>
      <w:r w:rsidRPr="003A06D0">
        <w:rPr>
          <w:color w:val="31849B" w:themeColor="accent5" w:themeShade="BF"/>
          <w:lang w:val="en-GB"/>
        </w:rPr>
        <w:t>"$ref"</w:t>
      </w:r>
      <w:r w:rsidRPr="003A06D0">
        <w:rPr>
          <w:lang w:val="en-GB"/>
        </w:rPr>
        <w:t xml:space="preserve">: </w:t>
      </w:r>
      <w:r w:rsidRPr="003A06D0">
        <w:rPr>
          <w:color w:val="244061" w:themeColor="accent1" w:themeShade="80"/>
          <w:lang w:val="en-GB"/>
        </w:rPr>
        <w:t>"#/definitions/prf-OptionialElement"</w:t>
      </w:r>
      <w:r w:rsidRPr="003A06D0">
        <w:rPr>
          <w:lang w:val="en-GB"/>
        </w:rPr>
        <w:t>},</w:t>
      </w:r>
      <w:r w:rsidRPr="003A06D0">
        <w:rPr>
          <w:lang w:val="en-GB"/>
        </w:rPr>
        <w:br/>
      </w:r>
      <w:r w:rsidRPr="003A06D0">
        <w:rPr>
          <w:color w:val="31849B" w:themeColor="accent5" w:themeShade="BF"/>
          <w:lang w:val="en-GB"/>
        </w:rPr>
        <w:t xml:space="preserve">    </w:t>
      </w:r>
      <w:r w:rsidRPr="003A06D0">
        <w:rPr>
          <w:lang w:val="en-GB"/>
        </w:rPr>
        <w:t>{</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"object",</w:t>
      </w:r>
      <w:r w:rsidRPr="003A06D0">
        <w:rPr>
          <w:color w:val="244061" w:themeColor="accent1" w:themeShade="80"/>
          <w:lang w:val="en-GB"/>
        </w:rPr>
        <w:br/>
      </w:r>
      <w:r w:rsidRPr="003A06D0">
        <w:rPr>
          <w:color w:val="31849B" w:themeColor="accent5" w:themeShade="BF"/>
          <w:lang w:val="en-GB"/>
        </w:rPr>
        <w:t xml:space="preserve">      "properties"</w:t>
      </w:r>
      <w:r w:rsidRPr="003A06D0">
        <w:rPr>
          <w:lang w:val="en-GB"/>
        </w:rPr>
        <w:t>: {</w:t>
      </w:r>
      <w:r w:rsidRPr="003A06D0">
        <w:rPr>
          <w:lang w:val="en-GB"/>
        </w:rPr>
        <w:br/>
      </w:r>
      <w:r w:rsidRPr="003A06D0">
        <w:rPr>
          <w:color w:val="31849B" w:themeColor="accent5" w:themeShade="BF"/>
          <w:lang w:val="en-GB"/>
        </w:rPr>
        <w:t xml:space="preserve">        "policy"</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"array",</w:t>
      </w:r>
      <w:r w:rsidRPr="003A06D0">
        <w:rPr>
          <w:color w:val="244061" w:themeColor="accent1" w:themeShade="80"/>
          <w:lang w:val="en-GB"/>
        </w:rPr>
        <w:br/>
      </w:r>
      <w:r w:rsidRPr="003A06D0">
        <w:rPr>
          <w:color w:val="31849B" w:themeColor="accent5" w:themeShade="BF"/>
          <w:lang w:val="en-GB"/>
        </w:rPr>
        <w:t xml:space="preserve">          "items"</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"string"</w:t>
      </w:r>
      <w:r w:rsidRPr="003A06D0">
        <w:rPr>
          <w:color w:val="244061" w:themeColor="accent1" w:themeShade="80"/>
          <w:lang w:val="en-GB"/>
        </w:rPr>
        <w:br/>
      </w:r>
      <w:r w:rsidRPr="003A06D0">
        <w:rPr>
          <w:lang w:val="en-GB"/>
        </w:rPr>
        <w:t xml:space="preserve">          }</w:t>
      </w:r>
      <w:r w:rsidRPr="003A06D0">
        <w:rPr>
          <w:lang w:val="en-GB"/>
        </w:rPr>
        <w:br/>
        <w:t xml:space="preserve">        },</w:t>
      </w:r>
      <w:r w:rsidRPr="003A06D0">
        <w:rPr>
          <w:lang w:val="en-GB"/>
        </w:rPr>
        <w:br/>
      </w:r>
      <w:r w:rsidRPr="003A06D0">
        <w:rPr>
          <w:color w:val="31849B" w:themeColor="accent5" w:themeShade="BF"/>
          <w:lang w:val="en-GB"/>
        </w:rPr>
        <w:t xml:space="preserve">      // [...]</w:t>
      </w:r>
      <w:r w:rsidRPr="003A06D0">
        <w:rPr>
          <w:color w:val="31849B" w:themeColor="accent5" w:themeShade="BF"/>
          <w:lang w:val="en-GB"/>
        </w:rPr>
        <w:br/>
      </w:r>
      <w:r w:rsidRPr="003A06D0">
        <w:rPr>
          <w:lang w:val="en-GB"/>
        </w:rPr>
        <w:t xml:space="preserve">      }</w:t>
      </w:r>
      <w:r w:rsidRPr="003A06D0">
        <w:rPr>
          <w:lang w:val="en-GB"/>
        </w:rPr>
        <w:br/>
      </w:r>
      <w:r w:rsidRPr="003A06D0">
        <w:rPr>
          <w:color w:val="31849B" w:themeColor="accent5" w:themeShade="BF"/>
          <w:lang w:val="en-GB"/>
        </w:rPr>
        <w:t xml:space="preserve"> </w:t>
      </w:r>
      <w:r w:rsidRPr="003A06D0">
        <w:rPr>
          <w:lang w:val="en-GB"/>
        </w:rPr>
        <w:t xml:space="preserve">   }</w:t>
      </w:r>
      <w:r w:rsidRPr="003A06D0">
        <w:rPr>
          <w:lang w:val="en-GB"/>
        </w:rPr>
        <w:br/>
        <w:t xml:space="preserve">  ]</w:t>
      </w:r>
      <w:r w:rsidRPr="003A06D0">
        <w:rPr>
          <w:lang w:val="en-GB"/>
        </w:rPr>
        <w:br/>
        <w:t>}</w:t>
      </w:r>
    </w:p>
    <w:p w14:paraId="0FFD4E33" w14:textId="77777777" w:rsidR="00BF4F83" w:rsidRPr="003A06D0" w:rsidRDefault="00BF4F83" w:rsidP="00BF4F83">
      <w:pPr>
        <w:tabs>
          <w:tab w:val="left" w:pos="3645"/>
        </w:tabs>
        <w:rPr>
          <w:lang w:val="en-GB"/>
        </w:rPr>
      </w:pPr>
      <w:r w:rsidRPr="003A06D0">
        <w:rPr>
          <w:lang w:val="en-GB"/>
        </w:rPr>
        <w:t>With this mechanism it is possible to extend the core schema to specific requirements while preserving the advantage of type safety and tool / IDE support. This sample illustrates the use of ‘</w:t>
      </w:r>
      <w:r w:rsidRPr="003A06D0">
        <w:rPr>
          <w:rStyle w:val="Datatype"/>
          <w:lang w:val="en-GB"/>
        </w:rPr>
        <w:t>extension’</w:t>
      </w:r>
      <w:r w:rsidRPr="003A06D0">
        <w:rPr>
          <w:lang w:val="en-GB"/>
        </w:rPr>
        <w:t xml:space="preserve">. in the same way </w:t>
      </w:r>
      <w:r w:rsidRPr="003A06D0">
        <w:rPr>
          <w:rStyle w:val="Datatype"/>
          <w:lang w:val="en-GB"/>
        </w:rPr>
        <w:t>restriction</w:t>
      </w:r>
      <w:r w:rsidRPr="003A06D0">
        <w:rPr>
          <w:lang w:val="en-GB"/>
        </w:rPr>
        <w:t xml:space="preserve"> can be applied. In more complex scenarios (e.g. multiple profiles apply, need for extending </w:t>
      </w:r>
      <w:r w:rsidRPr="003A06D0">
        <w:rPr>
          <w:b/>
          <w:lang w:val="en-GB"/>
        </w:rPr>
        <w:t xml:space="preserve">and </w:t>
      </w:r>
      <w:r w:rsidRPr="003A06D0">
        <w:rPr>
          <w:lang w:val="en-GB"/>
        </w:rPr>
        <w:t>restriction the core schema) the use of other techniques (e.g. XSLT) may be required.</w:t>
      </w:r>
    </w:p>
    <w:p w14:paraId="03ADA2EB" w14:textId="77777777" w:rsidR="00BF4F83" w:rsidRPr="003A06D0" w:rsidRDefault="00BF4F83" w:rsidP="00BF4F83">
      <w:pPr>
        <w:tabs>
          <w:tab w:val="left" w:pos="3645"/>
        </w:tabs>
        <w:rPr>
          <w:lang w:val="en-GB"/>
        </w:rPr>
      </w:pPr>
      <w:r w:rsidRPr="003A06D0">
        <w:rPr>
          <w:lang w:val="en-GB"/>
        </w:rPr>
        <w:t>It may be useful to process a profile (or a set of profiles) using a distinct endpoint. This enables the server instance to provide a specific WSDL including an appropriate schema with all profile-related elements.</w:t>
      </w:r>
    </w:p>
    <w:bookmarkStart w:id="1736" w:name="sec_DataTypeModels"/>
    <w:bookmarkStart w:id="1737" w:name="_Toc478074542"/>
    <w:bookmarkStart w:id="1738" w:name="_Toc480914669"/>
    <w:bookmarkStart w:id="1739" w:name="_Toc481064860"/>
    <w:bookmarkStart w:id="1740" w:name="_Ref477103266"/>
    <w:bookmarkEnd w:id="1721"/>
    <w:bookmarkEnd w:id="1722"/>
    <w:bookmarkEnd w:id="1736"/>
    <w:p w14:paraId="374FC12D"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"sec_DataTypeModels" </w:instrText>
      </w:r>
      <w:r w:rsidRPr="003A06D0">
        <w:rPr>
          <w:lang w:val="en-GB"/>
        </w:rPr>
        <w:fldChar w:fldCharType="separate"/>
      </w:r>
      <w:bookmarkStart w:id="1741" w:name="_Toc522668499"/>
      <w:bookmarkStart w:id="1742" w:name="_Toc10198465"/>
      <w:r w:rsidRPr="003A06D0">
        <w:rPr>
          <w:rStyle w:val="Hyperlink"/>
          <w:lang w:val="en-GB"/>
        </w:rPr>
        <w:t>Data Type Models</w:t>
      </w:r>
      <w:bookmarkEnd w:id="1737"/>
      <w:bookmarkEnd w:id="1738"/>
      <w:bookmarkEnd w:id="1739"/>
      <w:bookmarkEnd w:id="1741"/>
      <w:bookmarkEnd w:id="1742"/>
      <w:r w:rsidRPr="003A06D0">
        <w:rPr>
          <w:lang w:val="en-GB"/>
        </w:rPr>
        <w:fldChar w:fldCharType="end"/>
      </w:r>
    </w:p>
    <w:bookmarkStart w:id="1743" w:name="_Date_and_Time_1"/>
    <w:bookmarkStart w:id="1744" w:name="_Date_and_Time_2"/>
    <w:bookmarkStart w:id="1745" w:name="sec_BooleanModel"/>
    <w:bookmarkStart w:id="1746" w:name="_Toc516358005"/>
    <w:bookmarkStart w:id="1747" w:name="_Ref477270652"/>
    <w:bookmarkStart w:id="1748" w:name="_Ref477328216"/>
    <w:bookmarkStart w:id="1749" w:name="_Toc478074543"/>
    <w:bookmarkStart w:id="1750" w:name="_Toc480914670"/>
    <w:bookmarkStart w:id="1751" w:name="_Toc481064861"/>
    <w:bookmarkEnd w:id="1743"/>
    <w:bookmarkEnd w:id="1744"/>
    <w:bookmarkEnd w:id="1745"/>
    <w:p w14:paraId="09B2B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"sec_BooleanModel" </w:instrText>
      </w:r>
      <w:r w:rsidRPr="003A06D0">
        <w:rPr>
          <w:lang w:val="en-GB"/>
        </w:rPr>
        <w:fldChar w:fldCharType="separate"/>
      </w:r>
      <w:bookmarkStart w:id="1752" w:name="_Toc522668500"/>
      <w:bookmarkStart w:id="1753" w:name="_Toc10198466"/>
      <w:r w:rsidRPr="003A06D0">
        <w:rPr>
          <w:rStyle w:val="Hyperlink"/>
          <w:lang w:val="en-GB"/>
        </w:rPr>
        <w:t>Boolean Model</w:t>
      </w:r>
      <w:bookmarkEnd w:id="1746"/>
      <w:bookmarkEnd w:id="1752"/>
      <w:bookmarkEnd w:id="1753"/>
      <w:r w:rsidRPr="003A06D0">
        <w:rPr>
          <w:lang w:val="en-GB"/>
        </w:rPr>
        <w:fldChar w:fldCharType="end"/>
      </w:r>
    </w:p>
    <w:p w14:paraId="27370B9D" w14:textId="77777777" w:rsidR="00BF4F83" w:rsidRPr="003A06D0" w:rsidRDefault="00BF4F83" w:rsidP="00BF4F83">
      <w:pPr>
        <w:rPr>
          <w:lang w:val="en-GB"/>
        </w:rPr>
      </w:pPr>
      <w:r w:rsidRPr="003A06D0">
        <w:rPr>
          <w:lang w:val="en-GB"/>
        </w:rPr>
        <w:t>The boolean data type is used to specify a true or false</w:t>
      </w:r>
    </w:p>
    <w:bookmarkStart w:id="1754" w:name="sec_IntegerModel"/>
    <w:bookmarkStart w:id="1755" w:name="_Toc516358006"/>
    <w:bookmarkEnd w:id="1754"/>
    <w:p w14:paraId="05C541E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"sec_IntegerModel" </w:instrText>
      </w:r>
      <w:r w:rsidRPr="003A06D0">
        <w:rPr>
          <w:lang w:val="en-GB"/>
        </w:rPr>
        <w:fldChar w:fldCharType="separate"/>
      </w:r>
      <w:bookmarkStart w:id="1756" w:name="_Toc522668501"/>
      <w:bookmarkStart w:id="1757" w:name="_Toc10198467"/>
      <w:r w:rsidRPr="003A06D0">
        <w:rPr>
          <w:rStyle w:val="Hyperlink"/>
          <w:lang w:val="en-GB"/>
        </w:rPr>
        <w:t>Integer Model</w:t>
      </w:r>
      <w:bookmarkEnd w:id="1755"/>
      <w:bookmarkEnd w:id="1756"/>
      <w:bookmarkEnd w:id="1757"/>
      <w:r w:rsidRPr="003A06D0">
        <w:rPr>
          <w:lang w:val="en-GB"/>
        </w:rPr>
        <w:fldChar w:fldCharType="end"/>
      </w:r>
    </w:p>
    <w:p w14:paraId="7B7E19C6" w14:textId="77777777" w:rsidR="00BF4F83" w:rsidRPr="003A06D0" w:rsidRDefault="00BF4F83" w:rsidP="00BF4F83">
      <w:pPr>
        <w:rPr>
          <w:lang w:val="en-GB"/>
        </w:rPr>
      </w:pPr>
      <w:r w:rsidRPr="003A06D0">
        <w:rPr>
          <w:lang w:val="en-GB"/>
        </w:rPr>
        <w:t>The integer data type is used to specify a numeric value without a fractional component.</w:t>
      </w:r>
    </w:p>
    <w:bookmarkStart w:id="1758" w:name="sec_StringModel"/>
    <w:bookmarkStart w:id="1759" w:name="_Toc516358007"/>
    <w:bookmarkEnd w:id="1758"/>
    <w:p w14:paraId="2FAFBF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"sec_StringModel" </w:instrText>
      </w:r>
      <w:r w:rsidRPr="003A06D0">
        <w:rPr>
          <w:lang w:val="en-GB"/>
        </w:rPr>
        <w:fldChar w:fldCharType="separate"/>
      </w:r>
      <w:bookmarkStart w:id="1760" w:name="_Toc522668502"/>
      <w:bookmarkStart w:id="1761" w:name="_Toc10198468"/>
      <w:r w:rsidRPr="003A06D0">
        <w:rPr>
          <w:rStyle w:val="Hyperlink"/>
          <w:lang w:val="en-GB"/>
        </w:rPr>
        <w:t>String Model</w:t>
      </w:r>
      <w:bookmarkEnd w:id="1759"/>
      <w:bookmarkEnd w:id="1760"/>
      <w:bookmarkEnd w:id="1761"/>
      <w:r w:rsidRPr="003A06D0">
        <w:rPr>
          <w:lang w:val="en-GB"/>
        </w:rPr>
        <w:fldChar w:fldCharType="end"/>
      </w:r>
    </w:p>
    <w:p w14:paraId="0451C9F3" w14:textId="77777777" w:rsidR="00BF4F83" w:rsidRPr="003A06D0" w:rsidRDefault="00BF4F83" w:rsidP="00BF4F83">
      <w:pPr>
        <w:rPr>
          <w:lang w:val="en-GB"/>
        </w:rPr>
      </w:pPr>
      <w:r w:rsidRPr="003A06D0">
        <w:rPr>
          <w:lang w:val="en-GB"/>
        </w:rPr>
        <w:t>The string data type can represent characters, line feeds, carriage returns, and tab characters.</w:t>
      </w:r>
    </w:p>
    <w:bookmarkStart w:id="1762" w:name="sec_BinaryDataModel"/>
    <w:bookmarkStart w:id="1763" w:name="_Toc516358008"/>
    <w:bookmarkEnd w:id="1762"/>
    <w:p w14:paraId="50BD1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"sec_BinaryDataModel" </w:instrText>
      </w:r>
      <w:r w:rsidRPr="003A06D0">
        <w:rPr>
          <w:lang w:val="en-GB"/>
        </w:rPr>
        <w:fldChar w:fldCharType="separate"/>
      </w:r>
      <w:bookmarkStart w:id="1764" w:name="_Toc522668503"/>
      <w:bookmarkStart w:id="1765" w:name="_Toc10198469"/>
      <w:r w:rsidRPr="003A06D0">
        <w:rPr>
          <w:rStyle w:val="Hyperlink"/>
          <w:lang w:val="en-GB"/>
        </w:rPr>
        <w:t>Binary Data Model</w:t>
      </w:r>
      <w:bookmarkEnd w:id="1763"/>
      <w:bookmarkEnd w:id="1764"/>
      <w:bookmarkEnd w:id="1765"/>
      <w:r w:rsidRPr="003A06D0">
        <w:rPr>
          <w:lang w:val="en-GB"/>
        </w:rPr>
        <w:fldChar w:fldCharType="end"/>
      </w:r>
    </w:p>
    <w:p w14:paraId="003C16B3" w14:textId="77777777" w:rsidR="00BF4F83" w:rsidRPr="003A06D0" w:rsidRDefault="00BF4F83" w:rsidP="00BF4F83">
      <w:pPr>
        <w:rPr>
          <w:lang w:val="en-GB"/>
        </w:rPr>
      </w:pPr>
      <w:r w:rsidRPr="003A06D0">
        <w:rPr>
          <w:lang w:val="en-GB"/>
        </w:rPr>
        <w:t>The base64Binary type holds Base64-encoded binary data</w:t>
      </w:r>
    </w:p>
    <w:bookmarkStart w:id="1766" w:name="sec_URIModel"/>
    <w:bookmarkStart w:id="1767" w:name="_Toc516358009"/>
    <w:bookmarkEnd w:id="1766"/>
    <w:p w14:paraId="1C3F778B"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"sec_URIModel" </w:instrText>
      </w:r>
      <w:r w:rsidRPr="003A06D0">
        <w:rPr>
          <w:lang w:val="en-GB"/>
        </w:rPr>
        <w:fldChar w:fldCharType="separate"/>
      </w:r>
      <w:bookmarkStart w:id="1768" w:name="_Toc522668504"/>
      <w:bookmarkStart w:id="1769" w:name="_Toc10198470"/>
      <w:r w:rsidRPr="003A06D0">
        <w:rPr>
          <w:rStyle w:val="Hyperlink"/>
          <w:lang w:val="en-GB"/>
        </w:rPr>
        <w:t>URI Model</w:t>
      </w:r>
      <w:bookmarkEnd w:id="1767"/>
      <w:bookmarkEnd w:id="1768"/>
      <w:bookmarkEnd w:id="1769"/>
      <w:r w:rsidRPr="003A06D0">
        <w:rPr>
          <w:lang w:val="en-GB"/>
        </w:rPr>
        <w:fldChar w:fldCharType="end"/>
      </w:r>
    </w:p>
    <w:p w14:paraId="49D9D0E9" w14:textId="77777777" w:rsidR="00BF4F83" w:rsidRPr="003A06D0" w:rsidRDefault="00BF4F83" w:rsidP="00BF4F83">
      <w:pPr>
        <w:rPr>
          <w:lang w:val="en-GB"/>
        </w:rPr>
      </w:pPr>
      <w:r w:rsidRPr="003A06D0">
        <w:rPr>
          <w:lang w:val="en-GB"/>
        </w:rPr>
        <w:t>Uniform Resource Identifier (URI) is a string of characters used to identify a resource</w:t>
      </w:r>
    </w:p>
    <w:bookmarkStart w:id="1770" w:name="sec_UniqueIdentifierModel"/>
    <w:bookmarkStart w:id="1771" w:name="_Toc516358010"/>
    <w:bookmarkEnd w:id="1770"/>
    <w:p w14:paraId="44305276"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"sec_UniqueIdentifierModel" </w:instrText>
      </w:r>
      <w:r w:rsidRPr="003A06D0">
        <w:rPr>
          <w:lang w:val="en-GB"/>
        </w:rPr>
        <w:fldChar w:fldCharType="separate"/>
      </w:r>
      <w:bookmarkStart w:id="1772" w:name="_Toc522668505"/>
      <w:bookmarkStart w:id="1773" w:name="_Toc10198471"/>
      <w:r w:rsidRPr="003A06D0">
        <w:rPr>
          <w:rStyle w:val="Hyperlink"/>
          <w:lang w:val="en-GB"/>
        </w:rPr>
        <w:t>Unique Identifier Model</w:t>
      </w:r>
      <w:bookmarkEnd w:id="1771"/>
      <w:bookmarkEnd w:id="1772"/>
      <w:bookmarkEnd w:id="1773"/>
      <w:r w:rsidRPr="003A06D0">
        <w:rPr>
          <w:lang w:val="en-GB"/>
        </w:rPr>
        <w:fldChar w:fldCharType="end"/>
      </w:r>
    </w:p>
    <w:p w14:paraId="0CD84E37" w14:textId="77777777" w:rsidR="00BF4F83" w:rsidRPr="003A06D0" w:rsidRDefault="00BF4F83" w:rsidP="00BF4F83">
      <w:pPr>
        <w:rPr>
          <w:lang w:val="en-GB"/>
        </w:rPr>
      </w:pPr>
      <w:r w:rsidRPr="003A06D0">
        <w:rPr>
          <w:lang w:val="en-GB"/>
        </w:rPr>
        <w:t>A unique identifier is a numeric or alphanumeric string that is associated with a single entity within a given system.</w:t>
      </w:r>
    </w:p>
    <w:bookmarkStart w:id="1774" w:name="sec_DateAndTimeModel"/>
    <w:bookmarkStart w:id="1775" w:name="_Toc516358011"/>
    <w:bookmarkEnd w:id="1740"/>
    <w:bookmarkEnd w:id="1747"/>
    <w:bookmarkEnd w:id="1748"/>
    <w:bookmarkEnd w:id="1749"/>
    <w:bookmarkEnd w:id="1750"/>
    <w:bookmarkEnd w:id="1751"/>
    <w:bookmarkEnd w:id="1774"/>
    <w:p w14:paraId="613D432F"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"sec_DateAndTimeModel" </w:instrText>
      </w:r>
      <w:r w:rsidRPr="003A06D0">
        <w:rPr>
          <w:lang w:val="en-GB"/>
        </w:rPr>
        <w:fldChar w:fldCharType="separate"/>
      </w:r>
      <w:bookmarkStart w:id="1776" w:name="_Toc522668506"/>
      <w:bookmarkStart w:id="1777" w:name="_Toc10198472"/>
      <w:r w:rsidRPr="003A06D0">
        <w:rPr>
          <w:rStyle w:val="Hyperlink"/>
          <w:lang w:val="en-GB"/>
        </w:rPr>
        <w:t>Date and Time Model</w:t>
      </w:r>
      <w:bookmarkEnd w:id="1775"/>
      <w:bookmarkEnd w:id="1776"/>
      <w:bookmarkEnd w:id="1777"/>
      <w:r w:rsidRPr="003A06D0">
        <w:rPr>
          <w:lang w:val="en-GB"/>
        </w:rPr>
        <w:fldChar w:fldCharType="end"/>
      </w:r>
    </w:p>
    <w:p w14:paraId="06474C8D" w14:textId="77777777" w:rsidR="00BF4F83" w:rsidRPr="003A06D0" w:rsidRDefault="00BF4F83" w:rsidP="00BF4F83">
      <w:pPr>
        <w:rPr>
          <w:rFonts w:ascii="MS Mincho" w:eastAsia="MS Mincho" w:hAnsi="MS Mincho" w:cs="MS Mincho"/>
          <w:b/>
          <w:bCs/>
          <w:lang w:val="en-GB"/>
        </w:rPr>
      </w:pPr>
      <w:r w:rsidRPr="003A06D0">
        <w:rPr>
          <w:lang w:val="en-GB"/>
        </w:rPr>
        <w:t>The specific concept of date and time used in this document is defined in this section and noted in subsequent usage as</w:t>
      </w:r>
      <w:bookmarkStart w:id="1778" w:name="DateTime"/>
      <w:bookmarkEnd w:id="1778"/>
      <w:r w:rsidRPr="003A06D0">
        <w:rPr>
          <w:rFonts w:ascii="MS Mincho" w:eastAsia="MS Mincho" w:hAnsi="MS Mincho" w:cs="MS Mincho"/>
          <w:b/>
          <w:bCs/>
          <w:lang w:val="en-GB"/>
        </w:rPr>
        <w:t>:</w:t>
      </w:r>
    </w:p>
    <w:p w14:paraId="785074F7" w14:textId="77777777" w:rsidR="00BF4F83" w:rsidRPr="003A06D0" w:rsidRDefault="00BF4F83" w:rsidP="00BF4F83">
      <w:pPr>
        <w:pStyle w:val="Definitionterm"/>
        <w:ind w:firstLine="720"/>
        <w:rPr>
          <w:lang w:val="en-GB"/>
        </w:rPr>
      </w:pPr>
      <w:r w:rsidRPr="003A06D0">
        <w:rPr>
          <w:lang w:val="en-GB"/>
        </w:rPr>
        <w:t>DateTime</w:t>
      </w:r>
    </w:p>
    <w:p w14:paraId="41A42D54"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All date time values inside a DSS document MUST adhere to the ISO 8601 [</w:t>
      </w:r>
      <w:hyperlink w:anchor="refISO8601" w:history="1">
        <w:r w:rsidRPr="003A06D0">
          <w:rPr>
            <w:rStyle w:val="Hyperlink"/>
            <w:lang w:val="en-GB"/>
          </w:rPr>
          <w:t>ISO8601</w:t>
        </w:r>
      </w:hyperlink>
      <w:r w:rsidRPr="003A06D0">
        <w:rPr>
          <w:lang w:val="en-GB"/>
        </w:rPr>
        <w:t>] basic or extended Format (as given there in section 4.3.2 “Complete representations” and with the addition of decimal fractions for seconds, similar to ibid. section 4.2.2.4 “Representations with decimal fraction” but with the full stop (.) being the preferred separator for DSS). » [</w:t>
      </w:r>
      <w:bookmarkStart w:id="1779" w:name="confDateTimeFormat"/>
      <w:r w:rsidRPr="003A06D0">
        <w:rPr>
          <w:color w:val="FF0000"/>
          <w:lang w:val="en-GB"/>
        </w:rPr>
        <w:t>DSS-3.7-1</w:t>
      </w:r>
      <w:bookmarkEnd w:id="1779"/>
      <w:r w:rsidRPr="003A06D0">
        <w:rPr>
          <w:lang w:val="en-GB"/>
        </w:rPr>
        <w:t xml:space="preserve">]. </w:t>
      </w:r>
    </w:p>
    <w:bookmarkStart w:id="1780" w:name="sec_LangModel"/>
    <w:bookmarkStart w:id="1781" w:name="_Toc516358012"/>
    <w:bookmarkEnd w:id="1780"/>
    <w:p w14:paraId="526BC442"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"sec_LangModel" </w:instrText>
      </w:r>
      <w:r w:rsidRPr="003A06D0">
        <w:rPr>
          <w:lang w:val="en-GB"/>
        </w:rPr>
        <w:fldChar w:fldCharType="separate"/>
      </w:r>
      <w:bookmarkStart w:id="1782" w:name="_Toc522668507"/>
      <w:bookmarkStart w:id="1783" w:name="_Toc10198473"/>
      <w:r w:rsidRPr="003A06D0">
        <w:rPr>
          <w:rStyle w:val="Hyperlink"/>
          <w:lang w:val="en-GB"/>
        </w:rPr>
        <w:t>Lang Model</w:t>
      </w:r>
      <w:bookmarkEnd w:id="1781"/>
      <w:bookmarkEnd w:id="1782"/>
      <w:bookmarkEnd w:id="1783"/>
      <w:r w:rsidRPr="003A06D0">
        <w:rPr>
          <w:lang w:val="en-GB"/>
        </w:rPr>
        <w:fldChar w:fldCharType="end"/>
      </w:r>
    </w:p>
    <w:p w14:paraId="0B550287" w14:textId="77777777" w:rsidR="00BF4F83" w:rsidRPr="003A06D0" w:rsidRDefault="00BF4F83" w:rsidP="00BF4F83">
      <w:pPr>
        <w:rPr>
          <w:rFonts w:ascii="MS Mincho" w:eastAsia="MS Mincho" w:hAnsi="MS Mincho" w:cs="MS Mincho"/>
          <w:b/>
          <w:bCs/>
          <w:lang w:val="en-GB"/>
        </w:rPr>
      </w:pPr>
      <w:r w:rsidRPr="003A06D0">
        <w:rPr>
          <w:lang w:val="en-GB"/>
        </w:rPr>
        <w:t>The specific concept of language used in this document is defined in this section and noted in subsequent usage as</w:t>
      </w:r>
      <w:bookmarkStart w:id="1784" w:name="Language"/>
      <w:bookmarkEnd w:id="1784"/>
      <w:r w:rsidRPr="003A06D0">
        <w:rPr>
          <w:rFonts w:ascii="MS Mincho" w:eastAsia="MS Mincho" w:hAnsi="MS Mincho" w:cs="MS Mincho"/>
          <w:b/>
          <w:bCs/>
          <w:lang w:val="en-GB"/>
        </w:rPr>
        <w:t>:</w:t>
      </w:r>
    </w:p>
    <w:p w14:paraId="574EB3C2" w14:textId="77777777" w:rsidR="00BF4F83" w:rsidRPr="003A06D0" w:rsidRDefault="00BF4F83" w:rsidP="00BF4F83">
      <w:pPr>
        <w:pStyle w:val="Definitionterm"/>
        <w:ind w:firstLine="720"/>
        <w:rPr>
          <w:lang w:val="en-GB"/>
        </w:rPr>
      </w:pPr>
      <w:r w:rsidRPr="003A06D0">
        <w:rPr>
          <w:lang w:val="en-GB"/>
        </w:rPr>
        <w:t>Language</w:t>
      </w:r>
    </w:p>
    <w:p w14:paraId="0152F498"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All language values inside a DSS document MUST adhere to the ISO 639-1 </w:t>
      </w:r>
      <w:hyperlink w:anchor="refISO639_1" w:history="1">
        <w:r w:rsidRPr="003A06D0">
          <w:rPr>
            <w:rStyle w:val="Hyperlink"/>
            <w:lang w:val="en-GB"/>
          </w:rPr>
          <w:t>[ISO639-1]</w:t>
        </w:r>
      </w:hyperlink>
      <w:r w:rsidRPr="003A06D0">
        <w:rPr>
          <w:lang w:val="en-GB"/>
        </w:rPr>
        <w:t xml:space="preserve"> format (as given there in section 4 “Two-letter language code”. » [</w:t>
      </w:r>
      <w:r w:rsidRPr="003A06D0">
        <w:rPr>
          <w:color w:val="FF0000"/>
          <w:lang w:val="en-GB"/>
        </w:rPr>
        <w:t>DSS-3.8-1</w:t>
      </w:r>
      <w:r w:rsidRPr="003A06D0">
        <w:rPr>
          <w:lang w:val="en-GB"/>
        </w:rPr>
        <w:t xml:space="preserve">]. </w:t>
      </w:r>
    </w:p>
    <w:p w14:paraId="6FC15D85" w14:textId="77777777" w:rsidR="00A71F46" w:rsidRDefault="00A71F46" w:rsidP="00A71F46">
      <w:pPr>
        <w:pStyle w:val="berschrift1"/>
        <w:numPr>
          <w:ilvl w:val="0"/>
          <w:numId w:val="3"/>
        </w:numPr>
        <w:rPr>
          <w:ins w:id="1785" w:author="Andreas Kuehne" w:date="2019-05-31T12:40:00Z"/>
        </w:rPr>
      </w:pPr>
      <w:ins w:id="1786" w:author="Andreas Kuehne" w:date="2019-05-31T12:40:00Z">
        <w:r>
          <w:lastRenderedPageBreak/>
          <w:t>Data Structure Models</w:t>
        </w:r>
      </w:ins>
    </w:p>
    <w:p w14:paraId="682DA11D" w14:textId="77777777" w:rsidR="00A71F46" w:rsidRDefault="00A71F46" w:rsidP="00A71F46">
      <w:pPr>
        <w:pStyle w:val="berschrift2"/>
        <w:numPr>
          <w:ilvl w:val="1"/>
          <w:numId w:val="3"/>
        </w:numPr>
        <w:rPr>
          <w:ins w:id="1787" w:author="Andreas Kuehne" w:date="2019-05-31T12:40:00Z"/>
        </w:rPr>
      </w:pPr>
      <w:ins w:id="1788" w:author="Andreas Kuehne" w:date="2019-05-31T12:40:00Z">
        <w:r>
          <w:t>Data Structure Models defined in this document</w:t>
        </w:r>
      </w:ins>
    </w:p>
    <w:p w14:paraId="398AC1A8" w14:textId="77777777" w:rsidR="00A71F46" w:rsidRPr="5404FA76" w:rsidRDefault="00A71F46" w:rsidP="00A71F46">
      <w:pPr>
        <w:rPr>
          <w:ins w:id="1789" w:author="Andreas Kuehne" w:date="2019-05-31T12:40:00Z"/>
        </w:rPr>
      </w:pPr>
      <w:ins w:id="1790" w:author="Andreas Kuehne" w:date="2019-05-31T12:40:00Z">
        <w:r w:rsidRPr="0CCF9147">
          <w:t>The XML elements of this section are defined in the XML namespace '</w:t>
        </w:r>
        <w:r w:rsidRPr="002062A5">
          <w:rPr>
            <w:rFonts w:ascii="Courier New" w:eastAsia="Courier New" w:hAnsi="Courier New" w:cs="Courier New"/>
          </w:rPr>
          <w:t>http://docs.oasis-open.org/dss-x/ns/nsList</w:t>
        </w:r>
        <w:r w:rsidRPr="005A6FFD">
          <w:t>'.</w:t>
        </w:r>
      </w:ins>
    </w:p>
    <w:p w14:paraId="1B3427FE" w14:textId="77777777" w:rsidR="00A71F46" w:rsidRDefault="00A71F46" w:rsidP="00A71F46">
      <w:pPr>
        <w:rPr>
          <w:ins w:id="1791" w:author="Andreas Kuehne" w:date="2019-05-31T12:40:00Z"/>
        </w:rPr>
      </w:pPr>
      <w:customXmlInsRangeStart w:id="1792" w:author="Andreas Kuehne" w:date="2019-05-31T12:40:00Z"/>
      <w:sdt>
        <w:sdtPr>
          <w:tag w:val="http://docs.oasis-open.org/dss-x/ns/nsList.-explain"/>
          <w:id w:val="-506752469"/>
          <w:showingPlcHdr/>
        </w:sdtPr>
        <w:sdtContent>
          <w:customXmlInsRangeEnd w:id="1792"/>
          <w:ins w:id="1793" w:author="Andreas Kuehne" w:date="2019-05-31T12:40:00Z">
            <w:r>
              <w:rPr>
                <w:color w:val="19D131"/>
              </w:rPr>
              <w:t>[namespace http://docs.oasis-open.org/dss-x/ns/nsList explanation]</w:t>
            </w:r>
          </w:ins>
          <w:customXmlInsRangeStart w:id="1794" w:author="Andreas Kuehne" w:date="2019-05-31T12:40:00Z"/>
        </w:sdtContent>
      </w:sdt>
      <w:customXmlInsRangeEnd w:id="1794"/>
    </w:p>
    <w:p w14:paraId="3AEF0C92" w14:textId="77777777" w:rsidR="00A71F46" w:rsidRDefault="00A71F46" w:rsidP="00A71F46">
      <w:pPr>
        <w:pStyle w:val="berschrift3"/>
        <w:numPr>
          <w:ilvl w:val="2"/>
          <w:numId w:val="3"/>
        </w:numPr>
        <w:rPr>
          <w:ins w:id="1795" w:author="Andreas Kuehne" w:date="2019-05-31T12:40:00Z"/>
        </w:rPr>
      </w:pPr>
      <w:bookmarkStart w:id="1796" w:name="_RefCompF8551B33"/>
      <w:ins w:id="1797" w:author="Andreas Kuehne" w:date="2019-05-31T12:40:00Z">
        <w:r>
          <w:t>Component NsPrefixMapping</w:t>
        </w:r>
        <w:bookmarkEnd w:id="1796"/>
      </w:ins>
    </w:p>
    <w:p w14:paraId="7FC219F2" w14:textId="77777777" w:rsidR="00A71F46" w:rsidRDefault="00A71F46" w:rsidP="00A71F46">
      <w:pPr>
        <w:rPr>
          <w:ins w:id="1798" w:author="Andreas Kuehne" w:date="2019-05-31T12:40:00Z"/>
        </w:rPr>
      </w:pPr>
      <w:customXmlInsRangeStart w:id="1799" w:author="Andreas Kuehne" w:date="2019-05-31T12:40:00Z"/>
      <w:sdt>
        <w:sdtPr>
          <w:tag w:val="nsl-NsPrefixMappingType.-normative"/>
          <w:id w:val="-917328714"/>
        </w:sdtPr>
        <w:sdtContent>
          <w:customXmlInsRangeEnd w:id="1799"/>
          <w:ins w:id="1800" w:author="Andreas Kuehne" w:date="2019-05-31T12:40:00Z">
            <w:r w:rsidRPr="003A06D0">
              <w:t xml:space="preserve">The </w:t>
            </w:r>
            <w:r w:rsidRPr="003A06D0">
              <w:rPr>
                <w:rFonts w:ascii="Courier New" w:eastAsia="Courier New" w:hAnsi="Courier New" w:cs="Courier New"/>
                <w:lang w:val="en-GB"/>
              </w:rPr>
              <w:t>NsPrefixMapping</w:t>
            </w:r>
            <w:r w:rsidRPr="003A06D0">
              <w:t xml:space="preserve"> component defines the mapping of namespace URIs to namespace prefixes. This is required to evaluate XPath expression when using transport syntaxes that don’t support namespace. </w:t>
            </w:r>
          </w:ins>
          <w:customXmlInsRangeStart w:id="1801" w:author="Andreas Kuehne" w:date="2019-05-31T12:40:00Z"/>
        </w:sdtContent>
      </w:sdt>
      <w:customXmlInsRangeEnd w:id="1801"/>
    </w:p>
    <w:p w14:paraId="546A621B" w14:textId="77777777" w:rsidR="00A71F46" w:rsidRDefault="00A71F46" w:rsidP="00A71F46">
      <w:pPr>
        <w:rPr>
          <w:ins w:id="1802" w:author="Andreas Kuehne" w:date="2019-05-31T12:40:00Z"/>
        </w:rPr>
      </w:pPr>
      <w:ins w:id="1803" w:author="Andreas Kuehne" w:date="2019-05-31T12:40:00Z">
        <w:r>
          <w:t>Below follows a list of the sub-components that constitute this component:</w:t>
        </w:r>
      </w:ins>
    </w:p>
    <w:p w14:paraId="10429621" w14:textId="77777777" w:rsidR="00A71F46" w:rsidRDefault="00A71F46" w:rsidP="00A71F46">
      <w:pPr>
        <w:pStyle w:val="Member"/>
        <w:rPr>
          <w:ins w:id="1804" w:author="Andreas Kuehne" w:date="2019-05-31T12:40:00Z"/>
        </w:rPr>
      </w:pPr>
      <w:ins w:id="1805" w:author="Andreas Kuehne" w:date="2019-05-31T12:40:00Z">
        <w:r>
          <w:t xml:space="preserve">The </w:t>
        </w:r>
        <w:r w:rsidRPr="35C1378D">
          <w:rPr>
            <w:rStyle w:val="Datatype"/>
          </w:rPr>
          <w:t>NamespaceURI</w:t>
        </w:r>
        <w:r>
          <w:t xml:space="preserve"> element MUST contain one instance of a URI. </w:t>
        </w:r>
      </w:ins>
      <w:customXmlInsRangeStart w:id="1806" w:author="Andreas Kuehne" w:date="2019-05-31T12:40:00Z"/>
      <w:sdt>
        <w:sdtPr>
          <w:alias w:val="nsl-NsPrefixMappingType.uri"/>
          <w:tag w:val="nsl-NsPrefixMappingType.NamespaceURI"/>
          <w:id w:val="317694782"/>
          <w:showingPlcHdr/>
        </w:sdtPr>
        <w:sdtContent>
          <w:customXmlInsRangeEnd w:id="1806"/>
          <w:ins w:id="1807" w:author="Andreas Kuehne" w:date="2019-05-31T12:40:00Z">
            <w:r>
              <w:rPr>
                <w:color w:val="19D131"/>
              </w:rPr>
              <w:t>[sub component NamespaceURI details]</w:t>
            </w:r>
          </w:ins>
          <w:customXmlInsRangeStart w:id="1808" w:author="Andreas Kuehne" w:date="2019-05-31T12:40:00Z"/>
        </w:sdtContent>
      </w:sdt>
      <w:customXmlInsRangeEnd w:id="1808"/>
    </w:p>
    <w:p w14:paraId="65862E2D" w14:textId="77777777" w:rsidR="00A71F46" w:rsidRDefault="00A71F46" w:rsidP="00A71F46">
      <w:pPr>
        <w:pStyle w:val="Member"/>
        <w:rPr>
          <w:ins w:id="1809" w:author="Andreas Kuehne" w:date="2019-05-31T12:40:00Z"/>
        </w:rPr>
      </w:pPr>
      <w:ins w:id="1810" w:author="Andreas Kuehne" w:date="2019-05-31T12:40:00Z">
        <w:r>
          <w:t xml:space="preserve">The </w:t>
        </w:r>
        <w:r w:rsidRPr="35C1378D">
          <w:rPr>
            <w:rStyle w:val="Datatype"/>
          </w:rPr>
          <w:t>NamespacePrefix</w:t>
        </w:r>
        <w:r>
          <w:t xml:space="preserve"> element MUST contain one instance of a string. </w:t>
        </w:r>
      </w:ins>
      <w:customXmlInsRangeStart w:id="1811" w:author="Andreas Kuehne" w:date="2019-05-31T12:40:00Z"/>
      <w:sdt>
        <w:sdtPr>
          <w:alias w:val="nsl-NsPrefixMappingType.pre"/>
          <w:tag w:val="nsl-NsPrefixMappingType.NamespacePrefix"/>
          <w:id w:val="-686757009"/>
          <w:showingPlcHdr/>
        </w:sdtPr>
        <w:sdtContent>
          <w:customXmlInsRangeEnd w:id="1811"/>
          <w:ins w:id="1812" w:author="Andreas Kuehne" w:date="2019-05-31T12:40:00Z">
            <w:r>
              <w:rPr>
                <w:color w:val="19D131"/>
              </w:rPr>
              <w:t>[sub component NamespacePrefix details]</w:t>
            </w:r>
          </w:ins>
          <w:customXmlInsRangeStart w:id="1813" w:author="Andreas Kuehne" w:date="2019-05-31T12:40:00Z"/>
        </w:sdtContent>
      </w:sdt>
      <w:customXmlInsRangeEnd w:id="1813"/>
    </w:p>
    <w:p w14:paraId="67A66B68" w14:textId="77777777" w:rsidR="00A71F46" w:rsidRDefault="00A71F46" w:rsidP="00A71F46">
      <w:pPr>
        <w:pStyle w:val="Non-normativeCommentHeading"/>
        <w:rPr>
          <w:ins w:id="1814" w:author="Andreas Kuehne" w:date="2019-05-31T12:40:00Z"/>
        </w:rPr>
      </w:pPr>
      <w:ins w:id="1815" w:author="Andreas Kuehne" w:date="2019-05-31T12:40:00Z">
        <w:r>
          <w:t>Non-normative Comment:</w:t>
        </w:r>
      </w:ins>
    </w:p>
    <w:p w14:paraId="767366AB" w14:textId="77777777" w:rsidR="00A71F46" w:rsidRDefault="00A71F46" w:rsidP="00A71F46">
      <w:pPr>
        <w:pStyle w:val="Non-normativeComment"/>
        <w:rPr>
          <w:ins w:id="1816" w:author="Andreas Kuehne" w:date="2019-05-31T12:40:00Z"/>
        </w:rPr>
      </w:pPr>
      <w:customXmlInsRangeStart w:id="1817" w:author="Andreas Kuehne" w:date="2019-05-31T12:40:00Z"/>
      <w:sdt>
        <w:sdtPr>
          <w:tag w:val="nsl-NsPrefixMappingType.-nonNormative"/>
          <w:id w:val="1607230535"/>
          <w:showingPlcHdr/>
        </w:sdtPr>
        <w:sdtContent>
          <w:customXmlInsRangeEnd w:id="1817"/>
          <w:ins w:id="1818" w:author="Andreas Kuehne" w:date="2019-05-31T12:40:00Z">
            <w:r>
              <w:rPr>
                <w:color w:val="19D131"/>
              </w:rPr>
              <w:t>[component NsPrefixMapping non normative details]</w:t>
            </w:r>
          </w:ins>
          <w:customXmlInsRangeStart w:id="1819" w:author="Andreas Kuehne" w:date="2019-05-31T12:40:00Z"/>
        </w:sdtContent>
      </w:sdt>
      <w:customXmlInsRangeEnd w:id="1819"/>
    </w:p>
    <w:p w14:paraId="4436B1EC" w14:textId="77777777" w:rsidR="00A71F46" w:rsidRDefault="00A71F46" w:rsidP="00A71F46">
      <w:pPr>
        <w:pStyle w:val="berschrift4"/>
        <w:numPr>
          <w:ilvl w:val="3"/>
          <w:numId w:val="3"/>
        </w:numPr>
        <w:rPr>
          <w:ins w:id="1820" w:author="Andreas Kuehne" w:date="2019-05-31T12:40:00Z"/>
        </w:rPr>
      </w:pPr>
      <w:ins w:id="1821" w:author="Andreas Kuehne" w:date="2019-05-31T12:40:00Z">
        <w:r>
          <w:t>NsPrefixMapping – JSON Syntax</w:t>
        </w:r>
      </w:ins>
    </w:p>
    <w:p w14:paraId="015471B2" w14:textId="77777777" w:rsidR="00A71F46" w:rsidRPr="0248A3D1" w:rsidRDefault="00A71F46" w:rsidP="00A71F46">
      <w:pPr>
        <w:rPr>
          <w:ins w:id="1822" w:author="Andreas Kuehne" w:date="2019-05-31T12:40:00Z"/>
        </w:rPr>
      </w:pPr>
      <w:ins w:id="1823"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NsPrefixMapping</w:t>
        </w:r>
        <w:r>
          <w:t xml:space="preserve"> component.</w:t>
        </w:r>
      </w:ins>
    </w:p>
    <w:p w14:paraId="1F9A6DAB" w14:textId="77777777" w:rsidR="00A71F46" w:rsidRPr="C2430093" w:rsidRDefault="00A71F46" w:rsidP="00A71F46">
      <w:pPr>
        <w:spacing w:line="259" w:lineRule="auto"/>
        <w:rPr>
          <w:ins w:id="1824" w:author="Andreas Kuehne" w:date="2019-05-31T12:40:00Z"/>
          <w:rFonts w:eastAsia="Arial" w:cs="Arial"/>
          <w:sz w:val="22"/>
          <w:szCs w:val="22"/>
        </w:rPr>
      </w:pPr>
      <w:ins w:id="182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NsPrefixMapping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36F5DDA" w14:textId="77777777" w:rsidTr="00A71F46">
        <w:trPr>
          <w:cnfStyle w:val="100000000000" w:firstRow="1" w:lastRow="0" w:firstColumn="0" w:lastColumn="0" w:oddVBand="0" w:evenVBand="0" w:oddHBand="0" w:evenHBand="0" w:firstRowFirstColumn="0" w:firstRowLastColumn="0" w:lastRowFirstColumn="0" w:lastRowLastColumn="0"/>
          <w:ins w:id="18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6DEEDA" w14:textId="77777777" w:rsidR="00A71F46" w:rsidRDefault="00A71F46" w:rsidP="00A71F46">
            <w:pPr>
              <w:pStyle w:val="Beschriftung"/>
              <w:rPr>
                <w:ins w:id="1827" w:author="Andreas Kuehne" w:date="2019-05-31T12:40:00Z"/>
              </w:rPr>
            </w:pPr>
            <w:ins w:id="1828" w:author="Andreas Kuehne" w:date="2019-05-31T12:40:00Z">
              <w:r>
                <w:t>Element</w:t>
              </w:r>
            </w:ins>
          </w:p>
        </w:tc>
        <w:tc>
          <w:tcPr>
            <w:tcW w:w="4675" w:type="dxa"/>
          </w:tcPr>
          <w:p w14:paraId="4E70C2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29" w:author="Andreas Kuehne" w:date="2019-05-31T12:40:00Z"/>
              </w:rPr>
            </w:pPr>
            <w:ins w:id="1830" w:author="Andreas Kuehne" w:date="2019-05-31T12:40:00Z">
              <w:r>
                <w:t>Implementing JSON member name</w:t>
              </w:r>
            </w:ins>
          </w:p>
        </w:tc>
        <w:tc>
          <w:tcPr>
            <w:tcW w:w="4675" w:type="dxa"/>
          </w:tcPr>
          <w:p w14:paraId="56F0EAD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31" w:author="Andreas Kuehne" w:date="2019-05-31T12:40:00Z"/>
              </w:rPr>
            </w:pPr>
            <w:ins w:id="1832" w:author="Andreas Kuehne" w:date="2019-05-31T12:40:00Z">
              <w:r>
                <w:t>Comments</w:t>
              </w:r>
            </w:ins>
          </w:p>
        </w:tc>
      </w:tr>
      <w:tr w:rsidR="00A71F46" w14:paraId="3D178CD9" w14:textId="77777777" w:rsidTr="00A71F46">
        <w:trPr>
          <w:ins w:id="18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70632B" w14:textId="77777777" w:rsidR="00A71F46" w:rsidRPr="002062A5" w:rsidRDefault="00A71F46" w:rsidP="00A71F46">
            <w:pPr>
              <w:pStyle w:val="Beschriftung"/>
              <w:rPr>
                <w:ins w:id="1834" w:author="Andreas Kuehne" w:date="2019-05-31T12:40:00Z"/>
                <w:rStyle w:val="Datatype"/>
                <w:b w:val="0"/>
                <w:bCs w:val="0"/>
              </w:rPr>
            </w:pPr>
            <w:ins w:id="1835" w:author="Andreas Kuehne" w:date="2019-05-31T12:40:00Z">
              <w:r w:rsidRPr="002062A5">
                <w:rPr>
                  <w:rStyle w:val="Datatype"/>
                </w:rPr>
                <w:t>NamespaceURI</w:t>
              </w:r>
            </w:ins>
          </w:p>
        </w:tc>
        <w:tc>
          <w:tcPr>
            <w:tcW w:w="4675" w:type="dxa"/>
          </w:tcPr>
          <w:p w14:paraId="7C991C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36" w:author="Andreas Kuehne" w:date="2019-05-31T12:40:00Z"/>
                <w:rStyle w:val="Datatype"/>
              </w:rPr>
            </w:pPr>
            <w:ins w:id="1837" w:author="Andreas Kuehne" w:date="2019-05-31T12:40:00Z">
              <w:r w:rsidRPr="002062A5">
                <w:rPr>
                  <w:rStyle w:val="Datatype"/>
                </w:rPr>
                <w:t>uri</w:t>
              </w:r>
            </w:ins>
          </w:p>
        </w:tc>
        <w:tc>
          <w:tcPr>
            <w:tcW w:w="4675" w:type="dxa"/>
          </w:tcPr>
          <w:p w14:paraId="18E8FBF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1838" w:author="Andreas Kuehne" w:date="2019-05-31T12:40:00Z"/>
              </w:rPr>
            </w:pPr>
            <w:customXmlInsRangeStart w:id="1839" w:author="Andreas Kuehne" w:date="2019-05-31T12:40:00Z"/>
            <w:sdt>
              <w:sdtPr>
                <w:alias w:val="nsl-NsPrefixMappingType.uri"/>
                <w:tag w:val="nsl-NsPrefixMappingType.-jsonComment.NamespaceURI"/>
                <w:id w:val="1372958946"/>
                <w:showingPlcHdr/>
              </w:sdtPr>
              <w:sdtContent>
                <w:customXmlInsRangeEnd w:id="1839"/>
                <w:ins w:id="1840" w:author="Andreas Kuehne" w:date="2019-05-31T12:40:00Z">
                  <w:r>
                    <w:rPr>
                      <w:color w:val="19D131"/>
                    </w:rPr>
                    <w:t>[]</w:t>
                  </w:r>
                </w:ins>
                <w:customXmlInsRangeStart w:id="1841" w:author="Andreas Kuehne" w:date="2019-05-31T12:40:00Z"/>
              </w:sdtContent>
            </w:sdt>
            <w:customXmlInsRangeEnd w:id="1841"/>
          </w:p>
        </w:tc>
      </w:tr>
      <w:tr w:rsidR="00A71F46" w14:paraId="2514979E" w14:textId="77777777" w:rsidTr="00A71F46">
        <w:trPr>
          <w:ins w:id="18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83314E" w14:textId="77777777" w:rsidR="00A71F46" w:rsidRPr="002062A5" w:rsidRDefault="00A71F46" w:rsidP="00A71F46">
            <w:pPr>
              <w:pStyle w:val="Beschriftung"/>
              <w:rPr>
                <w:ins w:id="1843" w:author="Andreas Kuehne" w:date="2019-05-31T12:40:00Z"/>
                <w:rStyle w:val="Datatype"/>
                <w:b w:val="0"/>
                <w:bCs w:val="0"/>
              </w:rPr>
            </w:pPr>
            <w:ins w:id="1844" w:author="Andreas Kuehne" w:date="2019-05-31T12:40:00Z">
              <w:r w:rsidRPr="002062A5">
                <w:rPr>
                  <w:rStyle w:val="Datatype"/>
                </w:rPr>
                <w:t>NamespacePrefix</w:t>
              </w:r>
            </w:ins>
          </w:p>
        </w:tc>
        <w:tc>
          <w:tcPr>
            <w:tcW w:w="4675" w:type="dxa"/>
          </w:tcPr>
          <w:p w14:paraId="03075A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45" w:author="Andreas Kuehne" w:date="2019-05-31T12:40:00Z"/>
                <w:rStyle w:val="Datatype"/>
              </w:rPr>
            </w:pPr>
            <w:ins w:id="1846" w:author="Andreas Kuehne" w:date="2019-05-31T12:40:00Z">
              <w:r w:rsidRPr="002062A5">
                <w:rPr>
                  <w:rStyle w:val="Datatype"/>
                </w:rPr>
                <w:t>pre</w:t>
              </w:r>
            </w:ins>
          </w:p>
        </w:tc>
        <w:tc>
          <w:tcPr>
            <w:tcW w:w="4675" w:type="dxa"/>
          </w:tcPr>
          <w:p w14:paraId="4C20E59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1847" w:author="Andreas Kuehne" w:date="2019-05-31T12:40:00Z"/>
              </w:rPr>
            </w:pPr>
            <w:customXmlInsRangeStart w:id="1848" w:author="Andreas Kuehne" w:date="2019-05-31T12:40:00Z"/>
            <w:sdt>
              <w:sdtPr>
                <w:alias w:val="nsl-NsPrefixMappingType.pre"/>
                <w:tag w:val="nsl-NsPrefixMappingType.-jsonComment.NamespacePrefix"/>
                <w:id w:val="566696617"/>
                <w:showingPlcHdr/>
              </w:sdtPr>
              <w:sdtContent>
                <w:customXmlInsRangeEnd w:id="1848"/>
                <w:ins w:id="1849" w:author="Andreas Kuehne" w:date="2019-05-31T12:40:00Z">
                  <w:r>
                    <w:rPr>
                      <w:color w:val="19D131"/>
                    </w:rPr>
                    <w:t>[]</w:t>
                  </w:r>
                </w:ins>
                <w:customXmlInsRangeStart w:id="1850" w:author="Andreas Kuehne" w:date="2019-05-31T12:40:00Z"/>
              </w:sdtContent>
            </w:sdt>
            <w:customXmlInsRangeEnd w:id="1850"/>
          </w:p>
        </w:tc>
      </w:tr>
    </w:tbl>
    <w:p w14:paraId="22095700" w14:textId="77777777" w:rsidR="00A71F46" w:rsidRPr="0202B381" w:rsidRDefault="00A71F46" w:rsidP="00A71F46">
      <w:pPr>
        <w:rPr>
          <w:ins w:id="1851" w:author="Andreas Kuehne" w:date="2019-05-31T12:40:00Z"/>
        </w:rPr>
      </w:pPr>
      <w:ins w:id="1852"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B5B633B" w14:textId="77777777" w:rsidR="00A71F46" w:rsidRDefault="00A71F46" w:rsidP="00A71F46">
      <w:pPr>
        <w:pStyle w:val="Code"/>
        <w:spacing w:line="259" w:lineRule="auto"/>
        <w:rPr>
          <w:ins w:id="1853" w:author="Andreas Kuehne" w:date="2019-05-31T12:40:00Z"/>
        </w:rPr>
      </w:pPr>
      <w:ins w:id="1854" w:author="Andreas Kuehne" w:date="2019-05-31T12:40:00Z">
        <w:r>
          <w:rPr>
            <w:color w:val="31849B" w:themeColor="accent5" w:themeShade="BF"/>
          </w:rPr>
          <w:t>"nsl-NsPrefixMappingType"</w:t>
        </w:r>
        <w:r>
          <w:t>: {</w:t>
        </w:r>
      </w:ins>
    </w:p>
    <w:p w14:paraId="5BFAAC2B" w14:textId="77777777" w:rsidR="00A71F46" w:rsidRDefault="00A71F46" w:rsidP="00A71F46">
      <w:pPr>
        <w:pStyle w:val="Code"/>
        <w:spacing w:line="259" w:lineRule="auto"/>
        <w:rPr>
          <w:ins w:id="1855" w:author="Andreas Kuehne" w:date="2019-05-31T12:40:00Z"/>
        </w:rPr>
      </w:pPr>
      <w:ins w:id="1856" w:author="Andreas Kuehne" w:date="2019-05-31T12:40:00Z">
        <w:r>
          <w:rPr>
            <w:color w:val="31849B" w:themeColor="accent5" w:themeShade="BF"/>
          </w:rPr>
          <w:t xml:space="preserve">  "type"</w:t>
        </w:r>
        <w:r>
          <w:t xml:space="preserve">: </w:t>
        </w:r>
        <w:r>
          <w:rPr>
            <w:color w:val="244061" w:themeColor="accent1" w:themeShade="80"/>
          </w:rPr>
          <w:t>"object",</w:t>
        </w:r>
      </w:ins>
    </w:p>
    <w:p w14:paraId="3AABD061" w14:textId="77777777" w:rsidR="00A71F46" w:rsidRDefault="00A71F46" w:rsidP="00A71F46">
      <w:pPr>
        <w:pStyle w:val="Code"/>
        <w:spacing w:line="259" w:lineRule="auto"/>
        <w:rPr>
          <w:ins w:id="1857" w:author="Andreas Kuehne" w:date="2019-05-31T12:40:00Z"/>
        </w:rPr>
      </w:pPr>
      <w:ins w:id="1858" w:author="Andreas Kuehne" w:date="2019-05-31T12:40:00Z">
        <w:r>
          <w:rPr>
            <w:color w:val="31849B" w:themeColor="accent5" w:themeShade="BF"/>
          </w:rPr>
          <w:t xml:space="preserve">  "properties"</w:t>
        </w:r>
        <w:r>
          <w:t>: {</w:t>
        </w:r>
      </w:ins>
    </w:p>
    <w:p w14:paraId="6C65DC26" w14:textId="77777777" w:rsidR="00A71F46" w:rsidRDefault="00A71F46" w:rsidP="00A71F46">
      <w:pPr>
        <w:pStyle w:val="Code"/>
        <w:spacing w:line="259" w:lineRule="auto"/>
        <w:rPr>
          <w:ins w:id="1859" w:author="Andreas Kuehne" w:date="2019-05-31T12:40:00Z"/>
        </w:rPr>
      </w:pPr>
      <w:ins w:id="1860" w:author="Andreas Kuehne" w:date="2019-05-31T12:40:00Z">
        <w:r>
          <w:rPr>
            <w:color w:val="31849B" w:themeColor="accent5" w:themeShade="BF"/>
          </w:rPr>
          <w:t xml:space="preserve">    "uri"</w:t>
        </w:r>
        <w:r>
          <w:t>: {</w:t>
        </w:r>
      </w:ins>
    </w:p>
    <w:p w14:paraId="1ABB7F84" w14:textId="77777777" w:rsidR="00A71F46" w:rsidRDefault="00A71F46" w:rsidP="00A71F46">
      <w:pPr>
        <w:pStyle w:val="Code"/>
        <w:spacing w:line="259" w:lineRule="auto"/>
        <w:rPr>
          <w:ins w:id="1861" w:author="Andreas Kuehne" w:date="2019-05-31T12:40:00Z"/>
        </w:rPr>
      </w:pPr>
      <w:ins w:id="1862" w:author="Andreas Kuehne" w:date="2019-05-31T12:40:00Z">
        <w:r>
          <w:rPr>
            <w:color w:val="31849B" w:themeColor="accent5" w:themeShade="BF"/>
          </w:rPr>
          <w:t xml:space="preserve">      "type"</w:t>
        </w:r>
        <w:r>
          <w:t xml:space="preserve">: </w:t>
        </w:r>
        <w:r>
          <w:rPr>
            <w:color w:val="244061" w:themeColor="accent1" w:themeShade="80"/>
          </w:rPr>
          <w:t>"string"</w:t>
        </w:r>
      </w:ins>
    </w:p>
    <w:p w14:paraId="26179909" w14:textId="77777777" w:rsidR="00A71F46" w:rsidRDefault="00A71F46" w:rsidP="00A71F46">
      <w:pPr>
        <w:pStyle w:val="Code"/>
        <w:spacing w:line="259" w:lineRule="auto"/>
        <w:rPr>
          <w:ins w:id="1863" w:author="Andreas Kuehne" w:date="2019-05-31T12:40:00Z"/>
        </w:rPr>
      </w:pPr>
      <w:ins w:id="1864" w:author="Andreas Kuehne" w:date="2019-05-31T12:40:00Z">
        <w:r>
          <w:t xml:space="preserve">    },</w:t>
        </w:r>
      </w:ins>
    </w:p>
    <w:p w14:paraId="7256BCF1" w14:textId="77777777" w:rsidR="00A71F46" w:rsidRDefault="00A71F46" w:rsidP="00A71F46">
      <w:pPr>
        <w:pStyle w:val="Code"/>
        <w:spacing w:line="259" w:lineRule="auto"/>
        <w:rPr>
          <w:ins w:id="1865" w:author="Andreas Kuehne" w:date="2019-05-31T12:40:00Z"/>
        </w:rPr>
      </w:pPr>
      <w:ins w:id="1866" w:author="Andreas Kuehne" w:date="2019-05-31T12:40:00Z">
        <w:r>
          <w:rPr>
            <w:color w:val="31849B" w:themeColor="accent5" w:themeShade="BF"/>
          </w:rPr>
          <w:t xml:space="preserve">    "pre"</w:t>
        </w:r>
        <w:r>
          <w:t>: {</w:t>
        </w:r>
      </w:ins>
    </w:p>
    <w:p w14:paraId="049B5F1E" w14:textId="77777777" w:rsidR="00A71F46" w:rsidRDefault="00A71F46" w:rsidP="00A71F46">
      <w:pPr>
        <w:pStyle w:val="Code"/>
        <w:spacing w:line="259" w:lineRule="auto"/>
        <w:rPr>
          <w:ins w:id="1867" w:author="Andreas Kuehne" w:date="2019-05-31T12:40:00Z"/>
        </w:rPr>
      </w:pPr>
      <w:ins w:id="1868" w:author="Andreas Kuehne" w:date="2019-05-31T12:40:00Z">
        <w:r>
          <w:rPr>
            <w:color w:val="31849B" w:themeColor="accent5" w:themeShade="BF"/>
          </w:rPr>
          <w:t xml:space="preserve">      "type"</w:t>
        </w:r>
        <w:r>
          <w:t xml:space="preserve">: </w:t>
        </w:r>
        <w:r>
          <w:rPr>
            <w:color w:val="244061" w:themeColor="accent1" w:themeShade="80"/>
          </w:rPr>
          <w:t>"string"</w:t>
        </w:r>
      </w:ins>
    </w:p>
    <w:p w14:paraId="579CB539" w14:textId="77777777" w:rsidR="00A71F46" w:rsidRDefault="00A71F46" w:rsidP="00A71F46">
      <w:pPr>
        <w:pStyle w:val="Code"/>
        <w:spacing w:line="259" w:lineRule="auto"/>
        <w:rPr>
          <w:ins w:id="1869" w:author="Andreas Kuehne" w:date="2019-05-31T12:40:00Z"/>
        </w:rPr>
      </w:pPr>
      <w:ins w:id="1870" w:author="Andreas Kuehne" w:date="2019-05-31T12:40:00Z">
        <w:r>
          <w:t xml:space="preserve">    }</w:t>
        </w:r>
      </w:ins>
    </w:p>
    <w:p w14:paraId="31E135CF" w14:textId="77777777" w:rsidR="00A71F46" w:rsidRDefault="00A71F46" w:rsidP="00A71F46">
      <w:pPr>
        <w:pStyle w:val="Code"/>
        <w:spacing w:line="259" w:lineRule="auto"/>
        <w:rPr>
          <w:ins w:id="1871" w:author="Andreas Kuehne" w:date="2019-05-31T12:40:00Z"/>
        </w:rPr>
      </w:pPr>
      <w:ins w:id="1872" w:author="Andreas Kuehne" w:date="2019-05-31T12:40:00Z">
        <w:r>
          <w:t xml:space="preserve">  },</w:t>
        </w:r>
      </w:ins>
    </w:p>
    <w:p w14:paraId="27DA0178" w14:textId="77777777" w:rsidR="00A71F46" w:rsidRDefault="00A71F46" w:rsidP="00A71F46">
      <w:pPr>
        <w:pStyle w:val="Code"/>
        <w:spacing w:line="259" w:lineRule="auto"/>
        <w:rPr>
          <w:ins w:id="1873" w:author="Andreas Kuehne" w:date="2019-05-31T12:40:00Z"/>
        </w:rPr>
      </w:pPr>
      <w:ins w:id="1874" w:author="Andreas Kuehne" w:date="2019-05-31T12:40:00Z">
        <w:r>
          <w:rPr>
            <w:color w:val="31849B" w:themeColor="accent5" w:themeShade="BF"/>
          </w:rPr>
          <w:t xml:space="preserve">  "required"</w:t>
        </w:r>
        <w:r>
          <w:t>: [</w:t>
        </w:r>
        <w:r>
          <w:rPr>
            <w:color w:val="244061" w:themeColor="accent1" w:themeShade="80"/>
          </w:rPr>
          <w:t>"uri", "pre"</w:t>
        </w:r>
        <w:r>
          <w:t>]</w:t>
        </w:r>
      </w:ins>
    </w:p>
    <w:p w14:paraId="71772611" w14:textId="77777777" w:rsidR="00A71F46" w:rsidRDefault="00A71F46" w:rsidP="00A71F46">
      <w:pPr>
        <w:pStyle w:val="Code"/>
        <w:spacing w:line="259" w:lineRule="auto"/>
        <w:rPr>
          <w:ins w:id="1875" w:author="Andreas Kuehne" w:date="2019-05-31T12:40:00Z"/>
        </w:rPr>
      </w:pPr>
      <w:ins w:id="1876" w:author="Andreas Kuehne" w:date="2019-05-31T12:40:00Z">
        <w:r>
          <w:t>}</w:t>
        </w:r>
      </w:ins>
    </w:p>
    <w:p w14:paraId="02FC5357" w14:textId="77777777" w:rsidR="00A71F46" w:rsidRDefault="00A71F46" w:rsidP="00A71F46">
      <w:pPr>
        <w:rPr>
          <w:ins w:id="1877" w:author="Andreas Kuehne" w:date="2019-05-31T12:40:00Z"/>
        </w:rPr>
      </w:pPr>
      <w:customXmlInsRangeStart w:id="1878" w:author="Andreas Kuehne" w:date="2019-05-31T12:40:00Z"/>
      <w:sdt>
        <w:sdtPr>
          <w:tag w:val="nsl-NsPrefixMappingType.-jsonSchema"/>
          <w:id w:val="251636285"/>
          <w:showingPlcHdr/>
        </w:sdtPr>
        <w:sdtContent>
          <w:customXmlInsRangeEnd w:id="1878"/>
          <w:ins w:id="1879" w:author="Andreas Kuehne" w:date="2019-05-31T12:40:00Z">
            <w:r>
              <w:rPr>
                <w:color w:val="19D131"/>
              </w:rPr>
              <w:t>[component NsPrefixMapping JSON schema details]</w:t>
            </w:r>
          </w:ins>
          <w:customXmlInsRangeStart w:id="1880" w:author="Andreas Kuehne" w:date="2019-05-31T12:40:00Z"/>
        </w:sdtContent>
      </w:sdt>
      <w:customXmlInsRangeEnd w:id="1880"/>
    </w:p>
    <w:p w14:paraId="2515D925" w14:textId="77777777" w:rsidR="00A71F46" w:rsidRDefault="00A71F46" w:rsidP="00A71F46">
      <w:pPr>
        <w:pStyle w:val="berschrift4"/>
        <w:numPr>
          <w:ilvl w:val="3"/>
          <w:numId w:val="3"/>
        </w:numPr>
        <w:rPr>
          <w:ins w:id="1881" w:author="Andreas Kuehne" w:date="2019-05-31T12:40:00Z"/>
        </w:rPr>
      </w:pPr>
      <w:ins w:id="1882" w:author="Andreas Kuehne" w:date="2019-05-31T12:40:00Z">
        <w:r>
          <w:lastRenderedPageBreak/>
          <w:t>NsPrefixMapping – XML Syntax</w:t>
        </w:r>
      </w:ins>
    </w:p>
    <w:p w14:paraId="52381E2F" w14:textId="77777777" w:rsidR="00A71F46" w:rsidRPr="5404FA76" w:rsidRDefault="00A71F46" w:rsidP="00A71F46">
      <w:pPr>
        <w:rPr>
          <w:ins w:id="1883" w:author="Andreas Kuehne" w:date="2019-05-31T12:40:00Z"/>
        </w:rPr>
      </w:pPr>
      <w:ins w:id="1884" w:author="Andreas Kuehne" w:date="2019-05-31T12:40:00Z">
        <w:r w:rsidRPr="0CCF9147">
          <w:t xml:space="preserve">The XML type </w:t>
        </w:r>
        <w:r w:rsidRPr="002062A5">
          <w:rPr>
            <w:rFonts w:ascii="Courier New" w:eastAsia="Courier New" w:hAnsi="Courier New" w:cs="Courier New"/>
          </w:rPr>
          <w:t>NsPrefixMappingType</w:t>
        </w:r>
        <w:r w:rsidRPr="0CCF9147">
          <w:t xml:space="preserve"> SHALL implement the requirements defined in the </w:t>
        </w:r>
        <w:r w:rsidRPr="002062A5">
          <w:rPr>
            <w:rFonts w:ascii="Courier New" w:eastAsia="Courier New" w:hAnsi="Courier New" w:cs="Courier New"/>
          </w:rPr>
          <w:t>NsPrefixMapping</w:t>
        </w:r>
        <w:r>
          <w:t xml:space="preserve"> </w:t>
        </w:r>
        <w:r w:rsidRPr="005A6FFD">
          <w:t>component.</w:t>
        </w:r>
      </w:ins>
    </w:p>
    <w:p w14:paraId="4DEAD554" w14:textId="77777777" w:rsidR="00A71F46" w:rsidRDefault="00A71F46" w:rsidP="00A71F46">
      <w:pPr>
        <w:rPr>
          <w:ins w:id="1885" w:author="Andreas Kuehne" w:date="2019-05-31T12:40:00Z"/>
        </w:rPr>
      </w:pPr>
      <w:ins w:id="1886" w:author="Andreas Kuehne" w:date="2019-05-31T12:40:00Z">
        <w:r w:rsidRPr="005A6FFD">
          <w:rPr>
            <w:rFonts w:eastAsia="Arial"/>
          </w:rPr>
          <w:t xml:space="preserve">The </w:t>
        </w:r>
        <w:r w:rsidRPr="002062A5">
          <w:rPr>
            <w:rFonts w:ascii="Courier New" w:eastAsia="Courier New" w:hAnsi="Courier New" w:cs="Courier New"/>
          </w:rPr>
          <w:t>NsPrefixMappingType</w:t>
        </w:r>
        <w:r w:rsidRPr="005A6FFD">
          <w:rPr>
            <w:rFonts w:eastAsia="Arial"/>
          </w:rPr>
          <w:t xml:space="preserve"> XML element is defined in XML Schema [</w:t>
        </w:r>
        <w:r>
          <w:rPr>
            <w:rStyle w:val="Hyperlink"/>
          </w:rPr>
          <w:fldChar w:fldCharType="begin"/>
        </w:r>
        <w:r>
          <w:rPr>
            <w:rStyle w:val="Hyperlink"/>
          </w:rPr>
          <w:instrText xml:space="preserve"> HYPERLINK \l "refNSLXSD" </w:instrText>
        </w:r>
        <w:r>
          <w:rPr>
            <w:rStyle w:val="Hyperlink"/>
          </w:rPr>
          <w:fldChar w:fldCharType="separate"/>
        </w:r>
        <w:r w:rsidRPr="006174B3">
          <w:rPr>
            <w:rStyle w:val="Hyperlink"/>
          </w:rPr>
          <w:t>NSLXSD</w:t>
        </w:r>
        <w:r>
          <w:rPr>
            <w:rStyle w:val="Hyperlink"/>
          </w:rPr>
          <w:fldChar w:fldCharType="end"/>
        </w:r>
        <w:r w:rsidRPr="005A6FFD">
          <w:rPr>
            <w:rFonts w:eastAsia="Arial"/>
          </w:rPr>
          <w:t>], and is copied below for information.</w:t>
        </w:r>
      </w:ins>
    </w:p>
    <w:p w14:paraId="4506D2B4" w14:textId="77777777" w:rsidR="00A71F46" w:rsidRDefault="00A71F46" w:rsidP="00A71F46">
      <w:pPr>
        <w:pStyle w:val="Code"/>
        <w:rPr>
          <w:ins w:id="1887" w:author="Andreas Kuehne" w:date="2019-05-31T12:40:00Z"/>
        </w:rPr>
      </w:pPr>
      <w:ins w:id="188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NsPrefixMappingType</w:t>
        </w:r>
        <w:r>
          <w:rPr>
            <w:color w:val="943634" w:themeColor="accent2" w:themeShade="BF"/>
          </w:rPr>
          <w:t>"</w:t>
        </w:r>
        <w:r>
          <w:rPr>
            <w:color w:val="31849B" w:themeColor="accent5" w:themeShade="BF"/>
          </w:rPr>
          <w:t>&gt;</w:t>
        </w:r>
      </w:ins>
    </w:p>
    <w:p w14:paraId="31CE1F67" w14:textId="77777777" w:rsidR="00A71F46" w:rsidRDefault="00A71F46" w:rsidP="00A71F46">
      <w:pPr>
        <w:pStyle w:val="Code"/>
        <w:rPr>
          <w:ins w:id="1889" w:author="Andreas Kuehne" w:date="2019-05-31T12:40:00Z"/>
        </w:rPr>
      </w:pPr>
      <w:ins w:id="1890" w:author="Andreas Kuehne" w:date="2019-05-31T12:40:00Z">
        <w:r>
          <w:rPr>
            <w:color w:val="31849B" w:themeColor="accent5" w:themeShade="BF"/>
          </w:rPr>
          <w:t xml:space="preserve">  &lt;xs:sequence&gt;</w:t>
        </w:r>
      </w:ins>
    </w:p>
    <w:p w14:paraId="4B978E5B" w14:textId="77777777" w:rsidR="00A71F46" w:rsidRDefault="00A71F46" w:rsidP="00A71F46">
      <w:pPr>
        <w:pStyle w:val="Code"/>
        <w:rPr>
          <w:ins w:id="1891" w:author="Andreas Kuehne" w:date="2019-05-31T12:40:00Z"/>
        </w:rPr>
      </w:pPr>
      <w:ins w:id="189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NamespaceURI</w:t>
        </w:r>
        <w:r>
          <w:rPr>
            <w:color w:val="943634" w:themeColor="accent2" w:themeShade="BF"/>
          </w:rPr>
          <w:t>" type="</w:t>
        </w:r>
        <w:r>
          <w:rPr>
            <w:color w:val="244061" w:themeColor="accent1" w:themeShade="80"/>
          </w:rPr>
          <w:t>xs:anyURI</w:t>
        </w:r>
        <w:r>
          <w:rPr>
            <w:color w:val="943634" w:themeColor="accent2" w:themeShade="BF"/>
          </w:rPr>
          <w:t>"</w:t>
        </w:r>
        <w:r>
          <w:rPr>
            <w:color w:val="31849B" w:themeColor="accent5" w:themeShade="BF"/>
          </w:rPr>
          <w:t>/&gt;</w:t>
        </w:r>
      </w:ins>
    </w:p>
    <w:p w14:paraId="103D0E08" w14:textId="77777777" w:rsidR="00A71F46" w:rsidRDefault="00A71F46" w:rsidP="00A71F46">
      <w:pPr>
        <w:pStyle w:val="Code"/>
        <w:rPr>
          <w:ins w:id="1893" w:author="Andreas Kuehne" w:date="2019-05-31T12:40:00Z"/>
        </w:rPr>
      </w:pPr>
      <w:ins w:id="189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NamespacePrefix</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14FFBA3" w14:textId="77777777" w:rsidR="00A71F46" w:rsidRDefault="00A71F46" w:rsidP="00A71F46">
      <w:pPr>
        <w:pStyle w:val="Code"/>
        <w:rPr>
          <w:ins w:id="1895" w:author="Andreas Kuehne" w:date="2019-05-31T12:40:00Z"/>
        </w:rPr>
      </w:pPr>
      <w:ins w:id="1896" w:author="Andreas Kuehne" w:date="2019-05-31T12:40:00Z">
        <w:r>
          <w:rPr>
            <w:color w:val="31849B" w:themeColor="accent5" w:themeShade="BF"/>
          </w:rPr>
          <w:t xml:space="preserve">  &lt;/xs:sequence&gt;</w:t>
        </w:r>
      </w:ins>
    </w:p>
    <w:p w14:paraId="44754E91" w14:textId="77777777" w:rsidR="00A71F46" w:rsidRDefault="00A71F46" w:rsidP="00A71F46">
      <w:pPr>
        <w:pStyle w:val="Code"/>
        <w:rPr>
          <w:ins w:id="1897" w:author="Andreas Kuehne" w:date="2019-05-31T12:40:00Z"/>
        </w:rPr>
      </w:pPr>
      <w:ins w:id="1898" w:author="Andreas Kuehne" w:date="2019-05-31T12:40:00Z">
        <w:r>
          <w:rPr>
            <w:color w:val="31849B" w:themeColor="accent5" w:themeShade="BF"/>
          </w:rPr>
          <w:t>&lt;/xs:complexType&gt;</w:t>
        </w:r>
      </w:ins>
    </w:p>
    <w:p w14:paraId="6353ECE9" w14:textId="77777777" w:rsidR="00A71F46" w:rsidRDefault="00A71F46" w:rsidP="00A71F46">
      <w:pPr>
        <w:spacing w:line="259" w:lineRule="auto"/>
        <w:rPr>
          <w:ins w:id="1899" w:author="Andreas Kuehne" w:date="2019-05-31T12:40:00Z"/>
        </w:rPr>
      </w:pPr>
      <w:ins w:id="1900" w:author="Andreas Kuehne" w:date="2019-05-31T12:40:00Z">
        <w:r>
          <w:t>Each child element of</w:t>
        </w:r>
        <w:r w:rsidRPr="71C71F8C">
          <w:t xml:space="preserve"> </w:t>
        </w:r>
        <w:r w:rsidRPr="002062A5">
          <w:rPr>
            <w:rFonts w:ascii="Courier New" w:eastAsia="Courier New" w:hAnsi="Courier New" w:cs="Courier New"/>
          </w:rPr>
          <w:t>NsPrefixMappingType</w:t>
        </w:r>
        <w:r w:rsidRPr="71C71F8C">
          <w:t xml:space="preserve"> </w:t>
        </w:r>
        <w:r>
          <w:t xml:space="preserve">XML element SHALL implement in XML syntax the sub-component that has a name equal to its local name. </w:t>
        </w:r>
      </w:ins>
      <w:customXmlInsRangeStart w:id="1901" w:author="Andreas Kuehne" w:date="2019-05-31T12:40:00Z"/>
      <w:sdt>
        <w:sdtPr>
          <w:tag w:val="nsl-NsPrefixMappingType.-xmlSchema"/>
          <w:id w:val="1458755456"/>
          <w:showingPlcHdr/>
        </w:sdtPr>
        <w:sdtContent>
          <w:customXmlInsRangeEnd w:id="1901"/>
          <w:ins w:id="1902" w:author="Andreas Kuehne" w:date="2019-05-31T12:40:00Z">
            <w:r>
              <w:rPr>
                <w:color w:val="19D131"/>
              </w:rPr>
              <w:t>[component NsPrefixMapping XML schema details]</w:t>
            </w:r>
          </w:ins>
          <w:customXmlInsRangeStart w:id="1903" w:author="Andreas Kuehne" w:date="2019-05-31T12:40:00Z"/>
        </w:sdtContent>
      </w:sdt>
      <w:customXmlInsRangeEnd w:id="1903"/>
    </w:p>
    <w:p w14:paraId="25B4977D" w14:textId="77777777" w:rsidR="00A71F46" w:rsidRDefault="00A71F46" w:rsidP="00A71F46">
      <w:pPr>
        <w:pStyle w:val="berschrift2"/>
        <w:numPr>
          <w:ilvl w:val="1"/>
          <w:numId w:val="3"/>
        </w:numPr>
        <w:rPr>
          <w:ins w:id="1904" w:author="Andreas Kuehne" w:date="2019-05-31T12:40:00Z"/>
        </w:rPr>
      </w:pPr>
      <w:ins w:id="1905" w:author="Andreas Kuehne" w:date="2019-05-31T12:40:00Z">
        <w:r>
          <w:t>Data Structure Models defined in this document</w:t>
        </w:r>
      </w:ins>
    </w:p>
    <w:p w14:paraId="1C245F05" w14:textId="77777777" w:rsidR="00A71F46" w:rsidRPr="5404FA76" w:rsidRDefault="00A71F46" w:rsidP="00A71F46">
      <w:pPr>
        <w:rPr>
          <w:ins w:id="1906" w:author="Andreas Kuehne" w:date="2019-05-31T12:40:00Z"/>
        </w:rPr>
      </w:pPr>
      <w:ins w:id="1907" w:author="Andreas Kuehne" w:date="2019-05-31T12:40:00Z">
        <w:r w:rsidRPr="0CCF9147">
          <w:t>The XML elements of this section are defined in the XML namespace '</w:t>
        </w:r>
        <w:r w:rsidRPr="002062A5">
          <w:rPr>
            <w:rFonts w:ascii="Courier New" w:eastAsia="Courier New" w:hAnsi="Courier New" w:cs="Courier New"/>
          </w:rPr>
          <w:t>http://docs.oasis-open.org/dss-x/ns/base</w:t>
        </w:r>
        <w:r w:rsidRPr="005A6FFD">
          <w:t>'.</w:t>
        </w:r>
      </w:ins>
    </w:p>
    <w:p w14:paraId="3A5DF6AB" w14:textId="77777777" w:rsidR="00A71F46" w:rsidRDefault="00A71F46" w:rsidP="00A71F46">
      <w:pPr>
        <w:rPr>
          <w:ins w:id="1908" w:author="Andreas Kuehne" w:date="2019-05-31T12:40:00Z"/>
        </w:rPr>
      </w:pPr>
      <w:customXmlInsRangeStart w:id="1909" w:author="Andreas Kuehne" w:date="2019-05-31T12:40:00Z"/>
      <w:sdt>
        <w:sdtPr>
          <w:tag w:val="http://docs.oasis-open.org/dss-x/ns/base.-explain"/>
          <w:id w:val="-1554689020"/>
          <w:showingPlcHdr/>
        </w:sdtPr>
        <w:sdtContent>
          <w:customXmlInsRangeEnd w:id="1909"/>
          <w:ins w:id="1910" w:author="Andreas Kuehne" w:date="2019-05-31T12:40:00Z">
            <w:r>
              <w:rPr>
                <w:color w:val="19D131"/>
              </w:rPr>
              <w:t>[namespace http://docs.oasis-open.org/dss-x/ns/base explanation]</w:t>
            </w:r>
          </w:ins>
          <w:customXmlInsRangeStart w:id="1911" w:author="Andreas Kuehne" w:date="2019-05-31T12:40:00Z"/>
        </w:sdtContent>
      </w:sdt>
      <w:customXmlInsRangeEnd w:id="1911"/>
    </w:p>
    <w:p w14:paraId="41CCCC46" w14:textId="77777777" w:rsidR="00A71F46" w:rsidRDefault="00A71F46" w:rsidP="00A71F46">
      <w:pPr>
        <w:pStyle w:val="berschrift3"/>
        <w:numPr>
          <w:ilvl w:val="2"/>
          <w:numId w:val="3"/>
        </w:numPr>
        <w:rPr>
          <w:ins w:id="1912" w:author="Andreas Kuehne" w:date="2019-05-31T12:40:00Z"/>
        </w:rPr>
      </w:pPr>
      <w:ins w:id="1913" w:author="Andreas Kuehne" w:date="2019-05-31T12:40:00Z">
        <w:r>
          <w:t>Component InternationalString</w:t>
        </w:r>
      </w:ins>
    </w:p>
    <w:p w14:paraId="68C55E36" w14:textId="77777777" w:rsidR="00A71F46" w:rsidRDefault="00A71F46" w:rsidP="00A71F46">
      <w:pPr>
        <w:rPr>
          <w:ins w:id="1914" w:author="Andreas Kuehne" w:date="2019-05-31T12:40:00Z"/>
        </w:rPr>
      </w:pPr>
      <w:customXmlInsRangeStart w:id="1915" w:author="Andreas Kuehne" w:date="2019-05-31T12:40:00Z"/>
      <w:sdt>
        <w:sdtPr>
          <w:tag w:val="dsb-InternationalStringType.-normative"/>
          <w:id w:val="1985196869"/>
        </w:sdtPr>
        <w:sdtContent>
          <w:customXmlInsRangeEnd w:id="1915"/>
          <w:ins w:id="1916" w:author="Andreas Kuehne" w:date="2019-05-31T12:40:00Z">
            <w:r w:rsidRPr="003A06D0">
              <w:rPr>
                <w:color w:val="19D131"/>
                <w:szCs w:val="20"/>
                <w:lang w:val="en-GB"/>
              </w:rPr>
              <w:t>This element attaches an element to a human-readable string to specify the string’s language.</w:t>
            </w:r>
          </w:ins>
          <w:customXmlInsRangeStart w:id="1917" w:author="Andreas Kuehne" w:date="2019-05-31T12:40:00Z"/>
        </w:sdtContent>
      </w:sdt>
      <w:customXmlInsRangeEnd w:id="1917"/>
    </w:p>
    <w:p w14:paraId="76BC3413" w14:textId="77777777" w:rsidR="00A71F46" w:rsidRDefault="00A71F46" w:rsidP="00A71F46">
      <w:pPr>
        <w:rPr>
          <w:ins w:id="1918" w:author="Andreas Kuehne" w:date="2019-05-31T12:40:00Z"/>
        </w:rPr>
      </w:pPr>
      <w:ins w:id="1919" w:author="Andreas Kuehne" w:date="2019-05-31T12:40:00Z">
        <w:r>
          <w:t>Below follows a list of the sub-components that constitute this component:</w:t>
        </w:r>
      </w:ins>
    </w:p>
    <w:p w14:paraId="2D26C3C6" w14:textId="77777777" w:rsidR="00A71F46" w:rsidRDefault="00A71F46" w:rsidP="00A71F46">
      <w:pPr>
        <w:pStyle w:val="Member"/>
        <w:rPr>
          <w:ins w:id="1920" w:author="Andreas Kuehne" w:date="2019-05-31T12:40:00Z"/>
        </w:rPr>
      </w:pPr>
      <w:ins w:id="1921" w:author="Andreas Kuehne" w:date="2019-05-31T12:40:00Z">
        <w:r>
          <w:t xml:space="preserve">The </w:t>
        </w:r>
        <w:r w:rsidRPr="35C1378D">
          <w:rPr>
            <w:rStyle w:val="Datatype"/>
          </w:rPr>
          <w:t>value</w:t>
        </w:r>
        <w:r>
          <w:t xml:space="preserve"> element MUST contain one instance of a string. </w:t>
        </w:r>
      </w:ins>
      <w:customXmlInsRangeStart w:id="1922" w:author="Andreas Kuehne" w:date="2019-05-31T12:40:00Z"/>
      <w:sdt>
        <w:sdtPr>
          <w:tag w:val="dsb-InternationalStringType.value"/>
          <w:id w:val="-987932922"/>
        </w:sdtPr>
        <w:sdtContent>
          <w:customXmlInsRangeEnd w:id="1922"/>
          <w:ins w:id="1923" w:author="Andreas Kuehne" w:date="2019-05-31T12:40:00Z">
            <w:r w:rsidRPr="003A06D0">
              <w:rPr>
                <w:color w:val="19D131"/>
                <w:lang w:val="en-GB"/>
              </w:rPr>
              <w:t>The human readable string. In non-XML representations the value element contains the textual content.</w:t>
            </w:r>
          </w:ins>
          <w:customXmlInsRangeStart w:id="1924" w:author="Andreas Kuehne" w:date="2019-05-31T12:40:00Z"/>
        </w:sdtContent>
      </w:sdt>
      <w:customXmlInsRangeEnd w:id="1924"/>
    </w:p>
    <w:p w14:paraId="43315AF8" w14:textId="77777777" w:rsidR="00A71F46" w:rsidRDefault="00A71F46" w:rsidP="00A71F46">
      <w:pPr>
        <w:pStyle w:val="Member"/>
        <w:rPr>
          <w:ins w:id="1925" w:author="Andreas Kuehne" w:date="2019-05-31T12:40:00Z"/>
        </w:rPr>
      </w:pPr>
      <w:ins w:id="1926" w:author="Andreas Kuehne" w:date="2019-05-31T12:40:00Z">
        <w:r>
          <w:t xml:space="preserve">The </w:t>
        </w:r>
        <w:r w:rsidRPr="35C1378D">
          <w:rPr>
            <w:rStyle w:val="Datatype"/>
          </w:rPr>
          <w:t>lang</w:t>
        </w:r>
        <w:r>
          <w:t xml:space="preserve"> element MUST contain one instance of a ISO language descriptor. </w:t>
        </w:r>
      </w:ins>
      <w:customXmlInsRangeStart w:id="1927" w:author="Andreas Kuehne" w:date="2019-05-31T12:40:00Z"/>
      <w:sdt>
        <w:sdtPr>
          <w:alias w:val="dsb-InternationalStringType.lang"/>
          <w:tag w:val="dsb-InternationalStringType.lang"/>
          <w:id w:val="-729310117"/>
        </w:sdtPr>
        <w:sdtContent>
          <w:customXmlInsRangeEnd w:id="1927"/>
          <w:ins w:id="1928" w:author="Andreas Kuehne" w:date="2019-05-31T12:40:00Z">
            <w:r w:rsidRPr="003A06D0">
              <w:rPr>
                <w:color w:val="19D131"/>
                <w:lang w:val="en-GB"/>
              </w:rPr>
              <w:t xml:space="preserve">This element identifies the language of the </w:t>
            </w:r>
            <w:r w:rsidRPr="003A06D0">
              <w:rPr>
                <w:rStyle w:val="Datatype"/>
                <w:lang w:val="en-GB"/>
              </w:rPr>
              <w:t xml:space="preserve">value </w:t>
            </w:r>
            <w:r w:rsidRPr="003A06D0">
              <w:rPr>
                <w:color w:val="19D131"/>
                <w:lang w:val="en-GB"/>
              </w:rPr>
              <w:t>element.</w:t>
            </w:r>
          </w:ins>
          <w:customXmlInsRangeStart w:id="1929" w:author="Andreas Kuehne" w:date="2019-05-31T12:40:00Z"/>
        </w:sdtContent>
      </w:sdt>
      <w:customXmlInsRangeEnd w:id="1929"/>
    </w:p>
    <w:p w14:paraId="577BC657" w14:textId="77777777" w:rsidR="00A71F46" w:rsidRDefault="00A71F46" w:rsidP="00A71F46">
      <w:pPr>
        <w:pStyle w:val="Non-normativeCommentHeading"/>
        <w:rPr>
          <w:ins w:id="1930" w:author="Andreas Kuehne" w:date="2019-05-31T12:40:00Z"/>
        </w:rPr>
      </w:pPr>
      <w:ins w:id="1931" w:author="Andreas Kuehne" w:date="2019-05-31T12:40:00Z">
        <w:r>
          <w:t>Non-normative Comment:</w:t>
        </w:r>
      </w:ins>
    </w:p>
    <w:p w14:paraId="4274E72D" w14:textId="77777777" w:rsidR="00A71F46" w:rsidRDefault="00A71F46" w:rsidP="00A71F46">
      <w:pPr>
        <w:pStyle w:val="Non-normativeComment"/>
        <w:rPr>
          <w:ins w:id="1932" w:author="Andreas Kuehne" w:date="2019-05-31T12:40:00Z"/>
        </w:rPr>
      </w:pPr>
      <w:customXmlInsRangeStart w:id="1933" w:author="Andreas Kuehne" w:date="2019-05-31T12:40:00Z"/>
      <w:sdt>
        <w:sdtPr>
          <w:tag w:val="dsb-InternationalStringType.-nonNormative"/>
          <w:id w:val="-1298531987"/>
          <w:showingPlcHdr/>
        </w:sdtPr>
        <w:sdtContent>
          <w:customXmlInsRangeEnd w:id="1933"/>
          <w:ins w:id="1934" w:author="Andreas Kuehne" w:date="2019-05-31T12:40:00Z">
            <w:r>
              <w:rPr>
                <w:color w:val="19D131"/>
              </w:rPr>
              <w:t>[component InternationalString non normative details]</w:t>
            </w:r>
          </w:ins>
          <w:customXmlInsRangeStart w:id="1935" w:author="Andreas Kuehne" w:date="2019-05-31T12:40:00Z"/>
        </w:sdtContent>
      </w:sdt>
      <w:customXmlInsRangeEnd w:id="1935"/>
    </w:p>
    <w:p w14:paraId="19D56E96" w14:textId="77777777" w:rsidR="00A71F46" w:rsidRDefault="00A71F46" w:rsidP="00A71F46">
      <w:pPr>
        <w:pStyle w:val="berschrift4"/>
        <w:numPr>
          <w:ilvl w:val="3"/>
          <w:numId w:val="3"/>
        </w:numPr>
        <w:rPr>
          <w:ins w:id="1936" w:author="Andreas Kuehne" w:date="2019-05-31T12:40:00Z"/>
        </w:rPr>
      </w:pPr>
      <w:ins w:id="1937" w:author="Andreas Kuehne" w:date="2019-05-31T12:40:00Z">
        <w:r>
          <w:t>InternationalString – JSON Syntax</w:t>
        </w:r>
      </w:ins>
    </w:p>
    <w:p w14:paraId="2C001DAD" w14:textId="77777777" w:rsidR="00A71F46" w:rsidRPr="0248A3D1" w:rsidRDefault="00A71F46" w:rsidP="00A71F46">
      <w:pPr>
        <w:rPr>
          <w:ins w:id="1938" w:author="Andreas Kuehne" w:date="2019-05-31T12:40:00Z"/>
        </w:rPr>
      </w:pPr>
      <w:ins w:id="1939"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InternationalString</w:t>
        </w:r>
        <w:r>
          <w:t xml:space="preserve"> component.</w:t>
        </w:r>
      </w:ins>
    </w:p>
    <w:p w14:paraId="1B7F3DA2" w14:textId="77777777" w:rsidR="00A71F46" w:rsidRPr="C2430093" w:rsidRDefault="00A71F46" w:rsidP="00A71F46">
      <w:pPr>
        <w:spacing w:line="259" w:lineRule="auto"/>
        <w:rPr>
          <w:ins w:id="1940" w:author="Andreas Kuehne" w:date="2019-05-31T12:40:00Z"/>
          <w:rFonts w:eastAsia="Arial" w:cs="Arial"/>
          <w:sz w:val="22"/>
          <w:szCs w:val="22"/>
        </w:rPr>
      </w:pPr>
      <w:ins w:id="194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InternationalString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5CE96D88" w14:textId="77777777" w:rsidTr="00A71F46">
        <w:trPr>
          <w:cnfStyle w:val="100000000000" w:firstRow="1" w:lastRow="0" w:firstColumn="0" w:lastColumn="0" w:oddVBand="0" w:evenVBand="0" w:oddHBand="0" w:evenHBand="0" w:firstRowFirstColumn="0" w:firstRowLastColumn="0" w:lastRowFirstColumn="0" w:lastRowLastColumn="0"/>
          <w:ins w:id="19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6C23C6" w14:textId="77777777" w:rsidR="00A71F46" w:rsidRDefault="00A71F46" w:rsidP="00A71F46">
            <w:pPr>
              <w:pStyle w:val="Beschriftung"/>
              <w:rPr>
                <w:ins w:id="1943" w:author="Andreas Kuehne" w:date="2019-05-31T12:40:00Z"/>
              </w:rPr>
            </w:pPr>
            <w:ins w:id="1944" w:author="Andreas Kuehne" w:date="2019-05-31T12:40:00Z">
              <w:r>
                <w:t>Element</w:t>
              </w:r>
            </w:ins>
          </w:p>
        </w:tc>
        <w:tc>
          <w:tcPr>
            <w:tcW w:w="4675" w:type="dxa"/>
          </w:tcPr>
          <w:p w14:paraId="7EA55E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45" w:author="Andreas Kuehne" w:date="2019-05-31T12:40:00Z"/>
              </w:rPr>
            </w:pPr>
            <w:ins w:id="1946" w:author="Andreas Kuehne" w:date="2019-05-31T12:40:00Z">
              <w:r>
                <w:t>Implementing JSON member name</w:t>
              </w:r>
            </w:ins>
          </w:p>
        </w:tc>
        <w:tc>
          <w:tcPr>
            <w:tcW w:w="4675" w:type="dxa"/>
          </w:tcPr>
          <w:p w14:paraId="2923C92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47" w:author="Andreas Kuehne" w:date="2019-05-31T12:40:00Z"/>
              </w:rPr>
            </w:pPr>
            <w:ins w:id="1948" w:author="Andreas Kuehne" w:date="2019-05-31T12:40:00Z">
              <w:r>
                <w:t>Comments</w:t>
              </w:r>
            </w:ins>
          </w:p>
        </w:tc>
      </w:tr>
      <w:tr w:rsidR="00A71F46" w14:paraId="3FB4FB34" w14:textId="77777777" w:rsidTr="00A71F46">
        <w:trPr>
          <w:ins w:id="19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1BDE5D" w14:textId="77777777" w:rsidR="00A71F46" w:rsidRPr="002062A5" w:rsidRDefault="00A71F46" w:rsidP="00A71F46">
            <w:pPr>
              <w:pStyle w:val="Beschriftung"/>
              <w:rPr>
                <w:ins w:id="1950" w:author="Andreas Kuehne" w:date="2019-05-31T12:40:00Z"/>
                <w:rStyle w:val="Datatype"/>
                <w:b w:val="0"/>
                <w:bCs w:val="0"/>
              </w:rPr>
            </w:pPr>
            <w:ins w:id="1951" w:author="Andreas Kuehne" w:date="2019-05-31T12:40:00Z">
              <w:r w:rsidRPr="002062A5">
                <w:rPr>
                  <w:rStyle w:val="Datatype"/>
                </w:rPr>
                <w:t>value</w:t>
              </w:r>
            </w:ins>
          </w:p>
        </w:tc>
        <w:tc>
          <w:tcPr>
            <w:tcW w:w="4675" w:type="dxa"/>
          </w:tcPr>
          <w:p w14:paraId="022E55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52" w:author="Andreas Kuehne" w:date="2019-05-31T12:40:00Z"/>
                <w:rStyle w:val="Datatype"/>
              </w:rPr>
            </w:pPr>
            <w:ins w:id="1953" w:author="Andreas Kuehne" w:date="2019-05-31T12:40:00Z">
              <w:r w:rsidRPr="002062A5">
                <w:rPr>
                  <w:rStyle w:val="Datatype"/>
                </w:rPr>
                <w:t>value</w:t>
              </w:r>
            </w:ins>
          </w:p>
        </w:tc>
        <w:tc>
          <w:tcPr>
            <w:tcW w:w="4675" w:type="dxa"/>
          </w:tcPr>
          <w:p w14:paraId="46838C9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1954" w:author="Andreas Kuehne" w:date="2019-05-31T12:40:00Z"/>
              </w:rPr>
            </w:pPr>
            <w:customXmlInsRangeStart w:id="1955" w:author="Andreas Kuehne" w:date="2019-05-31T12:40:00Z"/>
            <w:sdt>
              <w:sdtPr>
                <w:alias w:val="dsb-InternationalStringType.value"/>
                <w:tag w:val="dsb-InternationalStringType.-jsonComment.value"/>
                <w:id w:val="803429679"/>
                <w:showingPlcHdr/>
              </w:sdtPr>
              <w:sdtContent>
                <w:customXmlInsRangeEnd w:id="1955"/>
                <w:ins w:id="1956" w:author="Andreas Kuehne" w:date="2019-05-31T12:40:00Z">
                  <w:r>
                    <w:rPr>
                      <w:color w:val="19D131"/>
                    </w:rPr>
                    <w:t>[]</w:t>
                  </w:r>
                </w:ins>
                <w:customXmlInsRangeStart w:id="1957" w:author="Andreas Kuehne" w:date="2019-05-31T12:40:00Z"/>
              </w:sdtContent>
            </w:sdt>
            <w:customXmlInsRangeEnd w:id="1957"/>
          </w:p>
        </w:tc>
      </w:tr>
      <w:tr w:rsidR="00A71F46" w14:paraId="725621F9" w14:textId="77777777" w:rsidTr="00A71F46">
        <w:trPr>
          <w:ins w:id="19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5CC3D" w14:textId="77777777" w:rsidR="00A71F46" w:rsidRPr="002062A5" w:rsidRDefault="00A71F46" w:rsidP="00A71F46">
            <w:pPr>
              <w:pStyle w:val="Beschriftung"/>
              <w:rPr>
                <w:ins w:id="1959" w:author="Andreas Kuehne" w:date="2019-05-31T12:40:00Z"/>
                <w:rStyle w:val="Datatype"/>
                <w:b w:val="0"/>
                <w:bCs w:val="0"/>
              </w:rPr>
            </w:pPr>
            <w:ins w:id="1960" w:author="Andreas Kuehne" w:date="2019-05-31T12:40:00Z">
              <w:r w:rsidRPr="002062A5">
                <w:rPr>
                  <w:rStyle w:val="Datatype"/>
                </w:rPr>
                <w:t>lang</w:t>
              </w:r>
            </w:ins>
          </w:p>
        </w:tc>
        <w:tc>
          <w:tcPr>
            <w:tcW w:w="4675" w:type="dxa"/>
          </w:tcPr>
          <w:p w14:paraId="68490B8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61" w:author="Andreas Kuehne" w:date="2019-05-31T12:40:00Z"/>
                <w:rStyle w:val="Datatype"/>
              </w:rPr>
            </w:pPr>
            <w:ins w:id="1962" w:author="Andreas Kuehne" w:date="2019-05-31T12:40:00Z">
              <w:r w:rsidRPr="002062A5">
                <w:rPr>
                  <w:rStyle w:val="Datatype"/>
                </w:rPr>
                <w:t>lang</w:t>
              </w:r>
            </w:ins>
          </w:p>
        </w:tc>
        <w:tc>
          <w:tcPr>
            <w:tcW w:w="4675" w:type="dxa"/>
          </w:tcPr>
          <w:p w14:paraId="554C7CA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1963" w:author="Andreas Kuehne" w:date="2019-05-31T12:40:00Z"/>
              </w:rPr>
            </w:pPr>
            <w:customXmlInsRangeStart w:id="1964" w:author="Andreas Kuehne" w:date="2019-05-31T12:40:00Z"/>
            <w:sdt>
              <w:sdtPr>
                <w:alias w:val="dsb-InternationalStringType.lang"/>
                <w:tag w:val="dsb-InternationalStringType.-jsonComment.lang"/>
                <w:id w:val="653953610"/>
                <w:showingPlcHdr/>
              </w:sdtPr>
              <w:sdtContent>
                <w:customXmlInsRangeEnd w:id="1964"/>
                <w:ins w:id="1965" w:author="Andreas Kuehne" w:date="2019-05-31T12:40:00Z">
                  <w:r>
                    <w:rPr>
                      <w:color w:val="19D131"/>
                    </w:rPr>
                    <w:t>[]</w:t>
                  </w:r>
                </w:ins>
                <w:customXmlInsRangeStart w:id="1966" w:author="Andreas Kuehne" w:date="2019-05-31T12:40:00Z"/>
              </w:sdtContent>
            </w:sdt>
            <w:customXmlInsRangeEnd w:id="1966"/>
          </w:p>
        </w:tc>
      </w:tr>
    </w:tbl>
    <w:p w14:paraId="6D624677" w14:textId="77777777" w:rsidR="00A71F46" w:rsidRPr="0202B381" w:rsidRDefault="00A71F46" w:rsidP="00A71F46">
      <w:pPr>
        <w:rPr>
          <w:ins w:id="1967" w:author="Andreas Kuehne" w:date="2019-05-31T12:40:00Z"/>
        </w:rPr>
      </w:pPr>
      <w:ins w:id="1968"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E362A8E" w14:textId="77777777" w:rsidR="00A71F46" w:rsidRDefault="00A71F46" w:rsidP="00A71F46">
      <w:pPr>
        <w:pStyle w:val="Code"/>
        <w:spacing w:line="259" w:lineRule="auto"/>
        <w:rPr>
          <w:ins w:id="1969" w:author="Andreas Kuehne" w:date="2019-05-31T12:40:00Z"/>
        </w:rPr>
      </w:pPr>
      <w:ins w:id="1970" w:author="Andreas Kuehne" w:date="2019-05-31T12:40:00Z">
        <w:r>
          <w:rPr>
            <w:color w:val="31849B" w:themeColor="accent5" w:themeShade="BF"/>
          </w:rPr>
          <w:t>"dsb-InternationalStringType"</w:t>
        </w:r>
        <w:r>
          <w:t>: {</w:t>
        </w:r>
      </w:ins>
    </w:p>
    <w:p w14:paraId="2F0B7602" w14:textId="77777777" w:rsidR="00A71F46" w:rsidRDefault="00A71F46" w:rsidP="00A71F46">
      <w:pPr>
        <w:pStyle w:val="Code"/>
        <w:spacing w:line="259" w:lineRule="auto"/>
        <w:rPr>
          <w:ins w:id="1971" w:author="Andreas Kuehne" w:date="2019-05-31T12:40:00Z"/>
        </w:rPr>
      </w:pPr>
      <w:ins w:id="1972" w:author="Andreas Kuehne" w:date="2019-05-31T12:40:00Z">
        <w:r>
          <w:rPr>
            <w:color w:val="31849B" w:themeColor="accent5" w:themeShade="BF"/>
          </w:rPr>
          <w:t xml:space="preserve">  "type"</w:t>
        </w:r>
        <w:r>
          <w:t xml:space="preserve">: </w:t>
        </w:r>
        <w:r>
          <w:rPr>
            <w:color w:val="244061" w:themeColor="accent1" w:themeShade="80"/>
          </w:rPr>
          <w:t>"object",</w:t>
        </w:r>
      </w:ins>
    </w:p>
    <w:p w14:paraId="65BAFE45" w14:textId="77777777" w:rsidR="00A71F46" w:rsidRDefault="00A71F46" w:rsidP="00A71F46">
      <w:pPr>
        <w:pStyle w:val="Code"/>
        <w:spacing w:line="259" w:lineRule="auto"/>
        <w:rPr>
          <w:ins w:id="1973" w:author="Andreas Kuehne" w:date="2019-05-31T12:40:00Z"/>
        </w:rPr>
      </w:pPr>
      <w:ins w:id="1974" w:author="Andreas Kuehne" w:date="2019-05-31T12:40:00Z">
        <w:r>
          <w:rPr>
            <w:color w:val="31849B" w:themeColor="accent5" w:themeShade="BF"/>
          </w:rPr>
          <w:t xml:space="preserve">  "properties"</w:t>
        </w:r>
        <w:r>
          <w:t>: {</w:t>
        </w:r>
      </w:ins>
    </w:p>
    <w:p w14:paraId="51B98B36" w14:textId="77777777" w:rsidR="00A71F46" w:rsidRDefault="00A71F46" w:rsidP="00A71F46">
      <w:pPr>
        <w:pStyle w:val="Code"/>
        <w:spacing w:line="259" w:lineRule="auto"/>
        <w:rPr>
          <w:ins w:id="1975" w:author="Andreas Kuehne" w:date="2019-05-31T12:40:00Z"/>
        </w:rPr>
      </w:pPr>
      <w:ins w:id="1976" w:author="Andreas Kuehne" w:date="2019-05-31T12:40:00Z">
        <w:r>
          <w:rPr>
            <w:color w:val="31849B" w:themeColor="accent5" w:themeShade="BF"/>
          </w:rPr>
          <w:t xml:space="preserve">    "value"</w:t>
        </w:r>
        <w:r>
          <w:t>: {</w:t>
        </w:r>
      </w:ins>
    </w:p>
    <w:p w14:paraId="561E70E8" w14:textId="77777777" w:rsidR="00A71F46" w:rsidRDefault="00A71F46" w:rsidP="00A71F46">
      <w:pPr>
        <w:pStyle w:val="Code"/>
        <w:spacing w:line="259" w:lineRule="auto"/>
        <w:rPr>
          <w:ins w:id="1977" w:author="Andreas Kuehne" w:date="2019-05-31T12:40:00Z"/>
        </w:rPr>
      </w:pPr>
      <w:ins w:id="1978" w:author="Andreas Kuehne" w:date="2019-05-31T12:40:00Z">
        <w:r>
          <w:rPr>
            <w:color w:val="31849B" w:themeColor="accent5" w:themeShade="BF"/>
          </w:rPr>
          <w:t xml:space="preserve">      "type"</w:t>
        </w:r>
        <w:r>
          <w:t xml:space="preserve">: </w:t>
        </w:r>
        <w:r>
          <w:rPr>
            <w:color w:val="244061" w:themeColor="accent1" w:themeShade="80"/>
          </w:rPr>
          <w:t>"string"</w:t>
        </w:r>
      </w:ins>
    </w:p>
    <w:p w14:paraId="68DE4966" w14:textId="77777777" w:rsidR="00A71F46" w:rsidRDefault="00A71F46" w:rsidP="00A71F46">
      <w:pPr>
        <w:pStyle w:val="Code"/>
        <w:spacing w:line="259" w:lineRule="auto"/>
        <w:rPr>
          <w:ins w:id="1979" w:author="Andreas Kuehne" w:date="2019-05-31T12:40:00Z"/>
        </w:rPr>
      </w:pPr>
      <w:ins w:id="1980" w:author="Andreas Kuehne" w:date="2019-05-31T12:40:00Z">
        <w:r>
          <w:lastRenderedPageBreak/>
          <w:t xml:space="preserve">    },</w:t>
        </w:r>
      </w:ins>
    </w:p>
    <w:p w14:paraId="32B2B515" w14:textId="77777777" w:rsidR="00A71F46" w:rsidRDefault="00A71F46" w:rsidP="00A71F46">
      <w:pPr>
        <w:pStyle w:val="Code"/>
        <w:spacing w:line="259" w:lineRule="auto"/>
        <w:rPr>
          <w:ins w:id="1981" w:author="Andreas Kuehne" w:date="2019-05-31T12:40:00Z"/>
        </w:rPr>
      </w:pPr>
      <w:ins w:id="1982" w:author="Andreas Kuehne" w:date="2019-05-31T12:40:00Z">
        <w:r>
          <w:rPr>
            <w:color w:val="31849B" w:themeColor="accent5" w:themeShade="BF"/>
          </w:rPr>
          <w:t xml:space="preserve">    "lang"</w:t>
        </w:r>
        <w:r>
          <w:t>: {</w:t>
        </w:r>
      </w:ins>
    </w:p>
    <w:p w14:paraId="0CD9B71B" w14:textId="77777777" w:rsidR="00A71F46" w:rsidRDefault="00A71F46" w:rsidP="00A71F46">
      <w:pPr>
        <w:pStyle w:val="Code"/>
        <w:spacing w:line="259" w:lineRule="auto"/>
        <w:rPr>
          <w:ins w:id="1983" w:author="Andreas Kuehne" w:date="2019-05-31T12:40:00Z"/>
        </w:rPr>
      </w:pPr>
      <w:ins w:id="1984" w:author="Andreas Kuehne" w:date="2019-05-31T12:40:00Z">
        <w:r>
          <w:rPr>
            <w:color w:val="31849B" w:themeColor="accent5" w:themeShade="BF"/>
          </w:rPr>
          <w:t xml:space="preserve">      "type"</w:t>
        </w:r>
        <w:r>
          <w:t xml:space="preserve">: </w:t>
        </w:r>
        <w:r>
          <w:rPr>
            <w:color w:val="244061" w:themeColor="accent1" w:themeShade="80"/>
          </w:rPr>
          <w:t>"string"</w:t>
        </w:r>
      </w:ins>
    </w:p>
    <w:p w14:paraId="17523D6F" w14:textId="77777777" w:rsidR="00A71F46" w:rsidRDefault="00A71F46" w:rsidP="00A71F46">
      <w:pPr>
        <w:pStyle w:val="Code"/>
        <w:spacing w:line="259" w:lineRule="auto"/>
        <w:rPr>
          <w:ins w:id="1985" w:author="Andreas Kuehne" w:date="2019-05-31T12:40:00Z"/>
        </w:rPr>
      </w:pPr>
      <w:ins w:id="1986" w:author="Andreas Kuehne" w:date="2019-05-31T12:40:00Z">
        <w:r>
          <w:t xml:space="preserve">    }</w:t>
        </w:r>
      </w:ins>
    </w:p>
    <w:p w14:paraId="490B8EC2" w14:textId="77777777" w:rsidR="00A71F46" w:rsidRDefault="00A71F46" w:rsidP="00A71F46">
      <w:pPr>
        <w:pStyle w:val="Code"/>
        <w:spacing w:line="259" w:lineRule="auto"/>
        <w:rPr>
          <w:ins w:id="1987" w:author="Andreas Kuehne" w:date="2019-05-31T12:40:00Z"/>
        </w:rPr>
      </w:pPr>
      <w:ins w:id="1988" w:author="Andreas Kuehne" w:date="2019-05-31T12:40:00Z">
        <w:r>
          <w:t xml:space="preserve">  },</w:t>
        </w:r>
      </w:ins>
    </w:p>
    <w:p w14:paraId="5B709499" w14:textId="77777777" w:rsidR="00A71F46" w:rsidRDefault="00A71F46" w:rsidP="00A71F46">
      <w:pPr>
        <w:pStyle w:val="Code"/>
        <w:spacing w:line="259" w:lineRule="auto"/>
        <w:rPr>
          <w:ins w:id="1989" w:author="Andreas Kuehne" w:date="2019-05-31T12:40:00Z"/>
        </w:rPr>
      </w:pPr>
      <w:ins w:id="1990" w:author="Andreas Kuehne" w:date="2019-05-31T12:40:00Z">
        <w:r>
          <w:rPr>
            <w:color w:val="31849B" w:themeColor="accent5" w:themeShade="BF"/>
          </w:rPr>
          <w:t xml:space="preserve">  "required"</w:t>
        </w:r>
        <w:r>
          <w:t>: [</w:t>
        </w:r>
        <w:r>
          <w:rPr>
            <w:color w:val="244061" w:themeColor="accent1" w:themeShade="80"/>
          </w:rPr>
          <w:t>"lang"</w:t>
        </w:r>
        <w:r>
          <w:t>]</w:t>
        </w:r>
      </w:ins>
    </w:p>
    <w:p w14:paraId="09018F8C" w14:textId="77777777" w:rsidR="00A71F46" w:rsidRDefault="00A71F46" w:rsidP="00A71F46">
      <w:pPr>
        <w:pStyle w:val="Code"/>
        <w:spacing w:line="259" w:lineRule="auto"/>
        <w:rPr>
          <w:ins w:id="1991" w:author="Andreas Kuehne" w:date="2019-05-31T12:40:00Z"/>
        </w:rPr>
      </w:pPr>
      <w:ins w:id="1992" w:author="Andreas Kuehne" w:date="2019-05-31T12:40:00Z">
        <w:r>
          <w:t>}</w:t>
        </w:r>
      </w:ins>
    </w:p>
    <w:p w14:paraId="1BEC98CC" w14:textId="77777777" w:rsidR="00A71F46" w:rsidRDefault="00A71F46" w:rsidP="00A71F46">
      <w:pPr>
        <w:rPr>
          <w:ins w:id="1993" w:author="Andreas Kuehne" w:date="2019-05-31T12:40:00Z"/>
        </w:rPr>
      </w:pPr>
      <w:customXmlInsRangeStart w:id="1994" w:author="Andreas Kuehne" w:date="2019-05-31T12:40:00Z"/>
      <w:sdt>
        <w:sdtPr>
          <w:tag w:val="dsb-InternationalStringType.-jsonSchema"/>
          <w:id w:val="-1776010332"/>
          <w:showingPlcHdr/>
        </w:sdtPr>
        <w:sdtContent>
          <w:customXmlInsRangeEnd w:id="1994"/>
          <w:ins w:id="1995" w:author="Andreas Kuehne" w:date="2019-05-31T12:40:00Z">
            <w:r>
              <w:rPr>
                <w:color w:val="19D131"/>
              </w:rPr>
              <w:t>[component InternationalString JSON schema details]</w:t>
            </w:r>
          </w:ins>
          <w:customXmlInsRangeStart w:id="1996" w:author="Andreas Kuehne" w:date="2019-05-31T12:40:00Z"/>
        </w:sdtContent>
      </w:sdt>
      <w:customXmlInsRangeEnd w:id="1996"/>
    </w:p>
    <w:p w14:paraId="5EAE80A8" w14:textId="77777777" w:rsidR="00A71F46" w:rsidRDefault="00A71F46" w:rsidP="00A71F46">
      <w:pPr>
        <w:pStyle w:val="berschrift4"/>
        <w:numPr>
          <w:ilvl w:val="3"/>
          <w:numId w:val="3"/>
        </w:numPr>
        <w:rPr>
          <w:ins w:id="1997" w:author="Andreas Kuehne" w:date="2019-05-31T12:40:00Z"/>
        </w:rPr>
      </w:pPr>
      <w:ins w:id="1998" w:author="Andreas Kuehne" w:date="2019-05-31T12:40:00Z">
        <w:r>
          <w:t>InternationalString – XML Syntax</w:t>
        </w:r>
      </w:ins>
    </w:p>
    <w:p w14:paraId="678A8FDC" w14:textId="77777777" w:rsidR="00A71F46" w:rsidRPr="5404FA76" w:rsidRDefault="00A71F46" w:rsidP="00A71F46">
      <w:pPr>
        <w:rPr>
          <w:ins w:id="1999" w:author="Andreas Kuehne" w:date="2019-05-31T12:40:00Z"/>
        </w:rPr>
      </w:pPr>
      <w:ins w:id="2000" w:author="Andreas Kuehne" w:date="2019-05-31T12:40:00Z">
        <w:r w:rsidRPr="0CCF9147">
          <w:t xml:space="preserve">The XML type </w:t>
        </w:r>
        <w:r w:rsidRPr="002062A5">
          <w:rPr>
            <w:rFonts w:ascii="Courier New" w:eastAsia="Courier New" w:hAnsi="Courier New" w:cs="Courier New"/>
          </w:rPr>
          <w:t>InternationalStringType</w:t>
        </w:r>
        <w:r w:rsidRPr="0CCF9147">
          <w:t xml:space="preserve"> SHALL implement the requirements defined in the </w:t>
        </w:r>
        <w:r w:rsidRPr="002062A5">
          <w:rPr>
            <w:rFonts w:ascii="Courier New" w:eastAsia="Courier New" w:hAnsi="Courier New" w:cs="Courier New"/>
          </w:rPr>
          <w:t>InternationalString</w:t>
        </w:r>
        <w:r>
          <w:t xml:space="preserve"> </w:t>
        </w:r>
        <w:r w:rsidRPr="005A6FFD">
          <w:t>component.</w:t>
        </w:r>
      </w:ins>
    </w:p>
    <w:p w14:paraId="49BDDB2A" w14:textId="77777777" w:rsidR="00A71F46" w:rsidRDefault="00A71F46" w:rsidP="00A71F46">
      <w:pPr>
        <w:rPr>
          <w:ins w:id="2001" w:author="Andreas Kuehne" w:date="2019-05-31T12:40:00Z"/>
        </w:rPr>
      </w:pPr>
      <w:ins w:id="2002" w:author="Andreas Kuehne" w:date="2019-05-31T12:40:00Z">
        <w:r w:rsidRPr="005A6FFD">
          <w:rPr>
            <w:rFonts w:eastAsia="Arial"/>
          </w:rPr>
          <w:t xml:space="preserve">The </w:t>
        </w:r>
        <w:r w:rsidRPr="002062A5">
          <w:rPr>
            <w:rFonts w:ascii="Courier New" w:eastAsia="Courier New" w:hAnsi="Courier New" w:cs="Courier New"/>
          </w:rPr>
          <w:t>InternationalStringType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8DB7D9" w14:textId="77777777" w:rsidR="00A71F46" w:rsidRDefault="00A71F46" w:rsidP="00A71F46">
      <w:pPr>
        <w:pStyle w:val="Code"/>
        <w:rPr>
          <w:ins w:id="2003" w:author="Andreas Kuehne" w:date="2019-05-31T12:40:00Z"/>
        </w:rPr>
      </w:pPr>
      <w:ins w:id="200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InternationalStringType</w:t>
        </w:r>
        <w:r>
          <w:rPr>
            <w:color w:val="943634" w:themeColor="accent2" w:themeShade="BF"/>
          </w:rPr>
          <w:t>"</w:t>
        </w:r>
        <w:r>
          <w:rPr>
            <w:color w:val="31849B" w:themeColor="accent5" w:themeShade="BF"/>
          </w:rPr>
          <w:t>&gt;</w:t>
        </w:r>
      </w:ins>
    </w:p>
    <w:p w14:paraId="3ED2AE4A" w14:textId="77777777" w:rsidR="00A71F46" w:rsidRDefault="00A71F46" w:rsidP="00A71F46">
      <w:pPr>
        <w:pStyle w:val="Code"/>
        <w:rPr>
          <w:ins w:id="2005" w:author="Andreas Kuehne" w:date="2019-05-31T12:40:00Z"/>
        </w:rPr>
      </w:pPr>
      <w:ins w:id="2006" w:author="Andreas Kuehne" w:date="2019-05-31T12:40:00Z">
        <w:r>
          <w:rPr>
            <w:color w:val="31849B" w:themeColor="accent5" w:themeShade="BF"/>
          </w:rPr>
          <w:t xml:space="preserve">  &lt;xs:simpleContent&gt;</w:t>
        </w:r>
      </w:ins>
    </w:p>
    <w:p w14:paraId="33751809" w14:textId="77777777" w:rsidR="00A71F46" w:rsidRDefault="00A71F46" w:rsidP="00A71F46">
      <w:pPr>
        <w:pStyle w:val="Code"/>
        <w:rPr>
          <w:ins w:id="2007" w:author="Andreas Kuehne" w:date="2019-05-31T12:40:00Z"/>
        </w:rPr>
      </w:pPr>
      <w:ins w:id="200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E27F23A" w14:textId="77777777" w:rsidR="00A71F46" w:rsidRDefault="00A71F46" w:rsidP="00A71F46">
      <w:pPr>
        <w:pStyle w:val="Code"/>
        <w:rPr>
          <w:ins w:id="2009" w:author="Andreas Kuehne" w:date="2019-05-31T12:40:00Z"/>
        </w:rPr>
      </w:pPr>
      <w:ins w:id="2010" w:author="Andreas Kuehne" w:date="2019-05-31T12:40:00Z">
        <w:r>
          <w:rPr>
            <w:color w:val="31849B" w:themeColor="accent5" w:themeShade="BF"/>
          </w:rPr>
          <w:t xml:space="preserve">      &lt;xs:attribute</w:t>
        </w:r>
        <w:r>
          <w:rPr>
            <w:color w:val="943634" w:themeColor="accent2" w:themeShade="BF"/>
          </w:rPr>
          <w:t xml:space="preserve"> ref="</w:t>
        </w:r>
        <w:r>
          <w:rPr>
            <w:color w:val="244061" w:themeColor="accent1" w:themeShade="80"/>
          </w:rPr>
          <w:t>xml:lang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D84768F" w14:textId="77777777" w:rsidR="00A71F46" w:rsidRDefault="00A71F46" w:rsidP="00A71F46">
      <w:pPr>
        <w:pStyle w:val="Code"/>
        <w:rPr>
          <w:ins w:id="2011" w:author="Andreas Kuehne" w:date="2019-05-31T12:40:00Z"/>
        </w:rPr>
      </w:pPr>
      <w:ins w:id="2012" w:author="Andreas Kuehne" w:date="2019-05-31T12:40:00Z">
        <w:r>
          <w:rPr>
            <w:color w:val="31849B" w:themeColor="accent5" w:themeShade="BF"/>
          </w:rPr>
          <w:t xml:space="preserve">    &lt;/xs:extension&gt;</w:t>
        </w:r>
      </w:ins>
    </w:p>
    <w:p w14:paraId="6DC51D78" w14:textId="77777777" w:rsidR="00A71F46" w:rsidRDefault="00A71F46" w:rsidP="00A71F46">
      <w:pPr>
        <w:pStyle w:val="Code"/>
        <w:rPr>
          <w:ins w:id="2013" w:author="Andreas Kuehne" w:date="2019-05-31T12:40:00Z"/>
        </w:rPr>
      </w:pPr>
      <w:ins w:id="2014" w:author="Andreas Kuehne" w:date="2019-05-31T12:40:00Z">
        <w:r>
          <w:rPr>
            <w:color w:val="31849B" w:themeColor="accent5" w:themeShade="BF"/>
          </w:rPr>
          <w:t xml:space="preserve">  &lt;/xs:simpleContent&gt;</w:t>
        </w:r>
      </w:ins>
    </w:p>
    <w:p w14:paraId="3E087669" w14:textId="77777777" w:rsidR="00A71F46" w:rsidRDefault="00A71F46" w:rsidP="00A71F46">
      <w:pPr>
        <w:pStyle w:val="Code"/>
        <w:rPr>
          <w:ins w:id="2015" w:author="Andreas Kuehne" w:date="2019-05-31T12:40:00Z"/>
        </w:rPr>
      </w:pPr>
      <w:ins w:id="2016" w:author="Andreas Kuehne" w:date="2019-05-31T12:40:00Z">
        <w:r>
          <w:rPr>
            <w:color w:val="31849B" w:themeColor="accent5" w:themeShade="BF"/>
          </w:rPr>
          <w:t>&lt;/xs:complexType&gt;</w:t>
        </w:r>
      </w:ins>
    </w:p>
    <w:p w14:paraId="65B370AF" w14:textId="77777777" w:rsidR="00A71F46" w:rsidRDefault="00A71F46" w:rsidP="00A71F46">
      <w:pPr>
        <w:spacing w:line="259" w:lineRule="auto"/>
        <w:rPr>
          <w:ins w:id="2017" w:author="Andreas Kuehne" w:date="2019-05-31T12:40:00Z"/>
        </w:rPr>
      </w:pPr>
      <w:ins w:id="2018" w:author="Andreas Kuehne" w:date="2019-05-31T12:40:00Z">
        <w:r>
          <w:t>Each child element of</w:t>
        </w:r>
        <w:r w:rsidRPr="71C71F8C">
          <w:t xml:space="preserve"> </w:t>
        </w:r>
        <w:r w:rsidRPr="002062A5">
          <w:rPr>
            <w:rFonts w:ascii="Courier New" w:eastAsia="Courier New" w:hAnsi="Courier New" w:cs="Courier New"/>
          </w:rPr>
          <w:t>InternationalStringType</w:t>
        </w:r>
        <w:r w:rsidRPr="71C71F8C">
          <w:t xml:space="preserve"> </w:t>
        </w:r>
        <w:r>
          <w:t xml:space="preserve">XML element SHALL implement in XML syntax the sub-component that has a name equal to its local name. </w:t>
        </w:r>
      </w:ins>
      <w:customXmlInsRangeStart w:id="2019" w:author="Andreas Kuehne" w:date="2019-05-31T12:40:00Z"/>
      <w:sdt>
        <w:sdtPr>
          <w:tag w:val="dsb-InternationalStringType.-xmlSchema"/>
          <w:id w:val="1625502946"/>
          <w:showingPlcHdr/>
        </w:sdtPr>
        <w:sdtContent>
          <w:customXmlInsRangeEnd w:id="2019"/>
          <w:ins w:id="2020" w:author="Andreas Kuehne" w:date="2019-05-31T12:40:00Z">
            <w:r>
              <w:rPr>
                <w:color w:val="19D131"/>
              </w:rPr>
              <w:t>[component InternationalString XML schema details]</w:t>
            </w:r>
          </w:ins>
          <w:customXmlInsRangeStart w:id="2021" w:author="Andreas Kuehne" w:date="2019-05-31T12:40:00Z"/>
        </w:sdtContent>
      </w:sdt>
      <w:customXmlInsRangeEnd w:id="2021"/>
    </w:p>
    <w:p w14:paraId="2FF6E1E9" w14:textId="77777777" w:rsidR="00A71F46" w:rsidRDefault="00A71F46" w:rsidP="00A71F46">
      <w:pPr>
        <w:pStyle w:val="berschrift3"/>
        <w:numPr>
          <w:ilvl w:val="2"/>
          <w:numId w:val="3"/>
        </w:numPr>
        <w:rPr>
          <w:ins w:id="2022" w:author="Andreas Kuehne" w:date="2019-05-31T12:40:00Z"/>
        </w:rPr>
      </w:pPr>
      <w:ins w:id="2023" w:author="Andreas Kuehne" w:date="2019-05-31T12:40:00Z">
        <w:r>
          <w:t>Component DigestInfo</w:t>
        </w:r>
      </w:ins>
    </w:p>
    <w:p w14:paraId="2D45768C" w14:textId="77777777" w:rsidR="00A71F46" w:rsidRDefault="00A71F46" w:rsidP="00A71F46">
      <w:pPr>
        <w:rPr>
          <w:ins w:id="2024" w:author="Andreas Kuehne" w:date="2019-05-31T12:40:00Z"/>
        </w:rPr>
      </w:pPr>
      <w:customXmlInsRangeStart w:id="2025" w:author="Andreas Kuehne" w:date="2019-05-31T12:40:00Z"/>
      <w:sdt>
        <w:sdtPr>
          <w:tag w:val="dsb-DigestInfoType.-normative"/>
          <w:id w:val="269442408"/>
        </w:sdtPr>
        <w:sdtContent>
          <w:customXmlInsRangeEnd w:id="2025"/>
          <w:ins w:id="2026" w:author="Andreas Kuehne" w:date="2019-05-31T12:40:00Z">
            <w:r w:rsidRPr="003A06D0">
              <w:rPr>
                <w:color w:val="19D131"/>
                <w:lang w:val="en-GB"/>
              </w:rPr>
              <w:t xml:space="preserve">The </w:t>
            </w:r>
            <w:r w:rsidRPr="003A06D0">
              <w:rPr>
                <w:rStyle w:val="Datatype"/>
                <w:lang w:val="en-GB"/>
              </w:rPr>
              <w:t>DigestInfo</w:t>
            </w:r>
            <w:r w:rsidRPr="003A06D0">
              <w:rPr>
                <w:color w:val="19D131"/>
                <w:lang w:val="en-GB"/>
              </w:rPr>
              <w:t xml:space="preserve"> component holds a digest value and an identification of the used digest algorithm. The </w:t>
            </w:r>
            <w:r w:rsidRPr="003A06D0">
              <w:rPr>
                <w:rStyle w:val="Datatype"/>
                <w:lang w:val="en-GB"/>
              </w:rPr>
              <w:t>DigestMethod</w:t>
            </w:r>
            <w:r w:rsidRPr="003A06D0">
              <w:rPr>
                <w:color w:val="19D131"/>
                <w:lang w:val="en-GB"/>
              </w:rPr>
              <w:t xml:space="preserve"> isn’t strongly typed intentionally to support a broad variety of identifiers.</w:t>
            </w:r>
          </w:ins>
          <w:customXmlInsRangeStart w:id="2027" w:author="Andreas Kuehne" w:date="2019-05-31T12:40:00Z"/>
        </w:sdtContent>
      </w:sdt>
      <w:customXmlInsRangeEnd w:id="2027"/>
    </w:p>
    <w:p w14:paraId="5CE19699" w14:textId="77777777" w:rsidR="00A71F46" w:rsidRDefault="00A71F46" w:rsidP="00A71F46">
      <w:pPr>
        <w:rPr>
          <w:ins w:id="2028" w:author="Andreas Kuehne" w:date="2019-05-31T12:40:00Z"/>
        </w:rPr>
      </w:pPr>
      <w:ins w:id="2029" w:author="Andreas Kuehne" w:date="2019-05-31T12:40:00Z">
        <w:r>
          <w:t>Below follows a list of the sub-components that constitute this component:</w:t>
        </w:r>
      </w:ins>
    </w:p>
    <w:p w14:paraId="555B5F32" w14:textId="77777777" w:rsidR="00A71F46" w:rsidRDefault="00A71F46" w:rsidP="00A71F46">
      <w:pPr>
        <w:pStyle w:val="Member"/>
        <w:rPr>
          <w:ins w:id="2030" w:author="Andreas Kuehne" w:date="2019-05-31T12:40:00Z"/>
        </w:rPr>
      </w:pPr>
      <w:ins w:id="2031" w:author="Andreas Kuehne" w:date="2019-05-31T12:40:00Z">
        <w:r>
          <w:t xml:space="preserve">The </w:t>
        </w:r>
        <w:r w:rsidRPr="35C1378D">
          <w:rPr>
            <w:rStyle w:val="Datatype"/>
          </w:rPr>
          <w:t>DigestMethod</w:t>
        </w:r>
        <w:r>
          <w:t xml:space="preserve"> element MUST contain one instance of a string. </w:t>
        </w:r>
      </w:ins>
      <w:customXmlInsRangeStart w:id="2032" w:author="Andreas Kuehne" w:date="2019-05-31T12:40:00Z"/>
      <w:sdt>
        <w:sdtPr>
          <w:alias w:val="dsb-DigestInfoType.alg"/>
          <w:tag w:val="dsb-DigestInfoType.DigestMethod"/>
          <w:id w:val="-993335851"/>
        </w:sdtPr>
        <w:sdtContent>
          <w:customXmlInsRangeEnd w:id="2032"/>
          <w:ins w:id="2033"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2034" w:author="Andreas Kuehne" w:date="2019-05-31T12:40:00Z"/>
        </w:sdtContent>
      </w:sdt>
      <w:customXmlInsRangeEnd w:id="2034"/>
    </w:p>
    <w:p w14:paraId="2D5FE56B" w14:textId="77777777" w:rsidR="00A71F46" w:rsidRDefault="00A71F46" w:rsidP="00A71F46">
      <w:pPr>
        <w:pStyle w:val="Member"/>
        <w:rPr>
          <w:ins w:id="2035" w:author="Andreas Kuehne" w:date="2019-05-31T12:40:00Z"/>
        </w:rPr>
      </w:pPr>
      <w:ins w:id="2036" w:author="Andreas Kuehne" w:date="2019-05-31T12:40:00Z">
        <w:r>
          <w:t xml:space="preserve">The </w:t>
        </w:r>
        <w:r w:rsidRPr="35C1378D">
          <w:rPr>
            <w:rStyle w:val="Datatype"/>
          </w:rPr>
          <w:t>DigestValue</w:t>
        </w:r>
        <w:r>
          <w:t xml:space="preserve"> element MUST contain one instance of base64 encoded binary data. </w:t>
        </w:r>
      </w:ins>
      <w:customXmlInsRangeStart w:id="2037" w:author="Andreas Kuehne" w:date="2019-05-31T12:40:00Z"/>
      <w:sdt>
        <w:sdtPr>
          <w:alias w:val="dsb-DigestInfoType.val"/>
          <w:tag w:val="dsb-DigestInfoType.DigestValue"/>
          <w:id w:val="-1994787956"/>
          <w:showingPlcHdr/>
        </w:sdtPr>
        <w:sdtContent>
          <w:customXmlInsRangeEnd w:id="2037"/>
          <w:ins w:id="2038" w:author="Andreas Kuehne" w:date="2019-05-31T12:40:00Z">
            <w:r>
              <w:rPr>
                <w:color w:val="19D131"/>
              </w:rPr>
              <w:t>[sub component DigestValue details]</w:t>
            </w:r>
          </w:ins>
          <w:customXmlInsRangeStart w:id="2039" w:author="Andreas Kuehne" w:date="2019-05-31T12:40:00Z"/>
        </w:sdtContent>
      </w:sdt>
      <w:customXmlInsRangeEnd w:id="2039"/>
    </w:p>
    <w:p w14:paraId="52F1150F" w14:textId="77777777" w:rsidR="00A71F46" w:rsidRDefault="00A71F46" w:rsidP="00A71F46">
      <w:pPr>
        <w:pStyle w:val="Non-normativeCommentHeading"/>
        <w:rPr>
          <w:ins w:id="2040" w:author="Andreas Kuehne" w:date="2019-05-31T12:40:00Z"/>
        </w:rPr>
      </w:pPr>
      <w:ins w:id="2041" w:author="Andreas Kuehne" w:date="2019-05-31T12:40:00Z">
        <w:r>
          <w:t>Non-normative Comment:</w:t>
        </w:r>
      </w:ins>
    </w:p>
    <w:p w14:paraId="05C1BC77" w14:textId="77777777" w:rsidR="00A71F46" w:rsidRDefault="00A71F46" w:rsidP="00A71F46">
      <w:pPr>
        <w:pStyle w:val="Non-normativeComment"/>
        <w:rPr>
          <w:ins w:id="2042" w:author="Andreas Kuehne" w:date="2019-05-31T12:40:00Z"/>
        </w:rPr>
      </w:pPr>
      <w:customXmlInsRangeStart w:id="2043" w:author="Andreas Kuehne" w:date="2019-05-31T12:40:00Z"/>
      <w:sdt>
        <w:sdtPr>
          <w:tag w:val="dsb-DigestInfoType.-nonNormative"/>
          <w:id w:val="-1298831386"/>
          <w:showingPlcHdr/>
        </w:sdtPr>
        <w:sdtContent>
          <w:customXmlInsRangeEnd w:id="2043"/>
          <w:ins w:id="2044" w:author="Andreas Kuehne" w:date="2019-05-31T12:40:00Z">
            <w:r>
              <w:rPr>
                <w:color w:val="19D131"/>
              </w:rPr>
              <w:t>[component DigestInfo non normative details]</w:t>
            </w:r>
          </w:ins>
          <w:customXmlInsRangeStart w:id="2045" w:author="Andreas Kuehne" w:date="2019-05-31T12:40:00Z"/>
        </w:sdtContent>
      </w:sdt>
      <w:customXmlInsRangeEnd w:id="2045"/>
    </w:p>
    <w:p w14:paraId="7467D6CD" w14:textId="77777777" w:rsidR="00A71F46" w:rsidRDefault="00A71F46" w:rsidP="00A71F46">
      <w:pPr>
        <w:pStyle w:val="berschrift4"/>
        <w:numPr>
          <w:ilvl w:val="3"/>
          <w:numId w:val="3"/>
        </w:numPr>
        <w:rPr>
          <w:ins w:id="2046" w:author="Andreas Kuehne" w:date="2019-05-31T12:40:00Z"/>
        </w:rPr>
      </w:pPr>
      <w:ins w:id="2047" w:author="Andreas Kuehne" w:date="2019-05-31T12:40:00Z">
        <w:r>
          <w:t>DigestInfo – JSON Syntax</w:t>
        </w:r>
      </w:ins>
    </w:p>
    <w:p w14:paraId="4EA871CE" w14:textId="77777777" w:rsidR="00A71F46" w:rsidRPr="0248A3D1" w:rsidRDefault="00A71F46" w:rsidP="00A71F46">
      <w:pPr>
        <w:rPr>
          <w:ins w:id="2048" w:author="Andreas Kuehne" w:date="2019-05-31T12:40:00Z"/>
        </w:rPr>
      </w:pPr>
      <w:ins w:id="2049"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DigestInfo</w:t>
        </w:r>
        <w:r>
          <w:t xml:space="preserve"> component.</w:t>
        </w:r>
      </w:ins>
    </w:p>
    <w:p w14:paraId="2F22C514" w14:textId="77777777" w:rsidR="00A71F46" w:rsidRPr="C2430093" w:rsidRDefault="00A71F46" w:rsidP="00A71F46">
      <w:pPr>
        <w:spacing w:line="259" w:lineRule="auto"/>
        <w:rPr>
          <w:ins w:id="2050" w:author="Andreas Kuehne" w:date="2019-05-31T12:40:00Z"/>
          <w:rFonts w:eastAsia="Arial" w:cs="Arial"/>
          <w:sz w:val="22"/>
          <w:szCs w:val="22"/>
        </w:rPr>
      </w:pPr>
      <w:ins w:id="205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DigestInfo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94"/>
        <w:gridCol w:w="3134"/>
        <w:gridCol w:w="3022"/>
      </w:tblGrid>
      <w:tr w:rsidR="00A71F46" w14:paraId="285990FC" w14:textId="77777777" w:rsidTr="00A71F46">
        <w:trPr>
          <w:cnfStyle w:val="100000000000" w:firstRow="1" w:lastRow="0" w:firstColumn="0" w:lastColumn="0" w:oddVBand="0" w:evenVBand="0" w:oddHBand="0" w:evenHBand="0" w:firstRowFirstColumn="0" w:firstRowLastColumn="0" w:lastRowFirstColumn="0" w:lastRowLastColumn="0"/>
          <w:ins w:id="20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EF508D" w14:textId="77777777" w:rsidR="00A71F46" w:rsidRDefault="00A71F46" w:rsidP="00A71F46">
            <w:pPr>
              <w:pStyle w:val="Beschriftung"/>
              <w:rPr>
                <w:ins w:id="2053" w:author="Andreas Kuehne" w:date="2019-05-31T12:40:00Z"/>
              </w:rPr>
            </w:pPr>
            <w:ins w:id="2054" w:author="Andreas Kuehne" w:date="2019-05-31T12:40:00Z">
              <w:r>
                <w:t>Element</w:t>
              </w:r>
            </w:ins>
          </w:p>
        </w:tc>
        <w:tc>
          <w:tcPr>
            <w:tcW w:w="4675" w:type="dxa"/>
          </w:tcPr>
          <w:p w14:paraId="6EF22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55" w:author="Andreas Kuehne" w:date="2019-05-31T12:40:00Z"/>
              </w:rPr>
            </w:pPr>
            <w:ins w:id="2056" w:author="Andreas Kuehne" w:date="2019-05-31T12:40:00Z">
              <w:r>
                <w:t>Implementing JSON member name</w:t>
              </w:r>
            </w:ins>
          </w:p>
        </w:tc>
        <w:tc>
          <w:tcPr>
            <w:tcW w:w="4675" w:type="dxa"/>
          </w:tcPr>
          <w:p w14:paraId="5B7EBE5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57" w:author="Andreas Kuehne" w:date="2019-05-31T12:40:00Z"/>
              </w:rPr>
            </w:pPr>
            <w:ins w:id="2058" w:author="Andreas Kuehne" w:date="2019-05-31T12:40:00Z">
              <w:r>
                <w:t>Comments</w:t>
              </w:r>
            </w:ins>
          </w:p>
        </w:tc>
      </w:tr>
      <w:tr w:rsidR="00A71F46" w14:paraId="52F0DFD7" w14:textId="77777777" w:rsidTr="00A71F46">
        <w:trPr>
          <w:ins w:id="20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1BEAEB" w14:textId="77777777" w:rsidR="00A71F46" w:rsidRPr="002062A5" w:rsidRDefault="00A71F46" w:rsidP="00A71F46">
            <w:pPr>
              <w:pStyle w:val="Beschriftung"/>
              <w:rPr>
                <w:ins w:id="2060" w:author="Andreas Kuehne" w:date="2019-05-31T12:40:00Z"/>
                <w:rStyle w:val="Datatype"/>
                <w:b w:val="0"/>
                <w:bCs w:val="0"/>
              </w:rPr>
            </w:pPr>
            <w:ins w:id="2061" w:author="Andreas Kuehne" w:date="2019-05-31T12:40:00Z">
              <w:r w:rsidRPr="002062A5">
                <w:rPr>
                  <w:rStyle w:val="Datatype"/>
                </w:rPr>
                <w:t>DigestMethod</w:t>
              </w:r>
            </w:ins>
          </w:p>
        </w:tc>
        <w:tc>
          <w:tcPr>
            <w:tcW w:w="4675" w:type="dxa"/>
          </w:tcPr>
          <w:p w14:paraId="3D0FE4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62" w:author="Andreas Kuehne" w:date="2019-05-31T12:40:00Z"/>
                <w:rStyle w:val="Datatype"/>
              </w:rPr>
            </w:pPr>
            <w:ins w:id="2063" w:author="Andreas Kuehne" w:date="2019-05-31T12:40:00Z">
              <w:r w:rsidRPr="002062A5">
                <w:rPr>
                  <w:rStyle w:val="Datatype"/>
                </w:rPr>
                <w:t>alg</w:t>
              </w:r>
            </w:ins>
          </w:p>
        </w:tc>
        <w:tc>
          <w:tcPr>
            <w:tcW w:w="4675" w:type="dxa"/>
          </w:tcPr>
          <w:p w14:paraId="25CD603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064" w:author="Andreas Kuehne" w:date="2019-05-31T12:40:00Z"/>
              </w:rPr>
            </w:pPr>
            <w:customXmlInsRangeStart w:id="2065" w:author="Andreas Kuehne" w:date="2019-05-31T12:40:00Z"/>
            <w:sdt>
              <w:sdtPr>
                <w:alias w:val="dsb-DigestInfoType.alg"/>
                <w:tag w:val="dsb-DigestInfoType.-jsonComment.DigestMethod"/>
                <w:id w:val="1147704249"/>
                <w:showingPlcHdr/>
              </w:sdtPr>
              <w:sdtContent>
                <w:customXmlInsRangeEnd w:id="2065"/>
                <w:ins w:id="2066" w:author="Andreas Kuehne" w:date="2019-05-31T12:40:00Z">
                  <w:r>
                    <w:rPr>
                      <w:color w:val="19D131"/>
                    </w:rPr>
                    <w:t>[]</w:t>
                  </w:r>
                </w:ins>
                <w:customXmlInsRangeStart w:id="2067" w:author="Andreas Kuehne" w:date="2019-05-31T12:40:00Z"/>
              </w:sdtContent>
            </w:sdt>
            <w:customXmlInsRangeEnd w:id="2067"/>
          </w:p>
        </w:tc>
      </w:tr>
      <w:tr w:rsidR="00A71F46" w14:paraId="14F9C8F0" w14:textId="77777777" w:rsidTr="00A71F46">
        <w:trPr>
          <w:ins w:id="20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C82E57" w14:textId="77777777" w:rsidR="00A71F46" w:rsidRPr="002062A5" w:rsidRDefault="00A71F46" w:rsidP="00A71F46">
            <w:pPr>
              <w:pStyle w:val="Beschriftung"/>
              <w:rPr>
                <w:ins w:id="2069" w:author="Andreas Kuehne" w:date="2019-05-31T12:40:00Z"/>
                <w:rStyle w:val="Datatype"/>
                <w:b w:val="0"/>
                <w:bCs w:val="0"/>
              </w:rPr>
            </w:pPr>
            <w:ins w:id="2070" w:author="Andreas Kuehne" w:date="2019-05-31T12:40:00Z">
              <w:r w:rsidRPr="002062A5">
                <w:rPr>
                  <w:rStyle w:val="Datatype"/>
                </w:rPr>
                <w:lastRenderedPageBreak/>
                <w:t>DigestValue</w:t>
              </w:r>
            </w:ins>
          </w:p>
        </w:tc>
        <w:tc>
          <w:tcPr>
            <w:tcW w:w="4675" w:type="dxa"/>
          </w:tcPr>
          <w:p w14:paraId="03A6CDC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71" w:author="Andreas Kuehne" w:date="2019-05-31T12:40:00Z"/>
                <w:rStyle w:val="Datatype"/>
              </w:rPr>
            </w:pPr>
            <w:ins w:id="2072" w:author="Andreas Kuehne" w:date="2019-05-31T12:40:00Z">
              <w:r w:rsidRPr="002062A5">
                <w:rPr>
                  <w:rStyle w:val="Datatype"/>
                </w:rPr>
                <w:t>val</w:t>
              </w:r>
            </w:ins>
          </w:p>
        </w:tc>
        <w:tc>
          <w:tcPr>
            <w:tcW w:w="4675" w:type="dxa"/>
          </w:tcPr>
          <w:p w14:paraId="312FE1E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073" w:author="Andreas Kuehne" w:date="2019-05-31T12:40:00Z"/>
              </w:rPr>
            </w:pPr>
            <w:customXmlInsRangeStart w:id="2074" w:author="Andreas Kuehne" w:date="2019-05-31T12:40:00Z"/>
            <w:sdt>
              <w:sdtPr>
                <w:alias w:val="dsb-DigestInfoType.val"/>
                <w:tag w:val="dsb-DigestInfoType.-jsonComment.DigestValue"/>
                <w:id w:val="-1923100972"/>
                <w:showingPlcHdr/>
              </w:sdtPr>
              <w:sdtContent>
                <w:customXmlInsRangeEnd w:id="2074"/>
                <w:ins w:id="2075" w:author="Andreas Kuehne" w:date="2019-05-31T12:40:00Z">
                  <w:r>
                    <w:rPr>
                      <w:color w:val="19D131"/>
                    </w:rPr>
                    <w:t>[]</w:t>
                  </w:r>
                </w:ins>
                <w:customXmlInsRangeStart w:id="2076" w:author="Andreas Kuehne" w:date="2019-05-31T12:40:00Z"/>
              </w:sdtContent>
            </w:sdt>
            <w:customXmlInsRangeEnd w:id="2076"/>
          </w:p>
        </w:tc>
      </w:tr>
    </w:tbl>
    <w:p w14:paraId="4D9E623F" w14:textId="77777777" w:rsidR="00A71F46" w:rsidRPr="0202B381" w:rsidRDefault="00A71F46" w:rsidP="00A71F46">
      <w:pPr>
        <w:rPr>
          <w:ins w:id="2077" w:author="Andreas Kuehne" w:date="2019-05-31T12:40:00Z"/>
        </w:rPr>
      </w:pPr>
      <w:ins w:id="2078"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2BFA87" w14:textId="77777777" w:rsidR="00A71F46" w:rsidRDefault="00A71F46" w:rsidP="00A71F46">
      <w:pPr>
        <w:pStyle w:val="Code"/>
        <w:spacing w:line="259" w:lineRule="auto"/>
        <w:rPr>
          <w:ins w:id="2079" w:author="Andreas Kuehne" w:date="2019-05-31T12:40:00Z"/>
        </w:rPr>
      </w:pPr>
      <w:ins w:id="2080" w:author="Andreas Kuehne" w:date="2019-05-31T12:40:00Z">
        <w:r>
          <w:rPr>
            <w:color w:val="31849B" w:themeColor="accent5" w:themeShade="BF"/>
          </w:rPr>
          <w:t>"dsb-DigestInfoType"</w:t>
        </w:r>
        <w:r>
          <w:t>: {</w:t>
        </w:r>
      </w:ins>
    </w:p>
    <w:p w14:paraId="4236FF9C" w14:textId="77777777" w:rsidR="00A71F46" w:rsidRDefault="00A71F46" w:rsidP="00A71F46">
      <w:pPr>
        <w:pStyle w:val="Code"/>
        <w:spacing w:line="259" w:lineRule="auto"/>
        <w:rPr>
          <w:ins w:id="2081" w:author="Andreas Kuehne" w:date="2019-05-31T12:40:00Z"/>
        </w:rPr>
      </w:pPr>
      <w:ins w:id="2082" w:author="Andreas Kuehne" w:date="2019-05-31T12:40:00Z">
        <w:r>
          <w:rPr>
            <w:color w:val="31849B" w:themeColor="accent5" w:themeShade="BF"/>
          </w:rPr>
          <w:t xml:space="preserve">  "type"</w:t>
        </w:r>
        <w:r>
          <w:t xml:space="preserve">: </w:t>
        </w:r>
        <w:r>
          <w:rPr>
            <w:color w:val="244061" w:themeColor="accent1" w:themeShade="80"/>
          </w:rPr>
          <w:t>"object",</w:t>
        </w:r>
      </w:ins>
    </w:p>
    <w:p w14:paraId="52F8D318" w14:textId="77777777" w:rsidR="00A71F46" w:rsidRDefault="00A71F46" w:rsidP="00A71F46">
      <w:pPr>
        <w:pStyle w:val="Code"/>
        <w:spacing w:line="259" w:lineRule="auto"/>
        <w:rPr>
          <w:ins w:id="2083" w:author="Andreas Kuehne" w:date="2019-05-31T12:40:00Z"/>
        </w:rPr>
      </w:pPr>
      <w:ins w:id="2084" w:author="Andreas Kuehne" w:date="2019-05-31T12:40:00Z">
        <w:r>
          <w:rPr>
            <w:color w:val="31849B" w:themeColor="accent5" w:themeShade="BF"/>
          </w:rPr>
          <w:t xml:space="preserve">  "properties"</w:t>
        </w:r>
        <w:r>
          <w:t>: {</w:t>
        </w:r>
      </w:ins>
    </w:p>
    <w:p w14:paraId="2EC72E3D" w14:textId="77777777" w:rsidR="00A71F46" w:rsidRDefault="00A71F46" w:rsidP="00A71F46">
      <w:pPr>
        <w:pStyle w:val="Code"/>
        <w:spacing w:line="259" w:lineRule="auto"/>
        <w:rPr>
          <w:ins w:id="2085" w:author="Andreas Kuehne" w:date="2019-05-31T12:40:00Z"/>
        </w:rPr>
      </w:pPr>
      <w:ins w:id="2086" w:author="Andreas Kuehne" w:date="2019-05-31T12:40:00Z">
        <w:r>
          <w:rPr>
            <w:color w:val="31849B" w:themeColor="accent5" w:themeShade="BF"/>
          </w:rPr>
          <w:t xml:space="preserve">    "alg"</w:t>
        </w:r>
        <w:r>
          <w:t>: {</w:t>
        </w:r>
      </w:ins>
    </w:p>
    <w:p w14:paraId="2A45B0EE" w14:textId="77777777" w:rsidR="00A71F46" w:rsidRDefault="00A71F46" w:rsidP="00A71F46">
      <w:pPr>
        <w:pStyle w:val="Code"/>
        <w:spacing w:line="259" w:lineRule="auto"/>
        <w:rPr>
          <w:ins w:id="2087" w:author="Andreas Kuehne" w:date="2019-05-31T12:40:00Z"/>
        </w:rPr>
      </w:pPr>
      <w:ins w:id="2088" w:author="Andreas Kuehne" w:date="2019-05-31T12:40:00Z">
        <w:r>
          <w:rPr>
            <w:color w:val="31849B" w:themeColor="accent5" w:themeShade="BF"/>
          </w:rPr>
          <w:t xml:space="preserve">      "type"</w:t>
        </w:r>
        <w:r>
          <w:t xml:space="preserve">: </w:t>
        </w:r>
        <w:r>
          <w:rPr>
            <w:color w:val="244061" w:themeColor="accent1" w:themeShade="80"/>
          </w:rPr>
          <w:t>"string"</w:t>
        </w:r>
      </w:ins>
    </w:p>
    <w:p w14:paraId="4EA15AF9" w14:textId="77777777" w:rsidR="00A71F46" w:rsidRDefault="00A71F46" w:rsidP="00A71F46">
      <w:pPr>
        <w:pStyle w:val="Code"/>
        <w:spacing w:line="259" w:lineRule="auto"/>
        <w:rPr>
          <w:ins w:id="2089" w:author="Andreas Kuehne" w:date="2019-05-31T12:40:00Z"/>
        </w:rPr>
      </w:pPr>
      <w:ins w:id="2090" w:author="Andreas Kuehne" w:date="2019-05-31T12:40:00Z">
        <w:r>
          <w:t xml:space="preserve">    },</w:t>
        </w:r>
      </w:ins>
    </w:p>
    <w:p w14:paraId="1F2BEB5C" w14:textId="77777777" w:rsidR="00A71F46" w:rsidRDefault="00A71F46" w:rsidP="00A71F46">
      <w:pPr>
        <w:pStyle w:val="Code"/>
        <w:spacing w:line="259" w:lineRule="auto"/>
        <w:rPr>
          <w:ins w:id="2091" w:author="Andreas Kuehne" w:date="2019-05-31T12:40:00Z"/>
        </w:rPr>
      </w:pPr>
      <w:ins w:id="2092" w:author="Andreas Kuehne" w:date="2019-05-31T12:40:00Z">
        <w:r>
          <w:rPr>
            <w:color w:val="31849B" w:themeColor="accent5" w:themeShade="BF"/>
          </w:rPr>
          <w:t xml:space="preserve">    "val"</w:t>
        </w:r>
        <w:r>
          <w:t>: {</w:t>
        </w:r>
      </w:ins>
    </w:p>
    <w:p w14:paraId="72F0E749" w14:textId="77777777" w:rsidR="00A71F46" w:rsidRDefault="00A71F46" w:rsidP="00A71F46">
      <w:pPr>
        <w:pStyle w:val="Code"/>
        <w:spacing w:line="259" w:lineRule="auto"/>
        <w:rPr>
          <w:ins w:id="2093" w:author="Andreas Kuehne" w:date="2019-05-31T12:40:00Z"/>
        </w:rPr>
      </w:pPr>
      <w:ins w:id="2094" w:author="Andreas Kuehne" w:date="2019-05-31T12:40:00Z">
        <w:r>
          <w:rPr>
            <w:color w:val="31849B" w:themeColor="accent5" w:themeShade="BF"/>
          </w:rPr>
          <w:t xml:space="preserve">      "type"</w:t>
        </w:r>
        <w:r>
          <w:t xml:space="preserve">: </w:t>
        </w:r>
        <w:r>
          <w:rPr>
            <w:color w:val="244061" w:themeColor="accent1" w:themeShade="80"/>
          </w:rPr>
          <w:t>"string"</w:t>
        </w:r>
      </w:ins>
    </w:p>
    <w:p w14:paraId="1EE5C492" w14:textId="77777777" w:rsidR="00A71F46" w:rsidRDefault="00A71F46" w:rsidP="00A71F46">
      <w:pPr>
        <w:pStyle w:val="Code"/>
        <w:spacing w:line="259" w:lineRule="auto"/>
        <w:rPr>
          <w:ins w:id="2095" w:author="Andreas Kuehne" w:date="2019-05-31T12:40:00Z"/>
        </w:rPr>
      </w:pPr>
      <w:ins w:id="2096" w:author="Andreas Kuehne" w:date="2019-05-31T12:40:00Z">
        <w:r>
          <w:t xml:space="preserve">    }</w:t>
        </w:r>
      </w:ins>
    </w:p>
    <w:p w14:paraId="6FB2E1FD" w14:textId="77777777" w:rsidR="00A71F46" w:rsidRDefault="00A71F46" w:rsidP="00A71F46">
      <w:pPr>
        <w:pStyle w:val="Code"/>
        <w:spacing w:line="259" w:lineRule="auto"/>
        <w:rPr>
          <w:ins w:id="2097" w:author="Andreas Kuehne" w:date="2019-05-31T12:40:00Z"/>
        </w:rPr>
      </w:pPr>
      <w:ins w:id="2098" w:author="Andreas Kuehne" w:date="2019-05-31T12:40:00Z">
        <w:r>
          <w:t xml:space="preserve">  },</w:t>
        </w:r>
      </w:ins>
    </w:p>
    <w:p w14:paraId="3C9495A8" w14:textId="77777777" w:rsidR="00A71F46" w:rsidRDefault="00A71F46" w:rsidP="00A71F46">
      <w:pPr>
        <w:pStyle w:val="Code"/>
        <w:spacing w:line="259" w:lineRule="auto"/>
        <w:rPr>
          <w:ins w:id="2099" w:author="Andreas Kuehne" w:date="2019-05-31T12:40:00Z"/>
        </w:rPr>
      </w:pPr>
      <w:ins w:id="2100" w:author="Andreas Kuehne" w:date="2019-05-31T12:40:00Z">
        <w:r>
          <w:rPr>
            <w:color w:val="31849B" w:themeColor="accent5" w:themeShade="BF"/>
          </w:rPr>
          <w:t xml:space="preserve">  "required"</w:t>
        </w:r>
        <w:r>
          <w:t>: [</w:t>
        </w:r>
        <w:r>
          <w:rPr>
            <w:color w:val="244061" w:themeColor="accent1" w:themeShade="80"/>
          </w:rPr>
          <w:t>"alg", "val"</w:t>
        </w:r>
        <w:r>
          <w:t>]</w:t>
        </w:r>
      </w:ins>
    </w:p>
    <w:p w14:paraId="2B3E137E" w14:textId="77777777" w:rsidR="00A71F46" w:rsidRDefault="00A71F46" w:rsidP="00A71F46">
      <w:pPr>
        <w:pStyle w:val="Code"/>
        <w:spacing w:line="259" w:lineRule="auto"/>
        <w:rPr>
          <w:ins w:id="2101" w:author="Andreas Kuehne" w:date="2019-05-31T12:40:00Z"/>
        </w:rPr>
      </w:pPr>
      <w:ins w:id="2102" w:author="Andreas Kuehne" w:date="2019-05-31T12:40:00Z">
        <w:r>
          <w:t>}</w:t>
        </w:r>
      </w:ins>
    </w:p>
    <w:p w14:paraId="077E8ADD" w14:textId="77777777" w:rsidR="00A71F46" w:rsidRDefault="00A71F46" w:rsidP="00A71F46">
      <w:pPr>
        <w:rPr>
          <w:ins w:id="2103" w:author="Andreas Kuehne" w:date="2019-05-31T12:40:00Z"/>
        </w:rPr>
      </w:pPr>
      <w:customXmlInsRangeStart w:id="2104" w:author="Andreas Kuehne" w:date="2019-05-31T12:40:00Z"/>
      <w:sdt>
        <w:sdtPr>
          <w:tag w:val="dsb-DigestInfoType.-jsonSchema"/>
          <w:id w:val="346987081"/>
          <w:showingPlcHdr/>
        </w:sdtPr>
        <w:sdtContent>
          <w:customXmlInsRangeEnd w:id="2104"/>
          <w:ins w:id="2105" w:author="Andreas Kuehne" w:date="2019-05-31T12:40:00Z">
            <w:r>
              <w:rPr>
                <w:color w:val="19D131"/>
              </w:rPr>
              <w:t>[component DigestInfo JSON schema details]</w:t>
            </w:r>
          </w:ins>
          <w:customXmlInsRangeStart w:id="2106" w:author="Andreas Kuehne" w:date="2019-05-31T12:40:00Z"/>
        </w:sdtContent>
      </w:sdt>
      <w:customXmlInsRangeEnd w:id="2106"/>
    </w:p>
    <w:p w14:paraId="1CA1FBB5" w14:textId="77777777" w:rsidR="00A71F46" w:rsidRDefault="00A71F46" w:rsidP="00A71F46">
      <w:pPr>
        <w:pStyle w:val="berschrift4"/>
        <w:numPr>
          <w:ilvl w:val="3"/>
          <w:numId w:val="3"/>
        </w:numPr>
        <w:rPr>
          <w:ins w:id="2107" w:author="Andreas Kuehne" w:date="2019-05-31T12:40:00Z"/>
        </w:rPr>
      </w:pPr>
      <w:ins w:id="2108" w:author="Andreas Kuehne" w:date="2019-05-31T12:40:00Z">
        <w:r>
          <w:t>DigestInfo – XML Syntax</w:t>
        </w:r>
      </w:ins>
    </w:p>
    <w:p w14:paraId="0D4203CE" w14:textId="77777777" w:rsidR="00A71F46" w:rsidRPr="5404FA76" w:rsidRDefault="00A71F46" w:rsidP="00A71F46">
      <w:pPr>
        <w:rPr>
          <w:ins w:id="2109" w:author="Andreas Kuehne" w:date="2019-05-31T12:40:00Z"/>
        </w:rPr>
      </w:pPr>
      <w:ins w:id="2110" w:author="Andreas Kuehne" w:date="2019-05-31T12:40:00Z">
        <w:r w:rsidRPr="0CCF9147">
          <w:t xml:space="preserve">The XML type </w:t>
        </w:r>
        <w:r w:rsidRPr="002062A5">
          <w:rPr>
            <w:rFonts w:ascii="Courier New" w:eastAsia="Courier New" w:hAnsi="Courier New" w:cs="Courier New"/>
          </w:rPr>
          <w:t>DigestInfoType</w:t>
        </w:r>
        <w:r w:rsidRPr="0CCF9147">
          <w:t xml:space="preserve"> SHALL implement the requirements defined in the </w:t>
        </w:r>
        <w:r w:rsidRPr="002062A5">
          <w:rPr>
            <w:rFonts w:ascii="Courier New" w:eastAsia="Courier New" w:hAnsi="Courier New" w:cs="Courier New"/>
          </w:rPr>
          <w:t>DigestInfo</w:t>
        </w:r>
        <w:r>
          <w:t xml:space="preserve"> </w:t>
        </w:r>
        <w:r w:rsidRPr="005A6FFD">
          <w:t>component.</w:t>
        </w:r>
      </w:ins>
    </w:p>
    <w:p w14:paraId="3898C064" w14:textId="77777777" w:rsidR="00A71F46" w:rsidRDefault="00A71F46" w:rsidP="00A71F46">
      <w:pPr>
        <w:rPr>
          <w:ins w:id="2111" w:author="Andreas Kuehne" w:date="2019-05-31T12:40:00Z"/>
        </w:rPr>
      </w:pPr>
      <w:ins w:id="2112" w:author="Andreas Kuehne" w:date="2019-05-31T12:40:00Z">
        <w:r w:rsidRPr="005A6FFD">
          <w:rPr>
            <w:rFonts w:eastAsia="Arial"/>
          </w:rPr>
          <w:t xml:space="preserve">The </w:t>
        </w:r>
        <w:r w:rsidRPr="002062A5">
          <w:rPr>
            <w:rFonts w:ascii="Courier New" w:eastAsia="Courier New" w:hAnsi="Courier New" w:cs="Courier New"/>
          </w:rPr>
          <w:t>DigestInfoType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7198BE7" w14:textId="77777777" w:rsidR="00A71F46" w:rsidRDefault="00A71F46" w:rsidP="00A71F46">
      <w:pPr>
        <w:pStyle w:val="Code"/>
        <w:rPr>
          <w:ins w:id="2113" w:author="Andreas Kuehne" w:date="2019-05-31T12:40:00Z"/>
        </w:rPr>
      </w:pPr>
      <w:ins w:id="211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DigestInfoType</w:t>
        </w:r>
        <w:r>
          <w:rPr>
            <w:color w:val="943634" w:themeColor="accent2" w:themeShade="BF"/>
          </w:rPr>
          <w:t>"</w:t>
        </w:r>
        <w:r>
          <w:rPr>
            <w:color w:val="31849B" w:themeColor="accent5" w:themeShade="BF"/>
          </w:rPr>
          <w:t>&gt;</w:t>
        </w:r>
      </w:ins>
    </w:p>
    <w:p w14:paraId="0A18F304" w14:textId="77777777" w:rsidR="00A71F46" w:rsidRDefault="00A71F46" w:rsidP="00A71F46">
      <w:pPr>
        <w:pStyle w:val="Code"/>
        <w:rPr>
          <w:ins w:id="2115" w:author="Andreas Kuehne" w:date="2019-05-31T12:40:00Z"/>
        </w:rPr>
      </w:pPr>
      <w:ins w:id="2116" w:author="Andreas Kuehne" w:date="2019-05-31T12:40:00Z">
        <w:r>
          <w:rPr>
            <w:color w:val="31849B" w:themeColor="accent5" w:themeShade="BF"/>
          </w:rPr>
          <w:t xml:space="preserve">  &lt;xs:sequence&gt;</w:t>
        </w:r>
      </w:ins>
    </w:p>
    <w:p w14:paraId="7A2F889D" w14:textId="77777777" w:rsidR="00A71F46" w:rsidRDefault="00A71F46" w:rsidP="00A71F46">
      <w:pPr>
        <w:pStyle w:val="Code"/>
        <w:rPr>
          <w:ins w:id="2117" w:author="Andreas Kuehne" w:date="2019-05-31T12:40:00Z"/>
        </w:rPr>
      </w:pPr>
      <w:ins w:id="211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DigestMethod</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C98D6AA" w14:textId="77777777" w:rsidR="00A71F46" w:rsidRDefault="00A71F46" w:rsidP="00A71F46">
      <w:pPr>
        <w:pStyle w:val="Code"/>
        <w:rPr>
          <w:ins w:id="2119" w:author="Andreas Kuehne" w:date="2019-05-31T12:40:00Z"/>
        </w:rPr>
      </w:pPr>
      <w:ins w:id="21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5E6FF353" w14:textId="77777777" w:rsidR="00A71F46" w:rsidRDefault="00A71F46" w:rsidP="00A71F46">
      <w:pPr>
        <w:pStyle w:val="Code"/>
        <w:rPr>
          <w:ins w:id="2121" w:author="Andreas Kuehne" w:date="2019-05-31T12:40:00Z"/>
        </w:rPr>
      </w:pPr>
      <w:ins w:id="2122" w:author="Andreas Kuehne" w:date="2019-05-31T12:40:00Z">
        <w:r>
          <w:rPr>
            <w:color w:val="31849B" w:themeColor="accent5" w:themeShade="BF"/>
          </w:rPr>
          <w:t xml:space="preserve">  &lt;/xs:sequence&gt;</w:t>
        </w:r>
      </w:ins>
    </w:p>
    <w:p w14:paraId="07D6A081" w14:textId="77777777" w:rsidR="00A71F46" w:rsidRDefault="00A71F46" w:rsidP="00A71F46">
      <w:pPr>
        <w:pStyle w:val="Code"/>
        <w:rPr>
          <w:ins w:id="2123" w:author="Andreas Kuehne" w:date="2019-05-31T12:40:00Z"/>
        </w:rPr>
      </w:pPr>
      <w:ins w:id="2124" w:author="Andreas Kuehne" w:date="2019-05-31T12:40:00Z">
        <w:r>
          <w:rPr>
            <w:color w:val="31849B" w:themeColor="accent5" w:themeShade="BF"/>
          </w:rPr>
          <w:t>&lt;/xs:complexType&gt;</w:t>
        </w:r>
      </w:ins>
    </w:p>
    <w:p w14:paraId="4FD8372D" w14:textId="77777777" w:rsidR="00A71F46" w:rsidRDefault="00A71F46" w:rsidP="00A71F46">
      <w:pPr>
        <w:spacing w:line="259" w:lineRule="auto"/>
        <w:rPr>
          <w:ins w:id="2125" w:author="Andreas Kuehne" w:date="2019-05-31T12:40:00Z"/>
        </w:rPr>
      </w:pPr>
      <w:ins w:id="2126" w:author="Andreas Kuehne" w:date="2019-05-31T12:40:00Z">
        <w:r>
          <w:t>Each child element of</w:t>
        </w:r>
        <w:r w:rsidRPr="71C71F8C">
          <w:t xml:space="preserve"> </w:t>
        </w:r>
        <w:r w:rsidRPr="002062A5">
          <w:rPr>
            <w:rFonts w:ascii="Courier New" w:eastAsia="Courier New" w:hAnsi="Courier New" w:cs="Courier New"/>
          </w:rPr>
          <w:t>DigestInfoType</w:t>
        </w:r>
        <w:r w:rsidRPr="71C71F8C">
          <w:t xml:space="preserve"> </w:t>
        </w:r>
        <w:r>
          <w:t xml:space="preserve">XML element SHALL implement in XML syntax the sub-component that has a name equal to its local name. </w:t>
        </w:r>
      </w:ins>
      <w:customXmlInsRangeStart w:id="2127" w:author="Andreas Kuehne" w:date="2019-05-31T12:40:00Z"/>
      <w:sdt>
        <w:sdtPr>
          <w:tag w:val="dsb-DigestInfoType.-xmlSchema"/>
          <w:id w:val="1106232323"/>
          <w:showingPlcHdr/>
        </w:sdtPr>
        <w:sdtContent>
          <w:customXmlInsRangeEnd w:id="2127"/>
          <w:ins w:id="2128" w:author="Andreas Kuehne" w:date="2019-05-31T12:40:00Z">
            <w:r>
              <w:rPr>
                <w:color w:val="19D131"/>
              </w:rPr>
              <w:t>[component DigestInfo XML schema details]</w:t>
            </w:r>
          </w:ins>
          <w:customXmlInsRangeStart w:id="2129" w:author="Andreas Kuehne" w:date="2019-05-31T12:40:00Z"/>
        </w:sdtContent>
      </w:sdt>
      <w:customXmlInsRangeEnd w:id="2129"/>
    </w:p>
    <w:p w14:paraId="34C989AC" w14:textId="77777777" w:rsidR="00A71F46" w:rsidRDefault="00A71F46" w:rsidP="00A71F46">
      <w:pPr>
        <w:pStyle w:val="berschrift3"/>
        <w:numPr>
          <w:ilvl w:val="2"/>
          <w:numId w:val="3"/>
        </w:numPr>
        <w:rPr>
          <w:ins w:id="2130" w:author="Andreas Kuehne" w:date="2019-05-31T12:40:00Z"/>
        </w:rPr>
      </w:pPr>
      <w:ins w:id="2131" w:author="Andreas Kuehne" w:date="2019-05-31T12:40:00Z">
        <w:r>
          <w:t>Component AttachmentReference</w:t>
        </w:r>
      </w:ins>
    </w:p>
    <w:p w14:paraId="32B35A89" w14:textId="77777777" w:rsidR="00A71F46" w:rsidRDefault="00A71F46" w:rsidP="00A71F46">
      <w:pPr>
        <w:rPr>
          <w:ins w:id="2132" w:author="Andreas Kuehne" w:date="2019-05-31T12:40:00Z"/>
        </w:rPr>
      </w:pPr>
      <w:customXmlInsRangeStart w:id="2133" w:author="Andreas Kuehne" w:date="2019-05-31T12:40:00Z"/>
      <w:sdt>
        <w:sdtPr>
          <w:tag w:val="dsb-AttachmentReferenceType.-normative"/>
          <w:id w:val="320627064"/>
        </w:sdtPr>
        <w:sdtContent>
          <w:customXmlInsRangeEnd w:id="2133"/>
          <w:ins w:id="2134" w:author="Andreas Kuehne" w:date="2019-05-31T12:40:00Z">
            <w:r w:rsidRPr="003A06D0">
              <w:rPr>
                <w:color w:val="19D131"/>
                <w:lang w:val="en-GB"/>
              </w:rPr>
              <w:t xml:space="preserve">Applications MAY support SOAP 1.2 attachment feature </w:t>
            </w:r>
            <w:r w:rsidRPr="003A06D0">
              <w:rPr>
                <w:b/>
                <w:bCs/>
                <w:color w:val="000000" w:themeColor="text1"/>
                <w:lang w:val="en-GB"/>
              </w:rPr>
              <w:t>[SOAPAtt]</w:t>
            </w:r>
            <w:r w:rsidRPr="003A06D0">
              <w:rPr>
                <w:color w:val="19D131"/>
                <w:lang w:val="en-GB"/>
              </w:rPr>
              <w:t xml:space="preserve"> or other attachment specifications (e.g. </w:t>
            </w:r>
            <w:r w:rsidRPr="003A06D0">
              <w:rPr>
                <w:b/>
                <w:lang w:val="en-GB"/>
              </w:rPr>
              <w:t>[SOAPMtom]</w:t>
            </w:r>
            <w:r w:rsidRPr="003A06D0">
              <w:rPr>
                <w:color w:val="19D131"/>
                <w:lang w:val="en-GB"/>
              </w:rPr>
              <w:t>) to transmit documents.</w:t>
            </w:r>
          </w:ins>
          <w:customXmlInsRangeStart w:id="2135" w:author="Andreas Kuehne" w:date="2019-05-31T12:40:00Z"/>
        </w:sdtContent>
      </w:sdt>
      <w:customXmlInsRangeEnd w:id="2135"/>
    </w:p>
    <w:p w14:paraId="25A50573" w14:textId="77777777" w:rsidR="00A71F46" w:rsidRDefault="00A71F46" w:rsidP="00A71F46">
      <w:pPr>
        <w:rPr>
          <w:ins w:id="2136" w:author="Andreas Kuehne" w:date="2019-05-31T12:40:00Z"/>
        </w:rPr>
      </w:pPr>
      <w:ins w:id="2137" w:author="Andreas Kuehne" w:date="2019-05-31T12:40:00Z">
        <w:r>
          <w:t>Below follows a list of the sub-components that constitute this component:</w:t>
        </w:r>
      </w:ins>
    </w:p>
    <w:p w14:paraId="46CED1C9" w14:textId="77777777" w:rsidR="00A71F46" w:rsidRDefault="00A71F46" w:rsidP="00A71F46">
      <w:pPr>
        <w:pStyle w:val="Member"/>
        <w:rPr>
          <w:ins w:id="2138" w:author="Andreas Kuehne" w:date="2019-05-31T12:40:00Z"/>
        </w:rPr>
      </w:pPr>
      <w:ins w:id="2139" w:author="Andreas Kuehne" w:date="2019-05-31T12:40:00Z">
        <w:r>
          <w:lastRenderedPageBreak/>
          <w:t xml:space="preserve">The OPTIONAL </w:t>
        </w:r>
        <w:r w:rsidRPr="35C1378D">
          <w:rPr>
            <w:rStyle w:val="Datatype"/>
          </w:rPr>
          <w:t>DigestInfo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DigestInfo</w:t>
        </w:r>
        <w:r>
          <w:fldChar w:fldCharType="end"/>
        </w:r>
        <w:r>
          <w:t xml:space="preserve">. </w:t>
        </w:r>
      </w:ins>
      <w:customXmlInsRangeStart w:id="2140" w:author="Andreas Kuehne" w:date="2019-05-31T12:40:00Z"/>
      <w:sdt>
        <w:sdtPr>
          <w:alias w:val="dsb-AttachmentReferenceType.di"/>
          <w:tag w:val="dsb-AttachmentReferenceType.DigestInfo"/>
          <w:id w:val="-1959174961"/>
        </w:sdtPr>
        <w:sdtContent>
          <w:customXmlInsRangeEnd w:id="2140"/>
          <w:ins w:id="2141" w:author="Andreas Kuehne" w:date="2019-05-31T12:40:00Z">
            <w:r w:rsidRPr="003A06D0">
              <w:rPr>
                <w:color w:val="19D131"/>
                <w:lang w:val="en-GB"/>
              </w:rPr>
              <w:t xml:space="preserve">An element of this type can be used to ensure the integrity of the attachment data. If these elements are supplied the server SHOULD compute a message digest using the algorithm given in </w:t>
            </w:r>
            <w:r w:rsidRPr="003A06D0">
              <w:rPr>
                <w:rStyle w:val="Datatype"/>
                <w:lang w:val="en-GB"/>
              </w:rPr>
              <w:t>DigestMethod</w:t>
            </w:r>
            <w:r w:rsidRPr="003A06D0">
              <w:rPr>
                <w:color w:val="19D131"/>
                <w:lang w:val="en-GB"/>
              </w:rPr>
              <w:t xml:space="preserve"> over the binary data in the octet stream and compare it against the supplied </w:t>
            </w:r>
            <w:r w:rsidRPr="003A06D0">
              <w:rPr>
                <w:rStyle w:val="Datatype"/>
                <w:lang w:val="en-GB"/>
              </w:rPr>
              <w:t>DigestValue</w:t>
            </w:r>
            <w:r w:rsidRPr="003A06D0">
              <w:rPr>
                <w:color w:val="19D131"/>
                <w:lang w:val="en-GB"/>
              </w:rPr>
              <w:t>. If the comparison fails</w:t>
            </w:r>
            <w:r>
              <w:rPr>
                <w:color w:val="19D131"/>
                <w:lang w:val="en-GB"/>
              </w:rPr>
              <w:t>,</w:t>
            </w:r>
            <w:r w:rsidRPr="003A06D0">
              <w:rPr>
                <w:color w:val="19D131"/>
                <w:lang w:val="en-GB"/>
              </w:rPr>
              <w:t xml:space="preserve"> then a </w:t>
            </w:r>
            <w:r w:rsidRPr="003A06D0">
              <w:rPr>
                <w:rStyle w:val="Datatype"/>
                <w:lang w:val="en-GB"/>
              </w:rPr>
              <w:t>RequesterError</w:t>
            </w:r>
            <w:r w:rsidRPr="003A06D0">
              <w:rPr>
                <w:color w:val="19D131"/>
                <w:lang w:val="en-GB"/>
              </w:rPr>
              <w:t xml:space="preserve"> qualified by a </w:t>
            </w:r>
            <w:r w:rsidRPr="003A06D0">
              <w:rPr>
                <w:rStyle w:val="Datatype"/>
                <w:lang w:val="en-GB"/>
              </w:rPr>
              <w:t>GeneralError</w:t>
            </w:r>
            <w:r w:rsidRPr="003A06D0">
              <w:rPr>
                <w:color w:val="19D131"/>
                <w:lang w:val="en-GB"/>
              </w:rPr>
              <w:t xml:space="preserve"> and an appropriate message containing the </w:t>
            </w:r>
            <w:r w:rsidRPr="003A06D0">
              <w:rPr>
                <w:rStyle w:val="Datatype"/>
                <w:lang w:val="en-GB"/>
              </w:rPr>
              <w:t>AttRefURI</w:t>
            </w:r>
            <w:r w:rsidRPr="003A06D0">
              <w:rPr>
                <w:color w:val="19D131"/>
                <w:lang w:val="en-GB"/>
              </w:rPr>
              <w:t xml:space="preserve"> is returned.</w:t>
            </w:r>
          </w:ins>
          <w:customXmlInsRangeStart w:id="2142" w:author="Andreas Kuehne" w:date="2019-05-31T12:40:00Z"/>
        </w:sdtContent>
      </w:sdt>
      <w:customXmlInsRangeEnd w:id="2142"/>
    </w:p>
    <w:p w14:paraId="0752F107" w14:textId="77777777" w:rsidR="00A71F46" w:rsidRDefault="00A71F46" w:rsidP="00A71F46">
      <w:pPr>
        <w:pStyle w:val="Member"/>
        <w:rPr>
          <w:ins w:id="2143" w:author="Andreas Kuehne" w:date="2019-05-31T12:40:00Z"/>
        </w:rPr>
      </w:pPr>
      <w:ins w:id="2144" w:author="Andreas Kuehne" w:date="2019-05-31T12:40:00Z">
        <w:r>
          <w:t xml:space="preserve">The </w:t>
        </w:r>
        <w:r w:rsidRPr="35C1378D">
          <w:rPr>
            <w:rStyle w:val="Datatype"/>
          </w:rPr>
          <w:t>AttRefURI</w:t>
        </w:r>
        <w:r>
          <w:t xml:space="preserve"> element MUST contain one instance of a URI. </w:t>
        </w:r>
      </w:ins>
      <w:customXmlInsRangeStart w:id="2145" w:author="Andreas Kuehne" w:date="2019-05-31T12:40:00Z"/>
      <w:sdt>
        <w:sdtPr>
          <w:alias w:val="dsb-AttachmentReferenceType.attURI"/>
          <w:tag w:val="dsb-AttachmentReferenceType.AttRefURI"/>
          <w:id w:val="-1020161478"/>
        </w:sdtPr>
        <w:sdtContent>
          <w:customXmlInsRangeEnd w:id="2145"/>
          <w:ins w:id="2146" w:author="Andreas Kuehne" w:date="2019-05-31T12:40:00Z">
            <w:r w:rsidRPr="003A06D0">
              <w:rPr>
                <w:color w:val="19D131"/>
                <w:lang w:val="en-GB"/>
              </w:rPr>
              <w:t xml:space="preserve">SOAP 1.2 attachment feature [SOAPAtt] states that any secondary part ("attachment") can be referenced by a URI of any URI scheme. </w:t>
            </w:r>
            <w:r w:rsidRPr="003A06D0">
              <w:rPr>
                <w:rStyle w:val="Datatype"/>
                <w:lang w:val="en-GB"/>
              </w:rPr>
              <w:t>AttRefURI</w:t>
            </w:r>
            <w:r w:rsidRPr="003A06D0">
              <w:rPr>
                <w:color w:val="19D131"/>
                <w:lang w:val="en-GB"/>
              </w:rPr>
              <w: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t>
            </w:r>
          </w:ins>
          <w:customXmlInsRangeStart w:id="2147" w:author="Andreas Kuehne" w:date="2019-05-31T12:40:00Z"/>
        </w:sdtContent>
      </w:sdt>
      <w:customXmlInsRangeEnd w:id="2147"/>
    </w:p>
    <w:p w14:paraId="13F54754" w14:textId="77777777" w:rsidR="00A71F46" w:rsidRDefault="00A71F46" w:rsidP="00A71F46">
      <w:pPr>
        <w:pStyle w:val="Non-normativeCommentHeading"/>
        <w:rPr>
          <w:ins w:id="2148" w:author="Andreas Kuehne" w:date="2019-05-31T12:40:00Z"/>
        </w:rPr>
      </w:pPr>
      <w:ins w:id="2149" w:author="Andreas Kuehne" w:date="2019-05-31T12:40:00Z">
        <w:r>
          <w:t>Non-normative Comment:</w:t>
        </w:r>
      </w:ins>
    </w:p>
    <w:p w14:paraId="43BE1451" w14:textId="77777777" w:rsidR="00A71F46" w:rsidRDefault="00A71F46" w:rsidP="00A71F46">
      <w:pPr>
        <w:pStyle w:val="Non-normativeComment"/>
        <w:rPr>
          <w:ins w:id="2150" w:author="Andreas Kuehne" w:date="2019-05-31T12:40:00Z"/>
        </w:rPr>
      </w:pPr>
      <w:customXmlInsRangeStart w:id="2151" w:author="Andreas Kuehne" w:date="2019-05-31T12:40:00Z"/>
      <w:sdt>
        <w:sdtPr>
          <w:tag w:val="dsb-AttachmentReferenceType.-nonNormative"/>
          <w:id w:val="285394350"/>
          <w:showingPlcHdr/>
        </w:sdtPr>
        <w:sdtContent>
          <w:customXmlInsRangeEnd w:id="2151"/>
          <w:ins w:id="2152" w:author="Andreas Kuehne" w:date="2019-05-31T12:40:00Z">
            <w:r>
              <w:rPr>
                <w:color w:val="19D131"/>
              </w:rPr>
              <w:t>[component AttachmentReference non normative details]</w:t>
            </w:r>
          </w:ins>
          <w:customXmlInsRangeStart w:id="2153" w:author="Andreas Kuehne" w:date="2019-05-31T12:40:00Z"/>
        </w:sdtContent>
      </w:sdt>
      <w:customXmlInsRangeEnd w:id="2153"/>
    </w:p>
    <w:p w14:paraId="6E1E471B" w14:textId="77777777" w:rsidR="00A71F46" w:rsidRDefault="00A71F46" w:rsidP="00A71F46">
      <w:pPr>
        <w:pStyle w:val="berschrift4"/>
        <w:numPr>
          <w:ilvl w:val="3"/>
          <w:numId w:val="3"/>
        </w:numPr>
        <w:rPr>
          <w:ins w:id="2154" w:author="Andreas Kuehne" w:date="2019-05-31T12:40:00Z"/>
        </w:rPr>
      </w:pPr>
      <w:ins w:id="2155" w:author="Andreas Kuehne" w:date="2019-05-31T12:40:00Z">
        <w:r>
          <w:t>AttachmentReference – JSON Syntax</w:t>
        </w:r>
      </w:ins>
    </w:p>
    <w:p w14:paraId="1A9AD54A" w14:textId="77777777" w:rsidR="00A71F46" w:rsidRPr="0248A3D1" w:rsidRDefault="00A71F46" w:rsidP="00A71F46">
      <w:pPr>
        <w:rPr>
          <w:ins w:id="2156" w:author="Andreas Kuehne" w:date="2019-05-31T12:40:00Z"/>
        </w:rPr>
      </w:pPr>
      <w:ins w:id="2157"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AttachmentReference</w:t>
        </w:r>
        <w:r>
          <w:t xml:space="preserve"> component.</w:t>
        </w:r>
      </w:ins>
    </w:p>
    <w:p w14:paraId="40F542BD" w14:textId="77777777" w:rsidR="00A71F46" w:rsidRPr="C2430093" w:rsidRDefault="00A71F46" w:rsidP="00A71F46">
      <w:pPr>
        <w:spacing w:line="259" w:lineRule="auto"/>
        <w:rPr>
          <w:ins w:id="2158" w:author="Andreas Kuehne" w:date="2019-05-31T12:40:00Z"/>
          <w:rFonts w:eastAsia="Arial" w:cs="Arial"/>
          <w:sz w:val="22"/>
          <w:szCs w:val="22"/>
        </w:rPr>
      </w:pPr>
      <w:ins w:id="215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AttachmentReference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A7533F0" w14:textId="77777777" w:rsidTr="00A71F46">
        <w:trPr>
          <w:cnfStyle w:val="100000000000" w:firstRow="1" w:lastRow="0" w:firstColumn="0" w:lastColumn="0" w:oddVBand="0" w:evenVBand="0" w:oddHBand="0" w:evenHBand="0" w:firstRowFirstColumn="0" w:firstRowLastColumn="0" w:lastRowFirstColumn="0" w:lastRowLastColumn="0"/>
          <w:ins w:id="21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C0E11BF" w14:textId="77777777" w:rsidR="00A71F46" w:rsidRDefault="00A71F46" w:rsidP="00A71F46">
            <w:pPr>
              <w:pStyle w:val="Beschriftung"/>
              <w:rPr>
                <w:ins w:id="2161" w:author="Andreas Kuehne" w:date="2019-05-31T12:40:00Z"/>
              </w:rPr>
            </w:pPr>
            <w:ins w:id="2162" w:author="Andreas Kuehne" w:date="2019-05-31T12:40:00Z">
              <w:r>
                <w:t>Element</w:t>
              </w:r>
            </w:ins>
          </w:p>
        </w:tc>
        <w:tc>
          <w:tcPr>
            <w:tcW w:w="4675" w:type="dxa"/>
          </w:tcPr>
          <w:p w14:paraId="62CB91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63" w:author="Andreas Kuehne" w:date="2019-05-31T12:40:00Z"/>
              </w:rPr>
            </w:pPr>
            <w:ins w:id="2164" w:author="Andreas Kuehne" w:date="2019-05-31T12:40:00Z">
              <w:r>
                <w:t>Implementing JSON member name</w:t>
              </w:r>
            </w:ins>
          </w:p>
        </w:tc>
        <w:tc>
          <w:tcPr>
            <w:tcW w:w="4675" w:type="dxa"/>
          </w:tcPr>
          <w:p w14:paraId="36ACB3A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65" w:author="Andreas Kuehne" w:date="2019-05-31T12:40:00Z"/>
              </w:rPr>
            </w:pPr>
            <w:ins w:id="2166" w:author="Andreas Kuehne" w:date="2019-05-31T12:40:00Z">
              <w:r>
                <w:t>Comments</w:t>
              </w:r>
            </w:ins>
          </w:p>
        </w:tc>
      </w:tr>
      <w:tr w:rsidR="00A71F46" w14:paraId="0D04BA36" w14:textId="77777777" w:rsidTr="00A71F46">
        <w:trPr>
          <w:ins w:id="21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5633FD" w14:textId="77777777" w:rsidR="00A71F46" w:rsidRPr="002062A5" w:rsidRDefault="00A71F46" w:rsidP="00A71F46">
            <w:pPr>
              <w:pStyle w:val="Beschriftung"/>
              <w:rPr>
                <w:ins w:id="2168" w:author="Andreas Kuehne" w:date="2019-05-31T12:40:00Z"/>
                <w:rStyle w:val="Datatype"/>
                <w:b w:val="0"/>
                <w:bCs w:val="0"/>
              </w:rPr>
            </w:pPr>
            <w:ins w:id="2169" w:author="Andreas Kuehne" w:date="2019-05-31T12:40:00Z">
              <w:r w:rsidRPr="002062A5">
                <w:rPr>
                  <w:rStyle w:val="Datatype"/>
                </w:rPr>
                <w:t>DigestInfo</w:t>
              </w:r>
            </w:ins>
          </w:p>
        </w:tc>
        <w:tc>
          <w:tcPr>
            <w:tcW w:w="4675" w:type="dxa"/>
          </w:tcPr>
          <w:p w14:paraId="0F15346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170" w:author="Andreas Kuehne" w:date="2019-05-31T12:40:00Z"/>
                <w:rStyle w:val="Datatype"/>
              </w:rPr>
            </w:pPr>
            <w:ins w:id="2171" w:author="Andreas Kuehne" w:date="2019-05-31T12:40:00Z">
              <w:r w:rsidRPr="002062A5">
                <w:rPr>
                  <w:rStyle w:val="Datatype"/>
                </w:rPr>
                <w:t>di</w:t>
              </w:r>
            </w:ins>
          </w:p>
        </w:tc>
        <w:tc>
          <w:tcPr>
            <w:tcW w:w="4675" w:type="dxa"/>
          </w:tcPr>
          <w:p w14:paraId="3B88DFF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172" w:author="Andreas Kuehne" w:date="2019-05-31T12:40:00Z"/>
              </w:rPr>
            </w:pPr>
            <w:customXmlInsRangeStart w:id="2173" w:author="Andreas Kuehne" w:date="2019-05-31T12:40:00Z"/>
            <w:sdt>
              <w:sdtPr>
                <w:alias w:val="dsb-AttachmentReferenceType.di"/>
                <w:tag w:val="dsb-AttachmentReferenceType.-jsonComment.DigestInfo"/>
                <w:id w:val="95447348"/>
                <w:showingPlcHdr/>
              </w:sdtPr>
              <w:sdtContent>
                <w:customXmlInsRangeEnd w:id="2173"/>
                <w:ins w:id="2174" w:author="Andreas Kuehne" w:date="2019-05-31T12:40:00Z">
                  <w:r>
                    <w:rPr>
                      <w:color w:val="19D131"/>
                    </w:rPr>
                    <w:t>[]</w:t>
                  </w:r>
                </w:ins>
                <w:customXmlInsRangeStart w:id="2175" w:author="Andreas Kuehne" w:date="2019-05-31T12:40:00Z"/>
              </w:sdtContent>
            </w:sdt>
            <w:customXmlInsRangeEnd w:id="2175"/>
          </w:p>
        </w:tc>
      </w:tr>
      <w:tr w:rsidR="00A71F46" w14:paraId="013BA6F9" w14:textId="77777777" w:rsidTr="00A71F46">
        <w:trPr>
          <w:ins w:id="21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6854EE" w14:textId="77777777" w:rsidR="00A71F46" w:rsidRPr="002062A5" w:rsidRDefault="00A71F46" w:rsidP="00A71F46">
            <w:pPr>
              <w:pStyle w:val="Beschriftung"/>
              <w:rPr>
                <w:ins w:id="2177" w:author="Andreas Kuehne" w:date="2019-05-31T12:40:00Z"/>
                <w:rStyle w:val="Datatype"/>
                <w:b w:val="0"/>
                <w:bCs w:val="0"/>
              </w:rPr>
            </w:pPr>
            <w:ins w:id="2178" w:author="Andreas Kuehne" w:date="2019-05-31T12:40:00Z">
              <w:r w:rsidRPr="002062A5">
                <w:rPr>
                  <w:rStyle w:val="Datatype"/>
                </w:rPr>
                <w:t>AttRefURI</w:t>
              </w:r>
            </w:ins>
          </w:p>
        </w:tc>
        <w:tc>
          <w:tcPr>
            <w:tcW w:w="4675" w:type="dxa"/>
          </w:tcPr>
          <w:p w14:paraId="028EE1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179" w:author="Andreas Kuehne" w:date="2019-05-31T12:40:00Z"/>
                <w:rStyle w:val="Datatype"/>
              </w:rPr>
            </w:pPr>
            <w:ins w:id="2180" w:author="Andreas Kuehne" w:date="2019-05-31T12:40:00Z">
              <w:r w:rsidRPr="002062A5">
                <w:rPr>
                  <w:rStyle w:val="Datatype"/>
                </w:rPr>
                <w:t>attURI</w:t>
              </w:r>
            </w:ins>
          </w:p>
        </w:tc>
        <w:tc>
          <w:tcPr>
            <w:tcW w:w="4675" w:type="dxa"/>
          </w:tcPr>
          <w:p w14:paraId="3E6D46A3"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181" w:author="Andreas Kuehne" w:date="2019-05-31T12:40:00Z"/>
              </w:rPr>
            </w:pPr>
            <w:customXmlInsRangeStart w:id="2182" w:author="Andreas Kuehne" w:date="2019-05-31T12:40:00Z"/>
            <w:sdt>
              <w:sdtPr>
                <w:alias w:val="dsb-AttachmentReferenceType.attURI"/>
                <w:tag w:val="dsb-AttachmentReferenceType.-jsonComment.AttRefURI"/>
                <w:id w:val="1233580873"/>
                <w:showingPlcHdr/>
              </w:sdtPr>
              <w:sdtContent>
                <w:customXmlInsRangeEnd w:id="2182"/>
                <w:ins w:id="2183" w:author="Andreas Kuehne" w:date="2019-05-31T12:40:00Z">
                  <w:r>
                    <w:rPr>
                      <w:color w:val="19D131"/>
                    </w:rPr>
                    <w:t>[]</w:t>
                  </w:r>
                </w:ins>
                <w:customXmlInsRangeStart w:id="2184" w:author="Andreas Kuehne" w:date="2019-05-31T12:40:00Z"/>
              </w:sdtContent>
            </w:sdt>
            <w:customXmlInsRangeEnd w:id="2184"/>
          </w:p>
        </w:tc>
      </w:tr>
    </w:tbl>
    <w:p w14:paraId="68815B12" w14:textId="77777777" w:rsidR="00A71F46" w:rsidRPr="0202B381" w:rsidRDefault="00A71F46" w:rsidP="00A71F46">
      <w:pPr>
        <w:rPr>
          <w:ins w:id="2185" w:author="Andreas Kuehne" w:date="2019-05-31T12:40:00Z"/>
        </w:rPr>
      </w:pPr>
      <w:ins w:id="2186"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58FBFB8" w14:textId="77777777" w:rsidR="00A71F46" w:rsidRDefault="00A71F46" w:rsidP="00A71F46">
      <w:pPr>
        <w:pStyle w:val="Code"/>
        <w:spacing w:line="259" w:lineRule="auto"/>
        <w:rPr>
          <w:ins w:id="2187" w:author="Andreas Kuehne" w:date="2019-05-31T12:40:00Z"/>
        </w:rPr>
      </w:pPr>
      <w:ins w:id="2188" w:author="Andreas Kuehne" w:date="2019-05-31T12:40:00Z">
        <w:r>
          <w:rPr>
            <w:color w:val="31849B" w:themeColor="accent5" w:themeShade="BF"/>
          </w:rPr>
          <w:t>"dsb-AttachmentReferenceType"</w:t>
        </w:r>
        <w:r>
          <w:t>: {</w:t>
        </w:r>
      </w:ins>
    </w:p>
    <w:p w14:paraId="36BAD6A7" w14:textId="77777777" w:rsidR="00A71F46" w:rsidRDefault="00A71F46" w:rsidP="00A71F46">
      <w:pPr>
        <w:pStyle w:val="Code"/>
        <w:spacing w:line="259" w:lineRule="auto"/>
        <w:rPr>
          <w:ins w:id="2189" w:author="Andreas Kuehne" w:date="2019-05-31T12:40:00Z"/>
        </w:rPr>
      </w:pPr>
      <w:ins w:id="2190" w:author="Andreas Kuehne" w:date="2019-05-31T12:40:00Z">
        <w:r>
          <w:rPr>
            <w:color w:val="31849B" w:themeColor="accent5" w:themeShade="BF"/>
          </w:rPr>
          <w:t xml:space="preserve">  "type"</w:t>
        </w:r>
        <w:r>
          <w:t xml:space="preserve">: </w:t>
        </w:r>
        <w:r>
          <w:rPr>
            <w:color w:val="244061" w:themeColor="accent1" w:themeShade="80"/>
          </w:rPr>
          <w:t>"object",</w:t>
        </w:r>
      </w:ins>
    </w:p>
    <w:p w14:paraId="38C99238" w14:textId="77777777" w:rsidR="00A71F46" w:rsidRDefault="00A71F46" w:rsidP="00A71F46">
      <w:pPr>
        <w:pStyle w:val="Code"/>
        <w:spacing w:line="259" w:lineRule="auto"/>
        <w:rPr>
          <w:ins w:id="2191" w:author="Andreas Kuehne" w:date="2019-05-31T12:40:00Z"/>
        </w:rPr>
      </w:pPr>
      <w:ins w:id="2192" w:author="Andreas Kuehne" w:date="2019-05-31T12:40:00Z">
        <w:r>
          <w:rPr>
            <w:color w:val="31849B" w:themeColor="accent5" w:themeShade="BF"/>
          </w:rPr>
          <w:t xml:space="preserve">  "properties"</w:t>
        </w:r>
        <w:r>
          <w:t>: {</w:t>
        </w:r>
      </w:ins>
    </w:p>
    <w:p w14:paraId="27FB481C" w14:textId="77777777" w:rsidR="00A71F46" w:rsidRDefault="00A71F46" w:rsidP="00A71F46">
      <w:pPr>
        <w:pStyle w:val="Code"/>
        <w:spacing w:line="259" w:lineRule="auto"/>
        <w:rPr>
          <w:ins w:id="2193" w:author="Andreas Kuehne" w:date="2019-05-31T12:40:00Z"/>
        </w:rPr>
      </w:pPr>
      <w:ins w:id="2194" w:author="Andreas Kuehne" w:date="2019-05-31T12:40:00Z">
        <w:r>
          <w:rPr>
            <w:color w:val="31849B" w:themeColor="accent5" w:themeShade="BF"/>
          </w:rPr>
          <w:t xml:space="preserve">    "di"</w:t>
        </w:r>
        <w:r>
          <w:t>: {</w:t>
        </w:r>
      </w:ins>
    </w:p>
    <w:p w14:paraId="6E0A24DF" w14:textId="77777777" w:rsidR="00A71F46" w:rsidRDefault="00A71F46" w:rsidP="00A71F46">
      <w:pPr>
        <w:pStyle w:val="Code"/>
        <w:spacing w:line="259" w:lineRule="auto"/>
        <w:rPr>
          <w:ins w:id="2195" w:author="Andreas Kuehne" w:date="2019-05-31T12:40:00Z"/>
        </w:rPr>
      </w:pPr>
      <w:ins w:id="2196" w:author="Andreas Kuehne" w:date="2019-05-31T12:40:00Z">
        <w:r>
          <w:rPr>
            <w:color w:val="31849B" w:themeColor="accent5" w:themeShade="BF"/>
          </w:rPr>
          <w:t xml:space="preserve">      "type"</w:t>
        </w:r>
        <w:r>
          <w:t xml:space="preserve">: </w:t>
        </w:r>
        <w:r>
          <w:rPr>
            <w:color w:val="244061" w:themeColor="accent1" w:themeShade="80"/>
          </w:rPr>
          <w:t>"array",</w:t>
        </w:r>
      </w:ins>
    </w:p>
    <w:p w14:paraId="163582E3" w14:textId="77777777" w:rsidR="00A71F46" w:rsidRDefault="00A71F46" w:rsidP="00A71F46">
      <w:pPr>
        <w:pStyle w:val="Code"/>
        <w:spacing w:line="259" w:lineRule="auto"/>
        <w:rPr>
          <w:ins w:id="2197" w:author="Andreas Kuehne" w:date="2019-05-31T12:40:00Z"/>
        </w:rPr>
      </w:pPr>
      <w:ins w:id="2198" w:author="Andreas Kuehne" w:date="2019-05-31T12:40:00Z">
        <w:r>
          <w:rPr>
            <w:color w:val="31849B" w:themeColor="accent5" w:themeShade="BF"/>
          </w:rPr>
          <w:t xml:space="preserve">      "items"</w:t>
        </w:r>
        <w:r>
          <w:t>: {</w:t>
        </w:r>
      </w:ins>
    </w:p>
    <w:p w14:paraId="1DEB0C51" w14:textId="77777777" w:rsidR="00A71F46" w:rsidRDefault="00A71F46" w:rsidP="00A71F46">
      <w:pPr>
        <w:pStyle w:val="Code"/>
        <w:spacing w:line="259" w:lineRule="auto"/>
        <w:rPr>
          <w:ins w:id="2199" w:author="Andreas Kuehne" w:date="2019-05-31T12:40:00Z"/>
        </w:rPr>
      </w:pPr>
      <w:ins w:id="2200"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D444EB3" w14:textId="77777777" w:rsidR="00A71F46" w:rsidRDefault="00A71F46" w:rsidP="00A71F46">
      <w:pPr>
        <w:pStyle w:val="Code"/>
        <w:spacing w:line="259" w:lineRule="auto"/>
        <w:rPr>
          <w:ins w:id="2201" w:author="Andreas Kuehne" w:date="2019-05-31T12:40:00Z"/>
        </w:rPr>
      </w:pPr>
      <w:ins w:id="2202" w:author="Andreas Kuehne" w:date="2019-05-31T12:40:00Z">
        <w:r>
          <w:t xml:space="preserve">      }</w:t>
        </w:r>
      </w:ins>
    </w:p>
    <w:p w14:paraId="208C099D" w14:textId="77777777" w:rsidR="00A71F46" w:rsidRDefault="00A71F46" w:rsidP="00A71F46">
      <w:pPr>
        <w:pStyle w:val="Code"/>
        <w:spacing w:line="259" w:lineRule="auto"/>
        <w:rPr>
          <w:ins w:id="2203" w:author="Andreas Kuehne" w:date="2019-05-31T12:40:00Z"/>
        </w:rPr>
      </w:pPr>
      <w:ins w:id="2204" w:author="Andreas Kuehne" w:date="2019-05-31T12:40:00Z">
        <w:r>
          <w:t xml:space="preserve">    },</w:t>
        </w:r>
      </w:ins>
    </w:p>
    <w:p w14:paraId="375984AF" w14:textId="77777777" w:rsidR="00A71F46" w:rsidRDefault="00A71F46" w:rsidP="00A71F46">
      <w:pPr>
        <w:pStyle w:val="Code"/>
        <w:spacing w:line="259" w:lineRule="auto"/>
        <w:rPr>
          <w:ins w:id="2205" w:author="Andreas Kuehne" w:date="2019-05-31T12:40:00Z"/>
        </w:rPr>
      </w:pPr>
      <w:ins w:id="2206" w:author="Andreas Kuehne" w:date="2019-05-31T12:40:00Z">
        <w:r>
          <w:rPr>
            <w:color w:val="31849B" w:themeColor="accent5" w:themeShade="BF"/>
          </w:rPr>
          <w:t xml:space="preserve">    "attURI"</w:t>
        </w:r>
        <w:r>
          <w:t>: {</w:t>
        </w:r>
      </w:ins>
    </w:p>
    <w:p w14:paraId="0043ED58" w14:textId="77777777" w:rsidR="00A71F46" w:rsidRDefault="00A71F46" w:rsidP="00A71F46">
      <w:pPr>
        <w:pStyle w:val="Code"/>
        <w:spacing w:line="259" w:lineRule="auto"/>
        <w:rPr>
          <w:ins w:id="2207" w:author="Andreas Kuehne" w:date="2019-05-31T12:40:00Z"/>
        </w:rPr>
      </w:pPr>
      <w:ins w:id="2208" w:author="Andreas Kuehne" w:date="2019-05-31T12:40:00Z">
        <w:r>
          <w:rPr>
            <w:color w:val="31849B" w:themeColor="accent5" w:themeShade="BF"/>
          </w:rPr>
          <w:t xml:space="preserve">      "type"</w:t>
        </w:r>
        <w:r>
          <w:t xml:space="preserve">: </w:t>
        </w:r>
        <w:r>
          <w:rPr>
            <w:color w:val="244061" w:themeColor="accent1" w:themeShade="80"/>
          </w:rPr>
          <w:t>"string"</w:t>
        </w:r>
      </w:ins>
    </w:p>
    <w:p w14:paraId="48F4EC2F" w14:textId="77777777" w:rsidR="00A71F46" w:rsidRDefault="00A71F46" w:rsidP="00A71F46">
      <w:pPr>
        <w:pStyle w:val="Code"/>
        <w:spacing w:line="259" w:lineRule="auto"/>
        <w:rPr>
          <w:ins w:id="2209" w:author="Andreas Kuehne" w:date="2019-05-31T12:40:00Z"/>
        </w:rPr>
      </w:pPr>
      <w:ins w:id="2210" w:author="Andreas Kuehne" w:date="2019-05-31T12:40:00Z">
        <w:r>
          <w:t xml:space="preserve">    }</w:t>
        </w:r>
      </w:ins>
    </w:p>
    <w:p w14:paraId="7715AF26" w14:textId="77777777" w:rsidR="00A71F46" w:rsidRDefault="00A71F46" w:rsidP="00A71F46">
      <w:pPr>
        <w:pStyle w:val="Code"/>
        <w:spacing w:line="259" w:lineRule="auto"/>
        <w:rPr>
          <w:ins w:id="2211" w:author="Andreas Kuehne" w:date="2019-05-31T12:40:00Z"/>
        </w:rPr>
      </w:pPr>
      <w:ins w:id="2212" w:author="Andreas Kuehne" w:date="2019-05-31T12:40:00Z">
        <w:r>
          <w:t xml:space="preserve">  },</w:t>
        </w:r>
      </w:ins>
    </w:p>
    <w:p w14:paraId="15ED387F" w14:textId="77777777" w:rsidR="00A71F46" w:rsidRDefault="00A71F46" w:rsidP="00A71F46">
      <w:pPr>
        <w:pStyle w:val="Code"/>
        <w:spacing w:line="259" w:lineRule="auto"/>
        <w:rPr>
          <w:ins w:id="2213" w:author="Andreas Kuehne" w:date="2019-05-31T12:40:00Z"/>
        </w:rPr>
      </w:pPr>
      <w:ins w:id="2214" w:author="Andreas Kuehne" w:date="2019-05-31T12:40:00Z">
        <w:r>
          <w:rPr>
            <w:color w:val="31849B" w:themeColor="accent5" w:themeShade="BF"/>
          </w:rPr>
          <w:t xml:space="preserve">  "required"</w:t>
        </w:r>
        <w:r>
          <w:t>: [</w:t>
        </w:r>
        <w:r>
          <w:rPr>
            <w:color w:val="244061" w:themeColor="accent1" w:themeShade="80"/>
          </w:rPr>
          <w:t>"attURI"</w:t>
        </w:r>
        <w:r>
          <w:t>]</w:t>
        </w:r>
      </w:ins>
    </w:p>
    <w:p w14:paraId="489D24FF" w14:textId="77777777" w:rsidR="00A71F46" w:rsidRDefault="00A71F46" w:rsidP="00A71F46">
      <w:pPr>
        <w:pStyle w:val="Code"/>
        <w:spacing w:line="259" w:lineRule="auto"/>
        <w:rPr>
          <w:ins w:id="2215" w:author="Andreas Kuehne" w:date="2019-05-31T12:40:00Z"/>
        </w:rPr>
      </w:pPr>
      <w:ins w:id="2216" w:author="Andreas Kuehne" w:date="2019-05-31T12:40:00Z">
        <w:r>
          <w:t>}</w:t>
        </w:r>
      </w:ins>
    </w:p>
    <w:p w14:paraId="4FA121B4" w14:textId="77777777" w:rsidR="00A71F46" w:rsidRDefault="00A71F46" w:rsidP="00A71F46">
      <w:pPr>
        <w:rPr>
          <w:ins w:id="2217" w:author="Andreas Kuehne" w:date="2019-05-31T12:40:00Z"/>
        </w:rPr>
      </w:pPr>
      <w:customXmlInsRangeStart w:id="2218" w:author="Andreas Kuehne" w:date="2019-05-31T12:40:00Z"/>
      <w:sdt>
        <w:sdtPr>
          <w:tag w:val="dsb-AttachmentReferenceType.-jsonSchema"/>
          <w:id w:val="-1230143747"/>
          <w:showingPlcHdr/>
        </w:sdtPr>
        <w:sdtContent>
          <w:customXmlInsRangeEnd w:id="2218"/>
          <w:ins w:id="2219" w:author="Andreas Kuehne" w:date="2019-05-31T12:40:00Z">
            <w:r>
              <w:rPr>
                <w:color w:val="19D131"/>
              </w:rPr>
              <w:t>[component AttachmentReference JSON schema details]</w:t>
            </w:r>
          </w:ins>
          <w:customXmlInsRangeStart w:id="2220" w:author="Andreas Kuehne" w:date="2019-05-31T12:40:00Z"/>
        </w:sdtContent>
      </w:sdt>
      <w:customXmlInsRangeEnd w:id="2220"/>
    </w:p>
    <w:p w14:paraId="7396D2C6" w14:textId="77777777" w:rsidR="00A71F46" w:rsidRDefault="00A71F46" w:rsidP="00A71F46">
      <w:pPr>
        <w:pStyle w:val="berschrift4"/>
        <w:numPr>
          <w:ilvl w:val="3"/>
          <w:numId w:val="3"/>
        </w:numPr>
        <w:rPr>
          <w:ins w:id="2221" w:author="Andreas Kuehne" w:date="2019-05-31T12:40:00Z"/>
        </w:rPr>
      </w:pPr>
      <w:ins w:id="2222" w:author="Andreas Kuehne" w:date="2019-05-31T12:40:00Z">
        <w:r>
          <w:lastRenderedPageBreak/>
          <w:t>AttachmentReference – XML Syntax</w:t>
        </w:r>
      </w:ins>
    </w:p>
    <w:p w14:paraId="7C20F4B4" w14:textId="77777777" w:rsidR="00A71F46" w:rsidRPr="5404FA76" w:rsidRDefault="00A71F46" w:rsidP="00A71F46">
      <w:pPr>
        <w:rPr>
          <w:ins w:id="2223" w:author="Andreas Kuehne" w:date="2019-05-31T12:40:00Z"/>
        </w:rPr>
      </w:pPr>
      <w:ins w:id="2224" w:author="Andreas Kuehne" w:date="2019-05-31T12:40:00Z">
        <w:r w:rsidRPr="0CCF9147">
          <w:t xml:space="preserve">The XML type </w:t>
        </w:r>
        <w:r w:rsidRPr="002062A5">
          <w:rPr>
            <w:rFonts w:ascii="Courier New" w:eastAsia="Courier New" w:hAnsi="Courier New" w:cs="Courier New"/>
          </w:rPr>
          <w:t>AttachmentReferenceType</w:t>
        </w:r>
        <w:r w:rsidRPr="0CCF9147">
          <w:t xml:space="preserve"> SHALL implement the requirements defined in the </w:t>
        </w:r>
        <w:r w:rsidRPr="002062A5">
          <w:rPr>
            <w:rFonts w:ascii="Courier New" w:eastAsia="Courier New" w:hAnsi="Courier New" w:cs="Courier New"/>
          </w:rPr>
          <w:t>AttachmentReference</w:t>
        </w:r>
        <w:r>
          <w:t xml:space="preserve"> </w:t>
        </w:r>
        <w:r w:rsidRPr="005A6FFD">
          <w:t>component.</w:t>
        </w:r>
      </w:ins>
    </w:p>
    <w:p w14:paraId="1758AA7C" w14:textId="77777777" w:rsidR="00A71F46" w:rsidRDefault="00A71F46" w:rsidP="00A71F46">
      <w:pPr>
        <w:rPr>
          <w:ins w:id="2225" w:author="Andreas Kuehne" w:date="2019-05-31T12:40:00Z"/>
        </w:rPr>
      </w:pPr>
      <w:ins w:id="2226" w:author="Andreas Kuehne" w:date="2019-05-31T12:40:00Z">
        <w:r w:rsidRPr="005A6FFD">
          <w:rPr>
            <w:rFonts w:eastAsia="Arial"/>
          </w:rPr>
          <w:t xml:space="preserve">The </w:t>
        </w:r>
        <w:r w:rsidRPr="002062A5">
          <w:rPr>
            <w:rFonts w:ascii="Courier New" w:eastAsia="Courier New" w:hAnsi="Courier New" w:cs="Courier New"/>
          </w:rPr>
          <w:t>AttachmentReferenceType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3F910BB9" w14:textId="77777777" w:rsidR="00A71F46" w:rsidRDefault="00A71F46" w:rsidP="00A71F46">
      <w:pPr>
        <w:pStyle w:val="Code"/>
        <w:rPr>
          <w:ins w:id="2227" w:author="Andreas Kuehne" w:date="2019-05-31T12:40:00Z"/>
        </w:rPr>
      </w:pPr>
      <w:ins w:id="222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AttachmentReferenceType</w:t>
        </w:r>
        <w:r>
          <w:rPr>
            <w:color w:val="943634" w:themeColor="accent2" w:themeShade="BF"/>
          </w:rPr>
          <w:t>"</w:t>
        </w:r>
        <w:r>
          <w:rPr>
            <w:color w:val="31849B" w:themeColor="accent5" w:themeShade="BF"/>
          </w:rPr>
          <w:t>&gt;</w:t>
        </w:r>
      </w:ins>
    </w:p>
    <w:p w14:paraId="3A7B8648" w14:textId="77777777" w:rsidR="00A71F46" w:rsidRDefault="00A71F46" w:rsidP="00A71F46">
      <w:pPr>
        <w:pStyle w:val="Code"/>
        <w:rPr>
          <w:ins w:id="2229" w:author="Andreas Kuehne" w:date="2019-05-31T12:40:00Z"/>
        </w:rPr>
      </w:pPr>
      <w:ins w:id="2230" w:author="Andreas Kuehne" w:date="2019-05-31T12:40:00Z">
        <w:r>
          <w:rPr>
            <w:color w:val="31849B" w:themeColor="accent5" w:themeShade="BF"/>
          </w:rPr>
          <w:t xml:space="preserve">  &lt;xs:sequence&gt;</w:t>
        </w:r>
      </w:ins>
    </w:p>
    <w:p w14:paraId="2FDB5C56" w14:textId="77777777" w:rsidR="00A71F46" w:rsidRDefault="00A71F46" w:rsidP="00A71F46">
      <w:pPr>
        <w:pStyle w:val="Code"/>
        <w:rPr>
          <w:ins w:id="2231" w:author="Andreas Kuehne" w:date="2019-05-31T12:40:00Z"/>
        </w:rPr>
      </w:pPr>
      <w:ins w:id="223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D722377" w14:textId="77777777" w:rsidR="00A71F46" w:rsidRDefault="00A71F46" w:rsidP="00A71F46">
      <w:pPr>
        <w:pStyle w:val="Code"/>
        <w:rPr>
          <w:ins w:id="2233" w:author="Andreas Kuehne" w:date="2019-05-31T12:40:00Z"/>
        </w:rPr>
      </w:pPr>
      <w:ins w:id="2234" w:author="Andreas Kuehne" w:date="2019-05-31T12:40:00Z">
        <w:r>
          <w:rPr>
            <w:color w:val="31849B" w:themeColor="accent5" w:themeShade="BF"/>
          </w:rPr>
          <w:t xml:space="preserve">  &lt;/xs:sequence&gt;</w:t>
        </w:r>
      </w:ins>
    </w:p>
    <w:p w14:paraId="6EC745FF" w14:textId="77777777" w:rsidR="00A71F46" w:rsidRDefault="00A71F46" w:rsidP="00A71F46">
      <w:pPr>
        <w:pStyle w:val="Code"/>
        <w:rPr>
          <w:ins w:id="2235" w:author="Andreas Kuehne" w:date="2019-05-31T12:40:00Z"/>
        </w:rPr>
      </w:pPr>
      <w:ins w:id="223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AttRefURI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DD5498F" w14:textId="77777777" w:rsidR="00A71F46" w:rsidRDefault="00A71F46" w:rsidP="00A71F46">
      <w:pPr>
        <w:pStyle w:val="Code"/>
        <w:rPr>
          <w:ins w:id="2237" w:author="Andreas Kuehne" w:date="2019-05-31T12:40:00Z"/>
        </w:rPr>
      </w:pPr>
      <w:ins w:id="2238" w:author="Andreas Kuehne" w:date="2019-05-31T12:40:00Z">
        <w:r>
          <w:rPr>
            <w:color w:val="31849B" w:themeColor="accent5" w:themeShade="BF"/>
          </w:rPr>
          <w:t>&lt;/xs:complexType&gt;</w:t>
        </w:r>
      </w:ins>
    </w:p>
    <w:p w14:paraId="2A73F1F4" w14:textId="77777777" w:rsidR="00A71F46" w:rsidRDefault="00A71F46" w:rsidP="00A71F46">
      <w:pPr>
        <w:spacing w:line="259" w:lineRule="auto"/>
        <w:rPr>
          <w:ins w:id="2239" w:author="Andreas Kuehne" w:date="2019-05-31T12:40:00Z"/>
        </w:rPr>
      </w:pPr>
      <w:ins w:id="2240" w:author="Andreas Kuehne" w:date="2019-05-31T12:40:00Z">
        <w:r>
          <w:t>Each child element of</w:t>
        </w:r>
        <w:r w:rsidRPr="71C71F8C">
          <w:t xml:space="preserve"> </w:t>
        </w:r>
        <w:r w:rsidRPr="002062A5">
          <w:rPr>
            <w:rFonts w:ascii="Courier New" w:eastAsia="Courier New" w:hAnsi="Courier New" w:cs="Courier New"/>
          </w:rPr>
          <w:t>AttachmentReferenceType</w:t>
        </w:r>
        <w:r w:rsidRPr="71C71F8C">
          <w:t xml:space="preserve"> </w:t>
        </w:r>
        <w:r>
          <w:t xml:space="preserve">XML element SHALL implement in XML syntax the sub-component that has a name equal to its local name. </w:t>
        </w:r>
      </w:ins>
      <w:customXmlInsRangeStart w:id="2241" w:author="Andreas Kuehne" w:date="2019-05-31T12:40:00Z"/>
      <w:sdt>
        <w:sdtPr>
          <w:tag w:val="dsb-AttachmentReferenceType.-xmlSchema"/>
          <w:id w:val="446057700"/>
          <w:showingPlcHdr/>
        </w:sdtPr>
        <w:sdtContent>
          <w:customXmlInsRangeEnd w:id="2241"/>
          <w:ins w:id="2242" w:author="Andreas Kuehne" w:date="2019-05-31T12:40:00Z">
            <w:r>
              <w:rPr>
                <w:color w:val="19D131"/>
              </w:rPr>
              <w:t>[component AttachmentReference XML schema details]</w:t>
            </w:r>
          </w:ins>
          <w:customXmlInsRangeStart w:id="2243" w:author="Andreas Kuehne" w:date="2019-05-31T12:40:00Z"/>
        </w:sdtContent>
      </w:sdt>
      <w:customXmlInsRangeEnd w:id="2243"/>
    </w:p>
    <w:p w14:paraId="3D15F2FC" w14:textId="77777777" w:rsidR="00A71F46" w:rsidRDefault="00A71F46" w:rsidP="00A71F46">
      <w:pPr>
        <w:pStyle w:val="berschrift3"/>
        <w:numPr>
          <w:ilvl w:val="2"/>
          <w:numId w:val="3"/>
        </w:numPr>
        <w:rPr>
          <w:ins w:id="2244" w:author="Andreas Kuehne" w:date="2019-05-31T12:40:00Z"/>
        </w:rPr>
      </w:pPr>
      <w:ins w:id="2245" w:author="Andreas Kuehne" w:date="2019-05-31T12:40:00Z">
        <w:r>
          <w:t>Component Any</w:t>
        </w:r>
      </w:ins>
    </w:p>
    <w:p w14:paraId="0E17831E" w14:textId="77777777" w:rsidR="00A71F46" w:rsidRDefault="00A71F46" w:rsidP="00A71F46">
      <w:pPr>
        <w:rPr>
          <w:ins w:id="2246" w:author="Andreas Kuehne" w:date="2019-05-31T12:40:00Z"/>
        </w:rPr>
      </w:pPr>
      <w:customXmlInsRangeStart w:id="2247" w:author="Andreas Kuehne" w:date="2019-05-31T12:40:00Z"/>
      <w:sdt>
        <w:sdtPr>
          <w:tag w:val="dsb-AnyType.-normative"/>
          <w:id w:val="528842274"/>
        </w:sdtPr>
        <w:sdtContent>
          <w:customXmlInsRangeEnd w:id="2247"/>
          <w:ins w:id="2248" w:author="Andreas Kuehne" w:date="2019-05-31T12:40:00Z">
            <w:r w:rsidRPr="003A06D0">
              <w:rPr>
                <w:color w:val="19D131"/>
                <w:lang w:val="en-GB"/>
              </w:rPr>
              <w:t>This element MAY hold a set of base64 encoded arbitrary data. To help the processing of the data it may be qualified by the mime type element.</w:t>
            </w:r>
          </w:ins>
          <w:customXmlInsRangeStart w:id="2249" w:author="Andreas Kuehne" w:date="2019-05-31T12:40:00Z"/>
        </w:sdtContent>
      </w:sdt>
      <w:customXmlInsRangeEnd w:id="2249"/>
    </w:p>
    <w:p w14:paraId="370DDA02" w14:textId="77777777" w:rsidR="00A71F46" w:rsidRDefault="00A71F46" w:rsidP="00A71F46">
      <w:pPr>
        <w:rPr>
          <w:ins w:id="2250" w:author="Andreas Kuehne" w:date="2019-05-31T12:40:00Z"/>
        </w:rPr>
      </w:pPr>
      <w:ins w:id="2251" w:author="Andreas Kuehne" w:date="2019-05-31T12:40:00Z">
        <w:r>
          <w:t xml:space="preserve">This components extends the component </w:t>
        </w:r>
        <w:r>
          <w:fldChar w:fldCharType="begin"/>
        </w:r>
        <w:r>
          <w:instrText xml:space="preserve"> REF _RefComp2EB1F1FA \r \h </w:instrText>
        </w:r>
        <w:r>
          <w:fldChar w:fldCharType="separate"/>
        </w:r>
        <w:r>
          <w:rPr>
            <w:rStyle w:val="Datatype"/>
            <w:rFonts w:eastAsia="Courier New" w:cs="Courier New"/>
          </w:rPr>
          <w:t>Base64Data</w:t>
        </w:r>
        <w:r>
          <w:fldChar w:fldCharType="end"/>
        </w:r>
        <w:r>
          <w:t>. The inherited sub-components are not repeated here.</w:t>
        </w:r>
      </w:ins>
    </w:p>
    <w:p w14:paraId="29715CD7" w14:textId="77777777" w:rsidR="00A71F46" w:rsidRDefault="00A71F46" w:rsidP="00A71F46">
      <w:pPr>
        <w:rPr>
          <w:ins w:id="2252" w:author="Andreas Kuehne" w:date="2019-05-31T12:40:00Z"/>
        </w:rPr>
      </w:pPr>
      <w:ins w:id="2253" w:author="Andreas Kuehne" w:date="2019-05-31T12:40:00Z">
        <w:r>
          <w:t>Below follows a list of the sub-components that constitute this component:</w:t>
        </w:r>
      </w:ins>
    </w:p>
    <w:p w14:paraId="7D035CF9" w14:textId="77777777" w:rsidR="00A71F46" w:rsidRDefault="00A71F46" w:rsidP="00A71F46">
      <w:pPr>
        <w:pStyle w:val="Non-normativeCommentHeading"/>
        <w:rPr>
          <w:ins w:id="2254" w:author="Andreas Kuehne" w:date="2019-05-31T12:40:00Z"/>
        </w:rPr>
      </w:pPr>
      <w:ins w:id="2255" w:author="Andreas Kuehne" w:date="2019-05-31T12:40:00Z">
        <w:r>
          <w:t>Non-normative Comment:</w:t>
        </w:r>
      </w:ins>
    </w:p>
    <w:p w14:paraId="0512B77E" w14:textId="77777777" w:rsidR="00A71F46" w:rsidRDefault="00A71F46" w:rsidP="00A71F46">
      <w:pPr>
        <w:pStyle w:val="Non-normativeComment"/>
        <w:rPr>
          <w:ins w:id="2256" w:author="Andreas Kuehne" w:date="2019-05-31T12:40:00Z"/>
        </w:rPr>
      </w:pPr>
      <w:customXmlInsRangeStart w:id="2257" w:author="Andreas Kuehne" w:date="2019-05-31T12:40:00Z"/>
      <w:sdt>
        <w:sdtPr>
          <w:tag w:val="dsb-AnyType.-nonNormative"/>
          <w:id w:val="835649129"/>
        </w:sdtPr>
        <w:sdtContent>
          <w:customXmlInsRangeEnd w:id="2257"/>
          <w:ins w:id="2258" w:author="Andreas Kuehne" w:date="2019-05-31T12:40:00Z">
            <w:r w:rsidRPr="003A06D0">
              <w:rPr>
                <w:color w:val="19D131"/>
                <w:lang w:val="en-GB"/>
              </w:rPr>
              <w: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t>
            </w:r>
            <w:r w:rsidRPr="003A06D0">
              <w:rPr>
                <w:rStyle w:val="Datatype"/>
                <w:lang w:val="en-GB"/>
              </w:rPr>
              <w:t>Base64Data</w:t>
            </w:r>
            <w:r w:rsidRPr="003A06D0">
              <w:rPr>
                <w:color w:val="19D131"/>
                <w:lang w:val="en-GB"/>
              </w:rPr>
              <w:t xml:space="preserve">. In this version the component </w:t>
            </w:r>
            <w:r w:rsidRPr="003A06D0">
              <w:rPr>
                <w:rStyle w:val="Datatype"/>
                <w:lang w:val="en-GB"/>
              </w:rPr>
              <w:t>Any</w:t>
            </w:r>
            <w:r w:rsidRPr="003A06D0">
              <w:rPr>
                <w:color w:val="19D131"/>
                <w:lang w:val="en-GB"/>
              </w:rPr>
              <w:t xml:space="preserve"> does not use additional subcomponents. </w:t>
            </w:r>
          </w:ins>
          <w:customXmlInsRangeStart w:id="2259" w:author="Andreas Kuehne" w:date="2019-05-31T12:40:00Z"/>
        </w:sdtContent>
      </w:sdt>
      <w:customXmlInsRangeEnd w:id="2259"/>
    </w:p>
    <w:p w14:paraId="3A161A24" w14:textId="77777777" w:rsidR="00A71F46" w:rsidRDefault="00A71F46" w:rsidP="00A71F46">
      <w:pPr>
        <w:pStyle w:val="berschrift4"/>
        <w:numPr>
          <w:ilvl w:val="3"/>
          <w:numId w:val="3"/>
        </w:numPr>
        <w:rPr>
          <w:ins w:id="2260" w:author="Andreas Kuehne" w:date="2019-05-31T12:40:00Z"/>
        </w:rPr>
      </w:pPr>
      <w:ins w:id="2261" w:author="Andreas Kuehne" w:date="2019-05-31T12:40:00Z">
        <w:r>
          <w:t>Any – JSON Syntax</w:t>
        </w:r>
      </w:ins>
    </w:p>
    <w:p w14:paraId="7CF5A7D9" w14:textId="77777777" w:rsidR="00A71F46" w:rsidRPr="0248A3D1" w:rsidRDefault="00A71F46" w:rsidP="00A71F46">
      <w:pPr>
        <w:rPr>
          <w:ins w:id="2262" w:author="Andreas Kuehne" w:date="2019-05-31T12:40:00Z"/>
        </w:rPr>
      </w:pPr>
      <w:ins w:id="2263"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Any</w:t>
        </w:r>
        <w:r>
          <w:t xml:space="preserve"> component.</w:t>
        </w:r>
      </w:ins>
    </w:p>
    <w:p w14:paraId="773528B0" w14:textId="77777777" w:rsidR="00A71F46" w:rsidRPr="0202B381" w:rsidRDefault="00A71F46" w:rsidP="00A71F46">
      <w:pPr>
        <w:rPr>
          <w:ins w:id="2264" w:author="Andreas Kuehne" w:date="2019-05-31T12:40:00Z"/>
        </w:rPr>
      </w:pPr>
      <w:ins w:id="2265"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66E7B1" w14:textId="77777777" w:rsidR="00A71F46" w:rsidRDefault="00A71F46" w:rsidP="00A71F46">
      <w:pPr>
        <w:pStyle w:val="Code"/>
        <w:spacing w:line="259" w:lineRule="auto"/>
        <w:rPr>
          <w:ins w:id="2266" w:author="Andreas Kuehne" w:date="2019-05-31T12:40:00Z"/>
        </w:rPr>
      </w:pPr>
      <w:ins w:id="2267" w:author="Andreas Kuehne" w:date="2019-05-31T12:40:00Z">
        <w:r>
          <w:rPr>
            <w:color w:val="31849B" w:themeColor="accent5" w:themeShade="BF"/>
          </w:rPr>
          <w:t>"dsb-AnyType"</w:t>
        </w:r>
        <w:r>
          <w:t>: {</w:t>
        </w:r>
      </w:ins>
    </w:p>
    <w:p w14:paraId="7FD33F99" w14:textId="77777777" w:rsidR="00A71F46" w:rsidRDefault="00A71F46" w:rsidP="00A71F46">
      <w:pPr>
        <w:pStyle w:val="Code"/>
        <w:spacing w:line="259" w:lineRule="auto"/>
        <w:rPr>
          <w:ins w:id="2268" w:author="Andreas Kuehne" w:date="2019-05-31T12:40:00Z"/>
        </w:rPr>
      </w:pPr>
      <w:ins w:id="2269" w:author="Andreas Kuehne" w:date="2019-05-31T12:40:00Z">
        <w:r>
          <w:rPr>
            <w:color w:val="31849B" w:themeColor="accent5" w:themeShade="BF"/>
          </w:rPr>
          <w:t xml:space="preserve">  "type"</w:t>
        </w:r>
        <w:r>
          <w:t xml:space="preserve">: </w:t>
        </w:r>
        <w:r>
          <w:rPr>
            <w:color w:val="244061" w:themeColor="accent1" w:themeShade="80"/>
          </w:rPr>
          <w:t>"object",</w:t>
        </w:r>
      </w:ins>
    </w:p>
    <w:p w14:paraId="663BC9AA" w14:textId="77777777" w:rsidR="00A71F46" w:rsidRDefault="00A71F46" w:rsidP="00A71F46">
      <w:pPr>
        <w:pStyle w:val="Code"/>
        <w:spacing w:line="259" w:lineRule="auto"/>
        <w:rPr>
          <w:ins w:id="2270" w:author="Andreas Kuehne" w:date="2019-05-31T12:40:00Z"/>
        </w:rPr>
      </w:pPr>
      <w:ins w:id="2271" w:author="Andreas Kuehne" w:date="2019-05-31T12:40:00Z">
        <w:r>
          <w:rPr>
            <w:color w:val="31849B" w:themeColor="accent5" w:themeShade="BF"/>
          </w:rPr>
          <w:t xml:space="preserve">  "properties"</w:t>
        </w:r>
        <w:r>
          <w:t>: {</w:t>
        </w:r>
      </w:ins>
    </w:p>
    <w:p w14:paraId="1EB46CFB" w14:textId="77777777" w:rsidR="00A71F46" w:rsidRDefault="00A71F46" w:rsidP="00A71F46">
      <w:pPr>
        <w:pStyle w:val="Code"/>
        <w:spacing w:line="259" w:lineRule="auto"/>
        <w:rPr>
          <w:ins w:id="2272" w:author="Andreas Kuehne" w:date="2019-05-31T12:40:00Z"/>
        </w:rPr>
      </w:pPr>
      <w:ins w:id="2273" w:author="Andreas Kuehne" w:date="2019-05-31T12:40:00Z">
        <w:r>
          <w:rPr>
            <w:color w:val="31849B" w:themeColor="accent5" w:themeShade="BF"/>
          </w:rPr>
          <w:t xml:space="preserve">    "ID"</w:t>
        </w:r>
        <w:r>
          <w:t>: {</w:t>
        </w:r>
      </w:ins>
    </w:p>
    <w:p w14:paraId="0AC59415" w14:textId="77777777" w:rsidR="00A71F46" w:rsidRDefault="00A71F46" w:rsidP="00A71F46">
      <w:pPr>
        <w:pStyle w:val="Code"/>
        <w:spacing w:line="259" w:lineRule="auto"/>
        <w:rPr>
          <w:ins w:id="2274" w:author="Andreas Kuehne" w:date="2019-05-31T12:40:00Z"/>
        </w:rPr>
      </w:pPr>
      <w:ins w:id="2275" w:author="Andreas Kuehne" w:date="2019-05-31T12:40:00Z">
        <w:r>
          <w:rPr>
            <w:color w:val="31849B" w:themeColor="accent5" w:themeShade="BF"/>
          </w:rPr>
          <w:t xml:space="preserve">      "type"</w:t>
        </w:r>
        <w:r>
          <w:t xml:space="preserve">: </w:t>
        </w:r>
        <w:r>
          <w:rPr>
            <w:color w:val="244061" w:themeColor="accent1" w:themeShade="80"/>
          </w:rPr>
          <w:t>"string"</w:t>
        </w:r>
      </w:ins>
    </w:p>
    <w:p w14:paraId="58CE9443" w14:textId="77777777" w:rsidR="00A71F46" w:rsidRDefault="00A71F46" w:rsidP="00A71F46">
      <w:pPr>
        <w:pStyle w:val="Code"/>
        <w:spacing w:line="259" w:lineRule="auto"/>
        <w:rPr>
          <w:ins w:id="2276" w:author="Andreas Kuehne" w:date="2019-05-31T12:40:00Z"/>
        </w:rPr>
      </w:pPr>
      <w:ins w:id="2277" w:author="Andreas Kuehne" w:date="2019-05-31T12:40:00Z">
        <w:r>
          <w:t xml:space="preserve">    },</w:t>
        </w:r>
      </w:ins>
    </w:p>
    <w:p w14:paraId="081AB5BF" w14:textId="77777777" w:rsidR="00A71F46" w:rsidRDefault="00A71F46" w:rsidP="00A71F46">
      <w:pPr>
        <w:pStyle w:val="Code"/>
        <w:spacing w:line="259" w:lineRule="auto"/>
        <w:rPr>
          <w:ins w:id="2278" w:author="Andreas Kuehne" w:date="2019-05-31T12:40:00Z"/>
        </w:rPr>
      </w:pPr>
      <w:ins w:id="2279" w:author="Andreas Kuehne" w:date="2019-05-31T12:40:00Z">
        <w:r>
          <w:rPr>
            <w:color w:val="31849B" w:themeColor="accent5" w:themeShade="BF"/>
          </w:rPr>
          <w:t xml:space="preserve">    "val"</w:t>
        </w:r>
        <w:r>
          <w:t>: {</w:t>
        </w:r>
      </w:ins>
    </w:p>
    <w:p w14:paraId="03BB06FB" w14:textId="77777777" w:rsidR="00A71F46" w:rsidRDefault="00A71F46" w:rsidP="00A71F46">
      <w:pPr>
        <w:pStyle w:val="Code"/>
        <w:spacing w:line="259" w:lineRule="auto"/>
        <w:rPr>
          <w:ins w:id="2280" w:author="Andreas Kuehne" w:date="2019-05-31T12:40:00Z"/>
        </w:rPr>
      </w:pPr>
      <w:ins w:id="2281" w:author="Andreas Kuehne" w:date="2019-05-31T12:40:00Z">
        <w:r>
          <w:rPr>
            <w:color w:val="31849B" w:themeColor="accent5" w:themeShade="BF"/>
          </w:rPr>
          <w:t xml:space="preserve">      "type"</w:t>
        </w:r>
        <w:r>
          <w:t xml:space="preserve">: </w:t>
        </w:r>
        <w:r>
          <w:rPr>
            <w:color w:val="244061" w:themeColor="accent1" w:themeShade="80"/>
          </w:rPr>
          <w:t>"string"</w:t>
        </w:r>
      </w:ins>
    </w:p>
    <w:p w14:paraId="39076D34" w14:textId="77777777" w:rsidR="00A71F46" w:rsidRDefault="00A71F46" w:rsidP="00A71F46">
      <w:pPr>
        <w:pStyle w:val="Code"/>
        <w:spacing w:line="259" w:lineRule="auto"/>
        <w:rPr>
          <w:ins w:id="2282" w:author="Andreas Kuehne" w:date="2019-05-31T12:40:00Z"/>
        </w:rPr>
      </w:pPr>
      <w:ins w:id="2283" w:author="Andreas Kuehne" w:date="2019-05-31T12:40:00Z">
        <w:r>
          <w:t xml:space="preserve">    },</w:t>
        </w:r>
      </w:ins>
    </w:p>
    <w:p w14:paraId="6CF52932" w14:textId="77777777" w:rsidR="00A71F46" w:rsidRDefault="00A71F46" w:rsidP="00A71F46">
      <w:pPr>
        <w:pStyle w:val="Code"/>
        <w:spacing w:line="259" w:lineRule="auto"/>
        <w:rPr>
          <w:ins w:id="2284" w:author="Andreas Kuehne" w:date="2019-05-31T12:40:00Z"/>
        </w:rPr>
      </w:pPr>
      <w:ins w:id="2285" w:author="Andreas Kuehne" w:date="2019-05-31T12:40:00Z">
        <w:r>
          <w:rPr>
            <w:color w:val="31849B" w:themeColor="accent5" w:themeShade="BF"/>
          </w:rPr>
          <w:t xml:space="preserve">    "attRef"</w:t>
        </w:r>
        <w:r>
          <w:t>: {</w:t>
        </w:r>
      </w:ins>
    </w:p>
    <w:p w14:paraId="143A640B" w14:textId="77777777" w:rsidR="00A71F46" w:rsidRDefault="00A71F46" w:rsidP="00A71F46">
      <w:pPr>
        <w:pStyle w:val="Code"/>
        <w:spacing w:line="259" w:lineRule="auto"/>
        <w:rPr>
          <w:ins w:id="2286" w:author="Andreas Kuehne" w:date="2019-05-31T12:40:00Z"/>
        </w:rPr>
      </w:pPr>
      <w:ins w:id="2287"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1F1CBDA9" w14:textId="77777777" w:rsidR="00A71F46" w:rsidRDefault="00A71F46" w:rsidP="00A71F46">
      <w:pPr>
        <w:pStyle w:val="Code"/>
        <w:spacing w:line="259" w:lineRule="auto"/>
        <w:rPr>
          <w:ins w:id="2288" w:author="Andreas Kuehne" w:date="2019-05-31T12:40:00Z"/>
        </w:rPr>
      </w:pPr>
      <w:ins w:id="2289" w:author="Andreas Kuehne" w:date="2019-05-31T12:40:00Z">
        <w:r>
          <w:t xml:space="preserve">    },</w:t>
        </w:r>
      </w:ins>
    </w:p>
    <w:p w14:paraId="2CA4B0B2" w14:textId="77777777" w:rsidR="00A71F46" w:rsidRDefault="00A71F46" w:rsidP="00A71F46">
      <w:pPr>
        <w:pStyle w:val="Code"/>
        <w:spacing w:line="259" w:lineRule="auto"/>
        <w:rPr>
          <w:ins w:id="2290" w:author="Andreas Kuehne" w:date="2019-05-31T12:40:00Z"/>
        </w:rPr>
      </w:pPr>
      <w:ins w:id="2291" w:author="Andreas Kuehne" w:date="2019-05-31T12:40:00Z">
        <w:r>
          <w:rPr>
            <w:color w:val="31849B" w:themeColor="accent5" w:themeShade="BF"/>
          </w:rPr>
          <w:t xml:space="preserve">    "transforms"</w:t>
        </w:r>
        <w:r>
          <w:t>: {</w:t>
        </w:r>
      </w:ins>
    </w:p>
    <w:p w14:paraId="451B6E43" w14:textId="77777777" w:rsidR="00A71F46" w:rsidRDefault="00A71F46" w:rsidP="00A71F46">
      <w:pPr>
        <w:pStyle w:val="Code"/>
        <w:spacing w:line="259" w:lineRule="auto"/>
        <w:rPr>
          <w:ins w:id="2292" w:author="Andreas Kuehne" w:date="2019-05-31T12:40:00Z"/>
        </w:rPr>
      </w:pPr>
      <w:ins w:id="2293"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4861D2C3" w14:textId="77777777" w:rsidR="00A71F46" w:rsidRDefault="00A71F46" w:rsidP="00A71F46">
      <w:pPr>
        <w:pStyle w:val="Code"/>
        <w:spacing w:line="259" w:lineRule="auto"/>
        <w:rPr>
          <w:ins w:id="2294" w:author="Andreas Kuehne" w:date="2019-05-31T12:40:00Z"/>
        </w:rPr>
      </w:pPr>
      <w:ins w:id="2295" w:author="Andreas Kuehne" w:date="2019-05-31T12:40:00Z">
        <w:r>
          <w:t xml:space="preserve">    },</w:t>
        </w:r>
      </w:ins>
    </w:p>
    <w:p w14:paraId="6BDF552F" w14:textId="77777777" w:rsidR="00A71F46" w:rsidRDefault="00A71F46" w:rsidP="00A71F46">
      <w:pPr>
        <w:pStyle w:val="Code"/>
        <w:spacing w:line="259" w:lineRule="auto"/>
        <w:rPr>
          <w:ins w:id="2296" w:author="Andreas Kuehne" w:date="2019-05-31T12:40:00Z"/>
        </w:rPr>
      </w:pPr>
      <w:ins w:id="2297" w:author="Andreas Kuehne" w:date="2019-05-31T12:40:00Z">
        <w:r>
          <w:rPr>
            <w:color w:val="31849B" w:themeColor="accent5" w:themeShade="BF"/>
          </w:rPr>
          <w:t xml:space="preserve">    "mimeType"</w:t>
        </w:r>
        <w:r>
          <w:t>: {</w:t>
        </w:r>
      </w:ins>
    </w:p>
    <w:p w14:paraId="71D3DDD0" w14:textId="77777777" w:rsidR="00A71F46" w:rsidRDefault="00A71F46" w:rsidP="00A71F46">
      <w:pPr>
        <w:pStyle w:val="Code"/>
        <w:spacing w:line="259" w:lineRule="auto"/>
        <w:rPr>
          <w:ins w:id="2298" w:author="Andreas Kuehne" w:date="2019-05-31T12:40:00Z"/>
        </w:rPr>
      </w:pPr>
      <w:ins w:id="2299" w:author="Andreas Kuehne" w:date="2019-05-31T12:40:00Z">
        <w:r>
          <w:rPr>
            <w:color w:val="31849B" w:themeColor="accent5" w:themeShade="BF"/>
          </w:rPr>
          <w:t xml:space="preserve">      "type"</w:t>
        </w:r>
        <w:r>
          <w:t xml:space="preserve">: </w:t>
        </w:r>
        <w:r>
          <w:rPr>
            <w:color w:val="244061" w:themeColor="accent1" w:themeShade="80"/>
          </w:rPr>
          <w:t>"string"</w:t>
        </w:r>
      </w:ins>
    </w:p>
    <w:p w14:paraId="67F16A93" w14:textId="77777777" w:rsidR="00A71F46" w:rsidRDefault="00A71F46" w:rsidP="00A71F46">
      <w:pPr>
        <w:pStyle w:val="Code"/>
        <w:spacing w:line="259" w:lineRule="auto"/>
        <w:rPr>
          <w:ins w:id="2300" w:author="Andreas Kuehne" w:date="2019-05-31T12:40:00Z"/>
        </w:rPr>
      </w:pPr>
      <w:ins w:id="2301" w:author="Andreas Kuehne" w:date="2019-05-31T12:40:00Z">
        <w:r>
          <w:lastRenderedPageBreak/>
          <w:t xml:space="preserve">    },</w:t>
        </w:r>
      </w:ins>
    </w:p>
    <w:p w14:paraId="3392668A" w14:textId="77777777" w:rsidR="00A71F46" w:rsidRDefault="00A71F46" w:rsidP="00A71F46">
      <w:pPr>
        <w:pStyle w:val="Code"/>
        <w:spacing w:line="259" w:lineRule="auto"/>
        <w:rPr>
          <w:ins w:id="2302" w:author="Andreas Kuehne" w:date="2019-05-31T12:40:00Z"/>
        </w:rPr>
      </w:pPr>
      <w:ins w:id="2303" w:author="Andreas Kuehne" w:date="2019-05-31T12:40:00Z">
        <w:r>
          <w:rPr>
            <w:color w:val="31849B" w:themeColor="accent5" w:themeShade="BF"/>
          </w:rPr>
          <w:t xml:space="preserve">    "idRef"</w:t>
        </w:r>
        <w:r>
          <w:t>: {</w:t>
        </w:r>
      </w:ins>
    </w:p>
    <w:p w14:paraId="12748D82" w14:textId="77777777" w:rsidR="00A71F46" w:rsidRDefault="00A71F46" w:rsidP="00A71F46">
      <w:pPr>
        <w:pStyle w:val="Code"/>
        <w:spacing w:line="259" w:lineRule="auto"/>
        <w:rPr>
          <w:ins w:id="2304" w:author="Andreas Kuehne" w:date="2019-05-31T12:40:00Z"/>
        </w:rPr>
      </w:pPr>
      <w:ins w:id="2305" w:author="Andreas Kuehne" w:date="2019-05-31T12:40:00Z">
        <w:r>
          <w:rPr>
            <w:color w:val="31849B" w:themeColor="accent5" w:themeShade="BF"/>
          </w:rPr>
          <w:t xml:space="preserve">      "type"</w:t>
        </w:r>
        <w:r>
          <w:t xml:space="preserve">: </w:t>
        </w:r>
        <w:r>
          <w:rPr>
            <w:color w:val="244061" w:themeColor="accent1" w:themeShade="80"/>
          </w:rPr>
          <w:t>"string"</w:t>
        </w:r>
      </w:ins>
    </w:p>
    <w:p w14:paraId="1C6571BF" w14:textId="77777777" w:rsidR="00A71F46" w:rsidRDefault="00A71F46" w:rsidP="00A71F46">
      <w:pPr>
        <w:pStyle w:val="Code"/>
        <w:spacing w:line="259" w:lineRule="auto"/>
        <w:rPr>
          <w:ins w:id="2306" w:author="Andreas Kuehne" w:date="2019-05-31T12:40:00Z"/>
        </w:rPr>
      </w:pPr>
      <w:ins w:id="2307" w:author="Andreas Kuehne" w:date="2019-05-31T12:40:00Z">
        <w:r>
          <w:t xml:space="preserve">    }</w:t>
        </w:r>
      </w:ins>
    </w:p>
    <w:p w14:paraId="7AC964BB" w14:textId="77777777" w:rsidR="00A71F46" w:rsidRDefault="00A71F46" w:rsidP="00A71F46">
      <w:pPr>
        <w:pStyle w:val="Code"/>
        <w:spacing w:line="259" w:lineRule="auto"/>
        <w:rPr>
          <w:ins w:id="2308" w:author="Andreas Kuehne" w:date="2019-05-31T12:40:00Z"/>
        </w:rPr>
      </w:pPr>
      <w:ins w:id="2309" w:author="Andreas Kuehne" w:date="2019-05-31T12:40:00Z">
        <w:r>
          <w:t xml:space="preserve">  }</w:t>
        </w:r>
      </w:ins>
    </w:p>
    <w:p w14:paraId="1B2A4A8E" w14:textId="77777777" w:rsidR="00A71F46" w:rsidRDefault="00A71F46" w:rsidP="00A71F46">
      <w:pPr>
        <w:pStyle w:val="Code"/>
        <w:spacing w:line="259" w:lineRule="auto"/>
        <w:rPr>
          <w:ins w:id="2310" w:author="Andreas Kuehne" w:date="2019-05-31T12:40:00Z"/>
        </w:rPr>
      </w:pPr>
      <w:ins w:id="2311" w:author="Andreas Kuehne" w:date="2019-05-31T12:40:00Z">
        <w:r>
          <w:t>}</w:t>
        </w:r>
      </w:ins>
    </w:p>
    <w:p w14:paraId="407ADD5D" w14:textId="77777777" w:rsidR="00A71F46" w:rsidRDefault="00A71F46" w:rsidP="00A71F46">
      <w:pPr>
        <w:rPr>
          <w:ins w:id="2312" w:author="Andreas Kuehne" w:date="2019-05-31T12:40:00Z"/>
        </w:rPr>
      </w:pPr>
      <w:customXmlInsRangeStart w:id="2313" w:author="Andreas Kuehne" w:date="2019-05-31T12:40:00Z"/>
      <w:sdt>
        <w:sdtPr>
          <w:tag w:val="dsb-AnyType.-jsonSchema"/>
          <w:id w:val="1951354194"/>
          <w:showingPlcHdr/>
        </w:sdtPr>
        <w:sdtContent>
          <w:customXmlInsRangeEnd w:id="2313"/>
          <w:ins w:id="2314" w:author="Andreas Kuehne" w:date="2019-05-31T12:40:00Z">
            <w:r>
              <w:rPr>
                <w:color w:val="19D131"/>
              </w:rPr>
              <w:t>[component Any JSON schema details]</w:t>
            </w:r>
          </w:ins>
          <w:customXmlInsRangeStart w:id="2315" w:author="Andreas Kuehne" w:date="2019-05-31T12:40:00Z"/>
        </w:sdtContent>
      </w:sdt>
      <w:customXmlInsRangeEnd w:id="2315"/>
    </w:p>
    <w:p w14:paraId="448AFFF8" w14:textId="77777777" w:rsidR="00A71F46" w:rsidRDefault="00A71F46" w:rsidP="00A71F46">
      <w:pPr>
        <w:pStyle w:val="berschrift4"/>
        <w:numPr>
          <w:ilvl w:val="3"/>
          <w:numId w:val="3"/>
        </w:numPr>
        <w:rPr>
          <w:ins w:id="2316" w:author="Andreas Kuehne" w:date="2019-05-31T12:40:00Z"/>
        </w:rPr>
      </w:pPr>
      <w:ins w:id="2317" w:author="Andreas Kuehne" w:date="2019-05-31T12:40:00Z">
        <w:r>
          <w:t>Any – XML Syntax</w:t>
        </w:r>
      </w:ins>
    </w:p>
    <w:p w14:paraId="238A9600" w14:textId="77777777" w:rsidR="00A71F46" w:rsidRPr="5404FA76" w:rsidRDefault="00A71F46" w:rsidP="00A71F46">
      <w:pPr>
        <w:rPr>
          <w:ins w:id="2318" w:author="Andreas Kuehne" w:date="2019-05-31T12:40:00Z"/>
        </w:rPr>
      </w:pPr>
      <w:ins w:id="2319" w:author="Andreas Kuehne" w:date="2019-05-31T12:40:00Z">
        <w:r w:rsidRPr="0CCF9147">
          <w:t xml:space="preserve">The XML type </w:t>
        </w:r>
        <w:r w:rsidRPr="002062A5">
          <w:rPr>
            <w:rFonts w:ascii="Courier New" w:eastAsia="Courier New" w:hAnsi="Courier New" w:cs="Courier New"/>
          </w:rPr>
          <w:t>AnyType</w:t>
        </w:r>
        <w:r w:rsidRPr="0CCF9147">
          <w:t xml:space="preserve"> SHALL implement the requirements defined in the </w:t>
        </w:r>
        <w:r w:rsidRPr="002062A5">
          <w:rPr>
            <w:rFonts w:ascii="Courier New" w:eastAsia="Courier New" w:hAnsi="Courier New" w:cs="Courier New"/>
          </w:rPr>
          <w:t>Any</w:t>
        </w:r>
        <w:r>
          <w:t xml:space="preserve"> </w:t>
        </w:r>
        <w:r w:rsidRPr="005A6FFD">
          <w:t>component.</w:t>
        </w:r>
      </w:ins>
    </w:p>
    <w:p w14:paraId="16A94DBA" w14:textId="77777777" w:rsidR="00A71F46" w:rsidRDefault="00A71F46" w:rsidP="00A71F46">
      <w:pPr>
        <w:rPr>
          <w:ins w:id="2320" w:author="Andreas Kuehne" w:date="2019-05-31T12:40:00Z"/>
        </w:rPr>
      </w:pPr>
      <w:ins w:id="2321" w:author="Andreas Kuehne" w:date="2019-05-31T12:40:00Z">
        <w:r w:rsidRPr="005A6FFD">
          <w:rPr>
            <w:rFonts w:eastAsia="Arial"/>
          </w:rPr>
          <w:t xml:space="preserve">The </w:t>
        </w:r>
        <w:r w:rsidRPr="002062A5">
          <w:rPr>
            <w:rFonts w:ascii="Courier New" w:eastAsia="Courier New" w:hAnsi="Courier New" w:cs="Courier New"/>
          </w:rPr>
          <w:t>AnyType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7817963C" w14:textId="77777777" w:rsidR="00A71F46" w:rsidRDefault="00A71F46" w:rsidP="00A71F46">
      <w:pPr>
        <w:pStyle w:val="Code"/>
        <w:rPr>
          <w:ins w:id="2322" w:author="Andreas Kuehne" w:date="2019-05-31T12:40:00Z"/>
        </w:rPr>
      </w:pPr>
      <w:ins w:id="232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AnyType</w:t>
        </w:r>
        <w:r>
          <w:rPr>
            <w:color w:val="943634" w:themeColor="accent2" w:themeShade="BF"/>
          </w:rPr>
          <w:t>"</w:t>
        </w:r>
        <w:r>
          <w:rPr>
            <w:color w:val="31849B" w:themeColor="accent5" w:themeShade="BF"/>
          </w:rPr>
          <w:t>&gt;</w:t>
        </w:r>
      </w:ins>
    </w:p>
    <w:p w14:paraId="3BEB6872" w14:textId="77777777" w:rsidR="00A71F46" w:rsidRDefault="00A71F46" w:rsidP="00A71F46">
      <w:pPr>
        <w:pStyle w:val="Code"/>
        <w:rPr>
          <w:ins w:id="2324" w:author="Andreas Kuehne" w:date="2019-05-31T12:40:00Z"/>
        </w:rPr>
      </w:pPr>
      <w:ins w:id="2325" w:author="Andreas Kuehne" w:date="2019-05-31T12:40:00Z">
        <w:r>
          <w:rPr>
            <w:color w:val="31849B" w:themeColor="accent5" w:themeShade="BF"/>
          </w:rPr>
          <w:t xml:space="preserve">  &lt;xs:complexContent&gt;</w:t>
        </w:r>
      </w:ins>
    </w:p>
    <w:p w14:paraId="51129F93" w14:textId="77777777" w:rsidR="00A71F46" w:rsidRDefault="00A71F46" w:rsidP="00A71F46">
      <w:pPr>
        <w:pStyle w:val="Code"/>
        <w:rPr>
          <w:ins w:id="2326" w:author="Andreas Kuehne" w:date="2019-05-31T12:40:00Z"/>
        </w:rPr>
      </w:pPr>
      <w:ins w:id="2327"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dsb:Base64DataType</w:t>
        </w:r>
        <w:r>
          <w:rPr>
            <w:color w:val="943634" w:themeColor="accent2" w:themeShade="BF"/>
          </w:rPr>
          <w:t>"</w:t>
        </w:r>
        <w:r>
          <w:rPr>
            <w:color w:val="31849B" w:themeColor="accent5" w:themeShade="BF"/>
          </w:rPr>
          <w:t>/&gt;</w:t>
        </w:r>
      </w:ins>
    </w:p>
    <w:p w14:paraId="5280B327" w14:textId="77777777" w:rsidR="00A71F46" w:rsidRDefault="00A71F46" w:rsidP="00A71F46">
      <w:pPr>
        <w:pStyle w:val="Code"/>
        <w:rPr>
          <w:ins w:id="2328" w:author="Andreas Kuehne" w:date="2019-05-31T12:40:00Z"/>
        </w:rPr>
      </w:pPr>
      <w:ins w:id="2329" w:author="Andreas Kuehne" w:date="2019-05-31T12:40:00Z">
        <w:r>
          <w:rPr>
            <w:color w:val="31849B" w:themeColor="accent5" w:themeShade="BF"/>
          </w:rPr>
          <w:t xml:space="preserve">  &lt;/xs:complexContent&gt;</w:t>
        </w:r>
      </w:ins>
    </w:p>
    <w:p w14:paraId="2E65B676" w14:textId="77777777" w:rsidR="00A71F46" w:rsidRDefault="00A71F46" w:rsidP="00A71F46">
      <w:pPr>
        <w:pStyle w:val="Code"/>
        <w:rPr>
          <w:ins w:id="2330" w:author="Andreas Kuehne" w:date="2019-05-31T12:40:00Z"/>
        </w:rPr>
      </w:pPr>
      <w:ins w:id="2331" w:author="Andreas Kuehne" w:date="2019-05-31T12:40:00Z">
        <w:r>
          <w:rPr>
            <w:color w:val="31849B" w:themeColor="accent5" w:themeShade="BF"/>
          </w:rPr>
          <w:t>&lt;/xs:complexType&gt;</w:t>
        </w:r>
      </w:ins>
    </w:p>
    <w:p w14:paraId="0F1597CC" w14:textId="77777777" w:rsidR="00A71F46" w:rsidRDefault="00A71F46" w:rsidP="00A71F46">
      <w:pPr>
        <w:spacing w:line="259" w:lineRule="auto"/>
        <w:rPr>
          <w:ins w:id="2332" w:author="Andreas Kuehne" w:date="2019-05-31T12:40:00Z"/>
        </w:rPr>
      </w:pPr>
      <w:ins w:id="2333" w:author="Andreas Kuehne" w:date="2019-05-31T12:40:00Z">
        <w:r>
          <w:t>Each child element of</w:t>
        </w:r>
        <w:r w:rsidRPr="71C71F8C">
          <w:t xml:space="preserve"> </w:t>
        </w:r>
        <w:r w:rsidRPr="002062A5">
          <w:rPr>
            <w:rFonts w:ascii="Courier New" w:eastAsia="Courier New" w:hAnsi="Courier New" w:cs="Courier New"/>
          </w:rPr>
          <w:t>AnyType</w:t>
        </w:r>
        <w:r w:rsidRPr="71C71F8C">
          <w:t xml:space="preserve"> </w:t>
        </w:r>
        <w:r>
          <w:t xml:space="preserve">XML element SHALL implement in XML syntax the sub-component that has a name equal to its local name. </w:t>
        </w:r>
      </w:ins>
      <w:customXmlInsRangeStart w:id="2334" w:author="Andreas Kuehne" w:date="2019-05-31T12:40:00Z"/>
      <w:sdt>
        <w:sdtPr>
          <w:tag w:val="dsb-AnyType.-xmlSchema"/>
          <w:id w:val="-1436746913"/>
        </w:sdtPr>
        <w:sdtContent>
          <w:customXmlInsRangeEnd w:id="2334"/>
          <w:customXmlInsRangeStart w:id="2335" w:author="Andreas Kuehne" w:date="2019-05-31T12:40:00Z"/>
        </w:sdtContent>
      </w:sdt>
      <w:customXmlInsRangeEnd w:id="2335"/>
    </w:p>
    <w:p w14:paraId="4A6D3929" w14:textId="77777777" w:rsidR="00A71F46" w:rsidRDefault="00A71F46" w:rsidP="00A71F46">
      <w:pPr>
        <w:pStyle w:val="berschrift3"/>
        <w:numPr>
          <w:ilvl w:val="2"/>
          <w:numId w:val="3"/>
        </w:numPr>
        <w:rPr>
          <w:ins w:id="2336" w:author="Andreas Kuehne" w:date="2019-05-31T12:40:00Z"/>
        </w:rPr>
      </w:pPr>
      <w:ins w:id="2337" w:author="Andreas Kuehne" w:date="2019-05-31T12:40:00Z">
        <w:r>
          <w:t>Component Base64Data</w:t>
        </w:r>
      </w:ins>
    </w:p>
    <w:p w14:paraId="5B36C1BE" w14:textId="77777777" w:rsidR="00A71F46" w:rsidRDefault="00A71F46" w:rsidP="00A71F46">
      <w:pPr>
        <w:rPr>
          <w:ins w:id="2338" w:author="Andreas Kuehne" w:date="2019-05-31T12:40:00Z"/>
        </w:rPr>
      </w:pPr>
      <w:customXmlInsRangeStart w:id="2339" w:author="Andreas Kuehne" w:date="2019-05-31T12:40:00Z"/>
      <w:sdt>
        <w:sdtPr>
          <w:tag w:val="dsb-Base64DataType.-normative"/>
          <w:id w:val="-381178282"/>
        </w:sdtPr>
        <w:sdtContent>
          <w:customXmlInsRangeEnd w:id="2339"/>
          <w:ins w:id="2340" w:author="Andreas Kuehne" w:date="2019-05-31T12:40:00Z">
            <w:r w:rsidRPr="003A06D0">
              <w:rPr>
                <w:color w:val="19D131"/>
                <w:lang w:val="en-GB"/>
              </w:rPr>
              <w:t xml:space="preserve">The </w:t>
            </w:r>
            <w:r w:rsidRPr="003A06D0">
              <w:rPr>
                <w:rStyle w:val="Datatype"/>
                <w:lang w:val="en-GB"/>
              </w:rPr>
              <w:t>Base64Data</w:t>
            </w:r>
            <w:r w:rsidRPr="003A06D0">
              <w:rPr>
                <w:color w:val="19D131"/>
                <w:lang w:val="en-GB"/>
              </w:rPr>
              <w: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t>
            </w:r>
            <w:r w:rsidRPr="003A06D0">
              <w:rPr>
                <w:rStyle w:val="Datatype"/>
                <w:lang w:val="en-GB"/>
              </w:rPr>
              <w:t>Value</w:t>
            </w:r>
            <w:r w:rsidRPr="003A06D0">
              <w:rPr>
                <w:color w:val="19D131"/>
                <w:lang w:val="en-GB"/>
              </w:rPr>
              <w:t xml:space="preserve"> or </w:t>
            </w:r>
            <w:r w:rsidRPr="003A06D0">
              <w:rPr>
                <w:rStyle w:val="Datatype"/>
                <w:lang w:val="en-GB"/>
              </w:rPr>
              <w:t>AttRefURI</w:t>
            </w:r>
            <w:r w:rsidRPr="003A06D0">
              <w:rPr>
                <w:color w:val="19D131"/>
                <w:lang w:val="en-GB"/>
              </w:rPr>
              <w:t>.</w:t>
            </w:r>
          </w:ins>
          <w:customXmlInsRangeStart w:id="2341" w:author="Andreas Kuehne" w:date="2019-05-31T12:40:00Z"/>
        </w:sdtContent>
      </w:sdt>
      <w:customXmlInsRangeEnd w:id="2341"/>
    </w:p>
    <w:p w14:paraId="5EB38CC9" w14:textId="77777777" w:rsidR="00A71F46" w:rsidRDefault="00A71F46" w:rsidP="00A71F46">
      <w:pPr>
        <w:rPr>
          <w:ins w:id="2342" w:author="Andreas Kuehne" w:date="2019-05-31T12:40:00Z"/>
        </w:rPr>
      </w:pPr>
      <w:ins w:id="2343" w:author="Andreas Kuehne" w:date="2019-05-31T12:40:00Z">
        <w:r>
          <w:t>Below follows a list of the sub-components that constitute this component:</w:t>
        </w:r>
      </w:ins>
    </w:p>
    <w:p w14:paraId="292CD10A" w14:textId="77777777" w:rsidR="00A71F46" w:rsidRDefault="00A71F46" w:rsidP="00A71F46">
      <w:pPr>
        <w:pStyle w:val="Member"/>
        <w:rPr>
          <w:ins w:id="2344" w:author="Andreas Kuehne" w:date="2019-05-31T12:40:00Z"/>
        </w:rPr>
      </w:pPr>
      <w:ins w:id="2345" w:author="Andreas Kuehne" w:date="2019-05-31T12:40:00Z">
        <w:r>
          <w:lastRenderedPageBreak/>
          <w:t xml:space="preserve">The OPTIONAL </w:t>
        </w:r>
        <w:r w:rsidRPr="35C1378D">
          <w:rPr>
            <w:rStyle w:val="Datatype"/>
          </w:rPr>
          <w:t>Value</w:t>
        </w:r>
        <w:r>
          <w:t xml:space="preserve"> element, if present, MUST contain one instance of base64 encoded binary data. </w:t>
        </w:r>
      </w:ins>
      <w:customXmlInsRangeStart w:id="2346" w:author="Andreas Kuehne" w:date="2019-05-31T12:40:00Z"/>
      <w:sdt>
        <w:sdtPr>
          <w:alias w:val="dsb-Base64DataType.val"/>
          <w:tag w:val="dsb-Base64DataType.Value"/>
          <w:id w:val="1801727552"/>
        </w:sdtPr>
        <w:sdtContent>
          <w:customXmlInsRangeEnd w:id="2346"/>
          <w:ins w:id="2347" w:author="Andreas Kuehne" w:date="2019-05-31T12:40:00Z">
            <w:r w:rsidRPr="003A06D0">
              <w:rPr>
                <w:color w:val="19D131"/>
                <w:lang w:val="en-GB"/>
              </w:rPr>
              <w:t>This element holds an instance of generic content. This could be a document to be signed, a signature, a schema or other data.</w:t>
            </w:r>
          </w:ins>
          <w:customXmlInsRangeStart w:id="2348" w:author="Andreas Kuehne" w:date="2019-05-31T12:40:00Z"/>
        </w:sdtContent>
      </w:sdt>
      <w:customXmlInsRangeEnd w:id="2348"/>
    </w:p>
    <w:p w14:paraId="375C3431" w14:textId="77777777" w:rsidR="00A71F46" w:rsidRDefault="00A71F46" w:rsidP="00A71F46">
      <w:pPr>
        <w:pStyle w:val="Member"/>
        <w:rPr>
          <w:ins w:id="2349" w:author="Andreas Kuehne" w:date="2019-05-31T12:40:00Z"/>
        </w:rPr>
      </w:pPr>
      <w:ins w:id="2350" w:author="Andreas Kuehne" w:date="2019-05-31T12:40:00Z">
        <w:r>
          <w:t xml:space="preserve">The OPTIONAL </w:t>
        </w:r>
        <w:r w:rsidRPr="35C1378D">
          <w:rPr>
            <w:rStyle w:val="Datatype"/>
          </w:rPr>
          <w:t>AttRef</w:t>
        </w:r>
        <w:r>
          <w:t xml:space="preserve"> element, if present, MUST contain one instance of a sub-component. This element MUST satisfy the requirements specified in this document in section </w:t>
        </w:r>
        <w:r>
          <w:fldChar w:fldCharType="begin"/>
        </w:r>
        <w:r>
          <w:instrText xml:space="preserve"> REF _RefComp23E43D4E \r \h </w:instrText>
        </w:r>
        <w:r>
          <w:fldChar w:fldCharType="separate"/>
        </w:r>
        <w:r>
          <w:rPr>
            <w:rStyle w:val="Datatype"/>
            <w:rFonts w:eastAsia="Courier New" w:cs="Courier New"/>
          </w:rPr>
          <w:t>AttachmentReference</w:t>
        </w:r>
        <w:r>
          <w:fldChar w:fldCharType="end"/>
        </w:r>
        <w:r>
          <w:t xml:space="preserve">. </w:t>
        </w:r>
      </w:ins>
      <w:customXmlInsRangeStart w:id="2351" w:author="Andreas Kuehne" w:date="2019-05-31T12:40:00Z"/>
      <w:sdt>
        <w:sdtPr>
          <w:alias w:val="dsb-Base64DataType.attRef"/>
          <w:tag w:val="dsb-Base64DataType.AttRef"/>
          <w:id w:val="-1909300976"/>
        </w:sdtPr>
        <w:sdtContent>
          <w:customXmlInsRangeEnd w:id="2351"/>
          <w:ins w:id="2352" w:author="Andreas Kuehne" w:date="2019-05-31T12:40:00Z">
            <w:r w:rsidRPr="003A06D0">
              <w:rPr>
                <w:color w:val="19D131"/>
                <w:lang w:val="en-GB"/>
              </w:rPr>
              <w:t>This element allows to reference content that is transferred in a non-inlined way. These mechanisms may take advantage of optimizations (e.g. optimized transfer encodings). The content of MAY be integrity-protected by a message digest.</w:t>
            </w:r>
          </w:ins>
          <w:customXmlInsRangeStart w:id="2353" w:author="Andreas Kuehne" w:date="2019-05-31T12:40:00Z"/>
        </w:sdtContent>
      </w:sdt>
      <w:customXmlInsRangeEnd w:id="2353"/>
    </w:p>
    <w:p w14:paraId="674B012F" w14:textId="77777777" w:rsidR="00A71F46" w:rsidRDefault="00A71F46" w:rsidP="00A71F46">
      <w:pPr>
        <w:pStyle w:val="Member"/>
        <w:rPr>
          <w:ins w:id="2354" w:author="Andreas Kuehne" w:date="2019-05-31T12:40:00Z"/>
        </w:rPr>
      </w:pPr>
      <w:ins w:id="2355"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ins>
      <w:customXmlInsRangeStart w:id="2356" w:author="Andreas Kuehne" w:date="2019-05-31T12:40:00Z"/>
      <w:sdt>
        <w:sdtPr>
          <w:alias w:val="dsb-Base64DataType.transforms"/>
          <w:tag w:val="dsb-Base64DataType.Transforms"/>
          <w:id w:val="204690372"/>
        </w:sdtPr>
        <w:sdtContent>
          <w:customXmlInsRangeEnd w:id="2356"/>
          <w:ins w:id="2357" w:author="Andreas Kuehne" w:date="2019-05-31T12:40:00Z">
            <w:r w:rsidRPr="00716D9A">
              <w:rPr>
                <w:color w:val="19D131"/>
              </w:rPr>
              <w:t xml:space="preserve">This subcomponent can be used to specify additionally transformations of the </w:t>
            </w:r>
            <w:r>
              <w:rPr>
                <w:color w:val="19D131"/>
              </w:rPr>
              <w:t>data</w:t>
            </w:r>
            <w:r w:rsidRPr="00716D9A">
              <w:rPr>
                <w:color w:val="19D131"/>
              </w:rPr>
              <w:t xml:space="preserve"> </w:t>
            </w:r>
            <w:r>
              <w:rPr>
                <w:color w:val="19D131"/>
              </w:rPr>
              <w:t xml:space="preserve">represented by this </w:t>
            </w:r>
            <w:r w:rsidRPr="003A06D0">
              <w:rPr>
                <w:rStyle w:val="Datatype"/>
                <w:lang w:val="en-GB"/>
              </w:rPr>
              <w:t>Base64Data</w:t>
            </w:r>
            <w:r w:rsidRPr="003A06D0">
              <w:rPr>
                <w:color w:val="19D131"/>
                <w:lang w:val="en-GB"/>
              </w:rPr>
              <w:t xml:space="preserve"> </w:t>
            </w:r>
            <w:r>
              <w:rPr>
                <w:color w:val="19D131"/>
              </w:rPr>
              <w:t>component (after base</w:t>
            </w:r>
            <w:r w:rsidRPr="00716D9A">
              <w:rPr>
                <w:color w:val="19D131"/>
              </w:rPr>
              <w:t>64 decoding of the transport element</w:t>
            </w:r>
            <w:r>
              <w:rPr>
                <w:color w:val="19D131"/>
              </w:rPr>
              <w:t>, if necessary</w:t>
            </w:r>
            <w:r w:rsidRPr="00716D9A">
              <w:rPr>
                <w:color w:val="19D131"/>
              </w:rPr>
              <w:t>). For example</w:t>
            </w:r>
            <w:r>
              <w:rPr>
                <w:color w:val="19D131"/>
              </w:rPr>
              <w:t>,</w:t>
            </w:r>
            <w:r w:rsidRPr="00716D9A">
              <w:rPr>
                <w:color w:val="19D131"/>
              </w:rPr>
              <w:t xml:space="preserve"> this may be a decryption step.</w:t>
            </w:r>
          </w:ins>
          <w:customXmlInsRangeStart w:id="2358" w:author="Andreas Kuehne" w:date="2019-05-31T12:40:00Z"/>
        </w:sdtContent>
      </w:sdt>
      <w:customXmlInsRangeEnd w:id="2358"/>
    </w:p>
    <w:p w14:paraId="4379498E" w14:textId="77777777" w:rsidR="00A71F46" w:rsidRDefault="00A71F46" w:rsidP="00A71F46">
      <w:pPr>
        <w:pStyle w:val="Member"/>
        <w:rPr>
          <w:ins w:id="2359" w:author="Andreas Kuehne" w:date="2019-05-31T12:40:00Z"/>
        </w:rPr>
      </w:pPr>
      <w:ins w:id="2360" w:author="Andreas Kuehne" w:date="2019-05-31T12:40:00Z">
        <w:r>
          <w:t xml:space="preserve">The OPTIONAL </w:t>
        </w:r>
        <w:r w:rsidRPr="35C1378D">
          <w:rPr>
            <w:rStyle w:val="Datatype"/>
          </w:rPr>
          <w:t>MimeType</w:t>
        </w:r>
        <w:r>
          <w:t xml:space="preserve"> element, if present, MUST contain one instance of a string. </w:t>
        </w:r>
      </w:ins>
      <w:customXmlInsRangeStart w:id="2361" w:author="Andreas Kuehne" w:date="2019-05-31T12:40:00Z"/>
      <w:sdt>
        <w:sdtPr>
          <w:alias w:val="dsb-Base64DataType.mimeType"/>
          <w:tag w:val="dsb-Base64DataType.MimeType"/>
          <w:id w:val="-284813968"/>
        </w:sdtPr>
        <w:sdtContent>
          <w:customXmlInsRangeEnd w:id="2361"/>
          <w:ins w:id="2362" w:author="Andreas Kuehne" w:date="2019-05-31T12:40:00Z">
            <w:r w:rsidRPr="003A06D0">
              <w:rPr>
                <w:color w:val="19D131"/>
                <w:lang w:val="en-GB"/>
              </w:rPr>
              <w:t xml:space="preserve">This element is denoting the type of the arbitrary data in the value element or the referenced attachment. </w:t>
            </w:r>
          </w:ins>
          <w:customXmlInsRangeStart w:id="2363" w:author="Andreas Kuehne" w:date="2019-05-31T12:40:00Z"/>
        </w:sdtContent>
      </w:sdt>
      <w:customXmlInsRangeEnd w:id="2363"/>
    </w:p>
    <w:p w14:paraId="1F07B27E" w14:textId="77777777" w:rsidR="00A71F46" w:rsidRDefault="00A71F46" w:rsidP="00A71F46">
      <w:pPr>
        <w:pStyle w:val="Member"/>
        <w:rPr>
          <w:ins w:id="2364" w:author="Andreas Kuehne" w:date="2019-05-31T12:40:00Z"/>
        </w:rPr>
      </w:pPr>
      <w:ins w:id="2365" w:author="Andreas Kuehne" w:date="2019-05-31T12:40:00Z">
        <w:r>
          <w:t xml:space="preserve">The OPTIONAL </w:t>
        </w:r>
        <w:r w:rsidRPr="35C1378D">
          <w:rPr>
            <w:rStyle w:val="Datatype"/>
          </w:rPr>
          <w:t>Id</w:t>
        </w:r>
        <w:r>
          <w:t xml:space="preserve"> element, if present, MUST contain one instance of a unique identifier. </w:t>
        </w:r>
      </w:ins>
      <w:customXmlInsRangeStart w:id="2366" w:author="Andreas Kuehne" w:date="2019-05-31T12:40:00Z"/>
      <w:sdt>
        <w:sdtPr>
          <w:alias w:val="dsb-Base64DataType.ID"/>
          <w:tag w:val="dsb-Base64DataType.Id"/>
          <w:id w:val="-1172795000"/>
        </w:sdtPr>
        <w:sdtContent>
          <w:customXmlInsRangeEnd w:id="2366"/>
          <w:ins w:id="2367" w:author="Andreas Kuehne" w:date="2019-05-31T12:40:00Z">
            <w:r w:rsidRPr="003A06D0">
              <w:rPr>
                <w:color w:val="19D131"/>
                <w:lang w:val="en-GB"/>
              </w:rPr>
              <w:t>This identifier gives the binary data a unique label within a particular message. Using this identifier and the IdRef element it is possible to avoid redundant content.</w:t>
            </w:r>
          </w:ins>
          <w:customXmlInsRangeStart w:id="2368" w:author="Andreas Kuehne" w:date="2019-05-31T12:40:00Z"/>
        </w:sdtContent>
      </w:sdt>
      <w:customXmlInsRangeEnd w:id="2368"/>
    </w:p>
    <w:p w14:paraId="05574074" w14:textId="77777777" w:rsidR="00A71F46" w:rsidRDefault="00A71F46" w:rsidP="00A71F46">
      <w:pPr>
        <w:pStyle w:val="Member"/>
        <w:rPr>
          <w:ins w:id="2369" w:author="Andreas Kuehne" w:date="2019-05-31T12:40:00Z"/>
        </w:rPr>
      </w:pPr>
      <w:ins w:id="2370" w:author="Andreas Kuehne" w:date="2019-05-31T12:40:00Z">
        <w:r>
          <w:t xml:space="preserve">The OPTIONAL </w:t>
        </w:r>
        <w:r w:rsidRPr="35C1378D">
          <w:rPr>
            <w:rStyle w:val="Datatype"/>
          </w:rPr>
          <w:t>IdRef</w:t>
        </w:r>
        <w:r>
          <w:t xml:space="preserve"> element, if present, MUST contain one instance of a unique identifier reference. </w:t>
        </w:r>
      </w:ins>
      <w:customXmlInsRangeStart w:id="2371" w:author="Andreas Kuehne" w:date="2019-05-31T12:40:00Z"/>
      <w:sdt>
        <w:sdtPr>
          <w:alias w:val="dsb-Base64DataType.idRef"/>
          <w:tag w:val="dsb-Base64DataType.IdRef"/>
          <w:id w:val="1909808994"/>
        </w:sdtPr>
        <w:sdtContent>
          <w:customXmlInsRangeEnd w:id="2371"/>
          <w:ins w:id="2372" w:author="Andreas Kuehne" w:date="2019-05-31T12:40:00Z">
            <w:r w:rsidRPr="003A06D0">
              <w:rPr>
                <w:color w:val="19D131"/>
                <w:lang w:val="en-GB"/>
              </w:rPr>
              <w:t>This element identifies another binary data element within a particular message.</w:t>
            </w:r>
            <w:r>
              <w:rPr>
                <w:color w:val="19D131"/>
                <w:lang w:val="en-GB"/>
              </w:rPr>
              <w:t xml:space="preserve"> This enables the de-duplication of (possible big) data elements.</w:t>
            </w:r>
          </w:ins>
          <w:customXmlInsRangeStart w:id="2373" w:author="Andreas Kuehne" w:date="2019-05-31T12:40:00Z"/>
        </w:sdtContent>
      </w:sdt>
      <w:customXmlInsRangeEnd w:id="2373"/>
    </w:p>
    <w:p w14:paraId="7F5049D9" w14:textId="77777777" w:rsidR="00A71F46" w:rsidRDefault="00A71F46" w:rsidP="00A71F46">
      <w:pPr>
        <w:pStyle w:val="Non-normativeCommentHeading"/>
        <w:rPr>
          <w:ins w:id="2374" w:author="Andreas Kuehne" w:date="2019-05-31T12:40:00Z"/>
        </w:rPr>
      </w:pPr>
      <w:ins w:id="2375" w:author="Andreas Kuehne" w:date="2019-05-31T12:40:00Z">
        <w:r>
          <w:t>Non-normative Comment:</w:t>
        </w:r>
      </w:ins>
    </w:p>
    <w:p w14:paraId="462E1460" w14:textId="77777777" w:rsidR="00A71F46" w:rsidRDefault="00A71F46" w:rsidP="00A71F46">
      <w:pPr>
        <w:pStyle w:val="Non-normativeComment"/>
        <w:rPr>
          <w:ins w:id="2376" w:author="Andreas Kuehne" w:date="2019-05-31T12:40:00Z"/>
        </w:rPr>
      </w:pPr>
      <w:customXmlInsRangeStart w:id="2377" w:author="Andreas Kuehne" w:date="2019-05-31T12:40:00Z"/>
      <w:sdt>
        <w:sdtPr>
          <w:tag w:val="dsb-Base64DataType.-nonNormative"/>
          <w:id w:val="-2022305581"/>
        </w:sdtPr>
        <w:sdtContent>
          <w:customXmlInsRangeEnd w:id="2377"/>
          <w:ins w:id="2378" w:author="Andreas Kuehne" w:date="2019-05-31T12:40:00Z">
            <w:r w:rsidRPr="003A06D0">
              <w:rPr>
                <w:color w:val="19D131"/>
                <w:lang w:val="en-GB"/>
              </w:rPr>
              <w:t xml:space="preserve">There are different standards defined for handling and referencing an attachment. Maybe there will be more to come. Therefore,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t>
            </w:r>
            <w:r w:rsidRPr="003A06D0">
              <w:rPr>
                <w:rStyle w:val="Datatype"/>
                <w:lang w:val="en-GB"/>
              </w:rPr>
              <w:t>AttachmentReference</w:t>
            </w:r>
            <w:r w:rsidRPr="003A06D0">
              <w:rPr>
                <w:color w:val="19D131"/>
                <w:lang w:val="en-GB"/>
              </w:rPr>
              <w:t xml:space="preserve">'s </w:t>
            </w:r>
            <w:r w:rsidRPr="003A06D0">
              <w:rPr>
                <w:rStyle w:val="Datatype"/>
                <w:lang w:val="en-GB"/>
              </w:rPr>
              <w:t>DigestInfo</w:t>
            </w:r>
            <w:r w:rsidRPr="003A06D0">
              <w:rPr>
                <w:color w:val="19D131"/>
                <w:lang w:val="en-GB"/>
              </w:rPr>
              <w:t>, which is calculated over the binary attachment data (not including the MIME headers).</w:t>
            </w:r>
            <w:r>
              <w:rPr>
                <w:color w:val="19D131"/>
                <w:lang w:val="en-GB"/>
              </w:rPr>
              <w:t xml:space="preserve"> Implementers may choose to annotate the </w:t>
            </w:r>
            <w:r w:rsidRPr="00473B6C">
              <w:rPr>
                <w:rStyle w:val="Datatype"/>
              </w:rPr>
              <w:t>Value</w:t>
            </w:r>
            <w:r>
              <w:rPr>
                <w:color w:val="19D131"/>
                <w:lang w:val="en-GB"/>
              </w:rPr>
              <w:t xml:space="preserve"> element to take advantage of the mechanism defined in MTOM </w:t>
            </w:r>
            <w:r w:rsidRPr="003A06D0">
              <w:rPr>
                <w:b/>
                <w:lang w:val="en-GB"/>
              </w:rPr>
              <w:t>[SOAPMtom]</w:t>
            </w:r>
            <w:r w:rsidRPr="003A06D0">
              <w:rPr>
                <w:lang w:val="en-GB"/>
              </w:rPr>
              <w:t xml:space="preserve"> </w:t>
            </w:r>
            <w:r>
              <w:rPr>
                <w:color w:val="19D131"/>
                <w:lang w:val="en-GB"/>
              </w:rPr>
              <w:t xml:space="preserve">for SOAP calls. This obsoletes the use of the </w:t>
            </w:r>
            <w:r w:rsidRPr="35C1378D">
              <w:rPr>
                <w:rStyle w:val="Datatype"/>
              </w:rPr>
              <w:t>AttRef</w:t>
            </w:r>
            <w:r>
              <w:rPr>
                <w:color w:val="19D131"/>
                <w:lang w:val="en-GB"/>
              </w:rPr>
              <w:t xml:space="preserve"> element. </w:t>
            </w:r>
          </w:ins>
          <w:customXmlInsRangeStart w:id="2379" w:author="Andreas Kuehne" w:date="2019-05-31T12:40:00Z"/>
        </w:sdtContent>
      </w:sdt>
      <w:customXmlInsRangeEnd w:id="2379"/>
    </w:p>
    <w:p w14:paraId="70D07B2B" w14:textId="77777777" w:rsidR="00A71F46" w:rsidRDefault="00A71F46" w:rsidP="00A71F46">
      <w:pPr>
        <w:pStyle w:val="berschrift4"/>
        <w:numPr>
          <w:ilvl w:val="3"/>
          <w:numId w:val="3"/>
        </w:numPr>
        <w:rPr>
          <w:ins w:id="2380" w:author="Andreas Kuehne" w:date="2019-05-31T12:40:00Z"/>
        </w:rPr>
      </w:pPr>
      <w:ins w:id="2381" w:author="Andreas Kuehne" w:date="2019-05-31T12:40:00Z">
        <w:r>
          <w:t>Base64Data – JSON Syntax</w:t>
        </w:r>
      </w:ins>
    </w:p>
    <w:p w14:paraId="091207BA" w14:textId="77777777" w:rsidR="00A71F46" w:rsidRPr="0248A3D1" w:rsidRDefault="00A71F46" w:rsidP="00A71F46">
      <w:pPr>
        <w:rPr>
          <w:ins w:id="2382" w:author="Andreas Kuehne" w:date="2019-05-31T12:40:00Z"/>
        </w:rPr>
      </w:pPr>
      <w:ins w:id="2383"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Base64Data</w:t>
        </w:r>
        <w:r>
          <w:t xml:space="preserve"> component.</w:t>
        </w:r>
      </w:ins>
    </w:p>
    <w:p w14:paraId="13BF1BA7" w14:textId="77777777" w:rsidR="00A71F46" w:rsidRPr="C2430093" w:rsidRDefault="00A71F46" w:rsidP="00A71F46">
      <w:pPr>
        <w:spacing w:line="259" w:lineRule="auto"/>
        <w:rPr>
          <w:ins w:id="2384" w:author="Andreas Kuehne" w:date="2019-05-31T12:40:00Z"/>
          <w:rFonts w:eastAsia="Arial" w:cs="Arial"/>
          <w:sz w:val="22"/>
          <w:szCs w:val="22"/>
        </w:rPr>
      </w:pPr>
      <w:ins w:id="238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Base64Data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37D7BEB0" w14:textId="77777777" w:rsidTr="00A71F46">
        <w:trPr>
          <w:cnfStyle w:val="100000000000" w:firstRow="1" w:lastRow="0" w:firstColumn="0" w:lastColumn="0" w:oddVBand="0" w:evenVBand="0" w:oddHBand="0" w:evenHBand="0" w:firstRowFirstColumn="0" w:firstRowLastColumn="0" w:lastRowFirstColumn="0" w:lastRowLastColumn="0"/>
          <w:ins w:id="23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94882C" w14:textId="77777777" w:rsidR="00A71F46" w:rsidRDefault="00A71F46" w:rsidP="00A71F46">
            <w:pPr>
              <w:pStyle w:val="Beschriftung"/>
              <w:rPr>
                <w:ins w:id="2387" w:author="Andreas Kuehne" w:date="2019-05-31T12:40:00Z"/>
              </w:rPr>
            </w:pPr>
            <w:ins w:id="2388" w:author="Andreas Kuehne" w:date="2019-05-31T12:40:00Z">
              <w:r>
                <w:t>Element</w:t>
              </w:r>
            </w:ins>
          </w:p>
        </w:tc>
        <w:tc>
          <w:tcPr>
            <w:tcW w:w="4675" w:type="dxa"/>
          </w:tcPr>
          <w:p w14:paraId="4E38C3C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389" w:author="Andreas Kuehne" w:date="2019-05-31T12:40:00Z"/>
              </w:rPr>
            </w:pPr>
            <w:ins w:id="2390" w:author="Andreas Kuehne" w:date="2019-05-31T12:40:00Z">
              <w:r>
                <w:t>Implementing JSON member name</w:t>
              </w:r>
            </w:ins>
          </w:p>
        </w:tc>
        <w:tc>
          <w:tcPr>
            <w:tcW w:w="4675" w:type="dxa"/>
          </w:tcPr>
          <w:p w14:paraId="72BC2B5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391" w:author="Andreas Kuehne" w:date="2019-05-31T12:40:00Z"/>
              </w:rPr>
            </w:pPr>
            <w:ins w:id="2392" w:author="Andreas Kuehne" w:date="2019-05-31T12:40:00Z">
              <w:r>
                <w:t>Comments</w:t>
              </w:r>
            </w:ins>
          </w:p>
        </w:tc>
      </w:tr>
      <w:tr w:rsidR="00A71F46" w14:paraId="787260A4" w14:textId="77777777" w:rsidTr="00A71F46">
        <w:trPr>
          <w:ins w:id="23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BB392E" w14:textId="77777777" w:rsidR="00A71F46" w:rsidRPr="002062A5" w:rsidRDefault="00A71F46" w:rsidP="00A71F46">
            <w:pPr>
              <w:pStyle w:val="Beschriftung"/>
              <w:rPr>
                <w:ins w:id="2394" w:author="Andreas Kuehne" w:date="2019-05-31T12:40:00Z"/>
                <w:rStyle w:val="Datatype"/>
                <w:b w:val="0"/>
                <w:bCs w:val="0"/>
              </w:rPr>
            </w:pPr>
            <w:ins w:id="2395" w:author="Andreas Kuehne" w:date="2019-05-31T12:40:00Z">
              <w:r w:rsidRPr="002062A5">
                <w:rPr>
                  <w:rStyle w:val="Datatype"/>
                </w:rPr>
                <w:t>Value</w:t>
              </w:r>
            </w:ins>
          </w:p>
        </w:tc>
        <w:tc>
          <w:tcPr>
            <w:tcW w:w="4675" w:type="dxa"/>
          </w:tcPr>
          <w:p w14:paraId="2B8D92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396" w:author="Andreas Kuehne" w:date="2019-05-31T12:40:00Z"/>
                <w:rStyle w:val="Datatype"/>
              </w:rPr>
            </w:pPr>
            <w:ins w:id="2397" w:author="Andreas Kuehne" w:date="2019-05-31T12:40:00Z">
              <w:r w:rsidRPr="002062A5">
                <w:rPr>
                  <w:rStyle w:val="Datatype"/>
                </w:rPr>
                <w:t>val</w:t>
              </w:r>
            </w:ins>
          </w:p>
        </w:tc>
        <w:tc>
          <w:tcPr>
            <w:tcW w:w="4675" w:type="dxa"/>
          </w:tcPr>
          <w:p w14:paraId="713424B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398" w:author="Andreas Kuehne" w:date="2019-05-31T12:40:00Z"/>
              </w:rPr>
            </w:pPr>
            <w:customXmlInsRangeStart w:id="2399" w:author="Andreas Kuehne" w:date="2019-05-31T12:40:00Z"/>
            <w:sdt>
              <w:sdtPr>
                <w:alias w:val="dsb-Base64DataType.val"/>
                <w:tag w:val="dsb-Base64DataType.-jsonComment.Value"/>
                <w:id w:val="-1363280078"/>
                <w:showingPlcHdr/>
              </w:sdtPr>
              <w:sdtContent>
                <w:customXmlInsRangeEnd w:id="2399"/>
                <w:ins w:id="2400" w:author="Andreas Kuehne" w:date="2019-05-31T12:40:00Z">
                  <w:r>
                    <w:rPr>
                      <w:color w:val="19D131"/>
                    </w:rPr>
                    <w:t>[]</w:t>
                  </w:r>
                </w:ins>
                <w:customXmlInsRangeStart w:id="2401" w:author="Andreas Kuehne" w:date="2019-05-31T12:40:00Z"/>
              </w:sdtContent>
            </w:sdt>
            <w:customXmlInsRangeEnd w:id="2401"/>
          </w:p>
        </w:tc>
      </w:tr>
      <w:tr w:rsidR="00A71F46" w14:paraId="475DCA63" w14:textId="77777777" w:rsidTr="00A71F46">
        <w:trPr>
          <w:ins w:id="24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268B1" w14:textId="77777777" w:rsidR="00A71F46" w:rsidRPr="002062A5" w:rsidRDefault="00A71F46" w:rsidP="00A71F46">
            <w:pPr>
              <w:pStyle w:val="Beschriftung"/>
              <w:rPr>
                <w:ins w:id="2403" w:author="Andreas Kuehne" w:date="2019-05-31T12:40:00Z"/>
                <w:rStyle w:val="Datatype"/>
                <w:b w:val="0"/>
                <w:bCs w:val="0"/>
              </w:rPr>
            </w:pPr>
            <w:ins w:id="2404" w:author="Andreas Kuehne" w:date="2019-05-31T12:40:00Z">
              <w:r w:rsidRPr="002062A5">
                <w:rPr>
                  <w:rStyle w:val="Datatype"/>
                </w:rPr>
                <w:t>AttRef</w:t>
              </w:r>
            </w:ins>
          </w:p>
        </w:tc>
        <w:tc>
          <w:tcPr>
            <w:tcW w:w="4675" w:type="dxa"/>
          </w:tcPr>
          <w:p w14:paraId="2CA724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05" w:author="Andreas Kuehne" w:date="2019-05-31T12:40:00Z"/>
                <w:rStyle w:val="Datatype"/>
              </w:rPr>
            </w:pPr>
            <w:ins w:id="2406" w:author="Andreas Kuehne" w:date="2019-05-31T12:40:00Z">
              <w:r w:rsidRPr="002062A5">
                <w:rPr>
                  <w:rStyle w:val="Datatype"/>
                </w:rPr>
                <w:t>attRef</w:t>
              </w:r>
            </w:ins>
          </w:p>
        </w:tc>
        <w:tc>
          <w:tcPr>
            <w:tcW w:w="4675" w:type="dxa"/>
          </w:tcPr>
          <w:p w14:paraId="2331C4F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407" w:author="Andreas Kuehne" w:date="2019-05-31T12:40:00Z"/>
              </w:rPr>
            </w:pPr>
            <w:customXmlInsRangeStart w:id="2408" w:author="Andreas Kuehne" w:date="2019-05-31T12:40:00Z"/>
            <w:sdt>
              <w:sdtPr>
                <w:alias w:val="dsb-Base64DataType.attRef"/>
                <w:tag w:val="dsb-Base64DataType.-jsonComment.AttRef"/>
                <w:id w:val="-2069722734"/>
                <w:showingPlcHdr/>
              </w:sdtPr>
              <w:sdtContent>
                <w:customXmlInsRangeEnd w:id="2408"/>
                <w:ins w:id="2409" w:author="Andreas Kuehne" w:date="2019-05-31T12:40:00Z">
                  <w:r>
                    <w:rPr>
                      <w:color w:val="19D131"/>
                    </w:rPr>
                    <w:t>[]</w:t>
                  </w:r>
                </w:ins>
                <w:customXmlInsRangeStart w:id="2410" w:author="Andreas Kuehne" w:date="2019-05-31T12:40:00Z"/>
              </w:sdtContent>
            </w:sdt>
            <w:customXmlInsRangeEnd w:id="2410"/>
          </w:p>
        </w:tc>
      </w:tr>
      <w:tr w:rsidR="00A71F46" w14:paraId="4F960C38" w14:textId="77777777" w:rsidTr="00A71F46">
        <w:trPr>
          <w:ins w:id="24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2A1A91" w14:textId="77777777" w:rsidR="00A71F46" w:rsidRPr="002062A5" w:rsidRDefault="00A71F46" w:rsidP="00A71F46">
            <w:pPr>
              <w:pStyle w:val="Beschriftung"/>
              <w:rPr>
                <w:ins w:id="2412" w:author="Andreas Kuehne" w:date="2019-05-31T12:40:00Z"/>
                <w:rStyle w:val="Datatype"/>
                <w:b w:val="0"/>
                <w:bCs w:val="0"/>
              </w:rPr>
            </w:pPr>
            <w:ins w:id="2413" w:author="Andreas Kuehne" w:date="2019-05-31T12:40:00Z">
              <w:r w:rsidRPr="002062A5">
                <w:rPr>
                  <w:rStyle w:val="Datatype"/>
                </w:rPr>
                <w:t>Transforms</w:t>
              </w:r>
            </w:ins>
          </w:p>
        </w:tc>
        <w:tc>
          <w:tcPr>
            <w:tcW w:w="4675" w:type="dxa"/>
          </w:tcPr>
          <w:p w14:paraId="0E4A2E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14" w:author="Andreas Kuehne" w:date="2019-05-31T12:40:00Z"/>
                <w:rStyle w:val="Datatype"/>
              </w:rPr>
            </w:pPr>
            <w:ins w:id="2415" w:author="Andreas Kuehne" w:date="2019-05-31T12:40:00Z">
              <w:r w:rsidRPr="002062A5">
                <w:rPr>
                  <w:rStyle w:val="Datatype"/>
                </w:rPr>
                <w:t>transforms</w:t>
              </w:r>
            </w:ins>
          </w:p>
        </w:tc>
        <w:tc>
          <w:tcPr>
            <w:tcW w:w="4675" w:type="dxa"/>
          </w:tcPr>
          <w:p w14:paraId="4EE202E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416" w:author="Andreas Kuehne" w:date="2019-05-31T12:40:00Z"/>
              </w:rPr>
            </w:pPr>
            <w:customXmlInsRangeStart w:id="2417" w:author="Andreas Kuehne" w:date="2019-05-31T12:40:00Z"/>
            <w:sdt>
              <w:sdtPr>
                <w:alias w:val="dsb-Base64DataType.transforms"/>
                <w:tag w:val="dsb-Base64DataType.-jsonComment.Transforms"/>
                <w:id w:val="305212882"/>
                <w:showingPlcHdr/>
              </w:sdtPr>
              <w:sdtContent>
                <w:customXmlInsRangeEnd w:id="2417"/>
                <w:ins w:id="2418" w:author="Andreas Kuehne" w:date="2019-05-31T12:40:00Z">
                  <w:r>
                    <w:rPr>
                      <w:color w:val="19D131"/>
                    </w:rPr>
                    <w:t>[]</w:t>
                  </w:r>
                </w:ins>
                <w:customXmlInsRangeStart w:id="2419" w:author="Andreas Kuehne" w:date="2019-05-31T12:40:00Z"/>
              </w:sdtContent>
            </w:sdt>
            <w:customXmlInsRangeEnd w:id="2419"/>
          </w:p>
        </w:tc>
      </w:tr>
      <w:tr w:rsidR="00A71F46" w14:paraId="58728036" w14:textId="77777777" w:rsidTr="00A71F46">
        <w:trPr>
          <w:ins w:id="24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5F91F1" w14:textId="77777777" w:rsidR="00A71F46" w:rsidRPr="002062A5" w:rsidRDefault="00A71F46" w:rsidP="00A71F46">
            <w:pPr>
              <w:pStyle w:val="Beschriftung"/>
              <w:rPr>
                <w:ins w:id="2421" w:author="Andreas Kuehne" w:date="2019-05-31T12:40:00Z"/>
                <w:rStyle w:val="Datatype"/>
                <w:b w:val="0"/>
                <w:bCs w:val="0"/>
              </w:rPr>
            </w:pPr>
            <w:ins w:id="2422" w:author="Andreas Kuehne" w:date="2019-05-31T12:40:00Z">
              <w:r w:rsidRPr="002062A5">
                <w:rPr>
                  <w:rStyle w:val="Datatype"/>
                </w:rPr>
                <w:t>MimeType</w:t>
              </w:r>
            </w:ins>
          </w:p>
        </w:tc>
        <w:tc>
          <w:tcPr>
            <w:tcW w:w="4675" w:type="dxa"/>
          </w:tcPr>
          <w:p w14:paraId="4F6E9C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23" w:author="Andreas Kuehne" w:date="2019-05-31T12:40:00Z"/>
                <w:rStyle w:val="Datatype"/>
              </w:rPr>
            </w:pPr>
            <w:ins w:id="2424" w:author="Andreas Kuehne" w:date="2019-05-31T12:40:00Z">
              <w:r w:rsidRPr="002062A5">
                <w:rPr>
                  <w:rStyle w:val="Datatype"/>
                </w:rPr>
                <w:t>mimeType</w:t>
              </w:r>
            </w:ins>
          </w:p>
        </w:tc>
        <w:tc>
          <w:tcPr>
            <w:tcW w:w="4675" w:type="dxa"/>
          </w:tcPr>
          <w:p w14:paraId="6188CEC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425" w:author="Andreas Kuehne" w:date="2019-05-31T12:40:00Z"/>
              </w:rPr>
            </w:pPr>
            <w:customXmlInsRangeStart w:id="2426" w:author="Andreas Kuehne" w:date="2019-05-31T12:40:00Z"/>
            <w:sdt>
              <w:sdtPr>
                <w:alias w:val="dsb-Base64DataType.mimeType"/>
                <w:tag w:val="dsb-Base64DataType.-jsonComment.MimeType"/>
                <w:id w:val="698287839"/>
                <w:showingPlcHdr/>
              </w:sdtPr>
              <w:sdtContent>
                <w:customXmlInsRangeEnd w:id="2426"/>
                <w:ins w:id="2427" w:author="Andreas Kuehne" w:date="2019-05-31T12:40:00Z">
                  <w:r>
                    <w:rPr>
                      <w:color w:val="19D131"/>
                    </w:rPr>
                    <w:t>[]</w:t>
                  </w:r>
                </w:ins>
                <w:customXmlInsRangeStart w:id="2428" w:author="Andreas Kuehne" w:date="2019-05-31T12:40:00Z"/>
              </w:sdtContent>
            </w:sdt>
            <w:customXmlInsRangeEnd w:id="2428"/>
          </w:p>
        </w:tc>
      </w:tr>
      <w:tr w:rsidR="00A71F46" w14:paraId="522006B8" w14:textId="77777777" w:rsidTr="00A71F46">
        <w:trPr>
          <w:ins w:id="24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AD8D7B" w14:textId="77777777" w:rsidR="00A71F46" w:rsidRPr="002062A5" w:rsidRDefault="00A71F46" w:rsidP="00A71F46">
            <w:pPr>
              <w:pStyle w:val="Beschriftung"/>
              <w:rPr>
                <w:ins w:id="2430" w:author="Andreas Kuehne" w:date="2019-05-31T12:40:00Z"/>
                <w:rStyle w:val="Datatype"/>
                <w:b w:val="0"/>
                <w:bCs w:val="0"/>
              </w:rPr>
            </w:pPr>
            <w:ins w:id="2431" w:author="Andreas Kuehne" w:date="2019-05-31T12:40:00Z">
              <w:r w:rsidRPr="002062A5">
                <w:rPr>
                  <w:rStyle w:val="Datatype"/>
                </w:rPr>
                <w:t>Id</w:t>
              </w:r>
            </w:ins>
          </w:p>
        </w:tc>
        <w:tc>
          <w:tcPr>
            <w:tcW w:w="4675" w:type="dxa"/>
          </w:tcPr>
          <w:p w14:paraId="0C1976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32" w:author="Andreas Kuehne" w:date="2019-05-31T12:40:00Z"/>
                <w:rStyle w:val="Datatype"/>
              </w:rPr>
            </w:pPr>
            <w:ins w:id="2433" w:author="Andreas Kuehne" w:date="2019-05-31T12:40:00Z">
              <w:r w:rsidRPr="002062A5">
                <w:rPr>
                  <w:rStyle w:val="Datatype"/>
                </w:rPr>
                <w:t>ID</w:t>
              </w:r>
            </w:ins>
          </w:p>
        </w:tc>
        <w:tc>
          <w:tcPr>
            <w:tcW w:w="4675" w:type="dxa"/>
          </w:tcPr>
          <w:p w14:paraId="47EFB5D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434" w:author="Andreas Kuehne" w:date="2019-05-31T12:40:00Z"/>
              </w:rPr>
            </w:pPr>
            <w:customXmlInsRangeStart w:id="2435" w:author="Andreas Kuehne" w:date="2019-05-31T12:40:00Z"/>
            <w:sdt>
              <w:sdtPr>
                <w:alias w:val="dsb-Base64DataType.ID"/>
                <w:tag w:val="dsb-Base64DataType.-jsonComment.Id"/>
                <w:id w:val="-177580928"/>
                <w:showingPlcHdr/>
              </w:sdtPr>
              <w:sdtContent>
                <w:customXmlInsRangeEnd w:id="2435"/>
                <w:ins w:id="2436" w:author="Andreas Kuehne" w:date="2019-05-31T12:40:00Z">
                  <w:r>
                    <w:rPr>
                      <w:color w:val="19D131"/>
                    </w:rPr>
                    <w:t>[]</w:t>
                  </w:r>
                </w:ins>
                <w:customXmlInsRangeStart w:id="2437" w:author="Andreas Kuehne" w:date="2019-05-31T12:40:00Z"/>
              </w:sdtContent>
            </w:sdt>
            <w:customXmlInsRangeEnd w:id="2437"/>
          </w:p>
        </w:tc>
      </w:tr>
      <w:tr w:rsidR="00A71F46" w14:paraId="6594383E" w14:textId="77777777" w:rsidTr="00A71F46">
        <w:trPr>
          <w:ins w:id="24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AEA639" w14:textId="77777777" w:rsidR="00A71F46" w:rsidRPr="002062A5" w:rsidRDefault="00A71F46" w:rsidP="00A71F46">
            <w:pPr>
              <w:pStyle w:val="Beschriftung"/>
              <w:rPr>
                <w:ins w:id="2439" w:author="Andreas Kuehne" w:date="2019-05-31T12:40:00Z"/>
                <w:rStyle w:val="Datatype"/>
                <w:b w:val="0"/>
                <w:bCs w:val="0"/>
              </w:rPr>
            </w:pPr>
            <w:ins w:id="2440" w:author="Andreas Kuehne" w:date="2019-05-31T12:40:00Z">
              <w:r w:rsidRPr="002062A5">
                <w:rPr>
                  <w:rStyle w:val="Datatype"/>
                </w:rPr>
                <w:lastRenderedPageBreak/>
                <w:t>IdRef</w:t>
              </w:r>
            </w:ins>
          </w:p>
        </w:tc>
        <w:tc>
          <w:tcPr>
            <w:tcW w:w="4675" w:type="dxa"/>
          </w:tcPr>
          <w:p w14:paraId="142BA9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41" w:author="Andreas Kuehne" w:date="2019-05-31T12:40:00Z"/>
                <w:rStyle w:val="Datatype"/>
              </w:rPr>
            </w:pPr>
            <w:ins w:id="2442" w:author="Andreas Kuehne" w:date="2019-05-31T12:40:00Z">
              <w:r w:rsidRPr="002062A5">
                <w:rPr>
                  <w:rStyle w:val="Datatype"/>
                </w:rPr>
                <w:t>idRef</w:t>
              </w:r>
            </w:ins>
          </w:p>
        </w:tc>
        <w:tc>
          <w:tcPr>
            <w:tcW w:w="4675" w:type="dxa"/>
          </w:tcPr>
          <w:p w14:paraId="6A0BE67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443" w:author="Andreas Kuehne" w:date="2019-05-31T12:40:00Z"/>
              </w:rPr>
            </w:pPr>
            <w:customXmlInsRangeStart w:id="2444" w:author="Andreas Kuehne" w:date="2019-05-31T12:40:00Z"/>
            <w:sdt>
              <w:sdtPr>
                <w:alias w:val="dsb-Base64DataType.idRef"/>
                <w:tag w:val="dsb-Base64DataType.-jsonComment.IdRef"/>
                <w:id w:val="-108119562"/>
                <w:showingPlcHdr/>
              </w:sdtPr>
              <w:sdtContent>
                <w:customXmlInsRangeEnd w:id="2444"/>
                <w:ins w:id="2445" w:author="Andreas Kuehne" w:date="2019-05-31T12:40:00Z">
                  <w:r>
                    <w:rPr>
                      <w:color w:val="19D131"/>
                    </w:rPr>
                    <w:t>[]</w:t>
                  </w:r>
                </w:ins>
                <w:customXmlInsRangeStart w:id="2446" w:author="Andreas Kuehne" w:date="2019-05-31T12:40:00Z"/>
              </w:sdtContent>
            </w:sdt>
            <w:customXmlInsRangeEnd w:id="2446"/>
          </w:p>
        </w:tc>
      </w:tr>
    </w:tbl>
    <w:p w14:paraId="023E8F66" w14:textId="77777777" w:rsidR="00A71F46" w:rsidRPr="0202B381" w:rsidRDefault="00A71F46" w:rsidP="00A71F46">
      <w:pPr>
        <w:rPr>
          <w:ins w:id="2447" w:author="Andreas Kuehne" w:date="2019-05-31T12:40:00Z"/>
        </w:rPr>
      </w:pPr>
      <w:ins w:id="2448"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0FEC9C" w14:textId="77777777" w:rsidR="00A71F46" w:rsidRDefault="00A71F46" w:rsidP="00A71F46">
      <w:pPr>
        <w:pStyle w:val="Code"/>
        <w:spacing w:line="259" w:lineRule="auto"/>
        <w:rPr>
          <w:ins w:id="2449" w:author="Andreas Kuehne" w:date="2019-05-31T12:40:00Z"/>
        </w:rPr>
      </w:pPr>
      <w:ins w:id="2450" w:author="Andreas Kuehne" w:date="2019-05-31T12:40:00Z">
        <w:r>
          <w:rPr>
            <w:color w:val="31849B" w:themeColor="accent5" w:themeShade="BF"/>
          </w:rPr>
          <w:t>"dsb-Base64DataType"</w:t>
        </w:r>
        <w:r>
          <w:t>: {</w:t>
        </w:r>
      </w:ins>
    </w:p>
    <w:p w14:paraId="3EF4EB20" w14:textId="77777777" w:rsidR="00A71F46" w:rsidRDefault="00A71F46" w:rsidP="00A71F46">
      <w:pPr>
        <w:pStyle w:val="Code"/>
        <w:spacing w:line="259" w:lineRule="auto"/>
        <w:rPr>
          <w:ins w:id="2451" w:author="Andreas Kuehne" w:date="2019-05-31T12:40:00Z"/>
        </w:rPr>
      </w:pPr>
      <w:ins w:id="2452" w:author="Andreas Kuehne" w:date="2019-05-31T12:40:00Z">
        <w:r>
          <w:rPr>
            <w:color w:val="31849B" w:themeColor="accent5" w:themeShade="BF"/>
          </w:rPr>
          <w:t xml:space="preserve">  "type"</w:t>
        </w:r>
        <w:r>
          <w:t xml:space="preserve">: </w:t>
        </w:r>
        <w:r>
          <w:rPr>
            <w:color w:val="244061" w:themeColor="accent1" w:themeShade="80"/>
          </w:rPr>
          <w:t>"object",</w:t>
        </w:r>
      </w:ins>
    </w:p>
    <w:p w14:paraId="54ECFBEC" w14:textId="77777777" w:rsidR="00A71F46" w:rsidRDefault="00A71F46" w:rsidP="00A71F46">
      <w:pPr>
        <w:pStyle w:val="Code"/>
        <w:spacing w:line="259" w:lineRule="auto"/>
        <w:rPr>
          <w:ins w:id="2453" w:author="Andreas Kuehne" w:date="2019-05-31T12:40:00Z"/>
        </w:rPr>
      </w:pPr>
      <w:ins w:id="2454" w:author="Andreas Kuehne" w:date="2019-05-31T12:40:00Z">
        <w:r>
          <w:rPr>
            <w:color w:val="31849B" w:themeColor="accent5" w:themeShade="BF"/>
          </w:rPr>
          <w:t xml:space="preserve">  "properties"</w:t>
        </w:r>
        <w:r>
          <w:t>: {</w:t>
        </w:r>
      </w:ins>
    </w:p>
    <w:p w14:paraId="228969A6" w14:textId="77777777" w:rsidR="00A71F46" w:rsidRDefault="00A71F46" w:rsidP="00A71F46">
      <w:pPr>
        <w:pStyle w:val="Code"/>
        <w:spacing w:line="259" w:lineRule="auto"/>
        <w:rPr>
          <w:ins w:id="2455" w:author="Andreas Kuehne" w:date="2019-05-31T12:40:00Z"/>
        </w:rPr>
      </w:pPr>
      <w:ins w:id="2456" w:author="Andreas Kuehne" w:date="2019-05-31T12:40:00Z">
        <w:r>
          <w:rPr>
            <w:color w:val="31849B" w:themeColor="accent5" w:themeShade="BF"/>
          </w:rPr>
          <w:t xml:space="preserve">    "ID"</w:t>
        </w:r>
        <w:r>
          <w:t>: {</w:t>
        </w:r>
      </w:ins>
    </w:p>
    <w:p w14:paraId="0CA6C1C6" w14:textId="77777777" w:rsidR="00A71F46" w:rsidRDefault="00A71F46" w:rsidP="00A71F46">
      <w:pPr>
        <w:pStyle w:val="Code"/>
        <w:spacing w:line="259" w:lineRule="auto"/>
        <w:rPr>
          <w:ins w:id="2457" w:author="Andreas Kuehne" w:date="2019-05-31T12:40:00Z"/>
        </w:rPr>
      </w:pPr>
      <w:ins w:id="2458" w:author="Andreas Kuehne" w:date="2019-05-31T12:40:00Z">
        <w:r>
          <w:rPr>
            <w:color w:val="31849B" w:themeColor="accent5" w:themeShade="BF"/>
          </w:rPr>
          <w:t xml:space="preserve">      "type"</w:t>
        </w:r>
        <w:r>
          <w:t xml:space="preserve">: </w:t>
        </w:r>
        <w:r>
          <w:rPr>
            <w:color w:val="244061" w:themeColor="accent1" w:themeShade="80"/>
          </w:rPr>
          <w:t>"string"</w:t>
        </w:r>
      </w:ins>
    </w:p>
    <w:p w14:paraId="746492CE" w14:textId="77777777" w:rsidR="00A71F46" w:rsidRDefault="00A71F46" w:rsidP="00A71F46">
      <w:pPr>
        <w:pStyle w:val="Code"/>
        <w:spacing w:line="259" w:lineRule="auto"/>
        <w:rPr>
          <w:ins w:id="2459" w:author="Andreas Kuehne" w:date="2019-05-31T12:40:00Z"/>
        </w:rPr>
      </w:pPr>
      <w:ins w:id="2460" w:author="Andreas Kuehne" w:date="2019-05-31T12:40:00Z">
        <w:r>
          <w:t xml:space="preserve">    },</w:t>
        </w:r>
      </w:ins>
    </w:p>
    <w:p w14:paraId="5160ECC9" w14:textId="77777777" w:rsidR="00A71F46" w:rsidRDefault="00A71F46" w:rsidP="00A71F46">
      <w:pPr>
        <w:pStyle w:val="Code"/>
        <w:spacing w:line="259" w:lineRule="auto"/>
        <w:rPr>
          <w:ins w:id="2461" w:author="Andreas Kuehne" w:date="2019-05-31T12:40:00Z"/>
        </w:rPr>
      </w:pPr>
      <w:ins w:id="2462" w:author="Andreas Kuehne" w:date="2019-05-31T12:40:00Z">
        <w:r>
          <w:rPr>
            <w:color w:val="31849B" w:themeColor="accent5" w:themeShade="BF"/>
          </w:rPr>
          <w:t xml:space="preserve">    "val"</w:t>
        </w:r>
        <w:r>
          <w:t>: {</w:t>
        </w:r>
      </w:ins>
    </w:p>
    <w:p w14:paraId="0E68AFEB" w14:textId="77777777" w:rsidR="00A71F46" w:rsidRDefault="00A71F46" w:rsidP="00A71F46">
      <w:pPr>
        <w:pStyle w:val="Code"/>
        <w:spacing w:line="259" w:lineRule="auto"/>
        <w:rPr>
          <w:ins w:id="2463" w:author="Andreas Kuehne" w:date="2019-05-31T12:40:00Z"/>
        </w:rPr>
      </w:pPr>
      <w:ins w:id="2464" w:author="Andreas Kuehne" w:date="2019-05-31T12:40:00Z">
        <w:r>
          <w:rPr>
            <w:color w:val="31849B" w:themeColor="accent5" w:themeShade="BF"/>
          </w:rPr>
          <w:t xml:space="preserve">      "type"</w:t>
        </w:r>
        <w:r>
          <w:t xml:space="preserve">: </w:t>
        </w:r>
        <w:r>
          <w:rPr>
            <w:color w:val="244061" w:themeColor="accent1" w:themeShade="80"/>
          </w:rPr>
          <w:t>"string"</w:t>
        </w:r>
      </w:ins>
    </w:p>
    <w:p w14:paraId="61317621" w14:textId="77777777" w:rsidR="00A71F46" w:rsidRDefault="00A71F46" w:rsidP="00A71F46">
      <w:pPr>
        <w:pStyle w:val="Code"/>
        <w:spacing w:line="259" w:lineRule="auto"/>
        <w:rPr>
          <w:ins w:id="2465" w:author="Andreas Kuehne" w:date="2019-05-31T12:40:00Z"/>
        </w:rPr>
      </w:pPr>
      <w:ins w:id="2466" w:author="Andreas Kuehne" w:date="2019-05-31T12:40:00Z">
        <w:r>
          <w:t xml:space="preserve">    },</w:t>
        </w:r>
      </w:ins>
    </w:p>
    <w:p w14:paraId="418DACD3" w14:textId="77777777" w:rsidR="00A71F46" w:rsidRDefault="00A71F46" w:rsidP="00A71F46">
      <w:pPr>
        <w:pStyle w:val="Code"/>
        <w:spacing w:line="259" w:lineRule="auto"/>
        <w:rPr>
          <w:ins w:id="2467" w:author="Andreas Kuehne" w:date="2019-05-31T12:40:00Z"/>
        </w:rPr>
      </w:pPr>
      <w:ins w:id="2468" w:author="Andreas Kuehne" w:date="2019-05-31T12:40:00Z">
        <w:r>
          <w:rPr>
            <w:color w:val="31849B" w:themeColor="accent5" w:themeShade="BF"/>
          </w:rPr>
          <w:t xml:space="preserve">    "attRef"</w:t>
        </w:r>
        <w:r>
          <w:t>: {</w:t>
        </w:r>
      </w:ins>
    </w:p>
    <w:p w14:paraId="732BF683" w14:textId="77777777" w:rsidR="00A71F46" w:rsidRDefault="00A71F46" w:rsidP="00A71F46">
      <w:pPr>
        <w:pStyle w:val="Code"/>
        <w:spacing w:line="259" w:lineRule="auto"/>
        <w:rPr>
          <w:ins w:id="2469" w:author="Andreas Kuehne" w:date="2019-05-31T12:40:00Z"/>
        </w:rPr>
      </w:pPr>
      <w:ins w:id="2470"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789CF3F3" w14:textId="77777777" w:rsidR="00A71F46" w:rsidRDefault="00A71F46" w:rsidP="00A71F46">
      <w:pPr>
        <w:pStyle w:val="Code"/>
        <w:spacing w:line="259" w:lineRule="auto"/>
        <w:rPr>
          <w:ins w:id="2471" w:author="Andreas Kuehne" w:date="2019-05-31T12:40:00Z"/>
        </w:rPr>
      </w:pPr>
      <w:ins w:id="2472" w:author="Andreas Kuehne" w:date="2019-05-31T12:40:00Z">
        <w:r>
          <w:t xml:space="preserve">    },</w:t>
        </w:r>
      </w:ins>
    </w:p>
    <w:p w14:paraId="3847B4ED" w14:textId="77777777" w:rsidR="00A71F46" w:rsidRDefault="00A71F46" w:rsidP="00A71F46">
      <w:pPr>
        <w:pStyle w:val="Code"/>
        <w:spacing w:line="259" w:lineRule="auto"/>
        <w:rPr>
          <w:ins w:id="2473" w:author="Andreas Kuehne" w:date="2019-05-31T12:40:00Z"/>
        </w:rPr>
      </w:pPr>
      <w:ins w:id="2474" w:author="Andreas Kuehne" w:date="2019-05-31T12:40:00Z">
        <w:r>
          <w:rPr>
            <w:color w:val="31849B" w:themeColor="accent5" w:themeShade="BF"/>
          </w:rPr>
          <w:t xml:space="preserve">    "transforms"</w:t>
        </w:r>
        <w:r>
          <w:t>: {</w:t>
        </w:r>
      </w:ins>
    </w:p>
    <w:p w14:paraId="31F4C77C" w14:textId="77777777" w:rsidR="00A71F46" w:rsidRDefault="00A71F46" w:rsidP="00A71F46">
      <w:pPr>
        <w:pStyle w:val="Code"/>
        <w:spacing w:line="259" w:lineRule="auto"/>
        <w:rPr>
          <w:ins w:id="2475" w:author="Andreas Kuehne" w:date="2019-05-31T12:40:00Z"/>
        </w:rPr>
      </w:pPr>
      <w:ins w:id="2476"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16959C4B" w14:textId="77777777" w:rsidR="00A71F46" w:rsidRDefault="00A71F46" w:rsidP="00A71F46">
      <w:pPr>
        <w:pStyle w:val="Code"/>
        <w:spacing w:line="259" w:lineRule="auto"/>
        <w:rPr>
          <w:ins w:id="2477" w:author="Andreas Kuehne" w:date="2019-05-31T12:40:00Z"/>
        </w:rPr>
      </w:pPr>
      <w:ins w:id="2478" w:author="Andreas Kuehne" w:date="2019-05-31T12:40:00Z">
        <w:r>
          <w:t xml:space="preserve">    },</w:t>
        </w:r>
      </w:ins>
    </w:p>
    <w:p w14:paraId="04999E39" w14:textId="77777777" w:rsidR="00A71F46" w:rsidRDefault="00A71F46" w:rsidP="00A71F46">
      <w:pPr>
        <w:pStyle w:val="Code"/>
        <w:spacing w:line="259" w:lineRule="auto"/>
        <w:rPr>
          <w:ins w:id="2479" w:author="Andreas Kuehne" w:date="2019-05-31T12:40:00Z"/>
        </w:rPr>
      </w:pPr>
      <w:ins w:id="2480" w:author="Andreas Kuehne" w:date="2019-05-31T12:40:00Z">
        <w:r>
          <w:rPr>
            <w:color w:val="31849B" w:themeColor="accent5" w:themeShade="BF"/>
          </w:rPr>
          <w:t xml:space="preserve">    "mimeType"</w:t>
        </w:r>
        <w:r>
          <w:t>: {</w:t>
        </w:r>
      </w:ins>
    </w:p>
    <w:p w14:paraId="1457B44C" w14:textId="77777777" w:rsidR="00A71F46" w:rsidRDefault="00A71F46" w:rsidP="00A71F46">
      <w:pPr>
        <w:pStyle w:val="Code"/>
        <w:spacing w:line="259" w:lineRule="auto"/>
        <w:rPr>
          <w:ins w:id="2481" w:author="Andreas Kuehne" w:date="2019-05-31T12:40:00Z"/>
        </w:rPr>
      </w:pPr>
      <w:ins w:id="2482" w:author="Andreas Kuehne" w:date="2019-05-31T12:40:00Z">
        <w:r>
          <w:rPr>
            <w:color w:val="31849B" w:themeColor="accent5" w:themeShade="BF"/>
          </w:rPr>
          <w:t xml:space="preserve">      "type"</w:t>
        </w:r>
        <w:r>
          <w:t xml:space="preserve">: </w:t>
        </w:r>
        <w:r>
          <w:rPr>
            <w:color w:val="244061" w:themeColor="accent1" w:themeShade="80"/>
          </w:rPr>
          <w:t>"string"</w:t>
        </w:r>
      </w:ins>
    </w:p>
    <w:p w14:paraId="03AC74F2" w14:textId="77777777" w:rsidR="00A71F46" w:rsidRDefault="00A71F46" w:rsidP="00A71F46">
      <w:pPr>
        <w:pStyle w:val="Code"/>
        <w:spacing w:line="259" w:lineRule="auto"/>
        <w:rPr>
          <w:ins w:id="2483" w:author="Andreas Kuehne" w:date="2019-05-31T12:40:00Z"/>
        </w:rPr>
      </w:pPr>
      <w:ins w:id="2484" w:author="Andreas Kuehne" w:date="2019-05-31T12:40:00Z">
        <w:r>
          <w:t xml:space="preserve">    },</w:t>
        </w:r>
      </w:ins>
    </w:p>
    <w:p w14:paraId="0A0F1746" w14:textId="77777777" w:rsidR="00A71F46" w:rsidRDefault="00A71F46" w:rsidP="00A71F46">
      <w:pPr>
        <w:pStyle w:val="Code"/>
        <w:spacing w:line="259" w:lineRule="auto"/>
        <w:rPr>
          <w:ins w:id="2485" w:author="Andreas Kuehne" w:date="2019-05-31T12:40:00Z"/>
        </w:rPr>
      </w:pPr>
      <w:ins w:id="2486" w:author="Andreas Kuehne" w:date="2019-05-31T12:40:00Z">
        <w:r>
          <w:rPr>
            <w:color w:val="31849B" w:themeColor="accent5" w:themeShade="BF"/>
          </w:rPr>
          <w:t xml:space="preserve">    "idRef"</w:t>
        </w:r>
        <w:r>
          <w:t>: {</w:t>
        </w:r>
      </w:ins>
    </w:p>
    <w:p w14:paraId="7FFC841C" w14:textId="77777777" w:rsidR="00A71F46" w:rsidRDefault="00A71F46" w:rsidP="00A71F46">
      <w:pPr>
        <w:pStyle w:val="Code"/>
        <w:spacing w:line="259" w:lineRule="auto"/>
        <w:rPr>
          <w:ins w:id="2487" w:author="Andreas Kuehne" w:date="2019-05-31T12:40:00Z"/>
        </w:rPr>
      </w:pPr>
      <w:ins w:id="2488" w:author="Andreas Kuehne" w:date="2019-05-31T12:40:00Z">
        <w:r>
          <w:rPr>
            <w:color w:val="31849B" w:themeColor="accent5" w:themeShade="BF"/>
          </w:rPr>
          <w:t xml:space="preserve">      "type"</w:t>
        </w:r>
        <w:r>
          <w:t xml:space="preserve">: </w:t>
        </w:r>
        <w:r>
          <w:rPr>
            <w:color w:val="244061" w:themeColor="accent1" w:themeShade="80"/>
          </w:rPr>
          <w:t>"string"</w:t>
        </w:r>
      </w:ins>
    </w:p>
    <w:p w14:paraId="15652268" w14:textId="77777777" w:rsidR="00A71F46" w:rsidRDefault="00A71F46" w:rsidP="00A71F46">
      <w:pPr>
        <w:pStyle w:val="Code"/>
        <w:spacing w:line="259" w:lineRule="auto"/>
        <w:rPr>
          <w:ins w:id="2489" w:author="Andreas Kuehne" w:date="2019-05-31T12:40:00Z"/>
        </w:rPr>
      </w:pPr>
      <w:ins w:id="2490" w:author="Andreas Kuehne" w:date="2019-05-31T12:40:00Z">
        <w:r>
          <w:t xml:space="preserve">    }</w:t>
        </w:r>
      </w:ins>
    </w:p>
    <w:p w14:paraId="63E5A98D" w14:textId="77777777" w:rsidR="00A71F46" w:rsidRDefault="00A71F46" w:rsidP="00A71F46">
      <w:pPr>
        <w:pStyle w:val="Code"/>
        <w:spacing w:line="259" w:lineRule="auto"/>
        <w:rPr>
          <w:ins w:id="2491" w:author="Andreas Kuehne" w:date="2019-05-31T12:40:00Z"/>
        </w:rPr>
      </w:pPr>
      <w:ins w:id="2492" w:author="Andreas Kuehne" w:date="2019-05-31T12:40:00Z">
        <w:r>
          <w:t xml:space="preserve">  }</w:t>
        </w:r>
      </w:ins>
    </w:p>
    <w:p w14:paraId="7CA661C8" w14:textId="77777777" w:rsidR="00A71F46" w:rsidRDefault="00A71F46" w:rsidP="00A71F46">
      <w:pPr>
        <w:pStyle w:val="Code"/>
        <w:spacing w:line="259" w:lineRule="auto"/>
        <w:rPr>
          <w:ins w:id="2493" w:author="Andreas Kuehne" w:date="2019-05-31T12:40:00Z"/>
        </w:rPr>
      </w:pPr>
      <w:ins w:id="2494" w:author="Andreas Kuehne" w:date="2019-05-31T12:40:00Z">
        <w:r>
          <w:t>}</w:t>
        </w:r>
      </w:ins>
    </w:p>
    <w:p w14:paraId="16023483" w14:textId="77777777" w:rsidR="00A71F46" w:rsidRDefault="00A71F46" w:rsidP="00A71F46">
      <w:pPr>
        <w:rPr>
          <w:ins w:id="2495" w:author="Andreas Kuehne" w:date="2019-05-31T12:40:00Z"/>
        </w:rPr>
      </w:pPr>
      <w:customXmlInsRangeStart w:id="2496" w:author="Andreas Kuehne" w:date="2019-05-31T12:40:00Z"/>
      <w:sdt>
        <w:sdtPr>
          <w:tag w:val="dsb-Base64DataType.-jsonSchema"/>
          <w:id w:val="-481617251"/>
          <w:showingPlcHdr/>
        </w:sdtPr>
        <w:sdtContent>
          <w:customXmlInsRangeEnd w:id="2496"/>
          <w:ins w:id="2497" w:author="Andreas Kuehne" w:date="2019-05-31T12:40:00Z">
            <w:r>
              <w:rPr>
                <w:color w:val="19D131"/>
              </w:rPr>
              <w:t>[component Base64Data JSON schema details]</w:t>
            </w:r>
          </w:ins>
          <w:customXmlInsRangeStart w:id="2498" w:author="Andreas Kuehne" w:date="2019-05-31T12:40:00Z"/>
        </w:sdtContent>
      </w:sdt>
      <w:customXmlInsRangeEnd w:id="2498"/>
    </w:p>
    <w:p w14:paraId="6DA54CFE" w14:textId="77777777" w:rsidR="00A71F46" w:rsidRDefault="00A71F46" w:rsidP="00A71F46">
      <w:pPr>
        <w:pStyle w:val="berschrift4"/>
        <w:numPr>
          <w:ilvl w:val="3"/>
          <w:numId w:val="3"/>
        </w:numPr>
        <w:rPr>
          <w:ins w:id="2499" w:author="Andreas Kuehne" w:date="2019-05-31T12:40:00Z"/>
        </w:rPr>
      </w:pPr>
      <w:ins w:id="2500" w:author="Andreas Kuehne" w:date="2019-05-31T12:40:00Z">
        <w:r>
          <w:t>Base64Data – XML Syntax</w:t>
        </w:r>
      </w:ins>
    </w:p>
    <w:p w14:paraId="7987B072" w14:textId="77777777" w:rsidR="00A71F46" w:rsidRPr="5404FA76" w:rsidRDefault="00A71F46" w:rsidP="00A71F46">
      <w:pPr>
        <w:rPr>
          <w:ins w:id="2501" w:author="Andreas Kuehne" w:date="2019-05-31T12:40:00Z"/>
        </w:rPr>
      </w:pPr>
      <w:ins w:id="2502" w:author="Andreas Kuehne" w:date="2019-05-31T12:40:00Z">
        <w:r w:rsidRPr="0CCF9147">
          <w:t xml:space="preserve">The XML type </w:t>
        </w:r>
        <w:r w:rsidRPr="002062A5">
          <w:rPr>
            <w:rFonts w:ascii="Courier New" w:eastAsia="Courier New" w:hAnsi="Courier New" w:cs="Courier New"/>
          </w:rPr>
          <w:t>Base64DataType</w:t>
        </w:r>
        <w:r w:rsidRPr="0CCF9147">
          <w:t xml:space="preserve"> SHALL implement the requirements defined in the </w:t>
        </w:r>
        <w:r w:rsidRPr="002062A5">
          <w:rPr>
            <w:rFonts w:ascii="Courier New" w:eastAsia="Courier New" w:hAnsi="Courier New" w:cs="Courier New"/>
          </w:rPr>
          <w:t>Base64Data</w:t>
        </w:r>
        <w:r>
          <w:t xml:space="preserve"> </w:t>
        </w:r>
        <w:r w:rsidRPr="005A6FFD">
          <w:t>component.</w:t>
        </w:r>
      </w:ins>
    </w:p>
    <w:p w14:paraId="6588EF23" w14:textId="77777777" w:rsidR="00A71F46" w:rsidRDefault="00A71F46" w:rsidP="00A71F46">
      <w:pPr>
        <w:rPr>
          <w:ins w:id="2503" w:author="Andreas Kuehne" w:date="2019-05-31T12:40:00Z"/>
        </w:rPr>
      </w:pPr>
      <w:ins w:id="2504" w:author="Andreas Kuehne" w:date="2019-05-31T12:40:00Z">
        <w:r w:rsidRPr="005A6FFD">
          <w:rPr>
            <w:rFonts w:eastAsia="Arial"/>
          </w:rPr>
          <w:t xml:space="preserve">The </w:t>
        </w:r>
        <w:r w:rsidRPr="002062A5">
          <w:rPr>
            <w:rFonts w:ascii="Courier New" w:eastAsia="Courier New" w:hAnsi="Courier New" w:cs="Courier New"/>
          </w:rPr>
          <w:t>Base64DataType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14AF6F1" w14:textId="77777777" w:rsidR="00A71F46" w:rsidRDefault="00A71F46" w:rsidP="00A71F46">
      <w:pPr>
        <w:pStyle w:val="Code"/>
        <w:rPr>
          <w:ins w:id="2505" w:author="Andreas Kuehne" w:date="2019-05-31T12:40:00Z"/>
        </w:rPr>
      </w:pPr>
      <w:ins w:id="250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Base64DataType</w:t>
        </w:r>
        <w:r>
          <w:rPr>
            <w:color w:val="943634" w:themeColor="accent2" w:themeShade="BF"/>
          </w:rPr>
          <w:t>"</w:t>
        </w:r>
        <w:r>
          <w:rPr>
            <w:color w:val="31849B" w:themeColor="accent5" w:themeShade="BF"/>
          </w:rPr>
          <w:t>&gt;</w:t>
        </w:r>
      </w:ins>
    </w:p>
    <w:p w14:paraId="43F0649A" w14:textId="77777777" w:rsidR="00A71F46" w:rsidRDefault="00A71F46" w:rsidP="00A71F46">
      <w:pPr>
        <w:pStyle w:val="Code"/>
        <w:rPr>
          <w:ins w:id="2507" w:author="Andreas Kuehne" w:date="2019-05-31T12:40:00Z"/>
        </w:rPr>
      </w:pPr>
      <w:ins w:id="2508" w:author="Andreas Kuehne" w:date="2019-05-31T12:40:00Z">
        <w:r>
          <w:rPr>
            <w:color w:val="31849B" w:themeColor="accent5" w:themeShade="BF"/>
          </w:rPr>
          <w:t xml:space="preserve">  &lt;xs:sequence&gt;</w:t>
        </w:r>
      </w:ins>
    </w:p>
    <w:p w14:paraId="785034BE" w14:textId="77777777" w:rsidR="00A71F46" w:rsidRDefault="00A71F46" w:rsidP="00A71F46">
      <w:pPr>
        <w:pStyle w:val="Code"/>
        <w:rPr>
          <w:ins w:id="2509" w:author="Andreas Kuehne" w:date="2019-05-31T12:40:00Z"/>
        </w:rPr>
      </w:pPr>
      <w:ins w:id="2510" w:author="Andreas Kuehne" w:date="2019-05-31T12:40:00Z">
        <w:r>
          <w:rPr>
            <w:color w:val="31849B" w:themeColor="accent5" w:themeShade="BF"/>
          </w:rPr>
          <w:t xml:space="preserve">    &lt;xs:choice</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ins>
    </w:p>
    <w:p w14:paraId="38046432" w14:textId="77777777" w:rsidR="00A71F46" w:rsidRDefault="00A71F46" w:rsidP="00A71F46">
      <w:pPr>
        <w:pStyle w:val="Code"/>
        <w:rPr>
          <w:ins w:id="2511" w:author="Andreas Kuehne" w:date="2019-05-31T12:40:00Z"/>
        </w:rPr>
      </w:pPr>
      <w:ins w:id="25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1B849FB8" w14:textId="77777777" w:rsidR="00A71F46" w:rsidRDefault="00A71F46" w:rsidP="00A71F46">
      <w:pPr>
        <w:pStyle w:val="Code"/>
        <w:rPr>
          <w:ins w:id="2513" w:author="Andreas Kuehne" w:date="2019-05-31T12:40:00Z"/>
        </w:rPr>
      </w:pPr>
      <w:ins w:id="251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AttRef</w:t>
        </w:r>
        <w:r>
          <w:rPr>
            <w:color w:val="943634" w:themeColor="accent2" w:themeShade="BF"/>
          </w:rPr>
          <w:t>" type="</w:t>
        </w:r>
        <w:r>
          <w:rPr>
            <w:color w:val="244061" w:themeColor="accent1" w:themeShade="80"/>
          </w:rPr>
          <w:t>dsb:AttachmentReferenceType</w:t>
        </w:r>
        <w:r>
          <w:rPr>
            <w:color w:val="943634" w:themeColor="accent2" w:themeShade="BF"/>
          </w:rPr>
          <w:t>"</w:t>
        </w:r>
        <w:r>
          <w:rPr>
            <w:color w:val="31849B" w:themeColor="accent5" w:themeShade="BF"/>
          </w:rPr>
          <w:t>/&gt;</w:t>
        </w:r>
      </w:ins>
    </w:p>
    <w:p w14:paraId="49F0093F" w14:textId="77777777" w:rsidR="00A71F46" w:rsidRDefault="00A71F46" w:rsidP="00A71F46">
      <w:pPr>
        <w:pStyle w:val="Code"/>
        <w:rPr>
          <w:ins w:id="2515" w:author="Andreas Kuehne" w:date="2019-05-31T12:40:00Z"/>
        </w:rPr>
      </w:pPr>
      <w:ins w:id="2516" w:author="Andreas Kuehne" w:date="2019-05-31T12:40:00Z">
        <w:r>
          <w:rPr>
            <w:color w:val="31849B" w:themeColor="accent5" w:themeShade="BF"/>
          </w:rPr>
          <w:t xml:space="preserve">    &lt;/xs:choice&gt;</w:t>
        </w:r>
      </w:ins>
    </w:p>
    <w:p w14:paraId="189F8098" w14:textId="77777777" w:rsidR="00A71F46" w:rsidRDefault="00A71F46" w:rsidP="00A71F46">
      <w:pPr>
        <w:pStyle w:val="Code"/>
        <w:rPr>
          <w:ins w:id="2517" w:author="Andreas Kuehne" w:date="2019-05-31T12:40:00Z"/>
        </w:rPr>
      </w:pPr>
      <w:ins w:id="251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14FE5E" w14:textId="77777777" w:rsidR="00A71F46" w:rsidRDefault="00A71F46" w:rsidP="00A71F46">
      <w:pPr>
        <w:pStyle w:val="Code"/>
        <w:rPr>
          <w:ins w:id="2519" w:author="Andreas Kuehne" w:date="2019-05-31T12:40:00Z"/>
        </w:rPr>
      </w:pPr>
      <w:ins w:id="2520" w:author="Andreas Kuehne" w:date="2019-05-31T12:40:00Z">
        <w:r>
          <w:rPr>
            <w:color w:val="31849B" w:themeColor="accent5" w:themeShade="BF"/>
          </w:rPr>
          <w:t xml:space="preserve">  &lt;/xs:sequence&gt;</w:t>
        </w:r>
      </w:ins>
    </w:p>
    <w:p w14:paraId="526F2A00" w14:textId="77777777" w:rsidR="00A71F46" w:rsidRDefault="00A71F46" w:rsidP="00A71F46">
      <w:pPr>
        <w:pStyle w:val="Code"/>
        <w:rPr>
          <w:ins w:id="2521" w:author="Andreas Kuehne" w:date="2019-05-31T12:40:00Z"/>
        </w:rPr>
      </w:pPr>
      <w:ins w:id="252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MimeType</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DAB1147" w14:textId="77777777" w:rsidR="00A71F46" w:rsidRDefault="00A71F46" w:rsidP="00A71F46">
      <w:pPr>
        <w:pStyle w:val="Code"/>
        <w:rPr>
          <w:ins w:id="2523" w:author="Andreas Kuehne" w:date="2019-05-31T12:40:00Z"/>
        </w:rPr>
      </w:pPr>
      <w:ins w:id="252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6C28B02" w14:textId="77777777" w:rsidR="00A71F46" w:rsidRDefault="00A71F46" w:rsidP="00A71F46">
      <w:pPr>
        <w:pStyle w:val="Code"/>
        <w:rPr>
          <w:ins w:id="2525" w:author="Andreas Kuehne" w:date="2019-05-31T12:40:00Z"/>
        </w:rPr>
      </w:pPr>
      <w:ins w:id="252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IDREF</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205BD11A" w14:textId="77777777" w:rsidR="00A71F46" w:rsidRDefault="00A71F46" w:rsidP="00A71F46">
      <w:pPr>
        <w:pStyle w:val="Code"/>
        <w:rPr>
          <w:ins w:id="2527" w:author="Andreas Kuehne" w:date="2019-05-31T12:40:00Z"/>
        </w:rPr>
      </w:pPr>
      <w:ins w:id="2528" w:author="Andreas Kuehne" w:date="2019-05-31T12:40:00Z">
        <w:r>
          <w:rPr>
            <w:color w:val="31849B" w:themeColor="accent5" w:themeShade="BF"/>
          </w:rPr>
          <w:t>&lt;/xs:complexType&gt;</w:t>
        </w:r>
      </w:ins>
    </w:p>
    <w:p w14:paraId="7D719235" w14:textId="77777777" w:rsidR="00A71F46" w:rsidRDefault="00A71F46" w:rsidP="00A71F46">
      <w:pPr>
        <w:spacing w:line="259" w:lineRule="auto"/>
        <w:rPr>
          <w:ins w:id="2529" w:author="Andreas Kuehne" w:date="2019-05-31T12:40:00Z"/>
        </w:rPr>
      </w:pPr>
      <w:ins w:id="2530" w:author="Andreas Kuehne" w:date="2019-05-31T12:40:00Z">
        <w:r>
          <w:t>Each child element of</w:t>
        </w:r>
        <w:r w:rsidRPr="71C71F8C">
          <w:t xml:space="preserve"> </w:t>
        </w:r>
        <w:r w:rsidRPr="002062A5">
          <w:rPr>
            <w:rFonts w:ascii="Courier New" w:eastAsia="Courier New" w:hAnsi="Courier New" w:cs="Courier New"/>
          </w:rPr>
          <w:t>Base64DataType</w:t>
        </w:r>
        <w:r w:rsidRPr="71C71F8C">
          <w:t xml:space="preserve"> </w:t>
        </w:r>
        <w:r>
          <w:t xml:space="preserve">XML element SHALL implement in XML syntax the sub-component that has a name equal to its local name. </w:t>
        </w:r>
      </w:ins>
      <w:customXmlInsRangeStart w:id="2531" w:author="Andreas Kuehne" w:date="2019-05-31T12:40:00Z"/>
      <w:sdt>
        <w:sdtPr>
          <w:tag w:val="dsb-Base64DataType.-xmlSchema"/>
          <w:id w:val="1205522785"/>
        </w:sdtPr>
        <w:sdtContent>
          <w:customXmlInsRangeEnd w:id="2531"/>
          <w:ins w:id="2532" w:author="Andreas Kuehne" w:date="2019-05-31T12:40:00Z">
            <w:r w:rsidRPr="003A06D0">
              <w:rPr>
                <w:color w:val="19D131"/>
                <w:lang w:val="en-GB"/>
              </w:rPr>
              <w:t>The elements ‘Id’ and ‘IdRef’ have slightly different names (‘ID’ and ‘IDREF’) within XML syntax to match the XML schema standards for unique identifiers and their reference.</w:t>
            </w:r>
          </w:ins>
          <w:customXmlInsRangeStart w:id="2533" w:author="Andreas Kuehne" w:date="2019-05-31T12:40:00Z"/>
        </w:sdtContent>
      </w:sdt>
      <w:customXmlInsRangeEnd w:id="2533"/>
    </w:p>
    <w:p w14:paraId="0902EB33" w14:textId="77777777" w:rsidR="00A71F46" w:rsidRDefault="00A71F46" w:rsidP="00A71F46">
      <w:pPr>
        <w:pStyle w:val="berschrift3"/>
        <w:numPr>
          <w:ilvl w:val="2"/>
          <w:numId w:val="3"/>
        </w:numPr>
        <w:rPr>
          <w:ins w:id="2534" w:author="Andreas Kuehne" w:date="2019-05-31T12:40:00Z"/>
        </w:rPr>
      </w:pPr>
      <w:ins w:id="2535" w:author="Andreas Kuehne" w:date="2019-05-31T12:40:00Z">
        <w:r>
          <w:lastRenderedPageBreak/>
          <w:t>Component SignaturePtr</w:t>
        </w:r>
      </w:ins>
    </w:p>
    <w:p w14:paraId="5005C563" w14:textId="77777777" w:rsidR="00A71F46" w:rsidRDefault="00A71F46" w:rsidP="00A71F46">
      <w:pPr>
        <w:rPr>
          <w:ins w:id="2536" w:author="Andreas Kuehne" w:date="2019-05-31T12:40:00Z"/>
        </w:rPr>
      </w:pPr>
      <w:customXmlInsRangeStart w:id="2537" w:author="Andreas Kuehne" w:date="2019-05-31T12:40:00Z"/>
      <w:sdt>
        <w:sdtPr>
          <w:tag w:val="dsb-SignaturePtrType.-normative"/>
          <w:id w:val="-641037256"/>
        </w:sdtPr>
        <w:sdtContent>
          <w:customXmlInsRangeEnd w:id="2537"/>
          <w:ins w:id="2538" w:author="Andreas Kuehne" w:date="2019-05-31T12:40:00Z">
            <w:r w:rsidRPr="006970AF">
              <w:rPr>
                <w:color w:val="19D131"/>
              </w:rPr>
              <w:t xml:space="preserve">The </w:t>
            </w:r>
            <w:r w:rsidRPr="006970AF">
              <w:rPr>
                <w:rStyle w:val="Datatype"/>
              </w:rPr>
              <w:t>SignaturePtr</w:t>
            </w:r>
            <w:r w:rsidRPr="006970AF">
              <w:rPr>
                <w:color w:val="19D131"/>
              </w:rPr>
              <w:t xml:space="preserve"> component is used to point to a signature in an input (for a verify request) or output (for a sign response) </w:t>
            </w:r>
            <w:r>
              <w:rPr>
                <w:color w:val="19D131"/>
              </w:rPr>
              <w:t>data object. The</w:t>
            </w:r>
            <w:r w:rsidRPr="006970AF">
              <w:rPr>
                <w:color w:val="19D131"/>
              </w:rPr>
              <w:t xml:space="preserve"> </w:t>
            </w:r>
            <w:r>
              <w:rPr>
                <w:color w:val="19D131"/>
              </w:rPr>
              <w:t>s</w:t>
            </w:r>
            <w:r w:rsidRPr="006970AF">
              <w:rPr>
                <w:color w:val="19D131"/>
              </w:rPr>
              <w:t xml:space="preserve">ignature </w:t>
            </w:r>
            <w:r>
              <w:rPr>
                <w:color w:val="19D131"/>
              </w:rPr>
              <w:t>may be</w:t>
            </w:r>
            <w:r w:rsidRPr="006970AF">
              <w:rPr>
                <w:color w:val="19D131"/>
              </w:rPr>
              <w:t xml:space="preserve"> enveloped</w:t>
            </w:r>
            <w:r>
              <w:rPr>
                <w:color w:val="19D131"/>
              </w:rPr>
              <w:t xml:space="preserve"> in a document</w:t>
            </w:r>
            <w:r w:rsidRPr="006970AF">
              <w:rPr>
                <w:color w:val="19D131"/>
              </w:rPr>
              <w:t>.</w:t>
            </w:r>
            <w:r>
              <w:rPr>
                <w:color w:val="19D131"/>
              </w:rPr>
              <w:t xml:space="preserve"> There may be multiple signatures contained within a single object. The </w:t>
            </w:r>
            <w:r w:rsidRPr="006970AF">
              <w:rPr>
                <w:rStyle w:val="Datatype"/>
              </w:rPr>
              <w:t>XPath</w:t>
            </w:r>
            <w:r>
              <w:rPr>
                <w:color w:val="19D131"/>
              </w:rPr>
              <w:t xml:space="preserve"> element will identify a specific instance.</w:t>
            </w:r>
          </w:ins>
          <w:customXmlInsRangeStart w:id="2539" w:author="Andreas Kuehne" w:date="2019-05-31T12:40:00Z"/>
        </w:sdtContent>
      </w:sdt>
      <w:customXmlInsRangeEnd w:id="2539"/>
    </w:p>
    <w:p w14:paraId="08725A35" w14:textId="77777777" w:rsidR="00A71F46" w:rsidRDefault="00A71F46" w:rsidP="00A71F46">
      <w:pPr>
        <w:rPr>
          <w:ins w:id="2540" w:author="Andreas Kuehne" w:date="2019-05-31T12:40:00Z"/>
        </w:rPr>
      </w:pPr>
      <w:ins w:id="2541" w:author="Andreas Kuehne" w:date="2019-05-31T12:40:00Z">
        <w:r>
          <w:t>Below follows a list of the sub-components that constitute this component:</w:t>
        </w:r>
      </w:ins>
    </w:p>
    <w:p w14:paraId="25FB64AB" w14:textId="77777777" w:rsidR="00A71F46" w:rsidRDefault="00A71F46" w:rsidP="00A71F46">
      <w:pPr>
        <w:pStyle w:val="Member"/>
        <w:rPr>
          <w:ins w:id="2542" w:author="Andreas Kuehne" w:date="2019-05-31T12:40:00Z"/>
        </w:rPr>
      </w:pPr>
      <w:ins w:id="2543"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ins>
      <w:customXmlInsRangeStart w:id="2544" w:author="Andreas Kuehne" w:date="2019-05-31T12:40:00Z"/>
      <w:sdt>
        <w:sdtPr>
          <w:alias w:val="dsb-SignaturePtrType.nsDecl"/>
          <w:tag w:val="dsb-SignaturePtrType.NsPrefixMapping"/>
          <w:id w:val="-1611041002"/>
          <w:showingPlcHdr/>
        </w:sdtPr>
        <w:sdtContent>
          <w:customXmlInsRangeEnd w:id="2544"/>
          <w:ins w:id="2545" w:author="Andreas Kuehne" w:date="2019-05-31T12:40:00Z">
            <w:r>
              <w:rPr>
                <w:color w:val="19D131"/>
              </w:rPr>
              <w:t>[sub component NsPrefixMapping details]</w:t>
            </w:r>
          </w:ins>
          <w:customXmlInsRangeStart w:id="2546" w:author="Andreas Kuehne" w:date="2019-05-31T12:40:00Z"/>
        </w:sdtContent>
      </w:sdt>
      <w:customXmlInsRangeEnd w:id="2546"/>
    </w:p>
    <w:p w14:paraId="3851BD8D" w14:textId="77777777" w:rsidR="00A71F46" w:rsidRDefault="00A71F46" w:rsidP="00A71F46">
      <w:pPr>
        <w:pStyle w:val="Member"/>
        <w:rPr>
          <w:ins w:id="2547" w:author="Andreas Kuehne" w:date="2019-05-31T12:40:00Z"/>
        </w:rPr>
      </w:pPr>
      <w:ins w:id="2548" w:author="Andreas Kuehne" w:date="2019-05-31T12:40:00Z">
        <w:r>
          <w:t xml:space="preserve">The </w:t>
        </w:r>
        <w:r w:rsidRPr="35C1378D">
          <w:rPr>
            <w:rStyle w:val="Datatype"/>
          </w:rPr>
          <w:t>WhichData</w:t>
        </w:r>
        <w:r>
          <w:t xml:space="preserve"> element MUST contain one instance of a unique identifier reference. </w:t>
        </w:r>
      </w:ins>
      <w:customXmlInsRangeStart w:id="2549" w:author="Andreas Kuehne" w:date="2019-05-31T12:40:00Z"/>
      <w:sdt>
        <w:sdtPr>
          <w:alias w:val="dsb-SignaturePtrType.whichData"/>
          <w:tag w:val="dsb-SignaturePtrType.WhichData"/>
          <w:id w:val="-400988658"/>
        </w:sdtPr>
        <w:sdtContent>
          <w:customXmlInsRangeEnd w:id="2549"/>
          <w:ins w:id="2550" w:author="Andreas Kuehne" w:date="2019-05-31T12:40:00Z">
            <w:r w:rsidRPr="006970AF">
              <w:rPr>
                <w:color w:val="19D131"/>
              </w:rPr>
              <w:t xml:space="preserve">This element identifies the </w:t>
            </w:r>
            <w:r w:rsidRPr="006970AF">
              <w:rPr>
                <w:rStyle w:val="Datatype"/>
              </w:rPr>
              <w:t>Base64Data</w:t>
            </w:r>
            <w:r>
              <w:rPr>
                <w:color w:val="19D131"/>
              </w:rPr>
              <w:t xml:space="preserve"> component</w:t>
            </w:r>
            <w:r w:rsidRPr="006970AF">
              <w:rPr>
                <w:color w:val="19D131"/>
              </w:rPr>
              <w:t xml:space="preserve"> holding the signature</w:t>
            </w:r>
            <w:r>
              <w:rPr>
                <w:color w:val="19D131"/>
              </w:rPr>
              <w:t xml:space="preserve"> or the enveloping document</w:t>
            </w:r>
            <w:r w:rsidRPr="006970AF">
              <w:rPr>
                <w:color w:val="19D131"/>
              </w:rPr>
              <w:t>.</w:t>
            </w:r>
          </w:ins>
          <w:customXmlInsRangeStart w:id="2551" w:author="Andreas Kuehne" w:date="2019-05-31T12:40:00Z"/>
        </w:sdtContent>
      </w:sdt>
      <w:customXmlInsRangeEnd w:id="2551"/>
    </w:p>
    <w:p w14:paraId="32E1A45D" w14:textId="77777777" w:rsidR="00A71F46" w:rsidRDefault="00A71F46" w:rsidP="00A71F46">
      <w:pPr>
        <w:pStyle w:val="Member"/>
        <w:rPr>
          <w:ins w:id="2552" w:author="Andreas Kuehne" w:date="2019-05-31T12:40:00Z"/>
        </w:rPr>
      </w:pPr>
      <w:ins w:id="2553" w:author="Andreas Kuehne" w:date="2019-05-31T12:40:00Z">
        <w:r>
          <w:t xml:space="preserve">The OPTIONAL </w:t>
        </w:r>
        <w:r w:rsidRPr="35C1378D">
          <w:rPr>
            <w:rStyle w:val="Datatype"/>
          </w:rPr>
          <w:t>XPath</w:t>
        </w:r>
        <w:r>
          <w:t xml:space="preserve"> element, if present, MUST contain one instance of a string. </w:t>
        </w:r>
      </w:ins>
      <w:customXmlInsRangeStart w:id="2554" w:author="Andreas Kuehne" w:date="2019-05-31T12:40:00Z"/>
      <w:sdt>
        <w:sdtPr>
          <w:alias w:val="dsb-SignaturePtrType.xPath"/>
          <w:tag w:val="dsb-SignaturePtrType.XPath"/>
          <w:id w:val="1823699642"/>
        </w:sdtPr>
        <w:sdtContent>
          <w:customXmlInsRangeEnd w:id="2554"/>
          <w:ins w:id="2555" w:author="Andreas Kuehne" w:date="2019-05-31T12:40:00Z">
            <w:r w:rsidRPr="006970AF">
              <w:rPr>
                <w:color w:val="19D131"/>
              </w:rPr>
              <w:t>This element identifies the signature element being pointed at within the selected d</w:t>
            </w:r>
            <w:r>
              <w:rPr>
                <w:color w:val="19D131"/>
              </w:rPr>
              <w:t>a</w:t>
            </w:r>
            <w:r w:rsidRPr="006970AF">
              <w:rPr>
                <w:color w:val="19D131"/>
              </w:rPr>
              <w:t>t</w:t>
            </w:r>
            <w:r>
              <w:rPr>
                <w:color w:val="19D131"/>
              </w:rPr>
              <w:t>a object</w:t>
            </w:r>
            <w:r w:rsidRPr="006970AF">
              <w:rPr>
                <w:color w:val="19D131"/>
              </w:rPr>
              <w:t xml:space="preserve">. </w:t>
            </w:r>
            <w:r>
              <w:rPr>
                <w:color w:val="19D131"/>
              </w:rPr>
              <w:t xml:space="preserve">Depending on the syntax specified in the </w:t>
            </w:r>
            <w:r w:rsidRPr="006970AF">
              <w:rPr>
                <w:rStyle w:val="Datatype"/>
              </w:rPr>
              <w:t>XPathQualifier</w:t>
            </w:r>
            <w:r>
              <w:rPr>
                <w:color w:val="19D131"/>
              </w:rPr>
              <w:t xml:space="preserve"> element t</w:t>
            </w:r>
            <w:r w:rsidRPr="006970AF">
              <w:rPr>
                <w:color w:val="19D131"/>
              </w:rPr>
              <w:t xml:space="preserve">he </w:t>
            </w:r>
            <w:r w:rsidRPr="00E21D05">
              <w:rPr>
                <w:rStyle w:val="Datatype"/>
              </w:rPr>
              <w:t>XPath</w:t>
            </w:r>
            <w:r w:rsidRPr="006970AF">
              <w:rPr>
                <w:color w:val="19D131"/>
              </w:rPr>
              <w:t xml:space="preserve"> expression is </w:t>
            </w:r>
            <w:r>
              <w:rPr>
                <w:color w:val="19D131"/>
              </w:rPr>
              <w:t>interpre</w:t>
            </w:r>
            <w:r w:rsidRPr="006970AF">
              <w:rPr>
                <w:color w:val="19D131"/>
              </w:rPr>
              <w:t>ted</w:t>
            </w:r>
            <w:r>
              <w:rPr>
                <w:color w:val="19D131"/>
              </w:rPr>
              <w:t xml:space="preserve">. In case of an </w:t>
            </w:r>
            <w:r w:rsidRPr="00E21D05">
              <w:rPr>
                <w:rStyle w:val="Datatype"/>
              </w:rPr>
              <w:t>XML</w:t>
            </w:r>
            <w:r>
              <w:rPr>
                <w:rStyle w:val="Datatype"/>
              </w:rPr>
              <w:t xml:space="preserve"> </w:t>
            </w:r>
            <w:r w:rsidRPr="00E21D05">
              <w:rPr>
                <w:rStyle w:val="Datatype"/>
              </w:rPr>
              <w:t>XPath</w:t>
            </w:r>
            <w:r>
              <w:rPr>
                <w:color w:val="19D131"/>
              </w:rPr>
              <w:t xml:space="preserve"> the </w:t>
            </w:r>
            <w:r w:rsidRPr="00E21D05">
              <w:rPr>
                <w:rStyle w:val="Datatype"/>
              </w:rPr>
              <w:t>XPath</w:t>
            </w:r>
            <w:r w:rsidRPr="006970AF">
              <w:rPr>
                <w:color w:val="19D131"/>
              </w:rPr>
              <w:t xml:space="preserve"> expression is evaluated from the root node (see section 5.1 of [XPATH]) of the </w:t>
            </w:r>
            <w:r>
              <w:rPr>
                <w:color w:val="19D131"/>
              </w:rPr>
              <w:t xml:space="preserve">XML </w:t>
            </w:r>
            <w:r w:rsidRPr="006970AF">
              <w:rPr>
                <w:color w:val="19D131"/>
              </w:rPr>
              <w:t xml:space="preserve">document identified by </w:t>
            </w:r>
            <w:r w:rsidRPr="006970AF">
              <w:rPr>
                <w:rStyle w:val="Datatype"/>
              </w:rPr>
              <w:t>WhichData</w:t>
            </w:r>
            <w:r w:rsidRPr="006970AF">
              <w:rPr>
                <w:color w:val="19D131"/>
              </w:rPr>
              <w:t>. The context node for the XPath evaluation is the document’s DocumentElement (see section 2.1 Well-Formed XML Documents [XML]). Regarding namespace declarations for the expression necessary for evaluation see section 1 of [XPATH].</w:t>
            </w:r>
          </w:ins>
          <w:customXmlInsRangeStart w:id="2556" w:author="Andreas Kuehne" w:date="2019-05-31T12:40:00Z"/>
        </w:sdtContent>
      </w:sdt>
      <w:customXmlInsRangeEnd w:id="2556"/>
    </w:p>
    <w:p w14:paraId="156B4AF8" w14:textId="77777777" w:rsidR="00A71F46" w:rsidRDefault="00A71F46" w:rsidP="00A71F46">
      <w:pPr>
        <w:pStyle w:val="Member"/>
        <w:rPr>
          <w:ins w:id="2557" w:author="Andreas Kuehne" w:date="2019-05-31T12:40:00Z"/>
        </w:rPr>
      </w:pPr>
      <w:ins w:id="2558" w:author="Andreas Kuehne" w:date="2019-05-31T12:40:00Z">
        <w:r>
          <w:t xml:space="preserve">The OPTIONAL </w:t>
        </w:r>
        <w:r w:rsidRPr="35C1378D">
          <w:rPr>
            <w:rStyle w:val="Datatype"/>
          </w:rPr>
          <w:t>XPathQualifier</w:t>
        </w:r>
        <w:r>
          <w:t xml:space="preserve"> element, if present, MUST contain one instance of a URI. Its default value is '</w:t>
        </w:r>
        <w:r>
          <w:rPr>
            <w:color w:val="244061" w:themeColor="accent1" w:themeShade="80"/>
          </w:rPr>
          <w:t>http://www.w3.org/TR/2010/REC-xpath20-20101214/</w:t>
        </w:r>
        <w:r>
          <w:t xml:space="preserve">'. </w:t>
        </w:r>
      </w:ins>
      <w:customXmlInsRangeStart w:id="2559" w:author="Andreas Kuehne" w:date="2019-05-31T12:40:00Z"/>
      <w:sdt>
        <w:sdtPr>
          <w:alias w:val="dsb-SignaturePtrType.xPathQual"/>
          <w:tag w:val="dsb-SignaturePtrType.XPathQualifier"/>
          <w:id w:val="-1350570193"/>
        </w:sdtPr>
        <w:sdtContent>
          <w:customXmlInsRangeEnd w:id="2559"/>
          <w:ins w:id="2560" w:author="Andreas Kuehne" w:date="2019-05-31T12:40:00Z">
            <w:r>
              <w:rPr>
                <w:color w:val="19D131"/>
              </w:rPr>
              <w:t xml:space="preserve">The </w:t>
            </w:r>
            <w:r w:rsidRPr="004B7567">
              <w:rPr>
                <w:rStyle w:val="Datatype"/>
              </w:rPr>
              <w:t>XPathQualifier</w:t>
            </w:r>
            <w:r w:rsidRPr="004B7567">
              <w:rPr>
                <w:color w:val="19D131"/>
              </w:rPr>
              <w:t xml:space="preserve"> element MAY be used to specify the details of how the </w:t>
            </w:r>
            <w:r w:rsidRPr="004B7567">
              <w:rPr>
                <w:rStyle w:val="Datatype"/>
              </w:rPr>
              <w:t>XPath</w:t>
            </w:r>
            <w:r w:rsidRPr="004B7567">
              <w:rPr>
                <w:color w:val="19D131"/>
              </w:rPr>
              <w:t xml:space="preserve"> element is to be interpreted. If this element is missing, the default [XPATH-v2] is assumed. The present document explicitly specifies the following URIs and signature identification strategies: </w:t>
            </w:r>
            <w:r>
              <w:rPr>
                <w:color w:val="19D131"/>
              </w:rPr>
              <w:br/>
              <w:t xml:space="preserve">- </w:t>
            </w:r>
            <w:r w:rsidRPr="004B7567">
              <w:rPr>
                <w:rStyle w:val="Hyperlink"/>
              </w:rPr>
              <w:t>http://www.w3.org/TR/1999/REC-xpath-19991116/</w:t>
            </w:r>
            <w:r w:rsidRPr="004B7567">
              <w:rPr>
                <w:color w:val="19D131"/>
              </w:rPr>
              <w:t xml:space="preserve"> - is applicable for XML-based data objects and specifies that the XPath element is to be interpreted according to [XPATH-v1].</w:t>
            </w:r>
            <w:r>
              <w:rPr>
                <w:color w:val="19D131"/>
              </w:rPr>
              <w:br/>
              <w:t xml:space="preserve">- </w:t>
            </w:r>
            <w:r>
              <w:rPr>
                <w:rStyle w:val="Hyperlink"/>
              </w:rPr>
              <w:fldChar w:fldCharType="begin"/>
            </w:r>
            <w:r>
              <w:rPr>
                <w:rStyle w:val="Hyperlink"/>
              </w:rPr>
              <w:instrText xml:space="preserve"> HYPERLINK "http://www.w3.org/TR/2010/REC-xpath20-20101214/" </w:instrText>
            </w:r>
            <w:r>
              <w:rPr>
                <w:rStyle w:val="Hyperlink"/>
              </w:rPr>
              <w:fldChar w:fldCharType="separate"/>
            </w:r>
            <w:r w:rsidRPr="00503C25">
              <w:rPr>
                <w:rStyle w:val="Hyperlink"/>
              </w:rPr>
              <w:t>http://www.w3.org/TR/2010/REC-xpath20-20101214/</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"http://www.w3.org/TR/2010/REC-xpath20-20101214/" </w:instrText>
            </w:r>
            <w:r>
              <w:rPr>
                <w:rStyle w:val="Hyperlink"/>
              </w:rPr>
              <w:fldChar w:fldCharType="separate"/>
            </w:r>
            <w:r w:rsidRPr="00311C7E">
              <w:rPr>
                <w:rStyle w:val="Hyperlink"/>
              </w:rPr>
              <w:t>XPATH-v2</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"http://www.w3.org/TR/2014/REC-xpath-30-20140408/" </w:instrText>
            </w:r>
            <w:r>
              <w:rPr>
                <w:rStyle w:val="Hyperlink"/>
              </w:rPr>
              <w:fldChar w:fldCharType="separate"/>
            </w:r>
            <w:r w:rsidRPr="00503C25">
              <w:rPr>
                <w:rStyle w:val="Hyperlink"/>
              </w:rPr>
              <w:t>http://www.w3.org/TR/2014/REC-xpath-30-20140408/</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"http://www.w3.org/TR/2014/REC-xpath-30-20140408/" </w:instrText>
            </w:r>
            <w:r>
              <w:rPr>
                <w:rStyle w:val="Hyperlink"/>
              </w:rPr>
              <w:fldChar w:fldCharType="separate"/>
            </w:r>
            <w:r w:rsidRPr="00311C7E">
              <w:rPr>
                <w:rStyle w:val="Hyperlink"/>
              </w:rPr>
              <w:t>XPATH-v3</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"https://www.w3.org/TR/2017/REC-xpath-31-20170321/" </w:instrText>
            </w:r>
            <w:r>
              <w:rPr>
                <w:rStyle w:val="Hyperlink"/>
              </w:rPr>
              <w:fldChar w:fldCharType="separate"/>
            </w:r>
            <w:r>
              <w:rPr>
                <w:rStyle w:val="Hyperlink"/>
              </w:rPr>
              <w:t>https://www.w3.org/TR/2017/REC-xpath-31-20170321/</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735035">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"https://www.w3.org/TR/2017/REC-xpath-31-20170321/" </w:instrText>
            </w:r>
            <w:r>
              <w:rPr>
                <w:rStyle w:val="Hyperlink"/>
              </w:rPr>
              <w:fldChar w:fldCharType="separate"/>
            </w:r>
            <w:r w:rsidRPr="0067448A">
              <w:rPr>
                <w:rStyle w:val="Hyperlink"/>
              </w:rPr>
              <w:t>XPATH-v3</w:t>
            </w:r>
            <w:r w:rsidRPr="00311C7E">
              <w:rPr>
                <w:rStyle w:val="Hyperlink"/>
              </w:rPr>
              <w:t>.1</w:t>
            </w:r>
            <w:r>
              <w:rPr>
                <w:rStyle w:val="Hyperlink"/>
              </w:rPr>
              <w:fldChar w:fldCharType="end"/>
            </w:r>
            <w:r>
              <w:rPr>
                <w:color w:val="19D131"/>
              </w:rPr>
              <w:t>].</w:t>
            </w:r>
            <w:r>
              <w:rPr>
                <w:color w:val="19D131"/>
              </w:rPr>
              <w:br/>
              <w:t xml:space="preserve">- </w:t>
            </w:r>
            <w:r w:rsidRPr="00B924C6">
              <w:rPr>
                <w:rFonts w:ascii="Courier New" w:hAnsi="Courier New" w:cs="Courier New"/>
              </w:rPr>
              <w:t>urn:iso:std:iso:32000:-1</w:t>
            </w:r>
            <w:r>
              <w:rPr>
                <w:rFonts w:ascii="Courier New" w:hAnsi="Courier New" w:cs="Courier New"/>
              </w:rPr>
              <w:t xml:space="preserve"> </w:t>
            </w:r>
            <w:r>
              <w:rPr>
                <w:color w:val="19D131"/>
              </w:rPr>
              <w:t xml:space="preserve">- is applicable for PDF-based documents and specifies that the </w:t>
            </w:r>
            <w:r w:rsidRPr="00735035">
              <w:rPr>
                <w:rFonts w:ascii="Courier New" w:hAnsi="Courier New" w:cs="Courier New"/>
              </w:rPr>
              <w:t>XPath</w:t>
            </w:r>
            <w:r>
              <w:rPr>
                <w:color w:val="19D131"/>
              </w:rPr>
              <w:t xml:space="preserve"> element is to be interpreted as field name of the signature directory (see [ISO 32000-1], Table 252), which identifies a given PDF-signature.</w:t>
            </w:r>
            <w:r>
              <w:rPr>
                <w:color w:val="19D131"/>
              </w:rPr>
              <w:br/>
              <w:t xml:space="preserve">- </w:t>
            </w:r>
            <w:r w:rsidRPr="00B924C6">
              <w:rPr>
                <w:rFonts w:ascii="Courier New" w:hAnsi="Courier New" w:cs="Courier New"/>
              </w:rPr>
              <w:t>urn:iso:std:iso:14533:-4:clause:D</w:t>
            </w:r>
            <w:r>
              <w:rPr>
                <w:color w:val="19D131"/>
              </w:rPr>
              <w:t xml:space="preserve"> - is applicable for other types of data objects and specifies that the </w:t>
            </w:r>
            <w:r w:rsidRPr="00B924C6">
              <w:rPr>
                <w:rFonts w:ascii="Courier New" w:hAnsi="Courier New" w:cs="Courier New"/>
              </w:rPr>
              <w:t>XPath</w:t>
            </w:r>
            <w:r>
              <w:rPr>
                <w:color w:val="19D131"/>
              </w:rPr>
              <w:t xml:space="preserve"> element is to be interpreted as specified in Annex D of [ISO14533-4]. Note, that this element allows to identify signature objects (signatures, time-stamp tokens, evidence records etc.) embedded within ZIP-based containers and individual </w:t>
            </w:r>
            <w:r w:rsidRPr="00B924C6">
              <w:rPr>
                <w:rFonts w:ascii="Courier New" w:hAnsi="Courier New" w:cs="Courier New"/>
              </w:rPr>
              <w:t>SignerInfo</w:t>
            </w:r>
            <w:r>
              <w:rPr>
                <w:color w:val="19D131"/>
              </w:rPr>
              <w:t xml:space="preserve">-structures within a CMS-based </w:t>
            </w:r>
            <w:r w:rsidRPr="00B924C6">
              <w:rPr>
                <w:rFonts w:ascii="Courier New" w:hAnsi="Courier New" w:cs="Courier New"/>
              </w:rPr>
              <w:t>SignedData</w:t>
            </w:r>
            <w:r>
              <w:rPr>
                <w:color w:val="19D131"/>
              </w:rPr>
              <w:t xml:space="preserve"> container according to [</w:t>
            </w:r>
            <w:r>
              <w:rPr>
                <w:rStyle w:val="Hyperlink"/>
              </w:rPr>
              <w:fldChar w:fldCharType="begin"/>
            </w:r>
            <w:r>
              <w:rPr>
                <w:rStyle w:val="Hyperlink"/>
              </w:rPr>
              <w:instrText xml:space="preserve"> HYPERLINK "https://tools.ietf.org/html/rfc5652" </w:instrText>
            </w:r>
            <w:r>
              <w:rPr>
                <w:rStyle w:val="Hyperlink"/>
              </w:rPr>
              <w:fldChar w:fldCharType="separate"/>
            </w:r>
            <w:r w:rsidRPr="00486823">
              <w:rPr>
                <w:rStyle w:val="Hyperlink"/>
              </w:rPr>
              <w:t>RFC5652</w:t>
            </w:r>
            <w:r>
              <w:rPr>
                <w:rStyle w:val="Hyperlink"/>
              </w:rPr>
              <w:fldChar w:fldCharType="end"/>
            </w:r>
            <w:r>
              <w:rPr>
                <w:color w:val="19D131"/>
              </w:rPr>
              <w:t xml:space="preserve">].   </w:t>
            </w:r>
            <w:r>
              <w:rPr>
                <w:color w:val="19D131"/>
              </w:rPr>
              <w:br/>
            </w:r>
          </w:ins>
          <w:customXmlInsRangeStart w:id="2561" w:author="Andreas Kuehne" w:date="2019-05-31T12:40:00Z"/>
        </w:sdtContent>
      </w:sdt>
      <w:customXmlInsRangeEnd w:id="2561"/>
    </w:p>
    <w:p w14:paraId="5027D500" w14:textId="77777777" w:rsidR="00A71F46" w:rsidRDefault="00A71F46" w:rsidP="00A71F46">
      <w:pPr>
        <w:pStyle w:val="Non-normativeCommentHeading"/>
        <w:rPr>
          <w:ins w:id="2562" w:author="Andreas Kuehne" w:date="2019-05-31T12:40:00Z"/>
        </w:rPr>
      </w:pPr>
      <w:ins w:id="2563" w:author="Andreas Kuehne" w:date="2019-05-31T12:40:00Z">
        <w:r>
          <w:t>Non-normative Comment:</w:t>
        </w:r>
      </w:ins>
    </w:p>
    <w:p w14:paraId="232330BA" w14:textId="77777777" w:rsidR="00A71F46" w:rsidRDefault="00A71F46" w:rsidP="00A71F46">
      <w:pPr>
        <w:pStyle w:val="Non-normativeComment"/>
        <w:rPr>
          <w:ins w:id="2564" w:author="Andreas Kuehne" w:date="2019-05-31T12:40:00Z"/>
        </w:rPr>
      </w:pPr>
      <w:customXmlInsRangeStart w:id="2565" w:author="Andreas Kuehne" w:date="2019-05-31T12:40:00Z"/>
      <w:sdt>
        <w:sdtPr>
          <w:tag w:val="dsb-SignaturePtrType.-nonNormative"/>
          <w:id w:val="993525615"/>
          <w:showingPlcHdr/>
        </w:sdtPr>
        <w:sdtContent>
          <w:customXmlInsRangeEnd w:id="2565"/>
          <w:ins w:id="2566" w:author="Andreas Kuehne" w:date="2019-05-31T12:40:00Z">
            <w:r>
              <w:rPr>
                <w:color w:val="19D131"/>
              </w:rPr>
              <w:t>[component SignaturePtr non normative details]</w:t>
            </w:r>
          </w:ins>
          <w:customXmlInsRangeStart w:id="2567" w:author="Andreas Kuehne" w:date="2019-05-31T12:40:00Z"/>
        </w:sdtContent>
      </w:sdt>
      <w:customXmlInsRangeEnd w:id="2567"/>
    </w:p>
    <w:p w14:paraId="18110D3D" w14:textId="77777777" w:rsidR="00A71F46" w:rsidRDefault="00A71F46" w:rsidP="00A71F46">
      <w:pPr>
        <w:pStyle w:val="berschrift4"/>
        <w:numPr>
          <w:ilvl w:val="3"/>
          <w:numId w:val="3"/>
        </w:numPr>
        <w:rPr>
          <w:ins w:id="2568" w:author="Andreas Kuehne" w:date="2019-05-31T12:40:00Z"/>
        </w:rPr>
      </w:pPr>
      <w:ins w:id="2569" w:author="Andreas Kuehne" w:date="2019-05-31T12:40:00Z">
        <w:r>
          <w:t>SignaturePtr – JSON Syntax</w:t>
        </w:r>
      </w:ins>
    </w:p>
    <w:p w14:paraId="6135A371" w14:textId="77777777" w:rsidR="00A71F46" w:rsidRPr="0248A3D1" w:rsidRDefault="00A71F46" w:rsidP="00A71F46">
      <w:pPr>
        <w:rPr>
          <w:ins w:id="2570" w:author="Andreas Kuehne" w:date="2019-05-31T12:40:00Z"/>
        </w:rPr>
      </w:pPr>
      <w:ins w:id="2571"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SignaturePtr</w:t>
        </w:r>
        <w:r>
          <w:t xml:space="preserve"> component.</w:t>
        </w:r>
      </w:ins>
    </w:p>
    <w:p w14:paraId="61CC0E6D" w14:textId="77777777" w:rsidR="00A71F46" w:rsidRPr="C2430093" w:rsidRDefault="00A71F46" w:rsidP="00A71F46">
      <w:pPr>
        <w:spacing w:line="259" w:lineRule="auto"/>
        <w:rPr>
          <w:ins w:id="2572" w:author="Andreas Kuehne" w:date="2019-05-31T12:40:00Z"/>
          <w:rFonts w:eastAsia="Arial" w:cs="Arial"/>
          <w:sz w:val="22"/>
          <w:szCs w:val="22"/>
        </w:rPr>
      </w:pPr>
      <w:ins w:id="257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SignaturePtr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03B094B" w14:textId="77777777" w:rsidTr="00A71F46">
        <w:trPr>
          <w:cnfStyle w:val="100000000000" w:firstRow="1" w:lastRow="0" w:firstColumn="0" w:lastColumn="0" w:oddVBand="0" w:evenVBand="0" w:oddHBand="0" w:evenHBand="0" w:firstRowFirstColumn="0" w:firstRowLastColumn="0" w:lastRowFirstColumn="0" w:lastRowLastColumn="0"/>
          <w:ins w:id="25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524669" w14:textId="77777777" w:rsidR="00A71F46" w:rsidRDefault="00A71F46" w:rsidP="00A71F46">
            <w:pPr>
              <w:pStyle w:val="Beschriftung"/>
              <w:rPr>
                <w:ins w:id="2575" w:author="Andreas Kuehne" w:date="2019-05-31T12:40:00Z"/>
              </w:rPr>
            </w:pPr>
            <w:ins w:id="2576" w:author="Andreas Kuehne" w:date="2019-05-31T12:40:00Z">
              <w:r>
                <w:lastRenderedPageBreak/>
                <w:t>Element</w:t>
              </w:r>
            </w:ins>
          </w:p>
        </w:tc>
        <w:tc>
          <w:tcPr>
            <w:tcW w:w="4675" w:type="dxa"/>
          </w:tcPr>
          <w:p w14:paraId="2B6409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577" w:author="Andreas Kuehne" w:date="2019-05-31T12:40:00Z"/>
              </w:rPr>
            </w:pPr>
            <w:ins w:id="2578" w:author="Andreas Kuehne" w:date="2019-05-31T12:40:00Z">
              <w:r>
                <w:t>Implementing JSON member name</w:t>
              </w:r>
            </w:ins>
          </w:p>
        </w:tc>
        <w:tc>
          <w:tcPr>
            <w:tcW w:w="4675" w:type="dxa"/>
          </w:tcPr>
          <w:p w14:paraId="37D4227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579" w:author="Andreas Kuehne" w:date="2019-05-31T12:40:00Z"/>
              </w:rPr>
            </w:pPr>
            <w:ins w:id="2580" w:author="Andreas Kuehne" w:date="2019-05-31T12:40:00Z">
              <w:r>
                <w:t>Comments</w:t>
              </w:r>
            </w:ins>
          </w:p>
        </w:tc>
      </w:tr>
      <w:tr w:rsidR="00A71F46" w14:paraId="604F7A80" w14:textId="77777777" w:rsidTr="00A71F46">
        <w:trPr>
          <w:ins w:id="25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068D2" w14:textId="77777777" w:rsidR="00A71F46" w:rsidRPr="002062A5" w:rsidRDefault="00A71F46" w:rsidP="00A71F46">
            <w:pPr>
              <w:pStyle w:val="Beschriftung"/>
              <w:rPr>
                <w:ins w:id="2582" w:author="Andreas Kuehne" w:date="2019-05-31T12:40:00Z"/>
                <w:rStyle w:val="Datatype"/>
                <w:b w:val="0"/>
                <w:bCs w:val="0"/>
              </w:rPr>
            </w:pPr>
            <w:ins w:id="2583" w:author="Andreas Kuehne" w:date="2019-05-31T12:40:00Z">
              <w:r w:rsidRPr="002062A5">
                <w:rPr>
                  <w:rStyle w:val="Datatype"/>
                </w:rPr>
                <w:t>NsPrefixMapping</w:t>
              </w:r>
            </w:ins>
          </w:p>
        </w:tc>
        <w:tc>
          <w:tcPr>
            <w:tcW w:w="4675" w:type="dxa"/>
          </w:tcPr>
          <w:p w14:paraId="632233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584" w:author="Andreas Kuehne" w:date="2019-05-31T12:40:00Z"/>
                <w:rStyle w:val="Datatype"/>
              </w:rPr>
            </w:pPr>
            <w:ins w:id="2585" w:author="Andreas Kuehne" w:date="2019-05-31T12:40:00Z">
              <w:r w:rsidRPr="002062A5">
                <w:rPr>
                  <w:rStyle w:val="Datatype"/>
                </w:rPr>
                <w:t>nsDecl</w:t>
              </w:r>
            </w:ins>
          </w:p>
        </w:tc>
        <w:tc>
          <w:tcPr>
            <w:tcW w:w="4675" w:type="dxa"/>
          </w:tcPr>
          <w:p w14:paraId="3225699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586" w:author="Andreas Kuehne" w:date="2019-05-31T12:40:00Z"/>
              </w:rPr>
            </w:pPr>
            <w:customXmlInsRangeStart w:id="2587" w:author="Andreas Kuehne" w:date="2019-05-31T12:40:00Z"/>
            <w:sdt>
              <w:sdtPr>
                <w:alias w:val="dsb-SignaturePtrType.nsDecl"/>
                <w:tag w:val="dsb-SignaturePtrType.-jsonComment.NsPrefixMapping"/>
                <w:id w:val="-1353248590"/>
                <w:showingPlcHdr/>
              </w:sdtPr>
              <w:sdtContent>
                <w:customXmlInsRangeEnd w:id="2587"/>
                <w:ins w:id="2588" w:author="Andreas Kuehne" w:date="2019-05-31T12:40:00Z">
                  <w:r>
                    <w:rPr>
                      <w:color w:val="19D131"/>
                    </w:rPr>
                    <w:t>[]</w:t>
                  </w:r>
                </w:ins>
                <w:customXmlInsRangeStart w:id="2589" w:author="Andreas Kuehne" w:date="2019-05-31T12:40:00Z"/>
              </w:sdtContent>
            </w:sdt>
            <w:customXmlInsRangeEnd w:id="2589"/>
          </w:p>
        </w:tc>
      </w:tr>
      <w:tr w:rsidR="00A71F46" w14:paraId="612B5A23" w14:textId="77777777" w:rsidTr="00A71F46">
        <w:trPr>
          <w:ins w:id="25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1B5B63" w14:textId="77777777" w:rsidR="00A71F46" w:rsidRPr="002062A5" w:rsidRDefault="00A71F46" w:rsidP="00A71F46">
            <w:pPr>
              <w:pStyle w:val="Beschriftung"/>
              <w:rPr>
                <w:ins w:id="2591" w:author="Andreas Kuehne" w:date="2019-05-31T12:40:00Z"/>
                <w:rStyle w:val="Datatype"/>
                <w:b w:val="0"/>
                <w:bCs w:val="0"/>
              </w:rPr>
            </w:pPr>
            <w:ins w:id="2592" w:author="Andreas Kuehne" w:date="2019-05-31T12:40:00Z">
              <w:r w:rsidRPr="002062A5">
                <w:rPr>
                  <w:rStyle w:val="Datatype"/>
                </w:rPr>
                <w:t>WhichData</w:t>
              </w:r>
            </w:ins>
          </w:p>
        </w:tc>
        <w:tc>
          <w:tcPr>
            <w:tcW w:w="4675" w:type="dxa"/>
          </w:tcPr>
          <w:p w14:paraId="088DCB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593" w:author="Andreas Kuehne" w:date="2019-05-31T12:40:00Z"/>
                <w:rStyle w:val="Datatype"/>
              </w:rPr>
            </w:pPr>
            <w:ins w:id="2594" w:author="Andreas Kuehne" w:date="2019-05-31T12:40:00Z">
              <w:r w:rsidRPr="002062A5">
                <w:rPr>
                  <w:rStyle w:val="Datatype"/>
                </w:rPr>
                <w:t>whichData</w:t>
              </w:r>
            </w:ins>
          </w:p>
        </w:tc>
        <w:tc>
          <w:tcPr>
            <w:tcW w:w="4675" w:type="dxa"/>
          </w:tcPr>
          <w:p w14:paraId="42C380A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595" w:author="Andreas Kuehne" w:date="2019-05-31T12:40:00Z"/>
              </w:rPr>
            </w:pPr>
            <w:customXmlInsRangeStart w:id="2596" w:author="Andreas Kuehne" w:date="2019-05-31T12:40:00Z"/>
            <w:sdt>
              <w:sdtPr>
                <w:alias w:val="dsb-SignaturePtrType.whichData"/>
                <w:tag w:val="dsb-SignaturePtrType.-jsonComment.WhichData"/>
                <w:id w:val="-1160465118"/>
                <w:showingPlcHdr/>
              </w:sdtPr>
              <w:sdtContent>
                <w:customXmlInsRangeEnd w:id="2596"/>
                <w:ins w:id="2597" w:author="Andreas Kuehne" w:date="2019-05-31T12:40:00Z">
                  <w:r>
                    <w:rPr>
                      <w:color w:val="19D131"/>
                    </w:rPr>
                    <w:t>[]</w:t>
                  </w:r>
                </w:ins>
                <w:customXmlInsRangeStart w:id="2598" w:author="Andreas Kuehne" w:date="2019-05-31T12:40:00Z"/>
              </w:sdtContent>
            </w:sdt>
            <w:customXmlInsRangeEnd w:id="2598"/>
          </w:p>
        </w:tc>
      </w:tr>
      <w:tr w:rsidR="00A71F46" w14:paraId="366AE478" w14:textId="77777777" w:rsidTr="00A71F46">
        <w:trPr>
          <w:ins w:id="25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2DD7E4" w14:textId="77777777" w:rsidR="00A71F46" w:rsidRPr="002062A5" w:rsidRDefault="00A71F46" w:rsidP="00A71F46">
            <w:pPr>
              <w:pStyle w:val="Beschriftung"/>
              <w:rPr>
                <w:ins w:id="2600" w:author="Andreas Kuehne" w:date="2019-05-31T12:40:00Z"/>
                <w:rStyle w:val="Datatype"/>
                <w:b w:val="0"/>
                <w:bCs w:val="0"/>
              </w:rPr>
            </w:pPr>
            <w:ins w:id="2601" w:author="Andreas Kuehne" w:date="2019-05-31T12:40:00Z">
              <w:r w:rsidRPr="002062A5">
                <w:rPr>
                  <w:rStyle w:val="Datatype"/>
                </w:rPr>
                <w:t>XPath</w:t>
              </w:r>
            </w:ins>
          </w:p>
        </w:tc>
        <w:tc>
          <w:tcPr>
            <w:tcW w:w="4675" w:type="dxa"/>
          </w:tcPr>
          <w:p w14:paraId="14C0243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02" w:author="Andreas Kuehne" w:date="2019-05-31T12:40:00Z"/>
                <w:rStyle w:val="Datatype"/>
              </w:rPr>
            </w:pPr>
            <w:ins w:id="2603" w:author="Andreas Kuehne" w:date="2019-05-31T12:40:00Z">
              <w:r w:rsidRPr="002062A5">
                <w:rPr>
                  <w:rStyle w:val="Datatype"/>
                </w:rPr>
                <w:t>xPath</w:t>
              </w:r>
            </w:ins>
          </w:p>
        </w:tc>
        <w:tc>
          <w:tcPr>
            <w:tcW w:w="4675" w:type="dxa"/>
          </w:tcPr>
          <w:p w14:paraId="2A3B0CE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604" w:author="Andreas Kuehne" w:date="2019-05-31T12:40:00Z"/>
              </w:rPr>
            </w:pPr>
            <w:customXmlInsRangeStart w:id="2605" w:author="Andreas Kuehne" w:date="2019-05-31T12:40:00Z"/>
            <w:sdt>
              <w:sdtPr>
                <w:alias w:val="dsb-SignaturePtrType.xPath"/>
                <w:tag w:val="dsb-SignaturePtrType.-jsonComment.XPath"/>
                <w:id w:val="1045096198"/>
                <w:showingPlcHdr/>
              </w:sdtPr>
              <w:sdtContent>
                <w:customXmlInsRangeEnd w:id="2605"/>
                <w:ins w:id="2606" w:author="Andreas Kuehne" w:date="2019-05-31T12:40:00Z">
                  <w:r>
                    <w:rPr>
                      <w:color w:val="19D131"/>
                    </w:rPr>
                    <w:t>[]</w:t>
                  </w:r>
                </w:ins>
                <w:customXmlInsRangeStart w:id="2607" w:author="Andreas Kuehne" w:date="2019-05-31T12:40:00Z"/>
              </w:sdtContent>
            </w:sdt>
            <w:customXmlInsRangeEnd w:id="2607"/>
          </w:p>
        </w:tc>
      </w:tr>
      <w:tr w:rsidR="00A71F46" w14:paraId="5819D95E" w14:textId="77777777" w:rsidTr="00A71F46">
        <w:trPr>
          <w:ins w:id="26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CB8E4F" w14:textId="77777777" w:rsidR="00A71F46" w:rsidRPr="002062A5" w:rsidRDefault="00A71F46" w:rsidP="00A71F46">
            <w:pPr>
              <w:pStyle w:val="Beschriftung"/>
              <w:rPr>
                <w:ins w:id="2609" w:author="Andreas Kuehne" w:date="2019-05-31T12:40:00Z"/>
                <w:rStyle w:val="Datatype"/>
                <w:b w:val="0"/>
                <w:bCs w:val="0"/>
              </w:rPr>
            </w:pPr>
            <w:ins w:id="2610" w:author="Andreas Kuehne" w:date="2019-05-31T12:40:00Z">
              <w:r w:rsidRPr="002062A5">
                <w:rPr>
                  <w:rStyle w:val="Datatype"/>
                </w:rPr>
                <w:t>XPathQualifier</w:t>
              </w:r>
            </w:ins>
          </w:p>
        </w:tc>
        <w:tc>
          <w:tcPr>
            <w:tcW w:w="4675" w:type="dxa"/>
          </w:tcPr>
          <w:p w14:paraId="451F47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11" w:author="Andreas Kuehne" w:date="2019-05-31T12:40:00Z"/>
                <w:rStyle w:val="Datatype"/>
              </w:rPr>
            </w:pPr>
            <w:ins w:id="2612" w:author="Andreas Kuehne" w:date="2019-05-31T12:40:00Z">
              <w:r w:rsidRPr="002062A5">
                <w:rPr>
                  <w:rStyle w:val="Datatype"/>
                </w:rPr>
                <w:t>xPathQual</w:t>
              </w:r>
            </w:ins>
          </w:p>
        </w:tc>
        <w:tc>
          <w:tcPr>
            <w:tcW w:w="4675" w:type="dxa"/>
          </w:tcPr>
          <w:p w14:paraId="5C12CB9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613" w:author="Andreas Kuehne" w:date="2019-05-31T12:40:00Z"/>
              </w:rPr>
            </w:pPr>
            <w:customXmlInsRangeStart w:id="2614" w:author="Andreas Kuehne" w:date="2019-05-31T12:40:00Z"/>
            <w:sdt>
              <w:sdtPr>
                <w:alias w:val="dsb-SignaturePtrType.xPathQual"/>
                <w:tag w:val="dsb-SignaturePtrType.-jsonComment.XPathQualifier"/>
                <w:id w:val="1016886481"/>
                <w:showingPlcHdr/>
              </w:sdtPr>
              <w:sdtContent>
                <w:customXmlInsRangeEnd w:id="2614"/>
                <w:ins w:id="2615" w:author="Andreas Kuehne" w:date="2019-05-31T12:40:00Z">
                  <w:r>
                    <w:rPr>
                      <w:color w:val="19D131"/>
                    </w:rPr>
                    <w:t>[]</w:t>
                  </w:r>
                </w:ins>
                <w:customXmlInsRangeStart w:id="2616" w:author="Andreas Kuehne" w:date="2019-05-31T12:40:00Z"/>
              </w:sdtContent>
            </w:sdt>
            <w:customXmlInsRangeEnd w:id="2616"/>
          </w:p>
        </w:tc>
      </w:tr>
    </w:tbl>
    <w:p w14:paraId="72B4BFBD" w14:textId="77777777" w:rsidR="00A71F46" w:rsidRPr="0202B381" w:rsidRDefault="00A71F46" w:rsidP="00A71F46">
      <w:pPr>
        <w:rPr>
          <w:ins w:id="2617" w:author="Andreas Kuehne" w:date="2019-05-31T12:40:00Z"/>
        </w:rPr>
      </w:pPr>
      <w:ins w:id="2618"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2CB8A3" w14:textId="77777777" w:rsidR="00A71F46" w:rsidRDefault="00A71F46" w:rsidP="00A71F46">
      <w:pPr>
        <w:pStyle w:val="Code"/>
        <w:spacing w:line="259" w:lineRule="auto"/>
        <w:rPr>
          <w:ins w:id="2619" w:author="Andreas Kuehne" w:date="2019-05-31T12:40:00Z"/>
        </w:rPr>
      </w:pPr>
      <w:ins w:id="2620" w:author="Andreas Kuehne" w:date="2019-05-31T12:40:00Z">
        <w:r>
          <w:rPr>
            <w:color w:val="31849B" w:themeColor="accent5" w:themeShade="BF"/>
          </w:rPr>
          <w:t>"dsb-SignaturePtrType"</w:t>
        </w:r>
        <w:r>
          <w:t>: {</w:t>
        </w:r>
      </w:ins>
    </w:p>
    <w:p w14:paraId="1DB40C2D" w14:textId="77777777" w:rsidR="00A71F46" w:rsidRDefault="00A71F46" w:rsidP="00A71F46">
      <w:pPr>
        <w:pStyle w:val="Code"/>
        <w:spacing w:line="259" w:lineRule="auto"/>
        <w:rPr>
          <w:ins w:id="2621" w:author="Andreas Kuehne" w:date="2019-05-31T12:40:00Z"/>
        </w:rPr>
      </w:pPr>
      <w:ins w:id="2622" w:author="Andreas Kuehne" w:date="2019-05-31T12:40:00Z">
        <w:r>
          <w:rPr>
            <w:color w:val="31849B" w:themeColor="accent5" w:themeShade="BF"/>
          </w:rPr>
          <w:t xml:space="preserve">  "type"</w:t>
        </w:r>
        <w:r>
          <w:t xml:space="preserve">: </w:t>
        </w:r>
        <w:r>
          <w:rPr>
            <w:color w:val="244061" w:themeColor="accent1" w:themeShade="80"/>
          </w:rPr>
          <w:t>"object",</w:t>
        </w:r>
      </w:ins>
    </w:p>
    <w:p w14:paraId="1F43CE5A" w14:textId="77777777" w:rsidR="00A71F46" w:rsidRDefault="00A71F46" w:rsidP="00A71F46">
      <w:pPr>
        <w:pStyle w:val="Code"/>
        <w:spacing w:line="259" w:lineRule="auto"/>
        <w:rPr>
          <w:ins w:id="2623" w:author="Andreas Kuehne" w:date="2019-05-31T12:40:00Z"/>
        </w:rPr>
      </w:pPr>
      <w:ins w:id="2624" w:author="Andreas Kuehne" w:date="2019-05-31T12:40:00Z">
        <w:r>
          <w:rPr>
            <w:color w:val="31849B" w:themeColor="accent5" w:themeShade="BF"/>
          </w:rPr>
          <w:t xml:space="preserve">  "properties"</w:t>
        </w:r>
        <w:r>
          <w:t>: {</w:t>
        </w:r>
      </w:ins>
    </w:p>
    <w:p w14:paraId="0750086C" w14:textId="77777777" w:rsidR="00A71F46" w:rsidRDefault="00A71F46" w:rsidP="00A71F46">
      <w:pPr>
        <w:pStyle w:val="Code"/>
        <w:spacing w:line="259" w:lineRule="auto"/>
        <w:rPr>
          <w:ins w:id="2625" w:author="Andreas Kuehne" w:date="2019-05-31T12:40:00Z"/>
        </w:rPr>
      </w:pPr>
      <w:ins w:id="2626" w:author="Andreas Kuehne" w:date="2019-05-31T12:40:00Z">
        <w:r>
          <w:rPr>
            <w:color w:val="31849B" w:themeColor="accent5" w:themeShade="BF"/>
          </w:rPr>
          <w:t xml:space="preserve">    "xpath"</w:t>
        </w:r>
        <w:r>
          <w:t>: {</w:t>
        </w:r>
      </w:ins>
    </w:p>
    <w:p w14:paraId="245FD3C7" w14:textId="77777777" w:rsidR="00A71F46" w:rsidRDefault="00A71F46" w:rsidP="00A71F46">
      <w:pPr>
        <w:pStyle w:val="Code"/>
        <w:spacing w:line="259" w:lineRule="auto"/>
        <w:rPr>
          <w:ins w:id="2627" w:author="Andreas Kuehne" w:date="2019-05-31T12:40:00Z"/>
        </w:rPr>
      </w:pPr>
      <w:ins w:id="2628" w:author="Andreas Kuehne" w:date="2019-05-31T12:40:00Z">
        <w:r>
          <w:rPr>
            <w:color w:val="31849B" w:themeColor="accent5" w:themeShade="BF"/>
          </w:rPr>
          <w:t xml:space="preserve">      "type"</w:t>
        </w:r>
        <w:r>
          <w:t xml:space="preserve">: </w:t>
        </w:r>
        <w:r>
          <w:rPr>
            <w:color w:val="244061" w:themeColor="accent1" w:themeShade="80"/>
          </w:rPr>
          <w:t>"string"</w:t>
        </w:r>
      </w:ins>
    </w:p>
    <w:p w14:paraId="0B4C4A25" w14:textId="77777777" w:rsidR="00A71F46" w:rsidRDefault="00A71F46" w:rsidP="00A71F46">
      <w:pPr>
        <w:pStyle w:val="Code"/>
        <w:spacing w:line="259" w:lineRule="auto"/>
        <w:rPr>
          <w:ins w:id="2629" w:author="Andreas Kuehne" w:date="2019-05-31T12:40:00Z"/>
        </w:rPr>
      </w:pPr>
      <w:ins w:id="2630" w:author="Andreas Kuehne" w:date="2019-05-31T12:40:00Z">
        <w:r>
          <w:t xml:space="preserve">    },</w:t>
        </w:r>
      </w:ins>
    </w:p>
    <w:p w14:paraId="08C5208C" w14:textId="77777777" w:rsidR="00A71F46" w:rsidRDefault="00A71F46" w:rsidP="00A71F46">
      <w:pPr>
        <w:pStyle w:val="Code"/>
        <w:spacing w:line="259" w:lineRule="auto"/>
        <w:rPr>
          <w:ins w:id="2631" w:author="Andreas Kuehne" w:date="2019-05-31T12:40:00Z"/>
        </w:rPr>
      </w:pPr>
      <w:ins w:id="2632" w:author="Andreas Kuehne" w:date="2019-05-31T12:40:00Z">
        <w:r>
          <w:rPr>
            <w:color w:val="31849B" w:themeColor="accent5" w:themeShade="BF"/>
          </w:rPr>
          <w:t xml:space="preserve">    "xpathQualifier"</w:t>
        </w:r>
        <w:r>
          <w:t>: {</w:t>
        </w:r>
      </w:ins>
    </w:p>
    <w:p w14:paraId="0D7E49B1" w14:textId="77777777" w:rsidR="00A71F46" w:rsidRDefault="00A71F46" w:rsidP="00A71F46">
      <w:pPr>
        <w:pStyle w:val="Code"/>
        <w:spacing w:line="259" w:lineRule="auto"/>
        <w:rPr>
          <w:ins w:id="2633" w:author="Andreas Kuehne" w:date="2019-05-31T12:40:00Z"/>
        </w:rPr>
      </w:pPr>
      <w:ins w:id="2634" w:author="Andreas Kuehne" w:date="2019-05-31T12:40:00Z">
        <w:r>
          <w:rPr>
            <w:color w:val="31849B" w:themeColor="accent5" w:themeShade="BF"/>
          </w:rPr>
          <w:t xml:space="preserve">      "type"</w:t>
        </w:r>
        <w:r>
          <w:t xml:space="preserve">: </w:t>
        </w:r>
        <w:r>
          <w:rPr>
            <w:color w:val="244061" w:themeColor="accent1" w:themeShade="80"/>
          </w:rPr>
          <w:t>"string"</w:t>
        </w:r>
      </w:ins>
    </w:p>
    <w:p w14:paraId="40DDD2EF" w14:textId="77777777" w:rsidR="00A71F46" w:rsidRDefault="00A71F46" w:rsidP="00A71F46">
      <w:pPr>
        <w:pStyle w:val="Code"/>
        <w:spacing w:line="259" w:lineRule="auto"/>
        <w:rPr>
          <w:ins w:id="2635" w:author="Andreas Kuehne" w:date="2019-05-31T12:40:00Z"/>
        </w:rPr>
      </w:pPr>
      <w:ins w:id="2636" w:author="Andreas Kuehne" w:date="2019-05-31T12:40:00Z">
        <w:r>
          <w:t xml:space="preserve">    },</w:t>
        </w:r>
      </w:ins>
    </w:p>
    <w:p w14:paraId="18F1E72E" w14:textId="77777777" w:rsidR="00A71F46" w:rsidRDefault="00A71F46" w:rsidP="00A71F46">
      <w:pPr>
        <w:pStyle w:val="Code"/>
        <w:spacing w:line="259" w:lineRule="auto"/>
        <w:rPr>
          <w:ins w:id="2637" w:author="Andreas Kuehne" w:date="2019-05-31T12:40:00Z"/>
        </w:rPr>
      </w:pPr>
      <w:ins w:id="2638" w:author="Andreas Kuehne" w:date="2019-05-31T12:40:00Z">
        <w:r>
          <w:rPr>
            <w:color w:val="31849B" w:themeColor="accent5" w:themeShade="BF"/>
          </w:rPr>
          <w:t xml:space="preserve">    "nsDecl"</w:t>
        </w:r>
        <w:r>
          <w:t>: {</w:t>
        </w:r>
      </w:ins>
    </w:p>
    <w:p w14:paraId="133E86B6" w14:textId="77777777" w:rsidR="00A71F46" w:rsidRDefault="00A71F46" w:rsidP="00A71F46">
      <w:pPr>
        <w:pStyle w:val="Code"/>
        <w:spacing w:line="259" w:lineRule="auto"/>
        <w:rPr>
          <w:ins w:id="2639" w:author="Andreas Kuehne" w:date="2019-05-31T12:40:00Z"/>
        </w:rPr>
      </w:pPr>
      <w:ins w:id="2640" w:author="Andreas Kuehne" w:date="2019-05-31T12:40:00Z">
        <w:r>
          <w:rPr>
            <w:color w:val="31849B" w:themeColor="accent5" w:themeShade="BF"/>
          </w:rPr>
          <w:t xml:space="preserve">      "type"</w:t>
        </w:r>
        <w:r>
          <w:t xml:space="preserve">: </w:t>
        </w:r>
        <w:r>
          <w:rPr>
            <w:color w:val="244061" w:themeColor="accent1" w:themeShade="80"/>
          </w:rPr>
          <w:t>"array",</w:t>
        </w:r>
      </w:ins>
    </w:p>
    <w:p w14:paraId="60C2B408" w14:textId="77777777" w:rsidR="00A71F46" w:rsidRDefault="00A71F46" w:rsidP="00A71F46">
      <w:pPr>
        <w:pStyle w:val="Code"/>
        <w:spacing w:line="259" w:lineRule="auto"/>
        <w:rPr>
          <w:ins w:id="2641" w:author="Andreas Kuehne" w:date="2019-05-31T12:40:00Z"/>
        </w:rPr>
      </w:pPr>
      <w:ins w:id="2642" w:author="Andreas Kuehne" w:date="2019-05-31T12:40:00Z">
        <w:r>
          <w:rPr>
            <w:color w:val="31849B" w:themeColor="accent5" w:themeShade="BF"/>
          </w:rPr>
          <w:t xml:space="preserve">      "items"</w:t>
        </w:r>
        <w:r>
          <w:t>: {</w:t>
        </w:r>
      </w:ins>
    </w:p>
    <w:p w14:paraId="28816E6D" w14:textId="77777777" w:rsidR="00A71F46" w:rsidRDefault="00A71F46" w:rsidP="00A71F46">
      <w:pPr>
        <w:pStyle w:val="Code"/>
        <w:spacing w:line="259" w:lineRule="auto"/>
        <w:rPr>
          <w:ins w:id="2643" w:author="Andreas Kuehne" w:date="2019-05-31T12:40:00Z"/>
        </w:rPr>
      </w:pPr>
      <w:ins w:id="2644"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8760512" w14:textId="77777777" w:rsidR="00A71F46" w:rsidRDefault="00A71F46" w:rsidP="00A71F46">
      <w:pPr>
        <w:pStyle w:val="Code"/>
        <w:spacing w:line="259" w:lineRule="auto"/>
        <w:rPr>
          <w:ins w:id="2645" w:author="Andreas Kuehne" w:date="2019-05-31T12:40:00Z"/>
        </w:rPr>
      </w:pPr>
      <w:ins w:id="2646" w:author="Andreas Kuehne" w:date="2019-05-31T12:40:00Z">
        <w:r>
          <w:t xml:space="preserve">      }</w:t>
        </w:r>
      </w:ins>
    </w:p>
    <w:p w14:paraId="32AD433B" w14:textId="77777777" w:rsidR="00A71F46" w:rsidRDefault="00A71F46" w:rsidP="00A71F46">
      <w:pPr>
        <w:pStyle w:val="Code"/>
        <w:spacing w:line="259" w:lineRule="auto"/>
        <w:rPr>
          <w:ins w:id="2647" w:author="Andreas Kuehne" w:date="2019-05-31T12:40:00Z"/>
        </w:rPr>
      </w:pPr>
      <w:ins w:id="2648" w:author="Andreas Kuehne" w:date="2019-05-31T12:40:00Z">
        <w:r>
          <w:t xml:space="preserve">    },</w:t>
        </w:r>
      </w:ins>
    </w:p>
    <w:p w14:paraId="3BF8F10C" w14:textId="77777777" w:rsidR="00A71F46" w:rsidRDefault="00A71F46" w:rsidP="00A71F46">
      <w:pPr>
        <w:pStyle w:val="Code"/>
        <w:spacing w:line="259" w:lineRule="auto"/>
        <w:rPr>
          <w:ins w:id="2649" w:author="Andreas Kuehne" w:date="2019-05-31T12:40:00Z"/>
        </w:rPr>
      </w:pPr>
      <w:ins w:id="2650" w:author="Andreas Kuehne" w:date="2019-05-31T12:40:00Z">
        <w:r>
          <w:rPr>
            <w:color w:val="31849B" w:themeColor="accent5" w:themeShade="BF"/>
          </w:rPr>
          <w:t xml:space="preserve">    "whichData"</w:t>
        </w:r>
        <w:r>
          <w:t>: {</w:t>
        </w:r>
      </w:ins>
    </w:p>
    <w:p w14:paraId="58441F31" w14:textId="77777777" w:rsidR="00A71F46" w:rsidRDefault="00A71F46" w:rsidP="00A71F46">
      <w:pPr>
        <w:pStyle w:val="Code"/>
        <w:spacing w:line="259" w:lineRule="auto"/>
        <w:rPr>
          <w:ins w:id="2651" w:author="Andreas Kuehne" w:date="2019-05-31T12:40:00Z"/>
        </w:rPr>
      </w:pPr>
      <w:ins w:id="2652" w:author="Andreas Kuehne" w:date="2019-05-31T12:40:00Z">
        <w:r>
          <w:rPr>
            <w:color w:val="31849B" w:themeColor="accent5" w:themeShade="BF"/>
          </w:rPr>
          <w:t xml:space="preserve">      "type"</w:t>
        </w:r>
        <w:r>
          <w:t xml:space="preserve">: </w:t>
        </w:r>
        <w:r>
          <w:rPr>
            <w:color w:val="244061" w:themeColor="accent1" w:themeShade="80"/>
          </w:rPr>
          <w:t>"string"</w:t>
        </w:r>
      </w:ins>
    </w:p>
    <w:p w14:paraId="486D7FBB" w14:textId="77777777" w:rsidR="00A71F46" w:rsidRDefault="00A71F46" w:rsidP="00A71F46">
      <w:pPr>
        <w:pStyle w:val="Code"/>
        <w:spacing w:line="259" w:lineRule="auto"/>
        <w:rPr>
          <w:ins w:id="2653" w:author="Andreas Kuehne" w:date="2019-05-31T12:40:00Z"/>
        </w:rPr>
      </w:pPr>
      <w:ins w:id="2654" w:author="Andreas Kuehne" w:date="2019-05-31T12:40:00Z">
        <w:r>
          <w:t xml:space="preserve">    },</w:t>
        </w:r>
      </w:ins>
    </w:p>
    <w:p w14:paraId="2BC9F61C" w14:textId="77777777" w:rsidR="00A71F46" w:rsidRDefault="00A71F46" w:rsidP="00A71F46">
      <w:pPr>
        <w:pStyle w:val="Code"/>
        <w:spacing w:line="259" w:lineRule="auto"/>
        <w:rPr>
          <w:ins w:id="2655" w:author="Andreas Kuehne" w:date="2019-05-31T12:40:00Z"/>
        </w:rPr>
      </w:pPr>
      <w:ins w:id="2656" w:author="Andreas Kuehne" w:date="2019-05-31T12:40:00Z">
        <w:r>
          <w:rPr>
            <w:color w:val="31849B" w:themeColor="accent5" w:themeShade="BF"/>
          </w:rPr>
          <w:t xml:space="preserve">    "xPath"</w:t>
        </w:r>
        <w:r>
          <w:t>: {</w:t>
        </w:r>
      </w:ins>
    </w:p>
    <w:p w14:paraId="7DF36D74" w14:textId="77777777" w:rsidR="00A71F46" w:rsidRDefault="00A71F46" w:rsidP="00A71F46">
      <w:pPr>
        <w:pStyle w:val="Code"/>
        <w:spacing w:line="259" w:lineRule="auto"/>
        <w:rPr>
          <w:ins w:id="2657" w:author="Andreas Kuehne" w:date="2019-05-31T12:40:00Z"/>
        </w:rPr>
      </w:pPr>
      <w:ins w:id="2658" w:author="Andreas Kuehne" w:date="2019-05-31T12:40:00Z">
        <w:r>
          <w:rPr>
            <w:color w:val="31849B" w:themeColor="accent5" w:themeShade="BF"/>
          </w:rPr>
          <w:t xml:space="preserve">      "type"</w:t>
        </w:r>
        <w:r>
          <w:t xml:space="preserve">: </w:t>
        </w:r>
        <w:r>
          <w:rPr>
            <w:color w:val="244061" w:themeColor="accent1" w:themeShade="80"/>
          </w:rPr>
          <w:t>"string"</w:t>
        </w:r>
      </w:ins>
    </w:p>
    <w:p w14:paraId="7EBB00CF" w14:textId="77777777" w:rsidR="00A71F46" w:rsidRDefault="00A71F46" w:rsidP="00A71F46">
      <w:pPr>
        <w:pStyle w:val="Code"/>
        <w:spacing w:line="259" w:lineRule="auto"/>
        <w:rPr>
          <w:ins w:id="2659" w:author="Andreas Kuehne" w:date="2019-05-31T12:40:00Z"/>
        </w:rPr>
      </w:pPr>
      <w:ins w:id="2660" w:author="Andreas Kuehne" w:date="2019-05-31T12:40:00Z">
        <w:r>
          <w:t xml:space="preserve">    },</w:t>
        </w:r>
      </w:ins>
    </w:p>
    <w:p w14:paraId="671B0733" w14:textId="77777777" w:rsidR="00A71F46" w:rsidRDefault="00A71F46" w:rsidP="00A71F46">
      <w:pPr>
        <w:pStyle w:val="Code"/>
        <w:spacing w:line="259" w:lineRule="auto"/>
        <w:rPr>
          <w:ins w:id="2661" w:author="Andreas Kuehne" w:date="2019-05-31T12:40:00Z"/>
        </w:rPr>
      </w:pPr>
      <w:ins w:id="2662" w:author="Andreas Kuehne" w:date="2019-05-31T12:40:00Z">
        <w:r>
          <w:rPr>
            <w:color w:val="31849B" w:themeColor="accent5" w:themeShade="BF"/>
          </w:rPr>
          <w:t xml:space="preserve">    "xPathQual"</w:t>
        </w:r>
        <w:r>
          <w:t>: {</w:t>
        </w:r>
      </w:ins>
    </w:p>
    <w:p w14:paraId="12F00F10" w14:textId="77777777" w:rsidR="00A71F46" w:rsidRDefault="00A71F46" w:rsidP="00A71F46">
      <w:pPr>
        <w:pStyle w:val="Code"/>
        <w:spacing w:line="259" w:lineRule="auto"/>
        <w:rPr>
          <w:ins w:id="2663" w:author="Andreas Kuehne" w:date="2019-05-31T12:40:00Z"/>
        </w:rPr>
      </w:pPr>
      <w:ins w:id="2664" w:author="Andreas Kuehne" w:date="2019-05-31T12:40:00Z">
        <w:r>
          <w:rPr>
            <w:color w:val="31849B" w:themeColor="accent5" w:themeShade="BF"/>
          </w:rPr>
          <w:t xml:space="preserve">      "type"</w:t>
        </w:r>
        <w:r>
          <w:t xml:space="preserve">: </w:t>
        </w:r>
        <w:r>
          <w:rPr>
            <w:color w:val="244061" w:themeColor="accent1" w:themeShade="80"/>
          </w:rPr>
          <w:t>"string",</w:t>
        </w:r>
      </w:ins>
    </w:p>
    <w:p w14:paraId="1E7EA2FE" w14:textId="77777777" w:rsidR="00A71F46" w:rsidRDefault="00A71F46" w:rsidP="00A71F46">
      <w:pPr>
        <w:pStyle w:val="Code"/>
        <w:spacing w:line="259" w:lineRule="auto"/>
        <w:rPr>
          <w:ins w:id="2665" w:author="Andreas Kuehne" w:date="2019-05-31T12:40:00Z"/>
        </w:rPr>
      </w:pPr>
      <w:ins w:id="2666" w:author="Andreas Kuehne" w:date="2019-05-31T12:40:00Z">
        <w:r>
          <w:rPr>
            <w:color w:val="31849B" w:themeColor="accent5" w:themeShade="BF"/>
          </w:rPr>
          <w:t xml:space="preserve">      "default"</w:t>
        </w:r>
        <w:r>
          <w:t xml:space="preserve">: </w:t>
        </w:r>
        <w:r>
          <w:rPr>
            <w:color w:val="244061" w:themeColor="accent1" w:themeShade="80"/>
          </w:rPr>
          <w:t>"http://www.w3.org/TR/2010/REC-xpath20-20101214/"</w:t>
        </w:r>
      </w:ins>
    </w:p>
    <w:p w14:paraId="7B3FBD5E" w14:textId="77777777" w:rsidR="00A71F46" w:rsidRDefault="00A71F46" w:rsidP="00A71F46">
      <w:pPr>
        <w:pStyle w:val="Code"/>
        <w:spacing w:line="259" w:lineRule="auto"/>
        <w:rPr>
          <w:ins w:id="2667" w:author="Andreas Kuehne" w:date="2019-05-31T12:40:00Z"/>
        </w:rPr>
      </w:pPr>
      <w:ins w:id="2668" w:author="Andreas Kuehne" w:date="2019-05-31T12:40:00Z">
        <w:r>
          <w:t xml:space="preserve">    }</w:t>
        </w:r>
      </w:ins>
    </w:p>
    <w:p w14:paraId="5750A9D8" w14:textId="77777777" w:rsidR="00A71F46" w:rsidRDefault="00A71F46" w:rsidP="00A71F46">
      <w:pPr>
        <w:pStyle w:val="Code"/>
        <w:spacing w:line="259" w:lineRule="auto"/>
        <w:rPr>
          <w:ins w:id="2669" w:author="Andreas Kuehne" w:date="2019-05-31T12:40:00Z"/>
        </w:rPr>
      </w:pPr>
      <w:ins w:id="2670" w:author="Andreas Kuehne" w:date="2019-05-31T12:40:00Z">
        <w:r>
          <w:t xml:space="preserve">  },</w:t>
        </w:r>
      </w:ins>
    </w:p>
    <w:p w14:paraId="4C90B67C" w14:textId="77777777" w:rsidR="00A71F46" w:rsidRDefault="00A71F46" w:rsidP="00A71F46">
      <w:pPr>
        <w:pStyle w:val="Code"/>
        <w:spacing w:line="259" w:lineRule="auto"/>
        <w:rPr>
          <w:ins w:id="2671" w:author="Andreas Kuehne" w:date="2019-05-31T12:40:00Z"/>
        </w:rPr>
      </w:pPr>
      <w:ins w:id="2672" w:author="Andreas Kuehne" w:date="2019-05-31T12:40:00Z">
        <w:r>
          <w:rPr>
            <w:color w:val="31849B" w:themeColor="accent5" w:themeShade="BF"/>
          </w:rPr>
          <w:t xml:space="preserve">  "required"</w:t>
        </w:r>
        <w:r>
          <w:t>: [</w:t>
        </w:r>
        <w:r>
          <w:rPr>
            <w:color w:val="244061" w:themeColor="accent1" w:themeShade="80"/>
          </w:rPr>
          <w:t>"whichData"</w:t>
        </w:r>
        <w:r>
          <w:t>]</w:t>
        </w:r>
      </w:ins>
    </w:p>
    <w:p w14:paraId="66B585EA" w14:textId="77777777" w:rsidR="00A71F46" w:rsidRDefault="00A71F46" w:rsidP="00A71F46">
      <w:pPr>
        <w:pStyle w:val="Code"/>
        <w:spacing w:line="259" w:lineRule="auto"/>
        <w:rPr>
          <w:ins w:id="2673" w:author="Andreas Kuehne" w:date="2019-05-31T12:40:00Z"/>
        </w:rPr>
      </w:pPr>
      <w:ins w:id="2674" w:author="Andreas Kuehne" w:date="2019-05-31T12:40:00Z">
        <w:r>
          <w:t>}</w:t>
        </w:r>
      </w:ins>
    </w:p>
    <w:p w14:paraId="5CDF5E2A" w14:textId="77777777" w:rsidR="00A71F46" w:rsidRDefault="00A71F46" w:rsidP="00A71F46">
      <w:pPr>
        <w:rPr>
          <w:ins w:id="2675" w:author="Andreas Kuehne" w:date="2019-05-31T12:40:00Z"/>
        </w:rPr>
      </w:pPr>
      <w:customXmlInsRangeStart w:id="2676" w:author="Andreas Kuehne" w:date="2019-05-31T12:40:00Z"/>
      <w:sdt>
        <w:sdtPr>
          <w:tag w:val="dsb-SignaturePtrType.-jsonSchema"/>
          <w:id w:val="-522703558"/>
          <w:showingPlcHdr/>
        </w:sdtPr>
        <w:sdtContent>
          <w:customXmlInsRangeEnd w:id="2676"/>
          <w:ins w:id="2677" w:author="Andreas Kuehne" w:date="2019-05-31T12:40:00Z">
            <w:r>
              <w:rPr>
                <w:color w:val="19D131"/>
              </w:rPr>
              <w:t>[component SignaturePtr JSON schema details]</w:t>
            </w:r>
          </w:ins>
          <w:customXmlInsRangeStart w:id="2678" w:author="Andreas Kuehne" w:date="2019-05-31T12:40:00Z"/>
        </w:sdtContent>
      </w:sdt>
      <w:customXmlInsRangeEnd w:id="2678"/>
    </w:p>
    <w:p w14:paraId="002C4A47" w14:textId="77777777" w:rsidR="00A71F46" w:rsidRDefault="00A71F46" w:rsidP="00A71F46">
      <w:pPr>
        <w:pStyle w:val="berschrift4"/>
        <w:numPr>
          <w:ilvl w:val="3"/>
          <w:numId w:val="3"/>
        </w:numPr>
        <w:rPr>
          <w:ins w:id="2679" w:author="Andreas Kuehne" w:date="2019-05-31T12:40:00Z"/>
        </w:rPr>
      </w:pPr>
      <w:ins w:id="2680" w:author="Andreas Kuehne" w:date="2019-05-31T12:40:00Z">
        <w:r>
          <w:t>SignaturePtr – XML Syntax</w:t>
        </w:r>
      </w:ins>
    </w:p>
    <w:p w14:paraId="3E2A312D" w14:textId="77777777" w:rsidR="00A71F46" w:rsidRPr="5404FA76" w:rsidRDefault="00A71F46" w:rsidP="00A71F46">
      <w:pPr>
        <w:rPr>
          <w:ins w:id="2681" w:author="Andreas Kuehne" w:date="2019-05-31T12:40:00Z"/>
        </w:rPr>
      </w:pPr>
      <w:ins w:id="2682" w:author="Andreas Kuehne" w:date="2019-05-31T12:40:00Z">
        <w:r w:rsidRPr="0CCF9147">
          <w:t xml:space="preserve">The XML type </w:t>
        </w:r>
        <w:r w:rsidRPr="002062A5">
          <w:rPr>
            <w:rFonts w:ascii="Courier New" w:eastAsia="Courier New" w:hAnsi="Courier New" w:cs="Courier New"/>
          </w:rPr>
          <w:t>SignaturePtrType</w:t>
        </w:r>
        <w:r w:rsidRPr="0CCF9147">
          <w:t xml:space="preserve"> SHALL implement the requirements defined in the </w:t>
        </w:r>
        <w:r w:rsidRPr="002062A5">
          <w:rPr>
            <w:rFonts w:ascii="Courier New" w:eastAsia="Courier New" w:hAnsi="Courier New" w:cs="Courier New"/>
          </w:rPr>
          <w:t>SignaturePtr</w:t>
        </w:r>
        <w:r>
          <w:t xml:space="preserve"> </w:t>
        </w:r>
        <w:r w:rsidRPr="005A6FFD">
          <w:t>component.</w:t>
        </w:r>
      </w:ins>
    </w:p>
    <w:p w14:paraId="73AD6BB4" w14:textId="77777777" w:rsidR="00A71F46" w:rsidRDefault="00A71F46" w:rsidP="00A71F46">
      <w:pPr>
        <w:rPr>
          <w:ins w:id="2683" w:author="Andreas Kuehne" w:date="2019-05-31T12:40:00Z"/>
        </w:rPr>
      </w:pPr>
      <w:ins w:id="2684" w:author="Andreas Kuehne" w:date="2019-05-31T12:40:00Z">
        <w:r w:rsidRPr="005A6FFD">
          <w:rPr>
            <w:rFonts w:eastAsia="Arial"/>
          </w:rPr>
          <w:t xml:space="preserve">The </w:t>
        </w:r>
        <w:r w:rsidRPr="002062A5">
          <w:rPr>
            <w:rFonts w:ascii="Courier New" w:eastAsia="Courier New" w:hAnsi="Courier New" w:cs="Courier New"/>
          </w:rPr>
          <w:t>SignaturePtrType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F09D73E" w14:textId="77777777" w:rsidR="00A71F46" w:rsidRDefault="00A71F46" w:rsidP="00A71F46">
      <w:pPr>
        <w:pStyle w:val="Code"/>
        <w:rPr>
          <w:ins w:id="2685" w:author="Andreas Kuehne" w:date="2019-05-31T12:40:00Z"/>
        </w:rPr>
      </w:pPr>
      <w:ins w:id="268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SignaturePtrType</w:t>
        </w:r>
        <w:r>
          <w:rPr>
            <w:color w:val="943634" w:themeColor="accent2" w:themeShade="BF"/>
          </w:rPr>
          <w:t>"</w:t>
        </w:r>
        <w:r>
          <w:rPr>
            <w:color w:val="31849B" w:themeColor="accent5" w:themeShade="BF"/>
          </w:rPr>
          <w:t>&gt;</w:t>
        </w:r>
      </w:ins>
    </w:p>
    <w:p w14:paraId="1793534C" w14:textId="77777777" w:rsidR="00A71F46" w:rsidRDefault="00A71F46" w:rsidP="00A71F46">
      <w:pPr>
        <w:pStyle w:val="Code"/>
        <w:rPr>
          <w:ins w:id="2687" w:author="Andreas Kuehne" w:date="2019-05-31T12:40:00Z"/>
        </w:rPr>
      </w:pPr>
      <w:ins w:id="2688" w:author="Andreas Kuehne" w:date="2019-05-31T12:40:00Z">
        <w:r>
          <w:rPr>
            <w:color w:val="31849B" w:themeColor="accent5" w:themeShade="BF"/>
          </w:rPr>
          <w:t xml:space="preserve">  &lt;xs:sequence&gt;</w:t>
        </w:r>
      </w:ins>
    </w:p>
    <w:p w14:paraId="09EF420F" w14:textId="77777777" w:rsidR="00A71F46" w:rsidRDefault="00A71F46" w:rsidP="00A71F46">
      <w:pPr>
        <w:pStyle w:val="Code"/>
        <w:rPr>
          <w:ins w:id="2689" w:author="Andreas Kuehne" w:date="2019-05-31T12:40:00Z"/>
        </w:rPr>
      </w:pPr>
      <w:ins w:id="269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C5FCCF" w14:textId="77777777" w:rsidR="00A71F46" w:rsidRDefault="00A71F46" w:rsidP="00A71F46">
      <w:pPr>
        <w:pStyle w:val="Code"/>
        <w:rPr>
          <w:ins w:id="2691" w:author="Andreas Kuehne" w:date="2019-05-31T12:40:00Z"/>
        </w:rPr>
      </w:pPr>
      <w:ins w:id="2692" w:author="Andreas Kuehne" w:date="2019-05-31T12:40:00Z">
        <w:r>
          <w:rPr>
            <w:color w:val="31849B" w:themeColor="accent5" w:themeShade="BF"/>
          </w:rPr>
          <w:t xml:space="preserve">  &lt;/xs:sequence&gt;</w:t>
        </w:r>
      </w:ins>
    </w:p>
    <w:p w14:paraId="5880765A" w14:textId="77777777" w:rsidR="00A71F46" w:rsidRDefault="00A71F46" w:rsidP="00A71F46">
      <w:pPr>
        <w:pStyle w:val="Code"/>
        <w:rPr>
          <w:ins w:id="2693" w:author="Andreas Kuehne" w:date="2019-05-31T12:40:00Z"/>
        </w:rPr>
      </w:pPr>
      <w:ins w:id="269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53493CC7" w14:textId="77777777" w:rsidR="00A71F46" w:rsidRDefault="00A71F46" w:rsidP="00A71F46">
      <w:pPr>
        <w:pStyle w:val="Code"/>
        <w:rPr>
          <w:ins w:id="2695" w:author="Andreas Kuehne" w:date="2019-05-31T12:40:00Z"/>
        </w:rPr>
      </w:pPr>
      <w:ins w:id="269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BAD6F37" w14:textId="77777777" w:rsidR="00A71F46" w:rsidRDefault="00A71F46" w:rsidP="00A71F46">
      <w:pPr>
        <w:pStyle w:val="Code"/>
        <w:rPr>
          <w:ins w:id="2697" w:author="Andreas Kuehne" w:date="2019-05-31T12:40:00Z"/>
        </w:rPr>
      </w:pPr>
      <w:ins w:id="2698" w:author="Andreas Kuehne" w:date="2019-05-31T12:40:00Z">
        <w:r>
          <w:rPr>
            <w:color w:val="31849B" w:themeColor="accent5" w:themeShade="BF"/>
          </w:rPr>
          <w:lastRenderedPageBreak/>
          <w:t xml:space="preserve">  &lt;xs:attribute</w:t>
        </w:r>
        <w:r>
          <w:rPr>
            <w:color w:val="943634" w:themeColor="accent2" w:themeShade="BF"/>
          </w:rPr>
          <w:t xml:space="preserve"> name="</w:t>
        </w:r>
        <w:r>
          <w:rPr>
            <w:color w:val="244061" w:themeColor="accent1" w:themeShade="80"/>
          </w:rPr>
          <w:t>XPathQualifier</w:t>
        </w:r>
        <w:r>
          <w:rPr>
            <w:color w:val="943634" w:themeColor="accent2" w:themeShade="BF"/>
          </w:rPr>
          <w:t>" type="</w:t>
        </w:r>
        <w:r>
          <w:rPr>
            <w:color w:val="244061" w:themeColor="accent1" w:themeShade="80"/>
          </w:rPr>
          <w:t>xs:anyURI</w:t>
        </w:r>
        <w:r>
          <w:rPr>
            <w:color w:val="943634" w:themeColor="accent2" w:themeShade="BF"/>
          </w:rPr>
          <w:t>" default="</w:t>
        </w:r>
        <w:r>
          <w:rPr>
            <w:color w:val="244061" w:themeColor="accent1" w:themeShade="80"/>
          </w:rPr>
          <w:t>http://www.w3.org/TR/2010/REC-xpath20-20101214/</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790716B" w14:textId="77777777" w:rsidR="00A71F46" w:rsidRDefault="00A71F46" w:rsidP="00A71F46">
      <w:pPr>
        <w:pStyle w:val="Code"/>
        <w:rPr>
          <w:ins w:id="2699" w:author="Andreas Kuehne" w:date="2019-05-31T12:40:00Z"/>
        </w:rPr>
      </w:pPr>
      <w:ins w:id="2700" w:author="Andreas Kuehne" w:date="2019-05-31T12:40:00Z">
        <w:r>
          <w:rPr>
            <w:color w:val="31849B" w:themeColor="accent5" w:themeShade="BF"/>
          </w:rPr>
          <w:t>&lt;/xs:complexType&gt;</w:t>
        </w:r>
      </w:ins>
    </w:p>
    <w:p w14:paraId="4B5BC094" w14:textId="77777777" w:rsidR="00A71F46" w:rsidRDefault="00A71F46" w:rsidP="00A71F46">
      <w:pPr>
        <w:spacing w:line="259" w:lineRule="auto"/>
        <w:rPr>
          <w:ins w:id="2701" w:author="Andreas Kuehne" w:date="2019-05-31T12:40:00Z"/>
        </w:rPr>
      </w:pPr>
      <w:ins w:id="2702" w:author="Andreas Kuehne" w:date="2019-05-31T12:40:00Z">
        <w:r>
          <w:t>Each child element of</w:t>
        </w:r>
        <w:r w:rsidRPr="71C71F8C">
          <w:t xml:space="preserve"> </w:t>
        </w:r>
        <w:r w:rsidRPr="002062A5">
          <w:rPr>
            <w:rFonts w:ascii="Courier New" w:eastAsia="Courier New" w:hAnsi="Courier New" w:cs="Courier New"/>
          </w:rPr>
          <w:t>SignaturePtrType</w:t>
        </w:r>
        <w:r w:rsidRPr="71C71F8C">
          <w:t xml:space="preserve"> </w:t>
        </w:r>
        <w:r>
          <w:t xml:space="preserve">XML element SHALL implement in XML syntax the sub-component that has a name equal to its local name. </w:t>
        </w:r>
      </w:ins>
      <w:customXmlInsRangeStart w:id="2703" w:author="Andreas Kuehne" w:date="2019-05-31T12:40:00Z"/>
      <w:sdt>
        <w:sdtPr>
          <w:tag w:val="dsb-SignaturePtrType.-xmlSchema"/>
          <w:id w:val="1555496824"/>
          <w:showingPlcHdr/>
        </w:sdtPr>
        <w:sdtContent>
          <w:customXmlInsRangeEnd w:id="2703"/>
          <w:ins w:id="2704" w:author="Andreas Kuehne" w:date="2019-05-31T12:40:00Z">
            <w:r>
              <w:rPr>
                <w:color w:val="19D131"/>
              </w:rPr>
              <w:t>[component SignaturePtr XML schema details]</w:t>
            </w:r>
          </w:ins>
          <w:customXmlInsRangeStart w:id="2705" w:author="Andreas Kuehne" w:date="2019-05-31T12:40:00Z"/>
        </w:sdtContent>
      </w:sdt>
      <w:customXmlInsRangeEnd w:id="2705"/>
    </w:p>
    <w:p w14:paraId="19F7DC23" w14:textId="77777777" w:rsidR="00A71F46" w:rsidRDefault="00A71F46" w:rsidP="00A71F46">
      <w:pPr>
        <w:pStyle w:val="berschrift3"/>
        <w:numPr>
          <w:ilvl w:val="2"/>
          <w:numId w:val="3"/>
        </w:numPr>
        <w:rPr>
          <w:ins w:id="2706" w:author="Andreas Kuehne" w:date="2019-05-31T12:40:00Z"/>
        </w:rPr>
      </w:pPr>
      <w:ins w:id="2707" w:author="Andreas Kuehne" w:date="2019-05-31T12:40:00Z">
        <w:r>
          <w:t>Component Result</w:t>
        </w:r>
      </w:ins>
    </w:p>
    <w:p w14:paraId="54C4F38B" w14:textId="77777777" w:rsidR="00A71F46" w:rsidRDefault="00A71F46" w:rsidP="00A71F46">
      <w:pPr>
        <w:rPr>
          <w:ins w:id="2708" w:author="Andreas Kuehne" w:date="2019-05-31T12:40:00Z"/>
        </w:rPr>
      </w:pPr>
      <w:customXmlInsRangeStart w:id="2709" w:author="Andreas Kuehne" w:date="2019-05-31T12:40:00Z"/>
      <w:sdt>
        <w:sdtPr>
          <w:tag w:val="dsb-ResultType.-normative"/>
          <w:id w:val="276065919"/>
        </w:sdtPr>
        <w:sdtContent>
          <w:customXmlInsRangeEnd w:id="2709"/>
          <w:ins w:id="2710" w:author="Andreas Kuehne" w:date="2019-05-31T12:40:00Z">
            <w:r w:rsidRPr="003A06D0">
              <w:rPr>
                <w:color w:val="19D131"/>
                <w:lang w:val="en-GB"/>
              </w:rPr>
              <w:t xml:space="preserve">The </w:t>
            </w:r>
            <w:r w:rsidRPr="003A06D0">
              <w:rPr>
                <w:rStyle w:val="Datatype"/>
                <w:lang w:val="en-GB"/>
              </w:rPr>
              <w:t>Result</w:t>
            </w:r>
            <w:r w:rsidRPr="003A06D0">
              <w:rPr>
                <w:color w:val="19D131"/>
                <w:lang w:val="en-GB"/>
              </w:rPr>
              <w:t xml:space="preserve"> element is returned with every response message.</w:t>
            </w:r>
          </w:ins>
          <w:customXmlInsRangeStart w:id="2711" w:author="Andreas Kuehne" w:date="2019-05-31T12:40:00Z"/>
        </w:sdtContent>
      </w:sdt>
      <w:customXmlInsRangeEnd w:id="2711"/>
    </w:p>
    <w:p w14:paraId="22C00A9E" w14:textId="77777777" w:rsidR="00A71F46" w:rsidRDefault="00A71F46" w:rsidP="00A71F46">
      <w:pPr>
        <w:rPr>
          <w:ins w:id="2712" w:author="Andreas Kuehne" w:date="2019-05-31T12:40:00Z"/>
        </w:rPr>
      </w:pPr>
      <w:ins w:id="2713" w:author="Andreas Kuehne" w:date="2019-05-31T12:40:00Z">
        <w:r>
          <w:t>Below follows a list of the sub-components that constitute this component:</w:t>
        </w:r>
      </w:ins>
    </w:p>
    <w:p w14:paraId="3C641130" w14:textId="77777777" w:rsidR="00A71F46" w:rsidRDefault="00A71F46" w:rsidP="00A71F46">
      <w:pPr>
        <w:pStyle w:val="Member"/>
        <w:rPr>
          <w:ins w:id="2714" w:author="Andreas Kuehne" w:date="2019-05-31T12:40:00Z"/>
        </w:rPr>
      </w:pPr>
      <w:ins w:id="2715" w:author="Andreas Kuehne" w:date="2019-05-31T12:40:00Z">
        <w:r>
          <w:t xml:space="preserve">The </w:t>
        </w:r>
        <w:r w:rsidRPr="35C1378D">
          <w:rPr>
            <w:rStyle w:val="Datatype"/>
          </w:rPr>
          <w:t>ResultMajor</w:t>
        </w:r>
        <w:r>
          <w:t xml:space="preserve"> element MUST contain one instance of a URI. Its value is limited to an item of the following set:</w:t>
        </w:r>
        <w:r>
          <w:br/>
        </w:r>
        <w:r>
          <w:rPr>
            <w:color w:val="244061" w:themeColor="accent1" w:themeShade="80"/>
          </w:rPr>
          <w:t>urn:oasis:names:tc:dss:1.0:resultmajor:Success</w:t>
        </w:r>
        <w:r>
          <w:br/>
        </w:r>
        <w:r>
          <w:rPr>
            <w:color w:val="244061" w:themeColor="accent1" w:themeShade="80"/>
          </w:rPr>
          <w:t>urn:oasis:names:tc:dss:1.0:resultmajor:RequesterError</w:t>
        </w:r>
        <w:r>
          <w:br/>
        </w:r>
        <w:r>
          <w:rPr>
            <w:color w:val="244061" w:themeColor="accent1" w:themeShade="80"/>
          </w:rPr>
          <w:t>urn:oasis:names:tc:dss:1.0:resultmajor:ResponderError</w:t>
        </w:r>
        <w:r>
          <w:br/>
        </w:r>
        <w:r>
          <w:rPr>
            <w:color w:val="244061" w:themeColor="accent1" w:themeShade="80"/>
          </w:rPr>
          <w:t>urn:oasis:names:tc:dss:1.0:resultmajor:InsufficientInformation</w:t>
        </w:r>
        <w:r>
          <w:br/>
        </w:r>
        <w:r>
          <w:rPr>
            <w:color w:val="244061" w:themeColor="accent1" w:themeShade="80"/>
          </w:rPr>
          <w:t>urn:oasis:names:tc:dss:1.0:profiles:asynchronousprocessing:resultmajor:Pending</w:t>
        </w:r>
        <w:r>
          <w:br/>
        </w:r>
      </w:ins>
      <w:customXmlInsRangeStart w:id="2716" w:author="Andreas Kuehne" w:date="2019-05-31T12:40:00Z"/>
      <w:sdt>
        <w:sdtPr>
          <w:alias w:val="dsb-ResultType.maj"/>
          <w:tag w:val="dsb-ResultType.ResultMajor"/>
          <w:id w:val="1306667546"/>
        </w:sdtPr>
        <w:sdtContent>
          <w:customXmlInsRangeEnd w:id="2716"/>
          <w:ins w:id="2717" w:author="Andreas Kuehne" w:date="2019-05-31T12:40:00Z">
            <w:r w:rsidRPr="003A06D0">
              <w:rPr>
                <w:color w:val="19D131"/>
                <w:lang w:val="en-GB"/>
              </w:rPr>
              <w:t xml:space="preserve">The </w:t>
            </w:r>
            <w:r w:rsidRPr="003A06D0">
              <w:rPr>
                <w:rStyle w:val="Datatype"/>
                <w:lang w:val="en-GB"/>
              </w:rPr>
              <w:t>ResultMajor</w:t>
            </w:r>
            <w:r w:rsidRPr="003A06D0">
              <w:rPr>
                <w:color w:val="19D131"/>
                <w:lang w:val="en-GB"/>
              </w:rPr>
              <w:t xml:space="preserve"> element describes the most significant component of the result code. The set values MAY be extended.</w:t>
            </w:r>
          </w:ins>
          <w:customXmlInsRangeStart w:id="2718" w:author="Andreas Kuehne" w:date="2019-05-31T12:40:00Z"/>
        </w:sdtContent>
      </w:sdt>
      <w:customXmlInsRangeEnd w:id="2718"/>
    </w:p>
    <w:p w14:paraId="65F42458" w14:textId="77777777" w:rsidR="00A71F46" w:rsidRDefault="00A71F46" w:rsidP="00A71F46">
      <w:pPr>
        <w:pStyle w:val="Member"/>
        <w:rPr>
          <w:ins w:id="2719" w:author="Andreas Kuehne" w:date="2019-05-31T12:40:00Z"/>
        </w:rPr>
      </w:pPr>
      <w:ins w:id="2720" w:author="Andreas Kuehne" w:date="2019-05-31T12:40:00Z">
        <w:r>
          <w:t xml:space="preserve">The OPTIONAL </w:t>
        </w:r>
        <w:r w:rsidRPr="35C1378D">
          <w:rPr>
            <w:rStyle w:val="Datatype"/>
          </w:rPr>
          <w:t>ResultMinor</w:t>
        </w:r>
        <w:r>
          <w:t xml:space="preserve"> element, if present, MUST contain a URI. </w:t>
        </w:r>
      </w:ins>
      <w:customXmlInsRangeStart w:id="2721" w:author="Andreas Kuehne" w:date="2019-05-31T12:40:00Z"/>
      <w:sdt>
        <w:sdtPr>
          <w:alias w:val="dsb-ResultType.min"/>
          <w:tag w:val="dsb-ResultType.ResultMinor"/>
          <w:id w:val="-2071491137"/>
        </w:sdtPr>
        <w:sdtContent>
          <w:customXmlInsRangeEnd w:id="2721"/>
          <w:customXmlInsRangeStart w:id="2722" w:author="Andreas Kuehne" w:date="2019-05-31T12:40:00Z"/>
        </w:sdtContent>
      </w:sdt>
      <w:customXmlInsRangeEnd w:id="2722"/>
    </w:p>
    <w:p w14:paraId="62232FDD" w14:textId="77777777" w:rsidR="00A71F46" w:rsidRDefault="00A71F46" w:rsidP="00A71F46">
      <w:pPr>
        <w:pStyle w:val="Member"/>
        <w:rPr>
          <w:ins w:id="2723" w:author="Andreas Kuehne" w:date="2019-05-31T12:40:00Z"/>
        </w:rPr>
      </w:pPr>
      <w:ins w:id="2724" w:author="Andreas Kuehne" w:date="2019-05-31T12:40:00Z">
        <w:r>
          <w:t xml:space="preserve">The OPTIONAL </w:t>
        </w:r>
        <w:r w:rsidRPr="35C1378D">
          <w:rPr>
            <w:rStyle w:val="Datatype"/>
          </w:rPr>
          <w:t>ResultMessage</w:t>
        </w:r>
        <w:r>
          <w:t xml:space="preserve"> element, if present, 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ins>
      <w:customXmlInsRangeStart w:id="2725" w:author="Andreas Kuehne" w:date="2019-05-31T12:40:00Z"/>
      <w:sdt>
        <w:sdtPr>
          <w:alias w:val="dsb-ResultType.msg"/>
          <w:tag w:val="dsb-ResultType.ResultMessage"/>
          <w:id w:val="1170909429"/>
        </w:sdtPr>
        <w:sdtContent>
          <w:customXmlInsRangeEnd w:id="2725"/>
          <w:ins w:id="2726" w:author="Andreas Kuehne" w:date="2019-05-31T12:40:00Z">
            <w:r w:rsidRPr="003A06D0">
              <w:rPr>
                <w:color w:val="19D131"/>
                <w:lang w:val="en-GB"/>
              </w:rPr>
              <w:t>It represents a message which MAY be returned to an operator, logged by the client, used for debugging, etc.</w:t>
            </w:r>
          </w:ins>
          <w:customXmlInsRangeStart w:id="2727" w:author="Andreas Kuehne" w:date="2019-05-31T12:40:00Z"/>
        </w:sdtContent>
      </w:sdt>
      <w:customXmlInsRangeEnd w:id="2727"/>
    </w:p>
    <w:p w14:paraId="7AF020B3" w14:textId="77777777" w:rsidR="00A71F46" w:rsidRDefault="00A71F46" w:rsidP="00A71F46">
      <w:pPr>
        <w:pStyle w:val="Member"/>
        <w:rPr>
          <w:ins w:id="2728" w:author="Andreas Kuehne" w:date="2019-05-31T12:40:00Z"/>
        </w:rPr>
      </w:pPr>
      <w:ins w:id="2729" w:author="Andreas Kuehne" w:date="2019-05-31T12:40:00Z">
        <w:r>
          <w:t xml:space="preserve">The OPTIONAL </w:t>
        </w:r>
        <w:r w:rsidRPr="35C1378D">
          <w:rPr>
            <w:rStyle w:val="Datatype"/>
          </w:rPr>
          <w:t>ProblemReference</w:t>
        </w:r>
        <w:r>
          <w:t xml:space="preserve"> element, if present, MUST contain a string. </w:t>
        </w:r>
      </w:ins>
      <w:customXmlInsRangeStart w:id="2730" w:author="Andreas Kuehne" w:date="2019-05-31T12:40:00Z"/>
      <w:sdt>
        <w:sdtPr>
          <w:alias w:val="dsb-ResultType.pRef"/>
          <w:tag w:val="dsb-ResultType.ProblemReference"/>
          <w:id w:val="640314289"/>
        </w:sdtPr>
        <w:sdtContent>
          <w:customXmlInsRangeEnd w:id="2730"/>
          <w:ins w:id="2731" w:author="Andreas Kuehne" w:date="2019-05-31T12:40:00Z">
            <w:r w:rsidRPr="003A06D0">
              <w:rPr>
                <w:color w:val="19D131"/>
                <w:lang w:val="en-GB"/>
              </w:rPr>
              <w:t xml:space="preserve">In the case of processing problems,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t>
            </w:r>
          </w:ins>
          <w:customXmlInsRangeStart w:id="2732" w:author="Andreas Kuehne" w:date="2019-05-31T12:40:00Z"/>
        </w:sdtContent>
      </w:sdt>
      <w:customXmlInsRangeEnd w:id="2732"/>
    </w:p>
    <w:p w14:paraId="6923770C" w14:textId="77777777" w:rsidR="00A71F46" w:rsidRDefault="00A71F46" w:rsidP="00A71F46">
      <w:pPr>
        <w:pStyle w:val="Non-normativeCommentHeading"/>
        <w:rPr>
          <w:ins w:id="2733" w:author="Andreas Kuehne" w:date="2019-05-31T12:40:00Z"/>
        </w:rPr>
      </w:pPr>
      <w:ins w:id="2734" w:author="Andreas Kuehne" w:date="2019-05-31T12:40:00Z">
        <w:r>
          <w:t>Non-normative Comment:</w:t>
        </w:r>
      </w:ins>
    </w:p>
    <w:p w14:paraId="109B09AA" w14:textId="77777777" w:rsidR="00A71F46" w:rsidRDefault="00A71F46" w:rsidP="00A71F46">
      <w:pPr>
        <w:pStyle w:val="Non-normativeComment"/>
        <w:rPr>
          <w:ins w:id="2735" w:author="Andreas Kuehne" w:date="2019-05-31T12:40:00Z"/>
        </w:rPr>
      </w:pPr>
      <w:customXmlInsRangeStart w:id="2736" w:author="Andreas Kuehne" w:date="2019-05-31T12:40:00Z"/>
      <w:sdt>
        <w:sdtPr>
          <w:tag w:val="dsb-ResultType.-nonNormative"/>
          <w:id w:val="-1091931430"/>
          <w:showingPlcHdr/>
        </w:sdtPr>
        <w:sdtContent>
          <w:customXmlInsRangeEnd w:id="2736"/>
          <w:ins w:id="2737" w:author="Andreas Kuehne" w:date="2019-05-31T12:40:00Z">
            <w:r>
              <w:rPr>
                <w:color w:val="19D131"/>
              </w:rPr>
              <w:t>[component Result non normative details]</w:t>
            </w:r>
          </w:ins>
          <w:customXmlInsRangeStart w:id="2738" w:author="Andreas Kuehne" w:date="2019-05-31T12:40:00Z"/>
        </w:sdtContent>
      </w:sdt>
      <w:customXmlInsRangeEnd w:id="2738"/>
    </w:p>
    <w:p w14:paraId="26CE6D5D" w14:textId="77777777" w:rsidR="00A71F46" w:rsidRDefault="00A71F46" w:rsidP="00A71F46">
      <w:pPr>
        <w:pStyle w:val="berschrift4"/>
        <w:numPr>
          <w:ilvl w:val="3"/>
          <w:numId w:val="3"/>
        </w:numPr>
        <w:rPr>
          <w:ins w:id="2739" w:author="Andreas Kuehne" w:date="2019-05-31T12:40:00Z"/>
        </w:rPr>
      </w:pPr>
      <w:ins w:id="2740" w:author="Andreas Kuehne" w:date="2019-05-31T12:40:00Z">
        <w:r>
          <w:t>Result – JSON Syntax</w:t>
        </w:r>
      </w:ins>
    </w:p>
    <w:p w14:paraId="584661E0" w14:textId="77777777" w:rsidR="00A71F46" w:rsidRPr="0248A3D1" w:rsidRDefault="00A71F46" w:rsidP="00A71F46">
      <w:pPr>
        <w:rPr>
          <w:ins w:id="2741" w:author="Andreas Kuehne" w:date="2019-05-31T12:40:00Z"/>
        </w:rPr>
      </w:pPr>
      <w:ins w:id="2742"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Result</w:t>
        </w:r>
        <w:r>
          <w:t xml:space="preserve"> component.</w:t>
        </w:r>
      </w:ins>
    </w:p>
    <w:p w14:paraId="1F25A718" w14:textId="77777777" w:rsidR="00A71F46" w:rsidRPr="C2430093" w:rsidRDefault="00A71F46" w:rsidP="00A71F46">
      <w:pPr>
        <w:spacing w:line="259" w:lineRule="auto"/>
        <w:rPr>
          <w:ins w:id="2743" w:author="Andreas Kuehne" w:date="2019-05-31T12:40:00Z"/>
          <w:rFonts w:eastAsia="Arial" w:cs="Arial"/>
          <w:sz w:val="22"/>
          <w:szCs w:val="22"/>
        </w:rPr>
      </w:pPr>
      <w:ins w:id="27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38"/>
        <w:gridCol w:w="3065"/>
        <w:gridCol w:w="2947"/>
      </w:tblGrid>
      <w:tr w:rsidR="00A71F46" w14:paraId="1BB43D12" w14:textId="77777777" w:rsidTr="00A71F46">
        <w:trPr>
          <w:cnfStyle w:val="100000000000" w:firstRow="1" w:lastRow="0" w:firstColumn="0" w:lastColumn="0" w:oddVBand="0" w:evenVBand="0" w:oddHBand="0" w:evenHBand="0" w:firstRowFirstColumn="0" w:firstRowLastColumn="0" w:lastRowFirstColumn="0" w:lastRowLastColumn="0"/>
          <w:ins w:id="27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87F999" w14:textId="77777777" w:rsidR="00A71F46" w:rsidRDefault="00A71F46" w:rsidP="00A71F46">
            <w:pPr>
              <w:pStyle w:val="Beschriftung"/>
              <w:rPr>
                <w:ins w:id="2746" w:author="Andreas Kuehne" w:date="2019-05-31T12:40:00Z"/>
              </w:rPr>
            </w:pPr>
            <w:ins w:id="2747" w:author="Andreas Kuehne" w:date="2019-05-31T12:40:00Z">
              <w:r>
                <w:t>Element</w:t>
              </w:r>
            </w:ins>
          </w:p>
        </w:tc>
        <w:tc>
          <w:tcPr>
            <w:tcW w:w="4675" w:type="dxa"/>
          </w:tcPr>
          <w:p w14:paraId="357F0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48" w:author="Andreas Kuehne" w:date="2019-05-31T12:40:00Z"/>
              </w:rPr>
            </w:pPr>
            <w:ins w:id="2749" w:author="Andreas Kuehne" w:date="2019-05-31T12:40:00Z">
              <w:r>
                <w:t>Implementing JSON member name</w:t>
              </w:r>
            </w:ins>
          </w:p>
        </w:tc>
        <w:tc>
          <w:tcPr>
            <w:tcW w:w="4675" w:type="dxa"/>
          </w:tcPr>
          <w:p w14:paraId="6530C9A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50" w:author="Andreas Kuehne" w:date="2019-05-31T12:40:00Z"/>
              </w:rPr>
            </w:pPr>
            <w:ins w:id="2751" w:author="Andreas Kuehne" w:date="2019-05-31T12:40:00Z">
              <w:r>
                <w:t>Comments</w:t>
              </w:r>
            </w:ins>
          </w:p>
        </w:tc>
      </w:tr>
      <w:tr w:rsidR="00A71F46" w14:paraId="743AA632" w14:textId="77777777" w:rsidTr="00A71F46">
        <w:trPr>
          <w:ins w:id="27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97A09F" w14:textId="77777777" w:rsidR="00A71F46" w:rsidRPr="002062A5" w:rsidRDefault="00A71F46" w:rsidP="00A71F46">
            <w:pPr>
              <w:pStyle w:val="Beschriftung"/>
              <w:rPr>
                <w:ins w:id="2753" w:author="Andreas Kuehne" w:date="2019-05-31T12:40:00Z"/>
                <w:rStyle w:val="Datatype"/>
                <w:b w:val="0"/>
                <w:bCs w:val="0"/>
              </w:rPr>
            </w:pPr>
            <w:ins w:id="2754" w:author="Andreas Kuehne" w:date="2019-05-31T12:40:00Z">
              <w:r w:rsidRPr="002062A5">
                <w:rPr>
                  <w:rStyle w:val="Datatype"/>
                </w:rPr>
                <w:t>ResultMajor</w:t>
              </w:r>
            </w:ins>
          </w:p>
        </w:tc>
        <w:tc>
          <w:tcPr>
            <w:tcW w:w="4675" w:type="dxa"/>
          </w:tcPr>
          <w:p w14:paraId="0FF9DFB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55" w:author="Andreas Kuehne" w:date="2019-05-31T12:40:00Z"/>
                <w:rStyle w:val="Datatype"/>
              </w:rPr>
            </w:pPr>
            <w:ins w:id="2756" w:author="Andreas Kuehne" w:date="2019-05-31T12:40:00Z">
              <w:r w:rsidRPr="002062A5">
                <w:rPr>
                  <w:rStyle w:val="Datatype"/>
                </w:rPr>
                <w:t>maj</w:t>
              </w:r>
            </w:ins>
          </w:p>
        </w:tc>
        <w:tc>
          <w:tcPr>
            <w:tcW w:w="4675" w:type="dxa"/>
          </w:tcPr>
          <w:p w14:paraId="0008FF6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757" w:author="Andreas Kuehne" w:date="2019-05-31T12:40:00Z"/>
              </w:rPr>
            </w:pPr>
            <w:customXmlInsRangeStart w:id="2758" w:author="Andreas Kuehne" w:date="2019-05-31T12:40:00Z"/>
            <w:sdt>
              <w:sdtPr>
                <w:alias w:val="dsb-ResultType.maj"/>
                <w:tag w:val="dsb-ResultType.-jsonComment.ResultMajor"/>
                <w:id w:val="1748684814"/>
                <w:showingPlcHdr/>
              </w:sdtPr>
              <w:sdtContent>
                <w:customXmlInsRangeEnd w:id="2758"/>
                <w:ins w:id="2759" w:author="Andreas Kuehne" w:date="2019-05-31T12:40:00Z">
                  <w:r>
                    <w:rPr>
                      <w:color w:val="19D131"/>
                    </w:rPr>
                    <w:t>[]</w:t>
                  </w:r>
                </w:ins>
                <w:customXmlInsRangeStart w:id="2760" w:author="Andreas Kuehne" w:date="2019-05-31T12:40:00Z"/>
              </w:sdtContent>
            </w:sdt>
            <w:customXmlInsRangeEnd w:id="2760"/>
          </w:p>
        </w:tc>
      </w:tr>
      <w:tr w:rsidR="00A71F46" w14:paraId="31A0D690" w14:textId="77777777" w:rsidTr="00A71F46">
        <w:trPr>
          <w:ins w:id="27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06CA93" w14:textId="77777777" w:rsidR="00A71F46" w:rsidRPr="002062A5" w:rsidRDefault="00A71F46" w:rsidP="00A71F46">
            <w:pPr>
              <w:pStyle w:val="Beschriftung"/>
              <w:rPr>
                <w:ins w:id="2762" w:author="Andreas Kuehne" w:date="2019-05-31T12:40:00Z"/>
                <w:rStyle w:val="Datatype"/>
                <w:b w:val="0"/>
                <w:bCs w:val="0"/>
              </w:rPr>
            </w:pPr>
            <w:ins w:id="2763" w:author="Andreas Kuehne" w:date="2019-05-31T12:40:00Z">
              <w:r w:rsidRPr="002062A5">
                <w:rPr>
                  <w:rStyle w:val="Datatype"/>
                </w:rPr>
                <w:t>ResultMinor</w:t>
              </w:r>
            </w:ins>
          </w:p>
        </w:tc>
        <w:tc>
          <w:tcPr>
            <w:tcW w:w="4675" w:type="dxa"/>
          </w:tcPr>
          <w:p w14:paraId="649614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64" w:author="Andreas Kuehne" w:date="2019-05-31T12:40:00Z"/>
                <w:rStyle w:val="Datatype"/>
              </w:rPr>
            </w:pPr>
            <w:ins w:id="2765" w:author="Andreas Kuehne" w:date="2019-05-31T12:40:00Z">
              <w:r w:rsidRPr="002062A5">
                <w:rPr>
                  <w:rStyle w:val="Datatype"/>
                </w:rPr>
                <w:t>min</w:t>
              </w:r>
            </w:ins>
          </w:p>
        </w:tc>
        <w:tc>
          <w:tcPr>
            <w:tcW w:w="4675" w:type="dxa"/>
          </w:tcPr>
          <w:p w14:paraId="6CA283A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766" w:author="Andreas Kuehne" w:date="2019-05-31T12:40:00Z"/>
              </w:rPr>
            </w:pPr>
            <w:customXmlInsRangeStart w:id="2767" w:author="Andreas Kuehne" w:date="2019-05-31T12:40:00Z"/>
            <w:sdt>
              <w:sdtPr>
                <w:alias w:val="dsb-ResultType.min"/>
                <w:tag w:val="dsb-ResultType.-jsonComment.ResultMinor"/>
                <w:id w:val="591749203"/>
                <w:showingPlcHdr/>
              </w:sdtPr>
              <w:sdtContent>
                <w:customXmlInsRangeEnd w:id="2767"/>
                <w:ins w:id="2768" w:author="Andreas Kuehne" w:date="2019-05-31T12:40:00Z">
                  <w:r>
                    <w:rPr>
                      <w:color w:val="19D131"/>
                    </w:rPr>
                    <w:t>[]</w:t>
                  </w:r>
                </w:ins>
                <w:customXmlInsRangeStart w:id="2769" w:author="Andreas Kuehne" w:date="2019-05-31T12:40:00Z"/>
              </w:sdtContent>
            </w:sdt>
            <w:customXmlInsRangeEnd w:id="2769"/>
          </w:p>
        </w:tc>
      </w:tr>
      <w:tr w:rsidR="00A71F46" w14:paraId="6339806F" w14:textId="77777777" w:rsidTr="00A71F46">
        <w:trPr>
          <w:ins w:id="27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41DC5" w14:textId="77777777" w:rsidR="00A71F46" w:rsidRPr="002062A5" w:rsidRDefault="00A71F46" w:rsidP="00A71F46">
            <w:pPr>
              <w:pStyle w:val="Beschriftung"/>
              <w:rPr>
                <w:ins w:id="2771" w:author="Andreas Kuehne" w:date="2019-05-31T12:40:00Z"/>
                <w:rStyle w:val="Datatype"/>
                <w:b w:val="0"/>
                <w:bCs w:val="0"/>
              </w:rPr>
            </w:pPr>
            <w:ins w:id="2772" w:author="Andreas Kuehne" w:date="2019-05-31T12:40:00Z">
              <w:r w:rsidRPr="002062A5">
                <w:rPr>
                  <w:rStyle w:val="Datatype"/>
                </w:rPr>
                <w:t>ResultMessage</w:t>
              </w:r>
            </w:ins>
          </w:p>
        </w:tc>
        <w:tc>
          <w:tcPr>
            <w:tcW w:w="4675" w:type="dxa"/>
          </w:tcPr>
          <w:p w14:paraId="7006BE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73" w:author="Andreas Kuehne" w:date="2019-05-31T12:40:00Z"/>
                <w:rStyle w:val="Datatype"/>
              </w:rPr>
            </w:pPr>
            <w:ins w:id="2774" w:author="Andreas Kuehne" w:date="2019-05-31T12:40:00Z">
              <w:r w:rsidRPr="002062A5">
                <w:rPr>
                  <w:rStyle w:val="Datatype"/>
                </w:rPr>
                <w:t>msg</w:t>
              </w:r>
            </w:ins>
          </w:p>
        </w:tc>
        <w:tc>
          <w:tcPr>
            <w:tcW w:w="4675" w:type="dxa"/>
          </w:tcPr>
          <w:p w14:paraId="4DCD977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775" w:author="Andreas Kuehne" w:date="2019-05-31T12:40:00Z"/>
              </w:rPr>
            </w:pPr>
            <w:customXmlInsRangeStart w:id="2776" w:author="Andreas Kuehne" w:date="2019-05-31T12:40:00Z"/>
            <w:sdt>
              <w:sdtPr>
                <w:alias w:val="dsb-ResultType.msg"/>
                <w:tag w:val="dsb-ResultType.-jsonComment.ResultMessage"/>
                <w:id w:val="-1504198689"/>
                <w:showingPlcHdr/>
              </w:sdtPr>
              <w:sdtContent>
                <w:customXmlInsRangeEnd w:id="2776"/>
                <w:ins w:id="2777" w:author="Andreas Kuehne" w:date="2019-05-31T12:40:00Z">
                  <w:r>
                    <w:rPr>
                      <w:color w:val="19D131"/>
                    </w:rPr>
                    <w:t>[]</w:t>
                  </w:r>
                </w:ins>
                <w:customXmlInsRangeStart w:id="2778" w:author="Andreas Kuehne" w:date="2019-05-31T12:40:00Z"/>
              </w:sdtContent>
            </w:sdt>
            <w:customXmlInsRangeEnd w:id="2778"/>
          </w:p>
        </w:tc>
      </w:tr>
      <w:tr w:rsidR="00A71F46" w14:paraId="7E186AA6" w14:textId="77777777" w:rsidTr="00A71F46">
        <w:trPr>
          <w:ins w:id="27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00FCFD" w14:textId="77777777" w:rsidR="00A71F46" w:rsidRPr="002062A5" w:rsidRDefault="00A71F46" w:rsidP="00A71F46">
            <w:pPr>
              <w:pStyle w:val="Beschriftung"/>
              <w:rPr>
                <w:ins w:id="2780" w:author="Andreas Kuehne" w:date="2019-05-31T12:40:00Z"/>
                <w:rStyle w:val="Datatype"/>
                <w:b w:val="0"/>
                <w:bCs w:val="0"/>
              </w:rPr>
            </w:pPr>
            <w:ins w:id="2781" w:author="Andreas Kuehne" w:date="2019-05-31T12:40:00Z">
              <w:r w:rsidRPr="002062A5">
                <w:rPr>
                  <w:rStyle w:val="Datatype"/>
                </w:rPr>
                <w:t>ProblemReference</w:t>
              </w:r>
            </w:ins>
          </w:p>
        </w:tc>
        <w:tc>
          <w:tcPr>
            <w:tcW w:w="4675" w:type="dxa"/>
          </w:tcPr>
          <w:p w14:paraId="30F647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82" w:author="Andreas Kuehne" w:date="2019-05-31T12:40:00Z"/>
                <w:rStyle w:val="Datatype"/>
              </w:rPr>
            </w:pPr>
            <w:ins w:id="2783" w:author="Andreas Kuehne" w:date="2019-05-31T12:40:00Z">
              <w:r w:rsidRPr="002062A5">
                <w:rPr>
                  <w:rStyle w:val="Datatype"/>
                </w:rPr>
                <w:t>pRef</w:t>
              </w:r>
            </w:ins>
          </w:p>
        </w:tc>
        <w:tc>
          <w:tcPr>
            <w:tcW w:w="4675" w:type="dxa"/>
          </w:tcPr>
          <w:p w14:paraId="732218A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2784" w:author="Andreas Kuehne" w:date="2019-05-31T12:40:00Z"/>
              </w:rPr>
            </w:pPr>
            <w:customXmlInsRangeStart w:id="2785" w:author="Andreas Kuehne" w:date="2019-05-31T12:40:00Z"/>
            <w:sdt>
              <w:sdtPr>
                <w:alias w:val="dsb-ResultType.pRef"/>
                <w:tag w:val="dsb-ResultType.-jsonComment.ProblemReference"/>
                <w:id w:val="965626188"/>
                <w:showingPlcHdr/>
              </w:sdtPr>
              <w:sdtContent>
                <w:customXmlInsRangeEnd w:id="2785"/>
                <w:ins w:id="2786" w:author="Andreas Kuehne" w:date="2019-05-31T12:40:00Z">
                  <w:r>
                    <w:rPr>
                      <w:color w:val="19D131"/>
                    </w:rPr>
                    <w:t>[]</w:t>
                  </w:r>
                </w:ins>
                <w:customXmlInsRangeStart w:id="2787" w:author="Andreas Kuehne" w:date="2019-05-31T12:40:00Z"/>
              </w:sdtContent>
            </w:sdt>
            <w:customXmlInsRangeEnd w:id="2787"/>
          </w:p>
        </w:tc>
      </w:tr>
    </w:tbl>
    <w:p w14:paraId="09C05420" w14:textId="77777777" w:rsidR="00A71F46" w:rsidRPr="0202B381" w:rsidRDefault="00A71F46" w:rsidP="00A71F46">
      <w:pPr>
        <w:rPr>
          <w:ins w:id="2788" w:author="Andreas Kuehne" w:date="2019-05-31T12:40:00Z"/>
        </w:rPr>
      </w:pPr>
      <w:ins w:id="2789"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67FFCE" w14:textId="77777777" w:rsidR="00A71F46" w:rsidRDefault="00A71F46" w:rsidP="00A71F46">
      <w:pPr>
        <w:pStyle w:val="Code"/>
        <w:spacing w:line="259" w:lineRule="auto"/>
        <w:rPr>
          <w:ins w:id="2790" w:author="Andreas Kuehne" w:date="2019-05-31T12:40:00Z"/>
        </w:rPr>
      </w:pPr>
      <w:ins w:id="2791" w:author="Andreas Kuehne" w:date="2019-05-31T12:40:00Z">
        <w:r>
          <w:rPr>
            <w:color w:val="31849B" w:themeColor="accent5" w:themeShade="BF"/>
          </w:rPr>
          <w:lastRenderedPageBreak/>
          <w:t>"dsb-ResultType"</w:t>
        </w:r>
        <w:r>
          <w:t>: {</w:t>
        </w:r>
      </w:ins>
    </w:p>
    <w:p w14:paraId="5ACD53CE" w14:textId="77777777" w:rsidR="00A71F46" w:rsidRDefault="00A71F46" w:rsidP="00A71F46">
      <w:pPr>
        <w:pStyle w:val="Code"/>
        <w:spacing w:line="259" w:lineRule="auto"/>
        <w:rPr>
          <w:ins w:id="2792" w:author="Andreas Kuehne" w:date="2019-05-31T12:40:00Z"/>
        </w:rPr>
      </w:pPr>
      <w:ins w:id="2793" w:author="Andreas Kuehne" w:date="2019-05-31T12:40:00Z">
        <w:r>
          <w:rPr>
            <w:color w:val="31849B" w:themeColor="accent5" w:themeShade="BF"/>
          </w:rPr>
          <w:t xml:space="preserve">  "type"</w:t>
        </w:r>
        <w:r>
          <w:t xml:space="preserve">: </w:t>
        </w:r>
        <w:r>
          <w:rPr>
            <w:color w:val="244061" w:themeColor="accent1" w:themeShade="80"/>
          </w:rPr>
          <w:t>"object",</w:t>
        </w:r>
      </w:ins>
    </w:p>
    <w:p w14:paraId="1214FB1A" w14:textId="77777777" w:rsidR="00A71F46" w:rsidRDefault="00A71F46" w:rsidP="00A71F46">
      <w:pPr>
        <w:pStyle w:val="Code"/>
        <w:spacing w:line="259" w:lineRule="auto"/>
        <w:rPr>
          <w:ins w:id="2794" w:author="Andreas Kuehne" w:date="2019-05-31T12:40:00Z"/>
        </w:rPr>
      </w:pPr>
      <w:ins w:id="2795" w:author="Andreas Kuehne" w:date="2019-05-31T12:40:00Z">
        <w:r>
          <w:rPr>
            <w:color w:val="31849B" w:themeColor="accent5" w:themeShade="BF"/>
          </w:rPr>
          <w:t xml:space="preserve">  "properties"</w:t>
        </w:r>
        <w:r>
          <w:t>: {</w:t>
        </w:r>
      </w:ins>
    </w:p>
    <w:p w14:paraId="49F1D230" w14:textId="77777777" w:rsidR="00A71F46" w:rsidRDefault="00A71F46" w:rsidP="00A71F46">
      <w:pPr>
        <w:pStyle w:val="Code"/>
        <w:spacing w:line="259" w:lineRule="auto"/>
        <w:rPr>
          <w:ins w:id="2796" w:author="Andreas Kuehne" w:date="2019-05-31T12:40:00Z"/>
        </w:rPr>
      </w:pPr>
      <w:ins w:id="2797" w:author="Andreas Kuehne" w:date="2019-05-31T12:40:00Z">
        <w:r>
          <w:rPr>
            <w:color w:val="31849B" w:themeColor="accent5" w:themeShade="BF"/>
          </w:rPr>
          <w:t xml:space="preserve">    "maj"</w:t>
        </w:r>
        <w:r>
          <w:t>: {</w:t>
        </w:r>
      </w:ins>
    </w:p>
    <w:p w14:paraId="5D1948B0" w14:textId="77777777" w:rsidR="00A71F46" w:rsidRDefault="00A71F46" w:rsidP="00A71F46">
      <w:pPr>
        <w:pStyle w:val="Code"/>
        <w:spacing w:line="259" w:lineRule="auto"/>
        <w:rPr>
          <w:ins w:id="2798" w:author="Andreas Kuehne" w:date="2019-05-31T12:40:00Z"/>
        </w:rPr>
      </w:pPr>
      <w:ins w:id="2799" w:author="Andreas Kuehne" w:date="2019-05-31T12:40:00Z">
        <w:r>
          <w:rPr>
            <w:color w:val="31849B" w:themeColor="accent5" w:themeShade="BF"/>
          </w:rPr>
          <w:t xml:space="preserve">      "type"</w:t>
        </w:r>
        <w:r>
          <w:t xml:space="preserve">: </w:t>
        </w:r>
        <w:r>
          <w:rPr>
            <w:color w:val="244061" w:themeColor="accent1" w:themeShade="80"/>
          </w:rPr>
          <w:t>"string",</w:t>
        </w:r>
      </w:ins>
    </w:p>
    <w:p w14:paraId="2E066C31" w14:textId="77777777" w:rsidR="00A71F46" w:rsidRDefault="00A71F46" w:rsidP="00A71F46">
      <w:pPr>
        <w:pStyle w:val="Code"/>
        <w:spacing w:line="259" w:lineRule="auto"/>
        <w:rPr>
          <w:ins w:id="2800" w:author="Andreas Kuehne" w:date="2019-05-31T12:40:00Z"/>
        </w:rPr>
      </w:pPr>
      <w:ins w:id="2801" w:author="Andreas Kuehne" w:date="2019-05-31T12:40:00Z">
        <w:r>
          <w:rPr>
            <w:color w:val="31849B" w:themeColor="accent5" w:themeShade="BF"/>
          </w:rPr>
          <w:t xml:space="preserve">      "enum"</w:t>
        </w:r>
        <w:r>
          <w:t>: [</w:t>
        </w:r>
        <w:r>
          <w:rPr>
            <w:color w:val="244061" w:themeColor="accent1" w:themeShade="80"/>
          </w:rPr>
          <w:t>"urn:oasis:names:tc:dss:1.0:resultmajor:Success", "urn:oasis:names:tc:dss:1.0:resultmajor:RequesterError", "urn:oasis:names:tc:dss:1.0:resultmajor:ResponderError", "urn:oasis:names:tc:dss:1.0:resultmajor:InsufficientInformation", "urn:oasis:names:tc:dss:1.0:profiles:asynchronousprocessing:resultmajor:Pending"</w:t>
        </w:r>
        <w:r>
          <w:t>]</w:t>
        </w:r>
      </w:ins>
    </w:p>
    <w:p w14:paraId="47716EFD" w14:textId="77777777" w:rsidR="00A71F46" w:rsidRDefault="00A71F46" w:rsidP="00A71F46">
      <w:pPr>
        <w:pStyle w:val="Code"/>
        <w:spacing w:line="259" w:lineRule="auto"/>
        <w:rPr>
          <w:ins w:id="2802" w:author="Andreas Kuehne" w:date="2019-05-31T12:40:00Z"/>
        </w:rPr>
      </w:pPr>
      <w:ins w:id="2803" w:author="Andreas Kuehne" w:date="2019-05-31T12:40:00Z">
        <w:r>
          <w:t xml:space="preserve">    },</w:t>
        </w:r>
      </w:ins>
    </w:p>
    <w:p w14:paraId="65BBBBEC" w14:textId="77777777" w:rsidR="00A71F46" w:rsidRDefault="00A71F46" w:rsidP="00A71F46">
      <w:pPr>
        <w:pStyle w:val="Code"/>
        <w:spacing w:line="259" w:lineRule="auto"/>
        <w:rPr>
          <w:ins w:id="2804" w:author="Andreas Kuehne" w:date="2019-05-31T12:40:00Z"/>
        </w:rPr>
      </w:pPr>
      <w:ins w:id="2805" w:author="Andreas Kuehne" w:date="2019-05-31T12:40:00Z">
        <w:r>
          <w:rPr>
            <w:color w:val="31849B" w:themeColor="accent5" w:themeShade="BF"/>
          </w:rPr>
          <w:t xml:space="preserve">    "min"</w:t>
        </w:r>
        <w:r>
          <w:t>: {</w:t>
        </w:r>
      </w:ins>
    </w:p>
    <w:p w14:paraId="6E2528AB" w14:textId="77777777" w:rsidR="00A71F46" w:rsidRDefault="00A71F46" w:rsidP="00A71F46">
      <w:pPr>
        <w:pStyle w:val="Code"/>
        <w:spacing w:line="259" w:lineRule="auto"/>
        <w:rPr>
          <w:ins w:id="2806" w:author="Andreas Kuehne" w:date="2019-05-31T12:40:00Z"/>
        </w:rPr>
      </w:pPr>
      <w:ins w:id="2807" w:author="Andreas Kuehne" w:date="2019-05-31T12:40:00Z">
        <w:r>
          <w:rPr>
            <w:color w:val="31849B" w:themeColor="accent5" w:themeShade="BF"/>
          </w:rPr>
          <w:t xml:space="preserve">      "type"</w:t>
        </w:r>
        <w:r>
          <w:t xml:space="preserve">: </w:t>
        </w:r>
        <w:r>
          <w:rPr>
            <w:color w:val="244061" w:themeColor="accent1" w:themeShade="80"/>
          </w:rPr>
          <w:t>"string"</w:t>
        </w:r>
      </w:ins>
    </w:p>
    <w:p w14:paraId="22962375" w14:textId="77777777" w:rsidR="00A71F46" w:rsidRDefault="00A71F46" w:rsidP="00A71F46">
      <w:pPr>
        <w:pStyle w:val="Code"/>
        <w:spacing w:line="259" w:lineRule="auto"/>
        <w:rPr>
          <w:ins w:id="2808" w:author="Andreas Kuehne" w:date="2019-05-31T12:40:00Z"/>
        </w:rPr>
      </w:pPr>
      <w:ins w:id="2809" w:author="Andreas Kuehne" w:date="2019-05-31T12:40:00Z">
        <w:r>
          <w:t xml:space="preserve">    },</w:t>
        </w:r>
      </w:ins>
    </w:p>
    <w:p w14:paraId="74DAF261" w14:textId="77777777" w:rsidR="00A71F46" w:rsidRDefault="00A71F46" w:rsidP="00A71F46">
      <w:pPr>
        <w:pStyle w:val="Code"/>
        <w:spacing w:line="259" w:lineRule="auto"/>
        <w:rPr>
          <w:ins w:id="2810" w:author="Andreas Kuehne" w:date="2019-05-31T12:40:00Z"/>
        </w:rPr>
      </w:pPr>
      <w:ins w:id="2811" w:author="Andreas Kuehne" w:date="2019-05-31T12:40:00Z">
        <w:r>
          <w:rPr>
            <w:color w:val="31849B" w:themeColor="accent5" w:themeShade="BF"/>
          </w:rPr>
          <w:t xml:space="preserve">    "msg"</w:t>
        </w:r>
        <w:r>
          <w:t>: {</w:t>
        </w:r>
      </w:ins>
    </w:p>
    <w:p w14:paraId="0E9159E5" w14:textId="77777777" w:rsidR="00A71F46" w:rsidRDefault="00A71F46" w:rsidP="00A71F46">
      <w:pPr>
        <w:pStyle w:val="Code"/>
        <w:spacing w:line="259" w:lineRule="auto"/>
        <w:rPr>
          <w:ins w:id="2812" w:author="Andreas Kuehne" w:date="2019-05-31T12:40:00Z"/>
        </w:rPr>
      </w:pPr>
      <w:ins w:id="2813"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793253F8" w14:textId="77777777" w:rsidR="00A71F46" w:rsidRDefault="00A71F46" w:rsidP="00A71F46">
      <w:pPr>
        <w:pStyle w:val="Code"/>
        <w:spacing w:line="259" w:lineRule="auto"/>
        <w:rPr>
          <w:ins w:id="2814" w:author="Andreas Kuehne" w:date="2019-05-31T12:40:00Z"/>
        </w:rPr>
      </w:pPr>
      <w:ins w:id="2815" w:author="Andreas Kuehne" w:date="2019-05-31T12:40:00Z">
        <w:r>
          <w:t xml:space="preserve">    },</w:t>
        </w:r>
      </w:ins>
    </w:p>
    <w:p w14:paraId="1ACC50A0" w14:textId="77777777" w:rsidR="00A71F46" w:rsidRDefault="00A71F46" w:rsidP="00A71F46">
      <w:pPr>
        <w:pStyle w:val="Code"/>
        <w:spacing w:line="259" w:lineRule="auto"/>
        <w:rPr>
          <w:ins w:id="2816" w:author="Andreas Kuehne" w:date="2019-05-31T12:40:00Z"/>
        </w:rPr>
      </w:pPr>
      <w:ins w:id="2817" w:author="Andreas Kuehne" w:date="2019-05-31T12:40:00Z">
        <w:r>
          <w:rPr>
            <w:color w:val="31849B" w:themeColor="accent5" w:themeShade="BF"/>
          </w:rPr>
          <w:t xml:space="preserve">    "pRef"</w:t>
        </w:r>
        <w:r>
          <w:t>: {</w:t>
        </w:r>
      </w:ins>
    </w:p>
    <w:p w14:paraId="2B3DC399" w14:textId="77777777" w:rsidR="00A71F46" w:rsidRDefault="00A71F46" w:rsidP="00A71F46">
      <w:pPr>
        <w:pStyle w:val="Code"/>
        <w:spacing w:line="259" w:lineRule="auto"/>
        <w:rPr>
          <w:ins w:id="2818" w:author="Andreas Kuehne" w:date="2019-05-31T12:40:00Z"/>
        </w:rPr>
      </w:pPr>
      <w:ins w:id="2819" w:author="Andreas Kuehne" w:date="2019-05-31T12:40:00Z">
        <w:r>
          <w:rPr>
            <w:color w:val="31849B" w:themeColor="accent5" w:themeShade="BF"/>
          </w:rPr>
          <w:t xml:space="preserve">      "type"</w:t>
        </w:r>
        <w:r>
          <w:t xml:space="preserve">: </w:t>
        </w:r>
        <w:r>
          <w:rPr>
            <w:color w:val="244061" w:themeColor="accent1" w:themeShade="80"/>
          </w:rPr>
          <w:t>"string"</w:t>
        </w:r>
      </w:ins>
    </w:p>
    <w:p w14:paraId="7B858445" w14:textId="77777777" w:rsidR="00A71F46" w:rsidRDefault="00A71F46" w:rsidP="00A71F46">
      <w:pPr>
        <w:pStyle w:val="Code"/>
        <w:spacing w:line="259" w:lineRule="auto"/>
        <w:rPr>
          <w:ins w:id="2820" w:author="Andreas Kuehne" w:date="2019-05-31T12:40:00Z"/>
        </w:rPr>
      </w:pPr>
      <w:ins w:id="2821" w:author="Andreas Kuehne" w:date="2019-05-31T12:40:00Z">
        <w:r>
          <w:t xml:space="preserve">    }</w:t>
        </w:r>
      </w:ins>
    </w:p>
    <w:p w14:paraId="4C30340A" w14:textId="77777777" w:rsidR="00A71F46" w:rsidRDefault="00A71F46" w:rsidP="00A71F46">
      <w:pPr>
        <w:pStyle w:val="Code"/>
        <w:spacing w:line="259" w:lineRule="auto"/>
        <w:rPr>
          <w:ins w:id="2822" w:author="Andreas Kuehne" w:date="2019-05-31T12:40:00Z"/>
        </w:rPr>
      </w:pPr>
      <w:ins w:id="2823" w:author="Andreas Kuehne" w:date="2019-05-31T12:40:00Z">
        <w:r>
          <w:t xml:space="preserve">  },</w:t>
        </w:r>
      </w:ins>
    </w:p>
    <w:p w14:paraId="70494FE7" w14:textId="77777777" w:rsidR="00A71F46" w:rsidRDefault="00A71F46" w:rsidP="00A71F46">
      <w:pPr>
        <w:pStyle w:val="Code"/>
        <w:spacing w:line="259" w:lineRule="auto"/>
        <w:rPr>
          <w:ins w:id="2824" w:author="Andreas Kuehne" w:date="2019-05-31T12:40:00Z"/>
        </w:rPr>
      </w:pPr>
      <w:ins w:id="2825" w:author="Andreas Kuehne" w:date="2019-05-31T12:40:00Z">
        <w:r>
          <w:rPr>
            <w:color w:val="31849B" w:themeColor="accent5" w:themeShade="BF"/>
          </w:rPr>
          <w:t xml:space="preserve">  "required"</w:t>
        </w:r>
        <w:r>
          <w:t>: [</w:t>
        </w:r>
        <w:r>
          <w:rPr>
            <w:color w:val="244061" w:themeColor="accent1" w:themeShade="80"/>
          </w:rPr>
          <w:t>"maj"</w:t>
        </w:r>
        <w:r>
          <w:t>]</w:t>
        </w:r>
      </w:ins>
    </w:p>
    <w:p w14:paraId="478B3CD1" w14:textId="77777777" w:rsidR="00A71F46" w:rsidRDefault="00A71F46" w:rsidP="00A71F46">
      <w:pPr>
        <w:pStyle w:val="Code"/>
        <w:spacing w:line="259" w:lineRule="auto"/>
        <w:rPr>
          <w:ins w:id="2826" w:author="Andreas Kuehne" w:date="2019-05-31T12:40:00Z"/>
        </w:rPr>
      </w:pPr>
      <w:ins w:id="2827" w:author="Andreas Kuehne" w:date="2019-05-31T12:40:00Z">
        <w:r>
          <w:t>}</w:t>
        </w:r>
      </w:ins>
    </w:p>
    <w:p w14:paraId="43A8E6FB" w14:textId="77777777" w:rsidR="00A71F46" w:rsidRDefault="00A71F46" w:rsidP="00A71F46">
      <w:pPr>
        <w:rPr>
          <w:ins w:id="2828" w:author="Andreas Kuehne" w:date="2019-05-31T12:40:00Z"/>
        </w:rPr>
      </w:pPr>
      <w:customXmlInsRangeStart w:id="2829" w:author="Andreas Kuehne" w:date="2019-05-31T12:40:00Z"/>
      <w:sdt>
        <w:sdtPr>
          <w:tag w:val="dsb-ResultType.-jsonSchema"/>
          <w:id w:val="1233814922"/>
          <w:showingPlcHdr/>
        </w:sdtPr>
        <w:sdtContent>
          <w:customXmlInsRangeEnd w:id="2829"/>
          <w:ins w:id="2830" w:author="Andreas Kuehne" w:date="2019-05-31T12:40:00Z">
            <w:r>
              <w:rPr>
                <w:color w:val="19D131"/>
              </w:rPr>
              <w:t>[component Result JSON schema details]</w:t>
            </w:r>
          </w:ins>
          <w:customXmlInsRangeStart w:id="2831" w:author="Andreas Kuehne" w:date="2019-05-31T12:40:00Z"/>
        </w:sdtContent>
      </w:sdt>
      <w:customXmlInsRangeEnd w:id="2831"/>
    </w:p>
    <w:p w14:paraId="41B208D8" w14:textId="77777777" w:rsidR="00A71F46" w:rsidRDefault="00A71F46" w:rsidP="00A71F46">
      <w:pPr>
        <w:pStyle w:val="berschrift4"/>
        <w:numPr>
          <w:ilvl w:val="3"/>
          <w:numId w:val="3"/>
        </w:numPr>
        <w:rPr>
          <w:ins w:id="2832" w:author="Andreas Kuehne" w:date="2019-05-31T12:40:00Z"/>
        </w:rPr>
      </w:pPr>
      <w:ins w:id="2833" w:author="Andreas Kuehne" w:date="2019-05-31T12:40:00Z">
        <w:r>
          <w:t>Result – XML Syntax</w:t>
        </w:r>
      </w:ins>
    </w:p>
    <w:p w14:paraId="660A2241" w14:textId="77777777" w:rsidR="00A71F46" w:rsidRPr="5404FA76" w:rsidRDefault="00A71F46" w:rsidP="00A71F46">
      <w:pPr>
        <w:rPr>
          <w:ins w:id="2834" w:author="Andreas Kuehne" w:date="2019-05-31T12:40:00Z"/>
        </w:rPr>
      </w:pPr>
      <w:ins w:id="2835" w:author="Andreas Kuehne" w:date="2019-05-31T12:40:00Z">
        <w:r w:rsidRPr="0CCF9147">
          <w:t xml:space="preserve">The XML type </w:t>
        </w:r>
        <w:r w:rsidRPr="002062A5">
          <w:rPr>
            <w:rFonts w:ascii="Courier New" w:eastAsia="Courier New" w:hAnsi="Courier New" w:cs="Courier New"/>
          </w:rPr>
          <w:t>ResultType</w:t>
        </w:r>
        <w:r w:rsidRPr="0CCF9147">
          <w:t xml:space="preserve"> SHALL implement the requirements defined in the </w:t>
        </w:r>
        <w:r w:rsidRPr="002062A5">
          <w:rPr>
            <w:rFonts w:ascii="Courier New" w:eastAsia="Courier New" w:hAnsi="Courier New" w:cs="Courier New"/>
          </w:rPr>
          <w:t>Result</w:t>
        </w:r>
        <w:r>
          <w:t xml:space="preserve"> </w:t>
        </w:r>
        <w:r w:rsidRPr="005A6FFD">
          <w:t>component.</w:t>
        </w:r>
      </w:ins>
    </w:p>
    <w:p w14:paraId="2DD10503" w14:textId="77777777" w:rsidR="00A71F46" w:rsidRDefault="00A71F46" w:rsidP="00A71F46">
      <w:pPr>
        <w:rPr>
          <w:ins w:id="2836" w:author="Andreas Kuehne" w:date="2019-05-31T12:40:00Z"/>
        </w:rPr>
      </w:pPr>
      <w:ins w:id="2837" w:author="Andreas Kuehne" w:date="2019-05-31T12:40:00Z">
        <w:r w:rsidRPr="005A6FFD">
          <w:rPr>
            <w:rFonts w:eastAsia="Arial"/>
          </w:rPr>
          <w:t xml:space="preserve">The </w:t>
        </w:r>
        <w:r w:rsidRPr="002062A5">
          <w:rPr>
            <w:rFonts w:ascii="Courier New" w:eastAsia="Courier New" w:hAnsi="Courier New" w:cs="Courier New"/>
          </w:rPr>
          <w:t>ResultType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46B9FF0F" w14:textId="77777777" w:rsidR="00A71F46" w:rsidRDefault="00A71F46" w:rsidP="00A71F46">
      <w:pPr>
        <w:pStyle w:val="Code"/>
        <w:rPr>
          <w:ins w:id="2838" w:author="Andreas Kuehne" w:date="2019-05-31T12:40:00Z"/>
        </w:rPr>
      </w:pPr>
      <w:ins w:id="283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ResultType</w:t>
        </w:r>
        <w:r>
          <w:rPr>
            <w:color w:val="943634" w:themeColor="accent2" w:themeShade="BF"/>
          </w:rPr>
          <w:t>"</w:t>
        </w:r>
        <w:r>
          <w:rPr>
            <w:color w:val="31849B" w:themeColor="accent5" w:themeShade="BF"/>
          </w:rPr>
          <w:t>&gt;</w:t>
        </w:r>
      </w:ins>
    </w:p>
    <w:p w14:paraId="687ABA6A" w14:textId="77777777" w:rsidR="00A71F46" w:rsidRDefault="00A71F46" w:rsidP="00A71F46">
      <w:pPr>
        <w:pStyle w:val="Code"/>
        <w:rPr>
          <w:ins w:id="2840" w:author="Andreas Kuehne" w:date="2019-05-31T12:40:00Z"/>
        </w:rPr>
      </w:pPr>
      <w:ins w:id="2841" w:author="Andreas Kuehne" w:date="2019-05-31T12:40:00Z">
        <w:r>
          <w:rPr>
            <w:color w:val="31849B" w:themeColor="accent5" w:themeShade="BF"/>
          </w:rPr>
          <w:t xml:space="preserve">  &lt;xs:sequence&gt;</w:t>
        </w:r>
      </w:ins>
    </w:p>
    <w:p w14:paraId="474E57CA" w14:textId="77777777" w:rsidR="00A71F46" w:rsidRDefault="00A71F46" w:rsidP="00A71F46">
      <w:pPr>
        <w:pStyle w:val="Code"/>
        <w:rPr>
          <w:ins w:id="2842" w:author="Andreas Kuehne" w:date="2019-05-31T12:40:00Z"/>
        </w:rPr>
      </w:pPr>
      <w:ins w:id="28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ResultMajor</w:t>
        </w:r>
        <w:r>
          <w:rPr>
            <w:color w:val="943634" w:themeColor="accent2" w:themeShade="BF"/>
          </w:rPr>
          <w:t>"</w:t>
        </w:r>
        <w:r>
          <w:rPr>
            <w:color w:val="31849B" w:themeColor="accent5" w:themeShade="BF"/>
          </w:rPr>
          <w:t>&gt;</w:t>
        </w:r>
      </w:ins>
    </w:p>
    <w:p w14:paraId="238AADB6" w14:textId="77777777" w:rsidR="00A71F46" w:rsidRDefault="00A71F46" w:rsidP="00A71F46">
      <w:pPr>
        <w:pStyle w:val="Code"/>
        <w:rPr>
          <w:ins w:id="2844" w:author="Andreas Kuehne" w:date="2019-05-31T12:40:00Z"/>
        </w:rPr>
      </w:pPr>
      <w:ins w:id="2845" w:author="Andreas Kuehne" w:date="2019-05-31T12:40:00Z">
        <w:r>
          <w:rPr>
            <w:color w:val="31849B" w:themeColor="accent5" w:themeShade="BF"/>
          </w:rPr>
          <w:t xml:space="preserve">      &lt;xs:simpleType&gt;</w:t>
        </w:r>
      </w:ins>
    </w:p>
    <w:p w14:paraId="1A36E3FB" w14:textId="77777777" w:rsidR="00A71F46" w:rsidRDefault="00A71F46" w:rsidP="00A71F46">
      <w:pPr>
        <w:pStyle w:val="Code"/>
        <w:rPr>
          <w:ins w:id="2846" w:author="Andreas Kuehne" w:date="2019-05-31T12:40:00Z"/>
        </w:rPr>
      </w:pPr>
      <w:ins w:id="2847"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46D4C4E3" w14:textId="77777777" w:rsidR="00A71F46" w:rsidRDefault="00A71F46" w:rsidP="00A71F46">
      <w:pPr>
        <w:pStyle w:val="Code"/>
        <w:rPr>
          <w:ins w:id="2848" w:author="Andreas Kuehne" w:date="2019-05-31T12:40:00Z"/>
        </w:rPr>
      </w:pPr>
      <w:ins w:id="2849"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urn:oasis:names:tc:dss:1.0:resultmajor:Success</w:t>
        </w:r>
        <w:r>
          <w:rPr>
            <w:color w:val="943634" w:themeColor="accent2" w:themeShade="BF"/>
          </w:rPr>
          <w:t>"</w:t>
        </w:r>
        <w:r>
          <w:rPr>
            <w:color w:val="31849B" w:themeColor="accent5" w:themeShade="BF"/>
          </w:rPr>
          <w:t>/&gt;</w:t>
        </w:r>
      </w:ins>
    </w:p>
    <w:p w14:paraId="6B9214D9" w14:textId="77777777" w:rsidR="00A71F46" w:rsidRDefault="00A71F46" w:rsidP="00A71F46">
      <w:pPr>
        <w:pStyle w:val="Code"/>
        <w:rPr>
          <w:ins w:id="2850" w:author="Andreas Kuehne" w:date="2019-05-31T12:40:00Z"/>
        </w:rPr>
      </w:pPr>
      <w:ins w:id="2851"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urn:oasis:names:tc:dss:1.0:resultmajor:RequesterError</w:t>
        </w:r>
        <w:r>
          <w:rPr>
            <w:color w:val="943634" w:themeColor="accent2" w:themeShade="BF"/>
          </w:rPr>
          <w:t>"</w:t>
        </w:r>
        <w:r>
          <w:rPr>
            <w:color w:val="31849B" w:themeColor="accent5" w:themeShade="BF"/>
          </w:rPr>
          <w:t>/&gt;</w:t>
        </w:r>
      </w:ins>
    </w:p>
    <w:p w14:paraId="5E36C79C" w14:textId="77777777" w:rsidR="00A71F46" w:rsidRDefault="00A71F46" w:rsidP="00A71F46">
      <w:pPr>
        <w:pStyle w:val="Code"/>
        <w:rPr>
          <w:ins w:id="2852" w:author="Andreas Kuehne" w:date="2019-05-31T12:40:00Z"/>
        </w:rPr>
      </w:pPr>
      <w:ins w:id="2853"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urn:oasis:names:tc:dss:1.0:resultmajor:ResponderError</w:t>
        </w:r>
        <w:r>
          <w:rPr>
            <w:color w:val="943634" w:themeColor="accent2" w:themeShade="BF"/>
          </w:rPr>
          <w:t>"</w:t>
        </w:r>
        <w:r>
          <w:rPr>
            <w:color w:val="31849B" w:themeColor="accent5" w:themeShade="BF"/>
          </w:rPr>
          <w:t>/&gt;</w:t>
        </w:r>
      </w:ins>
    </w:p>
    <w:p w14:paraId="76949265" w14:textId="77777777" w:rsidR="00A71F46" w:rsidRDefault="00A71F46" w:rsidP="00A71F46">
      <w:pPr>
        <w:pStyle w:val="Code"/>
        <w:rPr>
          <w:ins w:id="2854" w:author="Andreas Kuehne" w:date="2019-05-31T12:40:00Z"/>
        </w:rPr>
      </w:pPr>
      <w:ins w:id="2855"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urn:oasis:names:tc:dss:1.0:resultmajor:InsufficientInformation</w:t>
        </w:r>
        <w:r>
          <w:rPr>
            <w:color w:val="943634" w:themeColor="accent2" w:themeShade="BF"/>
          </w:rPr>
          <w:t>"</w:t>
        </w:r>
        <w:r>
          <w:rPr>
            <w:color w:val="31849B" w:themeColor="accent5" w:themeShade="BF"/>
          </w:rPr>
          <w:t>/&gt;</w:t>
        </w:r>
      </w:ins>
    </w:p>
    <w:p w14:paraId="3CC12E05" w14:textId="77777777" w:rsidR="00A71F46" w:rsidRDefault="00A71F46" w:rsidP="00A71F46">
      <w:pPr>
        <w:pStyle w:val="Code"/>
        <w:rPr>
          <w:ins w:id="2856" w:author="Andreas Kuehne" w:date="2019-05-31T12:40:00Z"/>
        </w:rPr>
      </w:pPr>
      <w:ins w:id="2857"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urn:oasis:names:tc:dss:1.0:profiles:asynchronousprocessing:resultmajor:Pending</w:t>
        </w:r>
        <w:r>
          <w:rPr>
            <w:color w:val="943634" w:themeColor="accent2" w:themeShade="BF"/>
          </w:rPr>
          <w:t>"</w:t>
        </w:r>
        <w:r>
          <w:rPr>
            <w:color w:val="31849B" w:themeColor="accent5" w:themeShade="BF"/>
          </w:rPr>
          <w:t>/&gt;</w:t>
        </w:r>
      </w:ins>
    </w:p>
    <w:p w14:paraId="5A0F3D12" w14:textId="77777777" w:rsidR="00A71F46" w:rsidRDefault="00A71F46" w:rsidP="00A71F46">
      <w:pPr>
        <w:pStyle w:val="Code"/>
        <w:rPr>
          <w:ins w:id="2858" w:author="Andreas Kuehne" w:date="2019-05-31T12:40:00Z"/>
        </w:rPr>
      </w:pPr>
      <w:ins w:id="2859" w:author="Andreas Kuehne" w:date="2019-05-31T12:40:00Z">
        <w:r>
          <w:rPr>
            <w:color w:val="31849B" w:themeColor="accent5" w:themeShade="BF"/>
          </w:rPr>
          <w:t xml:space="preserve">        &lt;/xs:restriction&gt;</w:t>
        </w:r>
      </w:ins>
    </w:p>
    <w:p w14:paraId="15A6D1C7" w14:textId="77777777" w:rsidR="00A71F46" w:rsidRDefault="00A71F46" w:rsidP="00A71F46">
      <w:pPr>
        <w:pStyle w:val="Code"/>
        <w:rPr>
          <w:ins w:id="2860" w:author="Andreas Kuehne" w:date="2019-05-31T12:40:00Z"/>
        </w:rPr>
      </w:pPr>
      <w:ins w:id="2861" w:author="Andreas Kuehne" w:date="2019-05-31T12:40:00Z">
        <w:r>
          <w:rPr>
            <w:color w:val="31849B" w:themeColor="accent5" w:themeShade="BF"/>
          </w:rPr>
          <w:t xml:space="preserve">      &lt;/xs:simpleType&gt;</w:t>
        </w:r>
      </w:ins>
    </w:p>
    <w:p w14:paraId="3BCA8AE5" w14:textId="77777777" w:rsidR="00A71F46" w:rsidRDefault="00A71F46" w:rsidP="00A71F46">
      <w:pPr>
        <w:pStyle w:val="Code"/>
        <w:rPr>
          <w:ins w:id="2862" w:author="Andreas Kuehne" w:date="2019-05-31T12:40:00Z"/>
        </w:rPr>
      </w:pPr>
      <w:ins w:id="2863" w:author="Andreas Kuehne" w:date="2019-05-31T12:40:00Z">
        <w:r>
          <w:rPr>
            <w:color w:val="31849B" w:themeColor="accent5" w:themeShade="BF"/>
          </w:rPr>
          <w:t xml:space="preserve">    &lt;/xs:element&gt;</w:t>
        </w:r>
      </w:ins>
    </w:p>
    <w:p w14:paraId="643F5798" w14:textId="77777777" w:rsidR="00A71F46" w:rsidRDefault="00A71F46" w:rsidP="00A71F46">
      <w:pPr>
        <w:pStyle w:val="Code"/>
        <w:rPr>
          <w:ins w:id="2864" w:author="Andreas Kuehne" w:date="2019-05-31T12:40:00Z"/>
        </w:rPr>
      </w:pPr>
      <w:ins w:id="286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ResultMinor</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D104B57" w14:textId="77777777" w:rsidR="00A71F46" w:rsidRDefault="00A71F46" w:rsidP="00A71F46">
      <w:pPr>
        <w:pStyle w:val="Code"/>
        <w:rPr>
          <w:ins w:id="2866" w:author="Andreas Kuehne" w:date="2019-05-31T12:40:00Z"/>
        </w:rPr>
      </w:pPr>
      <w:ins w:id="286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52742BE" w14:textId="77777777" w:rsidR="00A71F46" w:rsidRDefault="00A71F46" w:rsidP="00A71F46">
      <w:pPr>
        <w:pStyle w:val="Code"/>
        <w:rPr>
          <w:ins w:id="2868" w:author="Andreas Kuehne" w:date="2019-05-31T12:40:00Z"/>
        </w:rPr>
      </w:pPr>
      <w:ins w:id="286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ProblemReference</w:t>
        </w:r>
        <w:r>
          <w:rPr>
            <w:color w:val="943634" w:themeColor="accent2" w:themeShade="BF"/>
          </w:rPr>
          <w:t>" type="</w:t>
        </w:r>
        <w:r>
          <w:rPr>
            <w:color w:val="244061" w:themeColor="accent1" w:themeShade="80"/>
          </w:rPr>
          <w:t>xs:string</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8297E" w14:textId="77777777" w:rsidR="00A71F46" w:rsidRDefault="00A71F46" w:rsidP="00A71F46">
      <w:pPr>
        <w:pStyle w:val="Code"/>
        <w:rPr>
          <w:ins w:id="2870" w:author="Andreas Kuehne" w:date="2019-05-31T12:40:00Z"/>
        </w:rPr>
      </w:pPr>
      <w:ins w:id="2871" w:author="Andreas Kuehne" w:date="2019-05-31T12:40:00Z">
        <w:r>
          <w:rPr>
            <w:color w:val="31849B" w:themeColor="accent5" w:themeShade="BF"/>
          </w:rPr>
          <w:t xml:space="preserve">  &lt;/xs:sequence&gt;</w:t>
        </w:r>
      </w:ins>
    </w:p>
    <w:p w14:paraId="7B9CC8FF" w14:textId="77777777" w:rsidR="00A71F46" w:rsidRDefault="00A71F46" w:rsidP="00A71F46">
      <w:pPr>
        <w:pStyle w:val="Code"/>
        <w:rPr>
          <w:ins w:id="2872" w:author="Andreas Kuehne" w:date="2019-05-31T12:40:00Z"/>
        </w:rPr>
      </w:pPr>
      <w:ins w:id="2873" w:author="Andreas Kuehne" w:date="2019-05-31T12:40:00Z">
        <w:r>
          <w:rPr>
            <w:color w:val="31849B" w:themeColor="accent5" w:themeShade="BF"/>
          </w:rPr>
          <w:t>&lt;/xs:complexType&gt;</w:t>
        </w:r>
      </w:ins>
    </w:p>
    <w:p w14:paraId="48D7D326" w14:textId="77777777" w:rsidR="00A71F46" w:rsidRDefault="00A71F46" w:rsidP="00A71F46">
      <w:pPr>
        <w:spacing w:line="259" w:lineRule="auto"/>
        <w:rPr>
          <w:ins w:id="2874" w:author="Andreas Kuehne" w:date="2019-05-31T12:40:00Z"/>
        </w:rPr>
      </w:pPr>
      <w:ins w:id="2875" w:author="Andreas Kuehne" w:date="2019-05-31T12:40:00Z">
        <w:r>
          <w:t>Each child element of</w:t>
        </w:r>
        <w:r w:rsidRPr="71C71F8C">
          <w:t xml:space="preserve"> </w:t>
        </w:r>
        <w:r w:rsidRPr="002062A5">
          <w:rPr>
            <w:rFonts w:ascii="Courier New" w:eastAsia="Courier New" w:hAnsi="Courier New" w:cs="Courier New"/>
          </w:rPr>
          <w:t>ResultType</w:t>
        </w:r>
        <w:r w:rsidRPr="71C71F8C">
          <w:t xml:space="preserve"> </w:t>
        </w:r>
        <w:r>
          <w:t xml:space="preserve">XML element SHALL implement in XML syntax the sub-component that has a name equal to its local name. </w:t>
        </w:r>
      </w:ins>
      <w:customXmlInsRangeStart w:id="2876" w:author="Andreas Kuehne" w:date="2019-05-31T12:40:00Z"/>
      <w:sdt>
        <w:sdtPr>
          <w:tag w:val="dsb-ResultType.-xmlSchema"/>
          <w:id w:val="1465622386"/>
          <w:showingPlcHdr/>
        </w:sdtPr>
        <w:sdtContent>
          <w:customXmlInsRangeEnd w:id="2876"/>
          <w:ins w:id="2877" w:author="Andreas Kuehne" w:date="2019-05-31T12:40:00Z">
            <w:r>
              <w:rPr>
                <w:color w:val="19D131"/>
              </w:rPr>
              <w:t>[component Result XML schema details]</w:t>
            </w:r>
          </w:ins>
          <w:customXmlInsRangeStart w:id="2878" w:author="Andreas Kuehne" w:date="2019-05-31T12:40:00Z"/>
        </w:sdtContent>
      </w:sdt>
      <w:customXmlInsRangeEnd w:id="2878"/>
    </w:p>
    <w:p w14:paraId="1ACC4408" w14:textId="77777777" w:rsidR="00A71F46" w:rsidRDefault="00A71F46" w:rsidP="00A71F46">
      <w:pPr>
        <w:pStyle w:val="berschrift3"/>
        <w:numPr>
          <w:ilvl w:val="2"/>
          <w:numId w:val="3"/>
        </w:numPr>
        <w:rPr>
          <w:ins w:id="2879" w:author="Andreas Kuehne" w:date="2019-05-31T12:40:00Z"/>
        </w:rPr>
      </w:pPr>
      <w:ins w:id="2880" w:author="Andreas Kuehne" w:date="2019-05-31T12:40:00Z">
        <w:r>
          <w:lastRenderedPageBreak/>
          <w:t>Component OptionalInputs</w:t>
        </w:r>
      </w:ins>
    </w:p>
    <w:p w14:paraId="295A979D" w14:textId="77777777" w:rsidR="00A71F46" w:rsidRDefault="00A71F46" w:rsidP="00A71F46">
      <w:pPr>
        <w:rPr>
          <w:ins w:id="2881" w:author="Andreas Kuehne" w:date="2019-05-31T12:40:00Z"/>
        </w:rPr>
      </w:pPr>
      <w:customXmlInsRangeStart w:id="2882" w:author="Andreas Kuehne" w:date="2019-05-31T12:40:00Z"/>
      <w:sdt>
        <w:sdtPr>
          <w:tag w:val="dsb-OptionalInputsType.-normative"/>
          <w:id w:val="860856302"/>
          <w:showingPlcHdr/>
        </w:sdtPr>
        <w:sdtContent>
          <w:customXmlInsRangeEnd w:id="2882"/>
          <w:ins w:id="2883" w:author="Andreas Kuehne" w:date="2019-05-31T12:40:00Z">
            <w:r>
              <w:rPr>
                <w:color w:val="19D131"/>
              </w:rPr>
              <w:t>[component OptionalInputs normative details]</w:t>
            </w:r>
          </w:ins>
          <w:customXmlInsRangeStart w:id="2884" w:author="Andreas Kuehne" w:date="2019-05-31T12:40:00Z"/>
        </w:sdtContent>
      </w:sdt>
      <w:customXmlInsRangeEnd w:id="2884"/>
    </w:p>
    <w:p w14:paraId="13771810" w14:textId="77777777" w:rsidR="00A71F46" w:rsidRDefault="00A71F46" w:rsidP="00A71F46">
      <w:pPr>
        <w:rPr>
          <w:ins w:id="2885" w:author="Andreas Kuehne" w:date="2019-05-31T12:40:00Z"/>
        </w:rPr>
      </w:pPr>
      <w:ins w:id="2886" w:author="Andreas Kuehne" w:date="2019-05-31T12:40:00Z">
        <w:r>
          <w:t>Below follows a list of the sub-components that constitute this component:</w:t>
        </w:r>
      </w:ins>
    </w:p>
    <w:p w14:paraId="5AE2CFDD" w14:textId="77777777" w:rsidR="00A71F46" w:rsidRDefault="00A71F46" w:rsidP="00A71F46">
      <w:pPr>
        <w:pStyle w:val="Member"/>
        <w:rPr>
          <w:ins w:id="2887" w:author="Andreas Kuehne" w:date="2019-05-31T12:40:00Z"/>
        </w:rPr>
      </w:pPr>
      <w:ins w:id="2888" w:author="Andreas Kuehne" w:date="2019-05-31T12:40:00Z">
        <w:r>
          <w:t xml:space="preserve">The OPTIONAL </w:t>
        </w:r>
        <w:r w:rsidRPr="35C1378D">
          <w:rPr>
            <w:rStyle w:val="Datatype"/>
          </w:rPr>
          <w:t>ServicePolicy</w:t>
        </w:r>
        <w:r>
          <w:t xml:space="preserve"> element, if present, MAY occur zero or more times containing a URI. </w:t>
        </w:r>
      </w:ins>
      <w:customXmlInsRangeStart w:id="2889" w:author="Andreas Kuehne" w:date="2019-05-31T12:40:00Z"/>
      <w:sdt>
        <w:sdtPr>
          <w:alias w:val="dsb-OptionalInputsType.policy"/>
          <w:tag w:val="dsb-OptionalInputsType.ServicePolicy"/>
          <w:id w:val="-727068010"/>
        </w:sdtPr>
        <w:sdtContent>
          <w:customXmlInsRangeEnd w:id="2889"/>
          <w:ins w:id="2890" w:author="Andreas Kuehne" w:date="2019-05-31T12:40:00Z">
            <w:r w:rsidRPr="003A06D0">
              <w:rPr>
                <w:color w:val="19D131"/>
                <w:lang w:val="en-GB"/>
              </w:rPr>
              <w:t xml:space="preserve">This element allows the client to define a set of policies under which the server MUST perform the requested operation. The policy may include information on the characteristics of the server that are not covered by the </w:t>
            </w:r>
            <w:r w:rsidRPr="003A06D0">
              <w:rPr>
                <w:rStyle w:val="Datatype"/>
                <w:lang w:val="en-GB"/>
              </w:rPr>
              <w:t>Profile</w:t>
            </w:r>
            <w:r w:rsidRPr="003A06D0">
              <w:rPr>
                <w:color w:val="19D131"/>
                <w:lang w:val="en-GB"/>
              </w:rPr>
              <w:t xml:space="preserve"> element. The </w:t>
            </w:r>
            <w:r w:rsidRPr="003A06D0">
              <w:rPr>
                <w:rStyle w:val="Datatype"/>
                <w:lang w:val="en-GB"/>
              </w:rPr>
              <w:t>ServicePolicy</w:t>
            </w:r>
            <w:r w:rsidRPr="003A06D0">
              <w:rPr>
                <w:color w:val="19D131"/>
                <w:lang w:val="en-GB"/>
              </w:rPr>
              <w:t xml:space="preserve"> element may be used to select a specific policy if a service supports multiple policies for a specific profile, or as a sanity-check to make sure the server implements the policy the client expects.</w:t>
            </w:r>
          </w:ins>
          <w:customXmlInsRangeStart w:id="2891" w:author="Andreas Kuehne" w:date="2019-05-31T12:40:00Z"/>
        </w:sdtContent>
      </w:sdt>
      <w:customXmlInsRangeEnd w:id="2891"/>
    </w:p>
    <w:p w14:paraId="4A4D3803" w14:textId="77777777" w:rsidR="00A71F46" w:rsidRDefault="00A71F46" w:rsidP="00A71F46">
      <w:pPr>
        <w:pStyle w:val="Member"/>
        <w:rPr>
          <w:ins w:id="2892" w:author="Andreas Kuehne" w:date="2019-05-31T12:40:00Z"/>
        </w:rPr>
      </w:pPr>
      <w:ins w:id="2893" w:author="Andreas Kuehne" w:date="2019-05-31T12:40:00Z">
        <w:r>
          <w:t xml:space="preserve">The OPTIONAL </w:t>
        </w:r>
        <w:r w:rsidRPr="35C1378D">
          <w:rPr>
            <w:rStyle w:val="Datatype"/>
          </w:rPr>
          <w:t>Language</w:t>
        </w:r>
        <w:r>
          <w:t xml:space="preserve"> element, if present, MUST contain a ISO language descriptor. </w:t>
        </w:r>
      </w:ins>
      <w:customXmlInsRangeStart w:id="2894" w:author="Andreas Kuehne" w:date="2019-05-31T12:40:00Z"/>
      <w:sdt>
        <w:sdtPr>
          <w:alias w:val="dsb-OptionalInputsType.lang"/>
          <w:tag w:val="dsb-OptionalInputsType.Language"/>
          <w:id w:val="766587412"/>
        </w:sdtPr>
        <w:sdtContent>
          <w:customXmlInsRangeEnd w:id="2894"/>
          <w:ins w:id="2895" w:author="Andreas Kuehne" w:date="2019-05-31T12:40:00Z">
            <w:r w:rsidRPr="003A06D0">
              <w:rPr>
                <w:color w:val="19D131"/>
                <w:lang w:val="en-GB"/>
              </w:rPr>
              <w:t xml:space="preserve">The Language element indicates which language the client would like to receive </w:t>
            </w:r>
            <w:r w:rsidRPr="003A06D0">
              <w:rPr>
                <w:rStyle w:val="Datatype"/>
                <w:lang w:val="en-GB"/>
              </w:rPr>
              <w:t>InternationalString</w:t>
            </w:r>
            <w:r w:rsidRPr="003A06D0">
              <w:rPr>
                <w:color w:val="19D131"/>
                <w:lang w:val="en-GB"/>
              </w:rPr>
              <w:t xml:space="preserve"> values in. The server should return appropriately localized strings, if possible.</w:t>
            </w:r>
          </w:ins>
          <w:customXmlInsRangeStart w:id="2896" w:author="Andreas Kuehne" w:date="2019-05-31T12:40:00Z"/>
        </w:sdtContent>
      </w:sdt>
      <w:customXmlInsRangeEnd w:id="2896"/>
    </w:p>
    <w:p w14:paraId="0F6AA60E" w14:textId="77777777" w:rsidR="00A71F46" w:rsidRDefault="00A71F46" w:rsidP="00A71F46">
      <w:pPr>
        <w:pStyle w:val="Member"/>
        <w:rPr>
          <w:ins w:id="2897" w:author="Andreas Kuehne" w:date="2019-05-31T12:40:00Z"/>
        </w:rPr>
      </w:pPr>
      <w:ins w:id="2898"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ins>
      <w:customXmlInsRangeStart w:id="2899" w:author="Andreas Kuehne" w:date="2019-05-31T12:40:00Z"/>
      <w:sdt>
        <w:sdtPr>
          <w:alias w:val="dsb-OptionalInputsType.other"/>
          <w:tag w:val="dsb-OptionalInputsType.Other"/>
          <w:id w:val="-2089527218"/>
        </w:sdtPr>
        <w:sdtContent>
          <w:customXmlInsRangeEnd w:id="2899"/>
          <w:ins w:id="2900" w:author="Andreas Kuehne" w:date="2019-05-31T12:40:00Z">
            <w:r w:rsidRPr="003A06D0">
              <w:rPr>
                <w:color w:val="19D131"/>
                <w:lang w:val="en-GB"/>
              </w:rPr>
              <w:t>The element</w:t>
            </w:r>
            <w:r w:rsidRPr="003A06D0">
              <w:rPr>
                <w:rStyle w:val="Datatype"/>
                <w:lang w:val="en-GB"/>
              </w:rPr>
              <w:t xml:space="preserve"> Other</w:t>
            </w:r>
            <w:r w:rsidRPr="003A06D0">
              <w:rPr>
                <w:color w:val="19D131"/>
                <w:lang w:val="en-GB"/>
              </w:rPr>
              <w:t xml:space="preserve"> may contain arbitrary content that may be specified in a profile and can be used to extend the Protocol.</w:t>
            </w:r>
          </w:ins>
          <w:customXmlInsRangeStart w:id="2901" w:author="Andreas Kuehne" w:date="2019-05-31T12:40:00Z"/>
        </w:sdtContent>
      </w:sdt>
      <w:customXmlInsRangeEnd w:id="2901"/>
    </w:p>
    <w:p w14:paraId="09712E32" w14:textId="77777777" w:rsidR="00A71F46" w:rsidRDefault="00A71F46" w:rsidP="00A71F46">
      <w:pPr>
        <w:pStyle w:val="Non-normativeCommentHeading"/>
        <w:rPr>
          <w:ins w:id="2902" w:author="Andreas Kuehne" w:date="2019-05-31T12:40:00Z"/>
        </w:rPr>
      </w:pPr>
      <w:ins w:id="2903" w:author="Andreas Kuehne" w:date="2019-05-31T12:40:00Z">
        <w:r>
          <w:t>Non-normative Comment:</w:t>
        </w:r>
      </w:ins>
    </w:p>
    <w:p w14:paraId="5605F61A" w14:textId="77777777" w:rsidR="00A71F46" w:rsidRDefault="00A71F46" w:rsidP="00A71F46">
      <w:pPr>
        <w:pStyle w:val="Non-normativeComment"/>
        <w:rPr>
          <w:ins w:id="2904" w:author="Andreas Kuehne" w:date="2019-05-31T12:40:00Z"/>
        </w:rPr>
      </w:pPr>
      <w:customXmlInsRangeStart w:id="2905" w:author="Andreas Kuehne" w:date="2019-05-31T12:40:00Z"/>
      <w:sdt>
        <w:sdtPr>
          <w:tag w:val="dsb-OptionalInputsType.-nonNormative"/>
          <w:id w:val="5562690"/>
          <w:showingPlcHdr/>
        </w:sdtPr>
        <w:sdtContent>
          <w:customXmlInsRangeEnd w:id="2905"/>
          <w:ins w:id="2906" w:author="Andreas Kuehne" w:date="2019-05-31T12:40:00Z">
            <w:r>
              <w:rPr>
                <w:color w:val="19D131"/>
              </w:rPr>
              <w:t>[component OptionalInputs non normative details]</w:t>
            </w:r>
          </w:ins>
          <w:customXmlInsRangeStart w:id="2907" w:author="Andreas Kuehne" w:date="2019-05-31T12:40:00Z"/>
        </w:sdtContent>
      </w:sdt>
      <w:customXmlInsRangeEnd w:id="2907"/>
    </w:p>
    <w:p w14:paraId="3DBF174A" w14:textId="77777777" w:rsidR="00A71F46" w:rsidRDefault="00A71F46" w:rsidP="00A71F46">
      <w:pPr>
        <w:pStyle w:val="berschrift4"/>
        <w:numPr>
          <w:ilvl w:val="3"/>
          <w:numId w:val="3"/>
        </w:numPr>
        <w:rPr>
          <w:ins w:id="2908" w:author="Andreas Kuehne" w:date="2019-05-31T12:40:00Z"/>
        </w:rPr>
      </w:pPr>
      <w:ins w:id="2909" w:author="Andreas Kuehne" w:date="2019-05-31T12:40:00Z">
        <w:r>
          <w:t>OptionalInputs – JSON Syntax</w:t>
        </w:r>
      </w:ins>
    </w:p>
    <w:p w14:paraId="66ED5589" w14:textId="77777777" w:rsidR="00A71F46" w:rsidRPr="4593A2D4" w:rsidRDefault="00A71F46" w:rsidP="00A71F46">
      <w:pPr>
        <w:rPr>
          <w:ins w:id="2910" w:author="Andreas Kuehne" w:date="2019-05-31T12:40:00Z"/>
        </w:rPr>
      </w:pPr>
      <w:ins w:id="291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w:t>
        </w:r>
        <w:r w:rsidRPr="002062A5">
          <w:rPr>
            <w:rFonts w:eastAsia="Arial" w:cs="Arial"/>
            <w:sz w:val="22"/>
            <w:szCs w:val="22"/>
          </w:rPr>
          <w:t xml:space="preserve"> is used as a base type only, not as a JSON instance.</w:t>
        </w:r>
      </w:ins>
    </w:p>
    <w:p w14:paraId="39F758F0" w14:textId="77777777" w:rsidR="00A71F46" w:rsidRDefault="00A71F46" w:rsidP="00A71F46">
      <w:pPr>
        <w:rPr>
          <w:ins w:id="2912" w:author="Andreas Kuehne" w:date="2019-05-31T12:40:00Z"/>
        </w:rPr>
      </w:pPr>
      <w:customXmlInsRangeStart w:id="2913" w:author="Andreas Kuehne" w:date="2019-05-31T12:40:00Z"/>
      <w:sdt>
        <w:sdtPr>
          <w:tag w:val="dsb-OptionalInputsType.-jsonSchema"/>
          <w:id w:val="157587001"/>
          <w:showingPlcHdr/>
        </w:sdtPr>
        <w:sdtContent>
          <w:customXmlInsRangeEnd w:id="2913"/>
          <w:ins w:id="2914" w:author="Andreas Kuehne" w:date="2019-05-31T12:40:00Z">
            <w:r>
              <w:rPr>
                <w:color w:val="19D131"/>
              </w:rPr>
              <w:t>[component OptionalInputs JSON schema details]</w:t>
            </w:r>
          </w:ins>
          <w:customXmlInsRangeStart w:id="2915" w:author="Andreas Kuehne" w:date="2019-05-31T12:40:00Z"/>
        </w:sdtContent>
      </w:sdt>
      <w:customXmlInsRangeEnd w:id="2915"/>
    </w:p>
    <w:p w14:paraId="611BC5CE" w14:textId="77777777" w:rsidR="00A71F46" w:rsidRDefault="00A71F46" w:rsidP="00A71F46">
      <w:pPr>
        <w:pStyle w:val="berschrift4"/>
        <w:numPr>
          <w:ilvl w:val="3"/>
          <w:numId w:val="3"/>
        </w:numPr>
        <w:rPr>
          <w:ins w:id="2916" w:author="Andreas Kuehne" w:date="2019-05-31T12:40:00Z"/>
        </w:rPr>
      </w:pPr>
      <w:ins w:id="2917" w:author="Andreas Kuehne" w:date="2019-05-31T12:40:00Z">
        <w:r>
          <w:t>OptionalInputs – XML Syntax</w:t>
        </w:r>
      </w:ins>
    </w:p>
    <w:p w14:paraId="018048C8" w14:textId="77777777" w:rsidR="00A71F46" w:rsidRPr="5404FA76" w:rsidRDefault="00A71F46" w:rsidP="00A71F46">
      <w:pPr>
        <w:rPr>
          <w:ins w:id="2918" w:author="Andreas Kuehne" w:date="2019-05-31T12:40:00Z"/>
        </w:rPr>
      </w:pPr>
      <w:ins w:id="2919" w:author="Andreas Kuehne" w:date="2019-05-31T12:40:00Z">
        <w:r w:rsidRPr="0CCF9147">
          <w:t xml:space="preserve">The XML type </w:t>
        </w:r>
        <w:r w:rsidRPr="002062A5">
          <w:rPr>
            <w:rFonts w:ascii="Courier New" w:eastAsia="Courier New" w:hAnsi="Courier New" w:cs="Courier New"/>
          </w:rPr>
          <w:t>OptionalInputsType</w:t>
        </w:r>
        <w:r w:rsidRPr="0CCF9147">
          <w:t xml:space="preserve"> SHALL implement the requirements defined in the </w:t>
        </w:r>
        <w:r w:rsidRPr="002062A5">
          <w:rPr>
            <w:rFonts w:ascii="Courier New" w:eastAsia="Courier New" w:hAnsi="Courier New" w:cs="Courier New"/>
          </w:rPr>
          <w:t>OptionalInputs</w:t>
        </w:r>
        <w:r>
          <w:t xml:space="preserve"> </w:t>
        </w:r>
        <w:r w:rsidRPr="005A6FFD">
          <w:t>component.</w:t>
        </w:r>
      </w:ins>
    </w:p>
    <w:p w14:paraId="3174C513" w14:textId="77777777" w:rsidR="00A71F46" w:rsidRDefault="00A71F46" w:rsidP="00A71F46">
      <w:pPr>
        <w:rPr>
          <w:ins w:id="2920" w:author="Andreas Kuehne" w:date="2019-05-31T12:40:00Z"/>
        </w:rPr>
      </w:pPr>
      <w:ins w:id="2921" w:author="Andreas Kuehne" w:date="2019-05-31T12:40:00Z">
        <w:r w:rsidRPr="005A6FFD">
          <w:rPr>
            <w:rFonts w:eastAsia="Arial"/>
          </w:rPr>
          <w:t xml:space="preserve">The </w:t>
        </w:r>
        <w:r w:rsidRPr="002062A5">
          <w:rPr>
            <w:rFonts w:ascii="Courier New" w:eastAsia="Courier New" w:hAnsi="Courier New" w:cs="Courier New"/>
          </w:rPr>
          <w:t>OptionalInputsType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7B92804" w14:textId="77777777" w:rsidR="00A71F46" w:rsidRDefault="00A71F46" w:rsidP="00A71F46">
      <w:pPr>
        <w:pStyle w:val="Code"/>
        <w:rPr>
          <w:ins w:id="2922" w:author="Andreas Kuehne" w:date="2019-05-31T12:40:00Z"/>
        </w:rPr>
      </w:pPr>
      <w:ins w:id="292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OptionalInputsType</w:t>
        </w:r>
        <w:r>
          <w:rPr>
            <w:color w:val="943634" w:themeColor="accent2" w:themeShade="BF"/>
          </w:rPr>
          <w:t>"</w:t>
        </w:r>
        <w:r>
          <w:rPr>
            <w:color w:val="31849B" w:themeColor="accent5" w:themeShade="BF"/>
          </w:rPr>
          <w:t>&gt;</w:t>
        </w:r>
      </w:ins>
    </w:p>
    <w:p w14:paraId="45411D0C" w14:textId="77777777" w:rsidR="00A71F46" w:rsidRDefault="00A71F46" w:rsidP="00A71F46">
      <w:pPr>
        <w:pStyle w:val="Code"/>
        <w:rPr>
          <w:ins w:id="2924" w:author="Andreas Kuehne" w:date="2019-05-31T12:40:00Z"/>
        </w:rPr>
      </w:pPr>
      <w:ins w:id="2925" w:author="Andreas Kuehne" w:date="2019-05-31T12:40:00Z">
        <w:r>
          <w:rPr>
            <w:color w:val="31849B" w:themeColor="accent5" w:themeShade="BF"/>
          </w:rPr>
          <w:t xml:space="preserve">  &lt;xs:sequence&gt;</w:t>
        </w:r>
      </w:ins>
    </w:p>
    <w:p w14:paraId="6E04339E" w14:textId="77777777" w:rsidR="00A71F46" w:rsidRDefault="00A71F46" w:rsidP="00A71F46">
      <w:pPr>
        <w:pStyle w:val="Code"/>
        <w:rPr>
          <w:ins w:id="2926" w:author="Andreas Kuehne" w:date="2019-05-31T12:40:00Z"/>
        </w:rPr>
      </w:pPr>
      <w:ins w:id="29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ServicePolicy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23D2192" w14:textId="77777777" w:rsidR="00A71F46" w:rsidRDefault="00A71F46" w:rsidP="00A71F46">
      <w:pPr>
        <w:pStyle w:val="Code"/>
        <w:rPr>
          <w:ins w:id="2928" w:author="Andreas Kuehne" w:date="2019-05-31T12:40:00Z"/>
        </w:rPr>
      </w:pPr>
      <w:ins w:id="292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Language</w:t>
        </w:r>
        <w:r>
          <w:rPr>
            <w:color w:val="943634" w:themeColor="accent2" w:themeShade="BF"/>
          </w:rPr>
          <w:t>" type="</w:t>
        </w:r>
        <w:r>
          <w:rPr>
            <w:color w:val="244061" w:themeColor="accent1" w:themeShade="80"/>
          </w:rPr>
          <w:t>xs:language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DAA8A" w14:textId="77777777" w:rsidR="00A71F46" w:rsidRDefault="00A71F46" w:rsidP="00A71F46">
      <w:pPr>
        <w:pStyle w:val="Code"/>
        <w:rPr>
          <w:ins w:id="2930" w:author="Andreas Kuehne" w:date="2019-05-31T12:40:00Z"/>
        </w:rPr>
      </w:pPr>
      <w:ins w:id="293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EC45B6E" w14:textId="77777777" w:rsidR="00A71F46" w:rsidRDefault="00A71F46" w:rsidP="00A71F46">
      <w:pPr>
        <w:pStyle w:val="Code"/>
        <w:rPr>
          <w:ins w:id="2932" w:author="Andreas Kuehne" w:date="2019-05-31T12:40:00Z"/>
        </w:rPr>
      </w:pPr>
      <w:ins w:id="2933" w:author="Andreas Kuehne" w:date="2019-05-31T12:40:00Z">
        <w:r>
          <w:rPr>
            <w:color w:val="31849B" w:themeColor="accent5" w:themeShade="BF"/>
          </w:rPr>
          <w:t xml:space="preserve">  &lt;/xs:sequence&gt;</w:t>
        </w:r>
      </w:ins>
    </w:p>
    <w:p w14:paraId="5DF468FF" w14:textId="77777777" w:rsidR="00A71F46" w:rsidRDefault="00A71F46" w:rsidP="00A71F46">
      <w:pPr>
        <w:pStyle w:val="Code"/>
        <w:rPr>
          <w:ins w:id="2934" w:author="Andreas Kuehne" w:date="2019-05-31T12:40:00Z"/>
        </w:rPr>
      </w:pPr>
      <w:ins w:id="2935" w:author="Andreas Kuehne" w:date="2019-05-31T12:40:00Z">
        <w:r>
          <w:rPr>
            <w:color w:val="31849B" w:themeColor="accent5" w:themeShade="BF"/>
          </w:rPr>
          <w:t>&lt;/xs:complexType&gt;</w:t>
        </w:r>
      </w:ins>
    </w:p>
    <w:p w14:paraId="046CD6E8" w14:textId="77777777" w:rsidR="00A71F46" w:rsidRDefault="00A71F46" w:rsidP="00A71F46">
      <w:pPr>
        <w:spacing w:line="259" w:lineRule="auto"/>
        <w:rPr>
          <w:ins w:id="2936" w:author="Andreas Kuehne" w:date="2019-05-31T12:40:00Z"/>
        </w:rPr>
      </w:pPr>
      <w:ins w:id="2937" w:author="Andreas Kuehne" w:date="2019-05-31T12:40:00Z">
        <w:r>
          <w:t>Each child element of</w:t>
        </w:r>
        <w:r w:rsidRPr="71C71F8C">
          <w:t xml:space="preserve"> </w:t>
        </w:r>
        <w:r w:rsidRPr="002062A5">
          <w:rPr>
            <w:rFonts w:ascii="Courier New" w:eastAsia="Courier New" w:hAnsi="Courier New" w:cs="Courier New"/>
          </w:rPr>
          <w:t>OptionalInputsType</w:t>
        </w:r>
        <w:r w:rsidRPr="71C71F8C">
          <w:t xml:space="preserve"> </w:t>
        </w:r>
        <w:r>
          <w:t xml:space="preserve">XML element SHALL implement in XML syntax the sub-component that has a name equal to its local name. </w:t>
        </w:r>
      </w:ins>
      <w:customXmlInsRangeStart w:id="2938" w:author="Andreas Kuehne" w:date="2019-05-31T12:40:00Z"/>
      <w:sdt>
        <w:sdtPr>
          <w:tag w:val="dsb-OptionalInputsType.-xmlSchema"/>
          <w:id w:val="1943732535"/>
          <w:showingPlcHdr/>
        </w:sdtPr>
        <w:sdtContent>
          <w:customXmlInsRangeEnd w:id="2938"/>
          <w:ins w:id="2939" w:author="Andreas Kuehne" w:date="2019-05-31T12:40:00Z">
            <w:r>
              <w:rPr>
                <w:color w:val="19D131"/>
              </w:rPr>
              <w:t>[component OptionalInputs XML schema details]</w:t>
            </w:r>
          </w:ins>
          <w:customXmlInsRangeStart w:id="2940" w:author="Andreas Kuehne" w:date="2019-05-31T12:40:00Z"/>
        </w:sdtContent>
      </w:sdt>
      <w:customXmlInsRangeEnd w:id="2940"/>
    </w:p>
    <w:p w14:paraId="5E7D34B5" w14:textId="77777777" w:rsidR="00A71F46" w:rsidRDefault="00A71F46" w:rsidP="00A71F46">
      <w:pPr>
        <w:pStyle w:val="berschrift3"/>
        <w:numPr>
          <w:ilvl w:val="2"/>
          <w:numId w:val="3"/>
        </w:numPr>
        <w:rPr>
          <w:ins w:id="2941" w:author="Andreas Kuehne" w:date="2019-05-31T12:40:00Z"/>
        </w:rPr>
      </w:pPr>
      <w:ins w:id="2942" w:author="Andreas Kuehne" w:date="2019-05-31T12:40:00Z">
        <w:r>
          <w:t>Component OptionalOutputs</w:t>
        </w:r>
      </w:ins>
    </w:p>
    <w:p w14:paraId="045BE6F7" w14:textId="77777777" w:rsidR="00A71F46" w:rsidRDefault="00A71F46" w:rsidP="00A71F46">
      <w:pPr>
        <w:rPr>
          <w:ins w:id="2943" w:author="Andreas Kuehne" w:date="2019-05-31T12:40:00Z"/>
        </w:rPr>
      </w:pPr>
      <w:customXmlInsRangeStart w:id="2944" w:author="Andreas Kuehne" w:date="2019-05-31T12:40:00Z"/>
      <w:sdt>
        <w:sdtPr>
          <w:tag w:val="dsb-OptionalOutputsType.-normative"/>
          <w:id w:val="-346482190"/>
          <w:showingPlcHdr/>
        </w:sdtPr>
        <w:sdtContent>
          <w:customXmlInsRangeEnd w:id="2944"/>
          <w:ins w:id="2945" w:author="Andreas Kuehne" w:date="2019-05-31T12:40:00Z">
            <w:r>
              <w:rPr>
                <w:color w:val="19D131"/>
              </w:rPr>
              <w:t>[component OptionalOutputs normative details]</w:t>
            </w:r>
          </w:ins>
          <w:customXmlInsRangeStart w:id="2946" w:author="Andreas Kuehne" w:date="2019-05-31T12:40:00Z"/>
        </w:sdtContent>
      </w:sdt>
      <w:customXmlInsRangeEnd w:id="2946"/>
    </w:p>
    <w:p w14:paraId="54B831B9" w14:textId="77777777" w:rsidR="00A71F46" w:rsidRDefault="00A71F46" w:rsidP="00A71F46">
      <w:pPr>
        <w:rPr>
          <w:ins w:id="2947" w:author="Andreas Kuehne" w:date="2019-05-31T12:40:00Z"/>
        </w:rPr>
      </w:pPr>
      <w:ins w:id="2948" w:author="Andreas Kuehne" w:date="2019-05-31T12:40:00Z">
        <w:r>
          <w:t>Below follows a list of the sub-components that constitute this component:</w:t>
        </w:r>
      </w:ins>
    </w:p>
    <w:p w14:paraId="3958758D" w14:textId="77777777" w:rsidR="00A71F46" w:rsidRDefault="00A71F46" w:rsidP="00A71F46">
      <w:pPr>
        <w:pStyle w:val="Member"/>
        <w:rPr>
          <w:ins w:id="2949" w:author="Andreas Kuehne" w:date="2019-05-31T12:40:00Z"/>
        </w:rPr>
      </w:pPr>
      <w:ins w:id="2950" w:author="Andreas Kuehne" w:date="2019-05-31T12:40:00Z">
        <w:r>
          <w:lastRenderedPageBreak/>
          <w:t xml:space="preserve">The OPTIONAL </w:t>
        </w:r>
        <w:r w:rsidRPr="35C1378D">
          <w:rPr>
            <w:rStyle w:val="Datatype"/>
          </w:rPr>
          <w:t>AppliedPolicy</w:t>
        </w:r>
        <w:r>
          <w:t xml:space="preserve"> element, if present, MAY occur zero or more times containing a URI. </w:t>
        </w:r>
      </w:ins>
      <w:customXmlInsRangeStart w:id="2951" w:author="Andreas Kuehne" w:date="2019-05-31T12:40:00Z"/>
      <w:sdt>
        <w:sdtPr>
          <w:alias w:val="dsb-OptionalOutputsType.policy"/>
          <w:tag w:val="dsb-OptionalOutputsType.AppliedPolicy"/>
          <w:id w:val="-1386790897"/>
        </w:sdtPr>
        <w:sdtContent>
          <w:customXmlInsRangeEnd w:id="2951"/>
          <w:ins w:id="2952" w:author="Andreas Kuehne" w:date="2019-05-31T12:40:00Z">
            <w:r w:rsidRPr="003A06D0">
              <w:rPr>
                <w:color w:val="19D131"/>
                <w:lang w:val="en-GB"/>
              </w:rPr>
              <w:t>This element lists the set of DSS policies used by the server.</w:t>
            </w:r>
          </w:ins>
          <w:customXmlInsRangeStart w:id="2953" w:author="Andreas Kuehne" w:date="2019-05-31T12:40:00Z"/>
        </w:sdtContent>
      </w:sdt>
      <w:customXmlInsRangeEnd w:id="2953"/>
    </w:p>
    <w:p w14:paraId="11A278EB" w14:textId="77777777" w:rsidR="00A71F46" w:rsidRDefault="00A71F46" w:rsidP="00A71F46">
      <w:pPr>
        <w:pStyle w:val="Member"/>
        <w:rPr>
          <w:ins w:id="2954" w:author="Andreas Kuehne" w:date="2019-05-31T12:40:00Z"/>
        </w:rPr>
      </w:pPr>
      <w:ins w:id="2955"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ins>
      <w:customXmlInsRangeStart w:id="2956" w:author="Andreas Kuehne" w:date="2019-05-31T12:40:00Z"/>
      <w:sdt>
        <w:sdtPr>
          <w:alias w:val="dsb-OptionalOutputsType.other"/>
          <w:tag w:val="dsb-OptionalOutputsType.Other"/>
          <w:id w:val="-892741767"/>
        </w:sdtPr>
        <w:sdtContent>
          <w:customXmlInsRangeEnd w:id="2956"/>
          <w:ins w:id="2957" w:author="Andreas Kuehne" w:date="2019-05-31T12:40:00Z">
            <w:r w:rsidRPr="003A06D0">
              <w:rPr>
                <w:color w:val="19D131"/>
                <w:lang w:val="en-GB"/>
              </w:rPr>
              <w:t>Other may contain arbitrary content that may be specified in a profile and can be used to extend the Protocol.</w:t>
            </w:r>
          </w:ins>
          <w:customXmlInsRangeStart w:id="2958" w:author="Andreas Kuehne" w:date="2019-05-31T12:40:00Z"/>
        </w:sdtContent>
      </w:sdt>
      <w:customXmlInsRangeEnd w:id="2958"/>
    </w:p>
    <w:p w14:paraId="210588EB" w14:textId="77777777" w:rsidR="00A71F46" w:rsidRDefault="00A71F46" w:rsidP="00A71F46">
      <w:pPr>
        <w:pStyle w:val="Non-normativeCommentHeading"/>
        <w:rPr>
          <w:ins w:id="2959" w:author="Andreas Kuehne" w:date="2019-05-31T12:40:00Z"/>
        </w:rPr>
      </w:pPr>
      <w:ins w:id="2960" w:author="Andreas Kuehne" w:date="2019-05-31T12:40:00Z">
        <w:r>
          <w:t>Non-normative Comment:</w:t>
        </w:r>
      </w:ins>
    </w:p>
    <w:p w14:paraId="6C626607" w14:textId="77777777" w:rsidR="00A71F46" w:rsidRDefault="00A71F46" w:rsidP="00A71F46">
      <w:pPr>
        <w:pStyle w:val="Non-normativeComment"/>
        <w:rPr>
          <w:ins w:id="2961" w:author="Andreas Kuehne" w:date="2019-05-31T12:40:00Z"/>
        </w:rPr>
      </w:pPr>
      <w:customXmlInsRangeStart w:id="2962" w:author="Andreas Kuehne" w:date="2019-05-31T12:40:00Z"/>
      <w:sdt>
        <w:sdtPr>
          <w:tag w:val="dsb-OptionalOutputsType.-nonNormative"/>
          <w:id w:val="-1232231139"/>
          <w:showingPlcHdr/>
        </w:sdtPr>
        <w:sdtContent>
          <w:customXmlInsRangeEnd w:id="2962"/>
          <w:ins w:id="2963" w:author="Andreas Kuehne" w:date="2019-05-31T12:40:00Z">
            <w:r>
              <w:rPr>
                <w:color w:val="19D131"/>
              </w:rPr>
              <w:t>[component OptionalOutputs non normative details]</w:t>
            </w:r>
          </w:ins>
          <w:customXmlInsRangeStart w:id="2964" w:author="Andreas Kuehne" w:date="2019-05-31T12:40:00Z"/>
        </w:sdtContent>
      </w:sdt>
      <w:customXmlInsRangeEnd w:id="2964"/>
    </w:p>
    <w:p w14:paraId="15F0FF66" w14:textId="77777777" w:rsidR="00A71F46" w:rsidRDefault="00A71F46" w:rsidP="00A71F46">
      <w:pPr>
        <w:pStyle w:val="berschrift4"/>
        <w:numPr>
          <w:ilvl w:val="3"/>
          <w:numId w:val="3"/>
        </w:numPr>
        <w:rPr>
          <w:ins w:id="2965" w:author="Andreas Kuehne" w:date="2019-05-31T12:40:00Z"/>
        </w:rPr>
      </w:pPr>
      <w:ins w:id="2966" w:author="Andreas Kuehne" w:date="2019-05-31T12:40:00Z">
        <w:r>
          <w:t>OptionalOutputs – JSON Syntax</w:t>
        </w:r>
      </w:ins>
    </w:p>
    <w:p w14:paraId="5982B269" w14:textId="77777777" w:rsidR="00A71F46" w:rsidRPr="4593A2D4" w:rsidRDefault="00A71F46" w:rsidP="00A71F46">
      <w:pPr>
        <w:rPr>
          <w:ins w:id="2967" w:author="Andreas Kuehne" w:date="2019-05-31T12:40:00Z"/>
        </w:rPr>
      </w:pPr>
      <w:ins w:id="2968"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w:t>
        </w:r>
        <w:r w:rsidRPr="002062A5">
          <w:rPr>
            <w:rFonts w:eastAsia="Arial" w:cs="Arial"/>
            <w:sz w:val="22"/>
            <w:szCs w:val="22"/>
          </w:rPr>
          <w:t xml:space="preserve"> is used as a base type only, not as a JSON instance.</w:t>
        </w:r>
      </w:ins>
    </w:p>
    <w:p w14:paraId="0603557E" w14:textId="77777777" w:rsidR="00A71F46" w:rsidRDefault="00A71F46" w:rsidP="00A71F46">
      <w:pPr>
        <w:rPr>
          <w:ins w:id="2969" w:author="Andreas Kuehne" w:date="2019-05-31T12:40:00Z"/>
        </w:rPr>
      </w:pPr>
      <w:customXmlInsRangeStart w:id="2970" w:author="Andreas Kuehne" w:date="2019-05-31T12:40:00Z"/>
      <w:sdt>
        <w:sdtPr>
          <w:tag w:val="dsb-OptionalOutputsType.-jsonSchema"/>
          <w:id w:val="-1298221083"/>
          <w:showingPlcHdr/>
        </w:sdtPr>
        <w:sdtContent>
          <w:customXmlInsRangeEnd w:id="2970"/>
          <w:ins w:id="2971" w:author="Andreas Kuehne" w:date="2019-05-31T12:40:00Z">
            <w:r>
              <w:rPr>
                <w:color w:val="19D131"/>
              </w:rPr>
              <w:t>[component OptionalOutputs JSON schema details]</w:t>
            </w:r>
          </w:ins>
          <w:customXmlInsRangeStart w:id="2972" w:author="Andreas Kuehne" w:date="2019-05-31T12:40:00Z"/>
        </w:sdtContent>
      </w:sdt>
      <w:customXmlInsRangeEnd w:id="2972"/>
    </w:p>
    <w:p w14:paraId="48F3731A" w14:textId="77777777" w:rsidR="00A71F46" w:rsidRDefault="00A71F46" w:rsidP="00A71F46">
      <w:pPr>
        <w:pStyle w:val="berschrift4"/>
        <w:numPr>
          <w:ilvl w:val="3"/>
          <w:numId w:val="3"/>
        </w:numPr>
        <w:rPr>
          <w:ins w:id="2973" w:author="Andreas Kuehne" w:date="2019-05-31T12:40:00Z"/>
        </w:rPr>
      </w:pPr>
      <w:ins w:id="2974" w:author="Andreas Kuehne" w:date="2019-05-31T12:40:00Z">
        <w:r>
          <w:t>OptionalOutputs – XML Syntax</w:t>
        </w:r>
      </w:ins>
    </w:p>
    <w:p w14:paraId="3E938C5B" w14:textId="77777777" w:rsidR="00A71F46" w:rsidRPr="5404FA76" w:rsidRDefault="00A71F46" w:rsidP="00A71F46">
      <w:pPr>
        <w:rPr>
          <w:ins w:id="2975" w:author="Andreas Kuehne" w:date="2019-05-31T12:40:00Z"/>
        </w:rPr>
      </w:pPr>
      <w:ins w:id="2976" w:author="Andreas Kuehne" w:date="2019-05-31T12:40:00Z">
        <w:r w:rsidRPr="0CCF9147">
          <w:t xml:space="preserve">The XML type </w:t>
        </w:r>
        <w:r w:rsidRPr="002062A5">
          <w:rPr>
            <w:rFonts w:ascii="Courier New" w:eastAsia="Courier New" w:hAnsi="Courier New" w:cs="Courier New"/>
          </w:rPr>
          <w:t>OptionalOutputsType</w:t>
        </w:r>
        <w:r w:rsidRPr="0CCF9147">
          <w:t xml:space="preserve"> SHALL implement the requirements defined in the </w:t>
        </w:r>
        <w:r w:rsidRPr="002062A5">
          <w:rPr>
            <w:rFonts w:ascii="Courier New" w:eastAsia="Courier New" w:hAnsi="Courier New" w:cs="Courier New"/>
          </w:rPr>
          <w:t>OptionalOutputs</w:t>
        </w:r>
        <w:r>
          <w:t xml:space="preserve"> </w:t>
        </w:r>
        <w:r w:rsidRPr="005A6FFD">
          <w:t>component.</w:t>
        </w:r>
      </w:ins>
    </w:p>
    <w:p w14:paraId="3D7C45B7" w14:textId="77777777" w:rsidR="00A71F46" w:rsidRDefault="00A71F46" w:rsidP="00A71F46">
      <w:pPr>
        <w:rPr>
          <w:ins w:id="2977" w:author="Andreas Kuehne" w:date="2019-05-31T12:40:00Z"/>
        </w:rPr>
      </w:pPr>
      <w:ins w:id="2978" w:author="Andreas Kuehne" w:date="2019-05-31T12:40:00Z">
        <w:r w:rsidRPr="005A6FFD">
          <w:rPr>
            <w:rFonts w:eastAsia="Arial"/>
          </w:rPr>
          <w:t xml:space="preserve">The </w:t>
        </w:r>
        <w:r w:rsidRPr="002062A5">
          <w:rPr>
            <w:rFonts w:ascii="Courier New" w:eastAsia="Courier New" w:hAnsi="Courier New" w:cs="Courier New"/>
          </w:rPr>
          <w:t>OptionalOutputsType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38B6255" w14:textId="77777777" w:rsidR="00A71F46" w:rsidRDefault="00A71F46" w:rsidP="00A71F46">
      <w:pPr>
        <w:pStyle w:val="Code"/>
        <w:rPr>
          <w:ins w:id="2979" w:author="Andreas Kuehne" w:date="2019-05-31T12:40:00Z"/>
        </w:rPr>
      </w:pPr>
      <w:ins w:id="298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OptionalOutputsType</w:t>
        </w:r>
        <w:r>
          <w:rPr>
            <w:color w:val="943634" w:themeColor="accent2" w:themeShade="BF"/>
          </w:rPr>
          <w:t>"</w:t>
        </w:r>
        <w:r>
          <w:rPr>
            <w:color w:val="31849B" w:themeColor="accent5" w:themeShade="BF"/>
          </w:rPr>
          <w:t>&gt;</w:t>
        </w:r>
      </w:ins>
    </w:p>
    <w:p w14:paraId="75484372" w14:textId="77777777" w:rsidR="00A71F46" w:rsidRDefault="00A71F46" w:rsidP="00A71F46">
      <w:pPr>
        <w:pStyle w:val="Code"/>
        <w:rPr>
          <w:ins w:id="2981" w:author="Andreas Kuehne" w:date="2019-05-31T12:40:00Z"/>
        </w:rPr>
      </w:pPr>
      <w:ins w:id="2982" w:author="Andreas Kuehne" w:date="2019-05-31T12:40:00Z">
        <w:r>
          <w:rPr>
            <w:color w:val="31849B" w:themeColor="accent5" w:themeShade="BF"/>
          </w:rPr>
          <w:t xml:space="preserve">  &lt;xs:sequence&gt;</w:t>
        </w:r>
      </w:ins>
    </w:p>
    <w:p w14:paraId="7050742E" w14:textId="77777777" w:rsidR="00A71F46" w:rsidRDefault="00A71F46" w:rsidP="00A71F46">
      <w:pPr>
        <w:pStyle w:val="Code"/>
        <w:rPr>
          <w:ins w:id="2983" w:author="Andreas Kuehne" w:date="2019-05-31T12:40:00Z"/>
        </w:rPr>
      </w:pPr>
      <w:ins w:id="29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860E02" w14:textId="77777777" w:rsidR="00A71F46" w:rsidRDefault="00A71F46" w:rsidP="00A71F46">
      <w:pPr>
        <w:pStyle w:val="Code"/>
        <w:rPr>
          <w:ins w:id="2985" w:author="Andreas Kuehne" w:date="2019-05-31T12:40:00Z"/>
        </w:rPr>
      </w:pPr>
      <w:ins w:id="298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6D441F7" w14:textId="77777777" w:rsidR="00A71F46" w:rsidRDefault="00A71F46" w:rsidP="00A71F46">
      <w:pPr>
        <w:pStyle w:val="Code"/>
        <w:rPr>
          <w:ins w:id="2987" w:author="Andreas Kuehne" w:date="2019-05-31T12:40:00Z"/>
        </w:rPr>
      </w:pPr>
      <w:ins w:id="2988" w:author="Andreas Kuehne" w:date="2019-05-31T12:40:00Z">
        <w:r>
          <w:rPr>
            <w:color w:val="31849B" w:themeColor="accent5" w:themeShade="BF"/>
          </w:rPr>
          <w:t xml:space="preserve">  &lt;/xs:sequence&gt;</w:t>
        </w:r>
      </w:ins>
    </w:p>
    <w:p w14:paraId="17F34F0A" w14:textId="77777777" w:rsidR="00A71F46" w:rsidRDefault="00A71F46" w:rsidP="00A71F46">
      <w:pPr>
        <w:pStyle w:val="Code"/>
        <w:rPr>
          <w:ins w:id="2989" w:author="Andreas Kuehne" w:date="2019-05-31T12:40:00Z"/>
        </w:rPr>
      </w:pPr>
      <w:ins w:id="2990" w:author="Andreas Kuehne" w:date="2019-05-31T12:40:00Z">
        <w:r>
          <w:rPr>
            <w:color w:val="31849B" w:themeColor="accent5" w:themeShade="BF"/>
          </w:rPr>
          <w:t>&lt;/xs:complexType&gt;</w:t>
        </w:r>
      </w:ins>
    </w:p>
    <w:p w14:paraId="6C2BEFD9" w14:textId="77777777" w:rsidR="00A71F46" w:rsidRDefault="00A71F46" w:rsidP="00A71F46">
      <w:pPr>
        <w:spacing w:line="259" w:lineRule="auto"/>
        <w:rPr>
          <w:ins w:id="2991" w:author="Andreas Kuehne" w:date="2019-05-31T12:40:00Z"/>
        </w:rPr>
      </w:pPr>
      <w:ins w:id="2992" w:author="Andreas Kuehne" w:date="2019-05-31T12:40:00Z">
        <w:r>
          <w:t>Each child element of</w:t>
        </w:r>
        <w:r w:rsidRPr="71C71F8C">
          <w:t xml:space="preserve"> </w:t>
        </w:r>
        <w:r w:rsidRPr="002062A5">
          <w:rPr>
            <w:rFonts w:ascii="Courier New" w:eastAsia="Courier New" w:hAnsi="Courier New" w:cs="Courier New"/>
          </w:rPr>
          <w:t>OptionalOutputsType</w:t>
        </w:r>
        <w:r w:rsidRPr="71C71F8C">
          <w:t xml:space="preserve"> </w:t>
        </w:r>
        <w:r>
          <w:t xml:space="preserve">XML element SHALL implement in XML syntax the sub-component that has a name equal to its local name. </w:t>
        </w:r>
      </w:ins>
      <w:customXmlInsRangeStart w:id="2993" w:author="Andreas Kuehne" w:date="2019-05-31T12:40:00Z"/>
      <w:sdt>
        <w:sdtPr>
          <w:tag w:val="dsb-OptionalOutputsType.-xmlSchema"/>
          <w:id w:val="1070384964"/>
          <w:showingPlcHdr/>
        </w:sdtPr>
        <w:sdtContent>
          <w:customXmlInsRangeEnd w:id="2993"/>
          <w:ins w:id="2994" w:author="Andreas Kuehne" w:date="2019-05-31T12:40:00Z">
            <w:r>
              <w:rPr>
                <w:color w:val="19D131"/>
              </w:rPr>
              <w:t>[component OptionalOutputs XML schema details]</w:t>
            </w:r>
          </w:ins>
          <w:customXmlInsRangeStart w:id="2995" w:author="Andreas Kuehne" w:date="2019-05-31T12:40:00Z"/>
        </w:sdtContent>
      </w:sdt>
      <w:customXmlInsRangeEnd w:id="2995"/>
    </w:p>
    <w:p w14:paraId="6C9D4107" w14:textId="77777777" w:rsidR="00A71F46" w:rsidRDefault="00A71F46" w:rsidP="00A71F46">
      <w:pPr>
        <w:pStyle w:val="berschrift3"/>
        <w:numPr>
          <w:ilvl w:val="2"/>
          <w:numId w:val="3"/>
        </w:numPr>
        <w:rPr>
          <w:ins w:id="2996" w:author="Andreas Kuehne" w:date="2019-05-31T12:40:00Z"/>
        </w:rPr>
      </w:pPr>
      <w:ins w:id="2997" w:author="Andreas Kuehne" w:date="2019-05-31T12:40:00Z">
        <w:r>
          <w:t>Component RequestBase</w:t>
        </w:r>
      </w:ins>
    </w:p>
    <w:p w14:paraId="67D4AAA4" w14:textId="77777777" w:rsidR="00A71F46" w:rsidRDefault="00A71F46" w:rsidP="00A71F46">
      <w:pPr>
        <w:rPr>
          <w:ins w:id="2998" w:author="Andreas Kuehne" w:date="2019-05-31T12:40:00Z"/>
        </w:rPr>
      </w:pPr>
      <w:customXmlInsRangeStart w:id="2999" w:author="Andreas Kuehne" w:date="2019-05-31T12:40:00Z"/>
      <w:sdt>
        <w:sdtPr>
          <w:tag w:val="dsb-RequestBaseType.-normative"/>
          <w:id w:val="-721667867"/>
        </w:sdtPr>
        <w:sdtContent>
          <w:customXmlInsRangeEnd w:id="2999"/>
          <w:ins w:id="3000" w:author="Andreas Kuehne" w:date="2019-05-31T12:40:00Z">
            <w:r w:rsidRPr="003A06D0">
              <w:rPr>
                <w:color w:val="19D131"/>
                <w:lang w:val="en-GB"/>
              </w:rPr>
              <w:t xml:space="preserve">The </w:t>
            </w:r>
            <w:r w:rsidRPr="003A06D0">
              <w:rPr>
                <w:rFonts w:ascii="Courier New" w:eastAsia="Courier New" w:hAnsi="Courier New" w:cs="Courier New"/>
                <w:lang w:val="en-GB"/>
              </w:rPr>
              <w:t>RequestBase</w:t>
            </w:r>
            <w:r w:rsidRPr="003A06D0">
              <w:rPr>
                <w:color w:val="19D131"/>
                <w:lang w:val="en-GB"/>
              </w:rPr>
              <w:t xml:space="preserve"> component is the base structure for request elements defined by the core protocol or profiles.</w:t>
            </w:r>
          </w:ins>
          <w:customXmlInsRangeStart w:id="3001" w:author="Andreas Kuehne" w:date="2019-05-31T12:40:00Z"/>
        </w:sdtContent>
      </w:sdt>
      <w:customXmlInsRangeEnd w:id="3001"/>
    </w:p>
    <w:p w14:paraId="64A35494" w14:textId="77777777" w:rsidR="00A71F46" w:rsidRDefault="00A71F46" w:rsidP="00A71F46">
      <w:pPr>
        <w:rPr>
          <w:ins w:id="3002" w:author="Andreas Kuehne" w:date="2019-05-31T12:40:00Z"/>
        </w:rPr>
      </w:pPr>
      <w:ins w:id="3003" w:author="Andreas Kuehne" w:date="2019-05-31T12:40:00Z">
        <w:r>
          <w:t>Below follows a list of the sub-components that constitute this component:</w:t>
        </w:r>
      </w:ins>
    </w:p>
    <w:p w14:paraId="68F0AD65" w14:textId="77777777" w:rsidR="00A71F46" w:rsidRDefault="00A71F46" w:rsidP="00A71F46">
      <w:pPr>
        <w:pStyle w:val="Member"/>
        <w:rPr>
          <w:ins w:id="3004" w:author="Andreas Kuehne" w:date="2019-05-31T12:40:00Z"/>
        </w:rPr>
      </w:pPr>
      <w:ins w:id="3005" w:author="Andreas Kuehne" w:date="2019-05-31T12:40:00Z">
        <w:r>
          <w:t xml:space="preserve">The OPTIONAL </w:t>
        </w:r>
        <w:r w:rsidRPr="35C1378D">
          <w:rPr>
            <w:rStyle w:val="Datatype"/>
          </w:rPr>
          <w:t>Profile</w:t>
        </w:r>
        <w:r>
          <w:t xml:space="preserve"> element, if present, MAY occur zero or more times containing a URI. </w:t>
        </w:r>
      </w:ins>
      <w:customXmlInsRangeStart w:id="3006" w:author="Andreas Kuehne" w:date="2019-05-31T12:40:00Z"/>
      <w:sdt>
        <w:sdtPr>
          <w:alias w:val="dsb-RequestBaseType.profile"/>
          <w:tag w:val="dsb-RequestBaseType.Profile"/>
          <w:id w:val="-229312574"/>
        </w:sdtPr>
        <w:sdtContent>
          <w:customXmlInsRangeEnd w:id="3006"/>
          <w:ins w:id="3007" w:author="Andreas Kuehne" w:date="2019-05-31T12:40:00Z">
            <w:r w:rsidRPr="003A06D0">
              <w:rPr>
                <w:color w:val="19D131"/>
                <w:lang w:val="en-GB"/>
              </w:rPr>
              <w:t>This element indicates a set of DSS profiles. It is used by the client to select profiles the server supports.</w:t>
            </w:r>
          </w:ins>
          <w:customXmlInsRangeStart w:id="3008" w:author="Andreas Kuehne" w:date="2019-05-31T12:40:00Z"/>
        </w:sdtContent>
      </w:sdt>
      <w:customXmlInsRangeEnd w:id="3008"/>
    </w:p>
    <w:p w14:paraId="7438F0A7" w14:textId="77777777" w:rsidR="00A71F46" w:rsidRDefault="00A71F46" w:rsidP="00A71F46">
      <w:pPr>
        <w:pStyle w:val="Member"/>
        <w:rPr>
          <w:ins w:id="3009" w:author="Andreas Kuehne" w:date="2019-05-31T12:40:00Z"/>
        </w:rPr>
      </w:pPr>
      <w:ins w:id="3010" w:author="Andreas Kuehne" w:date="2019-05-31T12:40:00Z">
        <w:r>
          <w:t xml:space="preserve">The OPTIONAL </w:t>
        </w:r>
        <w:r w:rsidRPr="35C1378D">
          <w:rPr>
            <w:rStyle w:val="Datatype"/>
          </w:rPr>
          <w:t>RequestID</w:t>
        </w:r>
        <w:r>
          <w:t xml:space="preserve"> element, if present, MUST contain one instance of a string. </w:t>
        </w:r>
      </w:ins>
      <w:customXmlInsRangeStart w:id="3011" w:author="Andreas Kuehne" w:date="2019-05-31T12:40:00Z"/>
      <w:sdt>
        <w:sdtPr>
          <w:alias w:val="dsb-RequestBaseType.reqID"/>
          <w:tag w:val="dsb-RequestBaseType.RequestID"/>
          <w:id w:val="877205389"/>
        </w:sdtPr>
        <w:sdtContent>
          <w:customXmlInsRangeEnd w:id="3011"/>
          <w:ins w:id="3012"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requests with responses. When present in a request, the server MUST return it in the response.</w:t>
            </w:r>
          </w:ins>
          <w:customXmlInsRangeStart w:id="3013" w:author="Andreas Kuehne" w:date="2019-05-31T12:40:00Z"/>
        </w:sdtContent>
      </w:sdt>
      <w:customXmlInsRangeEnd w:id="3013"/>
    </w:p>
    <w:p w14:paraId="47752543" w14:textId="77777777" w:rsidR="00A71F46" w:rsidRDefault="00A71F46" w:rsidP="00A71F46">
      <w:pPr>
        <w:pStyle w:val="Non-normativeCommentHeading"/>
        <w:rPr>
          <w:ins w:id="3014" w:author="Andreas Kuehne" w:date="2019-05-31T12:40:00Z"/>
        </w:rPr>
      </w:pPr>
      <w:ins w:id="3015" w:author="Andreas Kuehne" w:date="2019-05-31T12:40:00Z">
        <w:r>
          <w:t>Non-normative Comment:</w:t>
        </w:r>
      </w:ins>
    </w:p>
    <w:p w14:paraId="74235913" w14:textId="77777777" w:rsidR="00A71F46" w:rsidRDefault="00A71F46" w:rsidP="00A71F46">
      <w:pPr>
        <w:pStyle w:val="Non-normativeComment"/>
        <w:rPr>
          <w:ins w:id="3016" w:author="Andreas Kuehne" w:date="2019-05-31T12:40:00Z"/>
        </w:rPr>
      </w:pPr>
      <w:customXmlInsRangeStart w:id="3017" w:author="Andreas Kuehne" w:date="2019-05-31T12:40:00Z"/>
      <w:sdt>
        <w:sdtPr>
          <w:tag w:val="dsb-RequestBaseType.-nonNormative"/>
          <w:id w:val="-1168641746"/>
          <w:showingPlcHdr/>
        </w:sdtPr>
        <w:sdtContent>
          <w:customXmlInsRangeEnd w:id="3017"/>
          <w:ins w:id="3018" w:author="Andreas Kuehne" w:date="2019-05-31T12:40:00Z">
            <w:r>
              <w:rPr>
                <w:color w:val="19D131"/>
              </w:rPr>
              <w:t>[component RequestBase non normative details]</w:t>
            </w:r>
          </w:ins>
          <w:customXmlInsRangeStart w:id="3019" w:author="Andreas Kuehne" w:date="2019-05-31T12:40:00Z"/>
        </w:sdtContent>
      </w:sdt>
      <w:customXmlInsRangeEnd w:id="3019"/>
    </w:p>
    <w:p w14:paraId="0B1D10A9" w14:textId="77777777" w:rsidR="00A71F46" w:rsidRDefault="00A71F46" w:rsidP="00A71F46">
      <w:pPr>
        <w:pStyle w:val="berschrift4"/>
        <w:numPr>
          <w:ilvl w:val="3"/>
          <w:numId w:val="3"/>
        </w:numPr>
        <w:rPr>
          <w:ins w:id="3020" w:author="Andreas Kuehne" w:date="2019-05-31T12:40:00Z"/>
        </w:rPr>
      </w:pPr>
      <w:ins w:id="3021" w:author="Andreas Kuehne" w:date="2019-05-31T12:40:00Z">
        <w:r>
          <w:t>RequestBase – JSON Syntax</w:t>
        </w:r>
      </w:ins>
    </w:p>
    <w:p w14:paraId="7514E674" w14:textId="77777777" w:rsidR="00A71F46" w:rsidRPr="4593A2D4" w:rsidRDefault="00A71F46" w:rsidP="00A71F46">
      <w:pPr>
        <w:rPr>
          <w:ins w:id="3022" w:author="Andreas Kuehne" w:date="2019-05-31T12:40:00Z"/>
        </w:rPr>
      </w:pPr>
      <w:ins w:id="3023"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RequestBase</w:t>
        </w:r>
        <w:r w:rsidRPr="002062A5">
          <w:rPr>
            <w:rFonts w:eastAsia="Arial" w:cs="Arial"/>
            <w:sz w:val="22"/>
            <w:szCs w:val="22"/>
          </w:rPr>
          <w:t xml:space="preserve"> is abstract and therefore has no JSON definition.</w:t>
        </w:r>
      </w:ins>
    </w:p>
    <w:p w14:paraId="3DD9DFC9" w14:textId="77777777" w:rsidR="00A71F46" w:rsidRDefault="00A71F46" w:rsidP="00A71F46">
      <w:pPr>
        <w:rPr>
          <w:ins w:id="3024" w:author="Andreas Kuehne" w:date="2019-05-31T12:40:00Z"/>
        </w:rPr>
      </w:pPr>
      <w:customXmlInsRangeStart w:id="3025" w:author="Andreas Kuehne" w:date="2019-05-31T12:40:00Z"/>
      <w:sdt>
        <w:sdtPr>
          <w:tag w:val="dsb-RequestBaseType.-jsonSchema"/>
          <w:id w:val="-631792586"/>
          <w:showingPlcHdr/>
        </w:sdtPr>
        <w:sdtContent>
          <w:customXmlInsRangeEnd w:id="3025"/>
          <w:ins w:id="3026" w:author="Andreas Kuehne" w:date="2019-05-31T12:40:00Z">
            <w:r>
              <w:rPr>
                <w:color w:val="19D131"/>
              </w:rPr>
              <w:t>[component RequestBase JSON schema details]</w:t>
            </w:r>
          </w:ins>
          <w:customXmlInsRangeStart w:id="3027" w:author="Andreas Kuehne" w:date="2019-05-31T12:40:00Z"/>
        </w:sdtContent>
      </w:sdt>
      <w:customXmlInsRangeEnd w:id="3027"/>
    </w:p>
    <w:p w14:paraId="6A6AEE5F" w14:textId="77777777" w:rsidR="00A71F46" w:rsidRDefault="00A71F46" w:rsidP="00A71F46">
      <w:pPr>
        <w:pStyle w:val="berschrift4"/>
        <w:numPr>
          <w:ilvl w:val="3"/>
          <w:numId w:val="3"/>
        </w:numPr>
        <w:rPr>
          <w:ins w:id="3028" w:author="Andreas Kuehne" w:date="2019-05-31T12:40:00Z"/>
        </w:rPr>
      </w:pPr>
      <w:ins w:id="3029" w:author="Andreas Kuehne" w:date="2019-05-31T12:40:00Z">
        <w:r>
          <w:lastRenderedPageBreak/>
          <w:t>RequestBase – XML Syntax</w:t>
        </w:r>
      </w:ins>
    </w:p>
    <w:p w14:paraId="23478FE0" w14:textId="77777777" w:rsidR="00A71F46" w:rsidRPr="5404FA76" w:rsidRDefault="00A71F46" w:rsidP="00A71F46">
      <w:pPr>
        <w:rPr>
          <w:ins w:id="3030" w:author="Andreas Kuehne" w:date="2019-05-31T12:40:00Z"/>
        </w:rPr>
      </w:pPr>
      <w:ins w:id="3031" w:author="Andreas Kuehne" w:date="2019-05-31T12:40:00Z">
        <w:r w:rsidRPr="0CCF9147">
          <w:t xml:space="preserve">The XML type </w:t>
        </w:r>
        <w:r w:rsidRPr="002062A5">
          <w:rPr>
            <w:rFonts w:ascii="Courier New" w:eastAsia="Courier New" w:hAnsi="Courier New" w:cs="Courier New"/>
          </w:rPr>
          <w:t>RequestBaseType</w:t>
        </w:r>
        <w:r w:rsidRPr="0CCF9147">
          <w:t xml:space="preserve"> SHALL implement the requirements defined in the </w:t>
        </w:r>
        <w:r w:rsidRPr="002062A5">
          <w:rPr>
            <w:rFonts w:ascii="Courier New" w:eastAsia="Courier New" w:hAnsi="Courier New" w:cs="Courier New"/>
          </w:rPr>
          <w:t>RequestBase</w:t>
        </w:r>
        <w:r>
          <w:t xml:space="preserve"> </w:t>
        </w:r>
        <w:r w:rsidRPr="005A6FFD">
          <w:t>component.</w:t>
        </w:r>
      </w:ins>
    </w:p>
    <w:p w14:paraId="0B67444B" w14:textId="77777777" w:rsidR="00A71F46" w:rsidRDefault="00A71F46" w:rsidP="00A71F46">
      <w:pPr>
        <w:rPr>
          <w:ins w:id="3032" w:author="Andreas Kuehne" w:date="2019-05-31T12:40:00Z"/>
        </w:rPr>
      </w:pPr>
      <w:ins w:id="3033" w:author="Andreas Kuehne" w:date="2019-05-31T12:40:00Z">
        <w:r w:rsidRPr="005A6FFD">
          <w:rPr>
            <w:rFonts w:eastAsia="Arial"/>
          </w:rPr>
          <w:t xml:space="preserve">The </w:t>
        </w:r>
        <w:r w:rsidRPr="002062A5">
          <w:rPr>
            <w:rFonts w:ascii="Courier New" w:eastAsia="Courier New" w:hAnsi="Courier New" w:cs="Courier New"/>
          </w:rPr>
          <w:t>RequestBaseType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B3A267" w14:textId="77777777" w:rsidR="00A71F46" w:rsidRDefault="00A71F46" w:rsidP="00A71F46">
      <w:pPr>
        <w:pStyle w:val="Code"/>
        <w:rPr>
          <w:ins w:id="3034" w:author="Andreas Kuehne" w:date="2019-05-31T12:40:00Z"/>
        </w:rPr>
      </w:pPr>
      <w:ins w:id="303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RequestBaseType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D6A02E3" w14:textId="77777777" w:rsidR="00A71F46" w:rsidRDefault="00A71F46" w:rsidP="00A71F46">
      <w:pPr>
        <w:pStyle w:val="Code"/>
        <w:rPr>
          <w:ins w:id="3036" w:author="Andreas Kuehne" w:date="2019-05-31T12:40:00Z"/>
        </w:rPr>
      </w:pPr>
      <w:ins w:id="3037" w:author="Andreas Kuehne" w:date="2019-05-31T12:40:00Z">
        <w:r>
          <w:rPr>
            <w:color w:val="31849B" w:themeColor="accent5" w:themeShade="BF"/>
          </w:rPr>
          <w:t xml:space="preserve">  &lt;xs:sequence&gt;</w:t>
        </w:r>
      </w:ins>
    </w:p>
    <w:p w14:paraId="16FDA485" w14:textId="77777777" w:rsidR="00A71F46" w:rsidRDefault="00A71F46" w:rsidP="00A71F46">
      <w:pPr>
        <w:pStyle w:val="Code"/>
        <w:rPr>
          <w:ins w:id="3038" w:author="Andreas Kuehne" w:date="2019-05-31T12:40:00Z"/>
        </w:rPr>
      </w:pPr>
      <w:ins w:id="303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B9D4514" w14:textId="77777777" w:rsidR="00A71F46" w:rsidRDefault="00A71F46" w:rsidP="00A71F46">
      <w:pPr>
        <w:pStyle w:val="Code"/>
        <w:rPr>
          <w:ins w:id="3040" w:author="Andreas Kuehne" w:date="2019-05-31T12:40:00Z"/>
        </w:rPr>
      </w:pPr>
      <w:ins w:id="3041" w:author="Andreas Kuehne" w:date="2019-05-31T12:40:00Z">
        <w:r>
          <w:rPr>
            <w:color w:val="31849B" w:themeColor="accent5" w:themeShade="BF"/>
          </w:rPr>
          <w:t xml:space="preserve">  &lt;/xs:sequence&gt;</w:t>
        </w:r>
      </w:ins>
    </w:p>
    <w:p w14:paraId="7B6FE408" w14:textId="77777777" w:rsidR="00A71F46" w:rsidRDefault="00A71F46" w:rsidP="00A71F46">
      <w:pPr>
        <w:pStyle w:val="Code"/>
        <w:rPr>
          <w:ins w:id="3042" w:author="Andreas Kuehne" w:date="2019-05-31T12:40:00Z"/>
        </w:rPr>
      </w:pPr>
      <w:ins w:id="304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E8C09F6" w14:textId="77777777" w:rsidR="00A71F46" w:rsidRDefault="00A71F46" w:rsidP="00A71F46">
      <w:pPr>
        <w:pStyle w:val="Code"/>
        <w:rPr>
          <w:ins w:id="3044" w:author="Andreas Kuehne" w:date="2019-05-31T12:40:00Z"/>
        </w:rPr>
      </w:pPr>
      <w:ins w:id="3045" w:author="Andreas Kuehne" w:date="2019-05-31T12:40:00Z">
        <w:r>
          <w:rPr>
            <w:color w:val="31849B" w:themeColor="accent5" w:themeShade="BF"/>
          </w:rPr>
          <w:t>&lt;/xs:complexType&gt;</w:t>
        </w:r>
      </w:ins>
    </w:p>
    <w:p w14:paraId="2D66CA01" w14:textId="77777777" w:rsidR="00A71F46" w:rsidRDefault="00A71F46" w:rsidP="00A71F46">
      <w:pPr>
        <w:spacing w:line="259" w:lineRule="auto"/>
        <w:rPr>
          <w:ins w:id="3046" w:author="Andreas Kuehne" w:date="2019-05-31T12:40:00Z"/>
        </w:rPr>
      </w:pPr>
      <w:ins w:id="3047" w:author="Andreas Kuehne" w:date="2019-05-31T12:40:00Z">
        <w:r>
          <w:t>Each child element of</w:t>
        </w:r>
        <w:r w:rsidRPr="71C71F8C">
          <w:t xml:space="preserve"> </w:t>
        </w:r>
        <w:r w:rsidRPr="002062A5">
          <w:rPr>
            <w:rFonts w:ascii="Courier New" w:eastAsia="Courier New" w:hAnsi="Courier New" w:cs="Courier New"/>
          </w:rPr>
          <w:t>RequestBaseType</w:t>
        </w:r>
        <w:r w:rsidRPr="71C71F8C">
          <w:t xml:space="preserve"> </w:t>
        </w:r>
        <w:r>
          <w:t xml:space="preserve">XML element SHALL implement in XML syntax the sub-component that has a name equal to its local name. </w:t>
        </w:r>
      </w:ins>
      <w:customXmlInsRangeStart w:id="3048" w:author="Andreas Kuehne" w:date="2019-05-31T12:40:00Z"/>
      <w:sdt>
        <w:sdtPr>
          <w:tag w:val="dsb-RequestBaseType.-xmlSchema"/>
          <w:id w:val="740288216"/>
          <w:showingPlcHdr/>
        </w:sdtPr>
        <w:sdtContent>
          <w:customXmlInsRangeEnd w:id="3048"/>
          <w:ins w:id="3049" w:author="Andreas Kuehne" w:date="2019-05-31T12:40:00Z">
            <w:r>
              <w:rPr>
                <w:color w:val="19D131"/>
              </w:rPr>
              <w:t>[component RequestBase XML schema details]</w:t>
            </w:r>
          </w:ins>
          <w:customXmlInsRangeStart w:id="3050" w:author="Andreas Kuehne" w:date="2019-05-31T12:40:00Z"/>
        </w:sdtContent>
      </w:sdt>
      <w:customXmlInsRangeEnd w:id="3050"/>
    </w:p>
    <w:p w14:paraId="5B606593" w14:textId="77777777" w:rsidR="00A71F46" w:rsidRDefault="00A71F46" w:rsidP="00A71F46">
      <w:pPr>
        <w:pStyle w:val="berschrift3"/>
        <w:numPr>
          <w:ilvl w:val="2"/>
          <w:numId w:val="3"/>
        </w:numPr>
        <w:rPr>
          <w:ins w:id="3051" w:author="Andreas Kuehne" w:date="2019-05-31T12:40:00Z"/>
        </w:rPr>
      </w:pPr>
      <w:ins w:id="3052" w:author="Andreas Kuehne" w:date="2019-05-31T12:40:00Z">
        <w:r>
          <w:t>Component ResponseBase</w:t>
        </w:r>
      </w:ins>
    </w:p>
    <w:p w14:paraId="1C2590BF" w14:textId="77777777" w:rsidR="00A71F46" w:rsidRDefault="00A71F46" w:rsidP="00A71F46">
      <w:pPr>
        <w:rPr>
          <w:ins w:id="3053" w:author="Andreas Kuehne" w:date="2019-05-31T12:40:00Z"/>
        </w:rPr>
      </w:pPr>
      <w:customXmlInsRangeStart w:id="3054" w:author="Andreas Kuehne" w:date="2019-05-31T12:40:00Z"/>
      <w:sdt>
        <w:sdtPr>
          <w:tag w:val="dsb-ResponseBaseType.-normative"/>
          <w:id w:val="1231041892"/>
        </w:sdtPr>
        <w:sdtContent>
          <w:customXmlInsRangeEnd w:id="3054"/>
          <w:ins w:id="3055" w:author="Andreas Kuehne" w:date="2019-05-31T12:40:00Z">
            <w:r w:rsidRPr="003A06D0">
              <w:rPr>
                <w:color w:val="19D131"/>
                <w:lang w:val="en-GB"/>
              </w:rPr>
              <w:t xml:space="preserve">The </w:t>
            </w:r>
            <w:r w:rsidRPr="003A06D0">
              <w:rPr>
                <w:rFonts w:ascii="Courier New" w:eastAsia="Courier New" w:hAnsi="Courier New" w:cs="Courier New"/>
                <w:lang w:val="en-GB"/>
              </w:rPr>
              <w:t>ResponseBase</w:t>
            </w:r>
            <w:r w:rsidRPr="003A06D0">
              <w:rPr>
                <w:color w:val="19D131"/>
                <w:lang w:val="en-GB"/>
              </w:rPr>
              <w:t xml:space="preserve"> component is the base structure for response elements defined by the core protocol or profiles.</w:t>
            </w:r>
          </w:ins>
          <w:customXmlInsRangeStart w:id="3056" w:author="Andreas Kuehne" w:date="2019-05-31T12:40:00Z"/>
        </w:sdtContent>
      </w:sdt>
      <w:customXmlInsRangeEnd w:id="3056"/>
    </w:p>
    <w:p w14:paraId="682EA8C8" w14:textId="77777777" w:rsidR="00A71F46" w:rsidRDefault="00A71F46" w:rsidP="00A71F46">
      <w:pPr>
        <w:rPr>
          <w:ins w:id="3057" w:author="Andreas Kuehne" w:date="2019-05-31T12:40:00Z"/>
        </w:rPr>
      </w:pPr>
      <w:ins w:id="3058" w:author="Andreas Kuehne" w:date="2019-05-31T12:40:00Z">
        <w:r>
          <w:t>Below follows a list of the sub-components that constitute this component:</w:t>
        </w:r>
      </w:ins>
    </w:p>
    <w:p w14:paraId="610DDFBD" w14:textId="77777777" w:rsidR="00A71F46" w:rsidRDefault="00A71F46" w:rsidP="00A71F46">
      <w:pPr>
        <w:pStyle w:val="Member"/>
        <w:rPr>
          <w:ins w:id="3059" w:author="Andreas Kuehne" w:date="2019-05-31T12:40:00Z"/>
        </w:rPr>
      </w:pPr>
      <w:ins w:id="3060" w:author="Andreas Kuehne" w:date="2019-05-31T12:40:00Z">
        <w:r>
          <w:t xml:space="preserve">The </w:t>
        </w:r>
        <w:r w:rsidRPr="35C1378D">
          <w:rPr>
            <w:rStyle w:val="Datatype"/>
          </w:rPr>
          <w:t>Result</w:t>
        </w:r>
        <w:r>
          <w:t xml:space="preserve"> element MUST contain one instance of a sub-component. This element MUST satisfy the requirements specified in this document in section </w:t>
        </w:r>
        <w:r>
          <w:fldChar w:fldCharType="begin"/>
        </w:r>
        <w:r>
          <w:instrText xml:space="preserve"> REF _RefComp9481086E \r \h </w:instrText>
        </w:r>
        <w:r>
          <w:fldChar w:fldCharType="separate"/>
        </w:r>
        <w:r>
          <w:rPr>
            <w:rStyle w:val="Datatype"/>
            <w:rFonts w:eastAsia="Courier New" w:cs="Courier New"/>
          </w:rPr>
          <w:t>Result</w:t>
        </w:r>
        <w:r>
          <w:fldChar w:fldCharType="end"/>
        </w:r>
        <w:r>
          <w:t xml:space="preserve">. </w:t>
        </w:r>
      </w:ins>
      <w:customXmlInsRangeStart w:id="3061" w:author="Andreas Kuehne" w:date="2019-05-31T12:40:00Z"/>
      <w:sdt>
        <w:sdtPr>
          <w:alias w:val="dsb-ResponseBaseType.result"/>
          <w:tag w:val="dsb-ResponseBaseType.Result"/>
          <w:id w:val="-1949461391"/>
        </w:sdtPr>
        <w:sdtContent>
          <w:customXmlInsRangeEnd w:id="3061"/>
          <w:ins w:id="3062" w:author="Andreas Kuehne" w:date="2019-05-31T12:40:00Z">
            <w:r>
              <w:rPr>
                <w:color w:val="19D131"/>
                <w:lang w:val="en-GB"/>
              </w:rPr>
              <w:t>This</w:t>
            </w:r>
            <w:r w:rsidRPr="003A06D0">
              <w:rPr>
                <w:color w:val="19D131"/>
                <w:lang w:val="en-GB"/>
              </w:rPr>
              <w:t xml:space="preserve"> element repre</w:t>
            </w:r>
            <w:r>
              <w:rPr>
                <w:color w:val="19D131"/>
                <w:lang w:val="en-GB"/>
              </w:rPr>
              <w:t>sents the status of the request</w:t>
            </w:r>
            <w:r w:rsidRPr="003A06D0">
              <w:rPr>
                <w:color w:val="19D131"/>
                <w:lang w:val="en-GB"/>
              </w:rPr>
              <w:t>.</w:t>
            </w:r>
          </w:ins>
          <w:customXmlInsRangeStart w:id="3063" w:author="Andreas Kuehne" w:date="2019-05-31T12:40:00Z"/>
        </w:sdtContent>
      </w:sdt>
      <w:customXmlInsRangeEnd w:id="3063"/>
    </w:p>
    <w:p w14:paraId="6C4D42C1" w14:textId="77777777" w:rsidR="00A71F46" w:rsidRDefault="00A71F46" w:rsidP="00A71F46">
      <w:pPr>
        <w:pStyle w:val="Member"/>
        <w:rPr>
          <w:ins w:id="3064" w:author="Andreas Kuehne" w:date="2019-05-31T12:40:00Z"/>
        </w:rPr>
      </w:pPr>
      <w:ins w:id="3065" w:author="Andreas Kuehne" w:date="2019-05-31T12:40:00Z">
        <w:r>
          <w:t xml:space="preserve">The OPTIONAL </w:t>
        </w:r>
        <w:r w:rsidRPr="35C1378D">
          <w:rPr>
            <w:rStyle w:val="Datatype"/>
          </w:rPr>
          <w:t>AppliedProfile</w:t>
        </w:r>
        <w:r>
          <w:t xml:space="preserve"> element, if present, MAY occur zero or more times containing a URI. </w:t>
        </w:r>
      </w:ins>
      <w:customXmlInsRangeStart w:id="3066" w:author="Andreas Kuehne" w:date="2019-05-31T12:40:00Z"/>
      <w:sdt>
        <w:sdtPr>
          <w:alias w:val="dsb-ResponseBaseType.profile"/>
          <w:tag w:val="dsb-ResponseBaseType.AppliedProfile"/>
          <w:id w:val="94375015"/>
        </w:sdtPr>
        <w:sdtContent>
          <w:customXmlInsRangeEnd w:id="3066"/>
          <w:ins w:id="3067" w:author="Andreas Kuehne" w:date="2019-05-31T12:40:00Z">
            <w:r w:rsidRPr="003A06D0">
              <w:rPr>
                <w:color w:val="19D131"/>
                <w:lang w:val="en-GB"/>
              </w:rPr>
              <w:t>This element lists the set of DSS profile applied by the server. This set MAY include the set of profiles requested by the client. But the server MAY use more comprehensive set of profiles and add additional profiles not requested by the client.</w:t>
            </w:r>
          </w:ins>
          <w:customXmlInsRangeStart w:id="3068" w:author="Andreas Kuehne" w:date="2019-05-31T12:40:00Z"/>
        </w:sdtContent>
      </w:sdt>
      <w:customXmlInsRangeEnd w:id="3068"/>
    </w:p>
    <w:p w14:paraId="6B06D1EF" w14:textId="77777777" w:rsidR="00A71F46" w:rsidRDefault="00A71F46" w:rsidP="00A71F46">
      <w:pPr>
        <w:pStyle w:val="Member"/>
        <w:rPr>
          <w:ins w:id="3069" w:author="Andreas Kuehne" w:date="2019-05-31T12:40:00Z"/>
        </w:rPr>
      </w:pPr>
      <w:ins w:id="3070" w:author="Andreas Kuehne" w:date="2019-05-31T12:40:00Z">
        <w:r>
          <w:t xml:space="preserve">The OPTIONAL </w:t>
        </w:r>
        <w:r w:rsidRPr="35C1378D">
          <w:rPr>
            <w:rStyle w:val="Datatype"/>
          </w:rPr>
          <w:t>RequestID</w:t>
        </w:r>
        <w:r>
          <w:t xml:space="preserve"> element, if present, MUST contain one instance of a string. </w:t>
        </w:r>
      </w:ins>
      <w:customXmlInsRangeStart w:id="3071" w:author="Andreas Kuehne" w:date="2019-05-31T12:40:00Z"/>
      <w:sdt>
        <w:sdtPr>
          <w:alias w:val="dsb-ResponseBaseType.reqID"/>
          <w:tag w:val="dsb-ResponseBaseType.RequestID"/>
          <w:id w:val="2103828456"/>
        </w:sdtPr>
        <w:sdtContent>
          <w:customXmlInsRangeEnd w:id="3071"/>
          <w:ins w:id="3072"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this response with its request.</w:t>
            </w:r>
          </w:ins>
          <w:customXmlInsRangeStart w:id="3073" w:author="Andreas Kuehne" w:date="2019-05-31T12:40:00Z"/>
        </w:sdtContent>
      </w:sdt>
      <w:customXmlInsRangeEnd w:id="3073"/>
    </w:p>
    <w:p w14:paraId="7FB0A658" w14:textId="77777777" w:rsidR="00A71F46" w:rsidRDefault="00A71F46" w:rsidP="00A71F46">
      <w:pPr>
        <w:pStyle w:val="Member"/>
        <w:rPr>
          <w:ins w:id="3074" w:author="Andreas Kuehne" w:date="2019-05-31T12:40:00Z"/>
        </w:rPr>
      </w:pPr>
      <w:ins w:id="3075" w:author="Andreas Kuehne" w:date="2019-05-31T12:40:00Z">
        <w:r>
          <w:t xml:space="preserve">The OPTIONAL </w:t>
        </w:r>
        <w:r w:rsidRPr="35C1378D">
          <w:rPr>
            <w:rStyle w:val="Datatype"/>
          </w:rPr>
          <w:t>ResponseID</w:t>
        </w:r>
        <w:r>
          <w:t xml:space="preserve"> element, if present, MUST contain one instance of a string. </w:t>
        </w:r>
      </w:ins>
      <w:customXmlInsRangeStart w:id="3076" w:author="Andreas Kuehne" w:date="2019-05-31T12:40:00Z"/>
      <w:sdt>
        <w:sdtPr>
          <w:alias w:val="dsb-ResponseBaseType.respID"/>
          <w:tag w:val="dsb-ResponseBaseType.ResponseID"/>
          <w:id w:val="638619203"/>
        </w:sdtPr>
        <w:sdtContent>
          <w:customXmlInsRangeEnd w:id="3076"/>
          <w:ins w:id="3077" w:author="Andreas Kuehne" w:date="2019-05-31T12:40:00Z">
            <w:r w:rsidRPr="003A06D0">
              <w:rPr>
                <w:color w:val="19D131"/>
                <w:lang w:val="en-GB"/>
              </w:rPr>
              <w:t xml:space="preserve">The </w:t>
            </w:r>
            <w:r w:rsidRPr="003A06D0">
              <w:rPr>
                <w:rStyle w:val="Datatype"/>
                <w:lang w:val="en-GB"/>
              </w:rPr>
              <w:t>ResponseID</w:t>
            </w:r>
            <w:r w:rsidRPr="003A06D0">
              <w:rPr>
                <w:color w:val="19D131"/>
                <w:lang w:val="en-GB"/>
              </w:rPr>
              <w:t xml:space="preserve"> element is intended to correlate asynchronous calls (see section </w:t>
            </w:r>
            <w:r w:rsidRPr="003A06D0">
              <w:rPr>
                <w:color w:val="19D131"/>
                <w:lang w:val="en-GB"/>
              </w:rPr>
              <w:fldChar w:fldCharType="begin"/>
            </w:r>
            <w:r w:rsidRPr="003A06D0">
              <w:rPr>
                <w:color w:val="19D131"/>
                <w:lang w:val="en-GB"/>
              </w:rPr>
              <w:instrText xml:space="preserve"> REF _Ref534888702 \r \h </w:instrText>
            </w:r>
            <w:r w:rsidRPr="003A06D0">
              <w:rPr>
                <w:color w:val="19D131"/>
                <w:lang w:val="en-GB"/>
              </w:rPr>
            </w:r>
            <w:r w:rsidRPr="003A06D0">
              <w:rPr>
                <w:color w:val="19D131"/>
                <w:lang w:val="en-GB"/>
              </w:rPr>
              <w:fldChar w:fldCharType="separate"/>
            </w:r>
            <w:r w:rsidRPr="003A06D0">
              <w:rPr>
                <w:color w:val="19D131"/>
                <w:lang w:val="en-GB"/>
              </w:rPr>
              <w:t>7</w:t>
            </w:r>
            <w:r w:rsidRPr="003A06D0">
              <w:rPr>
                <w:color w:val="19D131"/>
                <w:lang w:val="en-GB"/>
              </w:rPr>
              <w:fldChar w:fldCharType="end"/>
            </w:r>
            <w:r w:rsidRPr="003A06D0">
              <w:rPr>
                <w:color w:val="19D131"/>
                <w:lang w:val="en-GB"/>
              </w:rPr>
              <w:t xml:space="preserve">). The server fills this element with appropriate values. </w:t>
            </w:r>
          </w:ins>
          <w:customXmlInsRangeStart w:id="3078" w:author="Andreas Kuehne" w:date="2019-05-31T12:40:00Z"/>
        </w:sdtContent>
      </w:sdt>
      <w:customXmlInsRangeEnd w:id="3078"/>
    </w:p>
    <w:p w14:paraId="36EA8D28" w14:textId="77777777" w:rsidR="00A71F46" w:rsidRDefault="00A71F46" w:rsidP="00A71F46">
      <w:pPr>
        <w:pStyle w:val="Non-normativeCommentHeading"/>
        <w:rPr>
          <w:ins w:id="3079" w:author="Andreas Kuehne" w:date="2019-05-31T12:40:00Z"/>
        </w:rPr>
      </w:pPr>
      <w:ins w:id="3080" w:author="Andreas Kuehne" w:date="2019-05-31T12:40:00Z">
        <w:r>
          <w:t>Non-normative Comment:</w:t>
        </w:r>
      </w:ins>
    </w:p>
    <w:p w14:paraId="5F3615DD" w14:textId="77777777" w:rsidR="00A71F46" w:rsidRDefault="00A71F46" w:rsidP="00A71F46">
      <w:pPr>
        <w:pStyle w:val="Non-normativeComment"/>
        <w:rPr>
          <w:ins w:id="3081" w:author="Andreas Kuehne" w:date="2019-05-31T12:40:00Z"/>
        </w:rPr>
      </w:pPr>
      <w:customXmlInsRangeStart w:id="3082" w:author="Andreas Kuehne" w:date="2019-05-31T12:40:00Z"/>
      <w:sdt>
        <w:sdtPr>
          <w:tag w:val="dsb-ResponseBaseType.-nonNormative"/>
          <w:id w:val="-326747545"/>
          <w:showingPlcHdr/>
        </w:sdtPr>
        <w:sdtContent>
          <w:customXmlInsRangeEnd w:id="3082"/>
          <w:ins w:id="3083" w:author="Andreas Kuehne" w:date="2019-05-31T12:40:00Z">
            <w:r>
              <w:rPr>
                <w:color w:val="19D131"/>
              </w:rPr>
              <w:t>[component ResponseBase non normative details]</w:t>
            </w:r>
          </w:ins>
          <w:customXmlInsRangeStart w:id="3084" w:author="Andreas Kuehne" w:date="2019-05-31T12:40:00Z"/>
        </w:sdtContent>
      </w:sdt>
      <w:customXmlInsRangeEnd w:id="3084"/>
    </w:p>
    <w:p w14:paraId="38F1B36D" w14:textId="77777777" w:rsidR="00A71F46" w:rsidRDefault="00A71F46" w:rsidP="00A71F46">
      <w:pPr>
        <w:pStyle w:val="berschrift4"/>
        <w:numPr>
          <w:ilvl w:val="3"/>
          <w:numId w:val="3"/>
        </w:numPr>
        <w:rPr>
          <w:ins w:id="3085" w:author="Andreas Kuehne" w:date="2019-05-31T12:40:00Z"/>
        </w:rPr>
      </w:pPr>
      <w:ins w:id="3086" w:author="Andreas Kuehne" w:date="2019-05-31T12:40:00Z">
        <w:r>
          <w:t>ResponseBase – JSON Syntax</w:t>
        </w:r>
      </w:ins>
    </w:p>
    <w:p w14:paraId="2B7D24E8" w14:textId="77777777" w:rsidR="00A71F46" w:rsidRPr="0248A3D1" w:rsidRDefault="00A71F46" w:rsidP="00A71F46">
      <w:pPr>
        <w:rPr>
          <w:ins w:id="3087" w:author="Andreas Kuehne" w:date="2019-05-31T12:40:00Z"/>
        </w:rPr>
      </w:pPr>
      <w:ins w:id="3088"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ResponseBase</w:t>
        </w:r>
        <w:r>
          <w:t xml:space="preserve"> component.</w:t>
        </w:r>
      </w:ins>
    </w:p>
    <w:p w14:paraId="7AFD969E" w14:textId="77777777" w:rsidR="00A71F46" w:rsidRPr="C2430093" w:rsidRDefault="00A71F46" w:rsidP="00A71F46">
      <w:pPr>
        <w:spacing w:line="259" w:lineRule="auto"/>
        <w:rPr>
          <w:ins w:id="3089" w:author="Andreas Kuehne" w:date="2019-05-31T12:40:00Z"/>
          <w:rFonts w:eastAsia="Arial" w:cs="Arial"/>
          <w:sz w:val="22"/>
          <w:szCs w:val="22"/>
        </w:rPr>
      </w:pPr>
      <w:ins w:id="309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ResponseBase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4531BC59" w14:textId="77777777" w:rsidTr="00A71F46">
        <w:trPr>
          <w:cnfStyle w:val="100000000000" w:firstRow="1" w:lastRow="0" w:firstColumn="0" w:lastColumn="0" w:oddVBand="0" w:evenVBand="0" w:oddHBand="0" w:evenHBand="0" w:firstRowFirstColumn="0" w:firstRowLastColumn="0" w:lastRowFirstColumn="0" w:lastRowLastColumn="0"/>
          <w:ins w:id="30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883065" w14:textId="77777777" w:rsidR="00A71F46" w:rsidRDefault="00A71F46" w:rsidP="00A71F46">
            <w:pPr>
              <w:pStyle w:val="Beschriftung"/>
              <w:rPr>
                <w:ins w:id="3092" w:author="Andreas Kuehne" w:date="2019-05-31T12:40:00Z"/>
              </w:rPr>
            </w:pPr>
            <w:ins w:id="3093" w:author="Andreas Kuehne" w:date="2019-05-31T12:40:00Z">
              <w:r>
                <w:t>Element</w:t>
              </w:r>
            </w:ins>
          </w:p>
        </w:tc>
        <w:tc>
          <w:tcPr>
            <w:tcW w:w="4675" w:type="dxa"/>
          </w:tcPr>
          <w:p w14:paraId="1CB57C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094" w:author="Andreas Kuehne" w:date="2019-05-31T12:40:00Z"/>
              </w:rPr>
            </w:pPr>
            <w:ins w:id="3095" w:author="Andreas Kuehne" w:date="2019-05-31T12:40:00Z">
              <w:r>
                <w:t>Implementing JSON member name</w:t>
              </w:r>
            </w:ins>
          </w:p>
        </w:tc>
        <w:tc>
          <w:tcPr>
            <w:tcW w:w="4675" w:type="dxa"/>
          </w:tcPr>
          <w:p w14:paraId="7972D3B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096" w:author="Andreas Kuehne" w:date="2019-05-31T12:40:00Z"/>
              </w:rPr>
            </w:pPr>
            <w:ins w:id="3097" w:author="Andreas Kuehne" w:date="2019-05-31T12:40:00Z">
              <w:r>
                <w:t>Comments</w:t>
              </w:r>
            </w:ins>
          </w:p>
        </w:tc>
      </w:tr>
      <w:tr w:rsidR="00A71F46" w14:paraId="608F2595" w14:textId="77777777" w:rsidTr="00A71F46">
        <w:trPr>
          <w:ins w:id="309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0136F49" w14:textId="77777777" w:rsidR="00A71F46" w:rsidRPr="002062A5" w:rsidRDefault="00A71F46" w:rsidP="00A71F46">
            <w:pPr>
              <w:pStyle w:val="Beschriftung"/>
              <w:rPr>
                <w:ins w:id="3099" w:author="Andreas Kuehne" w:date="2019-05-31T12:40:00Z"/>
                <w:rStyle w:val="Datatype"/>
                <w:b w:val="0"/>
                <w:bCs w:val="0"/>
              </w:rPr>
            </w:pPr>
            <w:ins w:id="3100" w:author="Andreas Kuehne" w:date="2019-05-31T12:40:00Z">
              <w:r w:rsidRPr="002062A5">
                <w:rPr>
                  <w:rStyle w:val="Datatype"/>
                </w:rPr>
                <w:t>Result</w:t>
              </w:r>
            </w:ins>
          </w:p>
        </w:tc>
        <w:tc>
          <w:tcPr>
            <w:tcW w:w="4675" w:type="dxa"/>
          </w:tcPr>
          <w:p w14:paraId="24A10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01" w:author="Andreas Kuehne" w:date="2019-05-31T12:40:00Z"/>
                <w:rStyle w:val="Datatype"/>
              </w:rPr>
            </w:pPr>
            <w:ins w:id="3102" w:author="Andreas Kuehne" w:date="2019-05-31T12:40:00Z">
              <w:r w:rsidRPr="002062A5">
                <w:rPr>
                  <w:rStyle w:val="Datatype"/>
                </w:rPr>
                <w:t>result</w:t>
              </w:r>
            </w:ins>
          </w:p>
        </w:tc>
        <w:tc>
          <w:tcPr>
            <w:tcW w:w="4675" w:type="dxa"/>
          </w:tcPr>
          <w:p w14:paraId="5152623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103" w:author="Andreas Kuehne" w:date="2019-05-31T12:40:00Z"/>
              </w:rPr>
            </w:pPr>
            <w:customXmlInsRangeStart w:id="3104" w:author="Andreas Kuehne" w:date="2019-05-31T12:40:00Z"/>
            <w:sdt>
              <w:sdtPr>
                <w:alias w:val="dsb-ResponseBaseType.result"/>
                <w:tag w:val="dsb-ResponseBaseType.-jsonComment.Result"/>
                <w:id w:val="-828824020"/>
                <w:showingPlcHdr/>
              </w:sdtPr>
              <w:sdtContent>
                <w:customXmlInsRangeEnd w:id="3104"/>
                <w:ins w:id="3105" w:author="Andreas Kuehne" w:date="2019-05-31T12:40:00Z">
                  <w:r>
                    <w:rPr>
                      <w:color w:val="19D131"/>
                    </w:rPr>
                    <w:t>[]</w:t>
                  </w:r>
                </w:ins>
                <w:customXmlInsRangeStart w:id="3106" w:author="Andreas Kuehne" w:date="2019-05-31T12:40:00Z"/>
              </w:sdtContent>
            </w:sdt>
            <w:customXmlInsRangeEnd w:id="3106"/>
          </w:p>
        </w:tc>
      </w:tr>
      <w:tr w:rsidR="00A71F46" w14:paraId="325881FC" w14:textId="77777777" w:rsidTr="00A71F46">
        <w:trPr>
          <w:ins w:id="31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A1AF26" w14:textId="77777777" w:rsidR="00A71F46" w:rsidRPr="002062A5" w:rsidRDefault="00A71F46" w:rsidP="00A71F46">
            <w:pPr>
              <w:pStyle w:val="Beschriftung"/>
              <w:rPr>
                <w:ins w:id="3108" w:author="Andreas Kuehne" w:date="2019-05-31T12:40:00Z"/>
                <w:rStyle w:val="Datatype"/>
                <w:b w:val="0"/>
                <w:bCs w:val="0"/>
              </w:rPr>
            </w:pPr>
            <w:ins w:id="3109" w:author="Andreas Kuehne" w:date="2019-05-31T12:40:00Z">
              <w:r w:rsidRPr="002062A5">
                <w:rPr>
                  <w:rStyle w:val="Datatype"/>
                </w:rPr>
                <w:t>AppliedProfile</w:t>
              </w:r>
            </w:ins>
          </w:p>
        </w:tc>
        <w:tc>
          <w:tcPr>
            <w:tcW w:w="4675" w:type="dxa"/>
          </w:tcPr>
          <w:p w14:paraId="4BC945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10" w:author="Andreas Kuehne" w:date="2019-05-31T12:40:00Z"/>
                <w:rStyle w:val="Datatype"/>
              </w:rPr>
            </w:pPr>
            <w:ins w:id="3111" w:author="Andreas Kuehne" w:date="2019-05-31T12:40:00Z">
              <w:r w:rsidRPr="002062A5">
                <w:rPr>
                  <w:rStyle w:val="Datatype"/>
                </w:rPr>
                <w:t>profile</w:t>
              </w:r>
            </w:ins>
          </w:p>
        </w:tc>
        <w:tc>
          <w:tcPr>
            <w:tcW w:w="4675" w:type="dxa"/>
          </w:tcPr>
          <w:p w14:paraId="0388CE2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112" w:author="Andreas Kuehne" w:date="2019-05-31T12:40:00Z"/>
              </w:rPr>
            </w:pPr>
            <w:customXmlInsRangeStart w:id="3113" w:author="Andreas Kuehne" w:date="2019-05-31T12:40:00Z"/>
            <w:sdt>
              <w:sdtPr>
                <w:alias w:val="dsb-ResponseBaseType.profile"/>
                <w:tag w:val="dsb-ResponseBaseType.-jsonComment.AppliedProfile"/>
                <w:id w:val="-1004584510"/>
                <w:showingPlcHdr/>
              </w:sdtPr>
              <w:sdtContent>
                <w:customXmlInsRangeEnd w:id="3113"/>
                <w:ins w:id="3114" w:author="Andreas Kuehne" w:date="2019-05-31T12:40:00Z">
                  <w:r>
                    <w:rPr>
                      <w:color w:val="19D131"/>
                    </w:rPr>
                    <w:t>[]</w:t>
                  </w:r>
                </w:ins>
                <w:customXmlInsRangeStart w:id="3115" w:author="Andreas Kuehne" w:date="2019-05-31T12:40:00Z"/>
              </w:sdtContent>
            </w:sdt>
            <w:customXmlInsRangeEnd w:id="3115"/>
          </w:p>
        </w:tc>
      </w:tr>
      <w:tr w:rsidR="00A71F46" w14:paraId="67472CF3" w14:textId="77777777" w:rsidTr="00A71F46">
        <w:trPr>
          <w:ins w:id="31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7F6AA8" w14:textId="77777777" w:rsidR="00A71F46" w:rsidRPr="002062A5" w:rsidRDefault="00A71F46" w:rsidP="00A71F46">
            <w:pPr>
              <w:pStyle w:val="Beschriftung"/>
              <w:rPr>
                <w:ins w:id="3117" w:author="Andreas Kuehne" w:date="2019-05-31T12:40:00Z"/>
                <w:rStyle w:val="Datatype"/>
                <w:b w:val="0"/>
                <w:bCs w:val="0"/>
              </w:rPr>
            </w:pPr>
            <w:ins w:id="3118" w:author="Andreas Kuehne" w:date="2019-05-31T12:40:00Z">
              <w:r w:rsidRPr="002062A5">
                <w:rPr>
                  <w:rStyle w:val="Datatype"/>
                </w:rPr>
                <w:t>RequestID</w:t>
              </w:r>
            </w:ins>
          </w:p>
        </w:tc>
        <w:tc>
          <w:tcPr>
            <w:tcW w:w="4675" w:type="dxa"/>
          </w:tcPr>
          <w:p w14:paraId="1B2B54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19" w:author="Andreas Kuehne" w:date="2019-05-31T12:40:00Z"/>
                <w:rStyle w:val="Datatype"/>
              </w:rPr>
            </w:pPr>
            <w:ins w:id="3120" w:author="Andreas Kuehne" w:date="2019-05-31T12:40:00Z">
              <w:r w:rsidRPr="002062A5">
                <w:rPr>
                  <w:rStyle w:val="Datatype"/>
                </w:rPr>
                <w:t>reqID</w:t>
              </w:r>
            </w:ins>
          </w:p>
        </w:tc>
        <w:tc>
          <w:tcPr>
            <w:tcW w:w="4675" w:type="dxa"/>
          </w:tcPr>
          <w:p w14:paraId="6860DE9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121" w:author="Andreas Kuehne" w:date="2019-05-31T12:40:00Z"/>
              </w:rPr>
            </w:pPr>
            <w:customXmlInsRangeStart w:id="3122" w:author="Andreas Kuehne" w:date="2019-05-31T12:40:00Z"/>
            <w:sdt>
              <w:sdtPr>
                <w:alias w:val="dsb-ResponseBaseType.reqID"/>
                <w:tag w:val="dsb-ResponseBaseType.-jsonComment.RequestID"/>
                <w:id w:val="28078687"/>
                <w:showingPlcHdr/>
              </w:sdtPr>
              <w:sdtContent>
                <w:customXmlInsRangeEnd w:id="3122"/>
                <w:ins w:id="3123" w:author="Andreas Kuehne" w:date="2019-05-31T12:40:00Z">
                  <w:r>
                    <w:rPr>
                      <w:color w:val="19D131"/>
                    </w:rPr>
                    <w:t>[]</w:t>
                  </w:r>
                </w:ins>
                <w:customXmlInsRangeStart w:id="3124" w:author="Andreas Kuehne" w:date="2019-05-31T12:40:00Z"/>
              </w:sdtContent>
            </w:sdt>
            <w:customXmlInsRangeEnd w:id="3124"/>
          </w:p>
        </w:tc>
      </w:tr>
      <w:tr w:rsidR="00A71F46" w14:paraId="5CCDEAAC" w14:textId="77777777" w:rsidTr="00A71F46">
        <w:trPr>
          <w:ins w:id="31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946309" w14:textId="77777777" w:rsidR="00A71F46" w:rsidRPr="002062A5" w:rsidRDefault="00A71F46" w:rsidP="00A71F46">
            <w:pPr>
              <w:pStyle w:val="Beschriftung"/>
              <w:rPr>
                <w:ins w:id="3126" w:author="Andreas Kuehne" w:date="2019-05-31T12:40:00Z"/>
                <w:rStyle w:val="Datatype"/>
                <w:b w:val="0"/>
                <w:bCs w:val="0"/>
              </w:rPr>
            </w:pPr>
            <w:ins w:id="3127" w:author="Andreas Kuehne" w:date="2019-05-31T12:40:00Z">
              <w:r w:rsidRPr="002062A5">
                <w:rPr>
                  <w:rStyle w:val="Datatype"/>
                </w:rPr>
                <w:lastRenderedPageBreak/>
                <w:t>ResponseID</w:t>
              </w:r>
            </w:ins>
          </w:p>
        </w:tc>
        <w:tc>
          <w:tcPr>
            <w:tcW w:w="4675" w:type="dxa"/>
          </w:tcPr>
          <w:p w14:paraId="47A8144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28" w:author="Andreas Kuehne" w:date="2019-05-31T12:40:00Z"/>
                <w:rStyle w:val="Datatype"/>
              </w:rPr>
            </w:pPr>
            <w:ins w:id="3129" w:author="Andreas Kuehne" w:date="2019-05-31T12:40:00Z">
              <w:r w:rsidRPr="002062A5">
                <w:rPr>
                  <w:rStyle w:val="Datatype"/>
                </w:rPr>
                <w:t>respID</w:t>
              </w:r>
            </w:ins>
          </w:p>
        </w:tc>
        <w:tc>
          <w:tcPr>
            <w:tcW w:w="4675" w:type="dxa"/>
          </w:tcPr>
          <w:p w14:paraId="161FCB7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130" w:author="Andreas Kuehne" w:date="2019-05-31T12:40:00Z"/>
              </w:rPr>
            </w:pPr>
            <w:customXmlInsRangeStart w:id="3131" w:author="Andreas Kuehne" w:date="2019-05-31T12:40:00Z"/>
            <w:sdt>
              <w:sdtPr>
                <w:alias w:val="dsb-ResponseBaseType.respID"/>
                <w:tag w:val="dsb-ResponseBaseType.-jsonComment.ResponseID"/>
                <w:id w:val="-109591816"/>
                <w:showingPlcHdr/>
              </w:sdtPr>
              <w:sdtContent>
                <w:customXmlInsRangeEnd w:id="3131"/>
                <w:ins w:id="3132" w:author="Andreas Kuehne" w:date="2019-05-31T12:40:00Z">
                  <w:r>
                    <w:rPr>
                      <w:color w:val="19D131"/>
                    </w:rPr>
                    <w:t>[]</w:t>
                  </w:r>
                </w:ins>
                <w:customXmlInsRangeStart w:id="3133" w:author="Andreas Kuehne" w:date="2019-05-31T12:40:00Z"/>
              </w:sdtContent>
            </w:sdt>
            <w:customXmlInsRangeEnd w:id="3133"/>
          </w:p>
        </w:tc>
      </w:tr>
    </w:tbl>
    <w:p w14:paraId="62B0C324" w14:textId="77777777" w:rsidR="00A71F46" w:rsidRPr="0202B381" w:rsidRDefault="00A71F46" w:rsidP="00A71F46">
      <w:pPr>
        <w:rPr>
          <w:ins w:id="3134" w:author="Andreas Kuehne" w:date="2019-05-31T12:40:00Z"/>
        </w:rPr>
      </w:pPr>
      <w:ins w:id="3135"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3B232E" w14:textId="77777777" w:rsidR="00A71F46" w:rsidRDefault="00A71F46" w:rsidP="00A71F46">
      <w:pPr>
        <w:pStyle w:val="Code"/>
        <w:spacing w:line="259" w:lineRule="auto"/>
        <w:rPr>
          <w:ins w:id="3136" w:author="Andreas Kuehne" w:date="2019-05-31T12:40:00Z"/>
        </w:rPr>
      </w:pPr>
      <w:ins w:id="3137" w:author="Andreas Kuehne" w:date="2019-05-31T12:40:00Z">
        <w:r>
          <w:rPr>
            <w:color w:val="31849B" w:themeColor="accent5" w:themeShade="BF"/>
          </w:rPr>
          <w:t>"dsb-ResponseBaseType"</w:t>
        </w:r>
        <w:r>
          <w:t>: {</w:t>
        </w:r>
      </w:ins>
    </w:p>
    <w:p w14:paraId="21C17328" w14:textId="77777777" w:rsidR="00A71F46" w:rsidRDefault="00A71F46" w:rsidP="00A71F46">
      <w:pPr>
        <w:pStyle w:val="Code"/>
        <w:spacing w:line="259" w:lineRule="auto"/>
        <w:rPr>
          <w:ins w:id="3138" w:author="Andreas Kuehne" w:date="2019-05-31T12:40:00Z"/>
        </w:rPr>
      </w:pPr>
      <w:ins w:id="3139" w:author="Andreas Kuehne" w:date="2019-05-31T12:40:00Z">
        <w:r>
          <w:rPr>
            <w:color w:val="31849B" w:themeColor="accent5" w:themeShade="BF"/>
          </w:rPr>
          <w:t xml:space="preserve">  "type"</w:t>
        </w:r>
        <w:r>
          <w:t xml:space="preserve">: </w:t>
        </w:r>
        <w:r>
          <w:rPr>
            <w:color w:val="244061" w:themeColor="accent1" w:themeShade="80"/>
          </w:rPr>
          <w:t>"object",</w:t>
        </w:r>
      </w:ins>
    </w:p>
    <w:p w14:paraId="156B7809" w14:textId="77777777" w:rsidR="00A71F46" w:rsidRDefault="00A71F46" w:rsidP="00A71F46">
      <w:pPr>
        <w:pStyle w:val="Code"/>
        <w:spacing w:line="259" w:lineRule="auto"/>
        <w:rPr>
          <w:ins w:id="3140" w:author="Andreas Kuehne" w:date="2019-05-31T12:40:00Z"/>
        </w:rPr>
      </w:pPr>
      <w:ins w:id="3141" w:author="Andreas Kuehne" w:date="2019-05-31T12:40:00Z">
        <w:r>
          <w:rPr>
            <w:color w:val="31849B" w:themeColor="accent5" w:themeShade="BF"/>
          </w:rPr>
          <w:t xml:space="preserve">  "properties"</w:t>
        </w:r>
        <w:r>
          <w:t>: {</w:t>
        </w:r>
      </w:ins>
    </w:p>
    <w:p w14:paraId="56E8B514" w14:textId="77777777" w:rsidR="00A71F46" w:rsidRDefault="00A71F46" w:rsidP="00A71F46">
      <w:pPr>
        <w:pStyle w:val="Code"/>
        <w:spacing w:line="259" w:lineRule="auto"/>
        <w:rPr>
          <w:ins w:id="3142" w:author="Andreas Kuehne" w:date="2019-05-31T12:40:00Z"/>
        </w:rPr>
      </w:pPr>
      <w:ins w:id="3143" w:author="Andreas Kuehne" w:date="2019-05-31T12:40:00Z">
        <w:r>
          <w:rPr>
            <w:color w:val="31849B" w:themeColor="accent5" w:themeShade="BF"/>
          </w:rPr>
          <w:t xml:space="preserve">    "result"</w:t>
        </w:r>
        <w:r>
          <w:t>: {</w:t>
        </w:r>
      </w:ins>
    </w:p>
    <w:p w14:paraId="3877A8DE" w14:textId="77777777" w:rsidR="00A71F46" w:rsidRDefault="00A71F46" w:rsidP="00A71F46">
      <w:pPr>
        <w:pStyle w:val="Code"/>
        <w:spacing w:line="259" w:lineRule="auto"/>
        <w:rPr>
          <w:ins w:id="3144" w:author="Andreas Kuehne" w:date="2019-05-31T12:40:00Z"/>
        </w:rPr>
      </w:pPr>
      <w:ins w:id="3145"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61961600" w14:textId="77777777" w:rsidR="00A71F46" w:rsidRDefault="00A71F46" w:rsidP="00A71F46">
      <w:pPr>
        <w:pStyle w:val="Code"/>
        <w:spacing w:line="259" w:lineRule="auto"/>
        <w:rPr>
          <w:ins w:id="3146" w:author="Andreas Kuehne" w:date="2019-05-31T12:40:00Z"/>
        </w:rPr>
      </w:pPr>
      <w:ins w:id="3147" w:author="Andreas Kuehne" w:date="2019-05-31T12:40:00Z">
        <w:r>
          <w:t xml:space="preserve">    },</w:t>
        </w:r>
      </w:ins>
    </w:p>
    <w:p w14:paraId="55D6F788" w14:textId="77777777" w:rsidR="00A71F46" w:rsidRDefault="00A71F46" w:rsidP="00A71F46">
      <w:pPr>
        <w:pStyle w:val="Code"/>
        <w:spacing w:line="259" w:lineRule="auto"/>
        <w:rPr>
          <w:ins w:id="3148" w:author="Andreas Kuehne" w:date="2019-05-31T12:40:00Z"/>
        </w:rPr>
      </w:pPr>
      <w:ins w:id="3149" w:author="Andreas Kuehne" w:date="2019-05-31T12:40:00Z">
        <w:r>
          <w:rPr>
            <w:color w:val="31849B" w:themeColor="accent5" w:themeShade="BF"/>
          </w:rPr>
          <w:t xml:space="preserve">    "profile"</w:t>
        </w:r>
        <w:r>
          <w:t>: {</w:t>
        </w:r>
      </w:ins>
    </w:p>
    <w:p w14:paraId="32E30E13" w14:textId="77777777" w:rsidR="00A71F46" w:rsidRDefault="00A71F46" w:rsidP="00A71F46">
      <w:pPr>
        <w:pStyle w:val="Code"/>
        <w:spacing w:line="259" w:lineRule="auto"/>
        <w:rPr>
          <w:ins w:id="3150" w:author="Andreas Kuehne" w:date="2019-05-31T12:40:00Z"/>
        </w:rPr>
      </w:pPr>
      <w:ins w:id="3151" w:author="Andreas Kuehne" w:date="2019-05-31T12:40:00Z">
        <w:r>
          <w:rPr>
            <w:color w:val="31849B" w:themeColor="accent5" w:themeShade="BF"/>
          </w:rPr>
          <w:t xml:space="preserve">      "type"</w:t>
        </w:r>
        <w:r>
          <w:t xml:space="preserve">: </w:t>
        </w:r>
        <w:r>
          <w:rPr>
            <w:color w:val="244061" w:themeColor="accent1" w:themeShade="80"/>
          </w:rPr>
          <w:t>"array",</w:t>
        </w:r>
      </w:ins>
    </w:p>
    <w:p w14:paraId="4B9FB76F" w14:textId="77777777" w:rsidR="00A71F46" w:rsidRDefault="00A71F46" w:rsidP="00A71F46">
      <w:pPr>
        <w:pStyle w:val="Code"/>
        <w:spacing w:line="259" w:lineRule="auto"/>
        <w:rPr>
          <w:ins w:id="3152" w:author="Andreas Kuehne" w:date="2019-05-31T12:40:00Z"/>
        </w:rPr>
      </w:pPr>
      <w:ins w:id="3153" w:author="Andreas Kuehne" w:date="2019-05-31T12:40:00Z">
        <w:r>
          <w:rPr>
            <w:color w:val="31849B" w:themeColor="accent5" w:themeShade="BF"/>
          </w:rPr>
          <w:t xml:space="preserve">      "items"</w:t>
        </w:r>
        <w:r>
          <w:t>: {</w:t>
        </w:r>
      </w:ins>
    </w:p>
    <w:p w14:paraId="494CF092" w14:textId="77777777" w:rsidR="00A71F46" w:rsidRDefault="00A71F46" w:rsidP="00A71F46">
      <w:pPr>
        <w:pStyle w:val="Code"/>
        <w:spacing w:line="259" w:lineRule="auto"/>
        <w:rPr>
          <w:ins w:id="3154" w:author="Andreas Kuehne" w:date="2019-05-31T12:40:00Z"/>
        </w:rPr>
      </w:pPr>
      <w:ins w:id="3155" w:author="Andreas Kuehne" w:date="2019-05-31T12:40:00Z">
        <w:r>
          <w:rPr>
            <w:color w:val="31849B" w:themeColor="accent5" w:themeShade="BF"/>
          </w:rPr>
          <w:t xml:space="preserve">        "type"</w:t>
        </w:r>
        <w:r>
          <w:t xml:space="preserve">: </w:t>
        </w:r>
        <w:r>
          <w:rPr>
            <w:color w:val="244061" w:themeColor="accent1" w:themeShade="80"/>
          </w:rPr>
          <w:t>"string"</w:t>
        </w:r>
      </w:ins>
    </w:p>
    <w:p w14:paraId="27B5E350" w14:textId="77777777" w:rsidR="00A71F46" w:rsidRDefault="00A71F46" w:rsidP="00A71F46">
      <w:pPr>
        <w:pStyle w:val="Code"/>
        <w:spacing w:line="259" w:lineRule="auto"/>
        <w:rPr>
          <w:ins w:id="3156" w:author="Andreas Kuehne" w:date="2019-05-31T12:40:00Z"/>
        </w:rPr>
      </w:pPr>
      <w:ins w:id="3157" w:author="Andreas Kuehne" w:date="2019-05-31T12:40:00Z">
        <w:r>
          <w:t xml:space="preserve">      }</w:t>
        </w:r>
      </w:ins>
    </w:p>
    <w:p w14:paraId="07DE387A" w14:textId="77777777" w:rsidR="00A71F46" w:rsidRDefault="00A71F46" w:rsidP="00A71F46">
      <w:pPr>
        <w:pStyle w:val="Code"/>
        <w:spacing w:line="259" w:lineRule="auto"/>
        <w:rPr>
          <w:ins w:id="3158" w:author="Andreas Kuehne" w:date="2019-05-31T12:40:00Z"/>
        </w:rPr>
      </w:pPr>
      <w:ins w:id="3159" w:author="Andreas Kuehne" w:date="2019-05-31T12:40:00Z">
        <w:r>
          <w:t xml:space="preserve">    },</w:t>
        </w:r>
      </w:ins>
    </w:p>
    <w:p w14:paraId="73294D93" w14:textId="77777777" w:rsidR="00A71F46" w:rsidRDefault="00A71F46" w:rsidP="00A71F46">
      <w:pPr>
        <w:pStyle w:val="Code"/>
        <w:spacing w:line="259" w:lineRule="auto"/>
        <w:rPr>
          <w:ins w:id="3160" w:author="Andreas Kuehne" w:date="2019-05-31T12:40:00Z"/>
        </w:rPr>
      </w:pPr>
      <w:ins w:id="3161" w:author="Andreas Kuehne" w:date="2019-05-31T12:40:00Z">
        <w:r>
          <w:rPr>
            <w:color w:val="31849B" w:themeColor="accent5" w:themeShade="BF"/>
          </w:rPr>
          <w:t xml:space="preserve">    "reqID"</w:t>
        </w:r>
        <w:r>
          <w:t>: {</w:t>
        </w:r>
      </w:ins>
    </w:p>
    <w:p w14:paraId="1291F585" w14:textId="77777777" w:rsidR="00A71F46" w:rsidRDefault="00A71F46" w:rsidP="00A71F46">
      <w:pPr>
        <w:pStyle w:val="Code"/>
        <w:spacing w:line="259" w:lineRule="auto"/>
        <w:rPr>
          <w:ins w:id="3162" w:author="Andreas Kuehne" w:date="2019-05-31T12:40:00Z"/>
        </w:rPr>
      </w:pPr>
      <w:ins w:id="3163" w:author="Andreas Kuehne" w:date="2019-05-31T12:40:00Z">
        <w:r>
          <w:rPr>
            <w:color w:val="31849B" w:themeColor="accent5" w:themeShade="BF"/>
          </w:rPr>
          <w:t xml:space="preserve">      "type"</w:t>
        </w:r>
        <w:r>
          <w:t xml:space="preserve">: </w:t>
        </w:r>
        <w:r>
          <w:rPr>
            <w:color w:val="244061" w:themeColor="accent1" w:themeShade="80"/>
          </w:rPr>
          <w:t>"string"</w:t>
        </w:r>
      </w:ins>
    </w:p>
    <w:p w14:paraId="04849F33" w14:textId="77777777" w:rsidR="00A71F46" w:rsidRDefault="00A71F46" w:rsidP="00A71F46">
      <w:pPr>
        <w:pStyle w:val="Code"/>
        <w:spacing w:line="259" w:lineRule="auto"/>
        <w:rPr>
          <w:ins w:id="3164" w:author="Andreas Kuehne" w:date="2019-05-31T12:40:00Z"/>
        </w:rPr>
      </w:pPr>
      <w:ins w:id="3165" w:author="Andreas Kuehne" w:date="2019-05-31T12:40:00Z">
        <w:r>
          <w:t xml:space="preserve">    },</w:t>
        </w:r>
      </w:ins>
    </w:p>
    <w:p w14:paraId="6EDC1D9F" w14:textId="77777777" w:rsidR="00A71F46" w:rsidRDefault="00A71F46" w:rsidP="00A71F46">
      <w:pPr>
        <w:pStyle w:val="Code"/>
        <w:spacing w:line="259" w:lineRule="auto"/>
        <w:rPr>
          <w:ins w:id="3166" w:author="Andreas Kuehne" w:date="2019-05-31T12:40:00Z"/>
        </w:rPr>
      </w:pPr>
      <w:ins w:id="3167" w:author="Andreas Kuehne" w:date="2019-05-31T12:40:00Z">
        <w:r>
          <w:rPr>
            <w:color w:val="31849B" w:themeColor="accent5" w:themeShade="BF"/>
          </w:rPr>
          <w:t xml:space="preserve">    "respID"</w:t>
        </w:r>
        <w:r>
          <w:t>: {</w:t>
        </w:r>
      </w:ins>
    </w:p>
    <w:p w14:paraId="0D696283" w14:textId="77777777" w:rsidR="00A71F46" w:rsidRDefault="00A71F46" w:rsidP="00A71F46">
      <w:pPr>
        <w:pStyle w:val="Code"/>
        <w:spacing w:line="259" w:lineRule="auto"/>
        <w:rPr>
          <w:ins w:id="3168" w:author="Andreas Kuehne" w:date="2019-05-31T12:40:00Z"/>
        </w:rPr>
      </w:pPr>
      <w:ins w:id="3169" w:author="Andreas Kuehne" w:date="2019-05-31T12:40:00Z">
        <w:r>
          <w:rPr>
            <w:color w:val="31849B" w:themeColor="accent5" w:themeShade="BF"/>
          </w:rPr>
          <w:t xml:space="preserve">      "type"</w:t>
        </w:r>
        <w:r>
          <w:t xml:space="preserve">: </w:t>
        </w:r>
        <w:r>
          <w:rPr>
            <w:color w:val="244061" w:themeColor="accent1" w:themeShade="80"/>
          </w:rPr>
          <w:t>"string"</w:t>
        </w:r>
      </w:ins>
    </w:p>
    <w:p w14:paraId="1EF4F7E9" w14:textId="77777777" w:rsidR="00A71F46" w:rsidRDefault="00A71F46" w:rsidP="00A71F46">
      <w:pPr>
        <w:pStyle w:val="Code"/>
        <w:spacing w:line="259" w:lineRule="auto"/>
        <w:rPr>
          <w:ins w:id="3170" w:author="Andreas Kuehne" w:date="2019-05-31T12:40:00Z"/>
        </w:rPr>
      </w:pPr>
      <w:ins w:id="3171" w:author="Andreas Kuehne" w:date="2019-05-31T12:40:00Z">
        <w:r>
          <w:t xml:space="preserve">    }</w:t>
        </w:r>
      </w:ins>
    </w:p>
    <w:p w14:paraId="36D76197" w14:textId="77777777" w:rsidR="00A71F46" w:rsidRDefault="00A71F46" w:rsidP="00A71F46">
      <w:pPr>
        <w:pStyle w:val="Code"/>
        <w:spacing w:line="259" w:lineRule="auto"/>
        <w:rPr>
          <w:ins w:id="3172" w:author="Andreas Kuehne" w:date="2019-05-31T12:40:00Z"/>
        </w:rPr>
      </w:pPr>
      <w:ins w:id="3173" w:author="Andreas Kuehne" w:date="2019-05-31T12:40:00Z">
        <w:r>
          <w:t xml:space="preserve">  },</w:t>
        </w:r>
      </w:ins>
    </w:p>
    <w:p w14:paraId="7FC79D51" w14:textId="77777777" w:rsidR="00A71F46" w:rsidRDefault="00A71F46" w:rsidP="00A71F46">
      <w:pPr>
        <w:pStyle w:val="Code"/>
        <w:spacing w:line="259" w:lineRule="auto"/>
        <w:rPr>
          <w:ins w:id="3174" w:author="Andreas Kuehne" w:date="2019-05-31T12:40:00Z"/>
        </w:rPr>
      </w:pPr>
      <w:ins w:id="3175" w:author="Andreas Kuehne" w:date="2019-05-31T12:40:00Z">
        <w:r>
          <w:rPr>
            <w:color w:val="31849B" w:themeColor="accent5" w:themeShade="BF"/>
          </w:rPr>
          <w:t xml:space="preserve">  "required"</w:t>
        </w:r>
        <w:r>
          <w:t>: [</w:t>
        </w:r>
        <w:r>
          <w:rPr>
            <w:color w:val="244061" w:themeColor="accent1" w:themeShade="80"/>
          </w:rPr>
          <w:t>"result"</w:t>
        </w:r>
        <w:r>
          <w:t>]</w:t>
        </w:r>
      </w:ins>
    </w:p>
    <w:p w14:paraId="27EB26DC" w14:textId="77777777" w:rsidR="00A71F46" w:rsidRDefault="00A71F46" w:rsidP="00A71F46">
      <w:pPr>
        <w:pStyle w:val="Code"/>
        <w:spacing w:line="259" w:lineRule="auto"/>
        <w:rPr>
          <w:ins w:id="3176" w:author="Andreas Kuehne" w:date="2019-05-31T12:40:00Z"/>
        </w:rPr>
      </w:pPr>
      <w:ins w:id="3177" w:author="Andreas Kuehne" w:date="2019-05-31T12:40:00Z">
        <w:r>
          <w:t>}</w:t>
        </w:r>
      </w:ins>
    </w:p>
    <w:p w14:paraId="033E9846" w14:textId="77777777" w:rsidR="00A71F46" w:rsidRDefault="00A71F46" w:rsidP="00A71F46">
      <w:pPr>
        <w:rPr>
          <w:ins w:id="3178" w:author="Andreas Kuehne" w:date="2019-05-31T12:40:00Z"/>
        </w:rPr>
      </w:pPr>
      <w:customXmlInsRangeStart w:id="3179" w:author="Andreas Kuehne" w:date="2019-05-31T12:40:00Z"/>
      <w:sdt>
        <w:sdtPr>
          <w:tag w:val="dsb-ResponseBaseType.-jsonSchema"/>
          <w:id w:val="405648254"/>
          <w:showingPlcHdr/>
        </w:sdtPr>
        <w:sdtContent>
          <w:customXmlInsRangeEnd w:id="3179"/>
          <w:ins w:id="3180" w:author="Andreas Kuehne" w:date="2019-05-31T12:40:00Z">
            <w:r>
              <w:rPr>
                <w:color w:val="19D131"/>
              </w:rPr>
              <w:t>[component ResponseBase JSON schema details]</w:t>
            </w:r>
          </w:ins>
          <w:customXmlInsRangeStart w:id="3181" w:author="Andreas Kuehne" w:date="2019-05-31T12:40:00Z"/>
        </w:sdtContent>
      </w:sdt>
      <w:customXmlInsRangeEnd w:id="3181"/>
    </w:p>
    <w:p w14:paraId="13645A73" w14:textId="77777777" w:rsidR="00A71F46" w:rsidRDefault="00A71F46" w:rsidP="00A71F46">
      <w:pPr>
        <w:pStyle w:val="berschrift4"/>
        <w:numPr>
          <w:ilvl w:val="3"/>
          <w:numId w:val="3"/>
        </w:numPr>
        <w:rPr>
          <w:ins w:id="3182" w:author="Andreas Kuehne" w:date="2019-05-31T12:40:00Z"/>
        </w:rPr>
      </w:pPr>
      <w:ins w:id="3183" w:author="Andreas Kuehne" w:date="2019-05-31T12:40:00Z">
        <w:r>
          <w:t>ResponseBase – XML Syntax</w:t>
        </w:r>
      </w:ins>
    </w:p>
    <w:p w14:paraId="0BEE96EB" w14:textId="77777777" w:rsidR="00A71F46" w:rsidRPr="5404FA76" w:rsidRDefault="00A71F46" w:rsidP="00A71F46">
      <w:pPr>
        <w:rPr>
          <w:ins w:id="3184" w:author="Andreas Kuehne" w:date="2019-05-31T12:40:00Z"/>
        </w:rPr>
      </w:pPr>
      <w:ins w:id="3185" w:author="Andreas Kuehne" w:date="2019-05-31T12:40:00Z">
        <w:r w:rsidRPr="0CCF9147">
          <w:t xml:space="preserve">The XML type </w:t>
        </w:r>
        <w:r w:rsidRPr="002062A5">
          <w:rPr>
            <w:rFonts w:ascii="Courier New" w:eastAsia="Courier New" w:hAnsi="Courier New" w:cs="Courier New"/>
          </w:rPr>
          <w:t>ResponseBaseType</w:t>
        </w:r>
        <w:r w:rsidRPr="0CCF9147">
          <w:t xml:space="preserve"> SHALL implement the requirements defined in the </w:t>
        </w:r>
        <w:r w:rsidRPr="002062A5">
          <w:rPr>
            <w:rFonts w:ascii="Courier New" w:eastAsia="Courier New" w:hAnsi="Courier New" w:cs="Courier New"/>
          </w:rPr>
          <w:t>ResponseBase</w:t>
        </w:r>
        <w:r>
          <w:t xml:space="preserve"> </w:t>
        </w:r>
        <w:r w:rsidRPr="005A6FFD">
          <w:t>component.</w:t>
        </w:r>
      </w:ins>
    </w:p>
    <w:p w14:paraId="5B207522" w14:textId="77777777" w:rsidR="00A71F46" w:rsidRDefault="00A71F46" w:rsidP="00A71F46">
      <w:pPr>
        <w:rPr>
          <w:ins w:id="3186" w:author="Andreas Kuehne" w:date="2019-05-31T12:40:00Z"/>
        </w:rPr>
      </w:pPr>
      <w:ins w:id="3187" w:author="Andreas Kuehne" w:date="2019-05-31T12:40:00Z">
        <w:r w:rsidRPr="005A6FFD">
          <w:rPr>
            <w:rFonts w:eastAsia="Arial"/>
          </w:rPr>
          <w:t xml:space="preserve">The </w:t>
        </w:r>
        <w:r w:rsidRPr="002062A5">
          <w:rPr>
            <w:rFonts w:ascii="Courier New" w:eastAsia="Courier New" w:hAnsi="Courier New" w:cs="Courier New"/>
          </w:rPr>
          <w:t>ResponseBaseType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073A894C" w14:textId="77777777" w:rsidR="00A71F46" w:rsidRDefault="00A71F46" w:rsidP="00A71F46">
      <w:pPr>
        <w:pStyle w:val="Code"/>
        <w:rPr>
          <w:ins w:id="3188" w:author="Andreas Kuehne" w:date="2019-05-31T12:40:00Z"/>
        </w:rPr>
      </w:pPr>
      <w:ins w:id="318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ResponseBaseType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BB1EA52" w14:textId="77777777" w:rsidR="00A71F46" w:rsidRDefault="00A71F46" w:rsidP="00A71F46">
      <w:pPr>
        <w:pStyle w:val="Code"/>
        <w:rPr>
          <w:ins w:id="3190" w:author="Andreas Kuehne" w:date="2019-05-31T12:40:00Z"/>
        </w:rPr>
      </w:pPr>
      <w:ins w:id="3191" w:author="Andreas Kuehne" w:date="2019-05-31T12:40:00Z">
        <w:r>
          <w:rPr>
            <w:color w:val="31849B" w:themeColor="accent5" w:themeShade="BF"/>
          </w:rPr>
          <w:t xml:space="preserve">  &lt;xs:sequence&gt;</w:t>
        </w:r>
      </w:ins>
    </w:p>
    <w:p w14:paraId="23773118" w14:textId="77777777" w:rsidR="00A71F46" w:rsidRDefault="00A71F46" w:rsidP="00A71F46">
      <w:pPr>
        <w:pStyle w:val="Code"/>
        <w:rPr>
          <w:ins w:id="3192" w:author="Andreas Kuehne" w:date="2019-05-31T12:40:00Z"/>
        </w:rPr>
      </w:pPr>
      <w:ins w:id="319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w:t>
        </w:r>
        <w:r>
          <w:rPr>
            <w:color w:val="943634" w:themeColor="accent2" w:themeShade="BF"/>
          </w:rPr>
          <w:t>" type="</w:t>
        </w:r>
        <w:r>
          <w:rPr>
            <w:color w:val="244061" w:themeColor="accent1" w:themeShade="80"/>
          </w:rPr>
          <w:t>dsb:ResultType</w:t>
        </w:r>
        <w:r>
          <w:rPr>
            <w:color w:val="943634" w:themeColor="accent2" w:themeShade="BF"/>
          </w:rPr>
          <w:t>"</w:t>
        </w:r>
        <w:r>
          <w:rPr>
            <w:color w:val="31849B" w:themeColor="accent5" w:themeShade="BF"/>
          </w:rPr>
          <w:t>/&gt;</w:t>
        </w:r>
      </w:ins>
    </w:p>
    <w:p w14:paraId="2EA32F60" w14:textId="77777777" w:rsidR="00A71F46" w:rsidRDefault="00A71F46" w:rsidP="00A71F46">
      <w:pPr>
        <w:pStyle w:val="Code"/>
        <w:rPr>
          <w:ins w:id="3194" w:author="Andreas Kuehne" w:date="2019-05-31T12:40:00Z"/>
        </w:rPr>
      </w:pPr>
      <w:ins w:id="319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55D3E8E" w14:textId="77777777" w:rsidR="00A71F46" w:rsidRDefault="00A71F46" w:rsidP="00A71F46">
      <w:pPr>
        <w:pStyle w:val="Code"/>
        <w:rPr>
          <w:ins w:id="3196" w:author="Andreas Kuehne" w:date="2019-05-31T12:40:00Z"/>
        </w:rPr>
      </w:pPr>
      <w:ins w:id="3197" w:author="Andreas Kuehne" w:date="2019-05-31T12:40:00Z">
        <w:r>
          <w:rPr>
            <w:color w:val="31849B" w:themeColor="accent5" w:themeShade="BF"/>
          </w:rPr>
          <w:t xml:space="preserve">  &lt;/xs:sequence&gt;</w:t>
        </w:r>
      </w:ins>
    </w:p>
    <w:p w14:paraId="2535AEC5" w14:textId="77777777" w:rsidR="00A71F46" w:rsidRDefault="00A71F46" w:rsidP="00A71F46">
      <w:pPr>
        <w:pStyle w:val="Code"/>
        <w:rPr>
          <w:ins w:id="3198" w:author="Andreas Kuehne" w:date="2019-05-31T12:40:00Z"/>
        </w:rPr>
      </w:pPr>
      <w:ins w:id="319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77E8599" w14:textId="77777777" w:rsidR="00A71F46" w:rsidRDefault="00A71F46" w:rsidP="00A71F46">
      <w:pPr>
        <w:pStyle w:val="Code"/>
        <w:rPr>
          <w:ins w:id="3200" w:author="Andreas Kuehne" w:date="2019-05-31T12:40:00Z"/>
        </w:rPr>
      </w:pPr>
      <w:ins w:id="320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ResponseID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BD803BD" w14:textId="77777777" w:rsidR="00A71F46" w:rsidRDefault="00A71F46" w:rsidP="00A71F46">
      <w:pPr>
        <w:pStyle w:val="Code"/>
        <w:rPr>
          <w:ins w:id="3202" w:author="Andreas Kuehne" w:date="2019-05-31T12:40:00Z"/>
        </w:rPr>
      </w:pPr>
      <w:ins w:id="3203" w:author="Andreas Kuehne" w:date="2019-05-31T12:40:00Z">
        <w:r>
          <w:rPr>
            <w:color w:val="31849B" w:themeColor="accent5" w:themeShade="BF"/>
          </w:rPr>
          <w:t>&lt;/xs:complexType&gt;</w:t>
        </w:r>
      </w:ins>
    </w:p>
    <w:p w14:paraId="59145C99" w14:textId="77777777" w:rsidR="00A71F46" w:rsidRDefault="00A71F46" w:rsidP="00A71F46">
      <w:pPr>
        <w:spacing w:line="259" w:lineRule="auto"/>
        <w:rPr>
          <w:ins w:id="3204" w:author="Andreas Kuehne" w:date="2019-05-31T12:40:00Z"/>
        </w:rPr>
      </w:pPr>
      <w:ins w:id="3205" w:author="Andreas Kuehne" w:date="2019-05-31T12:40:00Z">
        <w:r>
          <w:t>Each child element of</w:t>
        </w:r>
        <w:r w:rsidRPr="71C71F8C">
          <w:t xml:space="preserve"> </w:t>
        </w:r>
        <w:r w:rsidRPr="002062A5">
          <w:rPr>
            <w:rFonts w:ascii="Courier New" w:eastAsia="Courier New" w:hAnsi="Courier New" w:cs="Courier New"/>
          </w:rPr>
          <w:t>ResponseBaseType</w:t>
        </w:r>
        <w:r w:rsidRPr="71C71F8C">
          <w:t xml:space="preserve"> </w:t>
        </w:r>
        <w:r>
          <w:t xml:space="preserve">XML element SHALL implement in XML syntax the sub-component that has a name equal to its local name. </w:t>
        </w:r>
      </w:ins>
      <w:customXmlInsRangeStart w:id="3206" w:author="Andreas Kuehne" w:date="2019-05-31T12:40:00Z"/>
      <w:sdt>
        <w:sdtPr>
          <w:tag w:val="dsb-ResponseBaseType.-xmlSchema"/>
          <w:id w:val="1188026289"/>
          <w:showingPlcHdr/>
        </w:sdtPr>
        <w:sdtContent>
          <w:customXmlInsRangeEnd w:id="3206"/>
          <w:ins w:id="3207" w:author="Andreas Kuehne" w:date="2019-05-31T12:40:00Z">
            <w:r>
              <w:rPr>
                <w:color w:val="19D131"/>
              </w:rPr>
              <w:t>[component ResponseBase XML schema details]</w:t>
            </w:r>
          </w:ins>
          <w:customXmlInsRangeStart w:id="3208" w:author="Andreas Kuehne" w:date="2019-05-31T12:40:00Z"/>
        </w:sdtContent>
      </w:sdt>
      <w:customXmlInsRangeEnd w:id="3208"/>
    </w:p>
    <w:p w14:paraId="7D314BFE" w14:textId="77777777" w:rsidR="00A71F46" w:rsidRDefault="00A71F46" w:rsidP="00A71F46">
      <w:pPr>
        <w:pStyle w:val="berschrift2"/>
        <w:numPr>
          <w:ilvl w:val="1"/>
          <w:numId w:val="3"/>
        </w:numPr>
        <w:rPr>
          <w:ins w:id="3209" w:author="Andreas Kuehne" w:date="2019-05-31T12:40:00Z"/>
        </w:rPr>
      </w:pPr>
      <w:ins w:id="3210" w:author="Andreas Kuehne" w:date="2019-05-31T12:40:00Z">
        <w:r>
          <w:t>Operation requests and responses</w:t>
        </w:r>
      </w:ins>
    </w:p>
    <w:p w14:paraId="673D5D7C" w14:textId="77777777" w:rsidR="00A71F46" w:rsidRPr="5404FA76" w:rsidRDefault="00A71F46" w:rsidP="00A71F46">
      <w:pPr>
        <w:rPr>
          <w:ins w:id="3211" w:author="Andreas Kuehne" w:date="2019-05-31T12:40:00Z"/>
        </w:rPr>
      </w:pPr>
      <w:ins w:id="3212"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383854F5" w14:textId="77777777" w:rsidR="00A71F46" w:rsidRDefault="00A71F46" w:rsidP="00A71F46">
      <w:pPr>
        <w:rPr>
          <w:ins w:id="3213" w:author="Andreas Kuehne" w:date="2019-05-31T12:40:00Z"/>
        </w:rPr>
      </w:pPr>
      <w:customXmlInsRangeStart w:id="3214" w:author="Andreas Kuehne" w:date="2019-05-31T12:40:00Z"/>
      <w:sdt>
        <w:sdtPr>
          <w:tag w:val="http://docs.oasis-open.org/dss-x/ns/core-operation.-explain"/>
          <w:id w:val="148097403"/>
          <w:showingPlcHdr/>
        </w:sdtPr>
        <w:sdtContent>
          <w:customXmlInsRangeEnd w:id="3214"/>
          <w:ins w:id="3215" w:author="Andreas Kuehne" w:date="2019-05-31T12:40:00Z">
            <w:r>
              <w:rPr>
                <w:color w:val="19D131"/>
              </w:rPr>
              <w:t>[category operation in namespace http://docs.oasis-open.org/dss-x/ns/core explanation]</w:t>
            </w:r>
          </w:ins>
          <w:customXmlInsRangeStart w:id="3216" w:author="Andreas Kuehne" w:date="2019-05-31T12:40:00Z"/>
        </w:sdtContent>
      </w:sdt>
      <w:customXmlInsRangeEnd w:id="3216"/>
    </w:p>
    <w:p w14:paraId="64201EF5" w14:textId="77777777" w:rsidR="00A71F46" w:rsidRDefault="00A71F46" w:rsidP="00A71F46">
      <w:pPr>
        <w:pStyle w:val="berschrift3"/>
        <w:numPr>
          <w:ilvl w:val="2"/>
          <w:numId w:val="3"/>
        </w:numPr>
        <w:rPr>
          <w:ins w:id="3217" w:author="Andreas Kuehne" w:date="2019-05-31T12:40:00Z"/>
        </w:rPr>
      </w:pPr>
      <w:ins w:id="3218" w:author="Andreas Kuehne" w:date="2019-05-31T12:40:00Z">
        <w:r>
          <w:t>Component SignRequest</w:t>
        </w:r>
      </w:ins>
    </w:p>
    <w:p w14:paraId="3F5082AF" w14:textId="77777777" w:rsidR="00A71F46" w:rsidRDefault="00A71F46" w:rsidP="00A71F46">
      <w:pPr>
        <w:rPr>
          <w:ins w:id="3219" w:author="Andreas Kuehne" w:date="2019-05-31T12:40:00Z"/>
        </w:rPr>
      </w:pPr>
      <w:customXmlInsRangeStart w:id="3220" w:author="Andreas Kuehne" w:date="2019-05-31T12:40:00Z"/>
      <w:sdt>
        <w:sdtPr>
          <w:tag w:val="dss2-SignRequestType.-normative"/>
          <w:id w:val="-892354142"/>
        </w:sdtPr>
        <w:sdtContent>
          <w:customXmlInsRangeEnd w:id="3220"/>
          <w:ins w:id="3221" w:author="Andreas Kuehne" w:date="2019-05-31T12:40:00Z">
            <w:r w:rsidRPr="003A06D0">
              <w:rPr>
                <w:color w:val="19D131"/>
                <w:lang w:val="en-GB"/>
              </w:rPr>
              <w:t xml:space="preserve">The </w:t>
            </w:r>
            <w:r w:rsidRPr="003A06D0">
              <w:rPr>
                <w:rFonts w:ascii="Courier New" w:eastAsia="Courier New" w:hAnsi="Courier New" w:cs="Courier New"/>
                <w:lang w:val="en-GB"/>
              </w:rPr>
              <w:t>SignRequest</w:t>
            </w:r>
            <w:r w:rsidRPr="003A06D0">
              <w:rPr>
                <w:color w:val="19D131"/>
                <w:lang w:val="en-GB"/>
              </w:rPr>
              <w:t xml:space="preserve"> component is sent by the client to request a signature or timestamp on some input documents.</w:t>
            </w:r>
          </w:ins>
          <w:customXmlInsRangeStart w:id="3222" w:author="Andreas Kuehne" w:date="2019-05-31T12:40:00Z"/>
        </w:sdtContent>
      </w:sdt>
      <w:customXmlInsRangeEnd w:id="3222"/>
    </w:p>
    <w:p w14:paraId="0EB239B6" w14:textId="77777777" w:rsidR="00A71F46" w:rsidRDefault="00A71F46" w:rsidP="00A71F46">
      <w:pPr>
        <w:rPr>
          <w:ins w:id="3223" w:author="Andreas Kuehne" w:date="2019-05-31T12:40:00Z"/>
        </w:rPr>
      </w:pPr>
      <w:ins w:id="3224" w:author="Andreas Kuehne" w:date="2019-05-31T12:40:00Z">
        <w:r>
          <w:lastRenderedPageBreak/>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ins>
    </w:p>
    <w:p w14:paraId="665CAF31" w14:textId="77777777" w:rsidR="00A71F46" w:rsidRDefault="00A71F46" w:rsidP="00A71F46">
      <w:pPr>
        <w:rPr>
          <w:ins w:id="3225" w:author="Andreas Kuehne" w:date="2019-05-31T12:40:00Z"/>
        </w:rPr>
      </w:pPr>
      <w:ins w:id="3226" w:author="Andreas Kuehne" w:date="2019-05-31T12:40:00Z">
        <w:r>
          <w:t>Below follows a list of the sub-components that constitute this component:</w:t>
        </w:r>
      </w:ins>
    </w:p>
    <w:p w14:paraId="0CB9CDDC" w14:textId="77777777" w:rsidR="00A71F46" w:rsidRDefault="00A71F46" w:rsidP="00A71F46">
      <w:pPr>
        <w:pStyle w:val="Member"/>
        <w:rPr>
          <w:ins w:id="3227" w:author="Andreas Kuehne" w:date="2019-05-31T12:40:00Z"/>
        </w:rPr>
      </w:pPr>
      <w:ins w:id="3228"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ins>
      <w:customXmlInsRangeStart w:id="3229" w:author="Andreas Kuehne" w:date="2019-05-31T12:40:00Z"/>
      <w:sdt>
        <w:sdtPr>
          <w:alias w:val="dss2-SignRequestType.inDocs"/>
          <w:tag w:val="dss2-SignRequestType.InputDocuments"/>
          <w:id w:val="-1212260367"/>
          <w:showingPlcHdr/>
        </w:sdtPr>
        <w:sdtContent>
          <w:customXmlInsRangeEnd w:id="3229"/>
          <w:ins w:id="3230" w:author="Andreas Kuehne" w:date="2019-05-31T12:40:00Z">
            <w:r>
              <w:rPr>
                <w:color w:val="19D131"/>
              </w:rPr>
              <w:t>[sub component InputDocuments details]</w:t>
            </w:r>
          </w:ins>
          <w:customXmlInsRangeStart w:id="3231" w:author="Andreas Kuehne" w:date="2019-05-31T12:40:00Z"/>
        </w:sdtContent>
      </w:sdt>
      <w:customXmlInsRangeEnd w:id="3231"/>
    </w:p>
    <w:p w14:paraId="4F1B2958" w14:textId="77777777" w:rsidR="00A71F46" w:rsidRDefault="00A71F46" w:rsidP="00A71F46">
      <w:pPr>
        <w:pStyle w:val="Member"/>
        <w:rPr>
          <w:ins w:id="3232" w:author="Andreas Kuehne" w:date="2019-05-31T12:40:00Z"/>
        </w:rPr>
      </w:pPr>
      <w:ins w:id="3233"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_RefComp84D46F92 \r \h </w:instrText>
        </w:r>
        <w:r>
          <w:fldChar w:fldCharType="separate"/>
        </w:r>
        <w:r>
          <w:rPr>
            <w:rStyle w:val="Datatype"/>
            <w:rFonts w:eastAsia="Courier New" w:cs="Courier New"/>
          </w:rPr>
          <w:t>OptionalInputsSign</w:t>
        </w:r>
        <w:r>
          <w:fldChar w:fldCharType="end"/>
        </w:r>
        <w:r>
          <w:t xml:space="preserve">. </w:t>
        </w:r>
      </w:ins>
      <w:customXmlInsRangeStart w:id="3234" w:author="Andreas Kuehne" w:date="2019-05-31T12:40:00Z"/>
      <w:sdt>
        <w:sdtPr>
          <w:alias w:val="dss2-SignRequestType.optInp"/>
          <w:tag w:val="dss2-SignRequestType.OptionalInputs"/>
          <w:id w:val="-298460207"/>
        </w:sdtPr>
        <w:sdtContent>
          <w:customXmlInsRangeEnd w:id="3234"/>
          <w:ins w:id="3235" w:author="Andreas Kuehne" w:date="2019-05-31T12:40:00Z">
            <w:r w:rsidRPr="003A06D0">
              <w:rPr>
                <w:color w:val="19D131"/>
                <w:lang w:val="en-GB"/>
              </w:rPr>
              <w:t>It is intended to transport additional input elements of the signing request.</w:t>
            </w:r>
          </w:ins>
          <w:customXmlInsRangeStart w:id="3236" w:author="Andreas Kuehne" w:date="2019-05-31T12:40:00Z"/>
        </w:sdtContent>
      </w:sdt>
      <w:customXmlInsRangeEnd w:id="3236"/>
    </w:p>
    <w:p w14:paraId="600DE630" w14:textId="77777777" w:rsidR="00A71F46" w:rsidRDefault="00A71F46" w:rsidP="00A71F46">
      <w:pPr>
        <w:pStyle w:val="Non-normativeCommentHeading"/>
        <w:rPr>
          <w:ins w:id="3237" w:author="Andreas Kuehne" w:date="2019-05-31T12:40:00Z"/>
        </w:rPr>
      </w:pPr>
      <w:ins w:id="3238" w:author="Andreas Kuehne" w:date="2019-05-31T12:40:00Z">
        <w:r>
          <w:t>Non-normative Comment:</w:t>
        </w:r>
      </w:ins>
    </w:p>
    <w:p w14:paraId="1044BBBF" w14:textId="77777777" w:rsidR="00A71F46" w:rsidRDefault="00A71F46" w:rsidP="00A71F46">
      <w:pPr>
        <w:pStyle w:val="Non-normativeComment"/>
        <w:rPr>
          <w:ins w:id="3239" w:author="Andreas Kuehne" w:date="2019-05-31T12:40:00Z"/>
        </w:rPr>
      </w:pPr>
      <w:customXmlInsRangeStart w:id="3240" w:author="Andreas Kuehne" w:date="2019-05-31T12:40:00Z"/>
      <w:sdt>
        <w:sdtPr>
          <w:tag w:val="dss2-SignRequestType.-nonNormative"/>
          <w:id w:val="1296111547"/>
          <w:showingPlcHdr/>
        </w:sdtPr>
        <w:sdtContent>
          <w:customXmlInsRangeEnd w:id="3240"/>
          <w:ins w:id="3241" w:author="Andreas Kuehne" w:date="2019-05-31T12:40:00Z">
            <w:r>
              <w:rPr>
                <w:color w:val="19D131"/>
              </w:rPr>
              <w:t>[component SignRequest non normative details]</w:t>
            </w:r>
          </w:ins>
          <w:customXmlInsRangeStart w:id="3242" w:author="Andreas Kuehne" w:date="2019-05-31T12:40:00Z"/>
        </w:sdtContent>
      </w:sdt>
      <w:customXmlInsRangeEnd w:id="3242"/>
    </w:p>
    <w:p w14:paraId="37E34EFA" w14:textId="77777777" w:rsidR="00A71F46" w:rsidRDefault="00A71F46" w:rsidP="00A71F46">
      <w:pPr>
        <w:pStyle w:val="berschrift4"/>
        <w:numPr>
          <w:ilvl w:val="3"/>
          <w:numId w:val="3"/>
        </w:numPr>
        <w:rPr>
          <w:ins w:id="3243" w:author="Andreas Kuehne" w:date="2019-05-31T12:40:00Z"/>
        </w:rPr>
      </w:pPr>
      <w:ins w:id="3244" w:author="Andreas Kuehne" w:date="2019-05-31T12:40:00Z">
        <w:r>
          <w:t>SignRequest – JSON Syntax</w:t>
        </w:r>
      </w:ins>
    </w:p>
    <w:p w14:paraId="26599654" w14:textId="77777777" w:rsidR="00A71F46" w:rsidRPr="0248A3D1" w:rsidRDefault="00A71F46" w:rsidP="00A71F46">
      <w:pPr>
        <w:rPr>
          <w:ins w:id="3245" w:author="Andreas Kuehne" w:date="2019-05-31T12:40:00Z"/>
        </w:rPr>
      </w:pPr>
      <w:ins w:id="3246"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SignRequest</w:t>
        </w:r>
        <w:r>
          <w:t xml:space="preserve"> component.</w:t>
        </w:r>
      </w:ins>
    </w:p>
    <w:p w14:paraId="55E8CF42" w14:textId="77777777" w:rsidR="00A71F46" w:rsidRPr="C2430093" w:rsidRDefault="00A71F46" w:rsidP="00A71F46">
      <w:pPr>
        <w:spacing w:line="259" w:lineRule="auto"/>
        <w:rPr>
          <w:ins w:id="3247" w:author="Andreas Kuehne" w:date="2019-05-31T12:40:00Z"/>
          <w:rFonts w:eastAsia="Arial" w:cs="Arial"/>
          <w:sz w:val="22"/>
          <w:szCs w:val="22"/>
        </w:rPr>
      </w:pPr>
      <w:ins w:id="324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D8861DC" w14:textId="77777777" w:rsidTr="00A71F46">
        <w:trPr>
          <w:cnfStyle w:val="100000000000" w:firstRow="1" w:lastRow="0" w:firstColumn="0" w:lastColumn="0" w:oddVBand="0" w:evenVBand="0" w:oddHBand="0" w:evenHBand="0" w:firstRowFirstColumn="0" w:firstRowLastColumn="0" w:lastRowFirstColumn="0" w:lastRowLastColumn="0"/>
          <w:ins w:id="32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640066" w14:textId="77777777" w:rsidR="00A71F46" w:rsidRDefault="00A71F46" w:rsidP="00A71F46">
            <w:pPr>
              <w:pStyle w:val="Beschriftung"/>
              <w:rPr>
                <w:ins w:id="3250" w:author="Andreas Kuehne" w:date="2019-05-31T12:40:00Z"/>
              </w:rPr>
            </w:pPr>
            <w:ins w:id="3251" w:author="Andreas Kuehne" w:date="2019-05-31T12:40:00Z">
              <w:r>
                <w:t>Element</w:t>
              </w:r>
            </w:ins>
          </w:p>
        </w:tc>
        <w:tc>
          <w:tcPr>
            <w:tcW w:w="4675" w:type="dxa"/>
          </w:tcPr>
          <w:p w14:paraId="1A7038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252" w:author="Andreas Kuehne" w:date="2019-05-31T12:40:00Z"/>
              </w:rPr>
            </w:pPr>
            <w:ins w:id="3253" w:author="Andreas Kuehne" w:date="2019-05-31T12:40:00Z">
              <w:r>
                <w:t>Implementing JSON member name</w:t>
              </w:r>
            </w:ins>
          </w:p>
        </w:tc>
        <w:tc>
          <w:tcPr>
            <w:tcW w:w="4675" w:type="dxa"/>
          </w:tcPr>
          <w:p w14:paraId="5E3BF73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254" w:author="Andreas Kuehne" w:date="2019-05-31T12:40:00Z"/>
              </w:rPr>
            </w:pPr>
            <w:ins w:id="3255" w:author="Andreas Kuehne" w:date="2019-05-31T12:40:00Z">
              <w:r>
                <w:t>Comments</w:t>
              </w:r>
            </w:ins>
          </w:p>
        </w:tc>
      </w:tr>
      <w:tr w:rsidR="00A71F46" w14:paraId="62AFED8E" w14:textId="77777777" w:rsidTr="00A71F46">
        <w:trPr>
          <w:ins w:id="32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1EFD14" w14:textId="77777777" w:rsidR="00A71F46" w:rsidRPr="002062A5" w:rsidRDefault="00A71F46" w:rsidP="00A71F46">
            <w:pPr>
              <w:pStyle w:val="Beschriftung"/>
              <w:rPr>
                <w:ins w:id="3257" w:author="Andreas Kuehne" w:date="2019-05-31T12:40:00Z"/>
                <w:rStyle w:val="Datatype"/>
                <w:b w:val="0"/>
                <w:bCs w:val="0"/>
              </w:rPr>
            </w:pPr>
            <w:ins w:id="3258" w:author="Andreas Kuehne" w:date="2019-05-31T12:40:00Z">
              <w:r w:rsidRPr="002062A5">
                <w:rPr>
                  <w:rStyle w:val="Datatype"/>
                </w:rPr>
                <w:t>InputDocuments</w:t>
              </w:r>
            </w:ins>
          </w:p>
        </w:tc>
        <w:tc>
          <w:tcPr>
            <w:tcW w:w="4675" w:type="dxa"/>
          </w:tcPr>
          <w:p w14:paraId="23DFBF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259" w:author="Andreas Kuehne" w:date="2019-05-31T12:40:00Z"/>
                <w:rStyle w:val="Datatype"/>
              </w:rPr>
            </w:pPr>
            <w:ins w:id="3260" w:author="Andreas Kuehne" w:date="2019-05-31T12:40:00Z">
              <w:r w:rsidRPr="002062A5">
                <w:rPr>
                  <w:rStyle w:val="Datatype"/>
                </w:rPr>
                <w:t>inDocs</w:t>
              </w:r>
            </w:ins>
          </w:p>
        </w:tc>
        <w:tc>
          <w:tcPr>
            <w:tcW w:w="4675" w:type="dxa"/>
          </w:tcPr>
          <w:p w14:paraId="59B07CC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261" w:author="Andreas Kuehne" w:date="2019-05-31T12:40:00Z"/>
              </w:rPr>
            </w:pPr>
            <w:customXmlInsRangeStart w:id="3262" w:author="Andreas Kuehne" w:date="2019-05-31T12:40:00Z"/>
            <w:sdt>
              <w:sdtPr>
                <w:alias w:val="dss2-SignRequestType.inDocs"/>
                <w:tag w:val="dss2-SignRequestType.-jsonComment.InputDocuments"/>
                <w:id w:val="-1102030905"/>
                <w:showingPlcHdr/>
              </w:sdtPr>
              <w:sdtContent>
                <w:customXmlInsRangeEnd w:id="3262"/>
                <w:ins w:id="3263" w:author="Andreas Kuehne" w:date="2019-05-31T12:40:00Z">
                  <w:r>
                    <w:rPr>
                      <w:color w:val="19D131"/>
                    </w:rPr>
                    <w:t>[]</w:t>
                  </w:r>
                </w:ins>
                <w:customXmlInsRangeStart w:id="3264" w:author="Andreas Kuehne" w:date="2019-05-31T12:40:00Z"/>
              </w:sdtContent>
            </w:sdt>
            <w:customXmlInsRangeEnd w:id="3264"/>
          </w:p>
        </w:tc>
      </w:tr>
      <w:tr w:rsidR="00A71F46" w14:paraId="2017268D" w14:textId="77777777" w:rsidTr="00A71F46">
        <w:trPr>
          <w:ins w:id="3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3945D1" w14:textId="77777777" w:rsidR="00A71F46" w:rsidRPr="002062A5" w:rsidRDefault="00A71F46" w:rsidP="00A71F46">
            <w:pPr>
              <w:pStyle w:val="Beschriftung"/>
              <w:rPr>
                <w:ins w:id="3266" w:author="Andreas Kuehne" w:date="2019-05-31T12:40:00Z"/>
                <w:rStyle w:val="Datatype"/>
                <w:b w:val="0"/>
                <w:bCs w:val="0"/>
              </w:rPr>
            </w:pPr>
            <w:ins w:id="3267" w:author="Andreas Kuehne" w:date="2019-05-31T12:40:00Z">
              <w:r w:rsidRPr="002062A5">
                <w:rPr>
                  <w:rStyle w:val="Datatype"/>
                </w:rPr>
                <w:t>OptionalInputs</w:t>
              </w:r>
            </w:ins>
          </w:p>
        </w:tc>
        <w:tc>
          <w:tcPr>
            <w:tcW w:w="4675" w:type="dxa"/>
          </w:tcPr>
          <w:p w14:paraId="3A3825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268" w:author="Andreas Kuehne" w:date="2019-05-31T12:40:00Z"/>
                <w:rStyle w:val="Datatype"/>
              </w:rPr>
            </w:pPr>
            <w:ins w:id="3269" w:author="Andreas Kuehne" w:date="2019-05-31T12:40:00Z">
              <w:r w:rsidRPr="002062A5">
                <w:rPr>
                  <w:rStyle w:val="Datatype"/>
                </w:rPr>
                <w:t>optInp</w:t>
              </w:r>
            </w:ins>
          </w:p>
        </w:tc>
        <w:tc>
          <w:tcPr>
            <w:tcW w:w="4675" w:type="dxa"/>
          </w:tcPr>
          <w:p w14:paraId="1707C4D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270" w:author="Andreas Kuehne" w:date="2019-05-31T12:40:00Z"/>
              </w:rPr>
            </w:pPr>
            <w:customXmlInsRangeStart w:id="3271" w:author="Andreas Kuehne" w:date="2019-05-31T12:40:00Z"/>
            <w:sdt>
              <w:sdtPr>
                <w:alias w:val="dss2-SignRequestType.optInp"/>
                <w:tag w:val="dss2-SignRequestType.-jsonComment.OptionalInputs"/>
                <w:id w:val="-771473402"/>
                <w:showingPlcHdr/>
              </w:sdtPr>
              <w:sdtContent>
                <w:customXmlInsRangeEnd w:id="3271"/>
                <w:ins w:id="3272" w:author="Andreas Kuehne" w:date="2019-05-31T12:40:00Z">
                  <w:r>
                    <w:rPr>
                      <w:color w:val="19D131"/>
                    </w:rPr>
                    <w:t>[]</w:t>
                  </w:r>
                </w:ins>
                <w:customXmlInsRangeStart w:id="3273" w:author="Andreas Kuehne" w:date="2019-05-31T12:40:00Z"/>
              </w:sdtContent>
            </w:sdt>
            <w:customXmlInsRangeEnd w:id="3273"/>
          </w:p>
        </w:tc>
      </w:tr>
    </w:tbl>
    <w:p w14:paraId="332EBCC6" w14:textId="77777777" w:rsidR="00A71F46" w:rsidRPr="0202B381" w:rsidRDefault="00A71F46" w:rsidP="00A71F46">
      <w:pPr>
        <w:rPr>
          <w:ins w:id="3274" w:author="Andreas Kuehne" w:date="2019-05-31T12:40:00Z"/>
        </w:rPr>
      </w:pPr>
      <w:ins w:id="3275"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30CD1B2" w14:textId="77777777" w:rsidR="00A71F46" w:rsidRDefault="00A71F46" w:rsidP="00A71F46">
      <w:pPr>
        <w:pStyle w:val="Code"/>
        <w:spacing w:line="259" w:lineRule="auto"/>
        <w:rPr>
          <w:ins w:id="3276" w:author="Andreas Kuehne" w:date="2019-05-31T12:40:00Z"/>
        </w:rPr>
      </w:pPr>
      <w:ins w:id="3277" w:author="Andreas Kuehne" w:date="2019-05-31T12:40:00Z">
        <w:r>
          <w:rPr>
            <w:color w:val="31849B" w:themeColor="accent5" w:themeShade="BF"/>
          </w:rPr>
          <w:t>"dss2-SignRequestType"</w:t>
        </w:r>
        <w:r>
          <w:t>: {</w:t>
        </w:r>
      </w:ins>
    </w:p>
    <w:p w14:paraId="3DD5645E" w14:textId="77777777" w:rsidR="00A71F46" w:rsidRDefault="00A71F46" w:rsidP="00A71F46">
      <w:pPr>
        <w:pStyle w:val="Code"/>
        <w:spacing w:line="259" w:lineRule="auto"/>
        <w:rPr>
          <w:ins w:id="3278" w:author="Andreas Kuehne" w:date="2019-05-31T12:40:00Z"/>
        </w:rPr>
      </w:pPr>
      <w:ins w:id="3279" w:author="Andreas Kuehne" w:date="2019-05-31T12:40:00Z">
        <w:r>
          <w:rPr>
            <w:color w:val="31849B" w:themeColor="accent5" w:themeShade="BF"/>
          </w:rPr>
          <w:t xml:space="preserve">  "type"</w:t>
        </w:r>
        <w:r>
          <w:t xml:space="preserve">: </w:t>
        </w:r>
        <w:r>
          <w:rPr>
            <w:color w:val="244061" w:themeColor="accent1" w:themeShade="80"/>
          </w:rPr>
          <w:t>"object",</w:t>
        </w:r>
      </w:ins>
    </w:p>
    <w:p w14:paraId="3E7847A9" w14:textId="77777777" w:rsidR="00A71F46" w:rsidRDefault="00A71F46" w:rsidP="00A71F46">
      <w:pPr>
        <w:pStyle w:val="Code"/>
        <w:spacing w:line="259" w:lineRule="auto"/>
        <w:rPr>
          <w:ins w:id="3280" w:author="Andreas Kuehne" w:date="2019-05-31T12:40:00Z"/>
        </w:rPr>
      </w:pPr>
      <w:ins w:id="3281" w:author="Andreas Kuehne" w:date="2019-05-31T12:40:00Z">
        <w:r>
          <w:rPr>
            <w:color w:val="31849B" w:themeColor="accent5" w:themeShade="BF"/>
          </w:rPr>
          <w:t xml:space="preserve">  "properties"</w:t>
        </w:r>
        <w:r>
          <w:t>: {</w:t>
        </w:r>
      </w:ins>
    </w:p>
    <w:p w14:paraId="2761EC3F" w14:textId="77777777" w:rsidR="00A71F46" w:rsidRDefault="00A71F46" w:rsidP="00A71F46">
      <w:pPr>
        <w:pStyle w:val="Code"/>
        <w:spacing w:line="259" w:lineRule="auto"/>
        <w:rPr>
          <w:ins w:id="3282" w:author="Andreas Kuehne" w:date="2019-05-31T12:40:00Z"/>
        </w:rPr>
      </w:pPr>
      <w:ins w:id="3283" w:author="Andreas Kuehne" w:date="2019-05-31T12:40:00Z">
        <w:r>
          <w:rPr>
            <w:color w:val="31849B" w:themeColor="accent5" w:themeShade="BF"/>
          </w:rPr>
          <w:t xml:space="preserve">    "profile"</w:t>
        </w:r>
        <w:r>
          <w:t>: {</w:t>
        </w:r>
      </w:ins>
    </w:p>
    <w:p w14:paraId="72B0FC28" w14:textId="77777777" w:rsidR="00A71F46" w:rsidRDefault="00A71F46" w:rsidP="00A71F46">
      <w:pPr>
        <w:pStyle w:val="Code"/>
        <w:spacing w:line="259" w:lineRule="auto"/>
        <w:rPr>
          <w:ins w:id="3284" w:author="Andreas Kuehne" w:date="2019-05-31T12:40:00Z"/>
        </w:rPr>
      </w:pPr>
      <w:ins w:id="3285" w:author="Andreas Kuehne" w:date="2019-05-31T12:40:00Z">
        <w:r>
          <w:rPr>
            <w:color w:val="31849B" w:themeColor="accent5" w:themeShade="BF"/>
          </w:rPr>
          <w:t xml:space="preserve">      "type"</w:t>
        </w:r>
        <w:r>
          <w:t xml:space="preserve">: </w:t>
        </w:r>
        <w:r>
          <w:rPr>
            <w:color w:val="244061" w:themeColor="accent1" w:themeShade="80"/>
          </w:rPr>
          <w:t>"array",</w:t>
        </w:r>
      </w:ins>
    </w:p>
    <w:p w14:paraId="0AC6917B" w14:textId="77777777" w:rsidR="00A71F46" w:rsidRDefault="00A71F46" w:rsidP="00A71F46">
      <w:pPr>
        <w:pStyle w:val="Code"/>
        <w:spacing w:line="259" w:lineRule="auto"/>
        <w:rPr>
          <w:ins w:id="3286" w:author="Andreas Kuehne" w:date="2019-05-31T12:40:00Z"/>
        </w:rPr>
      </w:pPr>
      <w:ins w:id="3287" w:author="Andreas Kuehne" w:date="2019-05-31T12:40:00Z">
        <w:r>
          <w:rPr>
            <w:color w:val="31849B" w:themeColor="accent5" w:themeShade="BF"/>
          </w:rPr>
          <w:t xml:space="preserve">      "items"</w:t>
        </w:r>
        <w:r>
          <w:t>: {</w:t>
        </w:r>
      </w:ins>
    </w:p>
    <w:p w14:paraId="7EC7D467" w14:textId="77777777" w:rsidR="00A71F46" w:rsidRDefault="00A71F46" w:rsidP="00A71F46">
      <w:pPr>
        <w:pStyle w:val="Code"/>
        <w:spacing w:line="259" w:lineRule="auto"/>
        <w:rPr>
          <w:ins w:id="3288" w:author="Andreas Kuehne" w:date="2019-05-31T12:40:00Z"/>
        </w:rPr>
      </w:pPr>
      <w:ins w:id="3289" w:author="Andreas Kuehne" w:date="2019-05-31T12:40:00Z">
        <w:r>
          <w:rPr>
            <w:color w:val="31849B" w:themeColor="accent5" w:themeShade="BF"/>
          </w:rPr>
          <w:t xml:space="preserve">        "type"</w:t>
        </w:r>
        <w:r>
          <w:t xml:space="preserve">: </w:t>
        </w:r>
        <w:r>
          <w:rPr>
            <w:color w:val="244061" w:themeColor="accent1" w:themeShade="80"/>
          </w:rPr>
          <w:t>"string"</w:t>
        </w:r>
      </w:ins>
    </w:p>
    <w:p w14:paraId="532C6083" w14:textId="77777777" w:rsidR="00A71F46" w:rsidRDefault="00A71F46" w:rsidP="00A71F46">
      <w:pPr>
        <w:pStyle w:val="Code"/>
        <w:spacing w:line="259" w:lineRule="auto"/>
        <w:rPr>
          <w:ins w:id="3290" w:author="Andreas Kuehne" w:date="2019-05-31T12:40:00Z"/>
        </w:rPr>
      </w:pPr>
      <w:ins w:id="3291" w:author="Andreas Kuehne" w:date="2019-05-31T12:40:00Z">
        <w:r>
          <w:t xml:space="preserve">      }</w:t>
        </w:r>
      </w:ins>
    </w:p>
    <w:p w14:paraId="687F6D69" w14:textId="77777777" w:rsidR="00A71F46" w:rsidRDefault="00A71F46" w:rsidP="00A71F46">
      <w:pPr>
        <w:pStyle w:val="Code"/>
        <w:spacing w:line="259" w:lineRule="auto"/>
        <w:rPr>
          <w:ins w:id="3292" w:author="Andreas Kuehne" w:date="2019-05-31T12:40:00Z"/>
        </w:rPr>
      </w:pPr>
      <w:ins w:id="3293" w:author="Andreas Kuehne" w:date="2019-05-31T12:40:00Z">
        <w:r>
          <w:t xml:space="preserve">    },</w:t>
        </w:r>
      </w:ins>
    </w:p>
    <w:p w14:paraId="7B953D97" w14:textId="77777777" w:rsidR="00A71F46" w:rsidRDefault="00A71F46" w:rsidP="00A71F46">
      <w:pPr>
        <w:pStyle w:val="Code"/>
        <w:spacing w:line="259" w:lineRule="auto"/>
        <w:rPr>
          <w:ins w:id="3294" w:author="Andreas Kuehne" w:date="2019-05-31T12:40:00Z"/>
        </w:rPr>
      </w:pPr>
      <w:ins w:id="3295" w:author="Andreas Kuehne" w:date="2019-05-31T12:40:00Z">
        <w:r>
          <w:rPr>
            <w:color w:val="31849B" w:themeColor="accent5" w:themeShade="BF"/>
          </w:rPr>
          <w:t xml:space="preserve">    "reqID"</w:t>
        </w:r>
        <w:r>
          <w:t>: {</w:t>
        </w:r>
      </w:ins>
    </w:p>
    <w:p w14:paraId="2768D201" w14:textId="77777777" w:rsidR="00A71F46" w:rsidRDefault="00A71F46" w:rsidP="00A71F46">
      <w:pPr>
        <w:pStyle w:val="Code"/>
        <w:spacing w:line="259" w:lineRule="auto"/>
        <w:rPr>
          <w:ins w:id="3296" w:author="Andreas Kuehne" w:date="2019-05-31T12:40:00Z"/>
        </w:rPr>
      </w:pPr>
      <w:ins w:id="3297" w:author="Andreas Kuehne" w:date="2019-05-31T12:40:00Z">
        <w:r>
          <w:rPr>
            <w:color w:val="31849B" w:themeColor="accent5" w:themeShade="BF"/>
          </w:rPr>
          <w:t xml:space="preserve">      "type"</w:t>
        </w:r>
        <w:r>
          <w:t xml:space="preserve">: </w:t>
        </w:r>
        <w:r>
          <w:rPr>
            <w:color w:val="244061" w:themeColor="accent1" w:themeShade="80"/>
          </w:rPr>
          <w:t>"string"</w:t>
        </w:r>
      </w:ins>
    </w:p>
    <w:p w14:paraId="7B4D257C" w14:textId="77777777" w:rsidR="00A71F46" w:rsidRDefault="00A71F46" w:rsidP="00A71F46">
      <w:pPr>
        <w:pStyle w:val="Code"/>
        <w:spacing w:line="259" w:lineRule="auto"/>
        <w:rPr>
          <w:ins w:id="3298" w:author="Andreas Kuehne" w:date="2019-05-31T12:40:00Z"/>
        </w:rPr>
      </w:pPr>
      <w:ins w:id="3299" w:author="Andreas Kuehne" w:date="2019-05-31T12:40:00Z">
        <w:r>
          <w:t xml:space="preserve">    },</w:t>
        </w:r>
      </w:ins>
    </w:p>
    <w:p w14:paraId="59A3FDEE" w14:textId="77777777" w:rsidR="00A71F46" w:rsidRDefault="00A71F46" w:rsidP="00A71F46">
      <w:pPr>
        <w:pStyle w:val="Code"/>
        <w:spacing w:line="259" w:lineRule="auto"/>
        <w:rPr>
          <w:ins w:id="3300" w:author="Andreas Kuehne" w:date="2019-05-31T12:40:00Z"/>
        </w:rPr>
      </w:pPr>
      <w:ins w:id="3301" w:author="Andreas Kuehne" w:date="2019-05-31T12:40:00Z">
        <w:r>
          <w:rPr>
            <w:color w:val="31849B" w:themeColor="accent5" w:themeShade="BF"/>
          </w:rPr>
          <w:t xml:space="preserve">    "inDocs"</w:t>
        </w:r>
        <w:r>
          <w:t>: {</w:t>
        </w:r>
      </w:ins>
    </w:p>
    <w:p w14:paraId="03518548" w14:textId="77777777" w:rsidR="00A71F46" w:rsidRDefault="00A71F46" w:rsidP="00A71F46">
      <w:pPr>
        <w:pStyle w:val="Code"/>
        <w:spacing w:line="259" w:lineRule="auto"/>
        <w:rPr>
          <w:ins w:id="3302" w:author="Andreas Kuehne" w:date="2019-05-31T12:40:00Z"/>
        </w:rPr>
      </w:pPr>
      <w:ins w:id="3303"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6972CB42" w14:textId="77777777" w:rsidR="00A71F46" w:rsidRDefault="00A71F46" w:rsidP="00A71F46">
      <w:pPr>
        <w:pStyle w:val="Code"/>
        <w:spacing w:line="259" w:lineRule="auto"/>
        <w:rPr>
          <w:ins w:id="3304" w:author="Andreas Kuehne" w:date="2019-05-31T12:40:00Z"/>
        </w:rPr>
      </w:pPr>
      <w:ins w:id="3305" w:author="Andreas Kuehne" w:date="2019-05-31T12:40:00Z">
        <w:r>
          <w:t xml:space="preserve">    },</w:t>
        </w:r>
      </w:ins>
    </w:p>
    <w:p w14:paraId="73EC9458" w14:textId="77777777" w:rsidR="00A71F46" w:rsidRDefault="00A71F46" w:rsidP="00A71F46">
      <w:pPr>
        <w:pStyle w:val="Code"/>
        <w:spacing w:line="259" w:lineRule="auto"/>
        <w:rPr>
          <w:ins w:id="3306" w:author="Andreas Kuehne" w:date="2019-05-31T12:40:00Z"/>
        </w:rPr>
      </w:pPr>
      <w:ins w:id="3307" w:author="Andreas Kuehne" w:date="2019-05-31T12:40:00Z">
        <w:r>
          <w:rPr>
            <w:color w:val="31849B" w:themeColor="accent5" w:themeShade="BF"/>
          </w:rPr>
          <w:t xml:space="preserve">    "optInp"</w:t>
        </w:r>
        <w:r>
          <w:t>: {</w:t>
        </w:r>
      </w:ins>
    </w:p>
    <w:p w14:paraId="5603DDFE" w14:textId="77777777" w:rsidR="00A71F46" w:rsidRDefault="00A71F46" w:rsidP="00A71F46">
      <w:pPr>
        <w:pStyle w:val="Code"/>
        <w:spacing w:line="259" w:lineRule="auto"/>
        <w:rPr>
          <w:ins w:id="3308" w:author="Andreas Kuehne" w:date="2019-05-31T12:40:00Z"/>
        </w:rPr>
      </w:pPr>
      <w:ins w:id="3309" w:author="Andreas Kuehne" w:date="2019-05-31T12:40:00Z">
        <w:r>
          <w:rPr>
            <w:color w:val="31849B" w:themeColor="accent5" w:themeShade="BF"/>
          </w:rPr>
          <w:t xml:space="preserve">      "$ref"</w:t>
        </w:r>
        <w:r>
          <w:t xml:space="preserve">: </w:t>
        </w:r>
        <w:r>
          <w:rPr>
            <w:color w:val="244061" w:themeColor="accent1" w:themeShade="80"/>
          </w:rPr>
          <w:t>"#/definitions/dss2-OptionalInputsSignType"</w:t>
        </w:r>
      </w:ins>
    </w:p>
    <w:p w14:paraId="6D683402" w14:textId="77777777" w:rsidR="00A71F46" w:rsidRDefault="00A71F46" w:rsidP="00A71F46">
      <w:pPr>
        <w:pStyle w:val="Code"/>
        <w:spacing w:line="259" w:lineRule="auto"/>
        <w:rPr>
          <w:ins w:id="3310" w:author="Andreas Kuehne" w:date="2019-05-31T12:40:00Z"/>
        </w:rPr>
      </w:pPr>
      <w:ins w:id="3311" w:author="Andreas Kuehne" w:date="2019-05-31T12:40:00Z">
        <w:r>
          <w:t xml:space="preserve">    }</w:t>
        </w:r>
      </w:ins>
    </w:p>
    <w:p w14:paraId="51A02FA8" w14:textId="77777777" w:rsidR="00A71F46" w:rsidRDefault="00A71F46" w:rsidP="00A71F46">
      <w:pPr>
        <w:pStyle w:val="Code"/>
        <w:spacing w:line="259" w:lineRule="auto"/>
        <w:rPr>
          <w:ins w:id="3312" w:author="Andreas Kuehne" w:date="2019-05-31T12:40:00Z"/>
        </w:rPr>
      </w:pPr>
      <w:ins w:id="3313" w:author="Andreas Kuehne" w:date="2019-05-31T12:40:00Z">
        <w:r>
          <w:t xml:space="preserve">  }</w:t>
        </w:r>
      </w:ins>
    </w:p>
    <w:p w14:paraId="09510E7C" w14:textId="77777777" w:rsidR="00A71F46" w:rsidRDefault="00A71F46" w:rsidP="00A71F46">
      <w:pPr>
        <w:pStyle w:val="Code"/>
        <w:spacing w:line="259" w:lineRule="auto"/>
        <w:rPr>
          <w:ins w:id="3314" w:author="Andreas Kuehne" w:date="2019-05-31T12:40:00Z"/>
        </w:rPr>
      </w:pPr>
      <w:ins w:id="3315" w:author="Andreas Kuehne" w:date="2019-05-31T12:40:00Z">
        <w:r>
          <w:t>}</w:t>
        </w:r>
      </w:ins>
    </w:p>
    <w:p w14:paraId="05A56558" w14:textId="77777777" w:rsidR="00A71F46" w:rsidRDefault="00A71F46" w:rsidP="00A71F46">
      <w:pPr>
        <w:rPr>
          <w:ins w:id="3316" w:author="Andreas Kuehne" w:date="2019-05-31T12:40:00Z"/>
        </w:rPr>
      </w:pPr>
      <w:customXmlInsRangeStart w:id="3317" w:author="Andreas Kuehne" w:date="2019-05-31T12:40:00Z"/>
      <w:sdt>
        <w:sdtPr>
          <w:tag w:val="dss2-SignRequestType.-jsonSchema"/>
          <w:id w:val="1864161552"/>
          <w:showingPlcHdr/>
        </w:sdtPr>
        <w:sdtContent>
          <w:customXmlInsRangeEnd w:id="3317"/>
          <w:ins w:id="3318" w:author="Andreas Kuehne" w:date="2019-05-31T12:40:00Z">
            <w:r>
              <w:rPr>
                <w:color w:val="19D131"/>
              </w:rPr>
              <w:t>[component SignRequest JSON schema details]</w:t>
            </w:r>
          </w:ins>
          <w:customXmlInsRangeStart w:id="3319" w:author="Andreas Kuehne" w:date="2019-05-31T12:40:00Z"/>
        </w:sdtContent>
      </w:sdt>
      <w:customXmlInsRangeEnd w:id="3319"/>
    </w:p>
    <w:p w14:paraId="352DA095" w14:textId="77777777" w:rsidR="00A71F46" w:rsidRDefault="00A71F46" w:rsidP="00A71F46">
      <w:pPr>
        <w:pStyle w:val="berschrift4"/>
        <w:numPr>
          <w:ilvl w:val="3"/>
          <w:numId w:val="3"/>
        </w:numPr>
        <w:rPr>
          <w:ins w:id="3320" w:author="Andreas Kuehne" w:date="2019-05-31T12:40:00Z"/>
        </w:rPr>
      </w:pPr>
      <w:ins w:id="3321" w:author="Andreas Kuehne" w:date="2019-05-31T12:40:00Z">
        <w:r>
          <w:lastRenderedPageBreak/>
          <w:t>SignRequest – XML Syntax</w:t>
        </w:r>
      </w:ins>
    </w:p>
    <w:p w14:paraId="32765623" w14:textId="77777777" w:rsidR="00A71F46" w:rsidRPr="5404FA76" w:rsidRDefault="00A71F46" w:rsidP="00A71F46">
      <w:pPr>
        <w:rPr>
          <w:ins w:id="3322" w:author="Andreas Kuehne" w:date="2019-05-31T12:40:00Z"/>
        </w:rPr>
      </w:pPr>
      <w:ins w:id="3323" w:author="Andreas Kuehne" w:date="2019-05-31T12:40:00Z">
        <w:r w:rsidRPr="0CCF9147">
          <w:t xml:space="preserve">The XML type </w:t>
        </w:r>
        <w:r w:rsidRPr="002062A5">
          <w:rPr>
            <w:rFonts w:ascii="Courier New" w:eastAsia="Courier New" w:hAnsi="Courier New" w:cs="Courier New"/>
          </w:rPr>
          <w:t>SignRequestType</w:t>
        </w:r>
        <w:r w:rsidRPr="0CCF9147">
          <w:t xml:space="preserve"> SHALL implement the requirements defined in the </w:t>
        </w:r>
        <w:r w:rsidRPr="002062A5">
          <w:rPr>
            <w:rFonts w:ascii="Courier New" w:eastAsia="Courier New" w:hAnsi="Courier New" w:cs="Courier New"/>
          </w:rPr>
          <w:t>SignRequest</w:t>
        </w:r>
        <w:r>
          <w:t xml:space="preserve"> </w:t>
        </w:r>
        <w:r w:rsidRPr="005A6FFD">
          <w:t>component.</w:t>
        </w:r>
      </w:ins>
    </w:p>
    <w:p w14:paraId="00D346AC" w14:textId="77777777" w:rsidR="00A71F46" w:rsidRDefault="00A71F46" w:rsidP="00A71F46">
      <w:pPr>
        <w:rPr>
          <w:ins w:id="3324" w:author="Andreas Kuehne" w:date="2019-05-31T12:40:00Z"/>
        </w:rPr>
      </w:pPr>
      <w:ins w:id="3325" w:author="Andreas Kuehne" w:date="2019-05-31T12:40:00Z">
        <w:r w:rsidRPr="005A6FFD">
          <w:rPr>
            <w:rFonts w:eastAsia="Arial"/>
          </w:rPr>
          <w:t xml:space="preserve">The </w:t>
        </w:r>
        <w:r w:rsidRPr="002062A5">
          <w:rPr>
            <w:rFonts w:ascii="Courier New" w:eastAsia="Courier New" w:hAnsi="Courier New" w:cs="Courier New"/>
          </w:rPr>
          <w:t>SignRequestType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44AF2AD" w14:textId="77777777" w:rsidR="00A71F46" w:rsidRDefault="00A71F46" w:rsidP="00A71F46">
      <w:pPr>
        <w:pStyle w:val="Code"/>
        <w:rPr>
          <w:ins w:id="3326" w:author="Andreas Kuehne" w:date="2019-05-31T12:40:00Z"/>
        </w:rPr>
      </w:pPr>
      <w:ins w:id="332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SignRequestType</w:t>
        </w:r>
        <w:r>
          <w:rPr>
            <w:color w:val="943634" w:themeColor="accent2" w:themeShade="BF"/>
          </w:rPr>
          <w:t>"</w:t>
        </w:r>
        <w:r>
          <w:rPr>
            <w:color w:val="31849B" w:themeColor="accent5" w:themeShade="BF"/>
          </w:rPr>
          <w:t>&gt;</w:t>
        </w:r>
      </w:ins>
    </w:p>
    <w:p w14:paraId="0A4CA78D" w14:textId="77777777" w:rsidR="00A71F46" w:rsidRDefault="00A71F46" w:rsidP="00A71F46">
      <w:pPr>
        <w:pStyle w:val="Code"/>
        <w:rPr>
          <w:ins w:id="3328" w:author="Andreas Kuehne" w:date="2019-05-31T12:40:00Z"/>
        </w:rPr>
      </w:pPr>
      <w:ins w:id="3329" w:author="Andreas Kuehne" w:date="2019-05-31T12:40:00Z">
        <w:r>
          <w:rPr>
            <w:color w:val="31849B" w:themeColor="accent5" w:themeShade="BF"/>
          </w:rPr>
          <w:t xml:space="preserve">  &lt;xs:complexContent&gt;</w:t>
        </w:r>
      </w:ins>
    </w:p>
    <w:p w14:paraId="39C47CDA" w14:textId="77777777" w:rsidR="00A71F46" w:rsidRDefault="00A71F46" w:rsidP="00A71F46">
      <w:pPr>
        <w:pStyle w:val="Code"/>
        <w:rPr>
          <w:ins w:id="3330" w:author="Andreas Kuehne" w:date="2019-05-31T12:40:00Z"/>
        </w:rPr>
      </w:pPr>
      <w:ins w:id="333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41F68C9D" w14:textId="77777777" w:rsidR="00A71F46" w:rsidRDefault="00A71F46" w:rsidP="00A71F46">
      <w:pPr>
        <w:pStyle w:val="Code"/>
        <w:rPr>
          <w:ins w:id="3332" w:author="Andreas Kuehne" w:date="2019-05-31T12:40:00Z"/>
        </w:rPr>
      </w:pPr>
      <w:ins w:id="3333" w:author="Andreas Kuehne" w:date="2019-05-31T12:40:00Z">
        <w:r>
          <w:rPr>
            <w:color w:val="31849B" w:themeColor="accent5" w:themeShade="BF"/>
          </w:rPr>
          <w:t xml:space="preserve">      &lt;xs:sequence&gt;</w:t>
        </w:r>
      </w:ins>
    </w:p>
    <w:p w14:paraId="2A7D3F93" w14:textId="77777777" w:rsidR="00A71F46" w:rsidRDefault="00A71F46" w:rsidP="00A71F46">
      <w:pPr>
        <w:pStyle w:val="Code"/>
        <w:rPr>
          <w:ins w:id="3334" w:author="Andreas Kuehne" w:date="2019-05-31T12:40:00Z"/>
        </w:rPr>
      </w:pPr>
      <w:ins w:id="333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1FCAA65" w14:textId="77777777" w:rsidR="00A71F46" w:rsidRDefault="00A71F46" w:rsidP="00A71F46">
      <w:pPr>
        <w:pStyle w:val="Code"/>
        <w:rPr>
          <w:ins w:id="3336" w:author="Andreas Kuehne" w:date="2019-05-31T12:40:00Z"/>
        </w:rPr>
      </w:pPr>
      <w:ins w:id="333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219CCF" w14:textId="77777777" w:rsidR="00A71F46" w:rsidRDefault="00A71F46" w:rsidP="00A71F46">
      <w:pPr>
        <w:pStyle w:val="Code"/>
        <w:rPr>
          <w:ins w:id="3338" w:author="Andreas Kuehne" w:date="2019-05-31T12:40:00Z"/>
        </w:rPr>
      </w:pPr>
      <w:ins w:id="3339" w:author="Andreas Kuehne" w:date="2019-05-31T12:40:00Z">
        <w:r>
          <w:rPr>
            <w:color w:val="31849B" w:themeColor="accent5" w:themeShade="BF"/>
          </w:rPr>
          <w:t xml:space="preserve">      &lt;/xs:sequence&gt;</w:t>
        </w:r>
      </w:ins>
    </w:p>
    <w:p w14:paraId="2589B347" w14:textId="77777777" w:rsidR="00A71F46" w:rsidRDefault="00A71F46" w:rsidP="00A71F46">
      <w:pPr>
        <w:pStyle w:val="Code"/>
        <w:rPr>
          <w:ins w:id="3340" w:author="Andreas Kuehne" w:date="2019-05-31T12:40:00Z"/>
        </w:rPr>
      </w:pPr>
      <w:ins w:id="3341" w:author="Andreas Kuehne" w:date="2019-05-31T12:40:00Z">
        <w:r>
          <w:rPr>
            <w:color w:val="31849B" w:themeColor="accent5" w:themeShade="BF"/>
          </w:rPr>
          <w:t xml:space="preserve">    &lt;/xs:extension&gt;</w:t>
        </w:r>
      </w:ins>
    </w:p>
    <w:p w14:paraId="2EAF6ADC" w14:textId="77777777" w:rsidR="00A71F46" w:rsidRDefault="00A71F46" w:rsidP="00A71F46">
      <w:pPr>
        <w:pStyle w:val="Code"/>
        <w:rPr>
          <w:ins w:id="3342" w:author="Andreas Kuehne" w:date="2019-05-31T12:40:00Z"/>
        </w:rPr>
      </w:pPr>
      <w:ins w:id="3343" w:author="Andreas Kuehne" w:date="2019-05-31T12:40:00Z">
        <w:r>
          <w:rPr>
            <w:color w:val="31849B" w:themeColor="accent5" w:themeShade="BF"/>
          </w:rPr>
          <w:t xml:space="preserve">  &lt;/xs:complexContent&gt;</w:t>
        </w:r>
      </w:ins>
    </w:p>
    <w:p w14:paraId="1AA33904" w14:textId="77777777" w:rsidR="00A71F46" w:rsidRDefault="00A71F46" w:rsidP="00A71F46">
      <w:pPr>
        <w:pStyle w:val="Code"/>
        <w:rPr>
          <w:ins w:id="3344" w:author="Andreas Kuehne" w:date="2019-05-31T12:40:00Z"/>
        </w:rPr>
      </w:pPr>
      <w:ins w:id="3345" w:author="Andreas Kuehne" w:date="2019-05-31T12:40:00Z">
        <w:r>
          <w:rPr>
            <w:color w:val="31849B" w:themeColor="accent5" w:themeShade="BF"/>
          </w:rPr>
          <w:t>&lt;/xs:complexType&gt;</w:t>
        </w:r>
      </w:ins>
    </w:p>
    <w:p w14:paraId="02CEFFAF" w14:textId="77777777" w:rsidR="00A71F46" w:rsidRDefault="00A71F46" w:rsidP="00A71F46">
      <w:pPr>
        <w:spacing w:line="259" w:lineRule="auto"/>
        <w:rPr>
          <w:ins w:id="3346" w:author="Andreas Kuehne" w:date="2019-05-31T12:40:00Z"/>
        </w:rPr>
      </w:pPr>
      <w:ins w:id="3347" w:author="Andreas Kuehne" w:date="2019-05-31T12:40:00Z">
        <w:r>
          <w:t>Each child element of</w:t>
        </w:r>
        <w:r w:rsidRPr="71C71F8C">
          <w:t xml:space="preserve"> </w:t>
        </w:r>
        <w:r w:rsidRPr="002062A5">
          <w:rPr>
            <w:rFonts w:ascii="Courier New" w:eastAsia="Courier New" w:hAnsi="Courier New" w:cs="Courier New"/>
          </w:rPr>
          <w:t>SignRequestType</w:t>
        </w:r>
        <w:r w:rsidRPr="71C71F8C">
          <w:t xml:space="preserve"> </w:t>
        </w:r>
        <w:r>
          <w:t xml:space="preserve">XML element SHALL implement in XML syntax the sub-component that has a name equal to its local name. </w:t>
        </w:r>
      </w:ins>
      <w:customXmlInsRangeStart w:id="3348" w:author="Andreas Kuehne" w:date="2019-05-31T12:40:00Z"/>
      <w:sdt>
        <w:sdtPr>
          <w:tag w:val="dss2-SignRequestType.-xmlSchema"/>
          <w:id w:val="-1217741230"/>
          <w:showingPlcHdr/>
        </w:sdtPr>
        <w:sdtContent>
          <w:customXmlInsRangeEnd w:id="3348"/>
          <w:ins w:id="3349" w:author="Andreas Kuehne" w:date="2019-05-31T12:40:00Z">
            <w:r>
              <w:rPr>
                <w:color w:val="19D131"/>
              </w:rPr>
              <w:t>[component SignRequest XML schema details]</w:t>
            </w:r>
          </w:ins>
          <w:customXmlInsRangeStart w:id="3350" w:author="Andreas Kuehne" w:date="2019-05-31T12:40:00Z"/>
        </w:sdtContent>
      </w:sdt>
      <w:customXmlInsRangeEnd w:id="3350"/>
    </w:p>
    <w:p w14:paraId="5A339D03" w14:textId="77777777" w:rsidR="00A71F46" w:rsidRDefault="00A71F46" w:rsidP="00A71F46">
      <w:pPr>
        <w:pStyle w:val="berschrift3"/>
        <w:numPr>
          <w:ilvl w:val="2"/>
          <w:numId w:val="3"/>
        </w:numPr>
        <w:rPr>
          <w:ins w:id="3351" w:author="Andreas Kuehne" w:date="2019-05-31T12:40:00Z"/>
        </w:rPr>
      </w:pPr>
      <w:ins w:id="3352" w:author="Andreas Kuehne" w:date="2019-05-31T12:40:00Z">
        <w:r>
          <w:t>Component SignResponse</w:t>
        </w:r>
      </w:ins>
    </w:p>
    <w:p w14:paraId="091B5E07" w14:textId="77777777" w:rsidR="00A71F46" w:rsidRDefault="00A71F46" w:rsidP="00A71F46">
      <w:pPr>
        <w:rPr>
          <w:ins w:id="3353" w:author="Andreas Kuehne" w:date="2019-05-31T12:40:00Z"/>
        </w:rPr>
      </w:pPr>
      <w:customXmlInsRangeStart w:id="3354" w:author="Andreas Kuehne" w:date="2019-05-31T12:40:00Z"/>
      <w:sdt>
        <w:sdtPr>
          <w:tag w:val="dss2-SignResponseType.-normative"/>
          <w:id w:val="-1218053931"/>
        </w:sdtPr>
        <w:sdtContent>
          <w:customXmlInsRangeEnd w:id="3354"/>
          <w:ins w:id="3355" w:author="Andreas Kuehne" w:date="2019-05-31T12:40:00Z">
            <w:r w:rsidRPr="003A06D0">
              <w:rPr>
                <w:color w:val="19D131"/>
                <w:lang w:val="en-GB"/>
              </w:rPr>
              <w:t xml:space="preserve">The </w:t>
            </w:r>
            <w:r w:rsidRPr="003A06D0">
              <w:rPr>
                <w:rFonts w:ascii="Courier New" w:eastAsia="Courier New" w:hAnsi="Courier New" w:cs="Courier New"/>
                <w:lang w:val="en-GB"/>
              </w:rPr>
              <w:t>SignResponse</w:t>
            </w:r>
            <w:r w:rsidRPr="003A06D0">
              <w:rPr>
                <w:color w:val="19D131"/>
                <w:lang w:val="en-GB"/>
              </w:rPr>
              <w:t xml:space="preserve"> component returns the requested signature or timestamp to the requestor.</w:t>
            </w:r>
          </w:ins>
          <w:customXmlInsRangeStart w:id="3356" w:author="Andreas Kuehne" w:date="2019-05-31T12:40:00Z"/>
        </w:sdtContent>
      </w:sdt>
      <w:customXmlInsRangeEnd w:id="3356"/>
    </w:p>
    <w:p w14:paraId="79F2E62A" w14:textId="77777777" w:rsidR="00A71F46" w:rsidRDefault="00A71F46" w:rsidP="00A71F46">
      <w:pPr>
        <w:rPr>
          <w:ins w:id="3357" w:author="Andreas Kuehne" w:date="2019-05-31T12:40:00Z"/>
        </w:rPr>
      </w:pPr>
      <w:ins w:id="3358" w:author="Andreas Kuehne" w:date="2019-05-31T12:40:00Z">
        <w:r>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ins>
    </w:p>
    <w:p w14:paraId="7674DF3A" w14:textId="77777777" w:rsidR="00A71F46" w:rsidRDefault="00A71F46" w:rsidP="00A71F46">
      <w:pPr>
        <w:rPr>
          <w:ins w:id="3359" w:author="Andreas Kuehne" w:date="2019-05-31T12:40:00Z"/>
        </w:rPr>
      </w:pPr>
      <w:ins w:id="3360" w:author="Andreas Kuehne" w:date="2019-05-31T12:40:00Z">
        <w:r>
          <w:t>Below follows a list of the sub-components that constitute this component:</w:t>
        </w:r>
      </w:ins>
    </w:p>
    <w:p w14:paraId="7CA4AB94" w14:textId="77777777" w:rsidR="00A71F46" w:rsidRDefault="00A71F46" w:rsidP="00A71F46">
      <w:pPr>
        <w:pStyle w:val="Member"/>
        <w:rPr>
          <w:ins w:id="3361" w:author="Andreas Kuehne" w:date="2019-05-31T12:40:00Z"/>
        </w:rPr>
      </w:pPr>
      <w:ins w:id="3362" w:author="Andreas Kuehne" w:date="2019-05-31T12:40:00Z">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_RefCompF7F54724 \r \h </w:instrText>
        </w:r>
        <w:r>
          <w:fldChar w:fldCharType="separate"/>
        </w:r>
        <w:r>
          <w:rPr>
            <w:rStyle w:val="Datatype"/>
            <w:rFonts w:eastAsia="Courier New" w:cs="Courier New"/>
          </w:rPr>
          <w:t>OptionalOutputsSign</w:t>
        </w:r>
        <w:r>
          <w:fldChar w:fldCharType="end"/>
        </w:r>
        <w:r>
          <w:t xml:space="preserve">. </w:t>
        </w:r>
      </w:ins>
      <w:customXmlInsRangeStart w:id="3363" w:author="Andreas Kuehne" w:date="2019-05-31T12:40:00Z"/>
      <w:sdt>
        <w:sdtPr>
          <w:alias w:val="dss2-SignResponseType.optOutp"/>
          <w:tag w:val="dss2-SignResponseType.OptionalOutputs"/>
          <w:id w:val="1782068531"/>
        </w:sdtPr>
        <w:sdtContent>
          <w:customXmlInsRangeEnd w:id="3363"/>
          <w:ins w:id="3364" w:author="Andreas Kuehne" w:date="2019-05-31T12:40:00Z">
            <w:r w:rsidRPr="003A06D0">
              <w:rPr>
                <w:color w:val="19D131"/>
                <w:lang w:val="en-GB"/>
              </w:rPr>
              <w:t xml:space="preserve">The </w:t>
            </w:r>
            <w:r w:rsidRPr="003A06D0">
              <w:rPr>
                <w:rStyle w:val="Datatype"/>
                <w:lang w:val="en-GB"/>
              </w:rPr>
              <w:t>OptionalOutputs</w:t>
            </w:r>
            <w:r w:rsidRPr="003A06D0">
              <w:rPr>
                <w:color w:val="19D131"/>
                <w:lang w:val="en-GB"/>
              </w:rPr>
              <w:t xml:space="preserve"> element contains additional signing related outputs returned by the server.</w:t>
            </w:r>
          </w:ins>
          <w:customXmlInsRangeStart w:id="3365" w:author="Andreas Kuehne" w:date="2019-05-31T12:40:00Z"/>
        </w:sdtContent>
      </w:sdt>
      <w:customXmlInsRangeEnd w:id="3365"/>
    </w:p>
    <w:p w14:paraId="5457422D" w14:textId="77777777" w:rsidR="00A71F46" w:rsidRDefault="00A71F46" w:rsidP="00A71F46">
      <w:pPr>
        <w:pStyle w:val="Member"/>
        <w:rPr>
          <w:ins w:id="3366" w:author="Andreas Kuehne" w:date="2019-05-31T12:40:00Z"/>
        </w:rPr>
      </w:pPr>
      <w:ins w:id="3367"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ins>
      <w:customXmlInsRangeStart w:id="3368" w:author="Andreas Kuehne" w:date="2019-05-31T12:40:00Z"/>
      <w:sdt>
        <w:sdtPr>
          <w:alias w:val="dss2-SignResponseType.sigObj"/>
          <w:tag w:val="dss2-SignResponseType.SignatureObject"/>
          <w:id w:val="861556218"/>
        </w:sdtPr>
        <w:sdtContent>
          <w:customXmlInsRangeEnd w:id="3368"/>
          <w:ins w:id="3369" w:author="Andreas Kuehne" w:date="2019-05-31T12:40:00Z">
            <w:r w:rsidRPr="008C58DA">
              <w:rPr>
                <w:color w:val="19D131"/>
              </w:rPr>
              <w:t>«For uses cases defined in this document the cardinality of this element MUST be zero or one. » [DSS-4.3.2-</w:t>
            </w:r>
            <w:r>
              <w:rPr>
                <w:color w:val="19D131"/>
              </w:rPr>
              <w:t>1</w:t>
            </w:r>
            <w:r w:rsidRPr="008C58DA">
              <w:rPr>
                <w:color w:val="19D131"/>
              </w:rPr>
              <w:t>]  Profiles MAY define processing rules how to handle unbounded cardinality. These profiles MUST define the semantics of signature processing for multiple SignatureObjects.</w:t>
            </w:r>
          </w:ins>
          <w:customXmlInsRangeStart w:id="3370" w:author="Andreas Kuehne" w:date="2019-05-31T12:40:00Z"/>
        </w:sdtContent>
      </w:sdt>
      <w:customXmlInsRangeEnd w:id="3370"/>
    </w:p>
    <w:p w14:paraId="3292AA77" w14:textId="77777777" w:rsidR="00A71F46" w:rsidRDefault="00A71F46" w:rsidP="00A71F46">
      <w:pPr>
        <w:pStyle w:val="Non-normativeCommentHeading"/>
        <w:rPr>
          <w:ins w:id="3371" w:author="Andreas Kuehne" w:date="2019-05-31T12:40:00Z"/>
        </w:rPr>
      </w:pPr>
      <w:ins w:id="3372" w:author="Andreas Kuehne" w:date="2019-05-31T12:40:00Z">
        <w:r>
          <w:t>Non-normative Comment:</w:t>
        </w:r>
      </w:ins>
    </w:p>
    <w:p w14:paraId="3FA26335" w14:textId="77777777" w:rsidR="00A71F46" w:rsidRDefault="00A71F46" w:rsidP="00A71F46">
      <w:pPr>
        <w:pStyle w:val="Non-normativeComment"/>
        <w:rPr>
          <w:ins w:id="3373" w:author="Andreas Kuehne" w:date="2019-05-31T12:40:00Z"/>
        </w:rPr>
      </w:pPr>
      <w:customXmlInsRangeStart w:id="3374" w:author="Andreas Kuehne" w:date="2019-05-31T12:40:00Z"/>
      <w:sdt>
        <w:sdtPr>
          <w:tag w:val="dss2-SignResponseType.-nonNormative"/>
          <w:id w:val="-1126239018"/>
          <w:showingPlcHdr/>
        </w:sdtPr>
        <w:sdtContent>
          <w:customXmlInsRangeEnd w:id="3374"/>
          <w:ins w:id="3375" w:author="Andreas Kuehne" w:date="2019-05-31T12:40:00Z">
            <w:r>
              <w:rPr>
                <w:color w:val="19D131"/>
              </w:rPr>
              <w:t>[component SignResponse non normative details]</w:t>
            </w:r>
          </w:ins>
          <w:customXmlInsRangeStart w:id="3376" w:author="Andreas Kuehne" w:date="2019-05-31T12:40:00Z"/>
        </w:sdtContent>
      </w:sdt>
      <w:customXmlInsRangeEnd w:id="3376"/>
    </w:p>
    <w:p w14:paraId="53C4C923" w14:textId="77777777" w:rsidR="00A71F46" w:rsidRDefault="00A71F46" w:rsidP="00A71F46">
      <w:pPr>
        <w:pStyle w:val="berschrift4"/>
        <w:numPr>
          <w:ilvl w:val="3"/>
          <w:numId w:val="3"/>
        </w:numPr>
        <w:rPr>
          <w:ins w:id="3377" w:author="Andreas Kuehne" w:date="2019-05-31T12:40:00Z"/>
        </w:rPr>
      </w:pPr>
      <w:ins w:id="3378" w:author="Andreas Kuehne" w:date="2019-05-31T12:40:00Z">
        <w:r>
          <w:t>SignResponse – JSON Syntax</w:t>
        </w:r>
      </w:ins>
    </w:p>
    <w:p w14:paraId="3F65183C" w14:textId="77777777" w:rsidR="00A71F46" w:rsidRPr="0248A3D1" w:rsidRDefault="00A71F46" w:rsidP="00A71F46">
      <w:pPr>
        <w:rPr>
          <w:ins w:id="3379" w:author="Andreas Kuehne" w:date="2019-05-31T12:40:00Z"/>
        </w:rPr>
      </w:pPr>
      <w:ins w:id="3380" w:author="Andreas Kuehne" w:date="2019-05-31T12:40:00Z">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SignResponse</w:t>
        </w:r>
        <w:r>
          <w:t xml:space="preserve"> component.</w:t>
        </w:r>
      </w:ins>
    </w:p>
    <w:p w14:paraId="245F8B71" w14:textId="77777777" w:rsidR="00A71F46" w:rsidRPr="C2430093" w:rsidRDefault="00A71F46" w:rsidP="00A71F46">
      <w:pPr>
        <w:spacing w:line="259" w:lineRule="auto"/>
        <w:rPr>
          <w:ins w:id="3381" w:author="Andreas Kuehne" w:date="2019-05-31T12:40:00Z"/>
          <w:rFonts w:eastAsia="Arial" w:cs="Arial"/>
          <w:sz w:val="22"/>
          <w:szCs w:val="22"/>
        </w:rPr>
      </w:pPr>
      <w:ins w:id="338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5FD4169C" w14:textId="77777777" w:rsidTr="00A71F46">
        <w:trPr>
          <w:cnfStyle w:val="100000000000" w:firstRow="1" w:lastRow="0" w:firstColumn="0" w:lastColumn="0" w:oddVBand="0" w:evenVBand="0" w:oddHBand="0" w:evenHBand="0" w:firstRowFirstColumn="0" w:firstRowLastColumn="0" w:lastRowFirstColumn="0" w:lastRowLastColumn="0"/>
          <w:ins w:id="33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753922" w14:textId="77777777" w:rsidR="00A71F46" w:rsidRDefault="00A71F46" w:rsidP="00A71F46">
            <w:pPr>
              <w:pStyle w:val="Beschriftung"/>
              <w:rPr>
                <w:ins w:id="3384" w:author="Andreas Kuehne" w:date="2019-05-31T12:40:00Z"/>
              </w:rPr>
            </w:pPr>
            <w:ins w:id="3385" w:author="Andreas Kuehne" w:date="2019-05-31T12:40:00Z">
              <w:r>
                <w:t>Element</w:t>
              </w:r>
            </w:ins>
          </w:p>
        </w:tc>
        <w:tc>
          <w:tcPr>
            <w:tcW w:w="4675" w:type="dxa"/>
          </w:tcPr>
          <w:p w14:paraId="2C1D80F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86" w:author="Andreas Kuehne" w:date="2019-05-31T12:40:00Z"/>
              </w:rPr>
            </w:pPr>
            <w:ins w:id="3387" w:author="Andreas Kuehne" w:date="2019-05-31T12:40:00Z">
              <w:r>
                <w:t>Implementing JSON member name</w:t>
              </w:r>
            </w:ins>
          </w:p>
        </w:tc>
        <w:tc>
          <w:tcPr>
            <w:tcW w:w="4675" w:type="dxa"/>
          </w:tcPr>
          <w:p w14:paraId="02E9D66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88" w:author="Andreas Kuehne" w:date="2019-05-31T12:40:00Z"/>
              </w:rPr>
            </w:pPr>
            <w:ins w:id="3389" w:author="Andreas Kuehne" w:date="2019-05-31T12:40:00Z">
              <w:r>
                <w:t>Comments</w:t>
              </w:r>
            </w:ins>
          </w:p>
        </w:tc>
      </w:tr>
      <w:tr w:rsidR="00A71F46" w14:paraId="486D47E3" w14:textId="77777777" w:rsidTr="00A71F46">
        <w:trPr>
          <w:ins w:id="33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3C4C" w14:textId="77777777" w:rsidR="00A71F46" w:rsidRPr="002062A5" w:rsidRDefault="00A71F46" w:rsidP="00A71F46">
            <w:pPr>
              <w:pStyle w:val="Beschriftung"/>
              <w:rPr>
                <w:ins w:id="3391" w:author="Andreas Kuehne" w:date="2019-05-31T12:40:00Z"/>
                <w:rStyle w:val="Datatype"/>
                <w:b w:val="0"/>
                <w:bCs w:val="0"/>
              </w:rPr>
            </w:pPr>
            <w:ins w:id="3392" w:author="Andreas Kuehne" w:date="2019-05-31T12:40:00Z">
              <w:r w:rsidRPr="002062A5">
                <w:rPr>
                  <w:rStyle w:val="Datatype"/>
                </w:rPr>
                <w:t>OptionalOutputs</w:t>
              </w:r>
            </w:ins>
          </w:p>
        </w:tc>
        <w:tc>
          <w:tcPr>
            <w:tcW w:w="4675" w:type="dxa"/>
          </w:tcPr>
          <w:p w14:paraId="143A0BB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393" w:author="Andreas Kuehne" w:date="2019-05-31T12:40:00Z"/>
                <w:rStyle w:val="Datatype"/>
              </w:rPr>
            </w:pPr>
            <w:ins w:id="3394" w:author="Andreas Kuehne" w:date="2019-05-31T12:40:00Z">
              <w:r w:rsidRPr="002062A5">
                <w:rPr>
                  <w:rStyle w:val="Datatype"/>
                </w:rPr>
                <w:t>optOutp</w:t>
              </w:r>
            </w:ins>
          </w:p>
        </w:tc>
        <w:tc>
          <w:tcPr>
            <w:tcW w:w="4675" w:type="dxa"/>
          </w:tcPr>
          <w:p w14:paraId="11DF8E93"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395" w:author="Andreas Kuehne" w:date="2019-05-31T12:40:00Z"/>
              </w:rPr>
            </w:pPr>
            <w:customXmlInsRangeStart w:id="3396" w:author="Andreas Kuehne" w:date="2019-05-31T12:40:00Z"/>
            <w:sdt>
              <w:sdtPr>
                <w:alias w:val="dss2-SignResponseType.optOutp"/>
                <w:tag w:val="dss2-SignResponseType.-jsonComment.OptionalOutputs"/>
                <w:id w:val="566535616"/>
                <w:showingPlcHdr/>
              </w:sdtPr>
              <w:sdtContent>
                <w:customXmlInsRangeEnd w:id="3396"/>
                <w:ins w:id="3397" w:author="Andreas Kuehne" w:date="2019-05-31T12:40:00Z">
                  <w:r>
                    <w:rPr>
                      <w:color w:val="19D131"/>
                    </w:rPr>
                    <w:t>[]</w:t>
                  </w:r>
                </w:ins>
                <w:customXmlInsRangeStart w:id="3398" w:author="Andreas Kuehne" w:date="2019-05-31T12:40:00Z"/>
              </w:sdtContent>
            </w:sdt>
            <w:customXmlInsRangeEnd w:id="3398"/>
          </w:p>
        </w:tc>
      </w:tr>
      <w:tr w:rsidR="00A71F46" w14:paraId="4658E91C" w14:textId="77777777" w:rsidTr="00A71F46">
        <w:trPr>
          <w:ins w:id="33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6BA8EE" w14:textId="77777777" w:rsidR="00A71F46" w:rsidRPr="002062A5" w:rsidRDefault="00A71F46" w:rsidP="00A71F46">
            <w:pPr>
              <w:pStyle w:val="Beschriftung"/>
              <w:rPr>
                <w:ins w:id="3400" w:author="Andreas Kuehne" w:date="2019-05-31T12:40:00Z"/>
                <w:rStyle w:val="Datatype"/>
                <w:b w:val="0"/>
                <w:bCs w:val="0"/>
              </w:rPr>
            </w:pPr>
            <w:ins w:id="3401" w:author="Andreas Kuehne" w:date="2019-05-31T12:40:00Z">
              <w:r w:rsidRPr="002062A5">
                <w:rPr>
                  <w:rStyle w:val="Datatype"/>
                </w:rPr>
                <w:t>SignatureObject</w:t>
              </w:r>
            </w:ins>
          </w:p>
        </w:tc>
        <w:tc>
          <w:tcPr>
            <w:tcW w:w="4675" w:type="dxa"/>
          </w:tcPr>
          <w:p w14:paraId="743C87A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402" w:author="Andreas Kuehne" w:date="2019-05-31T12:40:00Z"/>
                <w:rStyle w:val="Datatype"/>
              </w:rPr>
            </w:pPr>
            <w:ins w:id="3403" w:author="Andreas Kuehne" w:date="2019-05-31T12:40:00Z">
              <w:r w:rsidRPr="002062A5">
                <w:rPr>
                  <w:rStyle w:val="Datatype"/>
                </w:rPr>
                <w:t>sigObj</w:t>
              </w:r>
            </w:ins>
          </w:p>
        </w:tc>
        <w:tc>
          <w:tcPr>
            <w:tcW w:w="4675" w:type="dxa"/>
          </w:tcPr>
          <w:p w14:paraId="512CFFA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404" w:author="Andreas Kuehne" w:date="2019-05-31T12:40:00Z"/>
              </w:rPr>
            </w:pPr>
            <w:customXmlInsRangeStart w:id="3405" w:author="Andreas Kuehne" w:date="2019-05-31T12:40:00Z"/>
            <w:sdt>
              <w:sdtPr>
                <w:alias w:val="dss2-SignResponseType.sigObj"/>
                <w:tag w:val="dss2-SignResponseType.-jsonComment.SignatureObject"/>
                <w:id w:val="298273501"/>
                <w:showingPlcHdr/>
              </w:sdtPr>
              <w:sdtContent>
                <w:customXmlInsRangeEnd w:id="3405"/>
                <w:ins w:id="3406" w:author="Andreas Kuehne" w:date="2019-05-31T12:40:00Z">
                  <w:r>
                    <w:rPr>
                      <w:color w:val="19D131"/>
                    </w:rPr>
                    <w:t>[]</w:t>
                  </w:r>
                </w:ins>
                <w:customXmlInsRangeStart w:id="3407" w:author="Andreas Kuehne" w:date="2019-05-31T12:40:00Z"/>
              </w:sdtContent>
            </w:sdt>
            <w:customXmlInsRangeEnd w:id="3407"/>
          </w:p>
        </w:tc>
      </w:tr>
    </w:tbl>
    <w:p w14:paraId="5BF3B488" w14:textId="77777777" w:rsidR="00A71F46" w:rsidRPr="0202B381" w:rsidRDefault="00A71F46" w:rsidP="00A71F46">
      <w:pPr>
        <w:rPr>
          <w:ins w:id="3408" w:author="Andreas Kuehne" w:date="2019-05-31T12:40:00Z"/>
        </w:rPr>
      </w:pPr>
      <w:ins w:id="3409" w:author="Andreas Kuehne" w:date="2019-05-31T12:40:00Z">
        <w:r w:rsidRPr="002062A5">
          <w:rPr>
            <w:rFonts w:eastAsia="Arial" w:cs="Arial"/>
            <w:sz w:val="22"/>
            <w:szCs w:val="22"/>
          </w:rPr>
          <w:lastRenderedPageBreak/>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F61ABAF" w14:textId="77777777" w:rsidR="00A71F46" w:rsidRDefault="00A71F46" w:rsidP="00A71F46">
      <w:pPr>
        <w:pStyle w:val="Code"/>
        <w:spacing w:line="259" w:lineRule="auto"/>
        <w:rPr>
          <w:ins w:id="3410" w:author="Andreas Kuehne" w:date="2019-05-31T12:40:00Z"/>
        </w:rPr>
      </w:pPr>
      <w:ins w:id="3411" w:author="Andreas Kuehne" w:date="2019-05-31T12:40:00Z">
        <w:r>
          <w:rPr>
            <w:color w:val="31849B" w:themeColor="accent5" w:themeShade="BF"/>
          </w:rPr>
          <w:t>"dss2-SignResponseType"</w:t>
        </w:r>
        <w:r>
          <w:t>: {</w:t>
        </w:r>
      </w:ins>
    </w:p>
    <w:p w14:paraId="51043017" w14:textId="77777777" w:rsidR="00A71F46" w:rsidRDefault="00A71F46" w:rsidP="00A71F46">
      <w:pPr>
        <w:pStyle w:val="Code"/>
        <w:spacing w:line="259" w:lineRule="auto"/>
        <w:rPr>
          <w:ins w:id="3412" w:author="Andreas Kuehne" w:date="2019-05-31T12:40:00Z"/>
        </w:rPr>
      </w:pPr>
      <w:ins w:id="3413" w:author="Andreas Kuehne" w:date="2019-05-31T12:40:00Z">
        <w:r>
          <w:rPr>
            <w:color w:val="31849B" w:themeColor="accent5" w:themeShade="BF"/>
          </w:rPr>
          <w:t xml:space="preserve">  "type"</w:t>
        </w:r>
        <w:r>
          <w:t xml:space="preserve">: </w:t>
        </w:r>
        <w:r>
          <w:rPr>
            <w:color w:val="244061" w:themeColor="accent1" w:themeShade="80"/>
          </w:rPr>
          <w:t>"object",</w:t>
        </w:r>
      </w:ins>
    </w:p>
    <w:p w14:paraId="28B5C231" w14:textId="77777777" w:rsidR="00A71F46" w:rsidRDefault="00A71F46" w:rsidP="00A71F46">
      <w:pPr>
        <w:pStyle w:val="Code"/>
        <w:spacing w:line="259" w:lineRule="auto"/>
        <w:rPr>
          <w:ins w:id="3414" w:author="Andreas Kuehne" w:date="2019-05-31T12:40:00Z"/>
        </w:rPr>
      </w:pPr>
      <w:ins w:id="3415" w:author="Andreas Kuehne" w:date="2019-05-31T12:40:00Z">
        <w:r>
          <w:rPr>
            <w:color w:val="31849B" w:themeColor="accent5" w:themeShade="BF"/>
          </w:rPr>
          <w:t xml:space="preserve">  "properties"</w:t>
        </w:r>
        <w:r>
          <w:t>: {</w:t>
        </w:r>
      </w:ins>
    </w:p>
    <w:p w14:paraId="5FE7917D" w14:textId="77777777" w:rsidR="00A71F46" w:rsidRDefault="00A71F46" w:rsidP="00A71F46">
      <w:pPr>
        <w:pStyle w:val="Code"/>
        <w:spacing w:line="259" w:lineRule="auto"/>
        <w:rPr>
          <w:ins w:id="3416" w:author="Andreas Kuehne" w:date="2019-05-31T12:40:00Z"/>
        </w:rPr>
      </w:pPr>
      <w:ins w:id="3417" w:author="Andreas Kuehne" w:date="2019-05-31T12:40:00Z">
        <w:r>
          <w:rPr>
            <w:color w:val="31849B" w:themeColor="accent5" w:themeShade="BF"/>
          </w:rPr>
          <w:t xml:space="preserve">    "result"</w:t>
        </w:r>
        <w:r>
          <w:t>: {</w:t>
        </w:r>
      </w:ins>
    </w:p>
    <w:p w14:paraId="51C55162" w14:textId="77777777" w:rsidR="00A71F46" w:rsidRDefault="00A71F46" w:rsidP="00A71F46">
      <w:pPr>
        <w:pStyle w:val="Code"/>
        <w:spacing w:line="259" w:lineRule="auto"/>
        <w:rPr>
          <w:ins w:id="3418" w:author="Andreas Kuehne" w:date="2019-05-31T12:40:00Z"/>
        </w:rPr>
      </w:pPr>
      <w:ins w:id="3419"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19D008CD" w14:textId="77777777" w:rsidR="00A71F46" w:rsidRDefault="00A71F46" w:rsidP="00A71F46">
      <w:pPr>
        <w:pStyle w:val="Code"/>
        <w:spacing w:line="259" w:lineRule="auto"/>
        <w:rPr>
          <w:ins w:id="3420" w:author="Andreas Kuehne" w:date="2019-05-31T12:40:00Z"/>
        </w:rPr>
      </w:pPr>
      <w:ins w:id="3421" w:author="Andreas Kuehne" w:date="2019-05-31T12:40:00Z">
        <w:r>
          <w:t xml:space="preserve">    },</w:t>
        </w:r>
      </w:ins>
    </w:p>
    <w:p w14:paraId="5CEE5F09" w14:textId="77777777" w:rsidR="00A71F46" w:rsidRDefault="00A71F46" w:rsidP="00A71F46">
      <w:pPr>
        <w:pStyle w:val="Code"/>
        <w:spacing w:line="259" w:lineRule="auto"/>
        <w:rPr>
          <w:ins w:id="3422" w:author="Andreas Kuehne" w:date="2019-05-31T12:40:00Z"/>
        </w:rPr>
      </w:pPr>
      <w:ins w:id="3423" w:author="Andreas Kuehne" w:date="2019-05-31T12:40:00Z">
        <w:r>
          <w:rPr>
            <w:color w:val="31849B" w:themeColor="accent5" w:themeShade="BF"/>
          </w:rPr>
          <w:t xml:space="preserve">    "profile"</w:t>
        </w:r>
        <w:r>
          <w:t>: {</w:t>
        </w:r>
      </w:ins>
    </w:p>
    <w:p w14:paraId="3FC0CFCF" w14:textId="77777777" w:rsidR="00A71F46" w:rsidRDefault="00A71F46" w:rsidP="00A71F46">
      <w:pPr>
        <w:pStyle w:val="Code"/>
        <w:spacing w:line="259" w:lineRule="auto"/>
        <w:rPr>
          <w:ins w:id="3424" w:author="Andreas Kuehne" w:date="2019-05-31T12:40:00Z"/>
        </w:rPr>
      </w:pPr>
      <w:ins w:id="3425" w:author="Andreas Kuehne" w:date="2019-05-31T12:40:00Z">
        <w:r>
          <w:rPr>
            <w:color w:val="31849B" w:themeColor="accent5" w:themeShade="BF"/>
          </w:rPr>
          <w:t xml:space="preserve">      "type"</w:t>
        </w:r>
        <w:r>
          <w:t xml:space="preserve">: </w:t>
        </w:r>
        <w:r>
          <w:rPr>
            <w:color w:val="244061" w:themeColor="accent1" w:themeShade="80"/>
          </w:rPr>
          <w:t>"array",</w:t>
        </w:r>
      </w:ins>
    </w:p>
    <w:p w14:paraId="62F1157C" w14:textId="77777777" w:rsidR="00A71F46" w:rsidRDefault="00A71F46" w:rsidP="00A71F46">
      <w:pPr>
        <w:pStyle w:val="Code"/>
        <w:spacing w:line="259" w:lineRule="auto"/>
        <w:rPr>
          <w:ins w:id="3426" w:author="Andreas Kuehne" w:date="2019-05-31T12:40:00Z"/>
        </w:rPr>
      </w:pPr>
      <w:ins w:id="3427" w:author="Andreas Kuehne" w:date="2019-05-31T12:40:00Z">
        <w:r>
          <w:rPr>
            <w:color w:val="31849B" w:themeColor="accent5" w:themeShade="BF"/>
          </w:rPr>
          <w:t xml:space="preserve">      "items"</w:t>
        </w:r>
        <w:r>
          <w:t>: {</w:t>
        </w:r>
      </w:ins>
    </w:p>
    <w:p w14:paraId="55D2155B" w14:textId="77777777" w:rsidR="00A71F46" w:rsidRDefault="00A71F46" w:rsidP="00A71F46">
      <w:pPr>
        <w:pStyle w:val="Code"/>
        <w:spacing w:line="259" w:lineRule="auto"/>
        <w:rPr>
          <w:ins w:id="3428" w:author="Andreas Kuehne" w:date="2019-05-31T12:40:00Z"/>
        </w:rPr>
      </w:pPr>
      <w:ins w:id="3429" w:author="Andreas Kuehne" w:date="2019-05-31T12:40:00Z">
        <w:r>
          <w:rPr>
            <w:color w:val="31849B" w:themeColor="accent5" w:themeShade="BF"/>
          </w:rPr>
          <w:t xml:space="preserve">        "type"</w:t>
        </w:r>
        <w:r>
          <w:t xml:space="preserve">: </w:t>
        </w:r>
        <w:r>
          <w:rPr>
            <w:color w:val="244061" w:themeColor="accent1" w:themeShade="80"/>
          </w:rPr>
          <w:t>"string"</w:t>
        </w:r>
      </w:ins>
    </w:p>
    <w:p w14:paraId="778A1FB1" w14:textId="77777777" w:rsidR="00A71F46" w:rsidRDefault="00A71F46" w:rsidP="00A71F46">
      <w:pPr>
        <w:pStyle w:val="Code"/>
        <w:spacing w:line="259" w:lineRule="auto"/>
        <w:rPr>
          <w:ins w:id="3430" w:author="Andreas Kuehne" w:date="2019-05-31T12:40:00Z"/>
        </w:rPr>
      </w:pPr>
      <w:ins w:id="3431" w:author="Andreas Kuehne" w:date="2019-05-31T12:40:00Z">
        <w:r>
          <w:t xml:space="preserve">      }</w:t>
        </w:r>
      </w:ins>
    </w:p>
    <w:p w14:paraId="08EECF20" w14:textId="77777777" w:rsidR="00A71F46" w:rsidRDefault="00A71F46" w:rsidP="00A71F46">
      <w:pPr>
        <w:pStyle w:val="Code"/>
        <w:spacing w:line="259" w:lineRule="auto"/>
        <w:rPr>
          <w:ins w:id="3432" w:author="Andreas Kuehne" w:date="2019-05-31T12:40:00Z"/>
        </w:rPr>
      </w:pPr>
      <w:ins w:id="3433" w:author="Andreas Kuehne" w:date="2019-05-31T12:40:00Z">
        <w:r>
          <w:t xml:space="preserve">    },</w:t>
        </w:r>
      </w:ins>
    </w:p>
    <w:p w14:paraId="4C8CC1FC" w14:textId="77777777" w:rsidR="00A71F46" w:rsidRDefault="00A71F46" w:rsidP="00A71F46">
      <w:pPr>
        <w:pStyle w:val="Code"/>
        <w:spacing w:line="259" w:lineRule="auto"/>
        <w:rPr>
          <w:ins w:id="3434" w:author="Andreas Kuehne" w:date="2019-05-31T12:40:00Z"/>
        </w:rPr>
      </w:pPr>
      <w:ins w:id="3435" w:author="Andreas Kuehne" w:date="2019-05-31T12:40:00Z">
        <w:r>
          <w:rPr>
            <w:color w:val="31849B" w:themeColor="accent5" w:themeShade="BF"/>
          </w:rPr>
          <w:t xml:space="preserve">    "reqID"</w:t>
        </w:r>
        <w:r>
          <w:t>: {</w:t>
        </w:r>
      </w:ins>
    </w:p>
    <w:p w14:paraId="4EFAC5B3" w14:textId="77777777" w:rsidR="00A71F46" w:rsidRDefault="00A71F46" w:rsidP="00A71F46">
      <w:pPr>
        <w:pStyle w:val="Code"/>
        <w:spacing w:line="259" w:lineRule="auto"/>
        <w:rPr>
          <w:ins w:id="3436" w:author="Andreas Kuehne" w:date="2019-05-31T12:40:00Z"/>
        </w:rPr>
      </w:pPr>
      <w:ins w:id="3437" w:author="Andreas Kuehne" w:date="2019-05-31T12:40:00Z">
        <w:r>
          <w:rPr>
            <w:color w:val="31849B" w:themeColor="accent5" w:themeShade="BF"/>
          </w:rPr>
          <w:t xml:space="preserve">      "type"</w:t>
        </w:r>
        <w:r>
          <w:t xml:space="preserve">: </w:t>
        </w:r>
        <w:r>
          <w:rPr>
            <w:color w:val="244061" w:themeColor="accent1" w:themeShade="80"/>
          </w:rPr>
          <w:t>"string"</w:t>
        </w:r>
      </w:ins>
    </w:p>
    <w:p w14:paraId="057F461D" w14:textId="77777777" w:rsidR="00A71F46" w:rsidRDefault="00A71F46" w:rsidP="00A71F46">
      <w:pPr>
        <w:pStyle w:val="Code"/>
        <w:spacing w:line="259" w:lineRule="auto"/>
        <w:rPr>
          <w:ins w:id="3438" w:author="Andreas Kuehne" w:date="2019-05-31T12:40:00Z"/>
        </w:rPr>
      </w:pPr>
      <w:ins w:id="3439" w:author="Andreas Kuehne" w:date="2019-05-31T12:40:00Z">
        <w:r>
          <w:t xml:space="preserve">    },</w:t>
        </w:r>
      </w:ins>
    </w:p>
    <w:p w14:paraId="7EB17117" w14:textId="77777777" w:rsidR="00A71F46" w:rsidRDefault="00A71F46" w:rsidP="00A71F46">
      <w:pPr>
        <w:pStyle w:val="Code"/>
        <w:spacing w:line="259" w:lineRule="auto"/>
        <w:rPr>
          <w:ins w:id="3440" w:author="Andreas Kuehne" w:date="2019-05-31T12:40:00Z"/>
        </w:rPr>
      </w:pPr>
      <w:ins w:id="3441" w:author="Andreas Kuehne" w:date="2019-05-31T12:40:00Z">
        <w:r>
          <w:rPr>
            <w:color w:val="31849B" w:themeColor="accent5" w:themeShade="BF"/>
          </w:rPr>
          <w:t xml:space="preserve">    "respID"</w:t>
        </w:r>
        <w:r>
          <w:t>: {</w:t>
        </w:r>
      </w:ins>
    </w:p>
    <w:p w14:paraId="784C8626" w14:textId="77777777" w:rsidR="00A71F46" w:rsidRDefault="00A71F46" w:rsidP="00A71F46">
      <w:pPr>
        <w:pStyle w:val="Code"/>
        <w:spacing w:line="259" w:lineRule="auto"/>
        <w:rPr>
          <w:ins w:id="3442" w:author="Andreas Kuehne" w:date="2019-05-31T12:40:00Z"/>
        </w:rPr>
      </w:pPr>
      <w:ins w:id="3443" w:author="Andreas Kuehne" w:date="2019-05-31T12:40:00Z">
        <w:r>
          <w:rPr>
            <w:color w:val="31849B" w:themeColor="accent5" w:themeShade="BF"/>
          </w:rPr>
          <w:t xml:space="preserve">      "type"</w:t>
        </w:r>
        <w:r>
          <w:t xml:space="preserve">: </w:t>
        </w:r>
        <w:r>
          <w:rPr>
            <w:color w:val="244061" w:themeColor="accent1" w:themeShade="80"/>
          </w:rPr>
          <w:t>"string"</w:t>
        </w:r>
      </w:ins>
    </w:p>
    <w:p w14:paraId="2AC35751" w14:textId="77777777" w:rsidR="00A71F46" w:rsidRDefault="00A71F46" w:rsidP="00A71F46">
      <w:pPr>
        <w:pStyle w:val="Code"/>
        <w:spacing w:line="259" w:lineRule="auto"/>
        <w:rPr>
          <w:ins w:id="3444" w:author="Andreas Kuehne" w:date="2019-05-31T12:40:00Z"/>
        </w:rPr>
      </w:pPr>
      <w:ins w:id="3445" w:author="Andreas Kuehne" w:date="2019-05-31T12:40:00Z">
        <w:r>
          <w:t xml:space="preserve">    },</w:t>
        </w:r>
      </w:ins>
    </w:p>
    <w:p w14:paraId="22F98D7A" w14:textId="77777777" w:rsidR="00A71F46" w:rsidRDefault="00A71F46" w:rsidP="00A71F46">
      <w:pPr>
        <w:pStyle w:val="Code"/>
        <w:spacing w:line="259" w:lineRule="auto"/>
        <w:rPr>
          <w:ins w:id="3446" w:author="Andreas Kuehne" w:date="2019-05-31T12:40:00Z"/>
        </w:rPr>
      </w:pPr>
      <w:ins w:id="3447" w:author="Andreas Kuehne" w:date="2019-05-31T12:40:00Z">
        <w:r>
          <w:rPr>
            <w:color w:val="31849B" w:themeColor="accent5" w:themeShade="BF"/>
          </w:rPr>
          <w:t xml:space="preserve">    "optOutp"</w:t>
        </w:r>
        <w:r>
          <w:t>: {</w:t>
        </w:r>
      </w:ins>
    </w:p>
    <w:p w14:paraId="5AB54CFF" w14:textId="77777777" w:rsidR="00A71F46" w:rsidRDefault="00A71F46" w:rsidP="00A71F46">
      <w:pPr>
        <w:pStyle w:val="Code"/>
        <w:spacing w:line="259" w:lineRule="auto"/>
        <w:rPr>
          <w:ins w:id="3448" w:author="Andreas Kuehne" w:date="2019-05-31T12:40:00Z"/>
        </w:rPr>
      </w:pPr>
      <w:ins w:id="3449" w:author="Andreas Kuehne" w:date="2019-05-31T12:40:00Z">
        <w:r>
          <w:rPr>
            <w:color w:val="31849B" w:themeColor="accent5" w:themeShade="BF"/>
          </w:rPr>
          <w:t xml:space="preserve">      "$ref"</w:t>
        </w:r>
        <w:r>
          <w:t xml:space="preserve">: </w:t>
        </w:r>
        <w:r>
          <w:rPr>
            <w:color w:val="244061" w:themeColor="accent1" w:themeShade="80"/>
          </w:rPr>
          <w:t>"#/definitions/dss2-OptionalOutputsSignType"</w:t>
        </w:r>
      </w:ins>
    </w:p>
    <w:p w14:paraId="7857BE01" w14:textId="77777777" w:rsidR="00A71F46" w:rsidRDefault="00A71F46" w:rsidP="00A71F46">
      <w:pPr>
        <w:pStyle w:val="Code"/>
        <w:spacing w:line="259" w:lineRule="auto"/>
        <w:rPr>
          <w:ins w:id="3450" w:author="Andreas Kuehne" w:date="2019-05-31T12:40:00Z"/>
        </w:rPr>
      </w:pPr>
      <w:ins w:id="3451" w:author="Andreas Kuehne" w:date="2019-05-31T12:40:00Z">
        <w:r>
          <w:t xml:space="preserve">    },</w:t>
        </w:r>
      </w:ins>
    </w:p>
    <w:p w14:paraId="592137BB" w14:textId="77777777" w:rsidR="00A71F46" w:rsidRDefault="00A71F46" w:rsidP="00A71F46">
      <w:pPr>
        <w:pStyle w:val="Code"/>
        <w:spacing w:line="259" w:lineRule="auto"/>
        <w:rPr>
          <w:ins w:id="3452" w:author="Andreas Kuehne" w:date="2019-05-31T12:40:00Z"/>
        </w:rPr>
      </w:pPr>
      <w:ins w:id="3453" w:author="Andreas Kuehne" w:date="2019-05-31T12:40:00Z">
        <w:r>
          <w:rPr>
            <w:color w:val="31849B" w:themeColor="accent5" w:themeShade="BF"/>
          </w:rPr>
          <w:t xml:space="preserve">    "sigObj"</w:t>
        </w:r>
        <w:r>
          <w:t>: {</w:t>
        </w:r>
      </w:ins>
    </w:p>
    <w:p w14:paraId="6A63D513" w14:textId="77777777" w:rsidR="00A71F46" w:rsidRDefault="00A71F46" w:rsidP="00A71F46">
      <w:pPr>
        <w:pStyle w:val="Code"/>
        <w:spacing w:line="259" w:lineRule="auto"/>
        <w:rPr>
          <w:ins w:id="3454" w:author="Andreas Kuehne" w:date="2019-05-31T12:40:00Z"/>
        </w:rPr>
      </w:pPr>
      <w:ins w:id="3455" w:author="Andreas Kuehne" w:date="2019-05-31T12:40:00Z">
        <w:r>
          <w:rPr>
            <w:color w:val="31849B" w:themeColor="accent5" w:themeShade="BF"/>
          </w:rPr>
          <w:t xml:space="preserve">      "type"</w:t>
        </w:r>
        <w:r>
          <w:t xml:space="preserve">: </w:t>
        </w:r>
        <w:r>
          <w:rPr>
            <w:color w:val="244061" w:themeColor="accent1" w:themeShade="80"/>
          </w:rPr>
          <w:t>"array",</w:t>
        </w:r>
      </w:ins>
    </w:p>
    <w:p w14:paraId="12F2396F" w14:textId="77777777" w:rsidR="00A71F46" w:rsidRDefault="00A71F46" w:rsidP="00A71F46">
      <w:pPr>
        <w:pStyle w:val="Code"/>
        <w:spacing w:line="259" w:lineRule="auto"/>
        <w:rPr>
          <w:ins w:id="3456" w:author="Andreas Kuehne" w:date="2019-05-31T12:40:00Z"/>
        </w:rPr>
      </w:pPr>
      <w:ins w:id="3457" w:author="Andreas Kuehne" w:date="2019-05-31T12:40:00Z">
        <w:r>
          <w:rPr>
            <w:color w:val="31849B" w:themeColor="accent5" w:themeShade="BF"/>
          </w:rPr>
          <w:t xml:space="preserve">      "items"</w:t>
        </w:r>
        <w:r>
          <w:t>: {</w:t>
        </w:r>
      </w:ins>
    </w:p>
    <w:p w14:paraId="719210A4" w14:textId="77777777" w:rsidR="00A71F46" w:rsidRDefault="00A71F46" w:rsidP="00A71F46">
      <w:pPr>
        <w:pStyle w:val="Code"/>
        <w:spacing w:line="259" w:lineRule="auto"/>
        <w:rPr>
          <w:ins w:id="3458" w:author="Andreas Kuehne" w:date="2019-05-31T12:40:00Z"/>
        </w:rPr>
      </w:pPr>
      <w:ins w:id="3459"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0B956210" w14:textId="77777777" w:rsidR="00A71F46" w:rsidRDefault="00A71F46" w:rsidP="00A71F46">
      <w:pPr>
        <w:pStyle w:val="Code"/>
        <w:spacing w:line="259" w:lineRule="auto"/>
        <w:rPr>
          <w:ins w:id="3460" w:author="Andreas Kuehne" w:date="2019-05-31T12:40:00Z"/>
        </w:rPr>
      </w:pPr>
      <w:ins w:id="3461" w:author="Andreas Kuehne" w:date="2019-05-31T12:40:00Z">
        <w:r>
          <w:t xml:space="preserve">      }</w:t>
        </w:r>
      </w:ins>
    </w:p>
    <w:p w14:paraId="7CDFA44D" w14:textId="77777777" w:rsidR="00A71F46" w:rsidRDefault="00A71F46" w:rsidP="00A71F46">
      <w:pPr>
        <w:pStyle w:val="Code"/>
        <w:spacing w:line="259" w:lineRule="auto"/>
        <w:rPr>
          <w:ins w:id="3462" w:author="Andreas Kuehne" w:date="2019-05-31T12:40:00Z"/>
        </w:rPr>
      </w:pPr>
      <w:ins w:id="3463" w:author="Andreas Kuehne" w:date="2019-05-31T12:40:00Z">
        <w:r>
          <w:t xml:space="preserve">    }</w:t>
        </w:r>
      </w:ins>
    </w:p>
    <w:p w14:paraId="2AAF096C" w14:textId="77777777" w:rsidR="00A71F46" w:rsidRDefault="00A71F46" w:rsidP="00A71F46">
      <w:pPr>
        <w:pStyle w:val="Code"/>
        <w:spacing w:line="259" w:lineRule="auto"/>
        <w:rPr>
          <w:ins w:id="3464" w:author="Andreas Kuehne" w:date="2019-05-31T12:40:00Z"/>
        </w:rPr>
      </w:pPr>
      <w:ins w:id="3465" w:author="Andreas Kuehne" w:date="2019-05-31T12:40:00Z">
        <w:r>
          <w:t xml:space="preserve">  }</w:t>
        </w:r>
      </w:ins>
    </w:p>
    <w:p w14:paraId="180939FF" w14:textId="77777777" w:rsidR="00A71F46" w:rsidRDefault="00A71F46" w:rsidP="00A71F46">
      <w:pPr>
        <w:pStyle w:val="Code"/>
        <w:spacing w:line="259" w:lineRule="auto"/>
        <w:rPr>
          <w:ins w:id="3466" w:author="Andreas Kuehne" w:date="2019-05-31T12:40:00Z"/>
        </w:rPr>
      </w:pPr>
      <w:ins w:id="3467" w:author="Andreas Kuehne" w:date="2019-05-31T12:40:00Z">
        <w:r>
          <w:t>}</w:t>
        </w:r>
      </w:ins>
    </w:p>
    <w:p w14:paraId="3502A33C" w14:textId="77777777" w:rsidR="00A71F46" w:rsidRDefault="00A71F46" w:rsidP="00A71F46">
      <w:pPr>
        <w:rPr>
          <w:ins w:id="3468" w:author="Andreas Kuehne" w:date="2019-05-31T12:40:00Z"/>
        </w:rPr>
      </w:pPr>
      <w:customXmlInsRangeStart w:id="3469" w:author="Andreas Kuehne" w:date="2019-05-31T12:40:00Z"/>
      <w:sdt>
        <w:sdtPr>
          <w:tag w:val="dss2-SignResponseType.-jsonSchema"/>
          <w:id w:val="1347592866"/>
          <w:showingPlcHdr/>
        </w:sdtPr>
        <w:sdtContent>
          <w:customXmlInsRangeEnd w:id="3469"/>
          <w:ins w:id="3470" w:author="Andreas Kuehne" w:date="2019-05-31T12:40:00Z">
            <w:r>
              <w:rPr>
                <w:color w:val="19D131"/>
              </w:rPr>
              <w:t>[component SignResponse JSON schema details]</w:t>
            </w:r>
          </w:ins>
          <w:customXmlInsRangeStart w:id="3471" w:author="Andreas Kuehne" w:date="2019-05-31T12:40:00Z"/>
        </w:sdtContent>
      </w:sdt>
      <w:customXmlInsRangeEnd w:id="3471"/>
    </w:p>
    <w:p w14:paraId="413D0618" w14:textId="77777777" w:rsidR="00A71F46" w:rsidRDefault="00A71F46" w:rsidP="00A71F46">
      <w:pPr>
        <w:pStyle w:val="berschrift4"/>
        <w:numPr>
          <w:ilvl w:val="3"/>
          <w:numId w:val="3"/>
        </w:numPr>
        <w:rPr>
          <w:ins w:id="3472" w:author="Andreas Kuehne" w:date="2019-05-31T12:40:00Z"/>
        </w:rPr>
      </w:pPr>
      <w:ins w:id="3473" w:author="Andreas Kuehne" w:date="2019-05-31T12:40:00Z">
        <w:r>
          <w:t>SignResponse – XML Syntax</w:t>
        </w:r>
      </w:ins>
    </w:p>
    <w:p w14:paraId="5D1FA3A1" w14:textId="77777777" w:rsidR="00A71F46" w:rsidRPr="5404FA76" w:rsidRDefault="00A71F46" w:rsidP="00A71F46">
      <w:pPr>
        <w:rPr>
          <w:ins w:id="3474" w:author="Andreas Kuehne" w:date="2019-05-31T12:40:00Z"/>
        </w:rPr>
      </w:pPr>
      <w:ins w:id="3475" w:author="Andreas Kuehne" w:date="2019-05-31T12:40:00Z">
        <w:r w:rsidRPr="0CCF9147">
          <w:t xml:space="preserve">The XML type </w:t>
        </w:r>
        <w:r w:rsidRPr="002062A5">
          <w:rPr>
            <w:rFonts w:ascii="Courier New" w:eastAsia="Courier New" w:hAnsi="Courier New" w:cs="Courier New"/>
          </w:rPr>
          <w:t>SignResponseType</w:t>
        </w:r>
        <w:r w:rsidRPr="0CCF9147">
          <w:t xml:space="preserve"> SHALL implement the requirements defined in the </w:t>
        </w:r>
        <w:r w:rsidRPr="002062A5">
          <w:rPr>
            <w:rFonts w:ascii="Courier New" w:eastAsia="Courier New" w:hAnsi="Courier New" w:cs="Courier New"/>
          </w:rPr>
          <w:t>SignResponse</w:t>
        </w:r>
        <w:r>
          <w:t xml:space="preserve"> </w:t>
        </w:r>
        <w:r w:rsidRPr="005A6FFD">
          <w:t>component.</w:t>
        </w:r>
      </w:ins>
    </w:p>
    <w:p w14:paraId="21D53A52" w14:textId="77777777" w:rsidR="00A71F46" w:rsidRDefault="00A71F46" w:rsidP="00A71F46">
      <w:pPr>
        <w:rPr>
          <w:ins w:id="3476" w:author="Andreas Kuehne" w:date="2019-05-31T12:40:00Z"/>
        </w:rPr>
      </w:pPr>
      <w:ins w:id="3477" w:author="Andreas Kuehne" w:date="2019-05-31T12:40:00Z">
        <w:r w:rsidRPr="005A6FFD">
          <w:rPr>
            <w:rFonts w:eastAsia="Arial"/>
          </w:rPr>
          <w:t xml:space="preserve">The </w:t>
        </w:r>
        <w:r w:rsidRPr="002062A5">
          <w:rPr>
            <w:rFonts w:ascii="Courier New" w:eastAsia="Courier New" w:hAnsi="Courier New" w:cs="Courier New"/>
          </w:rPr>
          <w:t>SignResponseType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2B25AC" w14:textId="77777777" w:rsidR="00A71F46" w:rsidRDefault="00A71F46" w:rsidP="00A71F46">
      <w:pPr>
        <w:pStyle w:val="Code"/>
        <w:rPr>
          <w:ins w:id="3478" w:author="Andreas Kuehne" w:date="2019-05-31T12:40:00Z"/>
        </w:rPr>
      </w:pPr>
      <w:ins w:id="347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SignResponseType</w:t>
        </w:r>
        <w:r>
          <w:rPr>
            <w:color w:val="943634" w:themeColor="accent2" w:themeShade="BF"/>
          </w:rPr>
          <w:t>"</w:t>
        </w:r>
        <w:r>
          <w:rPr>
            <w:color w:val="31849B" w:themeColor="accent5" w:themeShade="BF"/>
          </w:rPr>
          <w:t>&gt;</w:t>
        </w:r>
      </w:ins>
    </w:p>
    <w:p w14:paraId="6E50EEB4" w14:textId="77777777" w:rsidR="00A71F46" w:rsidRDefault="00A71F46" w:rsidP="00A71F46">
      <w:pPr>
        <w:pStyle w:val="Code"/>
        <w:rPr>
          <w:ins w:id="3480" w:author="Andreas Kuehne" w:date="2019-05-31T12:40:00Z"/>
        </w:rPr>
      </w:pPr>
      <w:ins w:id="3481" w:author="Andreas Kuehne" w:date="2019-05-31T12:40:00Z">
        <w:r>
          <w:rPr>
            <w:color w:val="31849B" w:themeColor="accent5" w:themeShade="BF"/>
          </w:rPr>
          <w:t xml:space="preserve">  &lt;xs:complexContent&gt;</w:t>
        </w:r>
      </w:ins>
    </w:p>
    <w:p w14:paraId="31E26A93" w14:textId="77777777" w:rsidR="00A71F46" w:rsidRDefault="00A71F46" w:rsidP="00A71F46">
      <w:pPr>
        <w:pStyle w:val="Code"/>
        <w:rPr>
          <w:ins w:id="3482" w:author="Andreas Kuehne" w:date="2019-05-31T12:40:00Z"/>
        </w:rPr>
      </w:pPr>
      <w:ins w:id="348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561F548E" w14:textId="77777777" w:rsidR="00A71F46" w:rsidRDefault="00A71F46" w:rsidP="00A71F46">
      <w:pPr>
        <w:pStyle w:val="Code"/>
        <w:rPr>
          <w:ins w:id="3484" w:author="Andreas Kuehne" w:date="2019-05-31T12:40:00Z"/>
        </w:rPr>
      </w:pPr>
      <w:ins w:id="3485" w:author="Andreas Kuehne" w:date="2019-05-31T12:40:00Z">
        <w:r>
          <w:rPr>
            <w:color w:val="31849B" w:themeColor="accent5" w:themeShade="BF"/>
          </w:rPr>
          <w:t xml:space="preserve">      &lt;xs:sequence&gt;</w:t>
        </w:r>
      </w:ins>
    </w:p>
    <w:p w14:paraId="0AFBAC8C" w14:textId="77777777" w:rsidR="00A71F46" w:rsidRDefault="00A71F46" w:rsidP="00A71F46">
      <w:pPr>
        <w:pStyle w:val="Code"/>
        <w:rPr>
          <w:ins w:id="3486" w:author="Andreas Kuehne" w:date="2019-05-31T12:40:00Z"/>
        </w:rPr>
      </w:pPr>
      <w:ins w:id="348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4172BFB" w14:textId="77777777" w:rsidR="00A71F46" w:rsidRDefault="00A71F46" w:rsidP="00A71F46">
      <w:pPr>
        <w:pStyle w:val="Code"/>
        <w:rPr>
          <w:ins w:id="3488" w:author="Andreas Kuehne" w:date="2019-05-31T12:40:00Z"/>
        </w:rPr>
      </w:pPr>
      <w:ins w:id="34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7FF3412" w14:textId="77777777" w:rsidR="00A71F46" w:rsidRDefault="00A71F46" w:rsidP="00A71F46">
      <w:pPr>
        <w:pStyle w:val="Code"/>
        <w:rPr>
          <w:ins w:id="3490" w:author="Andreas Kuehne" w:date="2019-05-31T12:40:00Z"/>
        </w:rPr>
      </w:pPr>
      <w:ins w:id="3491" w:author="Andreas Kuehne" w:date="2019-05-31T12:40:00Z">
        <w:r>
          <w:rPr>
            <w:color w:val="31849B" w:themeColor="accent5" w:themeShade="BF"/>
          </w:rPr>
          <w:t xml:space="preserve">      &lt;/xs:sequence&gt;</w:t>
        </w:r>
      </w:ins>
    </w:p>
    <w:p w14:paraId="547D61FE" w14:textId="77777777" w:rsidR="00A71F46" w:rsidRDefault="00A71F46" w:rsidP="00A71F46">
      <w:pPr>
        <w:pStyle w:val="Code"/>
        <w:rPr>
          <w:ins w:id="3492" w:author="Andreas Kuehne" w:date="2019-05-31T12:40:00Z"/>
        </w:rPr>
      </w:pPr>
      <w:ins w:id="3493" w:author="Andreas Kuehne" w:date="2019-05-31T12:40:00Z">
        <w:r>
          <w:rPr>
            <w:color w:val="31849B" w:themeColor="accent5" w:themeShade="BF"/>
          </w:rPr>
          <w:t xml:space="preserve">    &lt;/xs:extension&gt;</w:t>
        </w:r>
      </w:ins>
    </w:p>
    <w:p w14:paraId="692523BD" w14:textId="77777777" w:rsidR="00A71F46" w:rsidRDefault="00A71F46" w:rsidP="00A71F46">
      <w:pPr>
        <w:pStyle w:val="Code"/>
        <w:rPr>
          <w:ins w:id="3494" w:author="Andreas Kuehne" w:date="2019-05-31T12:40:00Z"/>
        </w:rPr>
      </w:pPr>
      <w:ins w:id="3495" w:author="Andreas Kuehne" w:date="2019-05-31T12:40:00Z">
        <w:r>
          <w:rPr>
            <w:color w:val="31849B" w:themeColor="accent5" w:themeShade="BF"/>
          </w:rPr>
          <w:t xml:space="preserve">  &lt;/xs:complexContent&gt;</w:t>
        </w:r>
      </w:ins>
    </w:p>
    <w:p w14:paraId="50D8FB07" w14:textId="77777777" w:rsidR="00A71F46" w:rsidRDefault="00A71F46" w:rsidP="00A71F46">
      <w:pPr>
        <w:pStyle w:val="Code"/>
        <w:rPr>
          <w:ins w:id="3496" w:author="Andreas Kuehne" w:date="2019-05-31T12:40:00Z"/>
        </w:rPr>
      </w:pPr>
      <w:ins w:id="3497" w:author="Andreas Kuehne" w:date="2019-05-31T12:40:00Z">
        <w:r>
          <w:rPr>
            <w:color w:val="31849B" w:themeColor="accent5" w:themeShade="BF"/>
          </w:rPr>
          <w:t>&lt;/xs:complexType&gt;</w:t>
        </w:r>
      </w:ins>
    </w:p>
    <w:p w14:paraId="2F230E91" w14:textId="77777777" w:rsidR="00A71F46" w:rsidRDefault="00A71F46" w:rsidP="00A71F46">
      <w:pPr>
        <w:spacing w:line="259" w:lineRule="auto"/>
        <w:rPr>
          <w:ins w:id="3498" w:author="Andreas Kuehne" w:date="2019-05-31T12:40:00Z"/>
        </w:rPr>
      </w:pPr>
      <w:ins w:id="3499" w:author="Andreas Kuehne" w:date="2019-05-31T12:40:00Z">
        <w:r>
          <w:t>Each child element of</w:t>
        </w:r>
        <w:r w:rsidRPr="71C71F8C">
          <w:t xml:space="preserve"> </w:t>
        </w:r>
        <w:r w:rsidRPr="002062A5">
          <w:rPr>
            <w:rFonts w:ascii="Courier New" w:eastAsia="Courier New" w:hAnsi="Courier New" w:cs="Courier New"/>
          </w:rPr>
          <w:t>SignResponseType</w:t>
        </w:r>
        <w:r w:rsidRPr="71C71F8C">
          <w:t xml:space="preserve"> </w:t>
        </w:r>
        <w:r>
          <w:t xml:space="preserve">XML element SHALL implement in XML syntax the sub-component that has a name equal to its local name. </w:t>
        </w:r>
      </w:ins>
      <w:customXmlInsRangeStart w:id="3500" w:author="Andreas Kuehne" w:date="2019-05-31T12:40:00Z"/>
      <w:sdt>
        <w:sdtPr>
          <w:tag w:val="dss2-SignResponseType.-xmlSchema"/>
          <w:id w:val="-2031952197"/>
          <w:showingPlcHdr/>
        </w:sdtPr>
        <w:sdtContent>
          <w:customXmlInsRangeEnd w:id="3500"/>
          <w:ins w:id="3501" w:author="Andreas Kuehne" w:date="2019-05-31T12:40:00Z">
            <w:r>
              <w:rPr>
                <w:color w:val="19D131"/>
              </w:rPr>
              <w:t>[component SignResponse XML schema details]</w:t>
            </w:r>
          </w:ins>
          <w:customXmlInsRangeStart w:id="3502" w:author="Andreas Kuehne" w:date="2019-05-31T12:40:00Z"/>
        </w:sdtContent>
      </w:sdt>
      <w:customXmlInsRangeEnd w:id="3502"/>
    </w:p>
    <w:p w14:paraId="6EF28E0A" w14:textId="77777777" w:rsidR="00A71F46" w:rsidRDefault="00A71F46" w:rsidP="00A71F46">
      <w:pPr>
        <w:pStyle w:val="berschrift3"/>
        <w:numPr>
          <w:ilvl w:val="2"/>
          <w:numId w:val="3"/>
        </w:numPr>
        <w:rPr>
          <w:ins w:id="3503" w:author="Andreas Kuehne" w:date="2019-05-31T12:40:00Z"/>
        </w:rPr>
      </w:pPr>
      <w:ins w:id="3504" w:author="Andreas Kuehne" w:date="2019-05-31T12:40:00Z">
        <w:r>
          <w:lastRenderedPageBreak/>
          <w:t>Component VerifyRequest</w:t>
        </w:r>
      </w:ins>
    </w:p>
    <w:p w14:paraId="6A400CC4" w14:textId="77777777" w:rsidR="00A71F46" w:rsidRDefault="00A71F46" w:rsidP="00A71F46">
      <w:pPr>
        <w:rPr>
          <w:ins w:id="3505" w:author="Andreas Kuehne" w:date="2019-05-31T12:40:00Z"/>
        </w:rPr>
      </w:pPr>
      <w:customXmlInsRangeStart w:id="3506" w:author="Andreas Kuehne" w:date="2019-05-31T12:40:00Z"/>
      <w:sdt>
        <w:sdtPr>
          <w:tag w:val="dss2-VerifyRequestType.-normative"/>
          <w:id w:val="288638797"/>
        </w:sdtPr>
        <w:sdtContent>
          <w:customXmlInsRangeEnd w:id="3506"/>
          <w:ins w:id="3507" w:author="Andreas Kuehne" w:date="2019-05-31T12:40:00Z">
            <w:r w:rsidRPr="003A06D0">
              <w:rPr>
                <w:color w:val="19D131"/>
                <w:lang w:val="en-GB"/>
              </w:rPr>
              <w:t xml:space="preserve">The </w:t>
            </w:r>
            <w:r w:rsidRPr="003A06D0">
              <w:rPr>
                <w:rFonts w:ascii="Courier New" w:eastAsia="Courier New" w:hAnsi="Courier New" w:cs="Courier New"/>
                <w:lang w:val="en-GB"/>
              </w:rPr>
              <w:t>VerifyRequest</w:t>
            </w:r>
            <w:r w:rsidRPr="003A06D0">
              <w:rPr>
                <w:color w:val="19D131"/>
                <w:lang w:val="en-GB"/>
              </w:rPr>
              <w:t xml:space="preserve"> component is sent by the client to verify a signature or timestamp on some input documents.</w:t>
            </w:r>
          </w:ins>
          <w:customXmlInsRangeStart w:id="3508" w:author="Andreas Kuehne" w:date="2019-05-31T12:40:00Z"/>
        </w:sdtContent>
      </w:sdt>
      <w:customXmlInsRangeEnd w:id="3508"/>
    </w:p>
    <w:p w14:paraId="3636B437" w14:textId="77777777" w:rsidR="00A71F46" w:rsidRDefault="00A71F46" w:rsidP="00A71F46">
      <w:pPr>
        <w:rPr>
          <w:ins w:id="3509" w:author="Andreas Kuehne" w:date="2019-05-31T12:40:00Z"/>
        </w:rPr>
      </w:pPr>
      <w:ins w:id="3510" w:author="Andreas Kuehne" w:date="2019-05-31T12:40:00Z">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ins>
    </w:p>
    <w:p w14:paraId="6BAC62DE" w14:textId="77777777" w:rsidR="00A71F46" w:rsidRDefault="00A71F46" w:rsidP="00A71F46">
      <w:pPr>
        <w:rPr>
          <w:ins w:id="3511" w:author="Andreas Kuehne" w:date="2019-05-31T12:40:00Z"/>
        </w:rPr>
      </w:pPr>
      <w:ins w:id="3512" w:author="Andreas Kuehne" w:date="2019-05-31T12:40:00Z">
        <w:r>
          <w:t>Below follows a list of the sub-components that constitute this component:</w:t>
        </w:r>
      </w:ins>
    </w:p>
    <w:p w14:paraId="4F59C407" w14:textId="77777777" w:rsidR="00A71F46" w:rsidRDefault="00A71F46" w:rsidP="00A71F46">
      <w:pPr>
        <w:pStyle w:val="Member"/>
        <w:rPr>
          <w:ins w:id="3513" w:author="Andreas Kuehne" w:date="2019-05-31T12:40:00Z"/>
        </w:rPr>
      </w:pPr>
      <w:ins w:id="3514"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ins>
      <w:customXmlInsRangeStart w:id="3515" w:author="Andreas Kuehne" w:date="2019-05-31T12:40:00Z"/>
      <w:sdt>
        <w:sdtPr>
          <w:alias w:val="dss2-VerifyRequestType.inDocs"/>
          <w:tag w:val="dss2-VerifyRequestType.InputDocuments"/>
          <w:id w:val="-1676185419"/>
          <w:showingPlcHdr/>
        </w:sdtPr>
        <w:sdtContent>
          <w:customXmlInsRangeEnd w:id="3515"/>
          <w:ins w:id="3516" w:author="Andreas Kuehne" w:date="2019-05-31T12:40:00Z">
            <w:r>
              <w:rPr>
                <w:color w:val="19D131"/>
              </w:rPr>
              <w:t>[sub component InputDocuments details]</w:t>
            </w:r>
          </w:ins>
          <w:customXmlInsRangeStart w:id="3517" w:author="Andreas Kuehne" w:date="2019-05-31T12:40:00Z"/>
        </w:sdtContent>
      </w:sdt>
      <w:customXmlInsRangeEnd w:id="3517"/>
    </w:p>
    <w:p w14:paraId="41C2113E" w14:textId="77777777" w:rsidR="00A71F46" w:rsidRDefault="00A71F46" w:rsidP="00A71F46">
      <w:pPr>
        <w:pStyle w:val="Member"/>
        <w:rPr>
          <w:ins w:id="3518" w:author="Andreas Kuehne" w:date="2019-05-31T12:40:00Z"/>
        </w:rPr>
      </w:pPr>
      <w:ins w:id="3519"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_RefComp5BA2A20A \r \h </w:instrText>
        </w:r>
        <w:r>
          <w:fldChar w:fldCharType="separate"/>
        </w:r>
        <w:r>
          <w:rPr>
            <w:rStyle w:val="Datatype"/>
            <w:rFonts w:eastAsia="Courier New" w:cs="Courier New"/>
          </w:rPr>
          <w:t>OptionalInputsVerify</w:t>
        </w:r>
        <w:r>
          <w:fldChar w:fldCharType="end"/>
        </w:r>
        <w:r>
          <w:t xml:space="preserve">. </w:t>
        </w:r>
      </w:ins>
      <w:customXmlInsRangeStart w:id="3520" w:author="Andreas Kuehne" w:date="2019-05-31T12:40:00Z"/>
      <w:sdt>
        <w:sdtPr>
          <w:alias w:val="dss2-VerifyRequestType.optInp"/>
          <w:tag w:val="dss2-VerifyRequestType.OptionalInputs"/>
          <w:id w:val="593213063"/>
          <w:showingPlcHdr/>
        </w:sdtPr>
        <w:sdtContent>
          <w:customXmlInsRangeEnd w:id="3520"/>
          <w:ins w:id="3521" w:author="Andreas Kuehne" w:date="2019-05-31T12:40:00Z">
            <w:r>
              <w:rPr>
                <w:color w:val="19D131"/>
              </w:rPr>
              <w:t>[sub component OptionalInputs details]</w:t>
            </w:r>
          </w:ins>
          <w:customXmlInsRangeStart w:id="3522" w:author="Andreas Kuehne" w:date="2019-05-31T12:40:00Z"/>
        </w:sdtContent>
      </w:sdt>
      <w:customXmlInsRangeEnd w:id="3522"/>
    </w:p>
    <w:p w14:paraId="4D1C430D" w14:textId="77777777" w:rsidR="00A71F46" w:rsidRDefault="00A71F46" w:rsidP="00A71F46">
      <w:pPr>
        <w:pStyle w:val="Member"/>
        <w:rPr>
          <w:ins w:id="3523" w:author="Andreas Kuehne" w:date="2019-05-31T12:40:00Z"/>
        </w:rPr>
      </w:pPr>
      <w:ins w:id="3524"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ins>
      <w:customXmlInsRangeStart w:id="3525" w:author="Andreas Kuehne" w:date="2019-05-31T12:40:00Z"/>
      <w:sdt>
        <w:sdtPr>
          <w:alias w:val="dss2-VerifyRequestType.sigObj"/>
          <w:tag w:val="dss2-VerifyRequestType.SignatureObject"/>
          <w:id w:val="-906921620"/>
        </w:sdtPr>
        <w:sdtContent>
          <w:customXmlInsRangeEnd w:id="3525"/>
          <w:ins w:id="3526" w:author="Andreas Kuehne" w:date="2019-05-31T12:40:00Z">
            <w:r w:rsidRPr="008C58DA">
              <w:t>« For uses cases defined in this document the cardinality of this element M</w:t>
            </w:r>
            <w:r>
              <w:t>UST be zero or one. » [DSS-4.3.3-1</w:t>
            </w:r>
            <w:r w:rsidRPr="008C58DA">
              <w:t>]</w:t>
            </w:r>
            <w:r>
              <w:t xml:space="preserve">. </w:t>
            </w:r>
            <w:r w:rsidRPr="008C58DA">
              <w:t xml:space="preserve">Profiles MAY define processing rules how to handle unbounded cardinality. These profiles MUST define the semantics of </w:t>
            </w:r>
            <w:r>
              <w:t>verification</w:t>
            </w:r>
            <w:r w:rsidRPr="008C58DA">
              <w:t xml:space="preserve"> for multiple SignatureObjects. </w:t>
            </w:r>
            <w:r w:rsidRPr="003A06D0">
              <w:rPr>
                <w:color w:val="19D131"/>
                <w:lang w:val="en-GB"/>
              </w:rPr>
              <w:t xml:space="preserve">The </w:t>
            </w:r>
            <w:r w:rsidRPr="003A06D0">
              <w:rPr>
                <w:rStyle w:val="Datatype"/>
                <w:lang w:val="en-GB"/>
              </w:rPr>
              <w:t>SignatureObject</w:t>
            </w:r>
            <w:r w:rsidRPr="003A06D0">
              <w:rPr>
                <w:color w:val="19D131"/>
                <w:lang w:val="en-GB"/>
              </w:rPr>
              <w:t xml:space="preserve"> element contains a signature</w:t>
            </w:r>
            <w:r>
              <w:rPr>
                <w:color w:val="19D131"/>
                <w:lang w:val="en-GB"/>
              </w:rPr>
              <w:t>s</w:t>
            </w:r>
            <w:r w:rsidRPr="003A06D0">
              <w:rPr>
                <w:color w:val="19D131"/>
                <w:lang w:val="en-GB"/>
              </w:rPr>
              <w:t xml:space="preserve"> or timestamp</w:t>
            </w:r>
            <w:r>
              <w:rPr>
                <w:color w:val="19D131"/>
                <w:lang w:val="en-GB"/>
              </w:rPr>
              <w:t>s</w:t>
            </w:r>
            <w:r w:rsidRPr="003A06D0">
              <w:rPr>
                <w:color w:val="19D131"/>
                <w:lang w:val="en-GB"/>
              </w:rPr>
              <w:t>, o</w:t>
            </w:r>
            <w:r>
              <w:rPr>
                <w:color w:val="19D131"/>
                <w:lang w:val="en-GB"/>
              </w:rPr>
              <w:t xml:space="preserve">r else contains </w:t>
            </w:r>
            <w:r w:rsidRPr="00602B81">
              <w:rPr>
                <w:rStyle w:val="Datatype"/>
              </w:rPr>
              <w:t>SignaturePtr</w:t>
            </w:r>
            <w:r>
              <w:rPr>
                <w:rStyle w:val="Datatype"/>
              </w:rPr>
              <w:t>s</w:t>
            </w:r>
            <w:r w:rsidRPr="003A06D0">
              <w:rPr>
                <w:color w:val="19D131"/>
                <w:lang w:val="en-GB"/>
              </w:rPr>
              <w:t xml:space="preserve"> that points to an XML signature in </w:t>
            </w:r>
            <w:r>
              <w:rPr>
                <w:color w:val="19D131"/>
                <w:lang w:val="en-GB"/>
              </w:rPr>
              <w:t>an</w:t>
            </w:r>
            <w:r w:rsidRPr="003A06D0">
              <w:rPr>
                <w:color w:val="19D131"/>
                <w:lang w:val="en-GB"/>
              </w:rPr>
              <w:t xml:space="preserve"> input documents.</w:t>
            </w:r>
          </w:ins>
          <w:customXmlInsRangeStart w:id="3527" w:author="Andreas Kuehne" w:date="2019-05-31T12:40:00Z"/>
        </w:sdtContent>
      </w:sdt>
      <w:customXmlInsRangeEnd w:id="3527"/>
    </w:p>
    <w:p w14:paraId="50452728" w14:textId="77777777" w:rsidR="00A71F46" w:rsidRDefault="00A71F46" w:rsidP="00A71F46">
      <w:pPr>
        <w:pStyle w:val="Non-normativeCommentHeading"/>
        <w:rPr>
          <w:ins w:id="3528" w:author="Andreas Kuehne" w:date="2019-05-31T12:40:00Z"/>
        </w:rPr>
      </w:pPr>
      <w:ins w:id="3529" w:author="Andreas Kuehne" w:date="2019-05-31T12:40:00Z">
        <w:r>
          <w:t>Non-normative Comment:</w:t>
        </w:r>
      </w:ins>
    </w:p>
    <w:p w14:paraId="07FC16C8" w14:textId="77777777" w:rsidR="00A71F46" w:rsidRDefault="00A71F46" w:rsidP="00A71F46">
      <w:pPr>
        <w:pStyle w:val="Non-normativeComment"/>
        <w:rPr>
          <w:ins w:id="3530" w:author="Andreas Kuehne" w:date="2019-05-31T12:40:00Z"/>
        </w:rPr>
      </w:pPr>
      <w:customXmlInsRangeStart w:id="3531" w:author="Andreas Kuehne" w:date="2019-05-31T12:40:00Z"/>
      <w:sdt>
        <w:sdtPr>
          <w:tag w:val="dss2-VerifyRequestType.-nonNormative"/>
          <w:id w:val="-1930028892"/>
          <w:showingPlcHdr/>
        </w:sdtPr>
        <w:sdtContent>
          <w:customXmlInsRangeEnd w:id="3531"/>
          <w:ins w:id="3532" w:author="Andreas Kuehne" w:date="2019-05-31T12:40:00Z">
            <w:r>
              <w:rPr>
                <w:color w:val="19D131"/>
              </w:rPr>
              <w:t>[component VerifyRequest non normative details]</w:t>
            </w:r>
          </w:ins>
          <w:customXmlInsRangeStart w:id="3533" w:author="Andreas Kuehne" w:date="2019-05-31T12:40:00Z"/>
        </w:sdtContent>
      </w:sdt>
      <w:customXmlInsRangeEnd w:id="3533"/>
    </w:p>
    <w:p w14:paraId="6D02A3B0" w14:textId="77777777" w:rsidR="00A71F46" w:rsidRDefault="00A71F46" w:rsidP="00A71F46">
      <w:pPr>
        <w:pStyle w:val="berschrift4"/>
        <w:numPr>
          <w:ilvl w:val="3"/>
          <w:numId w:val="3"/>
        </w:numPr>
        <w:rPr>
          <w:ins w:id="3534" w:author="Andreas Kuehne" w:date="2019-05-31T12:40:00Z"/>
        </w:rPr>
      </w:pPr>
      <w:ins w:id="3535" w:author="Andreas Kuehne" w:date="2019-05-31T12:40:00Z">
        <w:r>
          <w:t>VerifyRequest – JSON Syntax</w:t>
        </w:r>
      </w:ins>
    </w:p>
    <w:p w14:paraId="194E7726" w14:textId="77777777" w:rsidR="00A71F46" w:rsidRPr="0248A3D1" w:rsidRDefault="00A71F46" w:rsidP="00A71F46">
      <w:pPr>
        <w:rPr>
          <w:ins w:id="3536" w:author="Andreas Kuehne" w:date="2019-05-31T12:40:00Z"/>
        </w:rPr>
      </w:pPr>
      <w:ins w:id="3537"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VerifyRequest</w:t>
        </w:r>
        <w:r>
          <w:t xml:space="preserve"> component.</w:t>
        </w:r>
      </w:ins>
    </w:p>
    <w:p w14:paraId="723DA8F8" w14:textId="77777777" w:rsidR="00A71F46" w:rsidRPr="C2430093" w:rsidRDefault="00A71F46" w:rsidP="00A71F46">
      <w:pPr>
        <w:spacing w:line="259" w:lineRule="auto"/>
        <w:rPr>
          <w:ins w:id="3538" w:author="Andreas Kuehne" w:date="2019-05-31T12:40:00Z"/>
          <w:rFonts w:eastAsia="Arial" w:cs="Arial"/>
          <w:sz w:val="22"/>
          <w:szCs w:val="22"/>
        </w:rPr>
      </w:pPr>
      <w:ins w:id="353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A8F8C36" w14:textId="77777777" w:rsidTr="00A71F46">
        <w:trPr>
          <w:cnfStyle w:val="100000000000" w:firstRow="1" w:lastRow="0" w:firstColumn="0" w:lastColumn="0" w:oddVBand="0" w:evenVBand="0" w:oddHBand="0" w:evenHBand="0" w:firstRowFirstColumn="0" w:firstRowLastColumn="0" w:lastRowFirstColumn="0" w:lastRowLastColumn="0"/>
          <w:ins w:id="35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882CD4" w14:textId="77777777" w:rsidR="00A71F46" w:rsidRDefault="00A71F46" w:rsidP="00A71F46">
            <w:pPr>
              <w:pStyle w:val="Beschriftung"/>
              <w:rPr>
                <w:ins w:id="3541" w:author="Andreas Kuehne" w:date="2019-05-31T12:40:00Z"/>
              </w:rPr>
            </w:pPr>
            <w:ins w:id="3542" w:author="Andreas Kuehne" w:date="2019-05-31T12:40:00Z">
              <w:r>
                <w:t>Element</w:t>
              </w:r>
            </w:ins>
          </w:p>
        </w:tc>
        <w:tc>
          <w:tcPr>
            <w:tcW w:w="4675" w:type="dxa"/>
          </w:tcPr>
          <w:p w14:paraId="7D2C88D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543" w:author="Andreas Kuehne" w:date="2019-05-31T12:40:00Z"/>
              </w:rPr>
            </w:pPr>
            <w:ins w:id="3544" w:author="Andreas Kuehne" w:date="2019-05-31T12:40:00Z">
              <w:r>
                <w:t>Implementing JSON member name</w:t>
              </w:r>
            </w:ins>
          </w:p>
        </w:tc>
        <w:tc>
          <w:tcPr>
            <w:tcW w:w="4675" w:type="dxa"/>
          </w:tcPr>
          <w:p w14:paraId="308BB44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545" w:author="Andreas Kuehne" w:date="2019-05-31T12:40:00Z"/>
              </w:rPr>
            </w:pPr>
            <w:ins w:id="3546" w:author="Andreas Kuehne" w:date="2019-05-31T12:40:00Z">
              <w:r>
                <w:t>Comments</w:t>
              </w:r>
            </w:ins>
          </w:p>
        </w:tc>
      </w:tr>
      <w:tr w:rsidR="00A71F46" w14:paraId="212454F4" w14:textId="77777777" w:rsidTr="00A71F46">
        <w:trPr>
          <w:ins w:id="35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02E8F4" w14:textId="77777777" w:rsidR="00A71F46" w:rsidRPr="002062A5" w:rsidRDefault="00A71F46" w:rsidP="00A71F46">
            <w:pPr>
              <w:pStyle w:val="Beschriftung"/>
              <w:rPr>
                <w:ins w:id="3548" w:author="Andreas Kuehne" w:date="2019-05-31T12:40:00Z"/>
                <w:rStyle w:val="Datatype"/>
                <w:b w:val="0"/>
                <w:bCs w:val="0"/>
              </w:rPr>
            </w:pPr>
            <w:ins w:id="3549" w:author="Andreas Kuehne" w:date="2019-05-31T12:40:00Z">
              <w:r w:rsidRPr="002062A5">
                <w:rPr>
                  <w:rStyle w:val="Datatype"/>
                </w:rPr>
                <w:t>InputDocuments</w:t>
              </w:r>
            </w:ins>
          </w:p>
        </w:tc>
        <w:tc>
          <w:tcPr>
            <w:tcW w:w="4675" w:type="dxa"/>
          </w:tcPr>
          <w:p w14:paraId="3AAFC3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550" w:author="Andreas Kuehne" w:date="2019-05-31T12:40:00Z"/>
                <w:rStyle w:val="Datatype"/>
              </w:rPr>
            </w:pPr>
            <w:ins w:id="3551" w:author="Andreas Kuehne" w:date="2019-05-31T12:40:00Z">
              <w:r w:rsidRPr="002062A5">
                <w:rPr>
                  <w:rStyle w:val="Datatype"/>
                </w:rPr>
                <w:t>inDocs</w:t>
              </w:r>
            </w:ins>
          </w:p>
        </w:tc>
        <w:tc>
          <w:tcPr>
            <w:tcW w:w="4675" w:type="dxa"/>
          </w:tcPr>
          <w:p w14:paraId="03F9CC6E"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552" w:author="Andreas Kuehne" w:date="2019-05-31T12:40:00Z"/>
              </w:rPr>
            </w:pPr>
            <w:customXmlInsRangeStart w:id="3553" w:author="Andreas Kuehne" w:date="2019-05-31T12:40:00Z"/>
            <w:sdt>
              <w:sdtPr>
                <w:alias w:val="dss2-VerifyRequestType.inDocs"/>
                <w:tag w:val="dss2-VerifyRequestType.-jsonComment.InputDocuments"/>
                <w:id w:val="-1975060974"/>
                <w:showingPlcHdr/>
              </w:sdtPr>
              <w:sdtContent>
                <w:customXmlInsRangeEnd w:id="3553"/>
                <w:ins w:id="3554" w:author="Andreas Kuehne" w:date="2019-05-31T12:40:00Z">
                  <w:r>
                    <w:rPr>
                      <w:color w:val="19D131"/>
                    </w:rPr>
                    <w:t>[]</w:t>
                  </w:r>
                </w:ins>
                <w:customXmlInsRangeStart w:id="3555" w:author="Andreas Kuehne" w:date="2019-05-31T12:40:00Z"/>
              </w:sdtContent>
            </w:sdt>
            <w:customXmlInsRangeEnd w:id="3555"/>
          </w:p>
        </w:tc>
      </w:tr>
      <w:tr w:rsidR="00A71F46" w14:paraId="391ACD00" w14:textId="77777777" w:rsidTr="00A71F46">
        <w:trPr>
          <w:ins w:id="3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DBE8F0" w14:textId="77777777" w:rsidR="00A71F46" w:rsidRPr="002062A5" w:rsidRDefault="00A71F46" w:rsidP="00A71F46">
            <w:pPr>
              <w:pStyle w:val="Beschriftung"/>
              <w:rPr>
                <w:ins w:id="3557" w:author="Andreas Kuehne" w:date="2019-05-31T12:40:00Z"/>
                <w:rStyle w:val="Datatype"/>
                <w:b w:val="0"/>
                <w:bCs w:val="0"/>
              </w:rPr>
            </w:pPr>
            <w:ins w:id="3558" w:author="Andreas Kuehne" w:date="2019-05-31T12:40:00Z">
              <w:r w:rsidRPr="002062A5">
                <w:rPr>
                  <w:rStyle w:val="Datatype"/>
                </w:rPr>
                <w:t>OptionalInputs</w:t>
              </w:r>
            </w:ins>
          </w:p>
        </w:tc>
        <w:tc>
          <w:tcPr>
            <w:tcW w:w="4675" w:type="dxa"/>
          </w:tcPr>
          <w:p w14:paraId="5483FF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559" w:author="Andreas Kuehne" w:date="2019-05-31T12:40:00Z"/>
                <w:rStyle w:val="Datatype"/>
              </w:rPr>
            </w:pPr>
            <w:ins w:id="3560" w:author="Andreas Kuehne" w:date="2019-05-31T12:40:00Z">
              <w:r w:rsidRPr="002062A5">
                <w:rPr>
                  <w:rStyle w:val="Datatype"/>
                </w:rPr>
                <w:t>optInp</w:t>
              </w:r>
            </w:ins>
          </w:p>
        </w:tc>
        <w:tc>
          <w:tcPr>
            <w:tcW w:w="4675" w:type="dxa"/>
          </w:tcPr>
          <w:p w14:paraId="66FDFE8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561" w:author="Andreas Kuehne" w:date="2019-05-31T12:40:00Z"/>
              </w:rPr>
            </w:pPr>
            <w:customXmlInsRangeStart w:id="3562" w:author="Andreas Kuehne" w:date="2019-05-31T12:40:00Z"/>
            <w:sdt>
              <w:sdtPr>
                <w:alias w:val="dss2-VerifyRequestType.optInp"/>
                <w:tag w:val="dss2-VerifyRequestType.-jsonComment.OptionalInputs"/>
                <w:id w:val="-1937279731"/>
                <w:showingPlcHdr/>
              </w:sdtPr>
              <w:sdtContent>
                <w:customXmlInsRangeEnd w:id="3562"/>
                <w:ins w:id="3563" w:author="Andreas Kuehne" w:date="2019-05-31T12:40:00Z">
                  <w:r>
                    <w:rPr>
                      <w:color w:val="19D131"/>
                    </w:rPr>
                    <w:t>[]</w:t>
                  </w:r>
                </w:ins>
                <w:customXmlInsRangeStart w:id="3564" w:author="Andreas Kuehne" w:date="2019-05-31T12:40:00Z"/>
              </w:sdtContent>
            </w:sdt>
            <w:customXmlInsRangeEnd w:id="3564"/>
          </w:p>
        </w:tc>
      </w:tr>
      <w:tr w:rsidR="00A71F46" w14:paraId="458AB630" w14:textId="77777777" w:rsidTr="00A71F46">
        <w:trPr>
          <w:ins w:id="35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373CCF" w14:textId="77777777" w:rsidR="00A71F46" w:rsidRPr="002062A5" w:rsidRDefault="00A71F46" w:rsidP="00A71F46">
            <w:pPr>
              <w:pStyle w:val="Beschriftung"/>
              <w:rPr>
                <w:ins w:id="3566" w:author="Andreas Kuehne" w:date="2019-05-31T12:40:00Z"/>
                <w:rStyle w:val="Datatype"/>
                <w:b w:val="0"/>
                <w:bCs w:val="0"/>
              </w:rPr>
            </w:pPr>
            <w:ins w:id="3567" w:author="Andreas Kuehne" w:date="2019-05-31T12:40:00Z">
              <w:r w:rsidRPr="002062A5">
                <w:rPr>
                  <w:rStyle w:val="Datatype"/>
                </w:rPr>
                <w:t>SignatureObject</w:t>
              </w:r>
            </w:ins>
          </w:p>
        </w:tc>
        <w:tc>
          <w:tcPr>
            <w:tcW w:w="4675" w:type="dxa"/>
          </w:tcPr>
          <w:p w14:paraId="6624B9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568" w:author="Andreas Kuehne" w:date="2019-05-31T12:40:00Z"/>
                <w:rStyle w:val="Datatype"/>
              </w:rPr>
            </w:pPr>
            <w:ins w:id="3569" w:author="Andreas Kuehne" w:date="2019-05-31T12:40:00Z">
              <w:r w:rsidRPr="002062A5">
                <w:rPr>
                  <w:rStyle w:val="Datatype"/>
                </w:rPr>
                <w:t>sigObj</w:t>
              </w:r>
            </w:ins>
          </w:p>
        </w:tc>
        <w:tc>
          <w:tcPr>
            <w:tcW w:w="4675" w:type="dxa"/>
          </w:tcPr>
          <w:p w14:paraId="29F8B6D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570" w:author="Andreas Kuehne" w:date="2019-05-31T12:40:00Z"/>
              </w:rPr>
            </w:pPr>
            <w:customXmlInsRangeStart w:id="3571" w:author="Andreas Kuehne" w:date="2019-05-31T12:40:00Z"/>
            <w:sdt>
              <w:sdtPr>
                <w:alias w:val="dss2-VerifyRequestType.sigObj"/>
                <w:tag w:val="dss2-VerifyRequestType.-jsonComment.SignatureObject"/>
                <w:id w:val="-546071307"/>
                <w:showingPlcHdr/>
              </w:sdtPr>
              <w:sdtContent>
                <w:customXmlInsRangeEnd w:id="3571"/>
                <w:ins w:id="3572" w:author="Andreas Kuehne" w:date="2019-05-31T12:40:00Z">
                  <w:r>
                    <w:rPr>
                      <w:color w:val="19D131"/>
                    </w:rPr>
                    <w:t>[]</w:t>
                  </w:r>
                </w:ins>
                <w:customXmlInsRangeStart w:id="3573" w:author="Andreas Kuehne" w:date="2019-05-31T12:40:00Z"/>
              </w:sdtContent>
            </w:sdt>
            <w:customXmlInsRangeEnd w:id="3573"/>
          </w:p>
        </w:tc>
      </w:tr>
    </w:tbl>
    <w:p w14:paraId="757C1ABD" w14:textId="77777777" w:rsidR="00A71F46" w:rsidRPr="0202B381" w:rsidRDefault="00A71F46" w:rsidP="00A71F46">
      <w:pPr>
        <w:rPr>
          <w:ins w:id="3574" w:author="Andreas Kuehne" w:date="2019-05-31T12:40:00Z"/>
        </w:rPr>
      </w:pPr>
      <w:ins w:id="3575"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1AB38E" w14:textId="77777777" w:rsidR="00A71F46" w:rsidRDefault="00A71F46" w:rsidP="00A71F46">
      <w:pPr>
        <w:pStyle w:val="Code"/>
        <w:spacing w:line="259" w:lineRule="auto"/>
        <w:rPr>
          <w:ins w:id="3576" w:author="Andreas Kuehne" w:date="2019-05-31T12:40:00Z"/>
        </w:rPr>
      </w:pPr>
      <w:ins w:id="3577" w:author="Andreas Kuehne" w:date="2019-05-31T12:40:00Z">
        <w:r>
          <w:rPr>
            <w:color w:val="31849B" w:themeColor="accent5" w:themeShade="BF"/>
          </w:rPr>
          <w:t>"dss2-VerifyRequestType"</w:t>
        </w:r>
        <w:r>
          <w:t>: {</w:t>
        </w:r>
      </w:ins>
    </w:p>
    <w:p w14:paraId="5C6721D4" w14:textId="77777777" w:rsidR="00A71F46" w:rsidRDefault="00A71F46" w:rsidP="00A71F46">
      <w:pPr>
        <w:pStyle w:val="Code"/>
        <w:spacing w:line="259" w:lineRule="auto"/>
        <w:rPr>
          <w:ins w:id="3578" w:author="Andreas Kuehne" w:date="2019-05-31T12:40:00Z"/>
        </w:rPr>
      </w:pPr>
      <w:ins w:id="3579" w:author="Andreas Kuehne" w:date="2019-05-31T12:40:00Z">
        <w:r>
          <w:rPr>
            <w:color w:val="31849B" w:themeColor="accent5" w:themeShade="BF"/>
          </w:rPr>
          <w:t xml:space="preserve">  "type"</w:t>
        </w:r>
        <w:r>
          <w:t xml:space="preserve">: </w:t>
        </w:r>
        <w:r>
          <w:rPr>
            <w:color w:val="244061" w:themeColor="accent1" w:themeShade="80"/>
          </w:rPr>
          <w:t>"object",</w:t>
        </w:r>
      </w:ins>
    </w:p>
    <w:p w14:paraId="7B89BAA6" w14:textId="77777777" w:rsidR="00A71F46" w:rsidRDefault="00A71F46" w:rsidP="00A71F46">
      <w:pPr>
        <w:pStyle w:val="Code"/>
        <w:spacing w:line="259" w:lineRule="auto"/>
        <w:rPr>
          <w:ins w:id="3580" w:author="Andreas Kuehne" w:date="2019-05-31T12:40:00Z"/>
        </w:rPr>
      </w:pPr>
      <w:ins w:id="3581" w:author="Andreas Kuehne" w:date="2019-05-31T12:40:00Z">
        <w:r>
          <w:rPr>
            <w:color w:val="31849B" w:themeColor="accent5" w:themeShade="BF"/>
          </w:rPr>
          <w:t xml:space="preserve">  "properties"</w:t>
        </w:r>
        <w:r>
          <w:t>: {</w:t>
        </w:r>
      </w:ins>
    </w:p>
    <w:p w14:paraId="6DCA5D13" w14:textId="77777777" w:rsidR="00A71F46" w:rsidRDefault="00A71F46" w:rsidP="00A71F46">
      <w:pPr>
        <w:pStyle w:val="Code"/>
        <w:spacing w:line="259" w:lineRule="auto"/>
        <w:rPr>
          <w:ins w:id="3582" w:author="Andreas Kuehne" w:date="2019-05-31T12:40:00Z"/>
        </w:rPr>
      </w:pPr>
      <w:ins w:id="3583" w:author="Andreas Kuehne" w:date="2019-05-31T12:40:00Z">
        <w:r>
          <w:rPr>
            <w:color w:val="31849B" w:themeColor="accent5" w:themeShade="BF"/>
          </w:rPr>
          <w:t xml:space="preserve">    "profile"</w:t>
        </w:r>
        <w:r>
          <w:t>: {</w:t>
        </w:r>
      </w:ins>
    </w:p>
    <w:p w14:paraId="07619BF7" w14:textId="77777777" w:rsidR="00A71F46" w:rsidRDefault="00A71F46" w:rsidP="00A71F46">
      <w:pPr>
        <w:pStyle w:val="Code"/>
        <w:spacing w:line="259" w:lineRule="auto"/>
        <w:rPr>
          <w:ins w:id="3584" w:author="Andreas Kuehne" w:date="2019-05-31T12:40:00Z"/>
        </w:rPr>
      </w:pPr>
      <w:ins w:id="3585" w:author="Andreas Kuehne" w:date="2019-05-31T12:40:00Z">
        <w:r>
          <w:rPr>
            <w:color w:val="31849B" w:themeColor="accent5" w:themeShade="BF"/>
          </w:rPr>
          <w:t xml:space="preserve">      "type"</w:t>
        </w:r>
        <w:r>
          <w:t xml:space="preserve">: </w:t>
        </w:r>
        <w:r>
          <w:rPr>
            <w:color w:val="244061" w:themeColor="accent1" w:themeShade="80"/>
          </w:rPr>
          <w:t>"array",</w:t>
        </w:r>
      </w:ins>
    </w:p>
    <w:p w14:paraId="46A90229" w14:textId="77777777" w:rsidR="00A71F46" w:rsidRDefault="00A71F46" w:rsidP="00A71F46">
      <w:pPr>
        <w:pStyle w:val="Code"/>
        <w:spacing w:line="259" w:lineRule="auto"/>
        <w:rPr>
          <w:ins w:id="3586" w:author="Andreas Kuehne" w:date="2019-05-31T12:40:00Z"/>
        </w:rPr>
      </w:pPr>
      <w:ins w:id="3587" w:author="Andreas Kuehne" w:date="2019-05-31T12:40:00Z">
        <w:r>
          <w:rPr>
            <w:color w:val="31849B" w:themeColor="accent5" w:themeShade="BF"/>
          </w:rPr>
          <w:t xml:space="preserve">      "items"</w:t>
        </w:r>
        <w:r>
          <w:t>: {</w:t>
        </w:r>
      </w:ins>
    </w:p>
    <w:p w14:paraId="5CC4B7E8" w14:textId="77777777" w:rsidR="00A71F46" w:rsidRDefault="00A71F46" w:rsidP="00A71F46">
      <w:pPr>
        <w:pStyle w:val="Code"/>
        <w:spacing w:line="259" w:lineRule="auto"/>
        <w:rPr>
          <w:ins w:id="3588" w:author="Andreas Kuehne" w:date="2019-05-31T12:40:00Z"/>
        </w:rPr>
      </w:pPr>
      <w:ins w:id="3589" w:author="Andreas Kuehne" w:date="2019-05-31T12:40:00Z">
        <w:r>
          <w:rPr>
            <w:color w:val="31849B" w:themeColor="accent5" w:themeShade="BF"/>
          </w:rPr>
          <w:t xml:space="preserve">        "type"</w:t>
        </w:r>
        <w:r>
          <w:t xml:space="preserve">: </w:t>
        </w:r>
        <w:r>
          <w:rPr>
            <w:color w:val="244061" w:themeColor="accent1" w:themeShade="80"/>
          </w:rPr>
          <w:t>"string"</w:t>
        </w:r>
      </w:ins>
    </w:p>
    <w:p w14:paraId="01D03765" w14:textId="77777777" w:rsidR="00A71F46" w:rsidRDefault="00A71F46" w:rsidP="00A71F46">
      <w:pPr>
        <w:pStyle w:val="Code"/>
        <w:spacing w:line="259" w:lineRule="auto"/>
        <w:rPr>
          <w:ins w:id="3590" w:author="Andreas Kuehne" w:date="2019-05-31T12:40:00Z"/>
        </w:rPr>
      </w:pPr>
      <w:ins w:id="3591" w:author="Andreas Kuehne" w:date="2019-05-31T12:40:00Z">
        <w:r>
          <w:t xml:space="preserve">      }</w:t>
        </w:r>
      </w:ins>
    </w:p>
    <w:p w14:paraId="2BE9D7B0" w14:textId="77777777" w:rsidR="00A71F46" w:rsidRDefault="00A71F46" w:rsidP="00A71F46">
      <w:pPr>
        <w:pStyle w:val="Code"/>
        <w:spacing w:line="259" w:lineRule="auto"/>
        <w:rPr>
          <w:ins w:id="3592" w:author="Andreas Kuehne" w:date="2019-05-31T12:40:00Z"/>
        </w:rPr>
      </w:pPr>
      <w:ins w:id="3593" w:author="Andreas Kuehne" w:date="2019-05-31T12:40:00Z">
        <w:r>
          <w:t xml:space="preserve">    },</w:t>
        </w:r>
      </w:ins>
    </w:p>
    <w:p w14:paraId="4504450B" w14:textId="77777777" w:rsidR="00A71F46" w:rsidRDefault="00A71F46" w:rsidP="00A71F46">
      <w:pPr>
        <w:pStyle w:val="Code"/>
        <w:spacing w:line="259" w:lineRule="auto"/>
        <w:rPr>
          <w:ins w:id="3594" w:author="Andreas Kuehne" w:date="2019-05-31T12:40:00Z"/>
        </w:rPr>
      </w:pPr>
      <w:ins w:id="3595" w:author="Andreas Kuehne" w:date="2019-05-31T12:40:00Z">
        <w:r>
          <w:rPr>
            <w:color w:val="31849B" w:themeColor="accent5" w:themeShade="BF"/>
          </w:rPr>
          <w:t xml:space="preserve">    "reqID"</w:t>
        </w:r>
        <w:r>
          <w:t>: {</w:t>
        </w:r>
      </w:ins>
    </w:p>
    <w:p w14:paraId="4FD99A20" w14:textId="77777777" w:rsidR="00A71F46" w:rsidRDefault="00A71F46" w:rsidP="00A71F46">
      <w:pPr>
        <w:pStyle w:val="Code"/>
        <w:spacing w:line="259" w:lineRule="auto"/>
        <w:rPr>
          <w:ins w:id="3596" w:author="Andreas Kuehne" w:date="2019-05-31T12:40:00Z"/>
        </w:rPr>
      </w:pPr>
      <w:ins w:id="3597" w:author="Andreas Kuehne" w:date="2019-05-31T12:40:00Z">
        <w:r>
          <w:rPr>
            <w:color w:val="31849B" w:themeColor="accent5" w:themeShade="BF"/>
          </w:rPr>
          <w:t xml:space="preserve">      "type"</w:t>
        </w:r>
        <w:r>
          <w:t xml:space="preserve">: </w:t>
        </w:r>
        <w:r>
          <w:rPr>
            <w:color w:val="244061" w:themeColor="accent1" w:themeShade="80"/>
          </w:rPr>
          <w:t>"string"</w:t>
        </w:r>
      </w:ins>
    </w:p>
    <w:p w14:paraId="69FAA360" w14:textId="77777777" w:rsidR="00A71F46" w:rsidRDefault="00A71F46" w:rsidP="00A71F46">
      <w:pPr>
        <w:pStyle w:val="Code"/>
        <w:spacing w:line="259" w:lineRule="auto"/>
        <w:rPr>
          <w:ins w:id="3598" w:author="Andreas Kuehne" w:date="2019-05-31T12:40:00Z"/>
        </w:rPr>
      </w:pPr>
      <w:ins w:id="3599" w:author="Andreas Kuehne" w:date="2019-05-31T12:40:00Z">
        <w:r>
          <w:lastRenderedPageBreak/>
          <w:t xml:space="preserve">    },</w:t>
        </w:r>
      </w:ins>
    </w:p>
    <w:p w14:paraId="4F5A8D57" w14:textId="77777777" w:rsidR="00A71F46" w:rsidRDefault="00A71F46" w:rsidP="00A71F46">
      <w:pPr>
        <w:pStyle w:val="Code"/>
        <w:spacing w:line="259" w:lineRule="auto"/>
        <w:rPr>
          <w:ins w:id="3600" w:author="Andreas Kuehne" w:date="2019-05-31T12:40:00Z"/>
        </w:rPr>
      </w:pPr>
      <w:ins w:id="3601" w:author="Andreas Kuehne" w:date="2019-05-31T12:40:00Z">
        <w:r>
          <w:rPr>
            <w:color w:val="31849B" w:themeColor="accent5" w:themeShade="BF"/>
          </w:rPr>
          <w:t xml:space="preserve">    "inDocs"</w:t>
        </w:r>
        <w:r>
          <w:t>: {</w:t>
        </w:r>
      </w:ins>
    </w:p>
    <w:p w14:paraId="5FED18EC" w14:textId="77777777" w:rsidR="00A71F46" w:rsidRDefault="00A71F46" w:rsidP="00A71F46">
      <w:pPr>
        <w:pStyle w:val="Code"/>
        <w:spacing w:line="259" w:lineRule="auto"/>
        <w:rPr>
          <w:ins w:id="3602" w:author="Andreas Kuehne" w:date="2019-05-31T12:40:00Z"/>
        </w:rPr>
      </w:pPr>
      <w:ins w:id="3603"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25E1F92B" w14:textId="77777777" w:rsidR="00A71F46" w:rsidRDefault="00A71F46" w:rsidP="00A71F46">
      <w:pPr>
        <w:pStyle w:val="Code"/>
        <w:spacing w:line="259" w:lineRule="auto"/>
        <w:rPr>
          <w:ins w:id="3604" w:author="Andreas Kuehne" w:date="2019-05-31T12:40:00Z"/>
        </w:rPr>
      </w:pPr>
      <w:ins w:id="3605" w:author="Andreas Kuehne" w:date="2019-05-31T12:40:00Z">
        <w:r>
          <w:t xml:space="preserve">    },</w:t>
        </w:r>
      </w:ins>
    </w:p>
    <w:p w14:paraId="69209B85" w14:textId="77777777" w:rsidR="00A71F46" w:rsidRDefault="00A71F46" w:rsidP="00A71F46">
      <w:pPr>
        <w:pStyle w:val="Code"/>
        <w:spacing w:line="259" w:lineRule="auto"/>
        <w:rPr>
          <w:ins w:id="3606" w:author="Andreas Kuehne" w:date="2019-05-31T12:40:00Z"/>
        </w:rPr>
      </w:pPr>
      <w:ins w:id="3607" w:author="Andreas Kuehne" w:date="2019-05-31T12:40:00Z">
        <w:r>
          <w:rPr>
            <w:color w:val="31849B" w:themeColor="accent5" w:themeShade="BF"/>
          </w:rPr>
          <w:t xml:space="preserve">    "optInp"</w:t>
        </w:r>
        <w:r>
          <w:t>: {</w:t>
        </w:r>
      </w:ins>
    </w:p>
    <w:p w14:paraId="22FB204C" w14:textId="77777777" w:rsidR="00A71F46" w:rsidRDefault="00A71F46" w:rsidP="00A71F46">
      <w:pPr>
        <w:pStyle w:val="Code"/>
        <w:spacing w:line="259" w:lineRule="auto"/>
        <w:rPr>
          <w:ins w:id="3608" w:author="Andreas Kuehne" w:date="2019-05-31T12:40:00Z"/>
        </w:rPr>
      </w:pPr>
      <w:ins w:id="3609" w:author="Andreas Kuehne" w:date="2019-05-31T12:40:00Z">
        <w:r>
          <w:rPr>
            <w:color w:val="31849B" w:themeColor="accent5" w:themeShade="BF"/>
          </w:rPr>
          <w:t xml:space="preserve">      "$ref"</w:t>
        </w:r>
        <w:r>
          <w:t xml:space="preserve">: </w:t>
        </w:r>
        <w:r>
          <w:rPr>
            <w:color w:val="244061" w:themeColor="accent1" w:themeShade="80"/>
          </w:rPr>
          <w:t>"#/definitions/dss2-OptionalInputsVerifyType"</w:t>
        </w:r>
      </w:ins>
    </w:p>
    <w:p w14:paraId="1712DB6E" w14:textId="77777777" w:rsidR="00A71F46" w:rsidRDefault="00A71F46" w:rsidP="00A71F46">
      <w:pPr>
        <w:pStyle w:val="Code"/>
        <w:spacing w:line="259" w:lineRule="auto"/>
        <w:rPr>
          <w:ins w:id="3610" w:author="Andreas Kuehne" w:date="2019-05-31T12:40:00Z"/>
        </w:rPr>
      </w:pPr>
      <w:ins w:id="3611" w:author="Andreas Kuehne" w:date="2019-05-31T12:40:00Z">
        <w:r>
          <w:t xml:space="preserve">    },</w:t>
        </w:r>
      </w:ins>
    </w:p>
    <w:p w14:paraId="4978B9F1" w14:textId="77777777" w:rsidR="00A71F46" w:rsidRDefault="00A71F46" w:rsidP="00A71F46">
      <w:pPr>
        <w:pStyle w:val="Code"/>
        <w:spacing w:line="259" w:lineRule="auto"/>
        <w:rPr>
          <w:ins w:id="3612" w:author="Andreas Kuehne" w:date="2019-05-31T12:40:00Z"/>
        </w:rPr>
      </w:pPr>
      <w:ins w:id="3613" w:author="Andreas Kuehne" w:date="2019-05-31T12:40:00Z">
        <w:r>
          <w:rPr>
            <w:color w:val="31849B" w:themeColor="accent5" w:themeShade="BF"/>
          </w:rPr>
          <w:t xml:space="preserve">    "sigObj"</w:t>
        </w:r>
        <w:r>
          <w:t>: {</w:t>
        </w:r>
      </w:ins>
    </w:p>
    <w:p w14:paraId="3782281F" w14:textId="77777777" w:rsidR="00A71F46" w:rsidRDefault="00A71F46" w:rsidP="00A71F46">
      <w:pPr>
        <w:pStyle w:val="Code"/>
        <w:spacing w:line="259" w:lineRule="auto"/>
        <w:rPr>
          <w:ins w:id="3614" w:author="Andreas Kuehne" w:date="2019-05-31T12:40:00Z"/>
        </w:rPr>
      </w:pPr>
      <w:ins w:id="3615" w:author="Andreas Kuehne" w:date="2019-05-31T12:40:00Z">
        <w:r>
          <w:rPr>
            <w:color w:val="31849B" w:themeColor="accent5" w:themeShade="BF"/>
          </w:rPr>
          <w:t xml:space="preserve">      "type"</w:t>
        </w:r>
        <w:r>
          <w:t xml:space="preserve">: </w:t>
        </w:r>
        <w:r>
          <w:rPr>
            <w:color w:val="244061" w:themeColor="accent1" w:themeShade="80"/>
          </w:rPr>
          <w:t>"array",</w:t>
        </w:r>
      </w:ins>
    </w:p>
    <w:p w14:paraId="1749F160" w14:textId="77777777" w:rsidR="00A71F46" w:rsidRDefault="00A71F46" w:rsidP="00A71F46">
      <w:pPr>
        <w:pStyle w:val="Code"/>
        <w:spacing w:line="259" w:lineRule="auto"/>
        <w:rPr>
          <w:ins w:id="3616" w:author="Andreas Kuehne" w:date="2019-05-31T12:40:00Z"/>
        </w:rPr>
      </w:pPr>
      <w:ins w:id="3617" w:author="Andreas Kuehne" w:date="2019-05-31T12:40:00Z">
        <w:r>
          <w:rPr>
            <w:color w:val="31849B" w:themeColor="accent5" w:themeShade="BF"/>
          </w:rPr>
          <w:t xml:space="preserve">      "items"</w:t>
        </w:r>
        <w:r>
          <w:t>: {</w:t>
        </w:r>
      </w:ins>
    </w:p>
    <w:p w14:paraId="0ABDA7A0" w14:textId="77777777" w:rsidR="00A71F46" w:rsidRDefault="00A71F46" w:rsidP="00A71F46">
      <w:pPr>
        <w:pStyle w:val="Code"/>
        <w:spacing w:line="259" w:lineRule="auto"/>
        <w:rPr>
          <w:ins w:id="3618" w:author="Andreas Kuehne" w:date="2019-05-31T12:40:00Z"/>
        </w:rPr>
      </w:pPr>
      <w:ins w:id="3619"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D45DFF" w14:textId="77777777" w:rsidR="00A71F46" w:rsidRDefault="00A71F46" w:rsidP="00A71F46">
      <w:pPr>
        <w:pStyle w:val="Code"/>
        <w:spacing w:line="259" w:lineRule="auto"/>
        <w:rPr>
          <w:ins w:id="3620" w:author="Andreas Kuehne" w:date="2019-05-31T12:40:00Z"/>
        </w:rPr>
      </w:pPr>
      <w:ins w:id="3621" w:author="Andreas Kuehne" w:date="2019-05-31T12:40:00Z">
        <w:r>
          <w:t xml:space="preserve">      }</w:t>
        </w:r>
      </w:ins>
    </w:p>
    <w:p w14:paraId="7626D44D" w14:textId="77777777" w:rsidR="00A71F46" w:rsidRDefault="00A71F46" w:rsidP="00A71F46">
      <w:pPr>
        <w:pStyle w:val="Code"/>
        <w:spacing w:line="259" w:lineRule="auto"/>
        <w:rPr>
          <w:ins w:id="3622" w:author="Andreas Kuehne" w:date="2019-05-31T12:40:00Z"/>
        </w:rPr>
      </w:pPr>
      <w:ins w:id="3623" w:author="Andreas Kuehne" w:date="2019-05-31T12:40:00Z">
        <w:r>
          <w:t xml:space="preserve">    }</w:t>
        </w:r>
      </w:ins>
    </w:p>
    <w:p w14:paraId="4AAB97EA" w14:textId="77777777" w:rsidR="00A71F46" w:rsidRDefault="00A71F46" w:rsidP="00A71F46">
      <w:pPr>
        <w:pStyle w:val="Code"/>
        <w:spacing w:line="259" w:lineRule="auto"/>
        <w:rPr>
          <w:ins w:id="3624" w:author="Andreas Kuehne" w:date="2019-05-31T12:40:00Z"/>
        </w:rPr>
      </w:pPr>
      <w:ins w:id="3625" w:author="Andreas Kuehne" w:date="2019-05-31T12:40:00Z">
        <w:r>
          <w:t xml:space="preserve">  }</w:t>
        </w:r>
      </w:ins>
    </w:p>
    <w:p w14:paraId="33EFD548" w14:textId="77777777" w:rsidR="00A71F46" w:rsidRDefault="00A71F46" w:rsidP="00A71F46">
      <w:pPr>
        <w:pStyle w:val="Code"/>
        <w:spacing w:line="259" w:lineRule="auto"/>
        <w:rPr>
          <w:ins w:id="3626" w:author="Andreas Kuehne" w:date="2019-05-31T12:40:00Z"/>
        </w:rPr>
      </w:pPr>
      <w:ins w:id="3627" w:author="Andreas Kuehne" w:date="2019-05-31T12:40:00Z">
        <w:r>
          <w:t>}</w:t>
        </w:r>
      </w:ins>
    </w:p>
    <w:p w14:paraId="12D60CDE" w14:textId="77777777" w:rsidR="00A71F46" w:rsidRDefault="00A71F46" w:rsidP="00A71F46">
      <w:pPr>
        <w:rPr>
          <w:ins w:id="3628" w:author="Andreas Kuehne" w:date="2019-05-31T12:40:00Z"/>
        </w:rPr>
      </w:pPr>
      <w:customXmlInsRangeStart w:id="3629" w:author="Andreas Kuehne" w:date="2019-05-31T12:40:00Z"/>
      <w:sdt>
        <w:sdtPr>
          <w:tag w:val="dss2-VerifyRequestType.-jsonSchema"/>
          <w:id w:val="-948320599"/>
          <w:showingPlcHdr/>
        </w:sdtPr>
        <w:sdtContent>
          <w:customXmlInsRangeEnd w:id="3629"/>
          <w:ins w:id="3630" w:author="Andreas Kuehne" w:date="2019-05-31T12:40:00Z">
            <w:r>
              <w:rPr>
                <w:color w:val="19D131"/>
              </w:rPr>
              <w:t>[component VerifyRequest JSON schema details]</w:t>
            </w:r>
          </w:ins>
          <w:customXmlInsRangeStart w:id="3631" w:author="Andreas Kuehne" w:date="2019-05-31T12:40:00Z"/>
        </w:sdtContent>
      </w:sdt>
      <w:customXmlInsRangeEnd w:id="3631"/>
    </w:p>
    <w:p w14:paraId="38B84EBB" w14:textId="77777777" w:rsidR="00A71F46" w:rsidRDefault="00A71F46" w:rsidP="00A71F46">
      <w:pPr>
        <w:pStyle w:val="berschrift4"/>
        <w:numPr>
          <w:ilvl w:val="3"/>
          <w:numId w:val="3"/>
        </w:numPr>
        <w:rPr>
          <w:ins w:id="3632" w:author="Andreas Kuehne" w:date="2019-05-31T12:40:00Z"/>
        </w:rPr>
      </w:pPr>
      <w:ins w:id="3633" w:author="Andreas Kuehne" w:date="2019-05-31T12:40:00Z">
        <w:r>
          <w:t>VerifyRequest – XML Syntax</w:t>
        </w:r>
      </w:ins>
    </w:p>
    <w:p w14:paraId="11B12A9D" w14:textId="77777777" w:rsidR="00A71F46" w:rsidRPr="5404FA76" w:rsidRDefault="00A71F46" w:rsidP="00A71F46">
      <w:pPr>
        <w:rPr>
          <w:ins w:id="3634" w:author="Andreas Kuehne" w:date="2019-05-31T12:40:00Z"/>
        </w:rPr>
      </w:pPr>
      <w:ins w:id="3635" w:author="Andreas Kuehne" w:date="2019-05-31T12:40:00Z">
        <w:r w:rsidRPr="0CCF9147">
          <w:t xml:space="preserve">The XML type </w:t>
        </w:r>
        <w:r w:rsidRPr="002062A5">
          <w:rPr>
            <w:rFonts w:ascii="Courier New" w:eastAsia="Courier New" w:hAnsi="Courier New" w:cs="Courier New"/>
          </w:rPr>
          <w:t>VerifyRequestType</w:t>
        </w:r>
        <w:r w:rsidRPr="0CCF9147">
          <w:t xml:space="preserve"> SHALL implement the requirements defined in the </w:t>
        </w:r>
        <w:r w:rsidRPr="002062A5">
          <w:rPr>
            <w:rFonts w:ascii="Courier New" w:eastAsia="Courier New" w:hAnsi="Courier New" w:cs="Courier New"/>
          </w:rPr>
          <w:t>VerifyRequest</w:t>
        </w:r>
        <w:r>
          <w:t xml:space="preserve"> </w:t>
        </w:r>
        <w:r w:rsidRPr="005A6FFD">
          <w:t>component.</w:t>
        </w:r>
      </w:ins>
    </w:p>
    <w:p w14:paraId="54BC71DF" w14:textId="77777777" w:rsidR="00A71F46" w:rsidRDefault="00A71F46" w:rsidP="00A71F46">
      <w:pPr>
        <w:rPr>
          <w:ins w:id="3636" w:author="Andreas Kuehne" w:date="2019-05-31T12:40:00Z"/>
        </w:rPr>
      </w:pPr>
      <w:ins w:id="3637" w:author="Andreas Kuehne" w:date="2019-05-31T12:40:00Z">
        <w:r w:rsidRPr="005A6FFD">
          <w:rPr>
            <w:rFonts w:eastAsia="Arial"/>
          </w:rPr>
          <w:t xml:space="preserve">The </w:t>
        </w:r>
        <w:r w:rsidRPr="002062A5">
          <w:rPr>
            <w:rFonts w:ascii="Courier New" w:eastAsia="Courier New" w:hAnsi="Courier New" w:cs="Courier New"/>
          </w:rPr>
          <w:t>VerifyRequestType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C6951A0" w14:textId="77777777" w:rsidR="00A71F46" w:rsidRDefault="00A71F46" w:rsidP="00A71F46">
      <w:pPr>
        <w:pStyle w:val="Code"/>
        <w:rPr>
          <w:ins w:id="3638" w:author="Andreas Kuehne" w:date="2019-05-31T12:40:00Z"/>
        </w:rPr>
      </w:pPr>
      <w:ins w:id="363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VerifyRequestType</w:t>
        </w:r>
        <w:r>
          <w:rPr>
            <w:color w:val="943634" w:themeColor="accent2" w:themeShade="BF"/>
          </w:rPr>
          <w:t>"</w:t>
        </w:r>
        <w:r>
          <w:rPr>
            <w:color w:val="31849B" w:themeColor="accent5" w:themeShade="BF"/>
          </w:rPr>
          <w:t>&gt;</w:t>
        </w:r>
      </w:ins>
    </w:p>
    <w:p w14:paraId="4F6D4A41" w14:textId="77777777" w:rsidR="00A71F46" w:rsidRDefault="00A71F46" w:rsidP="00A71F46">
      <w:pPr>
        <w:pStyle w:val="Code"/>
        <w:rPr>
          <w:ins w:id="3640" w:author="Andreas Kuehne" w:date="2019-05-31T12:40:00Z"/>
        </w:rPr>
      </w:pPr>
      <w:ins w:id="3641" w:author="Andreas Kuehne" w:date="2019-05-31T12:40:00Z">
        <w:r>
          <w:rPr>
            <w:color w:val="31849B" w:themeColor="accent5" w:themeShade="BF"/>
          </w:rPr>
          <w:t xml:space="preserve">  &lt;xs:complexContent&gt;</w:t>
        </w:r>
      </w:ins>
    </w:p>
    <w:p w14:paraId="2EC6855E" w14:textId="77777777" w:rsidR="00A71F46" w:rsidRDefault="00A71F46" w:rsidP="00A71F46">
      <w:pPr>
        <w:pStyle w:val="Code"/>
        <w:rPr>
          <w:ins w:id="3642" w:author="Andreas Kuehne" w:date="2019-05-31T12:40:00Z"/>
        </w:rPr>
      </w:pPr>
      <w:ins w:id="364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10F73441" w14:textId="77777777" w:rsidR="00A71F46" w:rsidRDefault="00A71F46" w:rsidP="00A71F46">
      <w:pPr>
        <w:pStyle w:val="Code"/>
        <w:rPr>
          <w:ins w:id="3644" w:author="Andreas Kuehne" w:date="2019-05-31T12:40:00Z"/>
        </w:rPr>
      </w:pPr>
      <w:ins w:id="3645" w:author="Andreas Kuehne" w:date="2019-05-31T12:40:00Z">
        <w:r>
          <w:rPr>
            <w:color w:val="31849B" w:themeColor="accent5" w:themeShade="BF"/>
          </w:rPr>
          <w:t xml:space="preserve">      &lt;xs:sequence&gt;</w:t>
        </w:r>
      </w:ins>
    </w:p>
    <w:p w14:paraId="769C5190" w14:textId="77777777" w:rsidR="00A71F46" w:rsidRDefault="00A71F46" w:rsidP="00A71F46">
      <w:pPr>
        <w:pStyle w:val="Code"/>
        <w:rPr>
          <w:ins w:id="3646" w:author="Andreas Kuehne" w:date="2019-05-31T12:40:00Z"/>
        </w:rPr>
      </w:pPr>
      <w:ins w:id="364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F20B1B" w14:textId="77777777" w:rsidR="00A71F46" w:rsidRDefault="00A71F46" w:rsidP="00A71F46">
      <w:pPr>
        <w:pStyle w:val="Code"/>
        <w:rPr>
          <w:ins w:id="3648" w:author="Andreas Kuehne" w:date="2019-05-31T12:40:00Z"/>
        </w:rPr>
      </w:pPr>
      <w:ins w:id="36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1A0E626" w14:textId="77777777" w:rsidR="00A71F46" w:rsidRDefault="00A71F46" w:rsidP="00A71F46">
      <w:pPr>
        <w:pStyle w:val="Code"/>
        <w:rPr>
          <w:ins w:id="3650" w:author="Andreas Kuehne" w:date="2019-05-31T12:40:00Z"/>
        </w:rPr>
      </w:pPr>
      <w:ins w:id="365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4AA0363" w14:textId="77777777" w:rsidR="00A71F46" w:rsidRDefault="00A71F46" w:rsidP="00A71F46">
      <w:pPr>
        <w:pStyle w:val="Code"/>
        <w:rPr>
          <w:ins w:id="3652" w:author="Andreas Kuehne" w:date="2019-05-31T12:40:00Z"/>
        </w:rPr>
      </w:pPr>
      <w:ins w:id="3653" w:author="Andreas Kuehne" w:date="2019-05-31T12:40:00Z">
        <w:r>
          <w:rPr>
            <w:color w:val="31849B" w:themeColor="accent5" w:themeShade="BF"/>
          </w:rPr>
          <w:t xml:space="preserve">      &lt;/xs:sequence&gt;</w:t>
        </w:r>
      </w:ins>
    </w:p>
    <w:p w14:paraId="6950E705" w14:textId="77777777" w:rsidR="00A71F46" w:rsidRDefault="00A71F46" w:rsidP="00A71F46">
      <w:pPr>
        <w:pStyle w:val="Code"/>
        <w:rPr>
          <w:ins w:id="3654" w:author="Andreas Kuehne" w:date="2019-05-31T12:40:00Z"/>
        </w:rPr>
      </w:pPr>
      <w:ins w:id="3655" w:author="Andreas Kuehne" w:date="2019-05-31T12:40:00Z">
        <w:r>
          <w:rPr>
            <w:color w:val="31849B" w:themeColor="accent5" w:themeShade="BF"/>
          </w:rPr>
          <w:t xml:space="preserve">    &lt;/xs:extension&gt;</w:t>
        </w:r>
      </w:ins>
    </w:p>
    <w:p w14:paraId="5FBBA6E5" w14:textId="77777777" w:rsidR="00A71F46" w:rsidRDefault="00A71F46" w:rsidP="00A71F46">
      <w:pPr>
        <w:pStyle w:val="Code"/>
        <w:rPr>
          <w:ins w:id="3656" w:author="Andreas Kuehne" w:date="2019-05-31T12:40:00Z"/>
        </w:rPr>
      </w:pPr>
      <w:ins w:id="3657" w:author="Andreas Kuehne" w:date="2019-05-31T12:40:00Z">
        <w:r>
          <w:rPr>
            <w:color w:val="31849B" w:themeColor="accent5" w:themeShade="BF"/>
          </w:rPr>
          <w:t xml:space="preserve">  &lt;/xs:complexContent&gt;</w:t>
        </w:r>
      </w:ins>
    </w:p>
    <w:p w14:paraId="3CFE979A" w14:textId="77777777" w:rsidR="00A71F46" w:rsidRDefault="00A71F46" w:rsidP="00A71F46">
      <w:pPr>
        <w:pStyle w:val="Code"/>
        <w:rPr>
          <w:ins w:id="3658" w:author="Andreas Kuehne" w:date="2019-05-31T12:40:00Z"/>
        </w:rPr>
      </w:pPr>
      <w:ins w:id="3659" w:author="Andreas Kuehne" w:date="2019-05-31T12:40:00Z">
        <w:r>
          <w:rPr>
            <w:color w:val="31849B" w:themeColor="accent5" w:themeShade="BF"/>
          </w:rPr>
          <w:t>&lt;/xs:complexType&gt;</w:t>
        </w:r>
      </w:ins>
    </w:p>
    <w:p w14:paraId="0E0AC4D1" w14:textId="77777777" w:rsidR="00A71F46" w:rsidRDefault="00A71F46" w:rsidP="00A71F46">
      <w:pPr>
        <w:spacing w:line="259" w:lineRule="auto"/>
        <w:rPr>
          <w:ins w:id="3660" w:author="Andreas Kuehne" w:date="2019-05-31T12:40:00Z"/>
        </w:rPr>
      </w:pPr>
      <w:ins w:id="3661" w:author="Andreas Kuehne" w:date="2019-05-31T12:40:00Z">
        <w:r>
          <w:t>Each child element of</w:t>
        </w:r>
        <w:r w:rsidRPr="71C71F8C">
          <w:t xml:space="preserve"> </w:t>
        </w:r>
        <w:r w:rsidRPr="002062A5">
          <w:rPr>
            <w:rFonts w:ascii="Courier New" w:eastAsia="Courier New" w:hAnsi="Courier New" w:cs="Courier New"/>
          </w:rPr>
          <w:t>VerifyRequestType</w:t>
        </w:r>
        <w:r w:rsidRPr="71C71F8C">
          <w:t xml:space="preserve"> </w:t>
        </w:r>
        <w:r>
          <w:t xml:space="preserve">XML element SHALL implement in XML syntax the sub-component that has a name equal to its local name. </w:t>
        </w:r>
      </w:ins>
      <w:customXmlInsRangeStart w:id="3662" w:author="Andreas Kuehne" w:date="2019-05-31T12:40:00Z"/>
      <w:sdt>
        <w:sdtPr>
          <w:tag w:val="dss2-VerifyRequestType.-xmlSchema"/>
          <w:id w:val="-1286572513"/>
          <w:showingPlcHdr/>
        </w:sdtPr>
        <w:sdtContent>
          <w:customXmlInsRangeEnd w:id="3662"/>
          <w:ins w:id="3663" w:author="Andreas Kuehne" w:date="2019-05-31T12:40:00Z">
            <w:r>
              <w:rPr>
                <w:color w:val="19D131"/>
              </w:rPr>
              <w:t>[component VerifyRequest XML schema details]</w:t>
            </w:r>
          </w:ins>
          <w:customXmlInsRangeStart w:id="3664" w:author="Andreas Kuehne" w:date="2019-05-31T12:40:00Z"/>
        </w:sdtContent>
      </w:sdt>
      <w:customXmlInsRangeEnd w:id="3664"/>
    </w:p>
    <w:p w14:paraId="4E2D3F8C" w14:textId="77777777" w:rsidR="00A71F46" w:rsidRDefault="00A71F46" w:rsidP="00A71F46">
      <w:pPr>
        <w:pStyle w:val="berschrift3"/>
        <w:numPr>
          <w:ilvl w:val="2"/>
          <w:numId w:val="3"/>
        </w:numPr>
        <w:rPr>
          <w:ins w:id="3665" w:author="Andreas Kuehne" w:date="2019-05-31T12:40:00Z"/>
        </w:rPr>
      </w:pPr>
      <w:ins w:id="3666" w:author="Andreas Kuehne" w:date="2019-05-31T12:40:00Z">
        <w:r>
          <w:t>Component VerifyResponse</w:t>
        </w:r>
      </w:ins>
    </w:p>
    <w:p w14:paraId="38EBAB7C" w14:textId="77777777" w:rsidR="00A71F46" w:rsidRDefault="00A71F46" w:rsidP="00A71F46">
      <w:pPr>
        <w:rPr>
          <w:ins w:id="3667" w:author="Andreas Kuehne" w:date="2019-05-31T12:40:00Z"/>
        </w:rPr>
      </w:pPr>
      <w:customXmlInsRangeStart w:id="3668" w:author="Andreas Kuehne" w:date="2019-05-31T12:40:00Z"/>
      <w:sdt>
        <w:sdtPr>
          <w:tag w:val="dss2-VerifyResponseType.-normative"/>
          <w:id w:val="-308706655"/>
        </w:sdtPr>
        <w:sdtContent>
          <w:customXmlInsRangeEnd w:id="3668"/>
          <w:ins w:id="3669" w:author="Andreas Kuehne" w:date="2019-05-31T12:40:00Z">
            <w:r w:rsidRPr="003A06D0">
              <w:rPr>
                <w:color w:val="19D131"/>
                <w:lang w:val="en-GB"/>
              </w:rPr>
              <w:t xml:space="preserve">The </w:t>
            </w:r>
            <w:r w:rsidRPr="003A06D0">
              <w:rPr>
                <w:rFonts w:ascii="Courier New" w:eastAsia="Courier New" w:hAnsi="Courier New" w:cs="Courier New"/>
                <w:lang w:val="en-GB"/>
              </w:rPr>
              <w:t>VerifyResponse</w:t>
            </w:r>
            <w:r w:rsidRPr="003A06D0">
              <w:rPr>
                <w:color w:val="19D131"/>
                <w:lang w:val="en-GB"/>
              </w:rPr>
              <w:t xml:space="preserve"> component is returned by the server to provide the results of verification.</w:t>
            </w:r>
          </w:ins>
          <w:customXmlInsRangeStart w:id="3670" w:author="Andreas Kuehne" w:date="2019-05-31T12:40:00Z"/>
        </w:sdtContent>
      </w:sdt>
      <w:customXmlInsRangeEnd w:id="3670"/>
    </w:p>
    <w:p w14:paraId="441E94C8" w14:textId="77777777" w:rsidR="00A71F46" w:rsidRDefault="00A71F46" w:rsidP="00A71F46">
      <w:pPr>
        <w:rPr>
          <w:ins w:id="3671" w:author="Andreas Kuehne" w:date="2019-05-31T12:40:00Z"/>
        </w:rPr>
      </w:pPr>
      <w:ins w:id="3672" w:author="Andreas Kuehne" w:date="2019-05-31T12:40:00Z">
        <w:r>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ins>
    </w:p>
    <w:p w14:paraId="643E833D" w14:textId="77777777" w:rsidR="00A71F46" w:rsidRDefault="00A71F46" w:rsidP="00A71F46">
      <w:pPr>
        <w:rPr>
          <w:ins w:id="3673" w:author="Andreas Kuehne" w:date="2019-05-31T12:40:00Z"/>
        </w:rPr>
      </w:pPr>
      <w:ins w:id="3674" w:author="Andreas Kuehne" w:date="2019-05-31T12:40:00Z">
        <w:r>
          <w:t>Below follows a list of the sub-components that constitute this component:</w:t>
        </w:r>
      </w:ins>
    </w:p>
    <w:p w14:paraId="4D3D990B" w14:textId="77777777" w:rsidR="00A71F46" w:rsidRDefault="00A71F46" w:rsidP="00A71F46">
      <w:pPr>
        <w:pStyle w:val="Member"/>
        <w:rPr>
          <w:ins w:id="3675" w:author="Andreas Kuehne" w:date="2019-05-31T12:40:00Z"/>
        </w:rPr>
      </w:pPr>
      <w:ins w:id="3676" w:author="Andreas Kuehne" w:date="2019-05-31T12:40:00Z">
        <w:r>
          <w:lastRenderedPageBreak/>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_RefComp66C2CB3B \r \h </w:instrText>
        </w:r>
        <w:r>
          <w:fldChar w:fldCharType="separate"/>
        </w:r>
        <w:r>
          <w:rPr>
            <w:rStyle w:val="Datatype"/>
            <w:rFonts w:eastAsia="Courier New" w:cs="Courier New"/>
          </w:rPr>
          <w:t>OptionalOutputsVerify</w:t>
        </w:r>
        <w:r>
          <w:fldChar w:fldCharType="end"/>
        </w:r>
        <w:r>
          <w:t xml:space="preserve">. </w:t>
        </w:r>
      </w:ins>
      <w:customXmlInsRangeStart w:id="3677" w:author="Andreas Kuehne" w:date="2019-05-31T12:40:00Z"/>
      <w:sdt>
        <w:sdtPr>
          <w:alias w:val="dss2-VerifyResponseType.optOutp"/>
          <w:tag w:val="dss2-VerifyResponseType.OptionalOutputs"/>
          <w:id w:val="-1502727493"/>
          <w:showingPlcHdr/>
        </w:sdtPr>
        <w:sdtContent>
          <w:customXmlInsRangeEnd w:id="3677"/>
          <w:ins w:id="3678" w:author="Andreas Kuehne" w:date="2019-05-31T12:40:00Z">
            <w:r>
              <w:rPr>
                <w:color w:val="19D131"/>
              </w:rPr>
              <w:t>[sub component OptionalOutputs details]</w:t>
            </w:r>
          </w:ins>
          <w:customXmlInsRangeStart w:id="3679" w:author="Andreas Kuehne" w:date="2019-05-31T12:40:00Z"/>
        </w:sdtContent>
      </w:sdt>
      <w:customXmlInsRangeEnd w:id="3679"/>
    </w:p>
    <w:p w14:paraId="4F252BB0" w14:textId="77777777" w:rsidR="00A71F46" w:rsidRDefault="00A71F46" w:rsidP="00A71F46">
      <w:pPr>
        <w:pStyle w:val="Non-normativeCommentHeading"/>
        <w:rPr>
          <w:ins w:id="3680" w:author="Andreas Kuehne" w:date="2019-05-31T12:40:00Z"/>
        </w:rPr>
      </w:pPr>
      <w:ins w:id="3681" w:author="Andreas Kuehne" w:date="2019-05-31T12:40:00Z">
        <w:r>
          <w:t>Non-normative Comment:</w:t>
        </w:r>
      </w:ins>
    </w:p>
    <w:p w14:paraId="6009DFF8" w14:textId="77777777" w:rsidR="00A71F46" w:rsidRDefault="00A71F46" w:rsidP="00A71F46">
      <w:pPr>
        <w:pStyle w:val="Non-normativeComment"/>
        <w:rPr>
          <w:ins w:id="3682" w:author="Andreas Kuehne" w:date="2019-05-31T12:40:00Z"/>
        </w:rPr>
      </w:pPr>
      <w:customXmlInsRangeStart w:id="3683" w:author="Andreas Kuehne" w:date="2019-05-31T12:40:00Z"/>
      <w:sdt>
        <w:sdtPr>
          <w:tag w:val="dss2-VerifyResponseType.-nonNormative"/>
          <w:id w:val="-1999874155"/>
          <w:showingPlcHdr/>
        </w:sdtPr>
        <w:sdtContent>
          <w:customXmlInsRangeEnd w:id="3683"/>
          <w:ins w:id="3684" w:author="Andreas Kuehne" w:date="2019-05-31T12:40:00Z">
            <w:r>
              <w:rPr>
                <w:color w:val="19D131"/>
              </w:rPr>
              <w:t>[component VerifyResponse non normative details]</w:t>
            </w:r>
          </w:ins>
          <w:customXmlInsRangeStart w:id="3685" w:author="Andreas Kuehne" w:date="2019-05-31T12:40:00Z"/>
        </w:sdtContent>
      </w:sdt>
      <w:customXmlInsRangeEnd w:id="3685"/>
    </w:p>
    <w:p w14:paraId="75E20F8C" w14:textId="77777777" w:rsidR="00A71F46" w:rsidRDefault="00A71F46" w:rsidP="00A71F46">
      <w:pPr>
        <w:pStyle w:val="berschrift4"/>
        <w:numPr>
          <w:ilvl w:val="3"/>
          <w:numId w:val="3"/>
        </w:numPr>
        <w:rPr>
          <w:ins w:id="3686" w:author="Andreas Kuehne" w:date="2019-05-31T12:40:00Z"/>
        </w:rPr>
      </w:pPr>
      <w:ins w:id="3687" w:author="Andreas Kuehne" w:date="2019-05-31T12:40:00Z">
        <w:r>
          <w:t>VerifyResponse – JSON Syntax</w:t>
        </w:r>
      </w:ins>
    </w:p>
    <w:p w14:paraId="7C7B619F" w14:textId="77777777" w:rsidR="00A71F46" w:rsidRPr="0248A3D1" w:rsidRDefault="00A71F46" w:rsidP="00A71F46">
      <w:pPr>
        <w:rPr>
          <w:ins w:id="3688" w:author="Andreas Kuehne" w:date="2019-05-31T12:40:00Z"/>
        </w:rPr>
      </w:pPr>
      <w:ins w:id="3689"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VerifyResponse</w:t>
        </w:r>
        <w:r>
          <w:t xml:space="preserve"> component.</w:t>
        </w:r>
      </w:ins>
    </w:p>
    <w:p w14:paraId="245D0308" w14:textId="77777777" w:rsidR="00A71F46" w:rsidRPr="C2430093" w:rsidRDefault="00A71F46" w:rsidP="00A71F46">
      <w:pPr>
        <w:spacing w:line="259" w:lineRule="auto"/>
        <w:rPr>
          <w:ins w:id="3690" w:author="Andreas Kuehne" w:date="2019-05-31T12:40:00Z"/>
          <w:rFonts w:eastAsia="Arial" w:cs="Arial"/>
          <w:sz w:val="22"/>
          <w:szCs w:val="22"/>
        </w:rPr>
      </w:pPr>
      <w:ins w:id="369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36F25EFF" w14:textId="77777777" w:rsidTr="00A71F46">
        <w:trPr>
          <w:cnfStyle w:val="100000000000" w:firstRow="1" w:lastRow="0" w:firstColumn="0" w:lastColumn="0" w:oddVBand="0" w:evenVBand="0" w:oddHBand="0" w:evenHBand="0" w:firstRowFirstColumn="0" w:firstRowLastColumn="0" w:lastRowFirstColumn="0" w:lastRowLastColumn="0"/>
          <w:ins w:id="36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49FD89" w14:textId="77777777" w:rsidR="00A71F46" w:rsidRDefault="00A71F46" w:rsidP="00A71F46">
            <w:pPr>
              <w:pStyle w:val="Beschriftung"/>
              <w:rPr>
                <w:ins w:id="3693" w:author="Andreas Kuehne" w:date="2019-05-31T12:40:00Z"/>
              </w:rPr>
            </w:pPr>
            <w:ins w:id="3694" w:author="Andreas Kuehne" w:date="2019-05-31T12:40:00Z">
              <w:r>
                <w:t>Element</w:t>
              </w:r>
            </w:ins>
          </w:p>
        </w:tc>
        <w:tc>
          <w:tcPr>
            <w:tcW w:w="4675" w:type="dxa"/>
          </w:tcPr>
          <w:p w14:paraId="74902A0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95" w:author="Andreas Kuehne" w:date="2019-05-31T12:40:00Z"/>
              </w:rPr>
            </w:pPr>
            <w:ins w:id="3696" w:author="Andreas Kuehne" w:date="2019-05-31T12:40:00Z">
              <w:r>
                <w:t>Implementing JSON member name</w:t>
              </w:r>
            </w:ins>
          </w:p>
        </w:tc>
        <w:tc>
          <w:tcPr>
            <w:tcW w:w="4675" w:type="dxa"/>
          </w:tcPr>
          <w:p w14:paraId="59A8AC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97" w:author="Andreas Kuehne" w:date="2019-05-31T12:40:00Z"/>
              </w:rPr>
            </w:pPr>
            <w:ins w:id="3698" w:author="Andreas Kuehne" w:date="2019-05-31T12:40:00Z">
              <w:r>
                <w:t>Comments</w:t>
              </w:r>
            </w:ins>
          </w:p>
        </w:tc>
      </w:tr>
      <w:tr w:rsidR="00A71F46" w14:paraId="3FF365A9" w14:textId="77777777" w:rsidTr="00A71F46">
        <w:trPr>
          <w:ins w:id="36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332851" w14:textId="77777777" w:rsidR="00A71F46" w:rsidRPr="002062A5" w:rsidRDefault="00A71F46" w:rsidP="00A71F46">
            <w:pPr>
              <w:pStyle w:val="Beschriftung"/>
              <w:rPr>
                <w:ins w:id="3700" w:author="Andreas Kuehne" w:date="2019-05-31T12:40:00Z"/>
                <w:rStyle w:val="Datatype"/>
                <w:b w:val="0"/>
                <w:bCs w:val="0"/>
              </w:rPr>
            </w:pPr>
            <w:ins w:id="3701" w:author="Andreas Kuehne" w:date="2019-05-31T12:40:00Z">
              <w:r w:rsidRPr="002062A5">
                <w:rPr>
                  <w:rStyle w:val="Datatype"/>
                </w:rPr>
                <w:t>OptionalOutputs</w:t>
              </w:r>
            </w:ins>
          </w:p>
        </w:tc>
        <w:tc>
          <w:tcPr>
            <w:tcW w:w="4675" w:type="dxa"/>
          </w:tcPr>
          <w:p w14:paraId="449E706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702" w:author="Andreas Kuehne" w:date="2019-05-31T12:40:00Z"/>
                <w:rStyle w:val="Datatype"/>
              </w:rPr>
            </w:pPr>
            <w:ins w:id="3703" w:author="Andreas Kuehne" w:date="2019-05-31T12:40:00Z">
              <w:r w:rsidRPr="002062A5">
                <w:rPr>
                  <w:rStyle w:val="Datatype"/>
                </w:rPr>
                <w:t>optOutp</w:t>
              </w:r>
            </w:ins>
          </w:p>
        </w:tc>
        <w:tc>
          <w:tcPr>
            <w:tcW w:w="4675" w:type="dxa"/>
          </w:tcPr>
          <w:p w14:paraId="0D4C375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704" w:author="Andreas Kuehne" w:date="2019-05-31T12:40:00Z"/>
              </w:rPr>
            </w:pPr>
            <w:customXmlInsRangeStart w:id="3705" w:author="Andreas Kuehne" w:date="2019-05-31T12:40:00Z"/>
            <w:sdt>
              <w:sdtPr>
                <w:alias w:val="dss2-VerifyResponseType.optOutp"/>
                <w:tag w:val="dss2-VerifyResponseType.-jsonComment.OptionalOutputs"/>
                <w:id w:val="1475476866"/>
                <w:showingPlcHdr/>
              </w:sdtPr>
              <w:sdtContent>
                <w:customXmlInsRangeEnd w:id="3705"/>
                <w:ins w:id="3706" w:author="Andreas Kuehne" w:date="2019-05-31T12:40:00Z">
                  <w:r>
                    <w:rPr>
                      <w:color w:val="19D131"/>
                    </w:rPr>
                    <w:t>[]</w:t>
                  </w:r>
                </w:ins>
                <w:customXmlInsRangeStart w:id="3707" w:author="Andreas Kuehne" w:date="2019-05-31T12:40:00Z"/>
              </w:sdtContent>
            </w:sdt>
            <w:customXmlInsRangeEnd w:id="3707"/>
          </w:p>
        </w:tc>
      </w:tr>
    </w:tbl>
    <w:p w14:paraId="778FDD8E" w14:textId="77777777" w:rsidR="00A71F46" w:rsidRPr="0202B381" w:rsidRDefault="00A71F46" w:rsidP="00A71F46">
      <w:pPr>
        <w:rPr>
          <w:ins w:id="3708" w:author="Andreas Kuehne" w:date="2019-05-31T12:40:00Z"/>
        </w:rPr>
      </w:pPr>
      <w:ins w:id="3709"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396A1" w14:textId="77777777" w:rsidR="00A71F46" w:rsidRDefault="00A71F46" w:rsidP="00A71F46">
      <w:pPr>
        <w:pStyle w:val="Code"/>
        <w:spacing w:line="259" w:lineRule="auto"/>
        <w:rPr>
          <w:ins w:id="3710" w:author="Andreas Kuehne" w:date="2019-05-31T12:40:00Z"/>
        </w:rPr>
      </w:pPr>
      <w:ins w:id="3711" w:author="Andreas Kuehne" w:date="2019-05-31T12:40:00Z">
        <w:r>
          <w:rPr>
            <w:color w:val="31849B" w:themeColor="accent5" w:themeShade="BF"/>
          </w:rPr>
          <w:t>"dss2-VerifyResponseType"</w:t>
        </w:r>
        <w:r>
          <w:t>: {</w:t>
        </w:r>
      </w:ins>
    </w:p>
    <w:p w14:paraId="07269D0C" w14:textId="77777777" w:rsidR="00A71F46" w:rsidRDefault="00A71F46" w:rsidP="00A71F46">
      <w:pPr>
        <w:pStyle w:val="Code"/>
        <w:spacing w:line="259" w:lineRule="auto"/>
        <w:rPr>
          <w:ins w:id="3712" w:author="Andreas Kuehne" w:date="2019-05-31T12:40:00Z"/>
        </w:rPr>
      </w:pPr>
      <w:ins w:id="3713" w:author="Andreas Kuehne" w:date="2019-05-31T12:40:00Z">
        <w:r>
          <w:rPr>
            <w:color w:val="31849B" w:themeColor="accent5" w:themeShade="BF"/>
          </w:rPr>
          <w:t xml:space="preserve">  "type"</w:t>
        </w:r>
        <w:r>
          <w:t xml:space="preserve">: </w:t>
        </w:r>
        <w:r>
          <w:rPr>
            <w:color w:val="244061" w:themeColor="accent1" w:themeShade="80"/>
          </w:rPr>
          <w:t>"object",</w:t>
        </w:r>
      </w:ins>
    </w:p>
    <w:p w14:paraId="6F6380D1" w14:textId="77777777" w:rsidR="00A71F46" w:rsidRDefault="00A71F46" w:rsidP="00A71F46">
      <w:pPr>
        <w:pStyle w:val="Code"/>
        <w:spacing w:line="259" w:lineRule="auto"/>
        <w:rPr>
          <w:ins w:id="3714" w:author="Andreas Kuehne" w:date="2019-05-31T12:40:00Z"/>
        </w:rPr>
      </w:pPr>
      <w:ins w:id="3715" w:author="Andreas Kuehne" w:date="2019-05-31T12:40:00Z">
        <w:r>
          <w:rPr>
            <w:color w:val="31849B" w:themeColor="accent5" w:themeShade="BF"/>
          </w:rPr>
          <w:t xml:space="preserve">  "properties"</w:t>
        </w:r>
        <w:r>
          <w:t>: {</w:t>
        </w:r>
      </w:ins>
    </w:p>
    <w:p w14:paraId="5751B940" w14:textId="77777777" w:rsidR="00A71F46" w:rsidRDefault="00A71F46" w:rsidP="00A71F46">
      <w:pPr>
        <w:pStyle w:val="Code"/>
        <w:spacing w:line="259" w:lineRule="auto"/>
        <w:rPr>
          <w:ins w:id="3716" w:author="Andreas Kuehne" w:date="2019-05-31T12:40:00Z"/>
        </w:rPr>
      </w:pPr>
      <w:ins w:id="3717" w:author="Andreas Kuehne" w:date="2019-05-31T12:40:00Z">
        <w:r>
          <w:rPr>
            <w:color w:val="31849B" w:themeColor="accent5" w:themeShade="BF"/>
          </w:rPr>
          <w:t xml:space="preserve">    "result"</w:t>
        </w:r>
        <w:r>
          <w:t>: {</w:t>
        </w:r>
      </w:ins>
    </w:p>
    <w:p w14:paraId="753CB8AB" w14:textId="77777777" w:rsidR="00A71F46" w:rsidRDefault="00A71F46" w:rsidP="00A71F46">
      <w:pPr>
        <w:pStyle w:val="Code"/>
        <w:spacing w:line="259" w:lineRule="auto"/>
        <w:rPr>
          <w:ins w:id="3718" w:author="Andreas Kuehne" w:date="2019-05-31T12:40:00Z"/>
        </w:rPr>
      </w:pPr>
      <w:ins w:id="3719"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358571F5" w14:textId="77777777" w:rsidR="00A71F46" w:rsidRDefault="00A71F46" w:rsidP="00A71F46">
      <w:pPr>
        <w:pStyle w:val="Code"/>
        <w:spacing w:line="259" w:lineRule="auto"/>
        <w:rPr>
          <w:ins w:id="3720" w:author="Andreas Kuehne" w:date="2019-05-31T12:40:00Z"/>
        </w:rPr>
      </w:pPr>
      <w:ins w:id="3721" w:author="Andreas Kuehne" w:date="2019-05-31T12:40:00Z">
        <w:r>
          <w:t xml:space="preserve">    },</w:t>
        </w:r>
      </w:ins>
    </w:p>
    <w:p w14:paraId="5B7184F7" w14:textId="77777777" w:rsidR="00A71F46" w:rsidRDefault="00A71F46" w:rsidP="00A71F46">
      <w:pPr>
        <w:pStyle w:val="Code"/>
        <w:spacing w:line="259" w:lineRule="auto"/>
        <w:rPr>
          <w:ins w:id="3722" w:author="Andreas Kuehne" w:date="2019-05-31T12:40:00Z"/>
        </w:rPr>
      </w:pPr>
      <w:ins w:id="3723" w:author="Andreas Kuehne" w:date="2019-05-31T12:40:00Z">
        <w:r>
          <w:rPr>
            <w:color w:val="31849B" w:themeColor="accent5" w:themeShade="BF"/>
          </w:rPr>
          <w:t xml:space="preserve">    "profile"</w:t>
        </w:r>
        <w:r>
          <w:t>: {</w:t>
        </w:r>
      </w:ins>
    </w:p>
    <w:p w14:paraId="2D06E414" w14:textId="77777777" w:rsidR="00A71F46" w:rsidRDefault="00A71F46" w:rsidP="00A71F46">
      <w:pPr>
        <w:pStyle w:val="Code"/>
        <w:spacing w:line="259" w:lineRule="auto"/>
        <w:rPr>
          <w:ins w:id="3724" w:author="Andreas Kuehne" w:date="2019-05-31T12:40:00Z"/>
        </w:rPr>
      </w:pPr>
      <w:ins w:id="3725" w:author="Andreas Kuehne" w:date="2019-05-31T12:40:00Z">
        <w:r>
          <w:rPr>
            <w:color w:val="31849B" w:themeColor="accent5" w:themeShade="BF"/>
          </w:rPr>
          <w:t xml:space="preserve">      "type"</w:t>
        </w:r>
        <w:r>
          <w:t xml:space="preserve">: </w:t>
        </w:r>
        <w:r>
          <w:rPr>
            <w:color w:val="244061" w:themeColor="accent1" w:themeShade="80"/>
          </w:rPr>
          <w:t>"array",</w:t>
        </w:r>
      </w:ins>
    </w:p>
    <w:p w14:paraId="7C689FC4" w14:textId="77777777" w:rsidR="00A71F46" w:rsidRDefault="00A71F46" w:rsidP="00A71F46">
      <w:pPr>
        <w:pStyle w:val="Code"/>
        <w:spacing w:line="259" w:lineRule="auto"/>
        <w:rPr>
          <w:ins w:id="3726" w:author="Andreas Kuehne" w:date="2019-05-31T12:40:00Z"/>
        </w:rPr>
      </w:pPr>
      <w:ins w:id="3727" w:author="Andreas Kuehne" w:date="2019-05-31T12:40:00Z">
        <w:r>
          <w:rPr>
            <w:color w:val="31849B" w:themeColor="accent5" w:themeShade="BF"/>
          </w:rPr>
          <w:t xml:space="preserve">      "items"</w:t>
        </w:r>
        <w:r>
          <w:t>: {</w:t>
        </w:r>
      </w:ins>
    </w:p>
    <w:p w14:paraId="54C60D80" w14:textId="77777777" w:rsidR="00A71F46" w:rsidRDefault="00A71F46" w:rsidP="00A71F46">
      <w:pPr>
        <w:pStyle w:val="Code"/>
        <w:spacing w:line="259" w:lineRule="auto"/>
        <w:rPr>
          <w:ins w:id="3728" w:author="Andreas Kuehne" w:date="2019-05-31T12:40:00Z"/>
        </w:rPr>
      </w:pPr>
      <w:ins w:id="3729" w:author="Andreas Kuehne" w:date="2019-05-31T12:40:00Z">
        <w:r>
          <w:rPr>
            <w:color w:val="31849B" w:themeColor="accent5" w:themeShade="BF"/>
          </w:rPr>
          <w:t xml:space="preserve">        "type"</w:t>
        </w:r>
        <w:r>
          <w:t xml:space="preserve">: </w:t>
        </w:r>
        <w:r>
          <w:rPr>
            <w:color w:val="244061" w:themeColor="accent1" w:themeShade="80"/>
          </w:rPr>
          <w:t>"string"</w:t>
        </w:r>
      </w:ins>
    </w:p>
    <w:p w14:paraId="4D00C589" w14:textId="77777777" w:rsidR="00A71F46" w:rsidRDefault="00A71F46" w:rsidP="00A71F46">
      <w:pPr>
        <w:pStyle w:val="Code"/>
        <w:spacing w:line="259" w:lineRule="auto"/>
        <w:rPr>
          <w:ins w:id="3730" w:author="Andreas Kuehne" w:date="2019-05-31T12:40:00Z"/>
        </w:rPr>
      </w:pPr>
      <w:ins w:id="3731" w:author="Andreas Kuehne" w:date="2019-05-31T12:40:00Z">
        <w:r>
          <w:t xml:space="preserve">      }</w:t>
        </w:r>
      </w:ins>
    </w:p>
    <w:p w14:paraId="31A6F109" w14:textId="77777777" w:rsidR="00A71F46" w:rsidRDefault="00A71F46" w:rsidP="00A71F46">
      <w:pPr>
        <w:pStyle w:val="Code"/>
        <w:spacing w:line="259" w:lineRule="auto"/>
        <w:rPr>
          <w:ins w:id="3732" w:author="Andreas Kuehne" w:date="2019-05-31T12:40:00Z"/>
        </w:rPr>
      </w:pPr>
      <w:ins w:id="3733" w:author="Andreas Kuehne" w:date="2019-05-31T12:40:00Z">
        <w:r>
          <w:t xml:space="preserve">    },</w:t>
        </w:r>
      </w:ins>
    </w:p>
    <w:p w14:paraId="6C79BF0F" w14:textId="77777777" w:rsidR="00A71F46" w:rsidRDefault="00A71F46" w:rsidP="00A71F46">
      <w:pPr>
        <w:pStyle w:val="Code"/>
        <w:spacing w:line="259" w:lineRule="auto"/>
        <w:rPr>
          <w:ins w:id="3734" w:author="Andreas Kuehne" w:date="2019-05-31T12:40:00Z"/>
        </w:rPr>
      </w:pPr>
      <w:ins w:id="3735" w:author="Andreas Kuehne" w:date="2019-05-31T12:40:00Z">
        <w:r>
          <w:rPr>
            <w:color w:val="31849B" w:themeColor="accent5" w:themeShade="BF"/>
          </w:rPr>
          <w:t xml:space="preserve">    "reqID"</w:t>
        </w:r>
        <w:r>
          <w:t>: {</w:t>
        </w:r>
      </w:ins>
    </w:p>
    <w:p w14:paraId="15A385A8" w14:textId="77777777" w:rsidR="00A71F46" w:rsidRDefault="00A71F46" w:rsidP="00A71F46">
      <w:pPr>
        <w:pStyle w:val="Code"/>
        <w:spacing w:line="259" w:lineRule="auto"/>
        <w:rPr>
          <w:ins w:id="3736" w:author="Andreas Kuehne" w:date="2019-05-31T12:40:00Z"/>
        </w:rPr>
      </w:pPr>
      <w:ins w:id="3737" w:author="Andreas Kuehne" w:date="2019-05-31T12:40:00Z">
        <w:r>
          <w:rPr>
            <w:color w:val="31849B" w:themeColor="accent5" w:themeShade="BF"/>
          </w:rPr>
          <w:t xml:space="preserve">      "type"</w:t>
        </w:r>
        <w:r>
          <w:t xml:space="preserve">: </w:t>
        </w:r>
        <w:r>
          <w:rPr>
            <w:color w:val="244061" w:themeColor="accent1" w:themeShade="80"/>
          </w:rPr>
          <w:t>"string"</w:t>
        </w:r>
      </w:ins>
    </w:p>
    <w:p w14:paraId="3D4B4464" w14:textId="77777777" w:rsidR="00A71F46" w:rsidRDefault="00A71F46" w:rsidP="00A71F46">
      <w:pPr>
        <w:pStyle w:val="Code"/>
        <w:spacing w:line="259" w:lineRule="auto"/>
        <w:rPr>
          <w:ins w:id="3738" w:author="Andreas Kuehne" w:date="2019-05-31T12:40:00Z"/>
        </w:rPr>
      </w:pPr>
      <w:ins w:id="3739" w:author="Andreas Kuehne" w:date="2019-05-31T12:40:00Z">
        <w:r>
          <w:t xml:space="preserve">    },</w:t>
        </w:r>
      </w:ins>
    </w:p>
    <w:p w14:paraId="0B8B7950" w14:textId="77777777" w:rsidR="00A71F46" w:rsidRDefault="00A71F46" w:rsidP="00A71F46">
      <w:pPr>
        <w:pStyle w:val="Code"/>
        <w:spacing w:line="259" w:lineRule="auto"/>
        <w:rPr>
          <w:ins w:id="3740" w:author="Andreas Kuehne" w:date="2019-05-31T12:40:00Z"/>
        </w:rPr>
      </w:pPr>
      <w:ins w:id="3741" w:author="Andreas Kuehne" w:date="2019-05-31T12:40:00Z">
        <w:r>
          <w:rPr>
            <w:color w:val="31849B" w:themeColor="accent5" w:themeShade="BF"/>
          </w:rPr>
          <w:t xml:space="preserve">    "respID"</w:t>
        </w:r>
        <w:r>
          <w:t>: {</w:t>
        </w:r>
      </w:ins>
    </w:p>
    <w:p w14:paraId="00B9A265" w14:textId="77777777" w:rsidR="00A71F46" w:rsidRDefault="00A71F46" w:rsidP="00A71F46">
      <w:pPr>
        <w:pStyle w:val="Code"/>
        <w:spacing w:line="259" w:lineRule="auto"/>
        <w:rPr>
          <w:ins w:id="3742" w:author="Andreas Kuehne" w:date="2019-05-31T12:40:00Z"/>
        </w:rPr>
      </w:pPr>
      <w:ins w:id="3743" w:author="Andreas Kuehne" w:date="2019-05-31T12:40:00Z">
        <w:r>
          <w:rPr>
            <w:color w:val="31849B" w:themeColor="accent5" w:themeShade="BF"/>
          </w:rPr>
          <w:t xml:space="preserve">      "type"</w:t>
        </w:r>
        <w:r>
          <w:t xml:space="preserve">: </w:t>
        </w:r>
        <w:r>
          <w:rPr>
            <w:color w:val="244061" w:themeColor="accent1" w:themeShade="80"/>
          </w:rPr>
          <w:t>"string"</w:t>
        </w:r>
      </w:ins>
    </w:p>
    <w:p w14:paraId="6C97B63C" w14:textId="77777777" w:rsidR="00A71F46" w:rsidRDefault="00A71F46" w:rsidP="00A71F46">
      <w:pPr>
        <w:pStyle w:val="Code"/>
        <w:spacing w:line="259" w:lineRule="auto"/>
        <w:rPr>
          <w:ins w:id="3744" w:author="Andreas Kuehne" w:date="2019-05-31T12:40:00Z"/>
        </w:rPr>
      </w:pPr>
      <w:ins w:id="3745" w:author="Andreas Kuehne" w:date="2019-05-31T12:40:00Z">
        <w:r>
          <w:t xml:space="preserve">    },</w:t>
        </w:r>
      </w:ins>
    </w:p>
    <w:p w14:paraId="133708D2" w14:textId="77777777" w:rsidR="00A71F46" w:rsidRDefault="00A71F46" w:rsidP="00A71F46">
      <w:pPr>
        <w:pStyle w:val="Code"/>
        <w:spacing w:line="259" w:lineRule="auto"/>
        <w:rPr>
          <w:ins w:id="3746" w:author="Andreas Kuehne" w:date="2019-05-31T12:40:00Z"/>
        </w:rPr>
      </w:pPr>
      <w:ins w:id="3747" w:author="Andreas Kuehne" w:date="2019-05-31T12:40:00Z">
        <w:r>
          <w:rPr>
            <w:color w:val="31849B" w:themeColor="accent5" w:themeShade="BF"/>
          </w:rPr>
          <w:t xml:space="preserve">    "optOutp"</w:t>
        </w:r>
        <w:r>
          <w:t>: {</w:t>
        </w:r>
      </w:ins>
    </w:p>
    <w:p w14:paraId="415A2A65" w14:textId="77777777" w:rsidR="00A71F46" w:rsidRDefault="00A71F46" w:rsidP="00A71F46">
      <w:pPr>
        <w:pStyle w:val="Code"/>
        <w:spacing w:line="259" w:lineRule="auto"/>
        <w:rPr>
          <w:ins w:id="3748" w:author="Andreas Kuehne" w:date="2019-05-31T12:40:00Z"/>
        </w:rPr>
      </w:pPr>
      <w:ins w:id="3749" w:author="Andreas Kuehne" w:date="2019-05-31T12:40:00Z">
        <w:r>
          <w:rPr>
            <w:color w:val="31849B" w:themeColor="accent5" w:themeShade="BF"/>
          </w:rPr>
          <w:t xml:space="preserve">      "$ref"</w:t>
        </w:r>
        <w:r>
          <w:t xml:space="preserve">: </w:t>
        </w:r>
        <w:r>
          <w:rPr>
            <w:color w:val="244061" w:themeColor="accent1" w:themeShade="80"/>
          </w:rPr>
          <w:t>"#/definitions/dss2-OptionalOutputsVerifyType"</w:t>
        </w:r>
      </w:ins>
    </w:p>
    <w:p w14:paraId="3B1930D2" w14:textId="77777777" w:rsidR="00A71F46" w:rsidRDefault="00A71F46" w:rsidP="00A71F46">
      <w:pPr>
        <w:pStyle w:val="Code"/>
        <w:spacing w:line="259" w:lineRule="auto"/>
        <w:rPr>
          <w:ins w:id="3750" w:author="Andreas Kuehne" w:date="2019-05-31T12:40:00Z"/>
        </w:rPr>
      </w:pPr>
      <w:ins w:id="3751" w:author="Andreas Kuehne" w:date="2019-05-31T12:40:00Z">
        <w:r>
          <w:t xml:space="preserve">    }</w:t>
        </w:r>
      </w:ins>
    </w:p>
    <w:p w14:paraId="5072B0BE" w14:textId="77777777" w:rsidR="00A71F46" w:rsidRDefault="00A71F46" w:rsidP="00A71F46">
      <w:pPr>
        <w:pStyle w:val="Code"/>
        <w:spacing w:line="259" w:lineRule="auto"/>
        <w:rPr>
          <w:ins w:id="3752" w:author="Andreas Kuehne" w:date="2019-05-31T12:40:00Z"/>
        </w:rPr>
      </w:pPr>
      <w:ins w:id="3753" w:author="Andreas Kuehne" w:date="2019-05-31T12:40:00Z">
        <w:r>
          <w:t xml:space="preserve">  }</w:t>
        </w:r>
      </w:ins>
    </w:p>
    <w:p w14:paraId="5AF35BAA" w14:textId="77777777" w:rsidR="00A71F46" w:rsidRDefault="00A71F46" w:rsidP="00A71F46">
      <w:pPr>
        <w:pStyle w:val="Code"/>
        <w:spacing w:line="259" w:lineRule="auto"/>
        <w:rPr>
          <w:ins w:id="3754" w:author="Andreas Kuehne" w:date="2019-05-31T12:40:00Z"/>
        </w:rPr>
      </w:pPr>
      <w:ins w:id="3755" w:author="Andreas Kuehne" w:date="2019-05-31T12:40:00Z">
        <w:r>
          <w:t>}</w:t>
        </w:r>
      </w:ins>
    </w:p>
    <w:p w14:paraId="45105F26" w14:textId="77777777" w:rsidR="00A71F46" w:rsidRDefault="00A71F46" w:rsidP="00A71F46">
      <w:pPr>
        <w:rPr>
          <w:ins w:id="3756" w:author="Andreas Kuehne" w:date="2019-05-31T12:40:00Z"/>
        </w:rPr>
      </w:pPr>
      <w:customXmlInsRangeStart w:id="3757" w:author="Andreas Kuehne" w:date="2019-05-31T12:40:00Z"/>
      <w:sdt>
        <w:sdtPr>
          <w:tag w:val="dss2-VerifyResponseType.-jsonSchema"/>
          <w:id w:val="-620756301"/>
          <w:showingPlcHdr/>
        </w:sdtPr>
        <w:sdtContent>
          <w:customXmlInsRangeEnd w:id="3757"/>
          <w:ins w:id="3758" w:author="Andreas Kuehne" w:date="2019-05-31T12:40:00Z">
            <w:r>
              <w:rPr>
                <w:color w:val="19D131"/>
              </w:rPr>
              <w:t>[component VerifyResponse JSON schema details]</w:t>
            </w:r>
          </w:ins>
          <w:customXmlInsRangeStart w:id="3759" w:author="Andreas Kuehne" w:date="2019-05-31T12:40:00Z"/>
        </w:sdtContent>
      </w:sdt>
      <w:customXmlInsRangeEnd w:id="3759"/>
    </w:p>
    <w:p w14:paraId="201F1F35" w14:textId="77777777" w:rsidR="00A71F46" w:rsidRDefault="00A71F46" w:rsidP="00A71F46">
      <w:pPr>
        <w:pStyle w:val="berschrift4"/>
        <w:numPr>
          <w:ilvl w:val="3"/>
          <w:numId w:val="3"/>
        </w:numPr>
        <w:rPr>
          <w:ins w:id="3760" w:author="Andreas Kuehne" w:date="2019-05-31T12:40:00Z"/>
        </w:rPr>
      </w:pPr>
      <w:ins w:id="3761" w:author="Andreas Kuehne" w:date="2019-05-31T12:40:00Z">
        <w:r>
          <w:t>VerifyResponse – XML Syntax</w:t>
        </w:r>
      </w:ins>
    </w:p>
    <w:p w14:paraId="64FCE508" w14:textId="77777777" w:rsidR="00A71F46" w:rsidRPr="5404FA76" w:rsidRDefault="00A71F46" w:rsidP="00A71F46">
      <w:pPr>
        <w:rPr>
          <w:ins w:id="3762" w:author="Andreas Kuehne" w:date="2019-05-31T12:40:00Z"/>
        </w:rPr>
      </w:pPr>
      <w:ins w:id="3763" w:author="Andreas Kuehne" w:date="2019-05-31T12:40:00Z">
        <w:r w:rsidRPr="0CCF9147">
          <w:t xml:space="preserve">The XML type </w:t>
        </w:r>
        <w:r w:rsidRPr="002062A5">
          <w:rPr>
            <w:rFonts w:ascii="Courier New" w:eastAsia="Courier New" w:hAnsi="Courier New" w:cs="Courier New"/>
          </w:rPr>
          <w:t>VerifyResponseType</w:t>
        </w:r>
        <w:r w:rsidRPr="0CCF9147">
          <w:t xml:space="preserve"> SHALL implement the requirements defined in the </w:t>
        </w:r>
        <w:r w:rsidRPr="002062A5">
          <w:rPr>
            <w:rFonts w:ascii="Courier New" w:eastAsia="Courier New" w:hAnsi="Courier New" w:cs="Courier New"/>
          </w:rPr>
          <w:t>VerifyResponse</w:t>
        </w:r>
        <w:r>
          <w:t xml:space="preserve"> </w:t>
        </w:r>
        <w:r w:rsidRPr="005A6FFD">
          <w:t>component.</w:t>
        </w:r>
      </w:ins>
    </w:p>
    <w:p w14:paraId="54EB4743" w14:textId="77777777" w:rsidR="00A71F46" w:rsidRDefault="00A71F46" w:rsidP="00A71F46">
      <w:pPr>
        <w:rPr>
          <w:ins w:id="3764" w:author="Andreas Kuehne" w:date="2019-05-31T12:40:00Z"/>
        </w:rPr>
      </w:pPr>
      <w:ins w:id="3765" w:author="Andreas Kuehne" w:date="2019-05-31T12:40:00Z">
        <w:r w:rsidRPr="005A6FFD">
          <w:rPr>
            <w:rFonts w:eastAsia="Arial"/>
          </w:rPr>
          <w:t xml:space="preserve">The </w:t>
        </w:r>
        <w:r w:rsidRPr="002062A5">
          <w:rPr>
            <w:rFonts w:ascii="Courier New" w:eastAsia="Courier New" w:hAnsi="Courier New" w:cs="Courier New"/>
          </w:rPr>
          <w:t>VerifyResponseType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119A9A2" w14:textId="77777777" w:rsidR="00A71F46" w:rsidRDefault="00A71F46" w:rsidP="00A71F46">
      <w:pPr>
        <w:pStyle w:val="Code"/>
        <w:rPr>
          <w:ins w:id="3766" w:author="Andreas Kuehne" w:date="2019-05-31T12:40:00Z"/>
        </w:rPr>
      </w:pPr>
      <w:ins w:id="376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VerifyResponseType</w:t>
        </w:r>
        <w:r>
          <w:rPr>
            <w:color w:val="943634" w:themeColor="accent2" w:themeShade="BF"/>
          </w:rPr>
          <w:t>"</w:t>
        </w:r>
        <w:r>
          <w:rPr>
            <w:color w:val="31849B" w:themeColor="accent5" w:themeShade="BF"/>
          </w:rPr>
          <w:t>&gt;</w:t>
        </w:r>
      </w:ins>
    </w:p>
    <w:p w14:paraId="308D92F4" w14:textId="77777777" w:rsidR="00A71F46" w:rsidRDefault="00A71F46" w:rsidP="00A71F46">
      <w:pPr>
        <w:pStyle w:val="Code"/>
        <w:rPr>
          <w:ins w:id="3768" w:author="Andreas Kuehne" w:date="2019-05-31T12:40:00Z"/>
        </w:rPr>
      </w:pPr>
      <w:ins w:id="3769" w:author="Andreas Kuehne" w:date="2019-05-31T12:40:00Z">
        <w:r>
          <w:rPr>
            <w:color w:val="31849B" w:themeColor="accent5" w:themeShade="BF"/>
          </w:rPr>
          <w:t xml:space="preserve">  &lt;xs:complexContent&gt;</w:t>
        </w:r>
      </w:ins>
    </w:p>
    <w:p w14:paraId="424B7215" w14:textId="77777777" w:rsidR="00A71F46" w:rsidRDefault="00A71F46" w:rsidP="00A71F46">
      <w:pPr>
        <w:pStyle w:val="Code"/>
        <w:rPr>
          <w:ins w:id="3770" w:author="Andreas Kuehne" w:date="2019-05-31T12:40:00Z"/>
        </w:rPr>
      </w:pPr>
      <w:ins w:id="377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6364687E" w14:textId="77777777" w:rsidR="00A71F46" w:rsidRDefault="00A71F46" w:rsidP="00A71F46">
      <w:pPr>
        <w:pStyle w:val="Code"/>
        <w:rPr>
          <w:ins w:id="3772" w:author="Andreas Kuehne" w:date="2019-05-31T12:40:00Z"/>
        </w:rPr>
      </w:pPr>
      <w:ins w:id="3773" w:author="Andreas Kuehne" w:date="2019-05-31T12:40:00Z">
        <w:r>
          <w:rPr>
            <w:color w:val="31849B" w:themeColor="accent5" w:themeShade="BF"/>
          </w:rPr>
          <w:lastRenderedPageBreak/>
          <w:t xml:space="preserve">      &lt;xs:sequence&gt;</w:t>
        </w:r>
      </w:ins>
    </w:p>
    <w:p w14:paraId="1E0993F3" w14:textId="77777777" w:rsidR="00A71F46" w:rsidRDefault="00A71F46" w:rsidP="00A71F46">
      <w:pPr>
        <w:pStyle w:val="Code"/>
        <w:rPr>
          <w:ins w:id="3774" w:author="Andreas Kuehne" w:date="2019-05-31T12:40:00Z"/>
        </w:rPr>
      </w:pPr>
      <w:ins w:id="37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07D9383" w14:textId="77777777" w:rsidR="00A71F46" w:rsidRDefault="00A71F46" w:rsidP="00A71F46">
      <w:pPr>
        <w:pStyle w:val="Code"/>
        <w:rPr>
          <w:ins w:id="3776" w:author="Andreas Kuehne" w:date="2019-05-31T12:40:00Z"/>
        </w:rPr>
      </w:pPr>
      <w:ins w:id="3777" w:author="Andreas Kuehne" w:date="2019-05-31T12:40:00Z">
        <w:r>
          <w:rPr>
            <w:color w:val="31849B" w:themeColor="accent5" w:themeShade="BF"/>
          </w:rPr>
          <w:t xml:space="preserve">      &lt;/xs:sequence&gt;</w:t>
        </w:r>
      </w:ins>
    </w:p>
    <w:p w14:paraId="1C90F84F" w14:textId="77777777" w:rsidR="00A71F46" w:rsidRDefault="00A71F46" w:rsidP="00A71F46">
      <w:pPr>
        <w:pStyle w:val="Code"/>
        <w:rPr>
          <w:ins w:id="3778" w:author="Andreas Kuehne" w:date="2019-05-31T12:40:00Z"/>
        </w:rPr>
      </w:pPr>
      <w:ins w:id="3779" w:author="Andreas Kuehne" w:date="2019-05-31T12:40:00Z">
        <w:r>
          <w:rPr>
            <w:color w:val="31849B" w:themeColor="accent5" w:themeShade="BF"/>
          </w:rPr>
          <w:t xml:space="preserve">    &lt;/xs:extension&gt;</w:t>
        </w:r>
      </w:ins>
    </w:p>
    <w:p w14:paraId="0092C1F3" w14:textId="77777777" w:rsidR="00A71F46" w:rsidRDefault="00A71F46" w:rsidP="00A71F46">
      <w:pPr>
        <w:pStyle w:val="Code"/>
        <w:rPr>
          <w:ins w:id="3780" w:author="Andreas Kuehne" w:date="2019-05-31T12:40:00Z"/>
        </w:rPr>
      </w:pPr>
      <w:ins w:id="3781" w:author="Andreas Kuehne" w:date="2019-05-31T12:40:00Z">
        <w:r>
          <w:rPr>
            <w:color w:val="31849B" w:themeColor="accent5" w:themeShade="BF"/>
          </w:rPr>
          <w:t xml:space="preserve">  &lt;/xs:complexContent&gt;</w:t>
        </w:r>
      </w:ins>
    </w:p>
    <w:p w14:paraId="19273330" w14:textId="77777777" w:rsidR="00A71F46" w:rsidRDefault="00A71F46" w:rsidP="00A71F46">
      <w:pPr>
        <w:pStyle w:val="Code"/>
        <w:rPr>
          <w:ins w:id="3782" w:author="Andreas Kuehne" w:date="2019-05-31T12:40:00Z"/>
        </w:rPr>
      </w:pPr>
      <w:ins w:id="3783" w:author="Andreas Kuehne" w:date="2019-05-31T12:40:00Z">
        <w:r>
          <w:rPr>
            <w:color w:val="31849B" w:themeColor="accent5" w:themeShade="BF"/>
          </w:rPr>
          <w:t>&lt;/xs:complexType&gt;</w:t>
        </w:r>
      </w:ins>
    </w:p>
    <w:p w14:paraId="0FE37CDA" w14:textId="77777777" w:rsidR="00A71F46" w:rsidRDefault="00A71F46" w:rsidP="00A71F46">
      <w:pPr>
        <w:spacing w:line="259" w:lineRule="auto"/>
        <w:rPr>
          <w:ins w:id="3784" w:author="Andreas Kuehne" w:date="2019-05-31T12:40:00Z"/>
        </w:rPr>
      </w:pPr>
      <w:ins w:id="3785" w:author="Andreas Kuehne" w:date="2019-05-31T12:40:00Z">
        <w:r>
          <w:t>Each child element of</w:t>
        </w:r>
        <w:r w:rsidRPr="71C71F8C">
          <w:t xml:space="preserve"> </w:t>
        </w:r>
        <w:r w:rsidRPr="002062A5">
          <w:rPr>
            <w:rFonts w:ascii="Courier New" w:eastAsia="Courier New" w:hAnsi="Courier New" w:cs="Courier New"/>
          </w:rPr>
          <w:t>VerifyResponseType</w:t>
        </w:r>
        <w:r w:rsidRPr="71C71F8C">
          <w:t xml:space="preserve"> </w:t>
        </w:r>
        <w:r>
          <w:t xml:space="preserve">XML element SHALL implement in XML syntax the sub-component that has a name equal to its local name. </w:t>
        </w:r>
      </w:ins>
      <w:customXmlInsRangeStart w:id="3786" w:author="Andreas Kuehne" w:date="2019-05-31T12:40:00Z"/>
      <w:sdt>
        <w:sdtPr>
          <w:tag w:val="dss2-VerifyResponseType.-xmlSchema"/>
          <w:id w:val="-778951426"/>
          <w:showingPlcHdr/>
        </w:sdtPr>
        <w:sdtContent>
          <w:customXmlInsRangeEnd w:id="3786"/>
          <w:ins w:id="3787" w:author="Andreas Kuehne" w:date="2019-05-31T12:40:00Z">
            <w:r>
              <w:rPr>
                <w:color w:val="19D131"/>
              </w:rPr>
              <w:t>[component VerifyResponse XML schema details]</w:t>
            </w:r>
          </w:ins>
          <w:customXmlInsRangeStart w:id="3788" w:author="Andreas Kuehne" w:date="2019-05-31T12:40:00Z"/>
        </w:sdtContent>
      </w:sdt>
      <w:customXmlInsRangeEnd w:id="3788"/>
    </w:p>
    <w:p w14:paraId="25396FF5" w14:textId="77777777" w:rsidR="00A71F46" w:rsidRDefault="00A71F46" w:rsidP="00A71F46">
      <w:pPr>
        <w:pStyle w:val="berschrift3"/>
        <w:numPr>
          <w:ilvl w:val="2"/>
          <w:numId w:val="3"/>
        </w:numPr>
        <w:rPr>
          <w:ins w:id="3789" w:author="Andreas Kuehne" w:date="2019-05-31T12:40:00Z"/>
        </w:rPr>
      </w:pPr>
      <w:ins w:id="3790" w:author="Andreas Kuehne" w:date="2019-05-31T12:40:00Z">
        <w:r>
          <w:t>Component PendingRequest</w:t>
        </w:r>
      </w:ins>
    </w:p>
    <w:p w14:paraId="2788C10A" w14:textId="77777777" w:rsidR="00A71F46" w:rsidRDefault="00A71F46" w:rsidP="00A71F46">
      <w:pPr>
        <w:rPr>
          <w:ins w:id="3791" w:author="Andreas Kuehne" w:date="2019-05-31T12:40:00Z"/>
        </w:rPr>
      </w:pPr>
      <w:customXmlInsRangeStart w:id="3792" w:author="Andreas Kuehne" w:date="2019-05-31T12:40:00Z"/>
      <w:sdt>
        <w:sdtPr>
          <w:tag w:val="dss2-PendingRequestType.-normative"/>
          <w:id w:val="1672610072"/>
        </w:sdtPr>
        <w:sdtContent>
          <w:customXmlInsRangeEnd w:id="3792"/>
          <w:ins w:id="3793" w:author="Andreas Kuehne" w:date="2019-05-31T12:40:00Z">
            <w:r w:rsidRPr="003A06D0">
              <w:rPr>
                <w:color w:val="19D131"/>
                <w:lang w:val="en-GB"/>
              </w:rPr>
              <w:t xml:space="preserve">The </w:t>
            </w:r>
            <w:r w:rsidRPr="003A06D0">
              <w:rPr>
                <w:rFonts w:ascii="Courier New" w:eastAsia="Courier New" w:hAnsi="Courier New" w:cs="Courier New"/>
                <w:lang w:val="en-GB"/>
              </w:rPr>
              <w:t>PendingRequest</w:t>
            </w:r>
            <w:r w:rsidRPr="003A06D0">
              <w:rPr>
                <w:color w:val="19D131"/>
                <w:lang w:val="en-GB"/>
              </w:rPr>
              <w:t xml:space="preserve"> component is sent by the client to retrieve the result of a previous request. The client MUST provide the </w:t>
            </w:r>
            <w:r w:rsidRPr="003A06D0">
              <w:rPr>
                <w:rStyle w:val="Datatype"/>
                <w:lang w:val="en-GB"/>
              </w:rPr>
              <w:t xml:space="preserve">ResponseID </w:t>
            </w:r>
            <w:r w:rsidRPr="003A06D0">
              <w:rPr>
                <w:color w:val="19D131"/>
                <w:lang w:val="en-GB"/>
              </w:rPr>
              <w:t xml:space="preserve">received with the initial response. The </w:t>
            </w:r>
            <w:r w:rsidRPr="003A06D0">
              <w:rPr>
                <w:rStyle w:val="Datatype"/>
                <w:lang w:val="en-GB"/>
              </w:rPr>
              <w:t>Profile</w:t>
            </w:r>
            <w:r w:rsidRPr="003A06D0">
              <w:rPr>
                <w:color w:val="19D131"/>
                <w:lang w:val="en-GB"/>
              </w:rPr>
              <w:t xml:space="preserve"> element MUST NOT be present as the profile selection was done with the initial request.</w:t>
            </w:r>
          </w:ins>
          <w:customXmlInsRangeStart w:id="3794" w:author="Andreas Kuehne" w:date="2019-05-31T12:40:00Z"/>
        </w:sdtContent>
      </w:sdt>
      <w:customXmlInsRangeEnd w:id="3794"/>
    </w:p>
    <w:p w14:paraId="44627336" w14:textId="77777777" w:rsidR="00A71F46" w:rsidRDefault="00A71F46" w:rsidP="00A71F46">
      <w:pPr>
        <w:rPr>
          <w:ins w:id="3795" w:author="Andreas Kuehne" w:date="2019-05-31T12:40:00Z"/>
        </w:rPr>
      </w:pPr>
      <w:ins w:id="3796" w:author="Andreas Kuehne" w:date="2019-05-31T12:40:00Z">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ins>
    </w:p>
    <w:p w14:paraId="0FEAC742" w14:textId="77777777" w:rsidR="00A71F46" w:rsidRDefault="00A71F46" w:rsidP="00A71F46">
      <w:pPr>
        <w:rPr>
          <w:ins w:id="3797" w:author="Andreas Kuehne" w:date="2019-05-31T12:40:00Z"/>
        </w:rPr>
      </w:pPr>
      <w:ins w:id="3798" w:author="Andreas Kuehne" w:date="2019-05-31T12:40:00Z">
        <w:r>
          <w:t>Below follows a list of the sub-components that constitute this component:</w:t>
        </w:r>
      </w:ins>
    </w:p>
    <w:p w14:paraId="3CEAE8AC" w14:textId="77777777" w:rsidR="00A71F46" w:rsidRDefault="00A71F46" w:rsidP="00A71F46">
      <w:pPr>
        <w:pStyle w:val="Member"/>
        <w:rPr>
          <w:ins w:id="3799" w:author="Andreas Kuehne" w:date="2019-05-31T12:40:00Z"/>
        </w:rPr>
      </w:pPr>
      <w:ins w:id="3800" w:author="Andreas Kuehne" w:date="2019-05-31T12:40:00Z">
        <w:r>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ins>
      <w:customXmlInsRangeStart w:id="3801" w:author="Andreas Kuehne" w:date="2019-05-31T12:40:00Z"/>
      <w:sdt>
        <w:sdtPr>
          <w:alias w:val="dss2-PendingRequestType.claimedIdentity"/>
          <w:tag w:val="dss2-PendingRequestType.ClaimedIdentity"/>
          <w:id w:val="1366795978"/>
        </w:sdtPr>
        <w:sdtContent>
          <w:customXmlInsRangeEnd w:id="3801"/>
          <w:ins w:id="3802" w:author="Andreas Kuehne" w:date="2019-05-31T12:40:00Z">
            <w:r w:rsidRPr="003A06D0">
              <w:rPr>
                <w:color w:val="19D131"/>
                <w:lang w:val="en-GB"/>
              </w:rPr>
              <w:t>This element allows the authentication of the requestor.</w:t>
            </w:r>
          </w:ins>
          <w:customXmlInsRangeStart w:id="3803" w:author="Andreas Kuehne" w:date="2019-05-31T12:40:00Z"/>
        </w:sdtContent>
      </w:sdt>
      <w:customXmlInsRangeEnd w:id="3803"/>
    </w:p>
    <w:p w14:paraId="1AECE315" w14:textId="77777777" w:rsidR="00A71F46" w:rsidRDefault="00A71F46" w:rsidP="00A71F46">
      <w:pPr>
        <w:pStyle w:val="Non-normativeCommentHeading"/>
        <w:rPr>
          <w:ins w:id="3804" w:author="Andreas Kuehne" w:date="2019-05-31T12:40:00Z"/>
        </w:rPr>
      </w:pPr>
      <w:ins w:id="3805" w:author="Andreas Kuehne" w:date="2019-05-31T12:40:00Z">
        <w:r>
          <w:t>Non-normative Comment:</w:t>
        </w:r>
      </w:ins>
    </w:p>
    <w:p w14:paraId="0CD052E1" w14:textId="77777777" w:rsidR="00A71F46" w:rsidRDefault="00A71F46" w:rsidP="00A71F46">
      <w:pPr>
        <w:pStyle w:val="Non-normativeComment"/>
        <w:rPr>
          <w:ins w:id="3806" w:author="Andreas Kuehne" w:date="2019-05-31T12:40:00Z"/>
        </w:rPr>
      </w:pPr>
      <w:customXmlInsRangeStart w:id="3807" w:author="Andreas Kuehne" w:date="2019-05-31T12:40:00Z"/>
      <w:sdt>
        <w:sdtPr>
          <w:tag w:val="dss2-PendingRequestType.-nonNormative"/>
          <w:id w:val="-291282561"/>
          <w:showingPlcHdr/>
        </w:sdtPr>
        <w:sdtContent>
          <w:customXmlInsRangeEnd w:id="3807"/>
          <w:ins w:id="3808" w:author="Andreas Kuehne" w:date="2019-05-31T12:40:00Z">
            <w:r>
              <w:rPr>
                <w:color w:val="19D131"/>
              </w:rPr>
              <w:t>[component PendingRequest non normative details]</w:t>
            </w:r>
          </w:ins>
          <w:customXmlInsRangeStart w:id="3809" w:author="Andreas Kuehne" w:date="2019-05-31T12:40:00Z"/>
        </w:sdtContent>
      </w:sdt>
      <w:customXmlInsRangeEnd w:id="3809"/>
    </w:p>
    <w:p w14:paraId="2F0848B2" w14:textId="77777777" w:rsidR="00A71F46" w:rsidRDefault="00A71F46" w:rsidP="00A71F46">
      <w:pPr>
        <w:pStyle w:val="berschrift4"/>
        <w:numPr>
          <w:ilvl w:val="3"/>
          <w:numId w:val="3"/>
        </w:numPr>
        <w:rPr>
          <w:ins w:id="3810" w:author="Andreas Kuehne" w:date="2019-05-31T12:40:00Z"/>
        </w:rPr>
      </w:pPr>
      <w:ins w:id="3811" w:author="Andreas Kuehne" w:date="2019-05-31T12:40:00Z">
        <w:r>
          <w:t>PendingRequest – JSON Syntax</w:t>
        </w:r>
      </w:ins>
    </w:p>
    <w:p w14:paraId="6BD9AF06" w14:textId="77777777" w:rsidR="00A71F46" w:rsidRPr="0248A3D1" w:rsidRDefault="00A71F46" w:rsidP="00A71F46">
      <w:pPr>
        <w:rPr>
          <w:ins w:id="3812" w:author="Andreas Kuehne" w:date="2019-05-31T12:40:00Z"/>
        </w:rPr>
      </w:pPr>
      <w:ins w:id="3813"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PendingRequest</w:t>
        </w:r>
        <w:r>
          <w:t xml:space="preserve"> component.</w:t>
        </w:r>
      </w:ins>
    </w:p>
    <w:p w14:paraId="191C7BA2" w14:textId="77777777" w:rsidR="00A71F46" w:rsidRPr="C2430093" w:rsidRDefault="00A71F46" w:rsidP="00A71F46">
      <w:pPr>
        <w:spacing w:line="259" w:lineRule="auto"/>
        <w:rPr>
          <w:ins w:id="3814" w:author="Andreas Kuehne" w:date="2019-05-31T12:40:00Z"/>
          <w:rFonts w:eastAsia="Arial" w:cs="Arial"/>
          <w:sz w:val="22"/>
          <w:szCs w:val="22"/>
        </w:rPr>
      </w:pPr>
      <w:ins w:id="381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PendingRequest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34"/>
        <w:gridCol w:w="3233"/>
        <w:gridCol w:w="2883"/>
      </w:tblGrid>
      <w:tr w:rsidR="00A71F46" w14:paraId="6CCF630D" w14:textId="77777777" w:rsidTr="00A71F46">
        <w:trPr>
          <w:cnfStyle w:val="100000000000" w:firstRow="1" w:lastRow="0" w:firstColumn="0" w:lastColumn="0" w:oddVBand="0" w:evenVBand="0" w:oddHBand="0" w:evenHBand="0" w:firstRowFirstColumn="0" w:firstRowLastColumn="0" w:lastRowFirstColumn="0" w:lastRowLastColumn="0"/>
          <w:ins w:id="38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BFB277" w14:textId="77777777" w:rsidR="00A71F46" w:rsidRDefault="00A71F46" w:rsidP="00A71F46">
            <w:pPr>
              <w:pStyle w:val="Beschriftung"/>
              <w:rPr>
                <w:ins w:id="3817" w:author="Andreas Kuehne" w:date="2019-05-31T12:40:00Z"/>
              </w:rPr>
            </w:pPr>
            <w:ins w:id="3818" w:author="Andreas Kuehne" w:date="2019-05-31T12:40:00Z">
              <w:r>
                <w:t>Element</w:t>
              </w:r>
            </w:ins>
          </w:p>
        </w:tc>
        <w:tc>
          <w:tcPr>
            <w:tcW w:w="4675" w:type="dxa"/>
          </w:tcPr>
          <w:p w14:paraId="792E7D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819" w:author="Andreas Kuehne" w:date="2019-05-31T12:40:00Z"/>
              </w:rPr>
            </w:pPr>
            <w:ins w:id="3820" w:author="Andreas Kuehne" w:date="2019-05-31T12:40:00Z">
              <w:r>
                <w:t>Implementing JSON member name</w:t>
              </w:r>
            </w:ins>
          </w:p>
        </w:tc>
        <w:tc>
          <w:tcPr>
            <w:tcW w:w="4675" w:type="dxa"/>
          </w:tcPr>
          <w:p w14:paraId="078DFA7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821" w:author="Andreas Kuehne" w:date="2019-05-31T12:40:00Z"/>
              </w:rPr>
            </w:pPr>
            <w:ins w:id="3822" w:author="Andreas Kuehne" w:date="2019-05-31T12:40:00Z">
              <w:r>
                <w:t>Comments</w:t>
              </w:r>
            </w:ins>
          </w:p>
        </w:tc>
      </w:tr>
      <w:tr w:rsidR="00A71F46" w14:paraId="5992F0EF" w14:textId="77777777" w:rsidTr="00A71F46">
        <w:trPr>
          <w:ins w:id="38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17DB29" w14:textId="77777777" w:rsidR="00A71F46" w:rsidRPr="002062A5" w:rsidRDefault="00A71F46" w:rsidP="00A71F46">
            <w:pPr>
              <w:pStyle w:val="Beschriftung"/>
              <w:rPr>
                <w:ins w:id="3824" w:author="Andreas Kuehne" w:date="2019-05-31T12:40:00Z"/>
                <w:rStyle w:val="Datatype"/>
                <w:b w:val="0"/>
                <w:bCs w:val="0"/>
              </w:rPr>
            </w:pPr>
            <w:ins w:id="3825" w:author="Andreas Kuehne" w:date="2019-05-31T12:40:00Z">
              <w:r w:rsidRPr="002062A5">
                <w:rPr>
                  <w:rStyle w:val="Datatype"/>
                </w:rPr>
                <w:t>ClaimedIdentity</w:t>
              </w:r>
            </w:ins>
          </w:p>
        </w:tc>
        <w:tc>
          <w:tcPr>
            <w:tcW w:w="4675" w:type="dxa"/>
          </w:tcPr>
          <w:p w14:paraId="0D3FB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826" w:author="Andreas Kuehne" w:date="2019-05-31T12:40:00Z"/>
                <w:rStyle w:val="Datatype"/>
              </w:rPr>
            </w:pPr>
            <w:ins w:id="3827" w:author="Andreas Kuehne" w:date="2019-05-31T12:40:00Z">
              <w:r w:rsidRPr="002062A5">
                <w:rPr>
                  <w:rStyle w:val="Datatype"/>
                </w:rPr>
                <w:t>claimedIdentity</w:t>
              </w:r>
            </w:ins>
          </w:p>
        </w:tc>
        <w:tc>
          <w:tcPr>
            <w:tcW w:w="4675" w:type="dxa"/>
          </w:tcPr>
          <w:p w14:paraId="5FF8744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3828" w:author="Andreas Kuehne" w:date="2019-05-31T12:40:00Z"/>
              </w:rPr>
            </w:pPr>
            <w:customXmlInsRangeStart w:id="3829" w:author="Andreas Kuehne" w:date="2019-05-31T12:40:00Z"/>
            <w:sdt>
              <w:sdtPr>
                <w:alias w:val="dss2-PendingRequestType.claimedIdentity"/>
                <w:tag w:val="dss2-PendingRequestType.-jsonComment.ClaimedIdentity"/>
                <w:id w:val="-1962493201"/>
                <w:showingPlcHdr/>
              </w:sdtPr>
              <w:sdtContent>
                <w:customXmlInsRangeEnd w:id="3829"/>
                <w:ins w:id="3830" w:author="Andreas Kuehne" w:date="2019-05-31T12:40:00Z">
                  <w:r>
                    <w:rPr>
                      <w:color w:val="19D131"/>
                    </w:rPr>
                    <w:t>[]</w:t>
                  </w:r>
                </w:ins>
                <w:customXmlInsRangeStart w:id="3831" w:author="Andreas Kuehne" w:date="2019-05-31T12:40:00Z"/>
              </w:sdtContent>
            </w:sdt>
            <w:customXmlInsRangeEnd w:id="3831"/>
          </w:p>
        </w:tc>
      </w:tr>
    </w:tbl>
    <w:p w14:paraId="7531F2CA" w14:textId="77777777" w:rsidR="00A71F46" w:rsidRPr="0202B381" w:rsidRDefault="00A71F46" w:rsidP="00A71F46">
      <w:pPr>
        <w:rPr>
          <w:ins w:id="3832" w:author="Andreas Kuehne" w:date="2019-05-31T12:40:00Z"/>
        </w:rPr>
      </w:pPr>
      <w:ins w:id="3833"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83C13CA" w14:textId="77777777" w:rsidR="00A71F46" w:rsidRDefault="00A71F46" w:rsidP="00A71F46">
      <w:pPr>
        <w:pStyle w:val="Code"/>
        <w:spacing w:line="259" w:lineRule="auto"/>
        <w:rPr>
          <w:ins w:id="3834" w:author="Andreas Kuehne" w:date="2019-05-31T12:40:00Z"/>
        </w:rPr>
      </w:pPr>
      <w:ins w:id="3835" w:author="Andreas Kuehne" w:date="2019-05-31T12:40:00Z">
        <w:r>
          <w:rPr>
            <w:color w:val="31849B" w:themeColor="accent5" w:themeShade="BF"/>
          </w:rPr>
          <w:t>"dss2-PendingRequestType"</w:t>
        </w:r>
        <w:r>
          <w:t>: {</w:t>
        </w:r>
      </w:ins>
    </w:p>
    <w:p w14:paraId="53CFEF25" w14:textId="77777777" w:rsidR="00A71F46" w:rsidRDefault="00A71F46" w:rsidP="00A71F46">
      <w:pPr>
        <w:pStyle w:val="Code"/>
        <w:spacing w:line="259" w:lineRule="auto"/>
        <w:rPr>
          <w:ins w:id="3836" w:author="Andreas Kuehne" w:date="2019-05-31T12:40:00Z"/>
        </w:rPr>
      </w:pPr>
      <w:ins w:id="3837" w:author="Andreas Kuehne" w:date="2019-05-31T12:40:00Z">
        <w:r>
          <w:rPr>
            <w:color w:val="31849B" w:themeColor="accent5" w:themeShade="BF"/>
          </w:rPr>
          <w:t xml:space="preserve">  "type"</w:t>
        </w:r>
        <w:r>
          <w:t xml:space="preserve">: </w:t>
        </w:r>
        <w:r>
          <w:rPr>
            <w:color w:val="244061" w:themeColor="accent1" w:themeShade="80"/>
          </w:rPr>
          <w:t>"object",</w:t>
        </w:r>
      </w:ins>
    </w:p>
    <w:p w14:paraId="6B163235" w14:textId="77777777" w:rsidR="00A71F46" w:rsidRDefault="00A71F46" w:rsidP="00A71F46">
      <w:pPr>
        <w:pStyle w:val="Code"/>
        <w:spacing w:line="259" w:lineRule="auto"/>
        <w:rPr>
          <w:ins w:id="3838" w:author="Andreas Kuehne" w:date="2019-05-31T12:40:00Z"/>
        </w:rPr>
      </w:pPr>
      <w:ins w:id="3839" w:author="Andreas Kuehne" w:date="2019-05-31T12:40:00Z">
        <w:r>
          <w:rPr>
            <w:color w:val="31849B" w:themeColor="accent5" w:themeShade="BF"/>
          </w:rPr>
          <w:t xml:space="preserve">  "properties"</w:t>
        </w:r>
        <w:r>
          <w:t>: {</w:t>
        </w:r>
      </w:ins>
    </w:p>
    <w:p w14:paraId="4D911E4E" w14:textId="77777777" w:rsidR="00A71F46" w:rsidRDefault="00A71F46" w:rsidP="00A71F46">
      <w:pPr>
        <w:pStyle w:val="Code"/>
        <w:spacing w:line="259" w:lineRule="auto"/>
        <w:rPr>
          <w:ins w:id="3840" w:author="Andreas Kuehne" w:date="2019-05-31T12:40:00Z"/>
        </w:rPr>
      </w:pPr>
      <w:ins w:id="3841" w:author="Andreas Kuehne" w:date="2019-05-31T12:40:00Z">
        <w:r>
          <w:rPr>
            <w:color w:val="31849B" w:themeColor="accent5" w:themeShade="BF"/>
          </w:rPr>
          <w:t xml:space="preserve">    "profile"</w:t>
        </w:r>
        <w:r>
          <w:t>: {</w:t>
        </w:r>
      </w:ins>
    </w:p>
    <w:p w14:paraId="53446456" w14:textId="77777777" w:rsidR="00A71F46" w:rsidRDefault="00A71F46" w:rsidP="00A71F46">
      <w:pPr>
        <w:pStyle w:val="Code"/>
        <w:spacing w:line="259" w:lineRule="auto"/>
        <w:rPr>
          <w:ins w:id="3842" w:author="Andreas Kuehne" w:date="2019-05-31T12:40:00Z"/>
        </w:rPr>
      </w:pPr>
      <w:ins w:id="3843" w:author="Andreas Kuehne" w:date="2019-05-31T12:40:00Z">
        <w:r>
          <w:rPr>
            <w:color w:val="31849B" w:themeColor="accent5" w:themeShade="BF"/>
          </w:rPr>
          <w:t xml:space="preserve">      "type"</w:t>
        </w:r>
        <w:r>
          <w:t xml:space="preserve">: </w:t>
        </w:r>
        <w:r>
          <w:rPr>
            <w:color w:val="244061" w:themeColor="accent1" w:themeShade="80"/>
          </w:rPr>
          <w:t>"array",</w:t>
        </w:r>
      </w:ins>
    </w:p>
    <w:p w14:paraId="01CA1475" w14:textId="77777777" w:rsidR="00A71F46" w:rsidRDefault="00A71F46" w:rsidP="00A71F46">
      <w:pPr>
        <w:pStyle w:val="Code"/>
        <w:spacing w:line="259" w:lineRule="auto"/>
        <w:rPr>
          <w:ins w:id="3844" w:author="Andreas Kuehne" w:date="2019-05-31T12:40:00Z"/>
        </w:rPr>
      </w:pPr>
      <w:ins w:id="3845" w:author="Andreas Kuehne" w:date="2019-05-31T12:40:00Z">
        <w:r>
          <w:rPr>
            <w:color w:val="31849B" w:themeColor="accent5" w:themeShade="BF"/>
          </w:rPr>
          <w:t xml:space="preserve">      "items"</w:t>
        </w:r>
        <w:r>
          <w:t>: {</w:t>
        </w:r>
      </w:ins>
    </w:p>
    <w:p w14:paraId="407F7E7B" w14:textId="77777777" w:rsidR="00A71F46" w:rsidRDefault="00A71F46" w:rsidP="00A71F46">
      <w:pPr>
        <w:pStyle w:val="Code"/>
        <w:spacing w:line="259" w:lineRule="auto"/>
        <w:rPr>
          <w:ins w:id="3846" w:author="Andreas Kuehne" w:date="2019-05-31T12:40:00Z"/>
        </w:rPr>
      </w:pPr>
      <w:ins w:id="3847" w:author="Andreas Kuehne" w:date="2019-05-31T12:40:00Z">
        <w:r>
          <w:rPr>
            <w:color w:val="31849B" w:themeColor="accent5" w:themeShade="BF"/>
          </w:rPr>
          <w:t xml:space="preserve">        "type"</w:t>
        </w:r>
        <w:r>
          <w:t xml:space="preserve">: </w:t>
        </w:r>
        <w:r>
          <w:rPr>
            <w:color w:val="244061" w:themeColor="accent1" w:themeShade="80"/>
          </w:rPr>
          <w:t>"string"</w:t>
        </w:r>
      </w:ins>
    </w:p>
    <w:p w14:paraId="76241471" w14:textId="77777777" w:rsidR="00A71F46" w:rsidRDefault="00A71F46" w:rsidP="00A71F46">
      <w:pPr>
        <w:pStyle w:val="Code"/>
        <w:spacing w:line="259" w:lineRule="auto"/>
        <w:rPr>
          <w:ins w:id="3848" w:author="Andreas Kuehne" w:date="2019-05-31T12:40:00Z"/>
        </w:rPr>
      </w:pPr>
      <w:ins w:id="3849" w:author="Andreas Kuehne" w:date="2019-05-31T12:40:00Z">
        <w:r>
          <w:t xml:space="preserve">      }</w:t>
        </w:r>
      </w:ins>
    </w:p>
    <w:p w14:paraId="61312923" w14:textId="77777777" w:rsidR="00A71F46" w:rsidRDefault="00A71F46" w:rsidP="00A71F46">
      <w:pPr>
        <w:pStyle w:val="Code"/>
        <w:spacing w:line="259" w:lineRule="auto"/>
        <w:rPr>
          <w:ins w:id="3850" w:author="Andreas Kuehne" w:date="2019-05-31T12:40:00Z"/>
        </w:rPr>
      </w:pPr>
      <w:ins w:id="3851" w:author="Andreas Kuehne" w:date="2019-05-31T12:40:00Z">
        <w:r>
          <w:t xml:space="preserve">    },</w:t>
        </w:r>
      </w:ins>
    </w:p>
    <w:p w14:paraId="360407BF" w14:textId="77777777" w:rsidR="00A71F46" w:rsidRDefault="00A71F46" w:rsidP="00A71F46">
      <w:pPr>
        <w:pStyle w:val="Code"/>
        <w:spacing w:line="259" w:lineRule="auto"/>
        <w:rPr>
          <w:ins w:id="3852" w:author="Andreas Kuehne" w:date="2019-05-31T12:40:00Z"/>
        </w:rPr>
      </w:pPr>
      <w:ins w:id="3853" w:author="Andreas Kuehne" w:date="2019-05-31T12:40:00Z">
        <w:r>
          <w:rPr>
            <w:color w:val="31849B" w:themeColor="accent5" w:themeShade="BF"/>
          </w:rPr>
          <w:t xml:space="preserve">    "reqID"</w:t>
        </w:r>
        <w:r>
          <w:t>: {</w:t>
        </w:r>
      </w:ins>
    </w:p>
    <w:p w14:paraId="53A9F0AB" w14:textId="77777777" w:rsidR="00A71F46" w:rsidRDefault="00A71F46" w:rsidP="00A71F46">
      <w:pPr>
        <w:pStyle w:val="Code"/>
        <w:spacing w:line="259" w:lineRule="auto"/>
        <w:rPr>
          <w:ins w:id="3854" w:author="Andreas Kuehne" w:date="2019-05-31T12:40:00Z"/>
        </w:rPr>
      </w:pPr>
      <w:ins w:id="3855" w:author="Andreas Kuehne" w:date="2019-05-31T12:40:00Z">
        <w:r>
          <w:rPr>
            <w:color w:val="31849B" w:themeColor="accent5" w:themeShade="BF"/>
          </w:rPr>
          <w:t xml:space="preserve">      "type"</w:t>
        </w:r>
        <w:r>
          <w:t xml:space="preserve">: </w:t>
        </w:r>
        <w:r>
          <w:rPr>
            <w:color w:val="244061" w:themeColor="accent1" w:themeShade="80"/>
          </w:rPr>
          <w:t>"string"</w:t>
        </w:r>
      </w:ins>
    </w:p>
    <w:p w14:paraId="3982B87F" w14:textId="77777777" w:rsidR="00A71F46" w:rsidRDefault="00A71F46" w:rsidP="00A71F46">
      <w:pPr>
        <w:pStyle w:val="Code"/>
        <w:spacing w:line="259" w:lineRule="auto"/>
        <w:rPr>
          <w:ins w:id="3856" w:author="Andreas Kuehne" w:date="2019-05-31T12:40:00Z"/>
        </w:rPr>
      </w:pPr>
      <w:ins w:id="3857" w:author="Andreas Kuehne" w:date="2019-05-31T12:40:00Z">
        <w:r>
          <w:t xml:space="preserve">    },</w:t>
        </w:r>
      </w:ins>
    </w:p>
    <w:p w14:paraId="66ECBAF3" w14:textId="77777777" w:rsidR="00A71F46" w:rsidRDefault="00A71F46" w:rsidP="00A71F46">
      <w:pPr>
        <w:pStyle w:val="Code"/>
        <w:spacing w:line="259" w:lineRule="auto"/>
        <w:rPr>
          <w:ins w:id="3858" w:author="Andreas Kuehne" w:date="2019-05-31T12:40:00Z"/>
        </w:rPr>
      </w:pPr>
      <w:ins w:id="3859" w:author="Andreas Kuehne" w:date="2019-05-31T12:40:00Z">
        <w:r>
          <w:rPr>
            <w:color w:val="31849B" w:themeColor="accent5" w:themeShade="BF"/>
          </w:rPr>
          <w:t xml:space="preserve">    "claimedIdentity"</w:t>
        </w:r>
        <w:r>
          <w:t>: {</w:t>
        </w:r>
      </w:ins>
    </w:p>
    <w:p w14:paraId="22CCDBD0" w14:textId="77777777" w:rsidR="00A71F46" w:rsidRDefault="00A71F46" w:rsidP="00A71F46">
      <w:pPr>
        <w:pStyle w:val="Code"/>
        <w:spacing w:line="259" w:lineRule="auto"/>
        <w:rPr>
          <w:ins w:id="3860" w:author="Andreas Kuehne" w:date="2019-05-31T12:40:00Z"/>
        </w:rPr>
      </w:pPr>
      <w:ins w:id="3861"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81984BE" w14:textId="77777777" w:rsidR="00A71F46" w:rsidRDefault="00A71F46" w:rsidP="00A71F46">
      <w:pPr>
        <w:pStyle w:val="Code"/>
        <w:spacing w:line="259" w:lineRule="auto"/>
        <w:rPr>
          <w:ins w:id="3862" w:author="Andreas Kuehne" w:date="2019-05-31T12:40:00Z"/>
        </w:rPr>
      </w:pPr>
      <w:ins w:id="3863" w:author="Andreas Kuehne" w:date="2019-05-31T12:40:00Z">
        <w:r>
          <w:t xml:space="preserve">    }</w:t>
        </w:r>
      </w:ins>
    </w:p>
    <w:p w14:paraId="7606401E" w14:textId="77777777" w:rsidR="00A71F46" w:rsidRDefault="00A71F46" w:rsidP="00A71F46">
      <w:pPr>
        <w:pStyle w:val="Code"/>
        <w:spacing w:line="259" w:lineRule="auto"/>
        <w:rPr>
          <w:ins w:id="3864" w:author="Andreas Kuehne" w:date="2019-05-31T12:40:00Z"/>
        </w:rPr>
      </w:pPr>
      <w:ins w:id="3865" w:author="Andreas Kuehne" w:date="2019-05-31T12:40:00Z">
        <w:r>
          <w:t xml:space="preserve">  }</w:t>
        </w:r>
      </w:ins>
    </w:p>
    <w:p w14:paraId="68D6A998" w14:textId="77777777" w:rsidR="00A71F46" w:rsidRDefault="00A71F46" w:rsidP="00A71F46">
      <w:pPr>
        <w:pStyle w:val="Code"/>
        <w:spacing w:line="259" w:lineRule="auto"/>
        <w:rPr>
          <w:ins w:id="3866" w:author="Andreas Kuehne" w:date="2019-05-31T12:40:00Z"/>
        </w:rPr>
      </w:pPr>
      <w:ins w:id="3867" w:author="Andreas Kuehne" w:date="2019-05-31T12:40:00Z">
        <w:r>
          <w:lastRenderedPageBreak/>
          <w:t>}</w:t>
        </w:r>
      </w:ins>
    </w:p>
    <w:p w14:paraId="0E351F3D" w14:textId="77777777" w:rsidR="00A71F46" w:rsidRDefault="00A71F46" w:rsidP="00A71F46">
      <w:pPr>
        <w:rPr>
          <w:ins w:id="3868" w:author="Andreas Kuehne" w:date="2019-05-31T12:40:00Z"/>
        </w:rPr>
      </w:pPr>
      <w:customXmlInsRangeStart w:id="3869" w:author="Andreas Kuehne" w:date="2019-05-31T12:40:00Z"/>
      <w:sdt>
        <w:sdtPr>
          <w:tag w:val="dss2-PendingRequestType.-jsonSchema"/>
          <w:id w:val="-1050617574"/>
          <w:showingPlcHdr/>
        </w:sdtPr>
        <w:sdtContent>
          <w:customXmlInsRangeEnd w:id="3869"/>
          <w:ins w:id="3870" w:author="Andreas Kuehne" w:date="2019-05-31T12:40:00Z">
            <w:r>
              <w:rPr>
                <w:color w:val="19D131"/>
              </w:rPr>
              <w:t>[component PendingRequest JSON schema details]</w:t>
            </w:r>
          </w:ins>
          <w:customXmlInsRangeStart w:id="3871" w:author="Andreas Kuehne" w:date="2019-05-31T12:40:00Z"/>
        </w:sdtContent>
      </w:sdt>
      <w:customXmlInsRangeEnd w:id="3871"/>
    </w:p>
    <w:p w14:paraId="26FC13AB" w14:textId="77777777" w:rsidR="00A71F46" w:rsidRDefault="00A71F46" w:rsidP="00A71F46">
      <w:pPr>
        <w:pStyle w:val="berschrift4"/>
        <w:numPr>
          <w:ilvl w:val="3"/>
          <w:numId w:val="3"/>
        </w:numPr>
        <w:rPr>
          <w:ins w:id="3872" w:author="Andreas Kuehne" w:date="2019-05-31T12:40:00Z"/>
        </w:rPr>
      </w:pPr>
      <w:ins w:id="3873" w:author="Andreas Kuehne" w:date="2019-05-31T12:40:00Z">
        <w:r>
          <w:t>PendingRequest – XML Syntax</w:t>
        </w:r>
      </w:ins>
    </w:p>
    <w:p w14:paraId="2F8B5CEA" w14:textId="77777777" w:rsidR="00A71F46" w:rsidRPr="5404FA76" w:rsidRDefault="00A71F46" w:rsidP="00A71F46">
      <w:pPr>
        <w:rPr>
          <w:ins w:id="3874" w:author="Andreas Kuehne" w:date="2019-05-31T12:40:00Z"/>
        </w:rPr>
      </w:pPr>
      <w:ins w:id="3875" w:author="Andreas Kuehne" w:date="2019-05-31T12:40:00Z">
        <w:r w:rsidRPr="0CCF9147">
          <w:t xml:space="preserve">The XML type </w:t>
        </w:r>
        <w:r w:rsidRPr="002062A5">
          <w:rPr>
            <w:rFonts w:ascii="Courier New" w:eastAsia="Courier New" w:hAnsi="Courier New" w:cs="Courier New"/>
          </w:rPr>
          <w:t>PendingRequestType</w:t>
        </w:r>
        <w:r w:rsidRPr="0CCF9147">
          <w:t xml:space="preserve"> SHALL implement the requirements defined in the </w:t>
        </w:r>
        <w:r w:rsidRPr="002062A5">
          <w:rPr>
            <w:rFonts w:ascii="Courier New" w:eastAsia="Courier New" w:hAnsi="Courier New" w:cs="Courier New"/>
          </w:rPr>
          <w:t>PendingRequest</w:t>
        </w:r>
        <w:r>
          <w:t xml:space="preserve"> </w:t>
        </w:r>
        <w:r w:rsidRPr="005A6FFD">
          <w:t>component.</w:t>
        </w:r>
      </w:ins>
    </w:p>
    <w:p w14:paraId="10785607" w14:textId="77777777" w:rsidR="00A71F46" w:rsidRDefault="00A71F46" w:rsidP="00A71F46">
      <w:pPr>
        <w:rPr>
          <w:ins w:id="3876" w:author="Andreas Kuehne" w:date="2019-05-31T12:40:00Z"/>
        </w:rPr>
      </w:pPr>
      <w:ins w:id="3877" w:author="Andreas Kuehne" w:date="2019-05-31T12:40:00Z">
        <w:r w:rsidRPr="005A6FFD">
          <w:rPr>
            <w:rFonts w:eastAsia="Arial"/>
          </w:rPr>
          <w:t xml:space="preserve">The </w:t>
        </w:r>
        <w:r w:rsidRPr="002062A5">
          <w:rPr>
            <w:rFonts w:ascii="Courier New" w:eastAsia="Courier New" w:hAnsi="Courier New" w:cs="Courier New"/>
          </w:rPr>
          <w:t>PendingRequestType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388F5EC" w14:textId="77777777" w:rsidR="00A71F46" w:rsidRDefault="00A71F46" w:rsidP="00A71F46">
      <w:pPr>
        <w:pStyle w:val="Code"/>
        <w:rPr>
          <w:ins w:id="3878" w:author="Andreas Kuehne" w:date="2019-05-31T12:40:00Z"/>
        </w:rPr>
      </w:pPr>
      <w:ins w:id="387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PendingRequestType</w:t>
        </w:r>
        <w:r>
          <w:rPr>
            <w:color w:val="943634" w:themeColor="accent2" w:themeShade="BF"/>
          </w:rPr>
          <w:t>"</w:t>
        </w:r>
        <w:r>
          <w:rPr>
            <w:color w:val="31849B" w:themeColor="accent5" w:themeShade="BF"/>
          </w:rPr>
          <w:t>&gt;</w:t>
        </w:r>
      </w:ins>
    </w:p>
    <w:p w14:paraId="684F6574" w14:textId="77777777" w:rsidR="00A71F46" w:rsidRDefault="00A71F46" w:rsidP="00A71F46">
      <w:pPr>
        <w:pStyle w:val="Code"/>
        <w:rPr>
          <w:ins w:id="3880" w:author="Andreas Kuehne" w:date="2019-05-31T12:40:00Z"/>
        </w:rPr>
      </w:pPr>
      <w:ins w:id="3881" w:author="Andreas Kuehne" w:date="2019-05-31T12:40:00Z">
        <w:r>
          <w:rPr>
            <w:color w:val="31849B" w:themeColor="accent5" w:themeShade="BF"/>
          </w:rPr>
          <w:t xml:space="preserve">  &lt;xs:complexContent&gt;</w:t>
        </w:r>
      </w:ins>
    </w:p>
    <w:p w14:paraId="48F403C2" w14:textId="77777777" w:rsidR="00A71F46" w:rsidRDefault="00A71F46" w:rsidP="00A71F46">
      <w:pPr>
        <w:pStyle w:val="Code"/>
        <w:rPr>
          <w:ins w:id="3882" w:author="Andreas Kuehne" w:date="2019-05-31T12:40:00Z"/>
        </w:rPr>
      </w:pPr>
      <w:ins w:id="388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5441038A" w14:textId="77777777" w:rsidR="00A71F46" w:rsidRDefault="00A71F46" w:rsidP="00A71F46">
      <w:pPr>
        <w:pStyle w:val="Code"/>
        <w:rPr>
          <w:ins w:id="3884" w:author="Andreas Kuehne" w:date="2019-05-31T12:40:00Z"/>
        </w:rPr>
      </w:pPr>
      <w:ins w:id="3885" w:author="Andreas Kuehne" w:date="2019-05-31T12:40:00Z">
        <w:r>
          <w:rPr>
            <w:color w:val="31849B" w:themeColor="accent5" w:themeShade="BF"/>
          </w:rPr>
          <w:t xml:space="preserve">      &lt;xs:sequence&gt;</w:t>
        </w:r>
      </w:ins>
    </w:p>
    <w:p w14:paraId="5D31ABB5" w14:textId="77777777" w:rsidR="00A71F46" w:rsidRDefault="00A71F46" w:rsidP="00A71F46">
      <w:pPr>
        <w:pStyle w:val="Code"/>
        <w:rPr>
          <w:ins w:id="3886" w:author="Andreas Kuehne" w:date="2019-05-31T12:40:00Z"/>
        </w:rPr>
      </w:pPr>
      <w:ins w:id="388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5953224" w14:textId="77777777" w:rsidR="00A71F46" w:rsidRDefault="00A71F46" w:rsidP="00A71F46">
      <w:pPr>
        <w:pStyle w:val="Code"/>
        <w:rPr>
          <w:ins w:id="3888" w:author="Andreas Kuehne" w:date="2019-05-31T12:40:00Z"/>
        </w:rPr>
      </w:pPr>
      <w:ins w:id="3889" w:author="Andreas Kuehne" w:date="2019-05-31T12:40:00Z">
        <w:r>
          <w:rPr>
            <w:color w:val="31849B" w:themeColor="accent5" w:themeShade="BF"/>
          </w:rPr>
          <w:t xml:space="preserve">      &lt;/xs:sequence&gt;</w:t>
        </w:r>
      </w:ins>
    </w:p>
    <w:p w14:paraId="57B184CA" w14:textId="77777777" w:rsidR="00A71F46" w:rsidRDefault="00A71F46" w:rsidP="00A71F46">
      <w:pPr>
        <w:pStyle w:val="Code"/>
        <w:rPr>
          <w:ins w:id="3890" w:author="Andreas Kuehne" w:date="2019-05-31T12:40:00Z"/>
        </w:rPr>
      </w:pPr>
      <w:ins w:id="3891" w:author="Andreas Kuehne" w:date="2019-05-31T12:40:00Z">
        <w:r>
          <w:rPr>
            <w:color w:val="31849B" w:themeColor="accent5" w:themeShade="BF"/>
          </w:rPr>
          <w:t xml:space="preserve">    &lt;/xs:extension&gt;</w:t>
        </w:r>
      </w:ins>
    </w:p>
    <w:p w14:paraId="504020EF" w14:textId="77777777" w:rsidR="00A71F46" w:rsidRDefault="00A71F46" w:rsidP="00A71F46">
      <w:pPr>
        <w:pStyle w:val="Code"/>
        <w:rPr>
          <w:ins w:id="3892" w:author="Andreas Kuehne" w:date="2019-05-31T12:40:00Z"/>
        </w:rPr>
      </w:pPr>
      <w:ins w:id="3893" w:author="Andreas Kuehne" w:date="2019-05-31T12:40:00Z">
        <w:r>
          <w:rPr>
            <w:color w:val="31849B" w:themeColor="accent5" w:themeShade="BF"/>
          </w:rPr>
          <w:t xml:space="preserve">  &lt;/xs:complexContent&gt;</w:t>
        </w:r>
      </w:ins>
    </w:p>
    <w:p w14:paraId="473C4BB6" w14:textId="77777777" w:rsidR="00A71F46" w:rsidRDefault="00A71F46" w:rsidP="00A71F46">
      <w:pPr>
        <w:pStyle w:val="Code"/>
        <w:rPr>
          <w:ins w:id="3894" w:author="Andreas Kuehne" w:date="2019-05-31T12:40:00Z"/>
        </w:rPr>
      </w:pPr>
      <w:ins w:id="3895" w:author="Andreas Kuehne" w:date="2019-05-31T12:40:00Z">
        <w:r>
          <w:rPr>
            <w:color w:val="31849B" w:themeColor="accent5" w:themeShade="BF"/>
          </w:rPr>
          <w:t>&lt;/xs:complexType&gt;</w:t>
        </w:r>
      </w:ins>
    </w:p>
    <w:p w14:paraId="6F316B9E" w14:textId="77777777" w:rsidR="00A71F46" w:rsidRDefault="00A71F46" w:rsidP="00A71F46">
      <w:pPr>
        <w:spacing w:line="259" w:lineRule="auto"/>
        <w:rPr>
          <w:ins w:id="3896" w:author="Andreas Kuehne" w:date="2019-05-31T12:40:00Z"/>
        </w:rPr>
      </w:pPr>
      <w:ins w:id="3897" w:author="Andreas Kuehne" w:date="2019-05-31T12:40:00Z">
        <w:r>
          <w:t>Each child element of</w:t>
        </w:r>
        <w:r w:rsidRPr="71C71F8C">
          <w:t xml:space="preserve"> </w:t>
        </w:r>
        <w:r w:rsidRPr="002062A5">
          <w:rPr>
            <w:rFonts w:ascii="Courier New" w:eastAsia="Courier New" w:hAnsi="Courier New" w:cs="Courier New"/>
          </w:rPr>
          <w:t>PendingRequestType</w:t>
        </w:r>
        <w:r w:rsidRPr="71C71F8C">
          <w:t xml:space="preserve"> </w:t>
        </w:r>
        <w:r>
          <w:t xml:space="preserve">XML element SHALL implement in XML syntax the sub-component that has a name equal to its local name. </w:t>
        </w:r>
      </w:ins>
      <w:customXmlInsRangeStart w:id="3898" w:author="Andreas Kuehne" w:date="2019-05-31T12:40:00Z"/>
      <w:sdt>
        <w:sdtPr>
          <w:tag w:val="dss2-PendingRequestType.-xmlSchema"/>
          <w:id w:val="682859677"/>
          <w:showingPlcHdr/>
        </w:sdtPr>
        <w:sdtContent>
          <w:customXmlInsRangeEnd w:id="3898"/>
          <w:ins w:id="3899" w:author="Andreas Kuehne" w:date="2019-05-31T12:40:00Z">
            <w:r>
              <w:rPr>
                <w:color w:val="19D131"/>
              </w:rPr>
              <w:t>[component PendingRequest XML schema details]</w:t>
            </w:r>
          </w:ins>
          <w:customXmlInsRangeStart w:id="3900" w:author="Andreas Kuehne" w:date="2019-05-31T12:40:00Z"/>
        </w:sdtContent>
      </w:sdt>
      <w:customXmlInsRangeEnd w:id="3900"/>
    </w:p>
    <w:p w14:paraId="55FA78D2" w14:textId="77777777" w:rsidR="00A71F46" w:rsidRDefault="00A71F46" w:rsidP="00A71F46">
      <w:pPr>
        <w:pStyle w:val="berschrift2"/>
        <w:numPr>
          <w:ilvl w:val="1"/>
          <w:numId w:val="3"/>
        </w:numPr>
        <w:rPr>
          <w:ins w:id="3901" w:author="Andreas Kuehne" w:date="2019-05-31T12:40:00Z"/>
        </w:rPr>
      </w:pPr>
      <w:ins w:id="3902" w:author="Andreas Kuehne" w:date="2019-05-31T12:40:00Z">
        <w:r>
          <w:t>Optional data structures defined in this document</w:t>
        </w:r>
      </w:ins>
    </w:p>
    <w:p w14:paraId="04F9E3D7" w14:textId="77777777" w:rsidR="00A71F46" w:rsidRPr="5404FA76" w:rsidRDefault="00A71F46" w:rsidP="00A71F46">
      <w:pPr>
        <w:rPr>
          <w:ins w:id="3903" w:author="Andreas Kuehne" w:date="2019-05-31T12:40:00Z"/>
        </w:rPr>
      </w:pPr>
      <w:ins w:id="3904"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01A65087" w14:textId="77777777" w:rsidR="00A71F46" w:rsidRDefault="00A71F46" w:rsidP="00A71F46">
      <w:pPr>
        <w:rPr>
          <w:ins w:id="3905" w:author="Andreas Kuehne" w:date="2019-05-31T12:40:00Z"/>
        </w:rPr>
      </w:pPr>
      <w:customXmlInsRangeStart w:id="3906" w:author="Andreas Kuehne" w:date="2019-05-31T12:40:00Z"/>
      <w:sdt>
        <w:sdtPr>
          <w:tag w:val="http://docs.oasis-open.org/dss-x/ns/core-optionals.-explain"/>
          <w:id w:val="-1548446935"/>
          <w:showingPlcHdr/>
        </w:sdtPr>
        <w:sdtContent>
          <w:customXmlInsRangeEnd w:id="3906"/>
          <w:ins w:id="3907" w:author="Andreas Kuehne" w:date="2019-05-31T12:40:00Z">
            <w:r>
              <w:rPr>
                <w:color w:val="19D131"/>
              </w:rPr>
              <w:t>[category optionals in namespace http://docs.oasis-open.org/dss-x/ns/core explanation]</w:t>
            </w:r>
          </w:ins>
          <w:customXmlInsRangeStart w:id="3908" w:author="Andreas Kuehne" w:date="2019-05-31T12:40:00Z"/>
        </w:sdtContent>
      </w:sdt>
      <w:customXmlInsRangeEnd w:id="3908"/>
    </w:p>
    <w:p w14:paraId="646BFEF7" w14:textId="77777777" w:rsidR="00A71F46" w:rsidRDefault="00A71F46" w:rsidP="00A71F46">
      <w:pPr>
        <w:pStyle w:val="berschrift3"/>
        <w:numPr>
          <w:ilvl w:val="2"/>
          <w:numId w:val="3"/>
        </w:numPr>
        <w:rPr>
          <w:ins w:id="3909" w:author="Andreas Kuehne" w:date="2019-05-31T12:40:00Z"/>
        </w:rPr>
      </w:pPr>
      <w:ins w:id="3910" w:author="Andreas Kuehne" w:date="2019-05-31T12:40:00Z">
        <w:r>
          <w:t>Component RequestID</w:t>
        </w:r>
      </w:ins>
    </w:p>
    <w:p w14:paraId="1E214537" w14:textId="77777777" w:rsidR="00A71F46" w:rsidRDefault="00A71F46" w:rsidP="00A71F46">
      <w:pPr>
        <w:rPr>
          <w:ins w:id="3911" w:author="Andreas Kuehne" w:date="2019-05-31T12:40:00Z"/>
        </w:rPr>
      </w:pPr>
      <w:customXmlInsRangeStart w:id="3912" w:author="Andreas Kuehne" w:date="2019-05-31T12:40:00Z"/>
      <w:sdt>
        <w:sdtPr>
          <w:tag w:val="dss2-RequestID.-normative"/>
          <w:id w:val="-642354220"/>
          <w:showingPlcHdr/>
        </w:sdtPr>
        <w:sdtContent>
          <w:customXmlInsRangeEnd w:id="3912"/>
          <w:ins w:id="3913" w:author="Andreas Kuehne" w:date="2019-05-31T12:40:00Z">
            <w:r>
              <w:rPr>
                <w:color w:val="19D131"/>
              </w:rPr>
              <w:t>[component RequestID normative details]</w:t>
            </w:r>
          </w:ins>
          <w:customXmlInsRangeStart w:id="3914" w:author="Andreas Kuehne" w:date="2019-05-31T12:40:00Z"/>
        </w:sdtContent>
      </w:sdt>
      <w:customXmlInsRangeEnd w:id="3914"/>
    </w:p>
    <w:p w14:paraId="7D691B1B" w14:textId="77777777" w:rsidR="00A71F46" w:rsidRDefault="00A71F46" w:rsidP="00A71F46">
      <w:pPr>
        <w:rPr>
          <w:ins w:id="3915" w:author="Andreas Kuehne" w:date="2019-05-31T12:40:00Z"/>
        </w:rPr>
      </w:pPr>
      <w:ins w:id="3916" w:author="Andreas Kuehne" w:date="2019-05-31T12:40:00Z">
        <w:r>
          <w:t>Below follows a list of the sub-components that constitute this component:</w:t>
        </w:r>
      </w:ins>
    </w:p>
    <w:p w14:paraId="4441C9A1" w14:textId="77777777" w:rsidR="00A71F46" w:rsidRDefault="00A71F46" w:rsidP="00A71F46">
      <w:pPr>
        <w:pStyle w:val="Member"/>
        <w:rPr>
          <w:ins w:id="3917" w:author="Andreas Kuehne" w:date="2019-05-31T12:40:00Z"/>
        </w:rPr>
      </w:pPr>
      <w:ins w:id="3918" w:author="Andreas Kuehne" w:date="2019-05-31T12:40:00Z">
        <w:r>
          <w:t xml:space="preserve">The </w:t>
        </w:r>
        <w:r w:rsidRPr="35C1378D">
          <w:rPr>
            <w:rStyle w:val="Datatype"/>
          </w:rPr>
          <w:t>value</w:t>
        </w:r>
        <w:r>
          <w:t xml:space="preserve"> element MUST contain one instance of a string. </w:t>
        </w:r>
      </w:ins>
      <w:customXmlInsRangeStart w:id="3919" w:author="Andreas Kuehne" w:date="2019-05-31T12:40:00Z"/>
      <w:sdt>
        <w:sdtPr>
          <w:tag w:val="dss2-RequestID.value"/>
          <w:id w:val="-458413352"/>
          <w:showingPlcHdr/>
        </w:sdtPr>
        <w:sdtContent>
          <w:customXmlInsRangeEnd w:id="3919"/>
          <w:ins w:id="3920" w:author="Andreas Kuehne" w:date="2019-05-31T12:40:00Z">
            <w:r>
              <w:rPr>
                <w:color w:val="19D131"/>
              </w:rPr>
              <w:t>[sub component value details]</w:t>
            </w:r>
          </w:ins>
          <w:customXmlInsRangeStart w:id="3921" w:author="Andreas Kuehne" w:date="2019-05-31T12:40:00Z"/>
        </w:sdtContent>
      </w:sdt>
      <w:customXmlInsRangeEnd w:id="3921"/>
    </w:p>
    <w:p w14:paraId="2AE0F1D8" w14:textId="77777777" w:rsidR="00A71F46" w:rsidRDefault="00A71F46" w:rsidP="00A71F46">
      <w:pPr>
        <w:pStyle w:val="Non-normativeCommentHeading"/>
        <w:rPr>
          <w:ins w:id="3922" w:author="Andreas Kuehne" w:date="2019-05-31T12:40:00Z"/>
        </w:rPr>
      </w:pPr>
      <w:ins w:id="3923" w:author="Andreas Kuehne" w:date="2019-05-31T12:40:00Z">
        <w:r>
          <w:t>Non-normative Comment:</w:t>
        </w:r>
      </w:ins>
    </w:p>
    <w:p w14:paraId="12AAA278" w14:textId="77777777" w:rsidR="00A71F46" w:rsidRDefault="00A71F46" w:rsidP="00A71F46">
      <w:pPr>
        <w:pStyle w:val="Non-normativeComment"/>
        <w:rPr>
          <w:ins w:id="3924" w:author="Andreas Kuehne" w:date="2019-05-31T12:40:00Z"/>
        </w:rPr>
      </w:pPr>
      <w:customXmlInsRangeStart w:id="3925" w:author="Andreas Kuehne" w:date="2019-05-31T12:40:00Z"/>
      <w:sdt>
        <w:sdtPr>
          <w:tag w:val="dss2-RequestID.-nonNormative"/>
          <w:id w:val="-44912328"/>
          <w:showingPlcHdr/>
        </w:sdtPr>
        <w:sdtContent>
          <w:customXmlInsRangeEnd w:id="3925"/>
          <w:ins w:id="3926" w:author="Andreas Kuehne" w:date="2019-05-31T12:40:00Z">
            <w:r>
              <w:rPr>
                <w:color w:val="19D131"/>
              </w:rPr>
              <w:t>[component RequestID non normative details]</w:t>
            </w:r>
          </w:ins>
          <w:customXmlInsRangeStart w:id="3927" w:author="Andreas Kuehne" w:date="2019-05-31T12:40:00Z"/>
        </w:sdtContent>
      </w:sdt>
      <w:customXmlInsRangeEnd w:id="3927"/>
    </w:p>
    <w:p w14:paraId="37279582" w14:textId="77777777" w:rsidR="00A71F46" w:rsidRDefault="00A71F46" w:rsidP="00A71F46">
      <w:pPr>
        <w:pStyle w:val="berschrift4"/>
        <w:numPr>
          <w:ilvl w:val="3"/>
          <w:numId w:val="3"/>
        </w:numPr>
        <w:rPr>
          <w:ins w:id="3928" w:author="Andreas Kuehne" w:date="2019-05-31T12:40:00Z"/>
        </w:rPr>
      </w:pPr>
      <w:ins w:id="3929" w:author="Andreas Kuehne" w:date="2019-05-31T12:40:00Z">
        <w:r>
          <w:t>RequestID – JSON Syntax</w:t>
        </w:r>
      </w:ins>
    </w:p>
    <w:p w14:paraId="049F73BF" w14:textId="77777777" w:rsidR="00A71F46" w:rsidRPr="4593A2D4" w:rsidRDefault="00A71F46" w:rsidP="00A71F46">
      <w:pPr>
        <w:rPr>
          <w:ins w:id="3930" w:author="Andreas Kuehne" w:date="2019-05-31T12:40:00Z"/>
        </w:rPr>
      </w:pPr>
      <w:ins w:id="393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RequestID</w:t>
        </w:r>
        <w:r w:rsidRPr="002062A5">
          <w:rPr>
            <w:rFonts w:eastAsia="Arial" w:cs="Arial"/>
            <w:sz w:val="22"/>
            <w:szCs w:val="22"/>
          </w:rPr>
          <w:t xml:space="preserve"> is derived from the string type.</w:t>
        </w:r>
      </w:ins>
    </w:p>
    <w:p w14:paraId="74281FDB" w14:textId="77777777" w:rsidR="00A71F46" w:rsidRDefault="00A71F46" w:rsidP="00A71F46">
      <w:pPr>
        <w:rPr>
          <w:ins w:id="3932" w:author="Andreas Kuehne" w:date="2019-05-31T12:40:00Z"/>
        </w:rPr>
      </w:pPr>
      <w:customXmlInsRangeStart w:id="3933" w:author="Andreas Kuehne" w:date="2019-05-31T12:40:00Z"/>
      <w:sdt>
        <w:sdtPr>
          <w:tag w:val="dss2-RequestID.-jsonSchema"/>
          <w:id w:val="294657995"/>
          <w:showingPlcHdr/>
        </w:sdtPr>
        <w:sdtContent>
          <w:customXmlInsRangeEnd w:id="3933"/>
          <w:ins w:id="3934" w:author="Andreas Kuehne" w:date="2019-05-31T12:40:00Z">
            <w:r>
              <w:rPr>
                <w:color w:val="19D131"/>
              </w:rPr>
              <w:t>[component RequestID JSON schema details]</w:t>
            </w:r>
          </w:ins>
          <w:customXmlInsRangeStart w:id="3935" w:author="Andreas Kuehne" w:date="2019-05-31T12:40:00Z"/>
        </w:sdtContent>
      </w:sdt>
      <w:customXmlInsRangeEnd w:id="3935"/>
    </w:p>
    <w:p w14:paraId="425AFA9C" w14:textId="77777777" w:rsidR="00A71F46" w:rsidRDefault="00A71F46" w:rsidP="00A71F46">
      <w:pPr>
        <w:pStyle w:val="berschrift4"/>
        <w:numPr>
          <w:ilvl w:val="3"/>
          <w:numId w:val="3"/>
        </w:numPr>
        <w:rPr>
          <w:ins w:id="3936" w:author="Andreas Kuehne" w:date="2019-05-31T12:40:00Z"/>
        </w:rPr>
      </w:pPr>
      <w:ins w:id="3937" w:author="Andreas Kuehne" w:date="2019-05-31T12:40:00Z">
        <w:r>
          <w:t>RequestID – XML Syntax</w:t>
        </w:r>
      </w:ins>
    </w:p>
    <w:p w14:paraId="374D1BCC" w14:textId="77777777" w:rsidR="00A71F46" w:rsidRPr="5404FA76" w:rsidRDefault="00A71F46" w:rsidP="00A71F46">
      <w:pPr>
        <w:rPr>
          <w:ins w:id="3938" w:author="Andreas Kuehne" w:date="2019-05-31T12:40:00Z"/>
        </w:rPr>
      </w:pPr>
      <w:ins w:id="3939" w:author="Andreas Kuehne" w:date="2019-05-31T12:40:00Z">
        <w:r w:rsidRPr="0CCF9147">
          <w:t xml:space="preserve">The XML type </w:t>
        </w:r>
        <w:r w:rsidRPr="002062A5">
          <w:rPr>
            <w:rFonts w:ascii="Courier New" w:eastAsia="Courier New" w:hAnsi="Courier New" w:cs="Courier New"/>
          </w:rPr>
          <w:t>RequestID</w:t>
        </w:r>
        <w:r w:rsidRPr="0CCF9147">
          <w:t xml:space="preserve"> SHALL implement the requirements defined in the </w:t>
        </w:r>
        <w:r w:rsidRPr="002062A5">
          <w:rPr>
            <w:rFonts w:ascii="Courier New" w:eastAsia="Courier New" w:hAnsi="Courier New" w:cs="Courier New"/>
          </w:rPr>
          <w:t>RequestID</w:t>
        </w:r>
        <w:r>
          <w:t xml:space="preserve"> </w:t>
        </w:r>
        <w:r w:rsidRPr="005A6FFD">
          <w:t>component.</w:t>
        </w:r>
      </w:ins>
    </w:p>
    <w:p w14:paraId="243034E2" w14:textId="77777777" w:rsidR="00A71F46" w:rsidRDefault="00A71F46" w:rsidP="00A71F46">
      <w:pPr>
        <w:rPr>
          <w:ins w:id="3940" w:author="Andreas Kuehne" w:date="2019-05-31T12:40:00Z"/>
        </w:rPr>
      </w:pPr>
      <w:ins w:id="3941" w:author="Andreas Kuehne" w:date="2019-05-31T12:40:00Z">
        <w:r w:rsidRPr="005A6FFD">
          <w:rPr>
            <w:rFonts w:eastAsia="Arial"/>
          </w:rPr>
          <w:t xml:space="preserve">The </w:t>
        </w:r>
        <w:r w:rsidRPr="002062A5">
          <w:rPr>
            <w:rFonts w:ascii="Courier New" w:eastAsia="Courier New" w:hAnsi="Courier New" w:cs="Courier New"/>
          </w:rPr>
          <w:t>RequestID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869786C" w14:textId="77777777" w:rsidR="00A71F46" w:rsidRDefault="00A71F46" w:rsidP="00A71F46">
      <w:pPr>
        <w:pStyle w:val="Code"/>
        <w:rPr>
          <w:ins w:id="3942" w:author="Andreas Kuehne" w:date="2019-05-31T12:40:00Z"/>
        </w:rPr>
      </w:pPr>
      <w:ins w:id="3943"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RequestID</w:t>
        </w:r>
        <w:r>
          <w:rPr>
            <w:color w:val="943634" w:themeColor="accent2" w:themeShade="BF"/>
          </w:rPr>
          <w:t>"</w:t>
        </w:r>
        <w:r>
          <w:rPr>
            <w:color w:val="31849B" w:themeColor="accent5" w:themeShade="BF"/>
          </w:rPr>
          <w:t>&gt;</w:t>
        </w:r>
      </w:ins>
    </w:p>
    <w:p w14:paraId="313DBB86" w14:textId="77777777" w:rsidR="00A71F46" w:rsidRDefault="00A71F46" w:rsidP="00A71F46">
      <w:pPr>
        <w:pStyle w:val="Code"/>
        <w:rPr>
          <w:ins w:id="3944" w:author="Andreas Kuehne" w:date="2019-05-31T12:40:00Z"/>
        </w:rPr>
      </w:pPr>
      <w:ins w:id="3945"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84FD9ED" w14:textId="77777777" w:rsidR="00A71F46" w:rsidRDefault="00A71F46" w:rsidP="00A71F46">
      <w:pPr>
        <w:pStyle w:val="Code"/>
        <w:rPr>
          <w:ins w:id="3946" w:author="Andreas Kuehne" w:date="2019-05-31T12:40:00Z"/>
        </w:rPr>
      </w:pPr>
      <w:ins w:id="3947" w:author="Andreas Kuehne" w:date="2019-05-31T12:40:00Z">
        <w:r>
          <w:rPr>
            <w:color w:val="31849B" w:themeColor="accent5" w:themeShade="BF"/>
          </w:rPr>
          <w:t>&lt;/xs:simpleType&gt;</w:t>
        </w:r>
      </w:ins>
    </w:p>
    <w:p w14:paraId="1A680F33" w14:textId="77777777" w:rsidR="00A71F46" w:rsidRDefault="00A71F46" w:rsidP="00A71F46">
      <w:pPr>
        <w:spacing w:line="259" w:lineRule="auto"/>
        <w:rPr>
          <w:ins w:id="3948" w:author="Andreas Kuehne" w:date="2019-05-31T12:40:00Z"/>
        </w:rPr>
      </w:pPr>
      <w:ins w:id="3949" w:author="Andreas Kuehne" w:date="2019-05-31T12:40:00Z">
        <w:r>
          <w:t>Each child element of</w:t>
        </w:r>
        <w:r w:rsidRPr="71C71F8C">
          <w:t xml:space="preserve"> </w:t>
        </w:r>
        <w:r w:rsidRPr="002062A5">
          <w:rPr>
            <w:rFonts w:ascii="Courier New" w:eastAsia="Courier New" w:hAnsi="Courier New" w:cs="Courier New"/>
          </w:rPr>
          <w:t>RequestID</w:t>
        </w:r>
        <w:r w:rsidRPr="71C71F8C">
          <w:t xml:space="preserve"> </w:t>
        </w:r>
        <w:r>
          <w:t xml:space="preserve">XML element SHALL implement in XML syntax the sub-component that has a name equal to its local name. </w:t>
        </w:r>
      </w:ins>
      <w:customXmlInsRangeStart w:id="3950" w:author="Andreas Kuehne" w:date="2019-05-31T12:40:00Z"/>
      <w:sdt>
        <w:sdtPr>
          <w:tag w:val="dss2-RequestID.-xmlSchema"/>
          <w:id w:val="12663163"/>
          <w:showingPlcHdr/>
        </w:sdtPr>
        <w:sdtContent>
          <w:customXmlInsRangeEnd w:id="3950"/>
          <w:ins w:id="3951" w:author="Andreas Kuehne" w:date="2019-05-31T12:40:00Z">
            <w:r>
              <w:rPr>
                <w:color w:val="19D131"/>
              </w:rPr>
              <w:t>[component RequestID XML schema details]</w:t>
            </w:r>
          </w:ins>
          <w:customXmlInsRangeStart w:id="3952" w:author="Andreas Kuehne" w:date="2019-05-31T12:40:00Z"/>
        </w:sdtContent>
      </w:sdt>
      <w:customXmlInsRangeEnd w:id="3952"/>
    </w:p>
    <w:p w14:paraId="251BD08D" w14:textId="77777777" w:rsidR="00A71F46" w:rsidRDefault="00A71F46" w:rsidP="00A71F46">
      <w:pPr>
        <w:pStyle w:val="berschrift3"/>
        <w:numPr>
          <w:ilvl w:val="2"/>
          <w:numId w:val="3"/>
        </w:numPr>
        <w:rPr>
          <w:ins w:id="3953" w:author="Andreas Kuehne" w:date="2019-05-31T12:40:00Z"/>
        </w:rPr>
      </w:pPr>
      <w:ins w:id="3954" w:author="Andreas Kuehne" w:date="2019-05-31T12:40:00Z">
        <w:r>
          <w:lastRenderedPageBreak/>
          <w:t>Component ResponseID</w:t>
        </w:r>
      </w:ins>
    </w:p>
    <w:p w14:paraId="371C6D77" w14:textId="77777777" w:rsidR="00A71F46" w:rsidRDefault="00A71F46" w:rsidP="00A71F46">
      <w:pPr>
        <w:rPr>
          <w:ins w:id="3955" w:author="Andreas Kuehne" w:date="2019-05-31T12:40:00Z"/>
        </w:rPr>
      </w:pPr>
      <w:customXmlInsRangeStart w:id="3956" w:author="Andreas Kuehne" w:date="2019-05-31T12:40:00Z"/>
      <w:sdt>
        <w:sdtPr>
          <w:tag w:val="dss2-ResponseID.-normative"/>
          <w:id w:val="-2036720699"/>
          <w:showingPlcHdr/>
        </w:sdtPr>
        <w:sdtContent>
          <w:customXmlInsRangeEnd w:id="3956"/>
          <w:ins w:id="3957" w:author="Andreas Kuehne" w:date="2019-05-31T12:40:00Z">
            <w:r>
              <w:rPr>
                <w:color w:val="19D131"/>
              </w:rPr>
              <w:t>[component ResponseID normative details]</w:t>
            </w:r>
          </w:ins>
          <w:customXmlInsRangeStart w:id="3958" w:author="Andreas Kuehne" w:date="2019-05-31T12:40:00Z"/>
        </w:sdtContent>
      </w:sdt>
      <w:customXmlInsRangeEnd w:id="3958"/>
    </w:p>
    <w:p w14:paraId="58A04991" w14:textId="77777777" w:rsidR="00A71F46" w:rsidRDefault="00A71F46" w:rsidP="00A71F46">
      <w:pPr>
        <w:rPr>
          <w:ins w:id="3959" w:author="Andreas Kuehne" w:date="2019-05-31T12:40:00Z"/>
        </w:rPr>
      </w:pPr>
      <w:ins w:id="3960" w:author="Andreas Kuehne" w:date="2019-05-31T12:40:00Z">
        <w:r>
          <w:t>Below follows a list of the sub-components that constitute this component:</w:t>
        </w:r>
      </w:ins>
    </w:p>
    <w:p w14:paraId="183329A1" w14:textId="77777777" w:rsidR="00A71F46" w:rsidRDefault="00A71F46" w:rsidP="00A71F46">
      <w:pPr>
        <w:pStyle w:val="Member"/>
        <w:rPr>
          <w:ins w:id="3961" w:author="Andreas Kuehne" w:date="2019-05-31T12:40:00Z"/>
        </w:rPr>
      </w:pPr>
      <w:ins w:id="3962" w:author="Andreas Kuehne" w:date="2019-05-31T12:40:00Z">
        <w:r>
          <w:t xml:space="preserve">The </w:t>
        </w:r>
        <w:r w:rsidRPr="35C1378D">
          <w:rPr>
            <w:rStyle w:val="Datatype"/>
          </w:rPr>
          <w:t>value</w:t>
        </w:r>
        <w:r>
          <w:t xml:space="preserve"> element MUST contain one instance of a string. </w:t>
        </w:r>
      </w:ins>
      <w:customXmlInsRangeStart w:id="3963" w:author="Andreas Kuehne" w:date="2019-05-31T12:40:00Z"/>
      <w:sdt>
        <w:sdtPr>
          <w:tag w:val="dss2-ResponseID.value"/>
          <w:id w:val="-1719726106"/>
          <w:showingPlcHdr/>
        </w:sdtPr>
        <w:sdtContent>
          <w:customXmlInsRangeEnd w:id="3963"/>
          <w:ins w:id="3964" w:author="Andreas Kuehne" w:date="2019-05-31T12:40:00Z">
            <w:r>
              <w:rPr>
                <w:color w:val="19D131"/>
              </w:rPr>
              <w:t>[sub component value details]</w:t>
            </w:r>
          </w:ins>
          <w:customXmlInsRangeStart w:id="3965" w:author="Andreas Kuehne" w:date="2019-05-31T12:40:00Z"/>
        </w:sdtContent>
      </w:sdt>
      <w:customXmlInsRangeEnd w:id="3965"/>
    </w:p>
    <w:p w14:paraId="7DD0B2D1" w14:textId="77777777" w:rsidR="00A71F46" w:rsidRDefault="00A71F46" w:rsidP="00A71F46">
      <w:pPr>
        <w:pStyle w:val="Non-normativeCommentHeading"/>
        <w:rPr>
          <w:ins w:id="3966" w:author="Andreas Kuehne" w:date="2019-05-31T12:40:00Z"/>
        </w:rPr>
      </w:pPr>
      <w:ins w:id="3967" w:author="Andreas Kuehne" w:date="2019-05-31T12:40:00Z">
        <w:r>
          <w:t>Non-normative Comment:</w:t>
        </w:r>
      </w:ins>
    </w:p>
    <w:p w14:paraId="4A68F802" w14:textId="77777777" w:rsidR="00A71F46" w:rsidRDefault="00A71F46" w:rsidP="00A71F46">
      <w:pPr>
        <w:pStyle w:val="Non-normativeComment"/>
        <w:rPr>
          <w:ins w:id="3968" w:author="Andreas Kuehne" w:date="2019-05-31T12:40:00Z"/>
        </w:rPr>
      </w:pPr>
      <w:customXmlInsRangeStart w:id="3969" w:author="Andreas Kuehne" w:date="2019-05-31T12:40:00Z"/>
      <w:sdt>
        <w:sdtPr>
          <w:tag w:val="dss2-ResponseID.-nonNormative"/>
          <w:id w:val="624051091"/>
          <w:showingPlcHdr/>
        </w:sdtPr>
        <w:sdtContent>
          <w:customXmlInsRangeEnd w:id="3969"/>
          <w:ins w:id="3970" w:author="Andreas Kuehne" w:date="2019-05-31T12:40:00Z">
            <w:r>
              <w:rPr>
                <w:color w:val="19D131"/>
              </w:rPr>
              <w:t>[component ResponseID non normative details]</w:t>
            </w:r>
          </w:ins>
          <w:customXmlInsRangeStart w:id="3971" w:author="Andreas Kuehne" w:date="2019-05-31T12:40:00Z"/>
        </w:sdtContent>
      </w:sdt>
      <w:customXmlInsRangeEnd w:id="3971"/>
    </w:p>
    <w:p w14:paraId="37FF36C6" w14:textId="77777777" w:rsidR="00A71F46" w:rsidRDefault="00A71F46" w:rsidP="00A71F46">
      <w:pPr>
        <w:pStyle w:val="berschrift4"/>
        <w:numPr>
          <w:ilvl w:val="3"/>
          <w:numId w:val="3"/>
        </w:numPr>
        <w:rPr>
          <w:ins w:id="3972" w:author="Andreas Kuehne" w:date="2019-05-31T12:40:00Z"/>
        </w:rPr>
      </w:pPr>
      <w:ins w:id="3973" w:author="Andreas Kuehne" w:date="2019-05-31T12:40:00Z">
        <w:r>
          <w:t>ResponseID – JSON Syntax</w:t>
        </w:r>
      </w:ins>
    </w:p>
    <w:p w14:paraId="54E51FCC" w14:textId="77777777" w:rsidR="00A71F46" w:rsidRPr="4593A2D4" w:rsidRDefault="00A71F46" w:rsidP="00A71F46">
      <w:pPr>
        <w:rPr>
          <w:ins w:id="3974" w:author="Andreas Kuehne" w:date="2019-05-31T12:40:00Z"/>
        </w:rPr>
      </w:pPr>
      <w:ins w:id="3975"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ResponseID</w:t>
        </w:r>
        <w:r w:rsidRPr="002062A5">
          <w:rPr>
            <w:rFonts w:eastAsia="Arial" w:cs="Arial"/>
            <w:sz w:val="22"/>
            <w:szCs w:val="22"/>
          </w:rPr>
          <w:t xml:space="preserve"> is derived from the string type.</w:t>
        </w:r>
      </w:ins>
    </w:p>
    <w:p w14:paraId="7501B517" w14:textId="77777777" w:rsidR="00A71F46" w:rsidRDefault="00A71F46" w:rsidP="00A71F46">
      <w:pPr>
        <w:rPr>
          <w:ins w:id="3976" w:author="Andreas Kuehne" w:date="2019-05-31T12:40:00Z"/>
        </w:rPr>
      </w:pPr>
      <w:customXmlInsRangeStart w:id="3977" w:author="Andreas Kuehne" w:date="2019-05-31T12:40:00Z"/>
      <w:sdt>
        <w:sdtPr>
          <w:tag w:val="dss2-ResponseID.-jsonSchema"/>
          <w:id w:val="-995495988"/>
          <w:showingPlcHdr/>
        </w:sdtPr>
        <w:sdtContent>
          <w:customXmlInsRangeEnd w:id="3977"/>
          <w:ins w:id="3978" w:author="Andreas Kuehne" w:date="2019-05-31T12:40:00Z">
            <w:r>
              <w:rPr>
                <w:color w:val="19D131"/>
              </w:rPr>
              <w:t>[component ResponseID JSON schema details]</w:t>
            </w:r>
          </w:ins>
          <w:customXmlInsRangeStart w:id="3979" w:author="Andreas Kuehne" w:date="2019-05-31T12:40:00Z"/>
        </w:sdtContent>
      </w:sdt>
      <w:customXmlInsRangeEnd w:id="3979"/>
    </w:p>
    <w:p w14:paraId="5D8D2758" w14:textId="77777777" w:rsidR="00A71F46" w:rsidRDefault="00A71F46" w:rsidP="00A71F46">
      <w:pPr>
        <w:pStyle w:val="berschrift4"/>
        <w:numPr>
          <w:ilvl w:val="3"/>
          <w:numId w:val="3"/>
        </w:numPr>
        <w:rPr>
          <w:ins w:id="3980" w:author="Andreas Kuehne" w:date="2019-05-31T12:40:00Z"/>
        </w:rPr>
      </w:pPr>
      <w:ins w:id="3981" w:author="Andreas Kuehne" w:date="2019-05-31T12:40:00Z">
        <w:r>
          <w:t>ResponseID – XML Syntax</w:t>
        </w:r>
      </w:ins>
    </w:p>
    <w:p w14:paraId="0B2B3BB4" w14:textId="77777777" w:rsidR="00A71F46" w:rsidRPr="5404FA76" w:rsidRDefault="00A71F46" w:rsidP="00A71F46">
      <w:pPr>
        <w:rPr>
          <w:ins w:id="3982" w:author="Andreas Kuehne" w:date="2019-05-31T12:40:00Z"/>
        </w:rPr>
      </w:pPr>
      <w:ins w:id="3983" w:author="Andreas Kuehne" w:date="2019-05-31T12:40:00Z">
        <w:r w:rsidRPr="0CCF9147">
          <w:t xml:space="preserve">The XML type </w:t>
        </w:r>
        <w:r w:rsidRPr="002062A5">
          <w:rPr>
            <w:rFonts w:ascii="Courier New" w:eastAsia="Courier New" w:hAnsi="Courier New" w:cs="Courier New"/>
          </w:rPr>
          <w:t>ResponseID</w:t>
        </w:r>
        <w:r w:rsidRPr="0CCF9147">
          <w:t xml:space="preserve"> SHALL implement the requirements defined in the </w:t>
        </w:r>
        <w:r w:rsidRPr="002062A5">
          <w:rPr>
            <w:rFonts w:ascii="Courier New" w:eastAsia="Courier New" w:hAnsi="Courier New" w:cs="Courier New"/>
          </w:rPr>
          <w:t>ResponseID</w:t>
        </w:r>
        <w:r>
          <w:t xml:space="preserve"> </w:t>
        </w:r>
        <w:r w:rsidRPr="005A6FFD">
          <w:t>component.</w:t>
        </w:r>
      </w:ins>
    </w:p>
    <w:p w14:paraId="149E2EFA" w14:textId="77777777" w:rsidR="00A71F46" w:rsidRDefault="00A71F46" w:rsidP="00A71F46">
      <w:pPr>
        <w:rPr>
          <w:ins w:id="3984" w:author="Andreas Kuehne" w:date="2019-05-31T12:40:00Z"/>
        </w:rPr>
      </w:pPr>
      <w:ins w:id="3985" w:author="Andreas Kuehne" w:date="2019-05-31T12:40:00Z">
        <w:r w:rsidRPr="005A6FFD">
          <w:rPr>
            <w:rFonts w:eastAsia="Arial"/>
          </w:rPr>
          <w:t xml:space="preserve">The </w:t>
        </w:r>
        <w:r w:rsidRPr="002062A5">
          <w:rPr>
            <w:rFonts w:ascii="Courier New" w:eastAsia="Courier New" w:hAnsi="Courier New" w:cs="Courier New"/>
          </w:rPr>
          <w:t>ResponseID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37CE458" w14:textId="77777777" w:rsidR="00A71F46" w:rsidRDefault="00A71F46" w:rsidP="00A71F46">
      <w:pPr>
        <w:pStyle w:val="Code"/>
        <w:rPr>
          <w:ins w:id="3986" w:author="Andreas Kuehne" w:date="2019-05-31T12:40:00Z"/>
        </w:rPr>
      </w:pPr>
      <w:ins w:id="3987"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ResponseID</w:t>
        </w:r>
        <w:r>
          <w:rPr>
            <w:color w:val="943634" w:themeColor="accent2" w:themeShade="BF"/>
          </w:rPr>
          <w:t>"</w:t>
        </w:r>
        <w:r>
          <w:rPr>
            <w:color w:val="31849B" w:themeColor="accent5" w:themeShade="BF"/>
          </w:rPr>
          <w:t>&gt;</w:t>
        </w:r>
      </w:ins>
    </w:p>
    <w:p w14:paraId="3950CE4C" w14:textId="77777777" w:rsidR="00A71F46" w:rsidRDefault="00A71F46" w:rsidP="00A71F46">
      <w:pPr>
        <w:pStyle w:val="Code"/>
        <w:rPr>
          <w:ins w:id="3988" w:author="Andreas Kuehne" w:date="2019-05-31T12:40:00Z"/>
        </w:rPr>
      </w:pPr>
      <w:ins w:id="3989"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6C071AA4" w14:textId="77777777" w:rsidR="00A71F46" w:rsidRDefault="00A71F46" w:rsidP="00A71F46">
      <w:pPr>
        <w:pStyle w:val="Code"/>
        <w:rPr>
          <w:ins w:id="3990" w:author="Andreas Kuehne" w:date="2019-05-31T12:40:00Z"/>
        </w:rPr>
      </w:pPr>
      <w:ins w:id="3991" w:author="Andreas Kuehne" w:date="2019-05-31T12:40:00Z">
        <w:r>
          <w:rPr>
            <w:color w:val="31849B" w:themeColor="accent5" w:themeShade="BF"/>
          </w:rPr>
          <w:t>&lt;/xs:simpleType&gt;</w:t>
        </w:r>
      </w:ins>
    </w:p>
    <w:p w14:paraId="6795E808" w14:textId="77777777" w:rsidR="00A71F46" w:rsidRDefault="00A71F46" w:rsidP="00A71F46">
      <w:pPr>
        <w:spacing w:line="259" w:lineRule="auto"/>
        <w:rPr>
          <w:ins w:id="3992" w:author="Andreas Kuehne" w:date="2019-05-31T12:40:00Z"/>
        </w:rPr>
      </w:pPr>
      <w:ins w:id="3993" w:author="Andreas Kuehne" w:date="2019-05-31T12:40:00Z">
        <w:r>
          <w:t>Each child element of</w:t>
        </w:r>
        <w:r w:rsidRPr="71C71F8C">
          <w:t xml:space="preserve"> </w:t>
        </w:r>
        <w:r w:rsidRPr="002062A5">
          <w:rPr>
            <w:rFonts w:ascii="Courier New" w:eastAsia="Courier New" w:hAnsi="Courier New" w:cs="Courier New"/>
          </w:rPr>
          <w:t>ResponseID</w:t>
        </w:r>
        <w:r w:rsidRPr="71C71F8C">
          <w:t xml:space="preserve"> </w:t>
        </w:r>
        <w:r>
          <w:t xml:space="preserve">XML element SHALL implement in XML syntax the sub-component that has a name equal to its local name. </w:t>
        </w:r>
      </w:ins>
      <w:customXmlInsRangeStart w:id="3994" w:author="Andreas Kuehne" w:date="2019-05-31T12:40:00Z"/>
      <w:sdt>
        <w:sdtPr>
          <w:tag w:val="dss2-ResponseID.-xmlSchema"/>
          <w:id w:val="-794912968"/>
          <w:showingPlcHdr/>
        </w:sdtPr>
        <w:sdtContent>
          <w:customXmlInsRangeEnd w:id="3994"/>
          <w:ins w:id="3995" w:author="Andreas Kuehne" w:date="2019-05-31T12:40:00Z">
            <w:r>
              <w:rPr>
                <w:color w:val="19D131"/>
              </w:rPr>
              <w:t>[component ResponseID XML schema details]</w:t>
            </w:r>
          </w:ins>
          <w:customXmlInsRangeStart w:id="3996" w:author="Andreas Kuehne" w:date="2019-05-31T12:40:00Z"/>
        </w:sdtContent>
      </w:sdt>
      <w:customXmlInsRangeEnd w:id="3996"/>
    </w:p>
    <w:p w14:paraId="7CF36ED1" w14:textId="77777777" w:rsidR="00A71F46" w:rsidRDefault="00A71F46" w:rsidP="00A71F46">
      <w:pPr>
        <w:pStyle w:val="berschrift3"/>
        <w:numPr>
          <w:ilvl w:val="2"/>
          <w:numId w:val="3"/>
        </w:numPr>
        <w:rPr>
          <w:ins w:id="3997" w:author="Andreas Kuehne" w:date="2019-05-31T12:40:00Z"/>
        </w:rPr>
      </w:pPr>
      <w:ins w:id="3998" w:author="Andreas Kuehne" w:date="2019-05-31T12:40:00Z">
        <w:r>
          <w:t>Component OptionalInputsBase</w:t>
        </w:r>
      </w:ins>
    </w:p>
    <w:p w14:paraId="21EF480E" w14:textId="77777777" w:rsidR="00A71F46" w:rsidRDefault="00A71F46" w:rsidP="00A71F46">
      <w:pPr>
        <w:rPr>
          <w:ins w:id="3999" w:author="Andreas Kuehne" w:date="2019-05-31T12:40:00Z"/>
        </w:rPr>
      </w:pPr>
      <w:customXmlInsRangeStart w:id="4000" w:author="Andreas Kuehne" w:date="2019-05-31T12:40:00Z"/>
      <w:sdt>
        <w:sdtPr>
          <w:tag w:val="dss2-OptionalInputsBaseType.-normative"/>
          <w:id w:val="-1802452680"/>
        </w:sdtPr>
        <w:sdtContent>
          <w:customXmlInsRangeEnd w:id="4000"/>
          <w:ins w:id="4001" w:author="Andreas Kuehne" w:date="2019-05-31T12:40:00Z">
            <w:r w:rsidRPr="003A06D0">
              <w:rPr>
                <w:color w:val="19D131"/>
                <w:lang w:val="en-GB"/>
              </w:rPr>
              <w:t xml:space="preserve">The </w:t>
            </w:r>
            <w:r w:rsidRPr="003A06D0">
              <w:rPr>
                <w:rFonts w:ascii="Courier New" w:eastAsia="Courier New" w:hAnsi="Courier New" w:cs="Courier New"/>
                <w:lang w:val="en-GB"/>
              </w:rPr>
              <w:t>OptionalInputsBase</w:t>
            </w:r>
            <w:r w:rsidRPr="003A06D0">
              <w:rPr>
                <w:color w:val="19D131"/>
                <w:lang w:val="en-GB"/>
              </w:rPr>
              <w: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t>
            </w:r>
            <w:r w:rsidRPr="003A06D0">
              <w:rPr>
                <w:rStyle w:val="Datatype"/>
                <w:lang w:val="en-GB"/>
              </w:rPr>
              <w:t>ResultMajor</w:t>
            </w:r>
            <w:r w:rsidRPr="003A06D0">
              <w:rPr>
                <w:color w:val="19D131"/>
                <w:lang w:val="en-GB"/>
              </w:rPr>
              <w:t xml:space="preserve"> code of </w:t>
            </w:r>
            <w:r w:rsidRPr="003A06D0">
              <w:rPr>
                <w:rStyle w:val="Datatype"/>
                <w:lang w:val="en-GB"/>
              </w:rPr>
              <w:t>RequesterError</w:t>
            </w:r>
            <w:r w:rsidRPr="003A06D0">
              <w:rPr>
                <w:color w:val="19D131"/>
                <w:lang w:val="en-GB"/>
              </w:rPr>
              <w:t xml:space="preserve"> and a </w:t>
            </w:r>
            <w:r w:rsidRPr="003A06D0">
              <w:rPr>
                <w:rStyle w:val="Datatype"/>
                <w:lang w:val="en-GB"/>
              </w:rPr>
              <w:t>ResultMinor</w:t>
            </w:r>
            <w:r w:rsidRPr="003A06D0">
              <w:rPr>
                <w:color w:val="19D131"/>
                <w:lang w:val="en-GB"/>
              </w:rPr>
              <w:t xml:space="preserve"> code of </w:t>
            </w:r>
            <w:r w:rsidRPr="003A06D0">
              <w:rPr>
                <w:rStyle w:val="Datatype"/>
                <w:lang w:val="en-GB"/>
              </w:rPr>
              <w:t>NotSupported.</w:t>
            </w:r>
            <w:r>
              <w:rPr>
                <w:rStyle w:val="Datatype"/>
                <w:lang w:val="en-GB"/>
              </w:rPr>
              <w:t xml:space="preserve"> </w:t>
            </w:r>
            <w:r w:rsidRPr="003A06D0">
              <w:rPr>
                <w:color w:val="19D131"/>
                <w:lang w:val="en-GB"/>
              </w:rPr>
              <w:t xml:space="preserve">All request messages can contain an </w:t>
            </w:r>
            <w:r w:rsidRPr="003A06D0">
              <w:rPr>
                <w:rStyle w:val="Datatype"/>
                <w:lang w:val="en-GB"/>
              </w:rPr>
              <w:t>OptionalInputSign</w:t>
            </w:r>
            <w:r w:rsidRPr="003A06D0">
              <w:rPr>
                <w:color w:val="19D131"/>
                <w:lang w:val="en-GB"/>
              </w:rPr>
              <w:t xml:space="preserve"> or </w:t>
            </w:r>
            <w:r w:rsidRPr="003A06D0">
              <w:rPr>
                <w:rStyle w:val="Datatype"/>
                <w:lang w:val="en-GB"/>
              </w:rPr>
              <w:t>OptionalInputVerify</w:t>
            </w:r>
            <w:r w:rsidRPr="003A06D0">
              <w:rPr>
                <w:color w:val="19D131"/>
                <w:lang w:val="en-GB"/>
              </w:rPr>
              <w:t xml:space="preserve"> element depending on the method called. The </w:t>
            </w:r>
            <w:r w:rsidRPr="003A06D0">
              <w:rPr>
                <w:rFonts w:ascii="Courier New" w:eastAsia="Courier New" w:hAnsi="Courier New" w:cs="Courier New"/>
                <w:lang w:val="en-GB"/>
              </w:rPr>
              <w:t>OptionalInputsBase</w:t>
            </w:r>
            <w:r w:rsidRPr="003A06D0">
              <w:rPr>
                <w:color w:val="19D131"/>
                <w:lang w:val="en-GB"/>
              </w:rPr>
              <w:t xml:space="preserve"> component defines the elements that are common to all optional inputs defined in this document. Several optional inputs are defined in this document, and profiles can define additional ones.</w:t>
            </w:r>
          </w:ins>
          <w:customXmlInsRangeStart w:id="4002" w:author="Andreas Kuehne" w:date="2019-05-31T12:40:00Z"/>
        </w:sdtContent>
      </w:sdt>
      <w:customXmlInsRangeEnd w:id="4002"/>
    </w:p>
    <w:p w14:paraId="73AC0BF0" w14:textId="77777777" w:rsidR="00A71F46" w:rsidRDefault="00A71F46" w:rsidP="00A71F46">
      <w:pPr>
        <w:rPr>
          <w:ins w:id="4003" w:author="Andreas Kuehne" w:date="2019-05-31T12:40:00Z"/>
        </w:rPr>
      </w:pPr>
      <w:ins w:id="4004" w:author="Andreas Kuehne" w:date="2019-05-31T12:40:00Z">
        <w:r>
          <w:t xml:space="preserve">This components extends the component </w:t>
        </w:r>
        <w:r>
          <w:fldChar w:fldCharType="begin"/>
        </w:r>
        <w:r>
          <w:instrText xml:space="preserve"> REF _RefCompD7570695 \r \h </w:instrText>
        </w:r>
        <w:r>
          <w:fldChar w:fldCharType="separate"/>
        </w:r>
        <w:r>
          <w:rPr>
            <w:rStyle w:val="Datatype"/>
            <w:rFonts w:eastAsia="Courier New" w:cs="Courier New"/>
          </w:rPr>
          <w:t>OptionalInputs</w:t>
        </w:r>
        <w:r>
          <w:fldChar w:fldCharType="end"/>
        </w:r>
        <w:r>
          <w:t>. The inherited sub-components are not repeated here.</w:t>
        </w:r>
      </w:ins>
    </w:p>
    <w:p w14:paraId="2A52E1A3" w14:textId="77777777" w:rsidR="00A71F46" w:rsidRDefault="00A71F46" w:rsidP="00A71F46">
      <w:pPr>
        <w:rPr>
          <w:ins w:id="4005" w:author="Andreas Kuehne" w:date="2019-05-31T12:40:00Z"/>
        </w:rPr>
      </w:pPr>
      <w:ins w:id="4006" w:author="Andreas Kuehne" w:date="2019-05-31T12:40:00Z">
        <w:r>
          <w:t>Below follows a list of the sub-components that constitute this component:</w:t>
        </w:r>
      </w:ins>
    </w:p>
    <w:p w14:paraId="48A6EFF9" w14:textId="77777777" w:rsidR="00A71F46" w:rsidRDefault="00A71F46" w:rsidP="00A71F46">
      <w:pPr>
        <w:pStyle w:val="Member"/>
        <w:rPr>
          <w:ins w:id="4007" w:author="Andreas Kuehne" w:date="2019-05-31T12:40:00Z"/>
        </w:rPr>
      </w:pPr>
      <w:ins w:id="4008" w:author="Andreas Kuehne" w:date="2019-05-31T12:40:00Z">
        <w:r>
          <w:lastRenderedPageBreak/>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ins>
      <w:customXmlInsRangeStart w:id="4009" w:author="Andreas Kuehne" w:date="2019-05-31T12:40:00Z"/>
      <w:sdt>
        <w:sdtPr>
          <w:alias w:val="dss2-OptionalInputsBaseType.claimedIdentity"/>
          <w:tag w:val="dss2-OptionalInputsBaseType.ClaimedIdentity"/>
          <w:id w:val="-630795759"/>
        </w:sdtPr>
        <w:sdtContent>
          <w:customXmlInsRangeEnd w:id="4009"/>
          <w:ins w:id="4010" w:author="Andreas Kuehne" w:date="2019-05-31T12:40:00Z">
            <w:r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4011" w:author="Andreas Kuehne" w:date="2019-05-31T12:40:00Z"/>
        </w:sdtContent>
      </w:sdt>
      <w:customXmlInsRangeEnd w:id="4011"/>
    </w:p>
    <w:p w14:paraId="4751016B" w14:textId="77777777" w:rsidR="00A71F46" w:rsidRDefault="00A71F46" w:rsidP="00A71F46">
      <w:pPr>
        <w:pStyle w:val="Member"/>
        <w:rPr>
          <w:ins w:id="4012" w:author="Andreas Kuehne" w:date="2019-05-31T12:40:00Z"/>
        </w:rPr>
      </w:pPr>
      <w:ins w:id="4013"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ins>
      <w:customXmlInsRangeStart w:id="4014" w:author="Andreas Kuehne" w:date="2019-05-31T12:40:00Z"/>
      <w:sdt>
        <w:sdtPr>
          <w:alias w:val="dss2-OptionalInputsBaseType.schemas"/>
          <w:tag w:val="dss2-OptionalInputsBaseType.Schemas"/>
          <w:id w:val="1035470027"/>
        </w:sdtPr>
        <w:sdtContent>
          <w:customXmlInsRangeEnd w:id="4014"/>
          <w:ins w:id="4015"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provides a mechanism for transporting XML schemas required for validating an XML document along with the request message.</w:t>
            </w:r>
          </w:ins>
          <w:customXmlInsRangeStart w:id="4016" w:author="Andreas Kuehne" w:date="2019-05-31T12:40:00Z"/>
        </w:sdtContent>
      </w:sdt>
      <w:customXmlInsRangeEnd w:id="4016"/>
    </w:p>
    <w:p w14:paraId="09B0372C" w14:textId="77777777" w:rsidR="00A71F46" w:rsidRDefault="00A71F46" w:rsidP="00A71F46">
      <w:pPr>
        <w:pStyle w:val="Member"/>
        <w:rPr>
          <w:ins w:id="4017" w:author="Andreas Kuehne" w:date="2019-05-31T12:40:00Z"/>
        </w:rPr>
      </w:pPr>
      <w:ins w:id="4018" w:author="Andreas Kuehne" w:date="2019-05-31T12:40:00Z">
        <w:r>
          <w:t xml:space="preserve">The OPTIONAL </w:t>
        </w:r>
        <w:r w:rsidRPr="35C1378D">
          <w:rPr>
            <w:rStyle w:val="Datatype"/>
          </w:rPr>
          <w:t>AddTimestamp</w:t>
        </w:r>
        <w:r>
          <w:t xml:space="preserve"> element, if present, MAY occur zero or more times containing a URI. </w:t>
        </w:r>
      </w:ins>
      <w:customXmlInsRangeStart w:id="4019" w:author="Andreas Kuehne" w:date="2019-05-31T12:40:00Z"/>
      <w:sdt>
        <w:sdtPr>
          <w:alias w:val="dss2-OptionalInputsBaseType.addTimestamp"/>
          <w:tag w:val="dss2-OptionalInputsBaseType.AddTimestamp"/>
          <w:id w:val="659359832"/>
        </w:sdtPr>
        <w:sdtContent>
          <w:customXmlInsRangeEnd w:id="4019"/>
          <w:ins w:id="4020" w:author="Andreas Kuehne" w:date="2019-05-31T12:40:00Z">
            <w:r w:rsidRPr="003A06D0">
              <w:rPr>
                <w:color w:val="19D131"/>
                <w:lang w:val="en-GB"/>
              </w:rPr>
              <w:t xml:space="preserve">The </w:t>
            </w:r>
            <w:r w:rsidRPr="003A06D0">
              <w:rPr>
                <w:rStyle w:val="Datatype"/>
                <w:lang w:val="en-GB"/>
              </w:rPr>
              <w:t>AddTimestamp</w:t>
            </w:r>
            <w:r w:rsidRPr="003A06D0">
              <w:rPr>
                <w:color w:val="19D131"/>
                <w:lang w:val="en-GB"/>
              </w:rPr>
              <w:t xml:space="preserve"> element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Element"/>
                <w:lang w:val="en-GB"/>
              </w:rPr>
              <w:t>&lt;ds:SignatureValue&gt;</w:t>
            </w:r>
            <w:r w:rsidRPr="003A06D0">
              <w:rPr>
                <w:color w:val="19D131"/>
                <w:lang w:val="en-GB"/>
              </w:rPr>
              <w:t xml:space="preserve"> element in the case of XML signatures. Note: Procedures for handling other forms of timestamp may be defined in profiles of the Core.  In particular, the DSS AdES profile </w:t>
            </w:r>
            <w:r w:rsidRPr="003A06D0">
              <w:rPr>
                <w:b/>
                <w:bCs/>
                <w:lang w:val="en-GB"/>
              </w:rPr>
              <w:t xml:space="preserve">[DSS-AdES-P] </w:t>
            </w:r>
            <w:r w:rsidRPr="003A06D0">
              <w:rPr>
                <w:color w:val="19D131"/>
                <w:lang w:val="en-GB"/>
              </w:rPr>
              <w:t xml:space="preserve">defines procedures for generating timestamps over the content which is about to be signed (sometimes called content timestamps), and the DSS Timestamp profile </w:t>
            </w:r>
            <w:r w:rsidRPr="003A06D0">
              <w:rPr>
                <w:b/>
                <w:bCs/>
                <w:lang w:val="en-GB"/>
              </w:rPr>
              <w:t xml:space="preserve">[DSS-TS-P] </w:t>
            </w:r>
            <w:r w:rsidRPr="003A06D0">
              <w:rPr>
                <w:color w:val="19D131"/>
                <w:lang w:val="en-GB"/>
              </w:rPr>
              <w:t>defines procedures for handling standalone timestamps.</w:t>
            </w:r>
          </w:ins>
          <w:customXmlInsRangeStart w:id="4021" w:author="Andreas Kuehne" w:date="2019-05-31T12:40:00Z"/>
        </w:sdtContent>
      </w:sdt>
      <w:customXmlInsRangeEnd w:id="4021"/>
    </w:p>
    <w:p w14:paraId="48414988" w14:textId="77777777" w:rsidR="00A71F46" w:rsidRDefault="00A71F46" w:rsidP="00A71F46">
      <w:pPr>
        <w:pStyle w:val="Member"/>
        <w:rPr>
          <w:ins w:id="4022" w:author="Andreas Kuehne" w:date="2019-05-31T12:40:00Z"/>
        </w:rPr>
      </w:pPr>
      <w:ins w:id="4023" w:author="Andreas Kuehne" w:date="2019-05-31T12:40:00Z">
        <w:r>
          <w:t xml:space="preserve">The OPTIONAL </w:t>
        </w:r>
        <w:r w:rsidRPr="35C1378D">
          <w:rPr>
            <w:rStyle w:val="Datatype"/>
          </w:rPr>
          <w:t>EnforceAsynchronousProcessing</w:t>
        </w:r>
        <w:r>
          <w:t xml:space="preserve"> element, if present, MUST contain a boolean. Its default value is '</w:t>
        </w:r>
        <w:r>
          <w:rPr>
            <w:color w:val="244061" w:themeColor="accent1" w:themeShade="80"/>
          </w:rPr>
          <w:t>false</w:t>
        </w:r>
        <w:r>
          <w:t xml:space="preserve">'. </w:t>
        </w:r>
      </w:ins>
      <w:customXmlInsRangeStart w:id="4024" w:author="Andreas Kuehne" w:date="2019-05-31T12:40:00Z"/>
      <w:sdt>
        <w:sdtPr>
          <w:alias w:val="dss2-OptionalInputsBaseType.enforceAsync"/>
          <w:tag w:val="dss2-OptionalInputsBaseType.EnforceAsynchronousProcessing"/>
          <w:id w:val="1735667355"/>
          <w:showingPlcHdr/>
        </w:sdtPr>
        <w:sdtContent>
          <w:customXmlInsRangeEnd w:id="4024"/>
          <w:ins w:id="4025" w:author="Andreas Kuehne" w:date="2019-05-31T12:40:00Z">
            <w:r>
              <w:rPr>
                <w:color w:val="19D131"/>
              </w:rPr>
              <w:t>[sub component EnforceAsynchronousProcessing details]</w:t>
            </w:r>
          </w:ins>
          <w:customXmlInsRangeStart w:id="4026" w:author="Andreas Kuehne" w:date="2019-05-31T12:40:00Z"/>
        </w:sdtContent>
      </w:sdt>
      <w:customXmlInsRangeEnd w:id="4026"/>
    </w:p>
    <w:p w14:paraId="0BAEC93D" w14:textId="77777777" w:rsidR="00A71F46" w:rsidRDefault="00A71F46" w:rsidP="00A71F46">
      <w:pPr>
        <w:pStyle w:val="Member"/>
        <w:rPr>
          <w:ins w:id="4027" w:author="Andreas Kuehne" w:date="2019-05-31T12:40:00Z"/>
        </w:rPr>
      </w:pPr>
      <w:ins w:id="4028" w:author="Andreas Kuehne" w:date="2019-05-31T12:40:00Z">
        <w:r>
          <w:t xml:space="preserve">The OPTIONAL </w:t>
        </w:r>
        <w:r w:rsidRPr="35C1378D">
          <w:rPr>
            <w:rStyle w:val="Datatype"/>
          </w:rPr>
          <w:t>Nonce</w:t>
        </w:r>
        <w:r>
          <w:t xml:space="preserve"> element, if present, MUST contain an integer. </w:t>
        </w:r>
      </w:ins>
      <w:customXmlInsRangeStart w:id="4029" w:author="Andreas Kuehne" w:date="2019-05-31T12:40:00Z"/>
      <w:sdt>
        <w:sdtPr>
          <w:alias w:val="dss2-OptionalInputsBaseType.nonce"/>
          <w:tag w:val="dss2-OptionalInputsBaseType.Nonce"/>
          <w:id w:val="1292628087"/>
        </w:sdtPr>
        <w:sdtContent>
          <w:customXmlInsRangeEnd w:id="4029"/>
          <w:ins w:id="4030" w:author="Andreas Kuehne" w:date="2019-05-31T12:40:00Z">
            <w:r w:rsidRPr="003A06D0">
              <w:rPr>
                <w:lang w:val="en-GB"/>
              </w:rPr>
              <w:t>The Nonce element MAY be used to provide a large random number to enable the client correlate a timestamp request with the response.</w:t>
            </w:r>
          </w:ins>
          <w:customXmlInsRangeStart w:id="4031" w:author="Andreas Kuehne" w:date="2019-05-31T12:40:00Z"/>
        </w:sdtContent>
      </w:sdt>
      <w:customXmlInsRangeEnd w:id="4031"/>
    </w:p>
    <w:p w14:paraId="4B6AF30A" w14:textId="77777777" w:rsidR="00A71F46" w:rsidRDefault="00A71F46" w:rsidP="00A71F46">
      <w:pPr>
        <w:pStyle w:val="Non-normativeCommentHeading"/>
        <w:rPr>
          <w:ins w:id="4032" w:author="Andreas Kuehne" w:date="2019-05-31T12:40:00Z"/>
        </w:rPr>
      </w:pPr>
      <w:ins w:id="4033" w:author="Andreas Kuehne" w:date="2019-05-31T12:40:00Z">
        <w:r>
          <w:t>Non-normative Comment:</w:t>
        </w:r>
      </w:ins>
    </w:p>
    <w:p w14:paraId="60FAA437" w14:textId="77777777" w:rsidR="00A71F46" w:rsidRDefault="00A71F46" w:rsidP="00A71F46">
      <w:pPr>
        <w:pStyle w:val="Non-normativeComment"/>
        <w:rPr>
          <w:ins w:id="4034" w:author="Andreas Kuehne" w:date="2019-05-31T12:40:00Z"/>
        </w:rPr>
      </w:pPr>
      <w:customXmlInsRangeStart w:id="4035" w:author="Andreas Kuehne" w:date="2019-05-31T12:40:00Z"/>
      <w:sdt>
        <w:sdtPr>
          <w:tag w:val="dss2-OptionalInputsBaseType.-nonNormative"/>
          <w:id w:val="2057736404"/>
          <w:showingPlcHdr/>
        </w:sdtPr>
        <w:sdtContent>
          <w:customXmlInsRangeEnd w:id="4035"/>
          <w:ins w:id="4036" w:author="Andreas Kuehne" w:date="2019-05-31T12:40:00Z">
            <w:r>
              <w:rPr>
                <w:color w:val="19D131"/>
              </w:rPr>
              <w:t>[component OptionalInputsBase non normative details]</w:t>
            </w:r>
          </w:ins>
          <w:customXmlInsRangeStart w:id="4037" w:author="Andreas Kuehne" w:date="2019-05-31T12:40:00Z"/>
        </w:sdtContent>
      </w:sdt>
      <w:customXmlInsRangeEnd w:id="4037"/>
    </w:p>
    <w:p w14:paraId="0A7ACD2B" w14:textId="77777777" w:rsidR="00A71F46" w:rsidRDefault="00A71F46" w:rsidP="00A71F46">
      <w:pPr>
        <w:pStyle w:val="berschrift4"/>
        <w:numPr>
          <w:ilvl w:val="3"/>
          <w:numId w:val="3"/>
        </w:numPr>
        <w:rPr>
          <w:ins w:id="4038" w:author="Andreas Kuehne" w:date="2019-05-31T12:40:00Z"/>
        </w:rPr>
      </w:pPr>
      <w:ins w:id="4039" w:author="Andreas Kuehne" w:date="2019-05-31T12:40:00Z">
        <w:r>
          <w:t>OptionalInputsBase – JSON Syntax</w:t>
        </w:r>
      </w:ins>
    </w:p>
    <w:p w14:paraId="241D8F6A" w14:textId="77777777" w:rsidR="00A71F46" w:rsidRPr="4593A2D4" w:rsidRDefault="00A71F46" w:rsidP="00A71F46">
      <w:pPr>
        <w:rPr>
          <w:ins w:id="4040" w:author="Andreas Kuehne" w:date="2019-05-31T12:40:00Z"/>
        </w:rPr>
      </w:pPr>
      <w:ins w:id="404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OptionalInputsBase</w:t>
        </w:r>
        <w:r w:rsidRPr="002062A5">
          <w:rPr>
            <w:rFonts w:eastAsia="Arial" w:cs="Arial"/>
            <w:sz w:val="22"/>
            <w:szCs w:val="22"/>
          </w:rPr>
          <w:t xml:space="preserve"> is abstract and therefore has no JSON definition.</w:t>
        </w:r>
      </w:ins>
    </w:p>
    <w:p w14:paraId="1D13901B" w14:textId="77777777" w:rsidR="00A71F46" w:rsidRDefault="00A71F46" w:rsidP="00A71F46">
      <w:pPr>
        <w:rPr>
          <w:ins w:id="4042" w:author="Andreas Kuehne" w:date="2019-05-31T12:40:00Z"/>
        </w:rPr>
      </w:pPr>
      <w:customXmlInsRangeStart w:id="4043" w:author="Andreas Kuehne" w:date="2019-05-31T12:40:00Z"/>
      <w:sdt>
        <w:sdtPr>
          <w:tag w:val="dss2-OptionalInputsBaseType.-jsonSchema"/>
          <w:id w:val="1903940688"/>
          <w:showingPlcHdr/>
        </w:sdtPr>
        <w:sdtContent>
          <w:customXmlInsRangeEnd w:id="4043"/>
          <w:ins w:id="4044" w:author="Andreas Kuehne" w:date="2019-05-31T12:40:00Z">
            <w:r>
              <w:rPr>
                <w:color w:val="19D131"/>
              </w:rPr>
              <w:t>[component OptionalInputsBase JSON schema details]</w:t>
            </w:r>
          </w:ins>
          <w:customXmlInsRangeStart w:id="4045" w:author="Andreas Kuehne" w:date="2019-05-31T12:40:00Z"/>
        </w:sdtContent>
      </w:sdt>
      <w:customXmlInsRangeEnd w:id="4045"/>
    </w:p>
    <w:p w14:paraId="128C10F0" w14:textId="77777777" w:rsidR="00A71F46" w:rsidRDefault="00A71F46" w:rsidP="00A71F46">
      <w:pPr>
        <w:pStyle w:val="berschrift4"/>
        <w:numPr>
          <w:ilvl w:val="3"/>
          <w:numId w:val="3"/>
        </w:numPr>
        <w:rPr>
          <w:ins w:id="4046" w:author="Andreas Kuehne" w:date="2019-05-31T12:40:00Z"/>
        </w:rPr>
      </w:pPr>
      <w:ins w:id="4047" w:author="Andreas Kuehne" w:date="2019-05-31T12:40:00Z">
        <w:r>
          <w:t>OptionalInputsBase – XML Syntax</w:t>
        </w:r>
      </w:ins>
    </w:p>
    <w:p w14:paraId="22727259" w14:textId="77777777" w:rsidR="00A71F46" w:rsidRPr="5404FA76" w:rsidRDefault="00A71F46" w:rsidP="00A71F46">
      <w:pPr>
        <w:rPr>
          <w:ins w:id="4048" w:author="Andreas Kuehne" w:date="2019-05-31T12:40:00Z"/>
        </w:rPr>
      </w:pPr>
      <w:ins w:id="4049" w:author="Andreas Kuehne" w:date="2019-05-31T12:40:00Z">
        <w:r w:rsidRPr="0CCF9147">
          <w:t xml:space="preserve">The XML type </w:t>
        </w:r>
        <w:r w:rsidRPr="002062A5">
          <w:rPr>
            <w:rFonts w:ascii="Courier New" w:eastAsia="Courier New" w:hAnsi="Courier New" w:cs="Courier New"/>
          </w:rPr>
          <w:t>OptionalInputsBaseType</w:t>
        </w:r>
        <w:r w:rsidRPr="0CCF9147">
          <w:t xml:space="preserve"> SHALL implement the requirements defined in the </w:t>
        </w:r>
        <w:r w:rsidRPr="002062A5">
          <w:rPr>
            <w:rFonts w:ascii="Courier New" w:eastAsia="Courier New" w:hAnsi="Courier New" w:cs="Courier New"/>
          </w:rPr>
          <w:t>OptionalInputsBase</w:t>
        </w:r>
        <w:r>
          <w:t xml:space="preserve"> </w:t>
        </w:r>
        <w:r w:rsidRPr="005A6FFD">
          <w:t>component.</w:t>
        </w:r>
      </w:ins>
    </w:p>
    <w:p w14:paraId="1B998BCA" w14:textId="77777777" w:rsidR="00A71F46" w:rsidRDefault="00A71F46" w:rsidP="00A71F46">
      <w:pPr>
        <w:rPr>
          <w:ins w:id="4050" w:author="Andreas Kuehne" w:date="2019-05-31T12:40:00Z"/>
        </w:rPr>
      </w:pPr>
      <w:ins w:id="4051" w:author="Andreas Kuehne" w:date="2019-05-31T12:40:00Z">
        <w:r w:rsidRPr="005A6FFD">
          <w:rPr>
            <w:rFonts w:eastAsia="Arial"/>
          </w:rPr>
          <w:t xml:space="preserve">The </w:t>
        </w:r>
        <w:r w:rsidRPr="002062A5">
          <w:rPr>
            <w:rFonts w:ascii="Courier New" w:eastAsia="Courier New" w:hAnsi="Courier New" w:cs="Courier New"/>
          </w:rPr>
          <w:t>OptionalInputsBaseType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94747C" w14:textId="77777777" w:rsidR="00A71F46" w:rsidRDefault="00A71F46" w:rsidP="00A71F46">
      <w:pPr>
        <w:pStyle w:val="Code"/>
        <w:rPr>
          <w:ins w:id="4052" w:author="Andreas Kuehne" w:date="2019-05-31T12:40:00Z"/>
        </w:rPr>
      </w:pPr>
      <w:ins w:id="405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1645AA6B" w14:textId="77777777" w:rsidR="00A71F46" w:rsidRDefault="00A71F46" w:rsidP="00A71F46">
      <w:pPr>
        <w:pStyle w:val="Code"/>
        <w:rPr>
          <w:ins w:id="4054" w:author="Andreas Kuehne" w:date="2019-05-31T12:40:00Z"/>
        </w:rPr>
      </w:pPr>
      <w:ins w:id="4055" w:author="Andreas Kuehne" w:date="2019-05-31T12:40:00Z">
        <w:r>
          <w:rPr>
            <w:color w:val="31849B" w:themeColor="accent5" w:themeShade="BF"/>
          </w:rPr>
          <w:t xml:space="preserve">  &lt;xs:complexContent&gt;</w:t>
        </w:r>
      </w:ins>
    </w:p>
    <w:p w14:paraId="09A7779B" w14:textId="77777777" w:rsidR="00A71F46" w:rsidRDefault="00A71F46" w:rsidP="00A71F46">
      <w:pPr>
        <w:pStyle w:val="Code"/>
        <w:rPr>
          <w:ins w:id="4056" w:author="Andreas Kuehne" w:date="2019-05-31T12:40:00Z"/>
        </w:rPr>
      </w:pPr>
      <w:ins w:id="4057"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dsb:OptionalInputsType</w:t>
        </w:r>
        <w:r>
          <w:rPr>
            <w:color w:val="943634" w:themeColor="accent2" w:themeShade="BF"/>
          </w:rPr>
          <w:t>"</w:t>
        </w:r>
        <w:r>
          <w:rPr>
            <w:color w:val="31849B" w:themeColor="accent5" w:themeShade="BF"/>
          </w:rPr>
          <w:t>&gt;</w:t>
        </w:r>
      </w:ins>
    </w:p>
    <w:p w14:paraId="78A439A4" w14:textId="77777777" w:rsidR="00A71F46" w:rsidRDefault="00A71F46" w:rsidP="00A71F46">
      <w:pPr>
        <w:pStyle w:val="Code"/>
        <w:rPr>
          <w:ins w:id="4058" w:author="Andreas Kuehne" w:date="2019-05-31T12:40:00Z"/>
        </w:rPr>
      </w:pPr>
      <w:ins w:id="4059" w:author="Andreas Kuehne" w:date="2019-05-31T12:40:00Z">
        <w:r>
          <w:rPr>
            <w:color w:val="31849B" w:themeColor="accent5" w:themeShade="BF"/>
          </w:rPr>
          <w:t xml:space="preserve">      &lt;xs:sequence&gt;</w:t>
        </w:r>
      </w:ins>
    </w:p>
    <w:p w14:paraId="4F443B98" w14:textId="77777777" w:rsidR="00A71F46" w:rsidRDefault="00A71F46" w:rsidP="00A71F46">
      <w:pPr>
        <w:pStyle w:val="Code"/>
        <w:rPr>
          <w:ins w:id="4060" w:author="Andreas Kuehne" w:date="2019-05-31T12:40:00Z"/>
        </w:rPr>
      </w:pPr>
      <w:ins w:id="406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7AF092B" w14:textId="77777777" w:rsidR="00A71F46" w:rsidRDefault="00A71F46" w:rsidP="00A71F46">
      <w:pPr>
        <w:pStyle w:val="Code"/>
        <w:rPr>
          <w:ins w:id="4062" w:author="Andreas Kuehne" w:date="2019-05-31T12:40:00Z"/>
        </w:rPr>
      </w:pPr>
      <w:ins w:id="406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FF6D04" w14:textId="77777777" w:rsidR="00A71F46" w:rsidRDefault="00A71F46" w:rsidP="00A71F46">
      <w:pPr>
        <w:pStyle w:val="Code"/>
        <w:rPr>
          <w:ins w:id="4064" w:author="Andreas Kuehne" w:date="2019-05-31T12:40:00Z"/>
        </w:rPr>
      </w:pPr>
      <w:ins w:id="406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AddTimestamp</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2062DB6" w14:textId="77777777" w:rsidR="00A71F46" w:rsidRDefault="00A71F46" w:rsidP="00A71F46">
      <w:pPr>
        <w:pStyle w:val="Code"/>
        <w:rPr>
          <w:ins w:id="4066" w:author="Andreas Kuehne" w:date="2019-05-31T12:40:00Z"/>
        </w:rPr>
      </w:pPr>
      <w:ins w:id="406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EnforceAsynchronousProcessing</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214713E" w14:textId="77777777" w:rsidR="00A71F46" w:rsidRDefault="00A71F46" w:rsidP="00A71F46">
      <w:pPr>
        <w:pStyle w:val="Code"/>
        <w:rPr>
          <w:ins w:id="4068" w:author="Andreas Kuehne" w:date="2019-05-31T12:40:00Z"/>
        </w:rPr>
      </w:pPr>
      <w:ins w:id="406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Nonce</w:t>
        </w:r>
        <w:r>
          <w:rPr>
            <w:color w:val="943634" w:themeColor="accent2" w:themeShade="BF"/>
          </w:rPr>
          <w:t>" type="</w:t>
        </w:r>
        <w:r>
          <w:rPr>
            <w:color w:val="244061" w:themeColor="accent1" w:themeShade="80"/>
          </w:rPr>
          <w:t>xs:integer</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490DFF" w14:textId="77777777" w:rsidR="00A71F46" w:rsidRDefault="00A71F46" w:rsidP="00A71F46">
      <w:pPr>
        <w:pStyle w:val="Code"/>
        <w:rPr>
          <w:ins w:id="4070" w:author="Andreas Kuehne" w:date="2019-05-31T12:40:00Z"/>
        </w:rPr>
      </w:pPr>
      <w:ins w:id="4071" w:author="Andreas Kuehne" w:date="2019-05-31T12:40:00Z">
        <w:r>
          <w:rPr>
            <w:color w:val="31849B" w:themeColor="accent5" w:themeShade="BF"/>
          </w:rPr>
          <w:t xml:space="preserve">      &lt;/xs:sequence&gt;</w:t>
        </w:r>
      </w:ins>
    </w:p>
    <w:p w14:paraId="3EAACB80" w14:textId="77777777" w:rsidR="00A71F46" w:rsidRDefault="00A71F46" w:rsidP="00A71F46">
      <w:pPr>
        <w:pStyle w:val="Code"/>
        <w:rPr>
          <w:ins w:id="4072" w:author="Andreas Kuehne" w:date="2019-05-31T12:40:00Z"/>
        </w:rPr>
      </w:pPr>
      <w:ins w:id="4073" w:author="Andreas Kuehne" w:date="2019-05-31T12:40:00Z">
        <w:r>
          <w:rPr>
            <w:color w:val="31849B" w:themeColor="accent5" w:themeShade="BF"/>
          </w:rPr>
          <w:t xml:space="preserve">    &lt;/xs:extension&gt;</w:t>
        </w:r>
      </w:ins>
    </w:p>
    <w:p w14:paraId="394DD281" w14:textId="77777777" w:rsidR="00A71F46" w:rsidRDefault="00A71F46" w:rsidP="00A71F46">
      <w:pPr>
        <w:pStyle w:val="Code"/>
        <w:rPr>
          <w:ins w:id="4074" w:author="Andreas Kuehne" w:date="2019-05-31T12:40:00Z"/>
        </w:rPr>
      </w:pPr>
      <w:ins w:id="4075" w:author="Andreas Kuehne" w:date="2019-05-31T12:40:00Z">
        <w:r>
          <w:rPr>
            <w:color w:val="31849B" w:themeColor="accent5" w:themeShade="BF"/>
          </w:rPr>
          <w:t xml:space="preserve">  &lt;/xs:complexContent&gt;</w:t>
        </w:r>
      </w:ins>
    </w:p>
    <w:p w14:paraId="79917301" w14:textId="77777777" w:rsidR="00A71F46" w:rsidRDefault="00A71F46" w:rsidP="00A71F46">
      <w:pPr>
        <w:pStyle w:val="Code"/>
        <w:rPr>
          <w:ins w:id="4076" w:author="Andreas Kuehne" w:date="2019-05-31T12:40:00Z"/>
        </w:rPr>
      </w:pPr>
      <w:ins w:id="4077" w:author="Andreas Kuehne" w:date="2019-05-31T12:40:00Z">
        <w:r>
          <w:rPr>
            <w:color w:val="31849B" w:themeColor="accent5" w:themeShade="BF"/>
          </w:rPr>
          <w:lastRenderedPageBreak/>
          <w:t>&lt;/xs:complexType&gt;</w:t>
        </w:r>
      </w:ins>
    </w:p>
    <w:p w14:paraId="5BF5ECE4" w14:textId="77777777" w:rsidR="00A71F46" w:rsidRDefault="00A71F46" w:rsidP="00A71F46">
      <w:pPr>
        <w:spacing w:line="259" w:lineRule="auto"/>
        <w:rPr>
          <w:ins w:id="4078" w:author="Andreas Kuehne" w:date="2019-05-31T12:40:00Z"/>
        </w:rPr>
      </w:pPr>
      <w:ins w:id="4079" w:author="Andreas Kuehne" w:date="2019-05-31T12:40:00Z">
        <w:r>
          <w:t>Each child element of</w:t>
        </w:r>
        <w:r w:rsidRPr="71C71F8C">
          <w:t xml:space="preserve"> </w:t>
        </w:r>
        <w:r w:rsidRPr="002062A5">
          <w:rPr>
            <w:rFonts w:ascii="Courier New" w:eastAsia="Courier New" w:hAnsi="Courier New" w:cs="Courier New"/>
          </w:rPr>
          <w:t>OptionalInputsBaseType</w:t>
        </w:r>
        <w:r w:rsidRPr="71C71F8C">
          <w:t xml:space="preserve"> </w:t>
        </w:r>
        <w:r>
          <w:t xml:space="preserve">XML element SHALL implement in XML syntax the sub-component that has a name equal to its local name. </w:t>
        </w:r>
      </w:ins>
      <w:customXmlInsRangeStart w:id="4080" w:author="Andreas Kuehne" w:date="2019-05-31T12:40:00Z"/>
      <w:sdt>
        <w:sdtPr>
          <w:tag w:val="dss2-OptionalInputsBaseType.-xmlSchema"/>
          <w:id w:val="1519042291"/>
          <w:showingPlcHdr/>
        </w:sdtPr>
        <w:sdtContent>
          <w:customXmlInsRangeEnd w:id="4080"/>
          <w:ins w:id="4081" w:author="Andreas Kuehne" w:date="2019-05-31T12:40:00Z">
            <w:r>
              <w:rPr>
                <w:color w:val="19D131"/>
              </w:rPr>
              <w:t>[component OptionalInputsBase XML schema details]</w:t>
            </w:r>
          </w:ins>
          <w:customXmlInsRangeStart w:id="4082" w:author="Andreas Kuehne" w:date="2019-05-31T12:40:00Z"/>
        </w:sdtContent>
      </w:sdt>
      <w:customXmlInsRangeEnd w:id="4082"/>
    </w:p>
    <w:p w14:paraId="048DC6AA" w14:textId="77777777" w:rsidR="00A71F46" w:rsidRDefault="00A71F46" w:rsidP="00A71F46">
      <w:pPr>
        <w:pStyle w:val="berschrift3"/>
        <w:numPr>
          <w:ilvl w:val="2"/>
          <w:numId w:val="3"/>
        </w:numPr>
        <w:rPr>
          <w:ins w:id="4083" w:author="Andreas Kuehne" w:date="2019-05-31T12:40:00Z"/>
        </w:rPr>
      </w:pPr>
      <w:ins w:id="4084" w:author="Andreas Kuehne" w:date="2019-05-31T12:40:00Z">
        <w:r>
          <w:t>Component OptionalInputsSign</w:t>
        </w:r>
      </w:ins>
    </w:p>
    <w:p w14:paraId="4E0B2772" w14:textId="77777777" w:rsidR="00A71F46" w:rsidRDefault="00A71F46" w:rsidP="00A71F46">
      <w:pPr>
        <w:rPr>
          <w:ins w:id="4085" w:author="Andreas Kuehne" w:date="2019-05-31T12:40:00Z"/>
        </w:rPr>
      </w:pPr>
      <w:customXmlInsRangeStart w:id="4086" w:author="Andreas Kuehne" w:date="2019-05-31T12:40:00Z"/>
      <w:sdt>
        <w:sdtPr>
          <w:tag w:val="dss2-OptionalInputsSignType.-normative"/>
          <w:id w:val="-518846743"/>
        </w:sdtPr>
        <w:sdtContent>
          <w:customXmlInsRangeEnd w:id="4086"/>
          <w:ins w:id="4087" w:author="Andreas Kuehne" w:date="2019-05-31T12:40:00Z">
            <w:r w:rsidRPr="003A06D0">
              <w:rPr>
                <w:color w:val="19D131"/>
                <w:lang w:val="en-GB"/>
              </w:rPr>
              <w:t xml:space="preserve">The </w:t>
            </w:r>
            <w:r w:rsidRPr="003A06D0">
              <w:rPr>
                <w:rFonts w:ascii="Courier New" w:eastAsia="Courier New" w:hAnsi="Courier New" w:cs="Courier New"/>
                <w:lang w:val="en-GB"/>
              </w:rPr>
              <w:t>OptionalInputsSign</w:t>
            </w:r>
            <w:r w:rsidRPr="003A06D0">
              <w:rPr>
                <w:color w:val="19D131"/>
                <w:lang w:val="en-GB"/>
              </w:rPr>
              <w:t xml:space="preserve"> component defines a set of additional inputs associated with the processing of a signing request. The </w:t>
            </w:r>
            <w:r w:rsidRPr="003A06D0">
              <w:rPr>
                <w:rFonts w:ascii="Courier New" w:eastAsia="Courier New" w:hAnsi="Courier New" w:cs="Courier New"/>
                <w:lang w:val="en-GB"/>
              </w:rPr>
              <w:t xml:space="preserve">OptionalInputsSign </w:t>
            </w:r>
            <w:r w:rsidRPr="003A06D0">
              <w:rPr>
                <w:rFonts w:eastAsia="Courier New"/>
                <w:lang w:val="en-GB"/>
              </w:rPr>
              <w:t>component</w:t>
            </w:r>
            <w:r w:rsidRPr="003A06D0">
              <w:rPr>
                <w:color w:val="19D131"/>
                <w:lang w:val="en-GB"/>
              </w:rPr>
              <w:t xml:space="preserve"> contains additional inputs associated with the processing of a signing request. Profiles MAY specify the allowed optional inputs and their default values. The definition of an optional input MAY include a default value, so that a client may omit the </w:t>
            </w:r>
            <w:r w:rsidRPr="003A06D0">
              <w:rPr>
                <w:rFonts w:ascii="Courier New" w:eastAsia="Courier New" w:hAnsi="Courier New" w:cs="Courier New"/>
                <w:lang w:val="en-GB"/>
              </w:rPr>
              <w:t>OptionalInputsSign</w:t>
            </w:r>
            <w:r w:rsidRPr="003A06D0">
              <w:rPr>
                <w:color w:val="19D131"/>
                <w:lang w:val="en-GB"/>
              </w:rPr>
              <w:t xml:space="preserve"> yet still get service from any profile-compliant DSS server. If a server doesn’t recognize or can’t handle any optional input, it MUST reject the request with a </w:t>
            </w:r>
            <w:r w:rsidRPr="003A06D0">
              <w:rPr>
                <w:rStyle w:val="Datatype"/>
                <w:lang w:val="en-GB"/>
              </w:rPr>
              <w:t>ResultMajor</w:t>
            </w:r>
            <w:r w:rsidRPr="003A06D0">
              <w:rPr>
                <w:color w:val="19D131"/>
                <w:lang w:val="en-GB"/>
              </w:rPr>
              <w:t xml:space="preserve"> code of </w:t>
            </w:r>
            <w:r w:rsidRPr="003A06D0">
              <w:rPr>
                <w:rStyle w:val="Datatype"/>
                <w:lang w:val="en-GB"/>
              </w:rPr>
              <w:t>RequesterError</w:t>
            </w:r>
            <w:r w:rsidRPr="003A06D0">
              <w:rPr>
                <w:color w:val="19D131"/>
                <w:lang w:val="en-GB"/>
              </w:rPr>
              <w:t xml:space="preserve"> and a </w:t>
            </w:r>
            <w:r w:rsidRPr="003A06D0">
              <w:rPr>
                <w:rStyle w:val="Datatype"/>
                <w:lang w:val="en-GB"/>
              </w:rPr>
              <w:t>ResultMinor</w:t>
            </w:r>
            <w:r w:rsidRPr="003A06D0">
              <w:rPr>
                <w:color w:val="19D131"/>
                <w:lang w:val="en-GB"/>
              </w:rPr>
              <w:t xml:space="preserve"> code of </w:t>
            </w:r>
            <w:r w:rsidRPr="003A06D0">
              <w:rPr>
                <w:rStyle w:val="Datatype"/>
                <w:lang w:val="en-GB"/>
              </w:rPr>
              <w:t>NotSupported</w:t>
            </w:r>
            <w:r w:rsidRPr="003A06D0">
              <w:rPr>
                <w:color w:val="19D131"/>
                <w:lang w:val="en-GB"/>
              </w:rPr>
              <w:t>.</w:t>
            </w:r>
          </w:ins>
          <w:customXmlInsRangeStart w:id="4088" w:author="Andreas Kuehne" w:date="2019-05-31T12:40:00Z"/>
        </w:sdtContent>
      </w:sdt>
      <w:customXmlInsRangeEnd w:id="4088"/>
    </w:p>
    <w:p w14:paraId="1CF52964" w14:textId="77777777" w:rsidR="00A71F46" w:rsidRDefault="00A71F46" w:rsidP="00A71F46">
      <w:pPr>
        <w:rPr>
          <w:ins w:id="4089" w:author="Andreas Kuehne" w:date="2019-05-31T12:40:00Z"/>
        </w:rPr>
      </w:pPr>
      <w:ins w:id="4090" w:author="Andreas Kuehne" w:date="2019-05-31T12:40:00Z">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ins>
    </w:p>
    <w:p w14:paraId="0441A72A" w14:textId="77777777" w:rsidR="00A71F46" w:rsidRDefault="00A71F46" w:rsidP="00A71F46">
      <w:pPr>
        <w:rPr>
          <w:ins w:id="4091" w:author="Andreas Kuehne" w:date="2019-05-31T12:40:00Z"/>
        </w:rPr>
      </w:pPr>
      <w:ins w:id="4092" w:author="Andreas Kuehne" w:date="2019-05-31T12:40:00Z">
        <w:r>
          <w:t>Below follows a list of the sub-components that constitute this component:</w:t>
        </w:r>
      </w:ins>
    </w:p>
    <w:p w14:paraId="65B6B4D2" w14:textId="77777777" w:rsidR="00A71F46" w:rsidRDefault="00A71F46" w:rsidP="00A71F46">
      <w:pPr>
        <w:pStyle w:val="Member"/>
        <w:rPr>
          <w:ins w:id="4093" w:author="Andreas Kuehne" w:date="2019-05-31T12:40:00Z"/>
        </w:rPr>
      </w:pPr>
      <w:ins w:id="4094" w:author="Andreas Kuehne" w:date="2019-05-31T12:40:00Z">
        <w:r>
          <w:lastRenderedPageBreak/>
          <w:t xml:space="preserve">The OPTIONAL </w:t>
        </w:r>
        <w:r w:rsidRPr="35C1378D">
          <w:rPr>
            <w:rStyle w:val="Datatype"/>
          </w:rPr>
          <w:t>SignatureType</w:t>
        </w:r>
        <w:r>
          <w:t xml:space="preserve"> element, if present, MUST contain a URI. </w:t>
        </w:r>
      </w:ins>
      <w:customXmlInsRangeStart w:id="4095" w:author="Andreas Kuehne" w:date="2019-05-31T12:40:00Z"/>
      <w:sdt>
        <w:sdtPr>
          <w:alias w:val="dss2-OptionalInputsSignType.sigType"/>
          <w:tag w:val="dss2-OptionalInputsSignType.SignatureType"/>
          <w:id w:val="1977481751"/>
        </w:sdtPr>
        <w:sdtContent>
          <w:customXmlInsRangeEnd w:id="4095"/>
          <w:ins w:id="4096" w:author="Andreas Kuehne" w:date="2019-05-31T12:40:00Z">
            <w:r w:rsidRPr="003A06D0">
              <w:rPr>
                <w:color w:val="19D131"/>
                <w:lang w:val="en-GB"/>
              </w:rPr>
              <w:t xml:space="preserve">The </w:t>
            </w:r>
            <w:r w:rsidRPr="003A06D0">
              <w:rPr>
                <w:rStyle w:val="Datatype"/>
                <w:lang w:val="en-GB"/>
              </w:rPr>
              <w:t>SignatureType</w:t>
            </w:r>
            <w:r w:rsidRPr="003A06D0">
              <w:rPr>
                <w:color w:val="19D131"/>
                <w:lang w:val="en-GB"/>
              </w:rPr>
              <w:t xml:space="preserve"> element indicates the type of signature or timestamp to produce (such as a XML signature, a XML timestamp, a RFC 3161 timestamp, a CMS signature, etc.). See section 7.1 for some URI references that MAY be used as the value of this element.</w:t>
            </w:r>
          </w:ins>
          <w:customXmlInsRangeStart w:id="4097" w:author="Andreas Kuehne" w:date="2019-05-31T12:40:00Z"/>
        </w:sdtContent>
      </w:sdt>
      <w:customXmlInsRangeEnd w:id="4097"/>
    </w:p>
    <w:p w14:paraId="2D43CFD4" w14:textId="77777777" w:rsidR="00A71F46" w:rsidRDefault="00A71F46" w:rsidP="00A71F46">
      <w:pPr>
        <w:pStyle w:val="Member"/>
        <w:rPr>
          <w:ins w:id="4098" w:author="Andreas Kuehne" w:date="2019-05-31T12:40:00Z"/>
        </w:rPr>
      </w:pPr>
      <w:ins w:id="4099" w:author="Andreas Kuehne" w:date="2019-05-31T12:40:00Z">
        <w:r>
          <w:t xml:space="preserve">The OPTIONAL </w:t>
        </w:r>
        <w:r w:rsidRPr="35C1378D">
          <w:rPr>
            <w:rStyle w:val="Datatype"/>
          </w:rPr>
          <w:t>IntendedAudience</w:t>
        </w:r>
        <w:r>
          <w:t xml:space="preserve"> element, if present, MUST contain a sub-component. A given element MUST satisfy the requirements specified in this document in section </w:t>
        </w:r>
        <w:r>
          <w:fldChar w:fldCharType="begin"/>
        </w:r>
        <w:r>
          <w:instrText xml:space="preserve"> REF _RefCompCA0B0FDF \r \h </w:instrText>
        </w:r>
        <w:r>
          <w:fldChar w:fldCharType="separate"/>
        </w:r>
        <w:r>
          <w:rPr>
            <w:rStyle w:val="Datatype"/>
            <w:rFonts w:eastAsia="Courier New" w:cs="Courier New"/>
          </w:rPr>
          <w:t>IntendedAudience</w:t>
        </w:r>
        <w:r>
          <w:fldChar w:fldCharType="end"/>
        </w:r>
        <w:r>
          <w:t xml:space="preserve">. </w:t>
        </w:r>
      </w:ins>
      <w:customXmlInsRangeStart w:id="4100" w:author="Andreas Kuehne" w:date="2019-05-31T12:40:00Z"/>
      <w:sdt>
        <w:sdtPr>
          <w:alias w:val="dss2-OptionalInputsSignType.aud"/>
          <w:tag w:val="dss2-OptionalInputsSignType.IntendedAudience"/>
          <w:id w:val="-980921224"/>
        </w:sdtPr>
        <w:sdtContent>
          <w:customXmlInsRangeEnd w:id="4100"/>
          <w:ins w:id="4101" w:author="Andreas Kuehne" w:date="2019-05-31T12:40:00Z">
            <w:r w:rsidRPr="003A06D0">
              <w:rPr>
                <w:color w:val="19D131"/>
                <w:lang w:val="en-GB"/>
              </w:rPr>
              <w:t>This element gives a hint regarding the target audience of the requested signature.</w:t>
            </w:r>
          </w:ins>
          <w:customXmlInsRangeStart w:id="4102" w:author="Andreas Kuehne" w:date="2019-05-31T12:40:00Z"/>
        </w:sdtContent>
      </w:sdt>
      <w:customXmlInsRangeEnd w:id="4102"/>
    </w:p>
    <w:p w14:paraId="1D88D54E" w14:textId="77777777" w:rsidR="00A71F46" w:rsidRDefault="00A71F46" w:rsidP="00A71F46">
      <w:pPr>
        <w:pStyle w:val="Member"/>
        <w:rPr>
          <w:ins w:id="4103" w:author="Andreas Kuehne" w:date="2019-05-31T12:40:00Z"/>
        </w:rPr>
      </w:pPr>
      <w:ins w:id="4104" w:author="Andreas Kuehne" w:date="2019-05-31T12:40:00Z">
        <w:r>
          <w:t xml:space="preserve">The OPTIONAL </w:t>
        </w:r>
        <w:r w:rsidRPr="35C1378D">
          <w:rPr>
            <w:rStyle w:val="Datatype"/>
          </w:rPr>
          <w:t>KeySelector</w:t>
        </w:r>
        <w:r>
          <w:t xml:space="preserve"> element, if present, MAY occur zero or more times containing a sub-component. If present each instance MUST satisfy the requirements specified in this document in section </w:t>
        </w:r>
        <w:r>
          <w:fldChar w:fldCharType="begin"/>
        </w:r>
        <w:r>
          <w:instrText xml:space="preserve"> REF _RefCompA7F4B833 \r \h </w:instrText>
        </w:r>
        <w:r>
          <w:fldChar w:fldCharType="separate"/>
        </w:r>
        <w:r>
          <w:rPr>
            <w:rStyle w:val="Datatype"/>
            <w:rFonts w:eastAsia="Courier New" w:cs="Courier New"/>
          </w:rPr>
          <w:t>KeySelector</w:t>
        </w:r>
        <w:r>
          <w:fldChar w:fldCharType="end"/>
        </w:r>
        <w:r>
          <w:t xml:space="preserve">. </w:t>
        </w:r>
      </w:ins>
      <w:customXmlInsRangeStart w:id="4105" w:author="Andreas Kuehne" w:date="2019-05-31T12:40:00Z"/>
      <w:sdt>
        <w:sdtPr>
          <w:alias w:val="dss2-OptionalInputsSignType.keySel"/>
          <w:tag w:val="dss2-OptionalInputsSignType.KeySelector"/>
          <w:id w:val="-1024940677"/>
        </w:sdtPr>
        <w:sdtContent>
          <w:customXmlInsRangeEnd w:id="4105"/>
          <w:ins w:id="4106" w:author="Andreas Kuehne" w:date="2019-05-31T12:40:00Z">
            <w:r w:rsidRPr="003A06D0">
              <w:rPr>
                <w:color w:val="19D131"/>
                <w:lang w:val="en-GB"/>
              </w:rPr>
              <w:t xml:space="preserve">The </w:t>
            </w:r>
            <w:r w:rsidRPr="003A06D0">
              <w:rPr>
                <w:rStyle w:val="Datatype"/>
                <w:lang w:val="en-GB"/>
              </w:rPr>
              <w:t xml:space="preserve">KeySelector </w:t>
            </w:r>
            <w:r w:rsidRPr="003A06D0">
              <w:rPr>
                <w:color w:val="19D131"/>
                <w:lang w:val="en-GB"/>
              </w:rPr>
              <w:t xml:space="preserve">provides details which key or sets of keys the client is expecting to be used. </w:t>
            </w:r>
          </w:ins>
          <w:customXmlInsRangeStart w:id="4107" w:author="Andreas Kuehne" w:date="2019-05-31T12:40:00Z"/>
        </w:sdtContent>
      </w:sdt>
      <w:customXmlInsRangeEnd w:id="4107"/>
    </w:p>
    <w:p w14:paraId="256BCA49" w14:textId="77777777" w:rsidR="00A71F46" w:rsidRDefault="00A71F46" w:rsidP="00A71F46">
      <w:pPr>
        <w:pStyle w:val="Member"/>
        <w:rPr>
          <w:ins w:id="4108" w:author="Andreas Kuehne" w:date="2019-05-31T12:40:00Z"/>
        </w:rPr>
      </w:pPr>
      <w:ins w:id="4109" w:author="Andreas Kuehne" w:date="2019-05-31T12:40:00Z">
        <w:r>
          <w:t xml:space="preserve">The OPTIONAL </w:t>
        </w:r>
        <w:r w:rsidRPr="35C1378D">
          <w:rPr>
            <w:rStyle w:val="Datatype"/>
          </w:rPr>
          <w:t>Properties</w:t>
        </w:r>
        <w:r>
          <w:t xml:space="preserve"> element, if present, MUST contain a sub-component. A given element MUST satisfy the requirements specified in this document in section </w:t>
        </w:r>
        <w:r>
          <w:fldChar w:fldCharType="begin"/>
        </w:r>
        <w:r>
          <w:instrText xml:space="preserve"> REF _RefComp4FDBD855 \r \h </w:instrText>
        </w:r>
        <w:r>
          <w:fldChar w:fldCharType="separate"/>
        </w:r>
        <w:r>
          <w:rPr>
            <w:rStyle w:val="Datatype"/>
            <w:rFonts w:eastAsia="Courier New" w:cs="Courier New"/>
          </w:rPr>
          <w:t>PropertiesHolder</w:t>
        </w:r>
        <w:r>
          <w:fldChar w:fldCharType="end"/>
        </w:r>
        <w:r>
          <w:t xml:space="preserve">. </w:t>
        </w:r>
      </w:ins>
      <w:customXmlInsRangeStart w:id="4110" w:author="Andreas Kuehne" w:date="2019-05-31T12:40:00Z"/>
      <w:sdt>
        <w:sdtPr>
          <w:alias w:val="dss2-OptionalInputsSignType.props"/>
          <w:tag w:val="dss2-OptionalInputsSignType.Properties"/>
          <w:id w:val="-1170251451"/>
        </w:sdtPr>
        <w:sdtContent>
          <w:customXmlInsRangeEnd w:id="4110"/>
          <w:ins w:id="4111" w:author="Andreas Kuehne" w:date="2019-05-31T12:40:00Z">
            <w:r w:rsidRPr="003A06D0">
              <w:rPr>
                <w:color w:val="19D131"/>
                <w:lang w:val="en-GB"/>
              </w:rPr>
              <w:t xml:space="preserve">The </w:t>
            </w:r>
            <w:r w:rsidRPr="003A06D0">
              <w:rPr>
                <w:rStyle w:val="Datatype"/>
                <w:lang w:val="en-GB"/>
              </w:rPr>
              <w:t>Properties</w:t>
            </w:r>
            <w:r w:rsidRPr="003A06D0">
              <w:rPr>
                <w:color w:val="19D131"/>
                <w:lang w:val="en-GB"/>
              </w:rPr>
              <w: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t>
            </w:r>
          </w:ins>
          <w:customXmlInsRangeStart w:id="4112" w:author="Andreas Kuehne" w:date="2019-05-31T12:40:00Z"/>
        </w:sdtContent>
      </w:sdt>
      <w:customXmlInsRangeEnd w:id="4112"/>
    </w:p>
    <w:p w14:paraId="333C07CB" w14:textId="77777777" w:rsidR="00A71F46" w:rsidRDefault="00A71F46" w:rsidP="00A71F46">
      <w:pPr>
        <w:pStyle w:val="Member"/>
        <w:rPr>
          <w:ins w:id="4113" w:author="Andreas Kuehne" w:date="2019-05-31T12:40:00Z"/>
        </w:rPr>
      </w:pPr>
      <w:ins w:id="4114" w:author="Andreas Kuehne" w:date="2019-05-31T12:40:00Z">
        <w:r>
          <w:t xml:space="preserve">The OPTIONAL </w:t>
        </w:r>
        <w:r w:rsidRPr="35C1378D">
          <w:rPr>
            <w:rStyle w:val="Datatype"/>
          </w:rPr>
          <w:t>IncludeObject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_RefCompDAECD6A5 \r \h </w:instrText>
        </w:r>
        <w:r>
          <w:fldChar w:fldCharType="separate"/>
        </w:r>
        <w:r>
          <w:rPr>
            <w:rStyle w:val="Datatype"/>
            <w:rFonts w:eastAsia="Courier New" w:cs="Courier New"/>
          </w:rPr>
          <w:t>IncludeObject</w:t>
        </w:r>
        <w:r>
          <w:fldChar w:fldCharType="end"/>
        </w:r>
        <w:r>
          <w:t xml:space="preserve">. </w:t>
        </w:r>
      </w:ins>
      <w:customXmlInsRangeStart w:id="4115" w:author="Andreas Kuehne" w:date="2019-05-31T12:40:00Z"/>
      <w:sdt>
        <w:sdtPr>
          <w:alias w:val="dss2-OptionalInputsSignType.incObj"/>
          <w:tag w:val="dss2-OptionalInputsSignType.IncludeObject"/>
          <w:id w:val="-437829862"/>
        </w:sdtPr>
        <w:sdtContent>
          <w:customXmlInsRangeEnd w:id="4115"/>
          <w:ins w:id="4116" w:author="Andreas Kuehne" w:date="2019-05-31T12:40:00Z">
            <w:r w:rsidRPr="003A06D0">
              <w:rPr>
                <w:color w:val="19D131"/>
                <w:lang w:val="en-GB"/>
              </w:rPr>
              <w:t xml:space="preserve">The </w:t>
            </w:r>
            <w:r w:rsidRPr="003A06D0">
              <w:rPr>
                <w:rStyle w:val="Datatype"/>
                <w:lang w:val="en-GB"/>
              </w:rPr>
              <w:t>IncludeObject</w:t>
            </w:r>
            <w:r w:rsidRPr="003A06D0">
              <w:rPr>
                <w:color w:val="19D131"/>
                <w:lang w:val="en-GB"/>
              </w:rPr>
              <w:t xml:space="preserve"> element is used to request the creation of an XMLDSig enveloping signature.</w:t>
            </w:r>
          </w:ins>
          <w:customXmlInsRangeStart w:id="4117" w:author="Andreas Kuehne" w:date="2019-05-31T12:40:00Z"/>
        </w:sdtContent>
      </w:sdt>
      <w:customXmlInsRangeEnd w:id="4117"/>
    </w:p>
    <w:p w14:paraId="2103D635" w14:textId="77777777" w:rsidR="00A71F46" w:rsidRDefault="00A71F46" w:rsidP="00A71F46">
      <w:pPr>
        <w:pStyle w:val="Member"/>
        <w:rPr>
          <w:ins w:id="4118" w:author="Andreas Kuehne" w:date="2019-05-31T12:40:00Z"/>
        </w:rPr>
      </w:pPr>
      <w:ins w:id="4119" w:author="Andreas Kuehne" w:date="2019-05-31T12:40:00Z">
        <w:r>
          <w:t xml:space="preserve">The OPTIONAL </w:t>
        </w:r>
        <w:r w:rsidRPr="35C1378D">
          <w:rPr>
            <w:rStyle w:val="Datatype"/>
          </w:rPr>
          <w:t>IncludeEContent</w:t>
        </w:r>
        <w:r>
          <w:t xml:space="preserve"> element, if present, MUST contain a boolean. Its default value is '</w:t>
        </w:r>
        <w:r>
          <w:rPr>
            <w:color w:val="244061" w:themeColor="accent1" w:themeShade="80"/>
          </w:rPr>
          <w:t>false</w:t>
        </w:r>
        <w:r>
          <w:t xml:space="preserve">'. </w:t>
        </w:r>
      </w:ins>
      <w:customXmlInsRangeStart w:id="4120" w:author="Andreas Kuehne" w:date="2019-05-31T12:40:00Z"/>
      <w:sdt>
        <w:sdtPr>
          <w:alias w:val="dss2-OptionalInputsSignType.incContent"/>
          <w:tag w:val="dss2-OptionalInputsSignType.IncludeEContent"/>
          <w:id w:val="166058830"/>
        </w:sdtPr>
        <w:sdtContent>
          <w:customXmlInsRangeEnd w:id="4120"/>
          <w:ins w:id="4121" w:author="Andreas Kuehne" w:date="2019-05-31T12:40:00Z">
            <w:r w:rsidRPr="003A06D0">
              <w:rPr>
                <w:color w:val="19D131"/>
                <w:lang w:val="en-GB"/>
              </w:rPr>
              <w:t xml:space="preserve"> If the value of the </w:t>
            </w:r>
            <w:r w:rsidRPr="003A06D0">
              <w:rPr>
                <w:rStyle w:val="Datatype"/>
                <w:lang w:val="en-GB"/>
              </w:rPr>
              <w:t>IncludeEContent</w:t>
            </w:r>
            <w:r w:rsidRPr="003A06D0">
              <w:rPr>
                <w:color w:val="19D131"/>
                <w:lang w:val="en-GB"/>
              </w:rPr>
              <w:t xml:space="preserve"> is </w:t>
            </w:r>
            <w:r w:rsidRPr="003A06D0">
              <w:rPr>
                <w:rStyle w:val="Datatype"/>
                <w:lang w:val="en-GB"/>
              </w:rPr>
              <w:t xml:space="preserve">‘true’ </w:t>
            </w:r>
            <w:r w:rsidRPr="003A06D0">
              <w:rPr>
                <w:color w:val="19D131"/>
                <w:lang w:val="en-GB"/>
              </w:rPr>
              <w:t>a CMS signature includes enveloped (or ‘encapsulated’) content.</w:t>
            </w:r>
          </w:ins>
          <w:customXmlInsRangeStart w:id="4122" w:author="Andreas Kuehne" w:date="2019-05-31T12:40:00Z"/>
        </w:sdtContent>
      </w:sdt>
      <w:customXmlInsRangeEnd w:id="4122"/>
    </w:p>
    <w:p w14:paraId="2B3D7277" w14:textId="77777777" w:rsidR="00A71F46" w:rsidRDefault="00A71F46" w:rsidP="00A71F46">
      <w:pPr>
        <w:pStyle w:val="Member"/>
        <w:rPr>
          <w:ins w:id="4123" w:author="Andreas Kuehne" w:date="2019-05-31T12:40:00Z"/>
        </w:rPr>
      </w:pPr>
      <w:ins w:id="4124" w:author="Andreas Kuehne" w:date="2019-05-31T12:40:00Z">
        <w:r>
          <w:t xml:space="preserve">The OPTIONAL </w:t>
        </w:r>
        <w:r w:rsidRPr="35C1378D">
          <w:rPr>
            <w:rStyle w:val="Datatype"/>
          </w:rPr>
          <w:t>SignaturePlacement</w:t>
        </w:r>
        <w:r>
          <w:t xml:space="preserve"> element, if present, MUST contain a sub-component. A given element MUST satisfy the requirements specified in this document in section </w:t>
        </w:r>
        <w:r>
          <w:fldChar w:fldCharType="begin"/>
        </w:r>
        <w:r>
          <w:instrText xml:space="preserve"> REF _RefCompB8907B72 \r \h </w:instrText>
        </w:r>
        <w:r>
          <w:fldChar w:fldCharType="separate"/>
        </w:r>
        <w:r>
          <w:rPr>
            <w:rStyle w:val="Datatype"/>
            <w:rFonts w:eastAsia="Courier New" w:cs="Courier New"/>
          </w:rPr>
          <w:t>SignaturePlacement</w:t>
        </w:r>
        <w:r>
          <w:fldChar w:fldCharType="end"/>
        </w:r>
        <w:r>
          <w:t xml:space="preserve">. </w:t>
        </w:r>
      </w:ins>
      <w:customXmlInsRangeStart w:id="4125" w:author="Andreas Kuehne" w:date="2019-05-31T12:40:00Z"/>
      <w:sdt>
        <w:sdtPr>
          <w:alias w:val="dss2-OptionalInputsSignType.sigPlacement"/>
          <w:tag w:val="dss2-OptionalInputsSignType.SignaturePlacement"/>
          <w:id w:val="-1659370106"/>
        </w:sdtPr>
        <w:sdtContent>
          <w:customXmlInsRangeEnd w:id="4125"/>
          <w:ins w:id="4126" w:author="Andreas Kuehne" w:date="2019-05-31T12:40:00Z">
            <w:r w:rsidRPr="003A06D0">
              <w:rPr>
                <w:color w:val="19D131"/>
                <w:lang w:val="en-GB"/>
              </w:rPr>
              <w:t xml:space="preserve">The </w:t>
            </w:r>
            <w:r w:rsidRPr="003A06D0">
              <w:rPr>
                <w:rStyle w:val="Datatype"/>
                <w:lang w:val="en-GB"/>
              </w:rPr>
              <w:t>SignaturePlacement</w:t>
            </w:r>
            <w:r w:rsidRPr="003A06D0">
              <w:rPr>
                <w:color w:val="19D131"/>
                <w:lang w:val="en-GB"/>
              </w:rPr>
              <w:t xml:space="preserve"> element is used to request the creation of an XMLDSig enveloped signature placed within a document. The resulting document with the enveloped signature is placed in the optional output </w:t>
            </w:r>
            <w:r w:rsidRPr="003A06D0">
              <w:rPr>
                <w:rStyle w:val="Datatype"/>
                <w:lang w:val="en-GB"/>
              </w:rPr>
              <w:t>DocumentWithSignature</w:t>
            </w:r>
            <w:r w:rsidRPr="003A06D0">
              <w:rPr>
                <w:color w:val="19D131"/>
                <w:lang w:val="en-GB"/>
              </w:rPr>
              <w:t>.</w:t>
            </w:r>
          </w:ins>
          <w:customXmlInsRangeStart w:id="4127" w:author="Andreas Kuehne" w:date="2019-05-31T12:40:00Z"/>
        </w:sdtContent>
      </w:sdt>
      <w:customXmlInsRangeEnd w:id="4127"/>
    </w:p>
    <w:p w14:paraId="6F5D1672" w14:textId="77777777" w:rsidR="00A71F46" w:rsidRDefault="00A71F46" w:rsidP="00A71F46">
      <w:pPr>
        <w:pStyle w:val="Member"/>
        <w:rPr>
          <w:ins w:id="4128" w:author="Andreas Kuehne" w:date="2019-05-31T12:40:00Z"/>
        </w:rPr>
      </w:pPr>
      <w:ins w:id="4129" w:author="Andreas Kuehne" w:date="2019-05-31T12:40:00Z">
        <w:r>
          <w:t xml:space="preserve">The OPTIONAL </w:t>
        </w:r>
        <w:r w:rsidRPr="35C1378D">
          <w:rPr>
            <w:rStyle w:val="Datatype"/>
          </w:rPr>
          <w:t>SignedReferences</w:t>
        </w:r>
        <w:r>
          <w:t xml:space="preserve"> element, if present, MUST contain a sub-component. A given element MUST satisfy the requirements specified in this document in section </w:t>
        </w:r>
        <w:r>
          <w:fldChar w:fldCharType="begin"/>
        </w:r>
        <w:r>
          <w:instrText xml:space="preserve"> REF _RefComp3A028835 \r \h </w:instrText>
        </w:r>
        <w:r>
          <w:fldChar w:fldCharType="separate"/>
        </w:r>
        <w:r>
          <w:rPr>
            <w:rStyle w:val="Datatype"/>
            <w:rFonts w:eastAsia="Courier New" w:cs="Courier New"/>
          </w:rPr>
          <w:t>SignedReferences</w:t>
        </w:r>
        <w:r>
          <w:fldChar w:fldCharType="end"/>
        </w:r>
        <w:r>
          <w:t xml:space="preserve">. </w:t>
        </w:r>
      </w:ins>
      <w:customXmlInsRangeStart w:id="4130" w:author="Andreas Kuehne" w:date="2019-05-31T12:40:00Z"/>
      <w:sdt>
        <w:sdtPr>
          <w:alias w:val="dss2-OptionalInputsSignType.signedRefs"/>
          <w:tag w:val="dss2-OptionalInputsSignType.SignedReferences"/>
          <w:id w:val="1023204390"/>
        </w:sdtPr>
        <w:sdtContent>
          <w:customXmlInsRangeEnd w:id="4130"/>
          <w:ins w:id="4131" w:author="Andreas Kuehne" w:date="2019-05-31T12:40:00Z">
            <w:r w:rsidRPr="003A06D0">
              <w:rPr>
                <w:color w:val="19D131"/>
                <w:lang w:val="en-GB"/>
              </w:rPr>
              <w:t xml:space="preserve">The </w:t>
            </w:r>
            <w:r w:rsidRPr="003A06D0">
              <w:rPr>
                <w:rStyle w:val="Datatype"/>
                <w:lang w:val="en-GB"/>
              </w:rPr>
              <w:t>SignedReferences</w:t>
            </w:r>
            <w:r w:rsidRPr="003A06D0">
              <w:rPr>
                <w:color w:val="19D131"/>
                <w:lang w:val="en-GB"/>
              </w:rPr>
              <w:t xml:space="preserve"> element gives the client greater control over how the &lt;ds:Reference&gt; elements of a XMLDSig signature are formed.</w:t>
            </w:r>
          </w:ins>
          <w:customXmlInsRangeStart w:id="4132" w:author="Andreas Kuehne" w:date="2019-05-31T12:40:00Z"/>
        </w:sdtContent>
      </w:sdt>
      <w:customXmlInsRangeEnd w:id="4132"/>
    </w:p>
    <w:p w14:paraId="6132FDBC" w14:textId="77777777" w:rsidR="00A71F46" w:rsidRDefault="00A71F46" w:rsidP="00A71F46">
      <w:pPr>
        <w:pStyle w:val="Member"/>
        <w:rPr>
          <w:ins w:id="4133" w:author="Andreas Kuehne" w:date="2019-05-31T12:40:00Z"/>
        </w:rPr>
      </w:pPr>
      <w:ins w:id="4134" w:author="Andreas Kuehne" w:date="2019-05-31T12:40:00Z">
        <w:r>
          <w:t xml:space="preserve">The OPTIONAL </w:t>
        </w:r>
        <w:r w:rsidRPr="35C1378D">
          <w:rPr>
            <w:rStyle w:val="Datatype"/>
          </w:rPr>
          <w:t>SignatureAlgorithm</w:t>
        </w:r>
        <w:r>
          <w:t xml:space="preserve"> element, if present, MUST contain a string. </w:t>
        </w:r>
      </w:ins>
      <w:customXmlInsRangeStart w:id="4135" w:author="Andreas Kuehne" w:date="2019-05-31T12:40:00Z"/>
      <w:sdt>
        <w:sdtPr>
          <w:alias w:val="dss2-OptionalInputsSignType.sigAlgo"/>
          <w:tag w:val="dss2-OptionalInputsSignType.SignatureAlgorithm"/>
          <w:id w:val="227655669"/>
        </w:sdtPr>
        <w:sdtContent>
          <w:customXmlInsRangeEnd w:id="4135"/>
          <w:ins w:id="4136" w:author="Andreas Kuehne" w:date="2019-05-31T12:40:00Z">
            <w:r w:rsidRPr="003A06D0">
              <w:rPr>
                <w:color w:val="19D131"/>
                <w:lang w:val="en-GB"/>
              </w:rPr>
              <w:t xml:space="preserve">The </w:t>
            </w:r>
            <w:r w:rsidRPr="003A06D0">
              <w:rPr>
                <w:rStyle w:val="Datatype"/>
                <w:lang w:val="en-GB"/>
              </w:rPr>
              <w:t>SignatureAlgorithm</w:t>
            </w:r>
            <w:r w:rsidRPr="003A06D0">
              <w:rPr>
                <w:color w:val="19D131"/>
                <w:lang w:val="en-GB"/>
              </w:rPr>
              <w:t xml:space="preserve"> element MAY be used to request a specific signing algorithm. This may be useful to narrow down the set of algorithms the server may apply. Support for specific signature algorithms may change over time and the use of other input elements, especially </w:t>
            </w:r>
            <w:r w:rsidRPr="003A06D0">
              <w:rPr>
                <w:rStyle w:val="Datatype"/>
                <w:lang w:val="en-GB"/>
              </w:rPr>
              <w:t>Profile</w:t>
            </w:r>
            <w:r w:rsidRPr="003A06D0">
              <w:rPr>
                <w:color w:val="19D131"/>
                <w:lang w:val="en-GB"/>
              </w:rPr>
              <w:t xml:space="preserve"> and </w:t>
            </w:r>
            <w:r w:rsidRPr="003A06D0">
              <w:rPr>
                <w:rStyle w:val="Datatype"/>
                <w:lang w:val="en-GB"/>
              </w:rPr>
              <w:t>ServicePolicy</w:t>
            </w:r>
            <w:r w:rsidRPr="003A06D0">
              <w:rPr>
                <w:color w:val="19D131"/>
                <w:lang w:val="en-GB"/>
              </w:rPr>
              <w:t xml:space="preserve">. The use of the </w:t>
            </w:r>
            <w:r w:rsidRPr="003A06D0">
              <w:rPr>
                <w:rStyle w:val="Datatype"/>
                <w:lang w:val="en-GB"/>
              </w:rPr>
              <w:t>SignatureAlgorithm</w:t>
            </w:r>
            <w:r w:rsidRPr="003A06D0">
              <w:rPr>
                <w:color w:val="19D131"/>
                <w:lang w:val="en-GB"/>
              </w:rPr>
              <w:t xml:space="preserve"> value is context specific, maybe different when requesting a CMS or XML signature. </w:t>
            </w:r>
          </w:ins>
          <w:customXmlInsRangeStart w:id="4137" w:author="Andreas Kuehne" w:date="2019-05-31T12:40:00Z"/>
        </w:sdtContent>
      </w:sdt>
      <w:customXmlInsRangeEnd w:id="4137"/>
    </w:p>
    <w:p w14:paraId="7C3D0BE8" w14:textId="77777777" w:rsidR="00A71F46" w:rsidRDefault="00A71F46" w:rsidP="00A71F46">
      <w:pPr>
        <w:pStyle w:val="Member"/>
        <w:rPr>
          <w:ins w:id="4138" w:author="Andreas Kuehne" w:date="2019-05-31T12:40:00Z"/>
        </w:rPr>
      </w:pPr>
      <w:ins w:id="4139" w:author="Andreas Kuehne" w:date="2019-05-31T12:40:00Z">
        <w:r>
          <w:t xml:space="preserve">The OPTIONAL </w:t>
        </w:r>
        <w:r w:rsidRPr="35C1378D">
          <w:rPr>
            <w:rStyle w:val="Datatype"/>
          </w:rPr>
          <w:t>SignatureQualityLevel</w:t>
        </w:r>
        <w:r>
          <w:t xml:space="preserve"> element, if present, MUST contain a URI. </w:t>
        </w:r>
      </w:ins>
      <w:customXmlInsRangeStart w:id="4140" w:author="Andreas Kuehne" w:date="2019-05-31T12:40:00Z"/>
      <w:sdt>
        <w:sdtPr>
          <w:alias w:val="dss2-OptionalInputsSignType.quality"/>
          <w:tag w:val="dss2-OptionalInputsSignType.SignatureQualityLevel"/>
          <w:id w:val="1866243795"/>
        </w:sdtPr>
        <w:sdtContent>
          <w:customXmlInsRangeEnd w:id="4140"/>
          <w:ins w:id="4141" w:author="Andreas Kuehne" w:date="2019-05-31T12:40:00Z">
            <w:r w:rsidRPr="003A06D0">
              <w:rPr>
                <w:color w:val="19D131"/>
                <w:lang w:val="en-GB"/>
              </w:rPr>
              <w: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t>
            </w:r>
          </w:ins>
          <w:customXmlInsRangeStart w:id="4142" w:author="Andreas Kuehne" w:date="2019-05-31T12:40:00Z"/>
        </w:sdtContent>
      </w:sdt>
      <w:customXmlInsRangeEnd w:id="4142"/>
    </w:p>
    <w:p w14:paraId="4CFEB1BA" w14:textId="77777777" w:rsidR="00A71F46" w:rsidRDefault="00A71F46" w:rsidP="00A71F46">
      <w:pPr>
        <w:pStyle w:val="Non-normativeCommentHeading"/>
        <w:rPr>
          <w:ins w:id="4143" w:author="Andreas Kuehne" w:date="2019-05-31T12:40:00Z"/>
        </w:rPr>
      </w:pPr>
      <w:ins w:id="4144" w:author="Andreas Kuehne" w:date="2019-05-31T12:40:00Z">
        <w:r>
          <w:t>Non-normative Comment:</w:t>
        </w:r>
      </w:ins>
    </w:p>
    <w:p w14:paraId="61F4FC84" w14:textId="77777777" w:rsidR="00A71F46" w:rsidRDefault="00A71F46" w:rsidP="00A71F46">
      <w:pPr>
        <w:pStyle w:val="Non-normativeComment"/>
        <w:rPr>
          <w:ins w:id="4145" w:author="Andreas Kuehne" w:date="2019-05-31T12:40:00Z"/>
        </w:rPr>
      </w:pPr>
      <w:customXmlInsRangeStart w:id="4146" w:author="Andreas Kuehne" w:date="2019-05-31T12:40:00Z"/>
      <w:sdt>
        <w:sdtPr>
          <w:tag w:val="dss2-OptionalInputsSignType.-nonNormative"/>
          <w:id w:val="1592350012"/>
          <w:showingPlcHdr/>
        </w:sdtPr>
        <w:sdtContent>
          <w:customXmlInsRangeEnd w:id="4146"/>
          <w:ins w:id="4147" w:author="Andreas Kuehne" w:date="2019-05-31T12:40:00Z">
            <w:r>
              <w:rPr>
                <w:color w:val="19D131"/>
              </w:rPr>
              <w:t>[component OptionalInputsSign non normative details]</w:t>
            </w:r>
          </w:ins>
          <w:customXmlInsRangeStart w:id="4148" w:author="Andreas Kuehne" w:date="2019-05-31T12:40:00Z"/>
        </w:sdtContent>
      </w:sdt>
      <w:customXmlInsRangeEnd w:id="4148"/>
    </w:p>
    <w:p w14:paraId="0E884CE4" w14:textId="77777777" w:rsidR="00A71F46" w:rsidRDefault="00A71F46" w:rsidP="00A71F46">
      <w:pPr>
        <w:pStyle w:val="berschrift4"/>
        <w:numPr>
          <w:ilvl w:val="3"/>
          <w:numId w:val="3"/>
        </w:numPr>
        <w:rPr>
          <w:ins w:id="4149" w:author="Andreas Kuehne" w:date="2019-05-31T12:40:00Z"/>
        </w:rPr>
      </w:pPr>
      <w:ins w:id="4150" w:author="Andreas Kuehne" w:date="2019-05-31T12:40:00Z">
        <w:r>
          <w:t>OptionalInputsSign – JSON Syntax</w:t>
        </w:r>
      </w:ins>
    </w:p>
    <w:p w14:paraId="1DFA80C0" w14:textId="77777777" w:rsidR="00A71F46" w:rsidRPr="0248A3D1" w:rsidRDefault="00A71F46" w:rsidP="00A71F46">
      <w:pPr>
        <w:rPr>
          <w:ins w:id="4151" w:author="Andreas Kuehne" w:date="2019-05-31T12:40:00Z"/>
        </w:rPr>
      </w:pPr>
      <w:ins w:id="4152" w:author="Andreas Kuehne" w:date="2019-05-31T12:40:00Z">
        <w:r w:rsidRPr="002062A5">
          <w:rPr>
            <w:rFonts w:eastAsia="Arial" w:cs="Arial"/>
            <w:sz w:val="22"/>
            <w:szCs w:val="22"/>
          </w:rPr>
          <w:lastRenderedPageBreak/>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OptionalInputsSign</w:t>
        </w:r>
        <w:r>
          <w:t xml:space="preserve"> component.</w:t>
        </w:r>
      </w:ins>
    </w:p>
    <w:p w14:paraId="2E2A08E3" w14:textId="77777777" w:rsidR="00A71F46" w:rsidRPr="C2430093" w:rsidRDefault="00A71F46" w:rsidP="00A71F46">
      <w:pPr>
        <w:spacing w:line="259" w:lineRule="auto"/>
        <w:rPr>
          <w:ins w:id="4153" w:author="Andreas Kuehne" w:date="2019-05-31T12:40:00Z"/>
          <w:rFonts w:eastAsia="Arial" w:cs="Arial"/>
          <w:sz w:val="22"/>
          <w:szCs w:val="22"/>
        </w:rPr>
      </w:pPr>
      <w:ins w:id="415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22"/>
        <w:gridCol w:w="3010"/>
        <w:gridCol w:w="2818"/>
      </w:tblGrid>
      <w:tr w:rsidR="00A71F46" w14:paraId="516EF12B" w14:textId="77777777" w:rsidTr="00A71F46">
        <w:trPr>
          <w:cnfStyle w:val="100000000000" w:firstRow="1" w:lastRow="0" w:firstColumn="0" w:lastColumn="0" w:oddVBand="0" w:evenVBand="0" w:oddHBand="0" w:evenHBand="0" w:firstRowFirstColumn="0" w:firstRowLastColumn="0" w:lastRowFirstColumn="0" w:lastRowLastColumn="0"/>
          <w:ins w:id="41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A3BCB7" w14:textId="77777777" w:rsidR="00A71F46" w:rsidRDefault="00A71F46" w:rsidP="00A71F46">
            <w:pPr>
              <w:pStyle w:val="Beschriftung"/>
              <w:rPr>
                <w:ins w:id="4156" w:author="Andreas Kuehne" w:date="2019-05-31T12:40:00Z"/>
              </w:rPr>
            </w:pPr>
            <w:ins w:id="4157" w:author="Andreas Kuehne" w:date="2019-05-31T12:40:00Z">
              <w:r>
                <w:t>Element</w:t>
              </w:r>
            </w:ins>
          </w:p>
        </w:tc>
        <w:tc>
          <w:tcPr>
            <w:tcW w:w="4675" w:type="dxa"/>
          </w:tcPr>
          <w:p w14:paraId="2D8B809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158" w:author="Andreas Kuehne" w:date="2019-05-31T12:40:00Z"/>
              </w:rPr>
            </w:pPr>
            <w:ins w:id="4159" w:author="Andreas Kuehne" w:date="2019-05-31T12:40:00Z">
              <w:r>
                <w:t>Implementing JSON member name</w:t>
              </w:r>
            </w:ins>
          </w:p>
        </w:tc>
        <w:tc>
          <w:tcPr>
            <w:tcW w:w="4675" w:type="dxa"/>
          </w:tcPr>
          <w:p w14:paraId="5BCFE41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160" w:author="Andreas Kuehne" w:date="2019-05-31T12:40:00Z"/>
              </w:rPr>
            </w:pPr>
            <w:ins w:id="4161" w:author="Andreas Kuehne" w:date="2019-05-31T12:40:00Z">
              <w:r>
                <w:t>Comments</w:t>
              </w:r>
            </w:ins>
          </w:p>
        </w:tc>
      </w:tr>
      <w:tr w:rsidR="00A71F46" w14:paraId="6FBB0DB8" w14:textId="77777777" w:rsidTr="00A71F46">
        <w:trPr>
          <w:ins w:id="416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26E726" w14:textId="77777777" w:rsidR="00A71F46" w:rsidRPr="002062A5" w:rsidRDefault="00A71F46" w:rsidP="00A71F46">
            <w:pPr>
              <w:pStyle w:val="Beschriftung"/>
              <w:rPr>
                <w:ins w:id="4163" w:author="Andreas Kuehne" w:date="2019-05-31T12:40:00Z"/>
                <w:rStyle w:val="Datatype"/>
                <w:b w:val="0"/>
                <w:bCs w:val="0"/>
              </w:rPr>
            </w:pPr>
            <w:ins w:id="4164" w:author="Andreas Kuehne" w:date="2019-05-31T12:40:00Z">
              <w:r w:rsidRPr="002062A5">
                <w:rPr>
                  <w:rStyle w:val="Datatype"/>
                </w:rPr>
                <w:t>SignatureType</w:t>
              </w:r>
            </w:ins>
          </w:p>
        </w:tc>
        <w:tc>
          <w:tcPr>
            <w:tcW w:w="4675" w:type="dxa"/>
          </w:tcPr>
          <w:p w14:paraId="777E5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165" w:author="Andreas Kuehne" w:date="2019-05-31T12:40:00Z"/>
                <w:rStyle w:val="Datatype"/>
              </w:rPr>
            </w:pPr>
            <w:ins w:id="4166" w:author="Andreas Kuehne" w:date="2019-05-31T12:40:00Z">
              <w:r w:rsidRPr="002062A5">
                <w:rPr>
                  <w:rStyle w:val="Datatype"/>
                </w:rPr>
                <w:t>sigType</w:t>
              </w:r>
            </w:ins>
          </w:p>
        </w:tc>
        <w:tc>
          <w:tcPr>
            <w:tcW w:w="4675" w:type="dxa"/>
          </w:tcPr>
          <w:p w14:paraId="4616B21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167" w:author="Andreas Kuehne" w:date="2019-05-31T12:40:00Z"/>
              </w:rPr>
            </w:pPr>
            <w:customXmlInsRangeStart w:id="4168" w:author="Andreas Kuehne" w:date="2019-05-31T12:40:00Z"/>
            <w:sdt>
              <w:sdtPr>
                <w:alias w:val="dss2-OptionalInputsSignType.sigType"/>
                <w:tag w:val="dss2-OptionalInputsSignType.-jsonComment.SignatureType"/>
                <w:id w:val="679629151"/>
                <w:showingPlcHdr/>
              </w:sdtPr>
              <w:sdtContent>
                <w:customXmlInsRangeEnd w:id="4168"/>
                <w:ins w:id="4169" w:author="Andreas Kuehne" w:date="2019-05-31T12:40:00Z">
                  <w:r>
                    <w:rPr>
                      <w:color w:val="19D131"/>
                    </w:rPr>
                    <w:t>[]</w:t>
                  </w:r>
                </w:ins>
                <w:customXmlInsRangeStart w:id="4170" w:author="Andreas Kuehne" w:date="2019-05-31T12:40:00Z"/>
              </w:sdtContent>
            </w:sdt>
            <w:customXmlInsRangeEnd w:id="4170"/>
          </w:p>
        </w:tc>
      </w:tr>
      <w:tr w:rsidR="00A71F46" w14:paraId="41907542" w14:textId="77777777" w:rsidTr="00A71F46">
        <w:trPr>
          <w:ins w:id="41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A4539" w14:textId="77777777" w:rsidR="00A71F46" w:rsidRPr="002062A5" w:rsidRDefault="00A71F46" w:rsidP="00A71F46">
            <w:pPr>
              <w:pStyle w:val="Beschriftung"/>
              <w:rPr>
                <w:ins w:id="4172" w:author="Andreas Kuehne" w:date="2019-05-31T12:40:00Z"/>
                <w:rStyle w:val="Datatype"/>
                <w:b w:val="0"/>
                <w:bCs w:val="0"/>
              </w:rPr>
            </w:pPr>
            <w:ins w:id="4173" w:author="Andreas Kuehne" w:date="2019-05-31T12:40:00Z">
              <w:r w:rsidRPr="002062A5">
                <w:rPr>
                  <w:rStyle w:val="Datatype"/>
                </w:rPr>
                <w:t>IntendedAudience</w:t>
              </w:r>
            </w:ins>
          </w:p>
        </w:tc>
        <w:tc>
          <w:tcPr>
            <w:tcW w:w="4675" w:type="dxa"/>
          </w:tcPr>
          <w:p w14:paraId="030EA5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174" w:author="Andreas Kuehne" w:date="2019-05-31T12:40:00Z"/>
                <w:rStyle w:val="Datatype"/>
              </w:rPr>
            </w:pPr>
            <w:ins w:id="4175" w:author="Andreas Kuehne" w:date="2019-05-31T12:40:00Z">
              <w:r w:rsidRPr="002062A5">
                <w:rPr>
                  <w:rStyle w:val="Datatype"/>
                </w:rPr>
                <w:t>aud</w:t>
              </w:r>
            </w:ins>
          </w:p>
        </w:tc>
        <w:tc>
          <w:tcPr>
            <w:tcW w:w="4675" w:type="dxa"/>
          </w:tcPr>
          <w:p w14:paraId="63FB7A5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176" w:author="Andreas Kuehne" w:date="2019-05-31T12:40:00Z"/>
              </w:rPr>
            </w:pPr>
            <w:customXmlInsRangeStart w:id="4177" w:author="Andreas Kuehne" w:date="2019-05-31T12:40:00Z"/>
            <w:sdt>
              <w:sdtPr>
                <w:alias w:val="dss2-OptionalInputsSignType.aud"/>
                <w:tag w:val="dss2-OptionalInputsSignType.-jsonComment.IntendedAudience"/>
                <w:id w:val="34245031"/>
                <w:showingPlcHdr/>
              </w:sdtPr>
              <w:sdtContent>
                <w:customXmlInsRangeEnd w:id="4177"/>
                <w:ins w:id="4178" w:author="Andreas Kuehne" w:date="2019-05-31T12:40:00Z">
                  <w:r>
                    <w:rPr>
                      <w:color w:val="19D131"/>
                    </w:rPr>
                    <w:t>[]</w:t>
                  </w:r>
                </w:ins>
                <w:customXmlInsRangeStart w:id="4179" w:author="Andreas Kuehne" w:date="2019-05-31T12:40:00Z"/>
              </w:sdtContent>
            </w:sdt>
            <w:customXmlInsRangeEnd w:id="4179"/>
          </w:p>
        </w:tc>
      </w:tr>
      <w:tr w:rsidR="00A71F46" w14:paraId="3698178B" w14:textId="77777777" w:rsidTr="00A71F46">
        <w:trPr>
          <w:ins w:id="41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EF2ACF" w14:textId="77777777" w:rsidR="00A71F46" w:rsidRPr="002062A5" w:rsidRDefault="00A71F46" w:rsidP="00A71F46">
            <w:pPr>
              <w:pStyle w:val="Beschriftung"/>
              <w:rPr>
                <w:ins w:id="4181" w:author="Andreas Kuehne" w:date="2019-05-31T12:40:00Z"/>
                <w:rStyle w:val="Datatype"/>
                <w:b w:val="0"/>
                <w:bCs w:val="0"/>
              </w:rPr>
            </w:pPr>
            <w:ins w:id="4182" w:author="Andreas Kuehne" w:date="2019-05-31T12:40:00Z">
              <w:r w:rsidRPr="002062A5">
                <w:rPr>
                  <w:rStyle w:val="Datatype"/>
                </w:rPr>
                <w:t>KeySelector</w:t>
              </w:r>
            </w:ins>
          </w:p>
        </w:tc>
        <w:tc>
          <w:tcPr>
            <w:tcW w:w="4675" w:type="dxa"/>
          </w:tcPr>
          <w:p w14:paraId="3B4A2C2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183" w:author="Andreas Kuehne" w:date="2019-05-31T12:40:00Z"/>
                <w:rStyle w:val="Datatype"/>
              </w:rPr>
            </w:pPr>
            <w:ins w:id="4184" w:author="Andreas Kuehne" w:date="2019-05-31T12:40:00Z">
              <w:r w:rsidRPr="002062A5">
                <w:rPr>
                  <w:rStyle w:val="Datatype"/>
                </w:rPr>
                <w:t>keySel</w:t>
              </w:r>
            </w:ins>
          </w:p>
        </w:tc>
        <w:tc>
          <w:tcPr>
            <w:tcW w:w="4675" w:type="dxa"/>
          </w:tcPr>
          <w:p w14:paraId="278BBB2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185" w:author="Andreas Kuehne" w:date="2019-05-31T12:40:00Z"/>
              </w:rPr>
            </w:pPr>
            <w:customXmlInsRangeStart w:id="4186" w:author="Andreas Kuehne" w:date="2019-05-31T12:40:00Z"/>
            <w:sdt>
              <w:sdtPr>
                <w:alias w:val="dss2-OptionalInputsSignType.keySel"/>
                <w:tag w:val="dss2-OptionalInputsSignType.-jsonComment.KeySelector"/>
                <w:id w:val="424156290"/>
                <w:showingPlcHdr/>
              </w:sdtPr>
              <w:sdtContent>
                <w:customXmlInsRangeEnd w:id="4186"/>
                <w:ins w:id="4187" w:author="Andreas Kuehne" w:date="2019-05-31T12:40:00Z">
                  <w:r>
                    <w:rPr>
                      <w:color w:val="19D131"/>
                    </w:rPr>
                    <w:t>[]</w:t>
                  </w:r>
                </w:ins>
                <w:customXmlInsRangeStart w:id="4188" w:author="Andreas Kuehne" w:date="2019-05-31T12:40:00Z"/>
              </w:sdtContent>
            </w:sdt>
            <w:customXmlInsRangeEnd w:id="4188"/>
          </w:p>
        </w:tc>
      </w:tr>
      <w:tr w:rsidR="00A71F46" w14:paraId="7B197914" w14:textId="77777777" w:rsidTr="00A71F46">
        <w:trPr>
          <w:ins w:id="41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CC0ECF" w14:textId="77777777" w:rsidR="00A71F46" w:rsidRPr="002062A5" w:rsidRDefault="00A71F46" w:rsidP="00A71F46">
            <w:pPr>
              <w:pStyle w:val="Beschriftung"/>
              <w:rPr>
                <w:ins w:id="4190" w:author="Andreas Kuehne" w:date="2019-05-31T12:40:00Z"/>
                <w:rStyle w:val="Datatype"/>
                <w:b w:val="0"/>
                <w:bCs w:val="0"/>
              </w:rPr>
            </w:pPr>
            <w:ins w:id="4191" w:author="Andreas Kuehne" w:date="2019-05-31T12:40:00Z">
              <w:r w:rsidRPr="002062A5">
                <w:rPr>
                  <w:rStyle w:val="Datatype"/>
                </w:rPr>
                <w:t>Properties</w:t>
              </w:r>
            </w:ins>
          </w:p>
        </w:tc>
        <w:tc>
          <w:tcPr>
            <w:tcW w:w="4675" w:type="dxa"/>
          </w:tcPr>
          <w:p w14:paraId="4660D0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192" w:author="Andreas Kuehne" w:date="2019-05-31T12:40:00Z"/>
                <w:rStyle w:val="Datatype"/>
              </w:rPr>
            </w:pPr>
            <w:ins w:id="4193" w:author="Andreas Kuehne" w:date="2019-05-31T12:40:00Z">
              <w:r w:rsidRPr="002062A5">
                <w:rPr>
                  <w:rStyle w:val="Datatype"/>
                </w:rPr>
                <w:t>props</w:t>
              </w:r>
            </w:ins>
          </w:p>
        </w:tc>
        <w:tc>
          <w:tcPr>
            <w:tcW w:w="4675" w:type="dxa"/>
          </w:tcPr>
          <w:p w14:paraId="0B2A916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194" w:author="Andreas Kuehne" w:date="2019-05-31T12:40:00Z"/>
              </w:rPr>
            </w:pPr>
            <w:customXmlInsRangeStart w:id="4195" w:author="Andreas Kuehne" w:date="2019-05-31T12:40:00Z"/>
            <w:sdt>
              <w:sdtPr>
                <w:alias w:val="dss2-OptionalInputsSignType.props"/>
                <w:tag w:val="dss2-OptionalInputsSignType.-jsonComment.Properties"/>
                <w:id w:val="-277109181"/>
                <w:showingPlcHdr/>
              </w:sdtPr>
              <w:sdtContent>
                <w:customXmlInsRangeEnd w:id="4195"/>
                <w:ins w:id="4196" w:author="Andreas Kuehne" w:date="2019-05-31T12:40:00Z">
                  <w:r>
                    <w:rPr>
                      <w:color w:val="19D131"/>
                    </w:rPr>
                    <w:t>[]</w:t>
                  </w:r>
                </w:ins>
                <w:customXmlInsRangeStart w:id="4197" w:author="Andreas Kuehne" w:date="2019-05-31T12:40:00Z"/>
              </w:sdtContent>
            </w:sdt>
            <w:customXmlInsRangeEnd w:id="4197"/>
          </w:p>
        </w:tc>
      </w:tr>
      <w:tr w:rsidR="00A71F46" w14:paraId="7906CAD8" w14:textId="77777777" w:rsidTr="00A71F46">
        <w:trPr>
          <w:ins w:id="419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46F1D9" w14:textId="77777777" w:rsidR="00A71F46" w:rsidRPr="002062A5" w:rsidRDefault="00A71F46" w:rsidP="00A71F46">
            <w:pPr>
              <w:pStyle w:val="Beschriftung"/>
              <w:rPr>
                <w:ins w:id="4199" w:author="Andreas Kuehne" w:date="2019-05-31T12:40:00Z"/>
                <w:rStyle w:val="Datatype"/>
                <w:b w:val="0"/>
                <w:bCs w:val="0"/>
              </w:rPr>
            </w:pPr>
            <w:ins w:id="4200" w:author="Andreas Kuehne" w:date="2019-05-31T12:40:00Z">
              <w:r w:rsidRPr="002062A5">
                <w:rPr>
                  <w:rStyle w:val="Datatype"/>
                </w:rPr>
                <w:t>IncludeObject</w:t>
              </w:r>
            </w:ins>
          </w:p>
        </w:tc>
        <w:tc>
          <w:tcPr>
            <w:tcW w:w="4675" w:type="dxa"/>
          </w:tcPr>
          <w:p w14:paraId="0BB8D5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01" w:author="Andreas Kuehne" w:date="2019-05-31T12:40:00Z"/>
                <w:rStyle w:val="Datatype"/>
              </w:rPr>
            </w:pPr>
            <w:ins w:id="4202" w:author="Andreas Kuehne" w:date="2019-05-31T12:40:00Z">
              <w:r w:rsidRPr="002062A5">
                <w:rPr>
                  <w:rStyle w:val="Datatype"/>
                </w:rPr>
                <w:t>incObj</w:t>
              </w:r>
            </w:ins>
          </w:p>
        </w:tc>
        <w:tc>
          <w:tcPr>
            <w:tcW w:w="4675" w:type="dxa"/>
          </w:tcPr>
          <w:p w14:paraId="4CEE9CE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03" w:author="Andreas Kuehne" w:date="2019-05-31T12:40:00Z"/>
              </w:rPr>
            </w:pPr>
            <w:customXmlInsRangeStart w:id="4204" w:author="Andreas Kuehne" w:date="2019-05-31T12:40:00Z"/>
            <w:sdt>
              <w:sdtPr>
                <w:alias w:val="dss2-OptionalInputsSignType.incObj"/>
                <w:tag w:val="dss2-OptionalInputsSignType.-jsonComment.IncludeObject"/>
                <w:id w:val="-1303846227"/>
                <w:showingPlcHdr/>
              </w:sdtPr>
              <w:sdtContent>
                <w:customXmlInsRangeEnd w:id="4204"/>
                <w:ins w:id="4205" w:author="Andreas Kuehne" w:date="2019-05-31T12:40:00Z">
                  <w:r>
                    <w:rPr>
                      <w:color w:val="19D131"/>
                    </w:rPr>
                    <w:t>[]</w:t>
                  </w:r>
                </w:ins>
                <w:customXmlInsRangeStart w:id="4206" w:author="Andreas Kuehne" w:date="2019-05-31T12:40:00Z"/>
              </w:sdtContent>
            </w:sdt>
            <w:customXmlInsRangeEnd w:id="4206"/>
          </w:p>
        </w:tc>
      </w:tr>
      <w:tr w:rsidR="00A71F46" w14:paraId="2D0E9F18" w14:textId="77777777" w:rsidTr="00A71F46">
        <w:trPr>
          <w:ins w:id="42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A0BAC1" w14:textId="77777777" w:rsidR="00A71F46" w:rsidRPr="002062A5" w:rsidRDefault="00A71F46" w:rsidP="00A71F46">
            <w:pPr>
              <w:pStyle w:val="Beschriftung"/>
              <w:rPr>
                <w:ins w:id="4208" w:author="Andreas Kuehne" w:date="2019-05-31T12:40:00Z"/>
                <w:rStyle w:val="Datatype"/>
                <w:b w:val="0"/>
                <w:bCs w:val="0"/>
              </w:rPr>
            </w:pPr>
            <w:ins w:id="4209" w:author="Andreas Kuehne" w:date="2019-05-31T12:40:00Z">
              <w:r w:rsidRPr="002062A5">
                <w:rPr>
                  <w:rStyle w:val="Datatype"/>
                </w:rPr>
                <w:t>IncludeEContent</w:t>
              </w:r>
            </w:ins>
          </w:p>
        </w:tc>
        <w:tc>
          <w:tcPr>
            <w:tcW w:w="4675" w:type="dxa"/>
          </w:tcPr>
          <w:p w14:paraId="752942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10" w:author="Andreas Kuehne" w:date="2019-05-31T12:40:00Z"/>
                <w:rStyle w:val="Datatype"/>
              </w:rPr>
            </w:pPr>
            <w:ins w:id="4211" w:author="Andreas Kuehne" w:date="2019-05-31T12:40:00Z">
              <w:r w:rsidRPr="002062A5">
                <w:rPr>
                  <w:rStyle w:val="Datatype"/>
                </w:rPr>
                <w:t>incContent</w:t>
              </w:r>
            </w:ins>
          </w:p>
        </w:tc>
        <w:tc>
          <w:tcPr>
            <w:tcW w:w="4675" w:type="dxa"/>
          </w:tcPr>
          <w:p w14:paraId="4AE4228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12" w:author="Andreas Kuehne" w:date="2019-05-31T12:40:00Z"/>
              </w:rPr>
            </w:pPr>
            <w:customXmlInsRangeStart w:id="4213" w:author="Andreas Kuehne" w:date="2019-05-31T12:40:00Z"/>
            <w:sdt>
              <w:sdtPr>
                <w:alias w:val="dss2-OptionalInputsSignType.incContent"/>
                <w:tag w:val="dss2-OptionalInputsSignType.-jsonComment.IncludeEContent"/>
                <w:id w:val="2103915995"/>
                <w:showingPlcHdr/>
              </w:sdtPr>
              <w:sdtContent>
                <w:customXmlInsRangeEnd w:id="4213"/>
                <w:ins w:id="4214" w:author="Andreas Kuehne" w:date="2019-05-31T12:40:00Z">
                  <w:r>
                    <w:rPr>
                      <w:color w:val="19D131"/>
                    </w:rPr>
                    <w:t>[]</w:t>
                  </w:r>
                </w:ins>
                <w:customXmlInsRangeStart w:id="4215" w:author="Andreas Kuehne" w:date="2019-05-31T12:40:00Z"/>
              </w:sdtContent>
            </w:sdt>
            <w:customXmlInsRangeEnd w:id="4215"/>
          </w:p>
        </w:tc>
      </w:tr>
      <w:tr w:rsidR="00A71F46" w14:paraId="6C006153" w14:textId="77777777" w:rsidTr="00A71F46">
        <w:trPr>
          <w:ins w:id="42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FA18B6" w14:textId="77777777" w:rsidR="00A71F46" w:rsidRPr="002062A5" w:rsidRDefault="00A71F46" w:rsidP="00A71F46">
            <w:pPr>
              <w:pStyle w:val="Beschriftung"/>
              <w:rPr>
                <w:ins w:id="4217" w:author="Andreas Kuehne" w:date="2019-05-31T12:40:00Z"/>
                <w:rStyle w:val="Datatype"/>
                <w:b w:val="0"/>
                <w:bCs w:val="0"/>
              </w:rPr>
            </w:pPr>
            <w:ins w:id="4218" w:author="Andreas Kuehne" w:date="2019-05-31T12:40:00Z">
              <w:r w:rsidRPr="002062A5">
                <w:rPr>
                  <w:rStyle w:val="Datatype"/>
                </w:rPr>
                <w:t>SignaturePlacement</w:t>
              </w:r>
            </w:ins>
          </w:p>
        </w:tc>
        <w:tc>
          <w:tcPr>
            <w:tcW w:w="4675" w:type="dxa"/>
          </w:tcPr>
          <w:p w14:paraId="2992D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19" w:author="Andreas Kuehne" w:date="2019-05-31T12:40:00Z"/>
                <w:rStyle w:val="Datatype"/>
              </w:rPr>
            </w:pPr>
            <w:ins w:id="4220" w:author="Andreas Kuehne" w:date="2019-05-31T12:40:00Z">
              <w:r w:rsidRPr="002062A5">
                <w:rPr>
                  <w:rStyle w:val="Datatype"/>
                </w:rPr>
                <w:t>sigPlacement</w:t>
              </w:r>
            </w:ins>
          </w:p>
        </w:tc>
        <w:tc>
          <w:tcPr>
            <w:tcW w:w="4675" w:type="dxa"/>
          </w:tcPr>
          <w:p w14:paraId="009EED4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21" w:author="Andreas Kuehne" w:date="2019-05-31T12:40:00Z"/>
              </w:rPr>
            </w:pPr>
            <w:customXmlInsRangeStart w:id="4222" w:author="Andreas Kuehne" w:date="2019-05-31T12:40:00Z"/>
            <w:sdt>
              <w:sdtPr>
                <w:alias w:val="dss2-OptionalInputsSignType.sigPlacement"/>
                <w:tag w:val="dss2-OptionalInputsSignType.-jsonComment.SignaturePlacement"/>
                <w:id w:val="1884295168"/>
                <w:showingPlcHdr/>
              </w:sdtPr>
              <w:sdtContent>
                <w:customXmlInsRangeEnd w:id="4222"/>
                <w:ins w:id="4223" w:author="Andreas Kuehne" w:date="2019-05-31T12:40:00Z">
                  <w:r>
                    <w:rPr>
                      <w:color w:val="19D131"/>
                    </w:rPr>
                    <w:t>[]</w:t>
                  </w:r>
                </w:ins>
                <w:customXmlInsRangeStart w:id="4224" w:author="Andreas Kuehne" w:date="2019-05-31T12:40:00Z"/>
              </w:sdtContent>
            </w:sdt>
            <w:customXmlInsRangeEnd w:id="4224"/>
          </w:p>
        </w:tc>
      </w:tr>
      <w:tr w:rsidR="00A71F46" w14:paraId="3B4656E7" w14:textId="77777777" w:rsidTr="00A71F46">
        <w:trPr>
          <w:ins w:id="42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A2AC61" w14:textId="77777777" w:rsidR="00A71F46" w:rsidRPr="002062A5" w:rsidRDefault="00A71F46" w:rsidP="00A71F46">
            <w:pPr>
              <w:pStyle w:val="Beschriftung"/>
              <w:rPr>
                <w:ins w:id="4226" w:author="Andreas Kuehne" w:date="2019-05-31T12:40:00Z"/>
                <w:rStyle w:val="Datatype"/>
                <w:b w:val="0"/>
                <w:bCs w:val="0"/>
              </w:rPr>
            </w:pPr>
            <w:ins w:id="4227" w:author="Andreas Kuehne" w:date="2019-05-31T12:40:00Z">
              <w:r w:rsidRPr="002062A5">
                <w:rPr>
                  <w:rStyle w:val="Datatype"/>
                </w:rPr>
                <w:t>SignedReferences</w:t>
              </w:r>
            </w:ins>
          </w:p>
        </w:tc>
        <w:tc>
          <w:tcPr>
            <w:tcW w:w="4675" w:type="dxa"/>
          </w:tcPr>
          <w:p w14:paraId="2CBBFA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28" w:author="Andreas Kuehne" w:date="2019-05-31T12:40:00Z"/>
                <w:rStyle w:val="Datatype"/>
              </w:rPr>
            </w:pPr>
            <w:ins w:id="4229" w:author="Andreas Kuehne" w:date="2019-05-31T12:40:00Z">
              <w:r w:rsidRPr="002062A5">
                <w:rPr>
                  <w:rStyle w:val="Datatype"/>
                </w:rPr>
                <w:t>signedRefs</w:t>
              </w:r>
            </w:ins>
          </w:p>
        </w:tc>
        <w:tc>
          <w:tcPr>
            <w:tcW w:w="4675" w:type="dxa"/>
          </w:tcPr>
          <w:p w14:paraId="429723D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30" w:author="Andreas Kuehne" w:date="2019-05-31T12:40:00Z"/>
              </w:rPr>
            </w:pPr>
            <w:customXmlInsRangeStart w:id="4231" w:author="Andreas Kuehne" w:date="2019-05-31T12:40:00Z"/>
            <w:sdt>
              <w:sdtPr>
                <w:alias w:val="dss2-OptionalInputsSignType.signedRefs"/>
                <w:tag w:val="dss2-OptionalInputsSignType.-jsonComment.SignedReferences"/>
                <w:id w:val="346989608"/>
                <w:showingPlcHdr/>
              </w:sdtPr>
              <w:sdtContent>
                <w:customXmlInsRangeEnd w:id="4231"/>
                <w:ins w:id="4232" w:author="Andreas Kuehne" w:date="2019-05-31T12:40:00Z">
                  <w:r>
                    <w:rPr>
                      <w:color w:val="19D131"/>
                    </w:rPr>
                    <w:t>[]</w:t>
                  </w:r>
                </w:ins>
                <w:customXmlInsRangeStart w:id="4233" w:author="Andreas Kuehne" w:date="2019-05-31T12:40:00Z"/>
              </w:sdtContent>
            </w:sdt>
            <w:customXmlInsRangeEnd w:id="4233"/>
          </w:p>
        </w:tc>
      </w:tr>
      <w:tr w:rsidR="00A71F46" w14:paraId="5EF74AA8" w14:textId="77777777" w:rsidTr="00A71F46">
        <w:trPr>
          <w:ins w:id="42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80C26C" w14:textId="77777777" w:rsidR="00A71F46" w:rsidRPr="002062A5" w:rsidRDefault="00A71F46" w:rsidP="00A71F46">
            <w:pPr>
              <w:pStyle w:val="Beschriftung"/>
              <w:rPr>
                <w:ins w:id="4235" w:author="Andreas Kuehne" w:date="2019-05-31T12:40:00Z"/>
                <w:rStyle w:val="Datatype"/>
                <w:b w:val="0"/>
                <w:bCs w:val="0"/>
              </w:rPr>
            </w:pPr>
            <w:ins w:id="4236" w:author="Andreas Kuehne" w:date="2019-05-31T12:40:00Z">
              <w:r w:rsidRPr="002062A5">
                <w:rPr>
                  <w:rStyle w:val="Datatype"/>
                </w:rPr>
                <w:t>SignatureAlgorithm</w:t>
              </w:r>
            </w:ins>
          </w:p>
        </w:tc>
        <w:tc>
          <w:tcPr>
            <w:tcW w:w="4675" w:type="dxa"/>
          </w:tcPr>
          <w:p w14:paraId="2AAF6F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37" w:author="Andreas Kuehne" w:date="2019-05-31T12:40:00Z"/>
                <w:rStyle w:val="Datatype"/>
              </w:rPr>
            </w:pPr>
            <w:ins w:id="4238" w:author="Andreas Kuehne" w:date="2019-05-31T12:40:00Z">
              <w:r w:rsidRPr="002062A5">
                <w:rPr>
                  <w:rStyle w:val="Datatype"/>
                </w:rPr>
                <w:t>sigAlgo</w:t>
              </w:r>
            </w:ins>
          </w:p>
        </w:tc>
        <w:tc>
          <w:tcPr>
            <w:tcW w:w="4675" w:type="dxa"/>
          </w:tcPr>
          <w:p w14:paraId="274D63B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39" w:author="Andreas Kuehne" w:date="2019-05-31T12:40:00Z"/>
              </w:rPr>
            </w:pPr>
            <w:customXmlInsRangeStart w:id="4240" w:author="Andreas Kuehne" w:date="2019-05-31T12:40:00Z"/>
            <w:sdt>
              <w:sdtPr>
                <w:alias w:val="dss2-OptionalInputsSignType.sigAlgo"/>
                <w:tag w:val="dss2-OptionalInputsSignType.-jsonComment.SignatureAlgorithm"/>
                <w:id w:val="-263852066"/>
                <w:showingPlcHdr/>
              </w:sdtPr>
              <w:sdtContent>
                <w:customXmlInsRangeEnd w:id="4240"/>
                <w:ins w:id="4241" w:author="Andreas Kuehne" w:date="2019-05-31T12:40:00Z">
                  <w:r>
                    <w:rPr>
                      <w:color w:val="19D131"/>
                    </w:rPr>
                    <w:t>[]</w:t>
                  </w:r>
                </w:ins>
                <w:customXmlInsRangeStart w:id="4242" w:author="Andreas Kuehne" w:date="2019-05-31T12:40:00Z"/>
              </w:sdtContent>
            </w:sdt>
            <w:customXmlInsRangeEnd w:id="4242"/>
          </w:p>
        </w:tc>
      </w:tr>
      <w:tr w:rsidR="00A71F46" w14:paraId="40EF1C79" w14:textId="77777777" w:rsidTr="00A71F46">
        <w:trPr>
          <w:ins w:id="424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F7ED71" w14:textId="77777777" w:rsidR="00A71F46" w:rsidRPr="002062A5" w:rsidRDefault="00A71F46" w:rsidP="00A71F46">
            <w:pPr>
              <w:pStyle w:val="Beschriftung"/>
              <w:rPr>
                <w:ins w:id="4244" w:author="Andreas Kuehne" w:date="2019-05-31T12:40:00Z"/>
                <w:rStyle w:val="Datatype"/>
                <w:b w:val="0"/>
                <w:bCs w:val="0"/>
              </w:rPr>
            </w:pPr>
            <w:ins w:id="4245" w:author="Andreas Kuehne" w:date="2019-05-31T12:40:00Z">
              <w:r w:rsidRPr="002062A5">
                <w:rPr>
                  <w:rStyle w:val="Datatype"/>
                </w:rPr>
                <w:t>SignatureQualityLevel</w:t>
              </w:r>
            </w:ins>
          </w:p>
        </w:tc>
        <w:tc>
          <w:tcPr>
            <w:tcW w:w="4675" w:type="dxa"/>
          </w:tcPr>
          <w:p w14:paraId="755CDCC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46" w:author="Andreas Kuehne" w:date="2019-05-31T12:40:00Z"/>
                <w:rStyle w:val="Datatype"/>
              </w:rPr>
            </w:pPr>
            <w:ins w:id="4247" w:author="Andreas Kuehne" w:date="2019-05-31T12:40:00Z">
              <w:r w:rsidRPr="002062A5">
                <w:rPr>
                  <w:rStyle w:val="Datatype"/>
                </w:rPr>
                <w:t>quality</w:t>
              </w:r>
            </w:ins>
          </w:p>
        </w:tc>
        <w:tc>
          <w:tcPr>
            <w:tcW w:w="4675" w:type="dxa"/>
          </w:tcPr>
          <w:p w14:paraId="068F424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248" w:author="Andreas Kuehne" w:date="2019-05-31T12:40:00Z"/>
              </w:rPr>
            </w:pPr>
            <w:customXmlInsRangeStart w:id="4249" w:author="Andreas Kuehne" w:date="2019-05-31T12:40:00Z"/>
            <w:sdt>
              <w:sdtPr>
                <w:alias w:val="dss2-OptionalInputsSignType.quality"/>
                <w:tag w:val="dss2-OptionalInputsSignType.-jsonComment.SignatureQualityLevel"/>
                <w:id w:val="1960990165"/>
                <w:showingPlcHdr/>
              </w:sdtPr>
              <w:sdtContent>
                <w:customXmlInsRangeEnd w:id="4249"/>
                <w:ins w:id="4250" w:author="Andreas Kuehne" w:date="2019-05-31T12:40:00Z">
                  <w:r>
                    <w:rPr>
                      <w:color w:val="19D131"/>
                    </w:rPr>
                    <w:t>[]</w:t>
                  </w:r>
                </w:ins>
                <w:customXmlInsRangeStart w:id="4251" w:author="Andreas Kuehne" w:date="2019-05-31T12:40:00Z"/>
              </w:sdtContent>
            </w:sdt>
            <w:customXmlInsRangeEnd w:id="4251"/>
          </w:p>
        </w:tc>
      </w:tr>
    </w:tbl>
    <w:p w14:paraId="30243702" w14:textId="77777777" w:rsidR="00A71F46" w:rsidRPr="0202B381" w:rsidRDefault="00A71F46" w:rsidP="00A71F46">
      <w:pPr>
        <w:rPr>
          <w:ins w:id="4252" w:author="Andreas Kuehne" w:date="2019-05-31T12:40:00Z"/>
        </w:rPr>
      </w:pPr>
      <w:ins w:id="4253"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5F1486" w14:textId="77777777" w:rsidR="00A71F46" w:rsidRDefault="00A71F46" w:rsidP="00A71F46">
      <w:pPr>
        <w:pStyle w:val="Code"/>
        <w:spacing w:line="259" w:lineRule="auto"/>
        <w:rPr>
          <w:ins w:id="4254" w:author="Andreas Kuehne" w:date="2019-05-31T12:40:00Z"/>
        </w:rPr>
      </w:pPr>
      <w:ins w:id="4255" w:author="Andreas Kuehne" w:date="2019-05-31T12:40:00Z">
        <w:r>
          <w:rPr>
            <w:color w:val="31849B" w:themeColor="accent5" w:themeShade="BF"/>
          </w:rPr>
          <w:t>"dss2-OptionalInputsSignType"</w:t>
        </w:r>
        <w:r>
          <w:t>: {</w:t>
        </w:r>
      </w:ins>
    </w:p>
    <w:p w14:paraId="72A35FD9" w14:textId="77777777" w:rsidR="00A71F46" w:rsidRDefault="00A71F46" w:rsidP="00A71F46">
      <w:pPr>
        <w:pStyle w:val="Code"/>
        <w:spacing w:line="259" w:lineRule="auto"/>
        <w:rPr>
          <w:ins w:id="4256" w:author="Andreas Kuehne" w:date="2019-05-31T12:40:00Z"/>
        </w:rPr>
      </w:pPr>
      <w:ins w:id="4257" w:author="Andreas Kuehne" w:date="2019-05-31T12:40:00Z">
        <w:r>
          <w:rPr>
            <w:color w:val="31849B" w:themeColor="accent5" w:themeShade="BF"/>
          </w:rPr>
          <w:t xml:space="preserve">  "type"</w:t>
        </w:r>
        <w:r>
          <w:t xml:space="preserve">: </w:t>
        </w:r>
        <w:r>
          <w:rPr>
            <w:color w:val="244061" w:themeColor="accent1" w:themeShade="80"/>
          </w:rPr>
          <w:t>"object",</w:t>
        </w:r>
      </w:ins>
    </w:p>
    <w:p w14:paraId="00A0FBC0" w14:textId="77777777" w:rsidR="00A71F46" w:rsidRDefault="00A71F46" w:rsidP="00A71F46">
      <w:pPr>
        <w:pStyle w:val="Code"/>
        <w:spacing w:line="259" w:lineRule="auto"/>
        <w:rPr>
          <w:ins w:id="4258" w:author="Andreas Kuehne" w:date="2019-05-31T12:40:00Z"/>
        </w:rPr>
      </w:pPr>
      <w:ins w:id="4259" w:author="Andreas Kuehne" w:date="2019-05-31T12:40:00Z">
        <w:r>
          <w:rPr>
            <w:color w:val="31849B" w:themeColor="accent5" w:themeShade="BF"/>
          </w:rPr>
          <w:t xml:space="preserve">  "properties"</w:t>
        </w:r>
        <w:r>
          <w:t>: {</w:t>
        </w:r>
      </w:ins>
    </w:p>
    <w:p w14:paraId="3AE6A83A" w14:textId="77777777" w:rsidR="00A71F46" w:rsidRDefault="00A71F46" w:rsidP="00A71F46">
      <w:pPr>
        <w:pStyle w:val="Code"/>
        <w:spacing w:line="259" w:lineRule="auto"/>
        <w:rPr>
          <w:ins w:id="4260" w:author="Andreas Kuehne" w:date="2019-05-31T12:40:00Z"/>
        </w:rPr>
      </w:pPr>
      <w:ins w:id="4261" w:author="Andreas Kuehne" w:date="2019-05-31T12:40:00Z">
        <w:r>
          <w:rPr>
            <w:color w:val="31849B" w:themeColor="accent5" w:themeShade="BF"/>
          </w:rPr>
          <w:t xml:space="preserve">    "policy"</w:t>
        </w:r>
        <w:r>
          <w:t>: {</w:t>
        </w:r>
      </w:ins>
    </w:p>
    <w:p w14:paraId="3DD08ABE" w14:textId="77777777" w:rsidR="00A71F46" w:rsidRDefault="00A71F46" w:rsidP="00A71F46">
      <w:pPr>
        <w:pStyle w:val="Code"/>
        <w:spacing w:line="259" w:lineRule="auto"/>
        <w:rPr>
          <w:ins w:id="4262" w:author="Andreas Kuehne" w:date="2019-05-31T12:40:00Z"/>
        </w:rPr>
      </w:pPr>
      <w:ins w:id="4263" w:author="Andreas Kuehne" w:date="2019-05-31T12:40:00Z">
        <w:r>
          <w:rPr>
            <w:color w:val="31849B" w:themeColor="accent5" w:themeShade="BF"/>
          </w:rPr>
          <w:t xml:space="preserve">      "type"</w:t>
        </w:r>
        <w:r>
          <w:t xml:space="preserve">: </w:t>
        </w:r>
        <w:r>
          <w:rPr>
            <w:color w:val="244061" w:themeColor="accent1" w:themeShade="80"/>
          </w:rPr>
          <w:t>"array",</w:t>
        </w:r>
      </w:ins>
    </w:p>
    <w:p w14:paraId="04677FE2" w14:textId="77777777" w:rsidR="00A71F46" w:rsidRDefault="00A71F46" w:rsidP="00A71F46">
      <w:pPr>
        <w:pStyle w:val="Code"/>
        <w:spacing w:line="259" w:lineRule="auto"/>
        <w:rPr>
          <w:ins w:id="4264" w:author="Andreas Kuehne" w:date="2019-05-31T12:40:00Z"/>
        </w:rPr>
      </w:pPr>
      <w:ins w:id="4265" w:author="Andreas Kuehne" w:date="2019-05-31T12:40:00Z">
        <w:r>
          <w:rPr>
            <w:color w:val="31849B" w:themeColor="accent5" w:themeShade="BF"/>
          </w:rPr>
          <w:t xml:space="preserve">      "items"</w:t>
        </w:r>
        <w:r>
          <w:t>: {</w:t>
        </w:r>
      </w:ins>
    </w:p>
    <w:p w14:paraId="11A1A0F3" w14:textId="77777777" w:rsidR="00A71F46" w:rsidRDefault="00A71F46" w:rsidP="00A71F46">
      <w:pPr>
        <w:pStyle w:val="Code"/>
        <w:spacing w:line="259" w:lineRule="auto"/>
        <w:rPr>
          <w:ins w:id="4266" w:author="Andreas Kuehne" w:date="2019-05-31T12:40:00Z"/>
        </w:rPr>
      </w:pPr>
      <w:ins w:id="4267" w:author="Andreas Kuehne" w:date="2019-05-31T12:40:00Z">
        <w:r>
          <w:rPr>
            <w:color w:val="31849B" w:themeColor="accent5" w:themeShade="BF"/>
          </w:rPr>
          <w:t xml:space="preserve">        "type"</w:t>
        </w:r>
        <w:r>
          <w:t xml:space="preserve">: </w:t>
        </w:r>
        <w:r>
          <w:rPr>
            <w:color w:val="244061" w:themeColor="accent1" w:themeShade="80"/>
          </w:rPr>
          <w:t>"string"</w:t>
        </w:r>
      </w:ins>
    </w:p>
    <w:p w14:paraId="00A84553" w14:textId="77777777" w:rsidR="00A71F46" w:rsidRDefault="00A71F46" w:rsidP="00A71F46">
      <w:pPr>
        <w:pStyle w:val="Code"/>
        <w:spacing w:line="259" w:lineRule="auto"/>
        <w:rPr>
          <w:ins w:id="4268" w:author="Andreas Kuehne" w:date="2019-05-31T12:40:00Z"/>
        </w:rPr>
      </w:pPr>
      <w:ins w:id="4269" w:author="Andreas Kuehne" w:date="2019-05-31T12:40:00Z">
        <w:r>
          <w:t xml:space="preserve">      }</w:t>
        </w:r>
      </w:ins>
    </w:p>
    <w:p w14:paraId="527839B9" w14:textId="77777777" w:rsidR="00A71F46" w:rsidRDefault="00A71F46" w:rsidP="00A71F46">
      <w:pPr>
        <w:pStyle w:val="Code"/>
        <w:spacing w:line="259" w:lineRule="auto"/>
        <w:rPr>
          <w:ins w:id="4270" w:author="Andreas Kuehne" w:date="2019-05-31T12:40:00Z"/>
        </w:rPr>
      </w:pPr>
      <w:ins w:id="4271" w:author="Andreas Kuehne" w:date="2019-05-31T12:40:00Z">
        <w:r>
          <w:t xml:space="preserve">    },</w:t>
        </w:r>
      </w:ins>
    </w:p>
    <w:p w14:paraId="694B4D5D" w14:textId="77777777" w:rsidR="00A71F46" w:rsidRDefault="00A71F46" w:rsidP="00A71F46">
      <w:pPr>
        <w:pStyle w:val="Code"/>
        <w:spacing w:line="259" w:lineRule="auto"/>
        <w:rPr>
          <w:ins w:id="4272" w:author="Andreas Kuehne" w:date="2019-05-31T12:40:00Z"/>
        </w:rPr>
      </w:pPr>
      <w:ins w:id="4273" w:author="Andreas Kuehne" w:date="2019-05-31T12:40:00Z">
        <w:r>
          <w:rPr>
            <w:color w:val="31849B" w:themeColor="accent5" w:themeShade="BF"/>
          </w:rPr>
          <w:t xml:space="preserve">    "lang"</w:t>
        </w:r>
        <w:r>
          <w:t>: {</w:t>
        </w:r>
      </w:ins>
    </w:p>
    <w:p w14:paraId="08E3E851" w14:textId="77777777" w:rsidR="00A71F46" w:rsidRDefault="00A71F46" w:rsidP="00A71F46">
      <w:pPr>
        <w:pStyle w:val="Code"/>
        <w:spacing w:line="259" w:lineRule="auto"/>
        <w:rPr>
          <w:ins w:id="4274" w:author="Andreas Kuehne" w:date="2019-05-31T12:40:00Z"/>
        </w:rPr>
      </w:pPr>
      <w:ins w:id="4275" w:author="Andreas Kuehne" w:date="2019-05-31T12:40:00Z">
        <w:r>
          <w:rPr>
            <w:color w:val="31849B" w:themeColor="accent5" w:themeShade="BF"/>
          </w:rPr>
          <w:t xml:space="preserve">      "type"</w:t>
        </w:r>
        <w:r>
          <w:t xml:space="preserve">: </w:t>
        </w:r>
        <w:r>
          <w:rPr>
            <w:color w:val="244061" w:themeColor="accent1" w:themeShade="80"/>
          </w:rPr>
          <w:t>"string"</w:t>
        </w:r>
      </w:ins>
    </w:p>
    <w:p w14:paraId="2A5424BF" w14:textId="77777777" w:rsidR="00A71F46" w:rsidRDefault="00A71F46" w:rsidP="00A71F46">
      <w:pPr>
        <w:pStyle w:val="Code"/>
        <w:spacing w:line="259" w:lineRule="auto"/>
        <w:rPr>
          <w:ins w:id="4276" w:author="Andreas Kuehne" w:date="2019-05-31T12:40:00Z"/>
        </w:rPr>
      </w:pPr>
      <w:ins w:id="4277" w:author="Andreas Kuehne" w:date="2019-05-31T12:40:00Z">
        <w:r>
          <w:t xml:space="preserve">    },</w:t>
        </w:r>
      </w:ins>
    </w:p>
    <w:p w14:paraId="79128B80" w14:textId="77777777" w:rsidR="00A71F46" w:rsidRDefault="00A71F46" w:rsidP="00A71F46">
      <w:pPr>
        <w:pStyle w:val="Code"/>
        <w:spacing w:line="259" w:lineRule="auto"/>
        <w:rPr>
          <w:ins w:id="4278" w:author="Andreas Kuehne" w:date="2019-05-31T12:40:00Z"/>
        </w:rPr>
      </w:pPr>
      <w:ins w:id="4279" w:author="Andreas Kuehne" w:date="2019-05-31T12:40:00Z">
        <w:r>
          <w:rPr>
            <w:color w:val="31849B" w:themeColor="accent5" w:themeShade="BF"/>
          </w:rPr>
          <w:t xml:space="preserve">    "other"</w:t>
        </w:r>
        <w:r>
          <w:t>: {</w:t>
        </w:r>
      </w:ins>
    </w:p>
    <w:p w14:paraId="577E9EB7" w14:textId="77777777" w:rsidR="00A71F46" w:rsidRDefault="00A71F46" w:rsidP="00A71F46">
      <w:pPr>
        <w:pStyle w:val="Code"/>
        <w:spacing w:line="259" w:lineRule="auto"/>
        <w:rPr>
          <w:ins w:id="4280" w:author="Andreas Kuehne" w:date="2019-05-31T12:40:00Z"/>
        </w:rPr>
      </w:pPr>
      <w:ins w:id="4281" w:author="Andreas Kuehne" w:date="2019-05-31T12:40:00Z">
        <w:r>
          <w:rPr>
            <w:color w:val="31849B" w:themeColor="accent5" w:themeShade="BF"/>
          </w:rPr>
          <w:t xml:space="preserve">      "type"</w:t>
        </w:r>
        <w:r>
          <w:t xml:space="preserve">: </w:t>
        </w:r>
        <w:r>
          <w:rPr>
            <w:color w:val="244061" w:themeColor="accent1" w:themeShade="80"/>
          </w:rPr>
          <w:t>"array",</w:t>
        </w:r>
      </w:ins>
    </w:p>
    <w:p w14:paraId="2F9BBE01" w14:textId="77777777" w:rsidR="00A71F46" w:rsidRDefault="00A71F46" w:rsidP="00A71F46">
      <w:pPr>
        <w:pStyle w:val="Code"/>
        <w:spacing w:line="259" w:lineRule="auto"/>
        <w:rPr>
          <w:ins w:id="4282" w:author="Andreas Kuehne" w:date="2019-05-31T12:40:00Z"/>
        </w:rPr>
      </w:pPr>
      <w:ins w:id="4283" w:author="Andreas Kuehne" w:date="2019-05-31T12:40:00Z">
        <w:r>
          <w:rPr>
            <w:color w:val="31849B" w:themeColor="accent5" w:themeShade="BF"/>
          </w:rPr>
          <w:t xml:space="preserve">      "items"</w:t>
        </w:r>
        <w:r>
          <w:t>: {</w:t>
        </w:r>
      </w:ins>
    </w:p>
    <w:p w14:paraId="04D4F8F2" w14:textId="77777777" w:rsidR="00A71F46" w:rsidRDefault="00A71F46" w:rsidP="00A71F46">
      <w:pPr>
        <w:pStyle w:val="Code"/>
        <w:spacing w:line="259" w:lineRule="auto"/>
        <w:rPr>
          <w:ins w:id="4284" w:author="Andreas Kuehne" w:date="2019-05-31T12:40:00Z"/>
        </w:rPr>
      </w:pPr>
      <w:ins w:id="4285"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95F0173" w14:textId="77777777" w:rsidR="00A71F46" w:rsidRDefault="00A71F46" w:rsidP="00A71F46">
      <w:pPr>
        <w:pStyle w:val="Code"/>
        <w:spacing w:line="259" w:lineRule="auto"/>
        <w:rPr>
          <w:ins w:id="4286" w:author="Andreas Kuehne" w:date="2019-05-31T12:40:00Z"/>
        </w:rPr>
      </w:pPr>
      <w:ins w:id="4287" w:author="Andreas Kuehne" w:date="2019-05-31T12:40:00Z">
        <w:r>
          <w:t xml:space="preserve">      }</w:t>
        </w:r>
      </w:ins>
    </w:p>
    <w:p w14:paraId="4CC7990E" w14:textId="77777777" w:rsidR="00A71F46" w:rsidRDefault="00A71F46" w:rsidP="00A71F46">
      <w:pPr>
        <w:pStyle w:val="Code"/>
        <w:spacing w:line="259" w:lineRule="auto"/>
        <w:rPr>
          <w:ins w:id="4288" w:author="Andreas Kuehne" w:date="2019-05-31T12:40:00Z"/>
        </w:rPr>
      </w:pPr>
      <w:ins w:id="4289" w:author="Andreas Kuehne" w:date="2019-05-31T12:40:00Z">
        <w:r>
          <w:t xml:space="preserve">    },</w:t>
        </w:r>
      </w:ins>
    </w:p>
    <w:p w14:paraId="204786BA" w14:textId="77777777" w:rsidR="00A71F46" w:rsidRDefault="00A71F46" w:rsidP="00A71F46">
      <w:pPr>
        <w:pStyle w:val="Code"/>
        <w:spacing w:line="259" w:lineRule="auto"/>
        <w:rPr>
          <w:ins w:id="4290" w:author="Andreas Kuehne" w:date="2019-05-31T12:40:00Z"/>
        </w:rPr>
      </w:pPr>
      <w:ins w:id="4291" w:author="Andreas Kuehne" w:date="2019-05-31T12:40:00Z">
        <w:r>
          <w:rPr>
            <w:color w:val="31849B" w:themeColor="accent5" w:themeShade="BF"/>
          </w:rPr>
          <w:t xml:space="preserve">    "claimedIdentity"</w:t>
        </w:r>
        <w:r>
          <w:t>: {</w:t>
        </w:r>
      </w:ins>
    </w:p>
    <w:p w14:paraId="730862D6" w14:textId="77777777" w:rsidR="00A71F46" w:rsidRDefault="00A71F46" w:rsidP="00A71F46">
      <w:pPr>
        <w:pStyle w:val="Code"/>
        <w:spacing w:line="259" w:lineRule="auto"/>
        <w:rPr>
          <w:ins w:id="4292" w:author="Andreas Kuehne" w:date="2019-05-31T12:40:00Z"/>
        </w:rPr>
      </w:pPr>
      <w:ins w:id="4293"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3C4A0B5" w14:textId="77777777" w:rsidR="00A71F46" w:rsidRDefault="00A71F46" w:rsidP="00A71F46">
      <w:pPr>
        <w:pStyle w:val="Code"/>
        <w:spacing w:line="259" w:lineRule="auto"/>
        <w:rPr>
          <w:ins w:id="4294" w:author="Andreas Kuehne" w:date="2019-05-31T12:40:00Z"/>
        </w:rPr>
      </w:pPr>
      <w:ins w:id="4295" w:author="Andreas Kuehne" w:date="2019-05-31T12:40:00Z">
        <w:r>
          <w:t xml:space="preserve">    },</w:t>
        </w:r>
      </w:ins>
    </w:p>
    <w:p w14:paraId="4956080F" w14:textId="77777777" w:rsidR="00A71F46" w:rsidRDefault="00A71F46" w:rsidP="00A71F46">
      <w:pPr>
        <w:pStyle w:val="Code"/>
        <w:spacing w:line="259" w:lineRule="auto"/>
        <w:rPr>
          <w:ins w:id="4296" w:author="Andreas Kuehne" w:date="2019-05-31T12:40:00Z"/>
        </w:rPr>
      </w:pPr>
      <w:ins w:id="4297" w:author="Andreas Kuehne" w:date="2019-05-31T12:40:00Z">
        <w:r>
          <w:rPr>
            <w:color w:val="31849B" w:themeColor="accent5" w:themeShade="BF"/>
          </w:rPr>
          <w:t xml:space="preserve">    "schemas"</w:t>
        </w:r>
        <w:r>
          <w:t>: {</w:t>
        </w:r>
      </w:ins>
    </w:p>
    <w:p w14:paraId="04800C28" w14:textId="77777777" w:rsidR="00A71F46" w:rsidRDefault="00A71F46" w:rsidP="00A71F46">
      <w:pPr>
        <w:pStyle w:val="Code"/>
        <w:spacing w:line="259" w:lineRule="auto"/>
        <w:rPr>
          <w:ins w:id="4298" w:author="Andreas Kuehne" w:date="2019-05-31T12:40:00Z"/>
        </w:rPr>
      </w:pPr>
      <w:ins w:id="4299"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F5F12CE" w14:textId="77777777" w:rsidR="00A71F46" w:rsidRDefault="00A71F46" w:rsidP="00A71F46">
      <w:pPr>
        <w:pStyle w:val="Code"/>
        <w:spacing w:line="259" w:lineRule="auto"/>
        <w:rPr>
          <w:ins w:id="4300" w:author="Andreas Kuehne" w:date="2019-05-31T12:40:00Z"/>
        </w:rPr>
      </w:pPr>
      <w:ins w:id="4301" w:author="Andreas Kuehne" w:date="2019-05-31T12:40:00Z">
        <w:r>
          <w:t xml:space="preserve">    },</w:t>
        </w:r>
      </w:ins>
    </w:p>
    <w:p w14:paraId="3D612C1F" w14:textId="77777777" w:rsidR="00A71F46" w:rsidRDefault="00A71F46" w:rsidP="00A71F46">
      <w:pPr>
        <w:pStyle w:val="Code"/>
        <w:spacing w:line="259" w:lineRule="auto"/>
        <w:rPr>
          <w:ins w:id="4302" w:author="Andreas Kuehne" w:date="2019-05-31T12:40:00Z"/>
        </w:rPr>
      </w:pPr>
      <w:ins w:id="4303" w:author="Andreas Kuehne" w:date="2019-05-31T12:40:00Z">
        <w:r>
          <w:rPr>
            <w:color w:val="31849B" w:themeColor="accent5" w:themeShade="BF"/>
          </w:rPr>
          <w:t xml:space="preserve">    "addTimestamp"</w:t>
        </w:r>
        <w:r>
          <w:t>: {</w:t>
        </w:r>
      </w:ins>
    </w:p>
    <w:p w14:paraId="53E67F72" w14:textId="77777777" w:rsidR="00A71F46" w:rsidRDefault="00A71F46" w:rsidP="00A71F46">
      <w:pPr>
        <w:pStyle w:val="Code"/>
        <w:spacing w:line="259" w:lineRule="auto"/>
        <w:rPr>
          <w:ins w:id="4304" w:author="Andreas Kuehne" w:date="2019-05-31T12:40:00Z"/>
        </w:rPr>
      </w:pPr>
      <w:ins w:id="4305" w:author="Andreas Kuehne" w:date="2019-05-31T12:40:00Z">
        <w:r>
          <w:rPr>
            <w:color w:val="31849B" w:themeColor="accent5" w:themeShade="BF"/>
          </w:rPr>
          <w:t xml:space="preserve">      "type"</w:t>
        </w:r>
        <w:r>
          <w:t xml:space="preserve">: </w:t>
        </w:r>
        <w:r>
          <w:rPr>
            <w:color w:val="244061" w:themeColor="accent1" w:themeShade="80"/>
          </w:rPr>
          <w:t>"array",</w:t>
        </w:r>
      </w:ins>
    </w:p>
    <w:p w14:paraId="4CB41E9E" w14:textId="77777777" w:rsidR="00A71F46" w:rsidRDefault="00A71F46" w:rsidP="00A71F46">
      <w:pPr>
        <w:pStyle w:val="Code"/>
        <w:spacing w:line="259" w:lineRule="auto"/>
        <w:rPr>
          <w:ins w:id="4306" w:author="Andreas Kuehne" w:date="2019-05-31T12:40:00Z"/>
        </w:rPr>
      </w:pPr>
      <w:ins w:id="4307" w:author="Andreas Kuehne" w:date="2019-05-31T12:40:00Z">
        <w:r>
          <w:rPr>
            <w:color w:val="31849B" w:themeColor="accent5" w:themeShade="BF"/>
          </w:rPr>
          <w:t xml:space="preserve">      "items"</w:t>
        </w:r>
        <w:r>
          <w:t>: {</w:t>
        </w:r>
      </w:ins>
    </w:p>
    <w:p w14:paraId="350763F3" w14:textId="77777777" w:rsidR="00A71F46" w:rsidRDefault="00A71F46" w:rsidP="00A71F46">
      <w:pPr>
        <w:pStyle w:val="Code"/>
        <w:spacing w:line="259" w:lineRule="auto"/>
        <w:rPr>
          <w:ins w:id="4308" w:author="Andreas Kuehne" w:date="2019-05-31T12:40:00Z"/>
        </w:rPr>
      </w:pPr>
      <w:ins w:id="4309"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77921EDE" w14:textId="77777777" w:rsidR="00A71F46" w:rsidRDefault="00A71F46" w:rsidP="00A71F46">
      <w:pPr>
        <w:pStyle w:val="Code"/>
        <w:spacing w:line="259" w:lineRule="auto"/>
        <w:rPr>
          <w:ins w:id="4310" w:author="Andreas Kuehne" w:date="2019-05-31T12:40:00Z"/>
        </w:rPr>
      </w:pPr>
      <w:ins w:id="4311" w:author="Andreas Kuehne" w:date="2019-05-31T12:40:00Z">
        <w:r>
          <w:t xml:space="preserve">      }</w:t>
        </w:r>
      </w:ins>
    </w:p>
    <w:p w14:paraId="3BB71054" w14:textId="77777777" w:rsidR="00A71F46" w:rsidRDefault="00A71F46" w:rsidP="00A71F46">
      <w:pPr>
        <w:pStyle w:val="Code"/>
        <w:spacing w:line="259" w:lineRule="auto"/>
        <w:rPr>
          <w:ins w:id="4312" w:author="Andreas Kuehne" w:date="2019-05-31T12:40:00Z"/>
        </w:rPr>
      </w:pPr>
      <w:ins w:id="4313" w:author="Andreas Kuehne" w:date="2019-05-31T12:40:00Z">
        <w:r>
          <w:t xml:space="preserve">    },</w:t>
        </w:r>
      </w:ins>
    </w:p>
    <w:p w14:paraId="78FA2CB8" w14:textId="77777777" w:rsidR="00A71F46" w:rsidRDefault="00A71F46" w:rsidP="00A71F46">
      <w:pPr>
        <w:pStyle w:val="Code"/>
        <w:spacing w:line="259" w:lineRule="auto"/>
        <w:rPr>
          <w:ins w:id="4314" w:author="Andreas Kuehne" w:date="2019-05-31T12:40:00Z"/>
        </w:rPr>
      </w:pPr>
      <w:ins w:id="4315" w:author="Andreas Kuehne" w:date="2019-05-31T12:40:00Z">
        <w:r>
          <w:rPr>
            <w:color w:val="31849B" w:themeColor="accent5" w:themeShade="BF"/>
          </w:rPr>
          <w:t xml:space="preserve">    "enforceAsync"</w:t>
        </w:r>
        <w:r>
          <w:t>: {</w:t>
        </w:r>
      </w:ins>
    </w:p>
    <w:p w14:paraId="3092969D" w14:textId="77777777" w:rsidR="00A71F46" w:rsidRDefault="00A71F46" w:rsidP="00A71F46">
      <w:pPr>
        <w:pStyle w:val="Code"/>
        <w:spacing w:line="259" w:lineRule="auto"/>
        <w:rPr>
          <w:ins w:id="4316" w:author="Andreas Kuehne" w:date="2019-05-31T12:40:00Z"/>
        </w:rPr>
      </w:pPr>
      <w:ins w:id="4317" w:author="Andreas Kuehne" w:date="2019-05-31T12:40:00Z">
        <w:r>
          <w:rPr>
            <w:color w:val="31849B" w:themeColor="accent5" w:themeShade="BF"/>
          </w:rPr>
          <w:t xml:space="preserve">      "type"</w:t>
        </w:r>
        <w:r>
          <w:t xml:space="preserve">: </w:t>
        </w:r>
        <w:r>
          <w:rPr>
            <w:color w:val="244061" w:themeColor="accent1" w:themeShade="80"/>
          </w:rPr>
          <w:t>"boolean"</w:t>
        </w:r>
      </w:ins>
    </w:p>
    <w:p w14:paraId="02A8E3F9" w14:textId="77777777" w:rsidR="00A71F46" w:rsidRDefault="00A71F46" w:rsidP="00A71F46">
      <w:pPr>
        <w:pStyle w:val="Code"/>
        <w:spacing w:line="259" w:lineRule="auto"/>
        <w:rPr>
          <w:ins w:id="4318" w:author="Andreas Kuehne" w:date="2019-05-31T12:40:00Z"/>
        </w:rPr>
      </w:pPr>
      <w:ins w:id="4319" w:author="Andreas Kuehne" w:date="2019-05-31T12:40:00Z">
        <w:r>
          <w:t xml:space="preserve">    },</w:t>
        </w:r>
      </w:ins>
    </w:p>
    <w:p w14:paraId="243E8041" w14:textId="77777777" w:rsidR="00A71F46" w:rsidRDefault="00A71F46" w:rsidP="00A71F46">
      <w:pPr>
        <w:pStyle w:val="Code"/>
        <w:spacing w:line="259" w:lineRule="auto"/>
        <w:rPr>
          <w:ins w:id="4320" w:author="Andreas Kuehne" w:date="2019-05-31T12:40:00Z"/>
        </w:rPr>
      </w:pPr>
      <w:ins w:id="4321" w:author="Andreas Kuehne" w:date="2019-05-31T12:40:00Z">
        <w:r>
          <w:rPr>
            <w:color w:val="31849B" w:themeColor="accent5" w:themeShade="BF"/>
          </w:rPr>
          <w:t xml:space="preserve">    "nonce"</w:t>
        </w:r>
        <w:r>
          <w:t>: {</w:t>
        </w:r>
      </w:ins>
    </w:p>
    <w:p w14:paraId="0CCB0B52" w14:textId="77777777" w:rsidR="00A71F46" w:rsidRDefault="00A71F46" w:rsidP="00A71F46">
      <w:pPr>
        <w:pStyle w:val="Code"/>
        <w:spacing w:line="259" w:lineRule="auto"/>
        <w:rPr>
          <w:ins w:id="4322" w:author="Andreas Kuehne" w:date="2019-05-31T12:40:00Z"/>
        </w:rPr>
      </w:pPr>
      <w:ins w:id="4323" w:author="Andreas Kuehne" w:date="2019-05-31T12:40:00Z">
        <w:r>
          <w:rPr>
            <w:color w:val="31849B" w:themeColor="accent5" w:themeShade="BF"/>
          </w:rPr>
          <w:t xml:space="preserve">      "type"</w:t>
        </w:r>
        <w:r>
          <w:t xml:space="preserve">: </w:t>
        </w:r>
        <w:r>
          <w:rPr>
            <w:color w:val="244061" w:themeColor="accent1" w:themeShade="80"/>
          </w:rPr>
          <w:t>"integer"</w:t>
        </w:r>
      </w:ins>
    </w:p>
    <w:p w14:paraId="647DFAC4" w14:textId="77777777" w:rsidR="00A71F46" w:rsidRDefault="00A71F46" w:rsidP="00A71F46">
      <w:pPr>
        <w:pStyle w:val="Code"/>
        <w:spacing w:line="259" w:lineRule="auto"/>
        <w:rPr>
          <w:ins w:id="4324" w:author="Andreas Kuehne" w:date="2019-05-31T12:40:00Z"/>
        </w:rPr>
      </w:pPr>
      <w:ins w:id="4325" w:author="Andreas Kuehne" w:date="2019-05-31T12:40:00Z">
        <w:r>
          <w:t xml:space="preserve">    },</w:t>
        </w:r>
      </w:ins>
    </w:p>
    <w:p w14:paraId="500A10F6" w14:textId="77777777" w:rsidR="00A71F46" w:rsidRDefault="00A71F46" w:rsidP="00A71F46">
      <w:pPr>
        <w:pStyle w:val="Code"/>
        <w:spacing w:line="259" w:lineRule="auto"/>
        <w:rPr>
          <w:ins w:id="4326" w:author="Andreas Kuehne" w:date="2019-05-31T12:40:00Z"/>
        </w:rPr>
      </w:pPr>
      <w:ins w:id="4327" w:author="Andreas Kuehne" w:date="2019-05-31T12:40:00Z">
        <w:r>
          <w:rPr>
            <w:color w:val="31849B" w:themeColor="accent5" w:themeShade="BF"/>
          </w:rPr>
          <w:t xml:space="preserve">    "sigType"</w:t>
        </w:r>
        <w:r>
          <w:t>: {</w:t>
        </w:r>
      </w:ins>
    </w:p>
    <w:p w14:paraId="2D398C74" w14:textId="77777777" w:rsidR="00A71F46" w:rsidRDefault="00A71F46" w:rsidP="00A71F46">
      <w:pPr>
        <w:pStyle w:val="Code"/>
        <w:spacing w:line="259" w:lineRule="auto"/>
        <w:rPr>
          <w:ins w:id="4328" w:author="Andreas Kuehne" w:date="2019-05-31T12:40:00Z"/>
        </w:rPr>
      </w:pPr>
      <w:ins w:id="4329" w:author="Andreas Kuehne" w:date="2019-05-31T12:40:00Z">
        <w:r>
          <w:rPr>
            <w:color w:val="31849B" w:themeColor="accent5" w:themeShade="BF"/>
          </w:rPr>
          <w:t xml:space="preserve">      "type"</w:t>
        </w:r>
        <w:r>
          <w:t xml:space="preserve">: </w:t>
        </w:r>
        <w:r>
          <w:rPr>
            <w:color w:val="244061" w:themeColor="accent1" w:themeShade="80"/>
          </w:rPr>
          <w:t>"string"</w:t>
        </w:r>
      </w:ins>
    </w:p>
    <w:p w14:paraId="13CE04E0" w14:textId="77777777" w:rsidR="00A71F46" w:rsidRDefault="00A71F46" w:rsidP="00A71F46">
      <w:pPr>
        <w:pStyle w:val="Code"/>
        <w:spacing w:line="259" w:lineRule="auto"/>
        <w:rPr>
          <w:ins w:id="4330" w:author="Andreas Kuehne" w:date="2019-05-31T12:40:00Z"/>
        </w:rPr>
      </w:pPr>
      <w:ins w:id="4331" w:author="Andreas Kuehne" w:date="2019-05-31T12:40:00Z">
        <w:r>
          <w:t xml:space="preserve">    },</w:t>
        </w:r>
      </w:ins>
    </w:p>
    <w:p w14:paraId="619DCAD5" w14:textId="77777777" w:rsidR="00A71F46" w:rsidRDefault="00A71F46" w:rsidP="00A71F46">
      <w:pPr>
        <w:pStyle w:val="Code"/>
        <w:spacing w:line="259" w:lineRule="auto"/>
        <w:rPr>
          <w:ins w:id="4332" w:author="Andreas Kuehne" w:date="2019-05-31T12:40:00Z"/>
        </w:rPr>
      </w:pPr>
      <w:ins w:id="4333" w:author="Andreas Kuehne" w:date="2019-05-31T12:40:00Z">
        <w:r>
          <w:rPr>
            <w:color w:val="31849B" w:themeColor="accent5" w:themeShade="BF"/>
          </w:rPr>
          <w:t xml:space="preserve">    "aud"</w:t>
        </w:r>
        <w:r>
          <w:t>: {</w:t>
        </w:r>
      </w:ins>
    </w:p>
    <w:p w14:paraId="7D7B35D3" w14:textId="77777777" w:rsidR="00A71F46" w:rsidRDefault="00A71F46" w:rsidP="00A71F46">
      <w:pPr>
        <w:pStyle w:val="Code"/>
        <w:spacing w:line="259" w:lineRule="auto"/>
        <w:rPr>
          <w:ins w:id="4334" w:author="Andreas Kuehne" w:date="2019-05-31T12:40:00Z"/>
        </w:rPr>
      </w:pPr>
      <w:ins w:id="4335" w:author="Andreas Kuehne" w:date="2019-05-31T12:40:00Z">
        <w:r>
          <w:rPr>
            <w:color w:val="31849B" w:themeColor="accent5" w:themeShade="BF"/>
          </w:rPr>
          <w:t xml:space="preserve">      "$ref"</w:t>
        </w:r>
        <w:r>
          <w:t xml:space="preserve">: </w:t>
        </w:r>
        <w:r>
          <w:rPr>
            <w:color w:val="244061" w:themeColor="accent1" w:themeShade="80"/>
          </w:rPr>
          <w:t>"#/definitions/dss2-IntendedAudienceType"</w:t>
        </w:r>
      </w:ins>
    </w:p>
    <w:p w14:paraId="7ACCE7CB" w14:textId="77777777" w:rsidR="00A71F46" w:rsidRDefault="00A71F46" w:rsidP="00A71F46">
      <w:pPr>
        <w:pStyle w:val="Code"/>
        <w:spacing w:line="259" w:lineRule="auto"/>
        <w:rPr>
          <w:ins w:id="4336" w:author="Andreas Kuehne" w:date="2019-05-31T12:40:00Z"/>
        </w:rPr>
      </w:pPr>
      <w:ins w:id="4337" w:author="Andreas Kuehne" w:date="2019-05-31T12:40:00Z">
        <w:r>
          <w:t xml:space="preserve">    },</w:t>
        </w:r>
      </w:ins>
    </w:p>
    <w:p w14:paraId="21E55899" w14:textId="77777777" w:rsidR="00A71F46" w:rsidRDefault="00A71F46" w:rsidP="00A71F46">
      <w:pPr>
        <w:pStyle w:val="Code"/>
        <w:spacing w:line="259" w:lineRule="auto"/>
        <w:rPr>
          <w:ins w:id="4338" w:author="Andreas Kuehne" w:date="2019-05-31T12:40:00Z"/>
        </w:rPr>
      </w:pPr>
      <w:ins w:id="4339" w:author="Andreas Kuehne" w:date="2019-05-31T12:40:00Z">
        <w:r>
          <w:rPr>
            <w:color w:val="31849B" w:themeColor="accent5" w:themeShade="BF"/>
          </w:rPr>
          <w:t xml:space="preserve">    "keySel"</w:t>
        </w:r>
        <w:r>
          <w:t>: {</w:t>
        </w:r>
      </w:ins>
    </w:p>
    <w:p w14:paraId="7684B72D" w14:textId="77777777" w:rsidR="00A71F46" w:rsidRDefault="00A71F46" w:rsidP="00A71F46">
      <w:pPr>
        <w:pStyle w:val="Code"/>
        <w:spacing w:line="259" w:lineRule="auto"/>
        <w:rPr>
          <w:ins w:id="4340" w:author="Andreas Kuehne" w:date="2019-05-31T12:40:00Z"/>
        </w:rPr>
      </w:pPr>
      <w:ins w:id="4341" w:author="Andreas Kuehne" w:date="2019-05-31T12:40:00Z">
        <w:r>
          <w:rPr>
            <w:color w:val="31849B" w:themeColor="accent5" w:themeShade="BF"/>
          </w:rPr>
          <w:t xml:space="preserve">      "type"</w:t>
        </w:r>
        <w:r>
          <w:t xml:space="preserve">: </w:t>
        </w:r>
        <w:r>
          <w:rPr>
            <w:color w:val="244061" w:themeColor="accent1" w:themeShade="80"/>
          </w:rPr>
          <w:t>"array",</w:t>
        </w:r>
      </w:ins>
    </w:p>
    <w:p w14:paraId="5C743221" w14:textId="77777777" w:rsidR="00A71F46" w:rsidRDefault="00A71F46" w:rsidP="00A71F46">
      <w:pPr>
        <w:pStyle w:val="Code"/>
        <w:spacing w:line="259" w:lineRule="auto"/>
        <w:rPr>
          <w:ins w:id="4342" w:author="Andreas Kuehne" w:date="2019-05-31T12:40:00Z"/>
        </w:rPr>
      </w:pPr>
      <w:ins w:id="4343" w:author="Andreas Kuehne" w:date="2019-05-31T12:40:00Z">
        <w:r>
          <w:rPr>
            <w:color w:val="31849B" w:themeColor="accent5" w:themeShade="BF"/>
          </w:rPr>
          <w:t xml:space="preserve">      "items"</w:t>
        </w:r>
        <w:r>
          <w:t>: {</w:t>
        </w:r>
      </w:ins>
    </w:p>
    <w:p w14:paraId="70B414B2" w14:textId="77777777" w:rsidR="00A71F46" w:rsidRDefault="00A71F46" w:rsidP="00A71F46">
      <w:pPr>
        <w:pStyle w:val="Code"/>
        <w:spacing w:line="259" w:lineRule="auto"/>
        <w:rPr>
          <w:ins w:id="4344" w:author="Andreas Kuehne" w:date="2019-05-31T12:40:00Z"/>
        </w:rPr>
      </w:pPr>
      <w:ins w:id="4345" w:author="Andreas Kuehne" w:date="2019-05-31T12:40:00Z">
        <w:r>
          <w:rPr>
            <w:color w:val="31849B" w:themeColor="accent5" w:themeShade="BF"/>
          </w:rPr>
          <w:t xml:space="preserve">        "$ref"</w:t>
        </w:r>
        <w:r>
          <w:t xml:space="preserve">: </w:t>
        </w:r>
        <w:r>
          <w:rPr>
            <w:color w:val="244061" w:themeColor="accent1" w:themeShade="80"/>
          </w:rPr>
          <w:t>"#/definitions/dss2-KeySelectorType"</w:t>
        </w:r>
      </w:ins>
    </w:p>
    <w:p w14:paraId="478AE268" w14:textId="77777777" w:rsidR="00A71F46" w:rsidRDefault="00A71F46" w:rsidP="00A71F46">
      <w:pPr>
        <w:pStyle w:val="Code"/>
        <w:spacing w:line="259" w:lineRule="auto"/>
        <w:rPr>
          <w:ins w:id="4346" w:author="Andreas Kuehne" w:date="2019-05-31T12:40:00Z"/>
        </w:rPr>
      </w:pPr>
      <w:ins w:id="4347" w:author="Andreas Kuehne" w:date="2019-05-31T12:40:00Z">
        <w:r>
          <w:t xml:space="preserve">      }</w:t>
        </w:r>
      </w:ins>
    </w:p>
    <w:p w14:paraId="361C7F6E" w14:textId="77777777" w:rsidR="00A71F46" w:rsidRDefault="00A71F46" w:rsidP="00A71F46">
      <w:pPr>
        <w:pStyle w:val="Code"/>
        <w:spacing w:line="259" w:lineRule="auto"/>
        <w:rPr>
          <w:ins w:id="4348" w:author="Andreas Kuehne" w:date="2019-05-31T12:40:00Z"/>
        </w:rPr>
      </w:pPr>
      <w:ins w:id="4349" w:author="Andreas Kuehne" w:date="2019-05-31T12:40:00Z">
        <w:r>
          <w:t xml:space="preserve">    },</w:t>
        </w:r>
      </w:ins>
    </w:p>
    <w:p w14:paraId="7E517C05" w14:textId="77777777" w:rsidR="00A71F46" w:rsidRDefault="00A71F46" w:rsidP="00A71F46">
      <w:pPr>
        <w:pStyle w:val="Code"/>
        <w:spacing w:line="259" w:lineRule="auto"/>
        <w:rPr>
          <w:ins w:id="4350" w:author="Andreas Kuehne" w:date="2019-05-31T12:40:00Z"/>
        </w:rPr>
      </w:pPr>
      <w:ins w:id="4351" w:author="Andreas Kuehne" w:date="2019-05-31T12:40:00Z">
        <w:r>
          <w:rPr>
            <w:color w:val="31849B" w:themeColor="accent5" w:themeShade="BF"/>
          </w:rPr>
          <w:t xml:space="preserve">    "props"</w:t>
        </w:r>
        <w:r>
          <w:t>: {</w:t>
        </w:r>
      </w:ins>
    </w:p>
    <w:p w14:paraId="170FBC96" w14:textId="77777777" w:rsidR="00A71F46" w:rsidRDefault="00A71F46" w:rsidP="00A71F46">
      <w:pPr>
        <w:pStyle w:val="Code"/>
        <w:spacing w:line="259" w:lineRule="auto"/>
        <w:rPr>
          <w:ins w:id="4352" w:author="Andreas Kuehne" w:date="2019-05-31T12:40:00Z"/>
        </w:rPr>
      </w:pPr>
      <w:ins w:id="4353" w:author="Andreas Kuehne" w:date="2019-05-31T12:40:00Z">
        <w:r>
          <w:rPr>
            <w:color w:val="31849B" w:themeColor="accent5" w:themeShade="BF"/>
          </w:rPr>
          <w:t xml:space="preserve">      "$ref"</w:t>
        </w:r>
        <w:r>
          <w:t xml:space="preserve">: </w:t>
        </w:r>
        <w:r>
          <w:rPr>
            <w:color w:val="244061" w:themeColor="accent1" w:themeShade="80"/>
          </w:rPr>
          <w:t>"#/definitions/dss2-PropertiesHolderType"</w:t>
        </w:r>
      </w:ins>
    </w:p>
    <w:p w14:paraId="51C28834" w14:textId="77777777" w:rsidR="00A71F46" w:rsidRDefault="00A71F46" w:rsidP="00A71F46">
      <w:pPr>
        <w:pStyle w:val="Code"/>
        <w:spacing w:line="259" w:lineRule="auto"/>
        <w:rPr>
          <w:ins w:id="4354" w:author="Andreas Kuehne" w:date="2019-05-31T12:40:00Z"/>
        </w:rPr>
      </w:pPr>
      <w:ins w:id="4355" w:author="Andreas Kuehne" w:date="2019-05-31T12:40:00Z">
        <w:r>
          <w:t xml:space="preserve">    },</w:t>
        </w:r>
      </w:ins>
    </w:p>
    <w:p w14:paraId="2EF01832" w14:textId="77777777" w:rsidR="00A71F46" w:rsidRDefault="00A71F46" w:rsidP="00A71F46">
      <w:pPr>
        <w:pStyle w:val="Code"/>
        <w:spacing w:line="259" w:lineRule="auto"/>
        <w:rPr>
          <w:ins w:id="4356" w:author="Andreas Kuehne" w:date="2019-05-31T12:40:00Z"/>
        </w:rPr>
      </w:pPr>
      <w:ins w:id="4357" w:author="Andreas Kuehne" w:date="2019-05-31T12:40:00Z">
        <w:r>
          <w:rPr>
            <w:color w:val="31849B" w:themeColor="accent5" w:themeShade="BF"/>
          </w:rPr>
          <w:t xml:space="preserve">    "incObj"</w:t>
        </w:r>
        <w:r>
          <w:t>: {</w:t>
        </w:r>
      </w:ins>
    </w:p>
    <w:p w14:paraId="4BDCFFD1" w14:textId="77777777" w:rsidR="00A71F46" w:rsidRDefault="00A71F46" w:rsidP="00A71F46">
      <w:pPr>
        <w:pStyle w:val="Code"/>
        <w:spacing w:line="259" w:lineRule="auto"/>
        <w:rPr>
          <w:ins w:id="4358" w:author="Andreas Kuehne" w:date="2019-05-31T12:40:00Z"/>
        </w:rPr>
      </w:pPr>
      <w:ins w:id="4359" w:author="Andreas Kuehne" w:date="2019-05-31T12:40:00Z">
        <w:r>
          <w:rPr>
            <w:color w:val="31849B" w:themeColor="accent5" w:themeShade="BF"/>
          </w:rPr>
          <w:t xml:space="preserve">      "type"</w:t>
        </w:r>
        <w:r>
          <w:t xml:space="preserve">: </w:t>
        </w:r>
        <w:r>
          <w:rPr>
            <w:color w:val="244061" w:themeColor="accent1" w:themeShade="80"/>
          </w:rPr>
          <w:t>"array",</w:t>
        </w:r>
      </w:ins>
    </w:p>
    <w:p w14:paraId="784EE3F7" w14:textId="77777777" w:rsidR="00A71F46" w:rsidRDefault="00A71F46" w:rsidP="00A71F46">
      <w:pPr>
        <w:pStyle w:val="Code"/>
        <w:spacing w:line="259" w:lineRule="auto"/>
        <w:rPr>
          <w:ins w:id="4360" w:author="Andreas Kuehne" w:date="2019-05-31T12:40:00Z"/>
        </w:rPr>
      </w:pPr>
      <w:ins w:id="4361" w:author="Andreas Kuehne" w:date="2019-05-31T12:40:00Z">
        <w:r>
          <w:rPr>
            <w:color w:val="31849B" w:themeColor="accent5" w:themeShade="BF"/>
          </w:rPr>
          <w:t xml:space="preserve">      "items"</w:t>
        </w:r>
        <w:r>
          <w:t>: {</w:t>
        </w:r>
      </w:ins>
    </w:p>
    <w:p w14:paraId="058C8248" w14:textId="77777777" w:rsidR="00A71F46" w:rsidRDefault="00A71F46" w:rsidP="00A71F46">
      <w:pPr>
        <w:pStyle w:val="Code"/>
        <w:spacing w:line="259" w:lineRule="auto"/>
        <w:rPr>
          <w:ins w:id="4362" w:author="Andreas Kuehne" w:date="2019-05-31T12:40:00Z"/>
        </w:rPr>
      </w:pPr>
      <w:ins w:id="4363" w:author="Andreas Kuehne" w:date="2019-05-31T12:40:00Z">
        <w:r>
          <w:rPr>
            <w:color w:val="31849B" w:themeColor="accent5" w:themeShade="BF"/>
          </w:rPr>
          <w:t xml:space="preserve">        "$ref"</w:t>
        </w:r>
        <w:r>
          <w:t xml:space="preserve">: </w:t>
        </w:r>
        <w:r>
          <w:rPr>
            <w:color w:val="244061" w:themeColor="accent1" w:themeShade="80"/>
          </w:rPr>
          <w:t>"#/definitions/dss2-IncludeObjectType"</w:t>
        </w:r>
      </w:ins>
    </w:p>
    <w:p w14:paraId="7A6EA7E5" w14:textId="77777777" w:rsidR="00A71F46" w:rsidRDefault="00A71F46" w:rsidP="00A71F46">
      <w:pPr>
        <w:pStyle w:val="Code"/>
        <w:spacing w:line="259" w:lineRule="auto"/>
        <w:rPr>
          <w:ins w:id="4364" w:author="Andreas Kuehne" w:date="2019-05-31T12:40:00Z"/>
        </w:rPr>
      </w:pPr>
      <w:ins w:id="4365" w:author="Andreas Kuehne" w:date="2019-05-31T12:40:00Z">
        <w:r>
          <w:t xml:space="preserve">      }</w:t>
        </w:r>
      </w:ins>
    </w:p>
    <w:p w14:paraId="022BEEB0" w14:textId="77777777" w:rsidR="00A71F46" w:rsidRDefault="00A71F46" w:rsidP="00A71F46">
      <w:pPr>
        <w:pStyle w:val="Code"/>
        <w:spacing w:line="259" w:lineRule="auto"/>
        <w:rPr>
          <w:ins w:id="4366" w:author="Andreas Kuehne" w:date="2019-05-31T12:40:00Z"/>
        </w:rPr>
      </w:pPr>
      <w:ins w:id="4367" w:author="Andreas Kuehne" w:date="2019-05-31T12:40:00Z">
        <w:r>
          <w:t xml:space="preserve">    },</w:t>
        </w:r>
      </w:ins>
    </w:p>
    <w:p w14:paraId="6A707807" w14:textId="77777777" w:rsidR="00A71F46" w:rsidRDefault="00A71F46" w:rsidP="00A71F46">
      <w:pPr>
        <w:pStyle w:val="Code"/>
        <w:spacing w:line="259" w:lineRule="auto"/>
        <w:rPr>
          <w:ins w:id="4368" w:author="Andreas Kuehne" w:date="2019-05-31T12:40:00Z"/>
        </w:rPr>
      </w:pPr>
      <w:ins w:id="4369" w:author="Andreas Kuehne" w:date="2019-05-31T12:40:00Z">
        <w:r>
          <w:rPr>
            <w:color w:val="31849B" w:themeColor="accent5" w:themeShade="BF"/>
          </w:rPr>
          <w:t xml:space="preserve">    "incContent"</w:t>
        </w:r>
        <w:r>
          <w:t>: {</w:t>
        </w:r>
      </w:ins>
    </w:p>
    <w:p w14:paraId="77B9972F" w14:textId="77777777" w:rsidR="00A71F46" w:rsidRDefault="00A71F46" w:rsidP="00A71F46">
      <w:pPr>
        <w:pStyle w:val="Code"/>
        <w:spacing w:line="259" w:lineRule="auto"/>
        <w:rPr>
          <w:ins w:id="4370" w:author="Andreas Kuehne" w:date="2019-05-31T12:40:00Z"/>
        </w:rPr>
      </w:pPr>
      <w:ins w:id="4371" w:author="Andreas Kuehne" w:date="2019-05-31T12:40:00Z">
        <w:r>
          <w:rPr>
            <w:color w:val="31849B" w:themeColor="accent5" w:themeShade="BF"/>
          </w:rPr>
          <w:t xml:space="preserve">      "type"</w:t>
        </w:r>
        <w:r>
          <w:t xml:space="preserve">: </w:t>
        </w:r>
        <w:r>
          <w:rPr>
            <w:color w:val="244061" w:themeColor="accent1" w:themeShade="80"/>
          </w:rPr>
          <w:t>"boolean",</w:t>
        </w:r>
      </w:ins>
    </w:p>
    <w:p w14:paraId="25E9D379" w14:textId="77777777" w:rsidR="00A71F46" w:rsidRDefault="00A71F46" w:rsidP="00A71F46">
      <w:pPr>
        <w:pStyle w:val="Code"/>
        <w:spacing w:line="259" w:lineRule="auto"/>
        <w:rPr>
          <w:ins w:id="4372" w:author="Andreas Kuehne" w:date="2019-05-31T12:40:00Z"/>
        </w:rPr>
      </w:pPr>
      <w:ins w:id="4373" w:author="Andreas Kuehne" w:date="2019-05-31T12:40:00Z">
        <w:r>
          <w:rPr>
            <w:color w:val="31849B" w:themeColor="accent5" w:themeShade="BF"/>
          </w:rPr>
          <w:t xml:space="preserve">      "default"</w:t>
        </w:r>
        <w:r>
          <w:t xml:space="preserve">: </w:t>
        </w:r>
        <w:r>
          <w:rPr>
            <w:color w:val="244061" w:themeColor="accent1" w:themeShade="80"/>
          </w:rPr>
          <w:t>"false"</w:t>
        </w:r>
      </w:ins>
    </w:p>
    <w:p w14:paraId="166283EE" w14:textId="77777777" w:rsidR="00A71F46" w:rsidRDefault="00A71F46" w:rsidP="00A71F46">
      <w:pPr>
        <w:pStyle w:val="Code"/>
        <w:spacing w:line="259" w:lineRule="auto"/>
        <w:rPr>
          <w:ins w:id="4374" w:author="Andreas Kuehne" w:date="2019-05-31T12:40:00Z"/>
        </w:rPr>
      </w:pPr>
      <w:ins w:id="4375" w:author="Andreas Kuehne" w:date="2019-05-31T12:40:00Z">
        <w:r>
          <w:t xml:space="preserve">    },</w:t>
        </w:r>
      </w:ins>
    </w:p>
    <w:p w14:paraId="5C6BF310" w14:textId="77777777" w:rsidR="00A71F46" w:rsidRDefault="00A71F46" w:rsidP="00A71F46">
      <w:pPr>
        <w:pStyle w:val="Code"/>
        <w:spacing w:line="259" w:lineRule="auto"/>
        <w:rPr>
          <w:ins w:id="4376" w:author="Andreas Kuehne" w:date="2019-05-31T12:40:00Z"/>
        </w:rPr>
      </w:pPr>
      <w:ins w:id="4377" w:author="Andreas Kuehne" w:date="2019-05-31T12:40:00Z">
        <w:r>
          <w:rPr>
            <w:color w:val="31849B" w:themeColor="accent5" w:themeShade="BF"/>
          </w:rPr>
          <w:t xml:space="preserve">    "sigPlacement"</w:t>
        </w:r>
        <w:r>
          <w:t>: {</w:t>
        </w:r>
      </w:ins>
    </w:p>
    <w:p w14:paraId="34589018" w14:textId="77777777" w:rsidR="00A71F46" w:rsidRDefault="00A71F46" w:rsidP="00A71F46">
      <w:pPr>
        <w:pStyle w:val="Code"/>
        <w:spacing w:line="259" w:lineRule="auto"/>
        <w:rPr>
          <w:ins w:id="4378" w:author="Andreas Kuehne" w:date="2019-05-31T12:40:00Z"/>
        </w:rPr>
      </w:pPr>
      <w:ins w:id="4379" w:author="Andreas Kuehne" w:date="2019-05-31T12:40:00Z">
        <w:r>
          <w:rPr>
            <w:color w:val="31849B" w:themeColor="accent5" w:themeShade="BF"/>
          </w:rPr>
          <w:t xml:space="preserve">      "$ref"</w:t>
        </w:r>
        <w:r>
          <w:t xml:space="preserve">: </w:t>
        </w:r>
        <w:r>
          <w:rPr>
            <w:color w:val="244061" w:themeColor="accent1" w:themeShade="80"/>
          </w:rPr>
          <w:t>"#/definitions/dss2-SignaturePlacementType"</w:t>
        </w:r>
      </w:ins>
    </w:p>
    <w:p w14:paraId="449CB60B" w14:textId="77777777" w:rsidR="00A71F46" w:rsidRDefault="00A71F46" w:rsidP="00A71F46">
      <w:pPr>
        <w:pStyle w:val="Code"/>
        <w:spacing w:line="259" w:lineRule="auto"/>
        <w:rPr>
          <w:ins w:id="4380" w:author="Andreas Kuehne" w:date="2019-05-31T12:40:00Z"/>
        </w:rPr>
      </w:pPr>
      <w:ins w:id="4381" w:author="Andreas Kuehne" w:date="2019-05-31T12:40:00Z">
        <w:r>
          <w:t xml:space="preserve">    },</w:t>
        </w:r>
      </w:ins>
    </w:p>
    <w:p w14:paraId="4B00AF38" w14:textId="77777777" w:rsidR="00A71F46" w:rsidRDefault="00A71F46" w:rsidP="00A71F46">
      <w:pPr>
        <w:pStyle w:val="Code"/>
        <w:spacing w:line="259" w:lineRule="auto"/>
        <w:rPr>
          <w:ins w:id="4382" w:author="Andreas Kuehne" w:date="2019-05-31T12:40:00Z"/>
        </w:rPr>
      </w:pPr>
      <w:ins w:id="4383" w:author="Andreas Kuehne" w:date="2019-05-31T12:40:00Z">
        <w:r>
          <w:rPr>
            <w:color w:val="31849B" w:themeColor="accent5" w:themeShade="BF"/>
          </w:rPr>
          <w:t xml:space="preserve">    "signedRefs"</w:t>
        </w:r>
        <w:r>
          <w:t>: {</w:t>
        </w:r>
      </w:ins>
    </w:p>
    <w:p w14:paraId="744ECE68" w14:textId="77777777" w:rsidR="00A71F46" w:rsidRDefault="00A71F46" w:rsidP="00A71F46">
      <w:pPr>
        <w:pStyle w:val="Code"/>
        <w:spacing w:line="259" w:lineRule="auto"/>
        <w:rPr>
          <w:ins w:id="4384" w:author="Andreas Kuehne" w:date="2019-05-31T12:40:00Z"/>
        </w:rPr>
      </w:pPr>
      <w:ins w:id="4385" w:author="Andreas Kuehne" w:date="2019-05-31T12:40:00Z">
        <w:r>
          <w:rPr>
            <w:color w:val="31849B" w:themeColor="accent5" w:themeShade="BF"/>
          </w:rPr>
          <w:t xml:space="preserve">      "$ref"</w:t>
        </w:r>
        <w:r>
          <w:t xml:space="preserve">: </w:t>
        </w:r>
        <w:r>
          <w:rPr>
            <w:color w:val="244061" w:themeColor="accent1" w:themeShade="80"/>
          </w:rPr>
          <w:t>"#/definitions/dss2-SignedReferencesType"</w:t>
        </w:r>
      </w:ins>
    </w:p>
    <w:p w14:paraId="0E516E89" w14:textId="77777777" w:rsidR="00A71F46" w:rsidRDefault="00A71F46" w:rsidP="00A71F46">
      <w:pPr>
        <w:pStyle w:val="Code"/>
        <w:spacing w:line="259" w:lineRule="auto"/>
        <w:rPr>
          <w:ins w:id="4386" w:author="Andreas Kuehne" w:date="2019-05-31T12:40:00Z"/>
        </w:rPr>
      </w:pPr>
      <w:ins w:id="4387" w:author="Andreas Kuehne" w:date="2019-05-31T12:40:00Z">
        <w:r>
          <w:t xml:space="preserve">    },</w:t>
        </w:r>
      </w:ins>
    </w:p>
    <w:p w14:paraId="650A2FE5" w14:textId="77777777" w:rsidR="00A71F46" w:rsidRDefault="00A71F46" w:rsidP="00A71F46">
      <w:pPr>
        <w:pStyle w:val="Code"/>
        <w:spacing w:line="259" w:lineRule="auto"/>
        <w:rPr>
          <w:ins w:id="4388" w:author="Andreas Kuehne" w:date="2019-05-31T12:40:00Z"/>
        </w:rPr>
      </w:pPr>
      <w:ins w:id="4389" w:author="Andreas Kuehne" w:date="2019-05-31T12:40:00Z">
        <w:r>
          <w:rPr>
            <w:color w:val="31849B" w:themeColor="accent5" w:themeShade="BF"/>
          </w:rPr>
          <w:t xml:space="preserve">    "sigAlgo"</w:t>
        </w:r>
        <w:r>
          <w:t>: {</w:t>
        </w:r>
      </w:ins>
    </w:p>
    <w:p w14:paraId="52DC51E3" w14:textId="77777777" w:rsidR="00A71F46" w:rsidRDefault="00A71F46" w:rsidP="00A71F46">
      <w:pPr>
        <w:pStyle w:val="Code"/>
        <w:spacing w:line="259" w:lineRule="auto"/>
        <w:rPr>
          <w:ins w:id="4390" w:author="Andreas Kuehne" w:date="2019-05-31T12:40:00Z"/>
        </w:rPr>
      </w:pPr>
      <w:ins w:id="4391" w:author="Andreas Kuehne" w:date="2019-05-31T12:40:00Z">
        <w:r>
          <w:rPr>
            <w:color w:val="31849B" w:themeColor="accent5" w:themeShade="BF"/>
          </w:rPr>
          <w:t xml:space="preserve">      "type"</w:t>
        </w:r>
        <w:r>
          <w:t xml:space="preserve">: </w:t>
        </w:r>
        <w:r>
          <w:rPr>
            <w:color w:val="244061" w:themeColor="accent1" w:themeShade="80"/>
          </w:rPr>
          <w:t>"string"</w:t>
        </w:r>
      </w:ins>
    </w:p>
    <w:p w14:paraId="693E484E" w14:textId="77777777" w:rsidR="00A71F46" w:rsidRDefault="00A71F46" w:rsidP="00A71F46">
      <w:pPr>
        <w:pStyle w:val="Code"/>
        <w:spacing w:line="259" w:lineRule="auto"/>
        <w:rPr>
          <w:ins w:id="4392" w:author="Andreas Kuehne" w:date="2019-05-31T12:40:00Z"/>
        </w:rPr>
      </w:pPr>
      <w:ins w:id="4393" w:author="Andreas Kuehne" w:date="2019-05-31T12:40:00Z">
        <w:r>
          <w:t xml:space="preserve">    },</w:t>
        </w:r>
      </w:ins>
    </w:p>
    <w:p w14:paraId="1568C62F" w14:textId="77777777" w:rsidR="00A71F46" w:rsidRDefault="00A71F46" w:rsidP="00A71F46">
      <w:pPr>
        <w:pStyle w:val="Code"/>
        <w:spacing w:line="259" w:lineRule="auto"/>
        <w:rPr>
          <w:ins w:id="4394" w:author="Andreas Kuehne" w:date="2019-05-31T12:40:00Z"/>
        </w:rPr>
      </w:pPr>
      <w:ins w:id="4395" w:author="Andreas Kuehne" w:date="2019-05-31T12:40:00Z">
        <w:r>
          <w:rPr>
            <w:color w:val="31849B" w:themeColor="accent5" w:themeShade="BF"/>
          </w:rPr>
          <w:t xml:space="preserve">    "quality"</w:t>
        </w:r>
        <w:r>
          <w:t>: {</w:t>
        </w:r>
      </w:ins>
    </w:p>
    <w:p w14:paraId="6F87B77D" w14:textId="77777777" w:rsidR="00A71F46" w:rsidRDefault="00A71F46" w:rsidP="00A71F46">
      <w:pPr>
        <w:pStyle w:val="Code"/>
        <w:spacing w:line="259" w:lineRule="auto"/>
        <w:rPr>
          <w:ins w:id="4396" w:author="Andreas Kuehne" w:date="2019-05-31T12:40:00Z"/>
        </w:rPr>
      </w:pPr>
      <w:ins w:id="4397" w:author="Andreas Kuehne" w:date="2019-05-31T12:40:00Z">
        <w:r>
          <w:rPr>
            <w:color w:val="31849B" w:themeColor="accent5" w:themeShade="BF"/>
          </w:rPr>
          <w:t xml:space="preserve">      "type"</w:t>
        </w:r>
        <w:r>
          <w:t xml:space="preserve">: </w:t>
        </w:r>
        <w:r>
          <w:rPr>
            <w:color w:val="244061" w:themeColor="accent1" w:themeShade="80"/>
          </w:rPr>
          <w:t>"string"</w:t>
        </w:r>
      </w:ins>
    </w:p>
    <w:p w14:paraId="44971C03" w14:textId="77777777" w:rsidR="00A71F46" w:rsidRDefault="00A71F46" w:rsidP="00A71F46">
      <w:pPr>
        <w:pStyle w:val="Code"/>
        <w:spacing w:line="259" w:lineRule="auto"/>
        <w:rPr>
          <w:ins w:id="4398" w:author="Andreas Kuehne" w:date="2019-05-31T12:40:00Z"/>
        </w:rPr>
      </w:pPr>
      <w:ins w:id="4399" w:author="Andreas Kuehne" w:date="2019-05-31T12:40:00Z">
        <w:r>
          <w:t xml:space="preserve">    }</w:t>
        </w:r>
      </w:ins>
    </w:p>
    <w:p w14:paraId="741A849D" w14:textId="77777777" w:rsidR="00A71F46" w:rsidRDefault="00A71F46" w:rsidP="00A71F46">
      <w:pPr>
        <w:pStyle w:val="Code"/>
        <w:spacing w:line="259" w:lineRule="auto"/>
        <w:rPr>
          <w:ins w:id="4400" w:author="Andreas Kuehne" w:date="2019-05-31T12:40:00Z"/>
        </w:rPr>
      </w:pPr>
      <w:ins w:id="4401" w:author="Andreas Kuehne" w:date="2019-05-31T12:40:00Z">
        <w:r>
          <w:t xml:space="preserve">  }</w:t>
        </w:r>
      </w:ins>
    </w:p>
    <w:p w14:paraId="385E7FF5" w14:textId="77777777" w:rsidR="00A71F46" w:rsidRDefault="00A71F46" w:rsidP="00A71F46">
      <w:pPr>
        <w:pStyle w:val="Code"/>
        <w:spacing w:line="259" w:lineRule="auto"/>
        <w:rPr>
          <w:ins w:id="4402" w:author="Andreas Kuehne" w:date="2019-05-31T12:40:00Z"/>
        </w:rPr>
      </w:pPr>
      <w:ins w:id="4403" w:author="Andreas Kuehne" w:date="2019-05-31T12:40:00Z">
        <w:r>
          <w:t>}</w:t>
        </w:r>
      </w:ins>
    </w:p>
    <w:p w14:paraId="1C5FBCD6" w14:textId="77777777" w:rsidR="00A71F46" w:rsidRDefault="00A71F46" w:rsidP="00A71F46">
      <w:pPr>
        <w:rPr>
          <w:ins w:id="4404" w:author="Andreas Kuehne" w:date="2019-05-31T12:40:00Z"/>
        </w:rPr>
      </w:pPr>
      <w:customXmlInsRangeStart w:id="4405" w:author="Andreas Kuehne" w:date="2019-05-31T12:40:00Z"/>
      <w:sdt>
        <w:sdtPr>
          <w:tag w:val="dss2-OptionalInputsSignType.-jsonSchema"/>
          <w:id w:val="602924557"/>
          <w:showingPlcHdr/>
        </w:sdtPr>
        <w:sdtContent>
          <w:customXmlInsRangeEnd w:id="4405"/>
          <w:ins w:id="4406" w:author="Andreas Kuehne" w:date="2019-05-31T12:40:00Z">
            <w:r>
              <w:rPr>
                <w:color w:val="19D131"/>
              </w:rPr>
              <w:t>[component OptionalInputsSign JSON schema details]</w:t>
            </w:r>
          </w:ins>
          <w:customXmlInsRangeStart w:id="4407" w:author="Andreas Kuehne" w:date="2019-05-31T12:40:00Z"/>
        </w:sdtContent>
      </w:sdt>
      <w:customXmlInsRangeEnd w:id="4407"/>
    </w:p>
    <w:p w14:paraId="1FDC27A0" w14:textId="77777777" w:rsidR="00A71F46" w:rsidRDefault="00A71F46" w:rsidP="00A71F46">
      <w:pPr>
        <w:pStyle w:val="berschrift4"/>
        <w:numPr>
          <w:ilvl w:val="3"/>
          <w:numId w:val="3"/>
        </w:numPr>
        <w:rPr>
          <w:ins w:id="4408" w:author="Andreas Kuehne" w:date="2019-05-31T12:40:00Z"/>
        </w:rPr>
      </w:pPr>
      <w:ins w:id="4409" w:author="Andreas Kuehne" w:date="2019-05-31T12:40:00Z">
        <w:r>
          <w:t>OptionalInputsSign – XML Syntax</w:t>
        </w:r>
      </w:ins>
    </w:p>
    <w:p w14:paraId="5BE8DC59" w14:textId="77777777" w:rsidR="00A71F46" w:rsidRPr="5404FA76" w:rsidRDefault="00A71F46" w:rsidP="00A71F46">
      <w:pPr>
        <w:rPr>
          <w:ins w:id="4410" w:author="Andreas Kuehne" w:date="2019-05-31T12:40:00Z"/>
        </w:rPr>
      </w:pPr>
      <w:ins w:id="4411" w:author="Andreas Kuehne" w:date="2019-05-31T12:40:00Z">
        <w:r w:rsidRPr="0CCF9147">
          <w:t xml:space="preserve">The XML type </w:t>
        </w:r>
        <w:r w:rsidRPr="002062A5">
          <w:rPr>
            <w:rFonts w:ascii="Courier New" w:eastAsia="Courier New" w:hAnsi="Courier New" w:cs="Courier New"/>
          </w:rPr>
          <w:t>OptionalInputsSignType</w:t>
        </w:r>
        <w:r w:rsidRPr="0CCF9147">
          <w:t xml:space="preserve"> SHALL implement the requirements defined in the </w:t>
        </w:r>
        <w:r w:rsidRPr="002062A5">
          <w:rPr>
            <w:rFonts w:ascii="Courier New" w:eastAsia="Courier New" w:hAnsi="Courier New" w:cs="Courier New"/>
          </w:rPr>
          <w:t>OptionalInputsSign</w:t>
        </w:r>
        <w:r>
          <w:t xml:space="preserve"> </w:t>
        </w:r>
        <w:r w:rsidRPr="005A6FFD">
          <w:t>component.</w:t>
        </w:r>
      </w:ins>
    </w:p>
    <w:p w14:paraId="0F5A1727" w14:textId="77777777" w:rsidR="00A71F46" w:rsidRDefault="00A71F46" w:rsidP="00A71F46">
      <w:pPr>
        <w:rPr>
          <w:ins w:id="4412" w:author="Andreas Kuehne" w:date="2019-05-31T12:40:00Z"/>
        </w:rPr>
      </w:pPr>
      <w:ins w:id="4413" w:author="Andreas Kuehne" w:date="2019-05-31T12:40:00Z">
        <w:r w:rsidRPr="005A6FFD">
          <w:rPr>
            <w:rFonts w:eastAsia="Arial"/>
          </w:rPr>
          <w:t xml:space="preserve">The </w:t>
        </w:r>
        <w:r w:rsidRPr="002062A5">
          <w:rPr>
            <w:rFonts w:ascii="Courier New" w:eastAsia="Courier New" w:hAnsi="Courier New" w:cs="Courier New"/>
          </w:rPr>
          <w:t>OptionalInputsSignType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E36FE53" w14:textId="77777777" w:rsidR="00A71F46" w:rsidRDefault="00A71F46" w:rsidP="00A71F46">
      <w:pPr>
        <w:pStyle w:val="Code"/>
        <w:rPr>
          <w:ins w:id="4414" w:author="Andreas Kuehne" w:date="2019-05-31T12:40:00Z"/>
        </w:rPr>
      </w:pPr>
      <w:ins w:id="441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OptionalInputsSignType</w:t>
        </w:r>
        <w:r>
          <w:rPr>
            <w:color w:val="943634" w:themeColor="accent2" w:themeShade="BF"/>
          </w:rPr>
          <w:t>"</w:t>
        </w:r>
        <w:r>
          <w:rPr>
            <w:color w:val="31849B" w:themeColor="accent5" w:themeShade="BF"/>
          </w:rPr>
          <w:t>&gt;</w:t>
        </w:r>
      </w:ins>
    </w:p>
    <w:p w14:paraId="6EC770BE" w14:textId="77777777" w:rsidR="00A71F46" w:rsidRDefault="00A71F46" w:rsidP="00A71F46">
      <w:pPr>
        <w:pStyle w:val="Code"/>
        <w:rPr>
          <w:ins w:id="4416" w:author="Andreas Kuehne" w:date="2019-05-31T12:40:00Z"/>
        </w:rPr>
      </w:pPr>
      <w:ins w:id="4417" w:author="Andreas Kuehne" w:date="2019-05-31T12:40:00Z">
        <w:r>
          <w:rPr>
            <w:color w:val="31849B" w:themeColor="accent5" w:themeShade="BF"/>
          </w:rPr>
          <w:lastRenderedPageBreak/>
          <w:t xml:space="preserve">  &lt;xs:complexContent&gt;</w:t>
        </w:r>
      </w:ins>
    </w:p>
    <w:p w14:paraId="743D2ADF" w14:textId="77777777" w:rsidR="00A71F46" w:rsidRDefault="00A71F46" w:rsidP="00A71F46">
      <w:pPr>
        <w:pStyle w:val="Code"/>
        <w:rPr>
          <w:ins w:id="4418" w:author="Andreas Kuehne" w:date="2019-05-31T12:40:00Z"/>
        </w:rPr>
      </w:pPr>
      <w:ins w:id="4419"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69A2A4F8" w14:textId="77777777" w:rsidR="00A71F46" w:rsidRDefault="00A71F46" w:rsidP="00A71F46">
      <w:pPr>
        <w:pStyle w:val="Code"/>
        <w:rPr>
          <w:ins w:id="4420" w:author="Andreas Kuehne" w:date="2019-05-31T12:40:00Z"/>
        </w:rPr>
      </w:pPr>
      <w:ins w:id="4421" w:author="Andreas Kuehne" w:date="2019-05-31T12:40:00Z">
        <w:r>
          <w:rPr>
            <w:color w:val="31849B" w:themeColor="accent5" w:themeShade="BF"/>
          </w:rPr>
          <w:t xml:space="preserve">      &lt;xs:sequence&gt;</w:t>
        </w:r>
      </w:ins>
    </w:p>
    <w:p w14:paraId="1F9FB6F5" w14:textId="77777777" w:rsidR="00A71F46" w:rsidRDefault="00A71F46" w:rsidP="00A71F46">
      <w:pPr>
        <w:pStyle w:val="Code"/>
        <w:rPr>
          <w:ins w:id="4422" w:author="Andreas Kuehne" w:date="2019-05-31T12:40:00Z"/>
        </w:rPr>
      </w:pPr>
      <w:ins w:id="442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SignatureType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D3A87F4" w14:textId="77777777" w:rsidR="00A71F46" w:rsidRDefault="00A71F46" w:rsidP="00A71F46">
      <w:pPr>
        <w:pStyle w:val="Code"/>
        <w:rPr>
          <w:ins w:id="4424" w:author="Andreas Kuehne" w:date="2019-05-31T12:40:00Z"/>
        </w:rPr>
      </w:pPr>
      <w:ins w:id="44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IntendedAudience</w:t>
        </w:r>
        <w:r>
          <w:rPr>
            <w:color w:val="943634" w:themeColor="accent2" w:themeShade="BF"/>
          </w:rPr>
          <w:t>" type="</w:t>
        </w:r>
        <w:r>
          <w:rPr>
            <w:color w:val="244061" w:themeColor="accent1" w:themeShade="80"/>
          </w:rPr>
          <w:t>dss2:IntendedAudienceType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7E8942" w14:textId="77777777" w:rsidR="00A71F46" w:rsidRDefault="00A71F46" w:rsidP="00A71F46">
      <w:pPr>
        <w:pStyle w:val="Code"/>
        <w:rPr>
          <w:ins w:id="4426" w:author="Andreas Kuehne" w:date="2019-05-31T12:40:00Z"/>
        </w:rPr>
      </w:pPr>
      <w:ins w:id="44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KeySelector</w:t>
        </w:r>
        <w:r>
          <w:rPr>
            <w:color w:val="943634" w:themeColor="accent2" w:themeShade="BF"/>
          </w:rPr>
          <w:t>" type="</w:t>
        </w:r>
        <w:r>
          <w:rPr>
            <w:color w:val="244061" w:themeColor="accent1" w:themeShade="80"/>
          </w:rPr>
          <w:t>dss2:KeySelectorType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649F36" w14:textId="77777777" w:rsidR="00A71F46" w:rsidRDefault="00A71F46" w:rsidP="00A71F46">
      <w:pPr>
        <w:pStyle w:val="Code"/>
        <w:rPr>
          <w:ins w:id="4428" w:author="Andreas Kuehne" w:date="2019-05-31T12:40:00Z"/>
        </w:rPr>
      </w:pPr>
      <w:ins w:id="442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Properties</w:t>
        </w:r>
        <w:r>
          <w:rPr>
            <w:color w:val="943634" w:themeColor="accent2" w:themeShade="BF"/>
          </w:rPr>
          <w:t>" type="</w:t>
        </w:r>
        <w:r>
          <w:rPr>
            <w:color w:val="244061" w:themeColor="accent1" w:themeShade="80"/>
          </w:rPr>
          <w:t>dss2:PropertiesHolderType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D3CCC95" w14:textId="77777777" w:rsidR="00A71F46" w:rsidRDefault="00A71F46" w:rsidP="00A71F46">
      <w:pPr>
        <w:pStyle w:val="Code"/>
        <w:rPr>
          <w:ins w:id="4430" w:author="Andreas Kuehne" w:date="2019-05-31T12:40:00Z"/>
        </w:rPr>
      </w:pPr>
      <w:ins w:id="443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IncludeObject</w:t>
        </w:r>
        <w:r>
          <w:rPr>
            <w:color w:val="943634" w:themeColor="accent2" w:themeShade="BF"/>
          </w:rPr>
          <w:t>" type="</w:t>
        </w:r>
        <w:r>
          <w:rPr>
            <w:color w:val="244061" w:themeColor="accent1" w:themeShade="80"/>
          </w:rPr>
          <w:t>dss2:IncludeObjectType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815488" w14:textId="77777777" w:rsidR="00A71F46" w:rsidRDefault="00A71F46" w:rsidP="00A71F46">
      <w:pPr>
        <w:pStyle w:val="Code"/>
        <w:rPr>
          <w:ins w:id="4432" w:author="Andreas Kuehne" w:date="2019-05-31T12:40:00Z"/>
        </w:rPr>
      </w:pPr>
      <w:ins w:id="443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IncludeEContent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C94CE87" w14:textId="77777777" w:rsidR="00A71F46" w:rsidRDefault="00A71F46" w:rsidP="00A71F46">
      <w:pPr>
        <w:pStyle w:val="Code"/>
        <w:rPr>
          <w:ins w:id="4434" w:author="Andreas Kuehne" w:date="2019-05-31T12:40:00Z"/>
        </w:rPr>
      </w:pPr>
      <w:ins w:id="443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SignaturePlacement</w:t>
        </w:r>
        <w:r>
          <w:rPr>
            <w:color w:val="943634" w:themeColor="accent2" w:themeShade="BF"/>
          </w:rPr>
          <w:t>" type="</w:t>
        </w:r>
        <w:r>
          <w:rPr>
            <w:color w:val="244061" w:themeColor="accent1" w:themeShade="80"/>
          </w:rPr>
          <w:t>dss2:SignaturePlacementType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3C40B2D" w14:textId="77777777" w:rsidR="00A71F46" w:rsidRDefault="00A71F46" w:rsidP="00A71F46">
      <w:pPr>
        <w:pStyle w:val="Code"/>
        <w:rPr>
          <w:ins w:id="4436" w:author="Andreas Kuehne" w:date="2019-05-31T12:40:00Z"/>
        </w:rPr>
      </w:pPr>
      <w:ins w:id="443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SignedReferences</w:t>
        </w:r>
        <w:r>
          <w:rPr>
            <w:color w:val="943634" w:themeColor="accent2" w:themeShade="BF"/>
          </w:rPr>
          <w:t>" type="</w:t>
        </w:r>
        <w:r>
          <w:rPr>
            <w:color w:val="244061" w:themeColor="accent1" w:themeShade="80"/>
          </w:rPr>
          <w:t>dss2:SignedReferencesType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D9A09" w14:textId="77777777" w:rsidR="00A71F46" w:rsidRDefault="00A71F46" w:rsidP="00A71F46">
      <w:pPr>
        <w:pStyle w:val="Code"/>
        <w:rPr>
          <w:ins w:id="4438" w:author="Andreas Kuehne" w:date="2019-05-31T12:40:00Z"/>
        </w:rPr>
      </w:pPr>
      <w:ins w:id="443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SignatureAlgorithm</w:t>
        </w:r>
        <w:r>
          <w:rPr>
            <w:color w:val="943634" w:themeColor="accent2" w:themeShade="BF"/>
          </w:rPr>
          <w:t>" type="</w:t>
        </w:r>
        <w:r>
          <w:rPr>
            <w:color w:val="244061" w:themeColor="accent1" w:themeShade="80"/>
          </w:rPr>
          <w:t>xs:string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03B1933" w14:textId="77777777" w:rsidR="00A71F46" w:rsidRDefault="00A71F46" w:rsidP="00A71F46">
      <w:pPr>
        <w:pStyle w:val="Code"/>
        <w:rPr>
          <w:ins w:id="4440" w:author="Andreas Kuehne" w:date="2019-05-31T12:40:00Z"/>
        </w:rPr>
      </w:pPr>
      <w:ins w:id="444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SignatureQualityLevel</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6426968" w14:textId="77777777" w:rsidR="00A71F46" w:rsidRDefault="00A71F46" w:rsidP="00A71F46">
      <w:pPr>
        <w:pStyle w:val="Code"/>
        <w:rPr>
          <w:ins w:id="4442" w:author="Andreas Kuehne" w:date="2019-05-31T12:40:00Z"/>
        </w:rPr>
      </w:pPr>
      <w:ins w:id="4443" w:author="Andreas Kuehne" w:date="2019-05-31T12:40:00Z">
        <w:r>
          <w:rPr>
            <w:color w:val="31849B" w:themeColor="accent5" w:themeShade="BF"/>
          </w:rPr>
          <w:t xml:space="preserve">      &lt;/xs:sequence&gt;</w:t>
        </w:r>
      </w:ins>
    </w:p>
    <w:p w14:paraId="7CD2973D" w14:textId="77777777" w:rsidR="00A71F46" w:rsidRDefault="00A71F46" w:rsidP="00A71F46">
      <w:pPr>
        <w:pStyle w:val="Code"/>
        <w:rPr>
          <w:ins w:id="4444" w:author="Andreas Kuehne" w:date="2019-05-31T12:40:00Z"/>
        </w:rPr>
      </w:pPr>
      <w:ins w:id="4445" w:author="Andreas Kuehne" w:date="2019-05-31T12:40:00Z">
        <w:r>
          <w:rPr>
            <w:color w:val="31849B" w:themeColor="accent5" w:themeShade="BF"/>
          </w:rPr>
          <w:t xml:space="preserve">    &lt;/xs:extension&gt;</w:t>
        </w:r>
      </w:ins>
    </w:p>
    <w:p w14:paraId="360104E8" w14:textId="77777777" w:rsidR="00A71F46" w:rsidRDefault="00A71F46" w:rsidP="00A71F46">
      <w:pPr>
        <w:pStyle w:val="Code"/>
        <w:rPr>
          <w:ins w:id="4446" w:author="Andreas Kuehne" w:date="2019-05-31T12:40:00Z"/>
        </w:rPr>
      </w:pPr>
      <w:ins w:id="4447" w:author="Andreas Kuehne" w:date="2019-05-31T12:40:00Z">
        <w:r>
          <w:rPr>
            <w:color w:val="31849B" w:themeColor="accent5" w:themeShade="BF"/>
          </w:rPr>
          <w:t xml:space="preserve">  &lt;/xs:complexContent&gt;</w:t>
        </w:r>
      </w:ins>
    </w:p>
    <w:p w14:paraId="60261AF6" w14:textId="77777777" w:rsidR="00A71F46" w:rsidRDefault="00A71F46" w:rsidP="00A71F46">
      <w:pPr>
        <w:pStyle w:val="Code"/>
        <w:rPr>
          <w:ins w:id="4448" w:author="Andreas Kuehne" w:date="2019-05-31T12:40:00Z"/>
        </w:rPr>
      </w:pPr>
      <w:ins w:id="4449" w:author="Andreas Kuehne" w:date="2019-05-31T12:40:00Z">
        <w:r>
          <w:rPr>
            <w:color w:val="31849B" w:themeColor="accent5" w:themeShade="BF"/>
          </w:rPr>
          <w:t>&lt;/xs:complexType&gt;</w:t>
        </w:r>
      </w:ins>
    </w:p>
    <w:p w14:paraId="30E531AD" w14:textId="77777777" w:rsidR="00A71F46" w:rsidRDefault="00A71F46" w:rsidP="00A71F46">
      <w:pPr>
        <w:spacing w:line="259" w:lineRule="auto"/>
        <w:rPr>
          <w:ins w:id="4450" w:author="Andreas Kuehne" w:date="2019-05-31T12:40:00Z"/>
        </w:rPr>
      </w:pPr>
      <w:ins w:id="4451" w:author="Andreas Kuehne" w:date="2019-05-31T12:40:00Z">
        <w:r>
          <w:t>Each child element of</w:t>
        </w:r>
        <w:r w:rsidRPr="71C71F8C">
          <w:t xml:space="preserve"> </w:t>
        </w:r>
        <w:r w:rsidRPr="002062A5">
          <w:rPr>
            <w:rFonts w:ascii="Courier New" w:eastAsia="Courier New" w:hAnsi="Courier New" w:cs="Courier New"/>
          </w:rPr>
          <w:t>OptionalInputsSignType</w:t>
        </w:r>
        <w:r w:rsidRPr="71C71F8C">
          <w:t xml:space="preserve"> </w:t>
        </w:r>
        <w:r>
          <w:t xml:space="preserve">XML element SHALL implement in XML syntax the sub-component that has a name equal to its local name. </w:t>
        </w:r>
      </w:ins>
      <w:customXmlInsRangeStart w:id="4452" w:author="Andreas Kuehne" w:date="2019-05-31T12:40:00Z"/>
      <w:sdt>
        <w:sdtPr>
          <w:tag w:val="dss2-OptionalInputsSignType.-xmlSchema"/>
          <w:id w:val="-425501324"/>
          <w:showingPlcHdr/>
        </w:sdtPr>
        <w:sdtContent>
          <w:customXmlInsRangeEnd w:id="4452"/>
          <w:ins w:id="4453" w:author="Andreas Kuehne" w:date="2019-05-31T12:40:00Z">
            <w:r>
              <w:rPr>
                <w:color w:val="19D131"/>
              </w:rPr>
              <w:t>[component OptionalInputsSign XML schema details]</w:t>
            </w:r>
          </w:ins>
          <w:customXmlInsRangeStart w:id="4454" w:author="Andreas Kuehne" w:date="2019-05-31T12:40:00Z"/>
        </w:sdtContent>
      </w:sdt>
      <w:customXmlInsRangeEnd w:id="4454"/>
    </w:p>
    <w:p w14:paraId="63AF794F" w14:textId="77777777" w:rsidR="00A71F46" w:rsidRDefault="00A71F46" w:rsidP="00A71F46">
      <w:pPr>
        <w:pStyle w:val="berschrift3"/>
        <w:numPr>
          <w:ilvl w:val="2"/>
          <w:numId w:val="3"/>
        </w:numPr>
        <w:rPr>
          <w:ins w:id="4455" w:author="Andreas Kuehne" w:date="2019-05-31T12:40:00Z"/>
        </w:rPr>
      </w:pPr>
      <w:ins w:id="4456" w:author="Andreas Kuehne" w:date="2019-05-31T12:40:00Z">
        <w:r>
          <w:t>Component OptionalInputsVerify</w:t>
        </w:r>
      </w:ins>
    </w:p>
    <w:p w14:paraId="5DCDC621" w14:textId="77777777" w:rsidR="00A71F46" w:rsidRDefault="00A71F46" w:rsidP="00A71F46">
      <w:pPr>
        <w:rPr>
          <w:ins w:id="4457" w:author="Andreas Kuehne" w:date="2019-05-31T12:40:00Z"/>
        </w:rPr>
      </w:pPr>
      <w:customXmlInsRangeStart w:id="4458" w:author="Andreas Kuehne" w:date="2019-05-31T12:40:00Z"/>
      <w:sdt>
        <w:sdtPr>
          <w:tag w:val="dss2-OptionalInputsVerifyType.-normative"/>
          <w:id w:val="-2143959423"/>
        </w:sdtPr>
        <w:sdtContent>
          <w:customXmlInsRangeEnd w:id="4458"/>
          <w:ins w:id="4459" w:author="Andreas Kuehne" w:date="2019-05-31T12:40:00Z">
            <w:r w:rsidRPr="003A06D0">
              <w:rPr>
                <w:color w:val="19D131"/>
                <w:lang w:val="en-GB"/>
              </w:rPr>
              <w:t xml:space="preserve">The </w:t>
            </w:r>
            <w:r w:rsidRPr="003A06D0">
              <w:rPr>
                <w:rFonts w:ascii="Courier New" w:eastAsia="Courier New" w:hAnsi="Courier New" w:cs="Courier New"/>
                <w:lang w:val="en-GB"/>
              </w:rPr>
              <w:t>OptionalInputsVerify</w:t>
            </w:r>
            <w:r w:rsidRPr="003A06D0">
              <w:rPr>
                <w:color w:val="19D131"/>
                <w:lang w:val="en-GB"/>
              </w:rPr>
              <w: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server. If a server doesn’t recognize or can’t handle any optional input, it MUST reject the request with a </w:t>
            </w:r>
            <w:r w:rsidRPr="003A06D0">
              <w:rPr>
                <w:rStyle w:val="Datatype"/>
                <w:lang w:val="en-GB"/>
              </w:rPr>
              <w:t>ResultMajor</w:t>
            </w:r>
            <w:r w:rsidRPr="003A06D0">
              <w:rPr>
                <w:color w:val="19D131"/>
                <w:lang w:val="en-GB"/>
              </w:rPr>
              <w:t xml:space="preserve"> code of </w:t>
            </w:r>
            <w:r w:rsidRPr="003A06D0">
              <w:rPr>
                <w:rStyle w:val="Datatype"/>
                <w:lang w:val="en-GB"/>
              </w:rPr>
              <w:t>RequesterError</w:t>
            </w:r>
            <w:r w:rsidRPr="003A06D0">
              <w:rPr>
                <w:color w:val="19D131"/>
                <w:lang w:val="en-GB"/>
              </w:rPr>
              <w:t xml:space="preserve"> and a </w:t>
            </w:r>
            <w:r w:rsidRPr="003A06D0">
              <w:rPr>
                <w:rStyle w:val="Datatype"/>
                <w:lang w:val="en-GB"/>
              </w:rPr>
              <w:t>ResultMinor</w:t>
            </w:r>
            <w:r w:rsidRPr="003A06D0">
              <w:rPr>
                <w:color w:val="19D131"/>
                <w:lang w:val="en-GB"/>
              </w:rPr>
              <w:t xml:space="preserve"> code of </w:t>
            </w:r>
            <w:r w:rsidRPr="003A06D0">
              <w:rPr>
                <w:rStyle w:val="Datatype"/>
                <w:lang w:val="en-GB"/>
              </w:rPr>
              <w:t>NotSupported</w:t>
            </w:r>
            <w:r w:rsidRPr="003A06D0">
              <w:rPr>
                <w:color w:val="19D131"/>
                <w:lang w:val="en-GB"/>
              </w:rPr>
              <w:t>.</w:t>
            </w:r>
          </w:ins>
          <w:customXmlInsRangeStart w:id="4460" w:author="Andreas Kuehne" w:date="2019-05-31T12:40:00Z"/>
        </w:sdtContent>
      </w:sdt>
      <w:customXmlInsRangeEnd w:id="4460"/>
    </w:p>
    <w:p w14:paraId="3A36D88C" w14:textId="77777777" w:rsidR="00A71F46" w:rsidRDefault="00A71F46" w:rsidP="00A71F46">
      <w:pPr>
        <w:rPr>
          <w:ins w:id="4461" w:author="Andreas Kuehne" w:date="2019-05-31T12:40:00Z"/>
        </w:rPr>
      </w:pPr>
      <w:ins w:id="4462" w:author="Andreas Kuehne" w:date="2019-05-31T12:40:00Z">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ins>
    </w:p>
    <w:p w14:paraId="651E56A9" w14:textId="77777777" w:rsidR="00A71F46" w:rsidRDefault="00A71F46" w:rsidP="00A71F46">
      <w:pPr>
        <w:rPr>
          <w:ins w:id="4463" w:author="Andreas Kuehne" w:date="2019-05-31T12:40:00Z"/>
        </w:rPr>
      </w:pPr>
      <w:ins w:id="4464" w:author="Andreas Kuehne" w:date="2019-05-31T12:40:00Z">
        <w:r>
          <w:t>Below follows a list of the sub-components that constitute this component:</w:t>
        </w:r>
      </w:ins>
    </w:p>
    <w:p w14:paraId="57EF8F7F" w14:textId="77777777" w:rsidR="00A71F46" w:rsidRDefault="00A71F46" w:rsidP="00A71F46">
      <w:pPr>
        <w:pStyle w:val="Member"/>
        <w:rPr>
          <w:ins w:id="4465" w:author="Andreas Kuehne" w:date="2019-05-31T12:40:00Z"/>
        </w:rPr>
      </w:pPr>
      <w:ins w:id="4466" w:author="Andreas Kuehne" w:date="2019-05-31T12:40:00Z">
        <w:r>
          <w:lastRenderedPageBreak/>
          <w:t xml:space="preserve">The OPTIONAL </w:t>
        </w:r>
        <w:r w:rsidRPr="35C1378D">
          <w:rPr>
            <w:rStyle w:val="Datatype"/>
          </w:rPr>
          <w:t>UseVerificationTime</w:t>
        </w:r>
        <w:r>
          <w:t xml:space="preserve"> element, if present, MUST contain a sub-component. A given element MUST satisfy the requirements specified in this document in section </w:t>
        </w:r>
        <w:r>
          <w:fldChar w:fldCharType="begin"/>
        </w:r>
        <w:r>
          <w:instrText xml:space="preserve"> REF _RefComp6E7DE514 \r \h </w:instrText>
        </w:r>
        <w:r>
          <w:fldChar w:fldCharType="separate"/>
        </w:r>
        <w:r>
          <w:rPr>
            <w:rStyle w:val="Datatype"/>
            <w:rFonts w:eastAsia="Courier New" w:cs="Courier New"/>
          </w:rPr>
          <w:t>UseVerificationTime</w:t>
        </w:r>
        <w:r>
          <w:fldChar w:fldCharType="end"/>
        </w:r>
        <w:r>
          <w:t xml:space="preserve">. </w:t>
        </w:r>
      </w:ins>
      <w:customXmlInsRangeStart w:id="4467" w:author="Andreas Kuehne" w:date="2019-05-31T12:40:00Z"/>
      <w:sdt>
        <w:sdtPr>
          <w:alias w:val="dss2-OptionalInputsVerifyType.useVerificationTime"/>
          <w:tag w:val="dss2-OptionalInputsVerifyType.UseVerificationTime"/>
          <w:id w:val="-1712416689"/>
        </w:sdtPr>
        <w:sdtContent>
          <w:customXmlInsRangeEnd w:id="4467"/>
          <w:ins w:id="4468" w:author="Andreas Kuehne" w:date="2019-05-31T12:40:00Z">
            <w:r w:rsidRPr="003A06D0">
              <w:rPr>
                <w:color w:val="19D131"/>
                <w:lang w:val="en-GB"/>
              </w:rPr>
              <w:t xml:space="preserve">The </w:t>
            </w:r>
            <w:r w:rsidRPr="003A06D0">
              <w:rPr>
                <w:rStyle w:val="Datatype"/>
                <w:lang w:val="en-GB"/>
              </w:rPr>
              <w:t>UseVerificationTime</w:t>
            </w:r>
            <w:r w:rsidRPr="003A06D0">
              <w:rPr>
                <w:color w:val="19D131"/>
                <w:lang w:val="en-GB"/>
              </w:rPr>
              <w:t xml:space="preserve"> element instructs the server to attempt to determine the signature’s validity at the specified time, instead of a time determined by the server policy.</w:t>
            </w:r>
          </w:ins>
          <w:customXmlInsRangeStart w:id="4469" w:author="Andreas Kuehne" w:date="2019-05-31T12:40:00Z"/>
        </w:sdtContent>
      </w:sdt>
      <w:customXmlInsRangeEnd w:id="4469"/>
    </w:p>
    <w:p w14:paraId="1C60EFE1" w14:textId="77777777" w:rsidR="00A71F46" w:rsidRDefault="00A71F46" w:rsidP="00A71F46">
      <w:pPr>
        <w:pStyle w:val="Member"/>
        <w:rPr>
          <w:ins w:id="4470" w:author="Andreas Kuehne" w:date="2019-05-31T12:40:00Z"/>
        </w:rPr>
      </w:pPr>
      <w:ins w:id="4471" w:author="Andreas Kuehne" w:date="2019-05-31T12:40:00Z">
        <w:r>
          <w:t xml:space="preserve">The OPTIONAL </w:t>
        </w:r>
        <w:r w:rsidRPr="35C1378D">
          <w:rPr>
            <w:rStyle w:val="Datatype"/>
          </w:rPr>
          <w:t>ReturnVerificationTimeInfo</w:t>
        </w:r>
        <w:r>
          <w:t xml:space="preserve"> element, if present, MUST contain a boolean. Its default value is '</w:t>
        </w:r>
        <w:r>
          <w:rPr>
            <w:color w:val="244061" w:themeColor="accent1" w:themeShade="80"/>
          </w:rPr>
          <w:t>false</w:t>
        </w:r>
        <w:r>
          <w:t xml:space="preserve">'. </w:t>
        </w:r>
      </w:ins>
      <w:customXmlInsRangeStart w:id="4472" w:author="Andreas Kuehne" w:date="2019-05-31T12:40:00Z"/>
      <w:sdt>
        <w:sdtPr>
          <w:alias w:val="dss2-OptionalInputsVerifyType.returnVerificationTime"/>
          <w:tag w:val="dss2-OptionalInputsVerifyType.ReturnVerificationTimeInfo"/>
          <w:id w:val="2111851147"/>
        </w:sdtPr>
        <w:sdtContent>
          <w:customXmlInsRangeEnd w:id="4472"/>
          <w:ins w:id="4473" w:author="Andreas Kuehne" w:date="2019-05-31T12:40:00Z">
            <w:r w:rsidRPr="003A06D0">
              <w:rPr>
                <w:color w:val="19D131"/>
                <w:lang w:val="en-GB"/>
              </w:rPr>
              <w:t>This element cam be used by the client to obtain the time instant used by the server to validate the signature.</w:t>
            </w:r>
          </w:ins>
          <w:customXmlInsRangeStart w:id="4474" w:author="Andreas Kuehne" w:date="2019-05-31T12:40:00Z"/>
        </w:sdtContent>
      </w:sdt>
      <w:customXmlInsRangeEnd w:id="4474"/>
    </w:p>
    <w:p w14:paraId="4DDF3E10" w14:textId="77777777" w:rsidR="00A71F46" w:rsidRDefault="00A71F46" w:rsidP="00A71F46">
      <w:pPr>
        <w:pStyle w:val="Member"/>
        <w:rPr>
          <w:ins w:id="4475" w:author="Andreas Kuehne" w:date="2019-05-31T12:40:00Z"/>
        </w:rPr>
      </w:pPr>
      <w:ins w:id="4476" w:author="Andreas Kuehne" w:date="2019-05-31T12:40:00Z">
        <w:r>
          <w:t xml:space="preserve">The OPTIONAL </w:t>
        </w:r>
        <w:r w:rsidRPr="35C1378D">
          <w:rPr>
            <w:rStyle w:val="Datatype"/>
          </w:rPr>
          <w:t>AdditionalKeyInfo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_RefCompB4921F5C \r \h </w:instrText>
        </w:r>
        <w:r>
          <w:fldChar w:fldCharType="separate"/>
        </w:r>
        <w:r>
          <w:rPr>
            <w:rStyle w:val="Datatype"/>
            <w:rFonts w:eastAsia="Courier New" w:cs="Courier New"/>
          </w:rPr>
          <w:t>AdditionalKeyInfo</w:t>
        </w:r>
        <w:r>
          <w:fldChar w:fldCharType="end"/>
        </w:r>
        <w:r>
          <w:t xml:space="preserve">. </w:t>
        </w:r>
      </w:ins>
      <w:customXmlInsRangeStart w:id="4477" w:author="Andreas Kuehne" w:date="2019-05-31T12:40:00Z"/>
      <w:sdt>
        <w:sdtPr>
          <w:alias w:val="dss2-OptionalInputsVerifyType.addKeyInfo"/>
          <w:tag w:val="dss2-OptionalInputsVerifyType.AdditionalKeyInfo"/>
          <w:id w:val="19059004"/>
        </w:sdtPr>
        <w:sdtContent>
          <w:customXmlInsRangeEnd w:id="4477"/>
          <w:ins w:id="4478" w:author="Andreas Kuehne" w:date="2019-05-31T12:40:00Z">
            <w:r w:rsidRPr="003A06D0">
              <w:rPr>
                <w:color w:val="19D131"/>
                <w:lang w:val="en-GB"/>
              </w:rPr>
              <w:t>This element provides the server with additional data (such as certificates and CRLs) which it can use to validate the signature. These options are not allowed in multi-signature verification.</w:t>
            </w:r>
          </w:ins>
          <w:customXmlInsRangeStart w:id="4479" w:author="Andreas Kuehne" w:date="2019-05-31T12:40:00Z"/>
        </w:sdtContent>
      </w:sdt>
      <w:customXmlInsRangeEnd w:id="4479"/>
    </w:p>
    <w:p w14:paraId="085CD5EA" w14:textId="77777777" w:rsidR="00A71F46" w:rsidRDefault="00A71F46" w:rsidP="00A71F46">
      <w:pPr>
        <w:pStyle w:val="Member"/>
        <w:rPr>
          <w:ins w:id="4480" w:author="Andreas Kuehne" w:date="2019-05-31T12:40:00Z"/>
        </w:rPr>
      </w:pPr>
      <w:ins w:id="4481" w:author="Andreas Kuehne" w:date="2019-05-31T12:40:00Z">
        <w:r>
          <w:t xml:space="preserve">The OPTIONAL </w:t>
        </w:r>
        <w:r w:rsidRPr="35C1378D">
          <w:rPr>
            <w:rStyle w:val="Datatype"/>
          </w:rPr>
          <w:t>ReturnProcessingDetails</w:t>
        </w:r>
        <w:r>
          <w:t xml:space="preserve"> element, if present, MUST contain a boolean. Its default value is '</w:t>
        </w:r>
        <w:r>
          <w:rPr>
            <w:color w:val="244061" w:themeColor="accent1" w:themeShade="80"/>
          </w:rPr>
          <w:t>false</w:t>
        </w:r>
        <w:r>
          <w:t xml:space="preserve">'. </w:t>
        </w:r>
      </w:ins>
      <w:customXmlInsRangeStart w:id="4482" w:author="Andreas Kuehne" w:date="2019-05-31T12:40:00Z"/>
      <w:sdt>
        <w:sdtPr>
          <w:alias w:val="dss2-OptionalInputsVerifyType.returnProcDetails"/>
          <w:tag w:val="dss2-OptionalInputsVerifyType.ReturnProcessingDetails"/>
          <w:id w:val="1496994753"/>
        </w:sdtPr>
        <w:sdtContent>
          <w:customXmlInsRangeEnd w:id="4482"/>
          <w:ins w:id="4483" w:author="Andreas Kuehne" w:date="2019-05-31T12:40:00Z">
            <w:r w:rsidRPr="003A06D0">
              <w:rPr>
                <w:color w:val="19D131"/>
                <w:lang w:val="en-GB"/>
              </w:rPr>
              <w:t xml:space="preserve">This element instructs the server to return a </w:t>
            </w:r>
            <w:r w:rsidRPr="003A06D0">
              <w:rPr>
                <w:rStyle w:val="Datatype"/>
                <w:lang w:val="en-GB"/>
              </w:rPr>
              <w:t>ProcessingDetails</w:t>
            </w:r>
            <w:r w:rsidRPr="003A06D0">
              <w:rPr>
                <w:color w:val="19D131"/>
                <w:lang w:val="en-GB"/>
              </w:rPr>
              <w:t xml:space="preserve"> element. It is not allowed in multi-signature verification.</w:t>
            </w:r>
          </w:ins>
          <w:customXmlInsRangeStart w:id="4484" w:author="Andreas Kuehne" w:date="2019-05-31T12:40:00Z"/>
        </w:sdtContent>
      </w:sdt>
      <w:customXmlInsRangeEnd w:id="4484"/>
    </w:p>
    <w:p w14:paraId="6C872D46" w14:textId="77777777" w:rsidR="00A71F46" w:rsidRDefault="00A71F46" w:rsidP="00A71F46">
      <w:pPr>
        <w:pStyle w:val="Member"/>
        <w:rPr>
          <w:ins w:id="4485" w:author="Andreas Kuehne" w:date="2019-05-31T12:40:00Z"/>
        </w:rPr>
      </w:pPr>
      <w:ins w:id="4486" w:author="Andreas Kuehne" w:date="2019-05-31T12:40:00Z">
        <w:r>
          <w:t xml:space="preserve">The OPTIONAL </w:t>
        </w:r>
        <w:r w:rsidRPr="35C1378D">
          <w:rPr>
            <w:rStyle w:val="Datatype"/>
          </w:rPr>
          <w:t>ReturnSigningTimeInfo</w:t>
        </w:r>
        <w:r>
          <w:t xml:space="preserve"> element, if present, MUST contain a boolean. Its default value is '</w:t>
        </w:r>
        <w:r>
          <w:rPr>
            <w:color w:val="244061" w:themeColor="accent1" w:themeShade="80"/>
          </w:rPr>
          <w:t>false</w:t>
        </w:r>
        <w:r>
          <w:t xml:space="preserve">'. </w:t>
        </w:r>
      </w:ins>
      <w:customXmlInsRangeStart w:id="4487" w:author="Andreas Kuehne" w:date="2019-05-31T12:40:00Z"/>
      <w:sdt>
        <w:sdtPr>
          <w:alias w:val="dss2-OptionalInputsVerifyType.returnSigningTime"/>
          <w:tag w:val="dss2-OptionalInputsVerifyType.ReturnSigningTimeInfo"/>
          <w:id w:val="1486973282"/>
        </w:sdtPr>
        <w:sdtContent>
          <w:customXmlInsRangeEnd w:id="4487"/>
          <w:ins w:id="4488" w:author="Andreas Kuehne" w:date="2019-05-31T12:40:00Z">
            <w:r w:rsidRPr="003A06D0">
              <w:rPr>
                <w:color w:val="19D131"/>
                <w:lang w:val="en-GB"/>
              </w:rPr>
              <w:t xml:space="preserve">This element allows the client to instruct the server to return the time instant associated to the signature creation as a </w:t>
            </w:r>
            <w:r w:rsidRPr="003A06D0">
              <w:rPr>
                <w:rStyle w:val="Datatype"/>
                <w:lang w:val="en-GB"/>
              </w:rPr>
              <w:t xml:space="preserve">SigningTimeInfo </w:t>
            </w:r>
            <w:r w:rsidRPr="003A06D0">
              <w:rPr>
                <w:color w:val="19D131"/>
                <w:lang w:val="en-GB"/>
              </w:rPr>
              <w:t>element.</w:t>
            </w:r>
          </w:ins>
          <w:customXmlInsRangeStart w:id="4489" w:author="Andreas Kuehne" w:date="2019-05-31T12:40:00Z"/>
        </w:sdtContent>
      </w:sdt>
      <w:customXmlInsRangeEnd w:id="4489"/>
    </w:p>
    <w:p w14:paraId="18E0CA46" w14:textId="77777777" w:rsidR="00A71F46" w:rsidRDefault="00A71F46" w:rsidP="00A71F46">
      <w:pPr>
        <w:pStyle w:val="Member"/>
        <w:rPr>
          <w:ins w:id="4490" w:author="Andreas Kuehne" w:date="2019-05-31T12:40:00Z"/>
        </w:rPr>
      </w:pPr>
      <w:ins w:id="4491" w:author="Andreas Kuehne" w:date="2019-05-31T12:40:00Z">
        <w:r>
          <w:t xml:space="preserve">The OPTIONAL </w:t>
        </w:r>
        <w:r w:rsidRPr="35C1378D">
          <w:rPr>
            <w:rStyle w:val="Datatype"/>
          </w:rPr>
          <w:t>ReturnSignerIdentity</w:t>
        </w:r>
        <w:r>
          <w:t xml:space="preserve"> element, if present, MUST contain a boolean. Its default value is '</w:t>
        </w:r>
        <w:r>
          <w:rPr>
            <w:color w:val="244061" w:themeColor="accent1" w:themeShade="80"/>
          </w:rPr>
          <w:t>false</w:t>
        </w:r>
        <w:r>
          <w:t xml:space="preserve">'. </w:t>
        </w:r>
      </w:ins>
      <w:customXmlInsRangeStart w:id="4492" w:author="Andreas Kuehne" w:date="2019-05-31T12:40:00Z"/>
      <w:sdt>
        <w:sdtPr>
          <w:alias w:val="dss2-OptionalInputsVerifyType.returnSigner"/>
          <w:tag w:val="dss2-OptionalInputsVerifyType.ReturnSignerIdentity"/>
          <w:id w:val="496698342"/>
        </w:sdtPr>
        <w:sdtContent>
          <w:customXmlInsRangeEnd w:id="4492"/>
          <w:ins w:id="4493" w:author="Andreas Kuehne" w:date="2019-05-31T12:40:00Z">
            <w:r w:rsidRPr="003A06D0">
              <w:rPr>
                <w:color w:val="19D131"/>
                <w:lang w:val="en-GB"/>
              </w:rPr>
              <w:t xml:space="preserve"> </w:t>
            </w:r>
          </w:ins>
          <w:customXmlInsRangeStart w:id="4494" w:author="Andreas Kuehne" w:date="2019-05-31T12:40:00Z"/>
        </w:sdtContent>
      </w:sdt>
      <w:customXmlInsRangeEnd w:id="4494"/>
    </w:p>
    <w:p w14:paraId="02BC8C04" w14:textId="77777777" w:rsidR="00A71F46" w:rsidRDefault="00A71F46" w:rsidP="00A71F46">
      <w:pPr>
        <w:pStyle w:val="Member"/>
        <w:rPr>
          <w:ins w:id="4495" w:author="Andreas Kuehne" w:date="2019-05-31T12:40:00Z"/>
        </w:rPr>
      </w:pPr>
      <w:ins w:id="4496" w:author="Andreas Kuehne" w:date="2019-05-31T12:40:00Z">
        <w:r>
          <w:t xml:space="preserve">The OPTIONAL </w:t>
        </w:r>
        <w:r w:rsidRPr="35C1378D">
          <w:rPr>
            <w:rStyle w:val="Datatype"/>
          </w:rPr>
          <w:t>ReturnAugmentedSignature</w:t>
        </w:r>
        <w:r>
          <w:t xml:space="preserve"> element, if present, MUST contain a URI. </w:t>
        </w:r>
      </w:ins>
      <w:customXmlInsRangeStart w:id="4497" w:author="Andreas Kuehne" w:date="2019-05-31T12:40:00Z"/>
      <w:sdt>
        <w:sdtPr>
          <w:alias w:val="dss2-OptionalInputsVerifyType.returnAugmented"/>
          <w:tag w:val="dss2-OptionalInputsVerifyType.ReturnAugmentedSignature"/>
          <w:id w:val="-730156779"/>
        </w:sdtPr>
        <w:sdtContent>
          <w:customXmlInsRangeEnd w:id="4497"/>
          <w:ins w:id="4498" w:author="Andreas Kuehne" w:date="2019-05-31T12:40:00Z">
            <w:r w:rsidRPr="003A06D0">
              <w:rPr>
                <w:color w:val="19D131"/>
                <w:lang w:val="en-GB"/>
              </w:rPr>
              <w:t xml:space="preserve">This element allows the client to instruct the server to return an </w:t>
            </w:r>
            <w:r w:rsidRPr="003A06D0">
              <w:rPr>
                <w:rStyle w:val="Datatype"/>
                <w:lang w:val="en-GB"/>
              </w:rPr>
              <w:fldChar w:fldCharType="begin"/>
            </w:r>
            <w:r w:rsidRPr="003A06D0">
              <w:rPr>
                <w:rStyle w:val="Datatype"/>
                <w:lang w:val="en-GB"/>
              </w:rPr>
              <w:instrText xml:space="preserve"> REF _RefCompD541428D \h  \* MERGEFORMAT </w:instrText>
            </w:r>
            <w:r w:rsidRPr="003A06D0">
              <w:rPr>
                <w:rStyle w:val="Datatype"/>
                <w:lang w:val="en-GB"/>
              </w:rPr>
            </w:r>
            <w:r w:rsidRPr="003A06D0">
              <w:rPr>
                <w:rStyle w:val="Datatype"/>
                <w:lang w:val="en-GB"/>
              </w:rPr>
              <w:fldChar w:fldCharType="separate"/>
            </w:r>
            <w:r w:rsidRPr="003A06D0">
              <w:rPr>
                <w:rStyle w:val="Datatype"/>
                <w:lang w:val="en-GB"/>
              </w:rPr>
              <w:t>AugmentedSignature</w:t>
            </w:r>
            <w:r w:rsidRPr="003A06D0">
              <w:rPr>
                <w:rStyle w:val="Datatype"/>
                <w:lang w:val="en-GB"/>
              </w:rPr>
              <w:fldChar w:fldCharType="end"/>
            </w:r>
            <w:r w:rsidRPr="003A06D0">
              <w:rPr>
                <w:color w:val="19D131"/>
                <w:lang w:val="en-GB"/>
              </w:rPr>
              <w:t xml:space="preserve"> optional output component, containing an augmented signature. This document does not define values for this element, but profiles may provide a set of URIs.</w:t>
            </w:r>
          </w:ins>
          <w:customXmlInsRangeStart w:id="4499" w:author="Andreas Kuehne" w:date="2019-05-31T12:40:00Z"/>
        </w:sdtContent>
      </w:sdt>
      <w:customXmlInsRangeEnd w:id="4499"/>
    </w:p>
    <w:p w14:paraId="16542BDB" w14:textId="77777777" w:rsidR="00A71F46" w:rsidRDefault="00A71F46" w:rsidP="00A71F46">
      <w:pPr>
        <w:pStyle w:val="Member"/>
        <w:rPr>
          <w:ins w:id="4500" w:author="Andreas Kuehne" w:date="2019-05-31T12:40:00Z"/>
        </w:rPr>
      </w:pPr>
      <w:ins w:id="4501" w:author="Andreas Kuehne" w:date="2019-05-31T12:40:00Z">
        <w:r>
          <w:t xml:space="preserve">The OPTIONAL </w:t>
        </w:r>
        <w:r w:rsidRPr="35C1378D">
          <w:rPr>
            <w:rStyle w:val="Datatype"/>
          </w:rPr>
          <w:t>ReturnTimestampedSignature</w:t>
        </w:r>
        <w:r>
          <w:t xml:space="preserve"> element, if present, MAY occur zero or more times containing a URI. </w:t>
        </w:r>
      </w:ins>
      <w:customXmlInsRangeStart w:id="4502" w:author="Andreas Kuehne" w:date="2019-05-31T12:40:00Z"/>
      <w:sdt>
        <w:sdtPr>
          <w:alias w:val="dss2-OptionalInputsVerifyType.returnTimestamped"/>
          <w:tag w:val="dss2-OptionalInputsVerifyType.ReturnTimestampedSignature"/>
          <w:id w:val="1963065191"/>
        </w:sdtPr>
        <w:sdtContent>
          <w:customXmlInsRangeEnd w:id="4502"/>
          <w:ins w:id="4503" w:author="Andreas Kuehne" w:date="2019-05-31T12:40:00Z">
            <w:r w:rsidRPr="003A06D0">
              <w:rPr>
                <w:color w:val="19D131"/>
                <w:lang w:val="en-GB"/>
              </w:rPr>
              <w:t>It indicates that the client wishes the server to update the signature after its verification by embedding a signature timestamp token as an unauthenticated attribute (see "</w:t>
            </w:r>
            <w:r w:rsidRPr="003A06D0">
              <w:rPr>
                <w:rStyle w:val="Datatype"/>
                <w:lang w:val="en-GB"/>
              </w:rPr>
              <w:t>unauthAttrs</w:t>
            </w:r>
            <w:r w:rsidRPr="003A06D0">
              <w:rPr>
                <w:color w:val="19D131"/>
                <w:lang w:val="en-GB"/>
              </w:rPr>
              <w:t>" in section 9.1 [RFC 3852]) or *</w:t>
            </w:r>
            <w:r w:rsidRPr="003A06D0">
              <w:rPr>
                <w:rStyle w:val="Datatype"/>
                <w:lang w:val="en-GB"/>
              </w:rPr>
              <w:t>unsigned</w:t>
            </w:r>
            <w:r w:rsidRPr="003A06D0">
              <w:rPr>
                <w:color w:val="19D131"/>
                <w:lang w:val="en-GB"/>
              </w:rPr>
              <w: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t>
            </w:r>
          </w:ins>
          <w:customXmlInsRangeStart w:id="4504" w:author="Andreas Kuehne" w:date="2019-05-31T12:40:00Z"/>
        </w:sdtContent>
      </w:sdt>
      <w:customXmlInsRangeEnd w:id="4504"/>
    </w:p>
    <w:p w14:paraId="36231F18" w14:textId="77777777" w:rsidR="00A71F46" w:rsidRDefault="00A71F46" w:rsidP="00A71F46">
      <w:pPr>
        <w:pStyle w:val="Member"/>
        <w:rPr>
          <w:ins w:id="4505" w:author="Andreas Kuehne" w:date="2019-05-31T12:40:00Z"/>
        </w:rPr>
      </w:pPr>
      <w:ins w:id="4506" w:author="Andreas Kuehne" w:date="2019-05-31T12:40:00Z">
        <w:r>
          <w:t xml:space="preserve">The OPTIONAL </w:t>
        </w:r>
        <w:r w:rsidRPr="35C1378D">
          <w:rPr>
            <w:rStyle w:val="Datatype"/>
          </w:rPr>
          <w:t>VerifyManifests</w:t>
        </w:r>
        <w:r>
          <w:t xml:space="preserve"> element, if present, MUST contain a boolean. Its default value is '</w:t>
        </w:r>
        <w:r>
          <w:rPr>
            <w:color w:val="244061" w:themeColor="accent1" w:themeShade="80"/>
          </w:rPr>
          <w:t>false</w:t>
        </w:r>
        <w:r>
          <w:t xml:space="preserve">'. </w:t>
        </w:r>
      </w:ins>
      <w:customXmlInsRangeStart w:id="4507" w:author="Andreas Kuehne" w:date="2019-05-31T12:40:00Z"/>
      <w:sdt>
        <w:sdtPr>
          <w:alias w:val="dss2-OptionalInputsVerifyType.verifyManifests"/>
          <w:tag w:val="dss2-OptionalInputsVerifyType.VerifyManifests"/>
          <w:id w:val="1907498206"/>
        </w:sdtPr>
        <w:sdtContent>
          <w:customXmlInsRangeEnd w:id="4507"/>
          <w:ins w:id="4508" w:author="Andreas Kuehne" w:date="2019-05-31T12:40:00Z">
            <w:r w:rsidRPr="003A06D0">
              <w:rPr>
                <w:color w:val="19D131"/>
                <w:lang w:val="en-GB"/>
              </w:rPr>
              <w:t>This element is allowed in multi-signature verification requests.</w:t>
            </w:r>
          </w:ins>
          <w:customXmlInsRangeStart w:id="4509" w:author="Andreas Kuehne" w:date="2019-05-31T12:40:00Z"/>
        </w:sdtContent>
      </w:sdt>
      <w:customXmlInsRangeEnd w:id="4509"/>
    </w:p>
    <w:p w14:paraId="7C6C9E7A" w14:textId="77777777" w:rsidR="00A71F46" w:rsidRDefault="00A71F46" w:rsidP="00A71F46">
      <w:pPr>
        <w:pStyle w:val="Non-normativeCommentHeading"/>
        <w:rPr>
          <w:ins w:id="4510" w:author="Andreas Kuehne" w:date="2019-05-31T12:40:00Z"/>
        </w:rPr>
      </w:pPr>
      <w:ins w:id="4511" w:author="Andreas Kuehne" w:date="2019-05-31T12:40:00Z">
        <w:r>
          <w:t>Non-normative Comment:</w:t>
        </w:r>
      </w:ins>
    </w:p>
    <w:p w14:paraId="6E08A873" w14:textId="77777777" w:rsidR="00A71F46" w:rsidRDefault="00A71F46" w:rsidP="00A71F46">
      <w:pPr>
        <w:pStyle w:val="Non-normativeComment"/>
        <w:rPr>
          <w:ins w:id="4512" w:author="Andreas Kuehne" w:date="2019-05-31T12:40:00Z"/>
        </w:rPr>
      </w:pPr>
      <w:customXmlInsRangeStart w:id="4513" w:author="Andreas Kuehne" w:date="2019-05-31T12:40:00Z"/>
      <w:sdt>
        <w:sdtPr>
          <w:tag w:val="dss2-OptionalInputsVerifyType.-nonNormative"/>
          <w:id w:val="-866437618"/>
          <w:showingPlcHdr/>
        </w:sdtPr>
        <w:sdtContent>
          <w:customXmlInsRangeEnd w:id="4513"/>
          <w:ins w:id="4514" w:author="Andreas Kuehne" w:date="2019-05-31T12:40:00Z">
            <w:r>
              <w:rPr>
                <w:color w:val="19D131"/>
              </w:rPr>
              <w:t>[component OptionalInputsVerify non normative details]</w:t>
            </w:r>
          </w:ins>
          <w:customXmlInsRangeStart w:id="4515" w:author="Andreas Kuehne" w:date="2019-05-31T12:40:00Z"/>
        </w:sdtContent>
      </w:sdt>
      <w:customXmlInsRangeEnd w:id="4515"/>
    </w:p>
    <w:p w14:paraId="5D3346FA" w14:textId="77777777" w:rsidR="00A71F46" w:rsidRDefault="00A71F46" w:rsidP="00A71F46">
      <w:pPr>
        <w:pStyle w:val="berschrift4"/>
        <w:numPr>
          <w:ilvl w:val="3"/>
          <w:numId w:val="3"/>
        </w:numPr>
        <w:rPr>
          <w:ins w:id="4516" w:author="Andreas Kuehne" w:date="2019-05-31T12:40:00Z"/>
        </w:rPr>
      </w:pPr>
      <w:ins w:id="4517" w:author="Andreas Kuehne" w:date="2019-05-31T12:40:00Z">
        <w:r>
          <w:t>OptionalInputsVerify – JSON Syntax</w:t>
        </w:r>
      </w:ins>
    </w:p>
    <w:p w14:paraId="1336C0C3" w14:textId="77777777" w:rsidR="00A71F46" w:rsidRPr="0248A3D1" w:rsidRDefault="00A71F46" w:rsidP="00A71F46">
      <w:pPr>
        <w:rPr>
          <w:ins w:id="4518" w:author="Andreas Kuehne" w:date="2019-05-31T12:40:00Z"/>
        </w:rPr>
      </w:pPr>
      <w:ins w:id="4519"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OptionalInputsVerify</w:t>
        </w:r>
        <w:r>
          <w:t xml:space="preserve"> component.</w:t>
        </w:r>
      </w:ins>
    </w:p>
    <w:p w14:paraId="368DA772" w14:textId="77777777" w:rsidR="00A71F46" w:rsidRPr="C2430093" w:rsidRDefault="00A71F46" w:rsidP="00A71F46">
      <w:pPr>
        <w:spacing w:line="259" w:lineRule="auto"/>
        <w:rPr>
          <w:ins w:id="4520" w:author="Andreas Kuehne" w:date="2019-05-31T12:40:00Z"/>
          <w:rFonts w:eastAsia="Arial" w:cs="Arial"/>
          <w:sz w:val="22"/>
          <w:szCs w:val="22"/>
        </w:rPr>
      </w:pPr>
      <w:ins w:id="452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13"/>
        <w:gridCol w:w="3334"/>
        <w:gridCol w:w="2403"/>
      </w:tblGrid>
      <w:tr w:rsidR="00A71F46" w14:paraId="461BE4D8" w14:textId="77777777" w:rsidTr="00A71F46">
        <w:trPr>
          <w:cnfStyle w:val="100000000000" w:firstRow="1" w:lastRow="0" w:firstColumn="0" w:lastColumn="0" w:oddVBand="0" w:evenVBand="0" w:oddHBand="0" w:evenHBand="0" w:firstRowFirstColumn="0" w:firstRowLastColumn="0" w:lastRowFirstColumn="0" w:lastRowLastColumn="0"/>
          <w:ins w:id="45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5D9980" w14:textId="77777777" w:rsidR="00A71F46" w:rsidRDefault="00A71F46" w:rsidP="00A71F46">
            <w:pPr>
              <w:pStyle w:val="Beschriftung"/>
              <w:rPr>
                <w:ins w:id="4523" w:author="Andreas Kuehne" w:date="2019-05-31T12:40:00Z"/>
              </w:rPr>
            </w:pPr>
            <w:ins w:id="4524" w:author="Andreas Kuehne" w:date="2019-05-31T12:40:00Z">
              <w:r>
                <w:t>Element</w:t>
              </w:r>
            </w:ins>
          </w:p>
        </w:tc>
        <w:tc>
          <w:tcPr>
            <w:tcW w:w="4675" w:type="dxa"/>
          </w:tcPr>
          <w:p w14:paraId="68D6C2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525" w:author="Andreas Kuehne" w:date="2019-05-31T12:40:00Z"/>
              </w:rPr>
            </w:pPr>
            <w:ins w:id="4526" w:author="Andreas Kuehne" w:date="2019-05-31T12:40:00Z">
              <w:r>
                <w:t>Implementing JSON member name</w:t>
              </w:r>
            </w:ins>
          </w:p>
        </w:tc>
        <w:tc>
          <w:tcPr>
            <w:tcW w:w="4675" w:type="dxa"/>
          </w:tcPr>
          <w:p w14:paraId="11F3840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527" w:author="Andreas Kuehne" w:date="2019-05-31T12:40:00Z"/>
              </w:rPr>
            </w:pPr>
            <w:ins w:id="4528" w:author="Andreas Kuehne" w:date="2019-05-31T12:40:00Z">
              <w:r>
                <w:t>Comments</w:t>
              </w:r>
            </w:ins>
          </w:p>
        </w:tc>
      </w:tr>
      <w:tr w:rsidR="00A71F46" w14:paraId="4E1B2295" w14:textId="77777777" w:rsidTr="00A71F46">
        <w:trPr>
          <w:ins w:id="45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26FB13" w14:textId="77777777" w:rsidR="00A71F46" w:rsidRPr="002062A5" w:rsidRDefault="00A71F46" w:rsidP="00A71F46">
            <w:pPr>
              <w:pStyle w:val="Beschriftung"/>
              <w:rPr>
                <w:ins w:id="4530" w:author="Andreas Kuehne" w:date="2019-05-31T12:40:00Z"/>
                <w:rStyle w:val="Datatype"/>
                <w:b w:val="0"/>
                <w:bCs w:val="0"/>
              </w:rPr>
            </w:pPr>
            <w:ins w:id="4531" w:author="Andreas Kuehne" w:date="2019-05-31T12:40:00Z">
              <w:r w:rsidRPr="002062A5">
                <w:rPr>
                  <w:rStyle w:val="Datatype"/>
                </w:rPr>
                <w:t>UseVerificationTime</w:t>
              </w:r>
            </w:ins>
          </w:p>
        </w:tc>
        <w:tc>
          <w:tcPr>
            <w:tcW w:w="4675" w:type="dxa"/>
          </w:tcPr>
          <w:p w14:paraId="6D7AE2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32" w:author="Andreas Kuehne" w:date="2019-05-31T12:40:00Z"/>
                <w:rStyle w:val="Datatype"/>
              </w:rPr>
            </w:pPr>
            <w:ins w:id="4533" w:author="Andreas Kuehne" w:date="2019-05-31T12:40:00Z">
              <w:r w:rsidRPr="002062A5">
                <w:rPr>
                  <w:rStyle w:val="Datatype"/>
                </w:rPr>
                <w:t>useVerificationTime</w:t>
              </w:r>
            </w:ins>
          </w:p>
        </w:tc>
        <w:tc>
          <w:tcPr>
            <w:tcW w:w="4675" w:type="dxa"/>
          </w:tcPr>
          <w:p w14:paraId="1E41670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34" w:author="Andreas Kuehne" w:date="2019-05-31T12:40:00Z"/>
              </w:rPr>
            </w:pPr>
            <w:customXmlInsRangeStart w:id="4535" w:author="Andreas Kuehne" w:date="2019-05-31T12:40:00Z"/>
            <w:sdt>
              <w:sdtPr>
                <w:alias w:val="dss2-OptionalInputsVerifyType.useVerificationTime"/>
                <w:tag w:val="dss2-OptionalInputsVerifyType.-jsonComment.UseVerificationTime"/>
                <w:id w:val="263041364"/>
                <w:showingPlcHdr/>
              </w:sdtPr>
              <w:sdtContent>
                <w:customXmlInsRangeEnd w:id="4535"/>
                <w:ins w:id="4536" w:author="Andreas Kuehne" w:date="2019-05-31T12:40:00Z">
                  <w:r>
                    <w:rPr>
                      <w:color w:val="19D131"/>
                    </w:rPr>
                    <w:t>[]</w:t>
                  </w:r>
                </w:ins>
                <w:customXmlInsRangeStart w:id="4537" w:author="Andreas Kuehne" w:date="2019-05-31T12:40:00Z"/>
              </w:sdtContent>
            </w:sdt>
            <w:customXmlInsRangeEnd w:id="4537"/>
          </w:p>
        </w:tc>
      </w:tr>
      <w:tr w:rsidR="00A71F46" w14:paraId="51FC22F2" w14:textId="77777777" w:rsidTr="00A71F46">
        <w:trPr>
          <w:ins w:id="45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0A8533" w14:textId="77777777" w:rsidR="00A71F46" w:rsidRPr="002062A5" w:rsidRDefault="00A71F46" w:rsidP="00A71F46">
            <w:pPr>
              <w:pStyle w:val="Beschriftung"/>
              <w:rPr>
                <w:ins w:id="4539" w:author="Andreas Kuehne" w:date="2019-05-31T12:40:00Z"/>
                <w:rStyle w:val="Datatype"/>
                <w:b w:val="0"/>
                <w:bCs w:val="0"/>
              </w:rPr>
            </w:pPr>
            <w:ins w:id="4540" w:author="Andreas Kuehne" w:date="2019-05-31T12:40:00Z">
              <w:r w:rsidRPr="002062A5">
                <w:rPr>
                  <w:rStyle w:val="Datatype"/>
                </w:rPr>
                <w:t>ReturnVerificationTimeInfo</w:t>
              </w:r>
            </w:ins>
          </w:p>
        </w:tc>
        <w:tc>
          <w:tcPr>
            <w:tcW w:w="4675" w:type="dxa"/>
          </w:tcPr>
          <w:p w14:paraId="68A4AB8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41" w:author="Andreas Kuehne" w:date="2019-05-31T12:40:00Z"/>
                <w:rStyle w:val="Datatype"/>
              </w:rPr>
            </w:pPr>
            <w:ins w:id="4542" w:author="Andreas Kuehne" w:date="2019-05-31T12:40:00Z">
              <w:r w:rsidRPr="002062A5">
                <w:rPr>
                  <w:rStyle w:val="Datatype"/>
                </w:rPr>
                <w:t>returnVerificationTime</w:t>
              </w:r>
            </w:ins>
          </w:p>
        </w:tc>
        <w:tc>
          <w:tcPr>
            <w:tcW w:w="4675" w:type="dxa"/>
          </w:tcPr>
          <w:p w14:paraId="105618A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43" w:author="Andreas Kuehne" w:date="2019-05-31T12:40:00Z"/>
              </w:rPr>
            </w:pPr>
            <w:customXmlInsRangeStart w:id="4544" w:author="Andreas Kuehne" w:date="2019-05-31T12:40:00Z"/>
            <w:sdt>
              <w:sdtPr>
                <w:alias w:val="dss2-OptionalInputsVerifyType.returnVerificationTime"/>
                <w:tag w:val="dss2-OptionalInputsVerifyType.-jsonComment.ReturnVerificationTimeInfo"/>
                <w:id w:val="1350839040"/>
                <w:showingPlcHdr/>
              </w:sdtPr>
              <w:sdtContent>
                <w:customXmlInsRangeEnd w:id="4544"/>
                <w:ins w:id="4545" w:author="Andreas Kuehne" w:date="2019-05-31T12:40:00Z">
                  <w:r>
                    <w:rPr>
                      <w:color w:val="19D131"/>
                    </w:rPr>
                    <w:t>[]</w:t>
                  </w:r>
                </w:ins>
                <w:customXmlInsRangeStart w:id="4546" w:author="Andreas Kuehne" w:date="2019-05-31T12:40:00Z"/>
              </w:sdtContent>
            </w:sdt>
            <w:customXmlInsRangeEnd w:id="4546"/>
          </w:p>
        </w:tc>
      </w:tr>
      <w:tr w:rsidR="00A71F46" w14:paraId="126124E1" w14:textId="77777777" w:rsidTr="00A71F46">
        <w:trPr>
          <w:ins w:id="45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D56FCF" w14:textId="77777777" w:rsidR="00A71F46" w:rsidRPr="002062A5" w:rsidRDefault="00A71F46" w:rsidP="00A71F46">
            <w:pPr>
              <w:pStyle w:val="Beschriftung"/>
              <w:rPr>
                <w:ins w:id="4548" w:author="Andreas Kuehne" w:date="2019-05-31T12:40:00Z"/>
                <w:rStyle w:val="Datatype"/>
                <w:b w:val="0"/>
                <w:bCs w:val="0"/>
              </w:rPr>
            </w:pPr>
            <w:ins w:id="4549" w:author="Andreas Kuehne" w:date="2019-05-31T12:40:00Z">
              <w:r w:rsidRPr="002062A5">
                <w:rPr>
                  <w:rStyle w:val="Datatype"/>
                </w:rPr>
                <w:lastRenderedPageBreak/>
                <w:t>AdditionalKeyInfo</w:t>
              </w:r>
            </w:ins>
          </w:p>
        </w:tc>
        <w:tc>
          <w:tcPr>
            <w:tcW w:w="4675" w:type="dxa"/>
          </w:tcPr>
          <w:p w14:paraId="272F46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50" w:author="Andreas Kuehne" w:date="2019-05-31T12:40:00Z"/>
                <w:rStyle w:val="Datatype"/>
              </w:rPr>
            </w:pPr>
            <w:ins w:id="4551" w:author="Andreas Kuehne" w:date="2019-05-31T12:40:00Z">
              <w:r w:rsidRPr="002062A5">
                <w:rPr>
                  <w:rStyle w:val="Datatype"/>
                </w:rPr>
                <w:t>addKeyInfo</w:t>
              </w:r>
            </w:ins>
          </w:p>
        </w:tc>
        <w:tc>
          <w:tcPr>
            <w:tcW w:w="4675" w:type="dxa"/>
          </w:tcPr>
          <w:p w14:paraId="5BB037F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52" w:author="Andreas Kuehne" w:date="2019-05-31T12:40:00Z"/>
              </w:rPr>
            </w:pPr>
            <w:customXmlInsRangeStart w:id="4553" w:author="Andreas Kuehne" w:date="2019-05-31T12:40:00Z"/>
            <w:sdt>
              <w:sdtPr>
                <w:alias w:val="dss2-OptionalInputsVerifyType.addKeyInfo"/>
                <w:tag w:val="dss2-OptionalInputsVerifyType.-jsonComment.AdditionalKeyInfo"/>
                <w:id w:val="-375309335"/>
                <w:showingPlcHdr/>
              </w:sdtPr>
              <w:sdtContent>
                <w:customXmlInsRangeEnd w:id="4553"/>
                <w:ins w:id="4554" w:author="Andreas Kuehne" w:date="2019-05-31T12:40:00Z">
                  <w:r>
                    <w:rPr>
                      <w:color w:val="19D131"/>
                    </w:rPr>
                    <w:t>[]</w:t>
                  </w:r>
                </w:ins>
                <w:customXmlInsRangeStart w:id="4555" w:author="Andreas Kuehne" w:date="2019-05-31T12:40:00Z"/>
              </w:sdtContent>
            </w:sdt>
            <w:customXmlInsRangeEnd w:id="4555"/>
          </w:p>
        </w:tc>
      </w:tr>
      <w:tr w:rsidR="00A71F46" w14:paraId="1069F564" w14:textId="77777777" w:rsidTr="00A71F46">
        <w:trPr>
          <w:ins w:id="4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D08D27" w14:textId="77777777" w:rsidR="00A71F46" w:rsidRPr="002062A5" w:rsidRDefault="00A71F46" w:rsidP="00A71F46">
            <w:pPr>
              <w:pStyle w:val="Beschriftung"/>
              <w:rPr>
                <w:ins w:id="4557" w:author="Andreas Kuehne" w:date="2019-05-31T12:40:00Z"/>
                <w:rStyle w:val="Datatype"/>
                <w:b w:val="0"/>
                <w:bCs w:val="0"/>
              </w:rPr>
            </w:pPr>
            <w:ins w:id="4558" w:author="Andreas Kuehne" w:date="2019-05-31T12:40:00Z">
              <w:r w:rsidRPr="002062A5">
                <w:rPr>
                  <w:rStyle w:val="Datatype"/>
                </w:rPr>
                <w:t>ReturnProcessingDetails</w:t>
              </w:r>
            </w:ins>
          </w:p>
        </w:tc>
        <w:tc>
          <w:tcPr>
            <w:tcW w:w="4675" w:type="dxa"/>
          </w:tcPr>
          <w:p w14:paraId="62C3D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59" w:author="Andreas Kuehne" w:date="2019-05-31T12:40:00Z"/>
                <w:rStyle w:val="Datatype"/>
              </w:rPr>
            </w:pPr>
            <w:ins w:id="4560" w:author="Andreas Kuehne" w:date="2019-05-31T12:40:00Z">
              <w:r w:rsidRPr="002062A5">
                <w:rPr>
                  <w:rStyle w:val="Datatype"/>
                </w:rPr>
                <w:t>returnProcDetails</w:t>
              </w:r>
            </w:ins>
          </w:p>
        </w:tc>
        <w:tc>
          <w:tcPr>
            <w:tcW w:w="4675" w:type="dxa"/>
          </w:tcPr>
          <w:p w14:paraId="0EA5F9B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61" w:author="Andreas Kuehne" w:date="2019-05-31T12:40:00Z"/>
              </w:rPr>
            </w:pPr>
            <w:customXmlInsRangeStart w:id="4562" w:author="Andreas Kuehne" w:date="2019-05-31T12:40:00Z"/>
            <w:sdt>
              <w:sdtPr>
                <w:alias w:val="dss2-OptionalInputsVerifyType.returnProcDetails"/>
                <w:tag w:val="dss2-OptionalInputsVerifyType.-jsonComment.ReturnProcessingDetails"/>
                <w:id w:val="-1576661045"/>
                <w:showingPlcHdr/>
              </w:sdtPr>
              <w:sdtContent>
                <w:customXmlInsRangeEnd w:id="4562"/>
                <w:ins w:id="4563" w:author="Andreas Kuehne" w:date="2019-05-31T12:40:00Z">
                  <w:r>
                    <w:rPr>
                      <w:color w:val="19D131"/>
                    </w:rPr>
                    <w:t>[]</w:t>
                  </w:r>
                </w:ins>
                <w:customXmlInsRangeStart w:id="4564" w:author="Andreas Kuehne" w:date="2019-05-31T12:40:00Z"/>
              </w:sdtContent>
            </w:sdt>
            <w:customXmlInsRangeEnd w:id="4564"/>
          </w:p>
        </w:tc>
      </w:tr>
      <w:tr w:rsidR="00A71F46" w14:paraId="653039B0" w14:textId="77777777" w:rsidTr="00A71F46">
        <w:trPr>
          <w:ins w:id="45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F7C63C" w14:textId="77777777" w:rsidR="00A71F46" w:rsidRPr="002062A5" w:rsidRDefault="00A71F46" w:rsidP="00A71F46">
            <w:pPr>
              <w:pStyle w:val="Beschriftung"/>
              <w:rPr>
                <w:ins w:id="4566" w:author="Andreas Kuehne" w:date="2019-05-31T12:40:00Z"/>
                <w:rStyle w:val="Datatype"/>
                <w:b w:val="0"/>
                <w:bCs w:val="0"/>
              </w:rPr>
            </w:pPr>
            <w:ins w:id="4567" w:author="Andreas Kuehne" w:date="2019-05-31T12:40:00Z">
              <w:r w:rsidRPr="002062A5">
                <w:rPr>
                  <w:rStyle w:val="Datatype"/>
                </w:rPr>
                <w:t>ReturnSigningTimeInfo</w:t>
              </w:r>
            </w:ins>
          </w:p>
        </w:tc>
        <w:tc>
          <w:tcPr>
            <w:tcW w:w="4675" w:type="dxa"/>
          </w:tcPr>
          <w:p w14:paraId="7B7CBB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68" w:author="Andreas Kuehne" w:date="2019-05-31T12:40:00Z"/>
                <w:rStyle w:val="Datatype"/>
              </w:rPr>
            </w:pPr>
            <w:ins w:id="4569" w:author="Andreas Kuehne" w:date="2019-05-31T12:40:00Z">
              <w:r w:rsidRPr="002062A5">
                <w:rPr>
                  <w:rStyle w:val="Datatype"/>
                </w:rPr>
                <w:t>returnSigningTime</w:t>
              </w:r>
            </w:ins>
          </w:p>
        </w:tc>
        <w:tc>
          <w:tcPr>
            <w:tcW w:w="4675" w:type="dxa"/>
          </w:tcPr>
          <w:p w14:paraId="7B32C15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70" w:author="Andreas Kuehne" w:date="2019-05-31T12:40:00Z"/>
              </w:rPr>
            </w:pPr>
            <w:customXmlInsRangeStart w:id="4571" w:author="Andreas Kuehne" w:date="2019-05-31T12:40:00Z"/>
            <w:sdt>
              <w:sdtPr>
                <w:alias w:val="dss2-OptionalInputsVerifyType.returnSigningTime"/>
                <w:tag w:val="dss2-OptionalInputsVerifyType.-jsonComment.ReturnSigningTimeInfo"/>
                <w:id w:val="765424040"/>
                <w:showingPlcHdr/>
              </w:sdtPr>
              <w:sdtContent>
                <w:customXmlInsRangeEnd w:id="4571"/>
                <w:ins w:id="4572" w:author="Andreas Kuehne" w:date="2019-05-31T12:40:00Z">
                  <w:r>
                    <w:rPr>
                      <w:color w:val="19D131"/>
                    </w:rPr>
                    <w:t>[]</w:t>
                  </w:r>
                </w:ins>
                <w:customXmlInsRangeStart w:id="4573" w:author="Andreas Kuehne" w:date="2019-05-31T12:40:00Z"/>
              </w:sdtContent>
            </w:sdt>
            <w:customXmlInsRangeEnd w:id="4573"/>
          </w:p>
        </w:tc>
      </w:tr>
      <w:tr w:rsidR="00A71F46" w14:paraId="4F4197E2" w14:textId="77777777" w:rsidTr="00A71F46">
        <w:trPr>
          <w:ins w:id="45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22045C" w14:textId="77777777" w:rsidR="00A71F46" w:rsidRPr="002062A5" w:rsidRDefault="00A71F46" w:rsidP="00A71F46">
            <w:pPr>
              <w:pStyle w:val="Beschriftung"/>
              <w:rPr>
                <w:ins w:id="4575" w:author="Andreas Kuehne" w:date="2019-05-31T12:40:00Z"/>
                <w:rStyle w:val="Datatype"/>
                <w:b w:val="0"/>
                <w:bCs w:val="0"/>
              </w:rPr>
            </w:pPr>
            <w:ins w:id="4576" w:author="Andreas Kuehne" w:date="2019-05-31T12:40:00Z">
              <w:r w:rsidRPr="002062A5">
                <w:rPr>
                  <w:rStyle w:val="Datatype"/>
                </w:rPr>
                <w:t>ReturnSignerIdentity</w:t>
              </w:r>
            </w:ins>
          </w:p>
        </w:tc>
        <w:tc>
          <w:tcPr>
            <w:tcW w:w="4675" w:type="dxa"/>
          </w:tcPr>
          <w:p w14:paraId="620DF4B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77" w:author="Andreas Kuehne" w:date="2019-05-31T12:40:00Z"/>
                <w:rStyle w:val="Datatype"/>
              </w:rPr>
            </w:pPr>
            <w:ins w:id="4578" w:author="Andreas Kuehne" w:date="2019-05-31T12:40:00Z">
              <w:r w:rsidRPr="002062A5">
                <w:rPr>
                  <w:rStyle w:val="Datatype"/>
                </w:rPr>
                <w:t>returnSigner</w:t>
              </w:r>
            </w:ins>
          </w:p>
        </w:tc>
        <w:tc>
          <w:tcPr>
            <w:tcW w:w="4675" w:type="dxa"/>
          </w:tcPr>
          <w:p w14:paraId="4C7212A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79" w:author="Andreas Kuehne" w:date="2019-05-31T12:40:00Z"/>
              </w:rPr>
            </w:pPr>
            <w:customXmlInsRangeStart w:id="4580" w:author="Andreas Kuehne" w:date="2019-05-31T12:40:00Z"/>
            <w:sdt>
              <w:sdtPr>
                <w:alias w:val="dss2-OptionalInputsVerifyType.returnSigner"/>
                <w:tag w:val="dss2-OptionalInputsVerifyType.-jsonComment.ReturnSignerIdentity"/>
                <w:id w:val="-1578441136"/>
                <w:showingPlcHdr/>
              </w:sdtPr>
              <w:sdtContent>
                <w:customXmlInsRangeEnd w:id="4580"/>
                <w:ins w:id="4581" w:author="Andreas Kuehne" w:date="2019-05-31T12:40:00Z">
                  <w:r>
                    <w:rPr>
                      <w:color w:val="19D131"/>
                    </w:rPr>
                    <w:t>[]</w:t>
                  </w:r>
                </w:ins>
                <w:customXmlInsRangeStart w:id="4582" w:author="Andreas Kuehne" w:date="2019-05-31T12:40:00Z"/>
              </w:sdtContent>
            </w:sdt>
            <w:customXmlInsRangeEnd w:id="4582"/>
          </w:p>
        </w:tc>
      </w:tr>
      <w:tr w:rsidR="00A71F46" w14:paraId="078AB696" w14:textId="77777777" w:rsidTr="00A71F46">
        <w:trPr>
          <w:ins w:id="45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6C9A6F" w14:textId="77777777" w:rsidR="00A71F46" w:rsidRPr="002062A5" w:rsidRDefault="00A71F46" w:rsidP="00A71F46">
            <w:pPr>
              <w:pStyle w:val="Beschriftung"/>
              <w:rPr>
                <w:ins w:id="4584" w:author="Andreas Kuehne" w:date="2019-05-31T12:40:00Z"/>
                <w:rStyle w:val="Datatype"/>
                <w:b w:val="0"/>
                <w:bCs w:val="0"/>
              </w:rPr>
            </w:pPr>
            <w:ins w:id="4585" w:author="Andreas Kuehne" w:date="2019-05-31T12:40:00Z">
              <w:r w:rsidRPr="002062A5">
                <w:rPr>
                  <w:rStyle w:val="Datatype"/>
                </w:rPr>
                <w:t>ReturnAugmentedSignature</w:t>
              </w:r>
            </w:ins>
          </w:p>
        </w:tc>
        <w:tc>
          <w:tcPr>
            <w:tcW w:w="4675" w:type="dxa"/>
          </w:tcPr>
          <w:p w14:paraId="3B6D6C4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86" w:author="Andreas Kuehne" w:date="2019-05-31T12:40:00Z"/>
                <w:rStyle w:val="Datatype"/>
              </w:rPr>
            </w:pPr>
            <w:ins w:id="4587" w:author="Andreas Kuehne" w:date="2019-05-31T12:40:00Z">
              <w:r w:rsidRPr="002062A5">
                <w:rPr>
                  <w:rStyle w:val="Datatype"/>
                </w:rPr>
                <w:t>returnAugmented</w:t>
              </w:r>
            </w:ins>
          </w:p>
        </w:tc>
        <w:tc>
          <w:tcPr>
            <w:tcW w:w="4675" w:type="dxa"/>
          </w:tcPr>
          <w:p w14:paraId="6FE0362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88" w:author="Andreas Kuehne" w:date="2019-05-31T12:40:00Z"/>
              </w:rPr>
            </w:pPr>
            <w:customXmlInsRangeStart w:id="4589" w:author="Andreas Kuehne" w:date="2019-05-31T12:40:00Z"/>
            <w:sdt>
              <w:sdtPr>
                <w:alias w:val="dss2-OptionalInputsVerifyType.returnAugmented"/>
                <w:tag w:val="dss2-OptionalInputsVerifyType.-jsonComment.ReturnAugmentedSignature"/>
                <w:id w:val="-344709248"/>
                <w:showingPlcHdr/>
              </w:sdtPr>
              <w:sdtContent>
                <w:customXmlInsRangeEnd w:id="4589"/>
                <w:ins w:id="4590" w:author="Andreas Kuehne" w:date="2019-05-31T12:40:00Z">
                  <w:r>
                    <w:rPr>
                      <w:color w:val="19D131"/>
                    </w:rPr>
                    <w:t>[]</w:t>
                  </w:r>
                </w:ins>
                <w:customXmlInsRangeStart w:id="4591" w:author="Andreas Kuehne" w:date="2019-05-31T12:40:00Z"/>
              </w:sdtContent>
            </w:sdt>
            <w:customXmlInsRangeEnd w:id="4591"/>
          </w:p>
        </w:tc>
      </w:tr>
      <w:tr w:rsidR="00A71F46" w14:paraId="11D5E63B" w14:textId="77777777" w:rsidTr="00A71F46">
        <w:trPr>
          <w:ins w:id="45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8B5D59" w14:textId="77777777" w:rsidR="00A71F46" w:rsidRPr="002062A5" w:rsidRDefault="00A71F46" w:rsidP="00A71F46">
            <w:pPr>
              <w:pStyle w:val="Beschriftung"/>
              <w:rPr>
                <w:ins w:id="4593" w:author="Andreas Kuehne" w:date="2019-05-31T12:40:00Z"/>
                <w:rStyle w:val="Datatype"/>
                <w:b w:val="0"/>
                <w:bCs w:val="0"/>
              </w:rPr>
            </w:pPr>
            <w:ins w:id="4594" w:author="Andreas Kuehne" w:date="2019-05-31T12:40:00Z">
              <w:r w:rsidRPr="002062A5">
                <w:rPr>
                  <w:rStyle w:val="Datatype"/>
                </w:rPr>
                <w:t>ReturnTimestampedSignature</w:t>
              </w:r>
            </w:ins>
          </w:p>
        </w:tc>
        <w:tc>
          <w:tcPr>
            <w:tcW w:w="4675" w:type="dxa"/>
          </w:tcPr>
          <w:p w14:paraId="50891C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595" w:author="Andreas Kuehne" w:date="2019-05-31T12:40:00Z"/>
                <w:rStyle w:val="Datatype"/>
              </w:rPr>
            </w:pPr>
            <w:ins w:id="4596" w:author="Andreas Kuehne" w:date="2019-05-31T12:40:00Z">
              <w:r w:rsidRPr="002062A5">
                <w:rPr>
                  <w:rStyle w:val="Datatype"/>
                </w:rPr>
                <w:t>returnTimestamped</w:t>
              </w:r>
            </w:ins>
          </w:p>
        </w:tc>
        <w:tc>
          <w:tcPr>
            <w:tcW w:w="4675" w:type="dxa"/>
          </w:tcPr>
          <w:p w14:paraId="3721416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597" w:author="Andreas Kuehne" w:date="2019-05-31T12:40:00Z"/>
              </w:rPr>
            </w:pPr>
            <w:customXmlInsRangeStart w:id="4598" w:author="Andreas Kuehne" w:date="2019-05-31T12:40:00Z"/>
            <w:sdt>
              <w:sdtPr>
                <w:alias w:val="dss2-OptionalInputsVerifyType.returnTimestamped"/>
                <w:tag w:val="dss2-OptionalInputsVerifyType.-jsonComment.ReturnTimestampedSignature"/>
                <w:id w:val="-1609114341"/>
                <w:showingPlcHdr/>
              </w:sdtPr>
              <w:sdtContent>
                <w:customXmlInsRangeEnd w:id="4598"/>
                <w:ins w:id="4599" w:author="Andreas Kuehne" w:date="2019-05-31T12:40:00Z">
                  <w:r>
                    <w:rPr>
                      <w:color w:val="19D131"/>
                    </w:rPr>
                    <w:t>[]</w:t>
                  </w:r>
                </w:ins>
                <w:customXmlInsRangeStart w:id="4600" w:author="Andreas Kuehne" w:date="2019-05-31T12:40:00Z"/>
              </w:sdtContent>
            </w:sdt>
            <w:customXmlInsRangeEnd w:id="4600"/>
          </w:p>
        </w:tc>
      </w:tr>
      <w:tr w:rsidR="00A71F46" w14:paraId="47D02CB9" w14:textId="77777777" w:rsidTr="00A71F46">
        <w:trPr>
          <w:ins w:id="46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EE1D8E" w14:textId="77777777" w:rsidR="00A71F46" w:rsidRPr="002062A5" w:rsidRDefault="00A71F46" w:rsidP="00A71F46">
            <w:pPr>
              <w:pStyle w:val="Beschriftung"/>
              <w:rPr>
                <w:ins w:id="4602" w:author="Andreas Kuehne" w:date="2019-05-31T12:40:00Z"/>
                <w:rStyle w:val="Datatype"/>
                <w:b w:val="0"/>
                <w:bCs w:val="0"/>
              </w:rPr>
            </w:pPr>
            <w:ins w:id="4603" w:author="Andreas Kuehne" w:date="2019-05-31T12:40:00Z">
              <w:r w:rsidRPr="002062A5">
                <w:rPr>
                  <w:rStyle w:val="Datatype"/>
                </w:rPr>
                <w:t>VerifyManifests</w:t>
              </w:r>
            </w:ins>
          </w:p>
        </w:tc>
        <w:tc>
          <w:tcPr>
            <w:tcW w:w="4675" w:type="dxa"/>
          </w:tcPr>
          <w:p w14:paraId="2AF0A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04" w:author="Andreas Kuehne" w:date="2019-05-31T12:40:00Z"/>
                <w:rStyle w:val="Datatype"/>
              </w:rPr>
            </w:pPr>
            <w:ins w:id="4605" w:author="Andreas Kuehne" w:date="2019-05-31T12:40:00Z">
              <w:r w:rsidRPr="002062A5">
                <w:rPr>
                  <w:rStyle w:val="Datatype"/>
                </w:rPr>
                <w:t>verifyManifests</w:t>
              </w:r>
            </w:ins>
          </w:p>
        </w:tc>
        <w:tc>
          <w:tcPr>
            <w:tcW w:w="4675" w:type="dxa"/>
          </w:tcPr>
          <w:p w14:paraId="6E0EC60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606" w:author="Andreas Kuehne" w:date="2019-05-31T12:40:00Z"/>
              </w:rPr>
            </w:pPr>
            <w:customXmlInsRangeStart w:id="4607" w:author="Andreas Kuehne" w:date="2019-05-31T12:40:00Z"/>
            <w:sdt>
              <w:sdtPr>
                <w:alias w:val="dss2-OptionalInputsVerifyType.verifyManifests"/>
                <w:tag w:val="dss2-OptionalInputsVerifyType.-jsonComment.VerifyManifests"/>
                <w:id w:val="-1404286472"/>
                <w:showingPlcHdr/>
              </w:sdtPr>
              <w:sdtContent>
                <w:customXmlInsRangeEnd w:id="4607"/>
                <w:ins w:id="4608" w:author="Andreas Kuehne" w:date="2019-05-31T12:40:00Z">
                  <w:r>
                    <w:rPr>
                      <w:color w:val="19D131"/>
                    </w:rPr>
                    <w:t>[]</w:t>
                  </w:r>
                </w:ins>
                <w:customXmlInsRangeStart w:id="4609" w:author="Andreas Kuehne" w:date="2019-05-31T12:40:00Z"/>
              </w:sdtContent>
            </w:sdt>
            <w:customXmlInsRangeEnd w:id="4609"/>
          </w:p>
        </w:tc>
      </w:tr>
    </w:tbl>
    <w:p w14:paraId="18508CF3" w14:textId="77777777" w:rsidR="00A71F46" w:rsidRPr="0202B381" w:rsidRDefault="00A71F46" w:rsidP="00A71F46">
      <w:pPr>
        <w:rPr>
          <w:ins w:id="4610" w:author="Andreas Kuehne" w:date="2019-05-31T12:40:00Z"/>
        </w:rPr>
      </w:pPr>
      <w:ins w:id="4611"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C14A7" w14:textId="77777777" w:rsidR="00A71F46" w:rsidRDefault="00A71F46" w:rsidP="00A71F46">
      <w:pPr>
        <w:pStyle w:val="Code"/>
        <w:spacing w:line="259" w:lineRule="auto"/>
        <w:rPr>
          <w:ins w:id="4612" w:author="Andreas Kuehne" w:date="2019-05-31T12:40:00Z"/>
        </w:rPr>
      </w:pPr>
      <w:ins w:id="4613" w:author="Andreas Kuehne" w:date="2019-05-31T12:40:00Z">
        <w:r>
          <w:rPr>
            <w:color w:val="31849B" w:themeColor="accent5" w:themeShade="BF"/>
          </w:rPr>
          <w:t>"dss2-OptionalInputsVerifyType"</w:t>
        </w:r>
        <w:r>
          <w:t>: {</w:t>
        </w:r>
      </w:ins>
    </w:p>
    <w:p w14:paraId="4CF1245B" w14:textId="77777777" w:rsidR="00A71F46" w:rsidRDefault="00A71F46" w:rsidP="00A71F46">
      <w:pPr>
        <w:pStyle w:val="Code"/>
        <w:spacing w:line="259" w:lineRule="auto"/>
        <w:rPr>
          <w:ins w:id="4614" w:author="Andreas Kuehne" w:date="2019-05-31T12:40:00Z"/>
        </w:rPr>
      </w:pPr>
      <w:ins w:id="4615" w:author="Andreas Kuehne" w:date="2019-05-31T12:40:00Z">
        <w:r>
          <w:rPr>
            <w:color w:val="31849B" w:themeColor="accent5" w:themeShade="BF"/>
          </w:rPr>
          <w:t xml:space="preserve">  "type"</w:t>
        </w:r>
        <w:r>
          <w:t xml:space="preserve">: </w:t>
        </w:r>
        <w:r>
          <w:rPr>
            <w:color w:val="244061" w:themeColor="accent1" w:themeShade="80"/>
          </w:rPr>
          <w:t>"object",</w:t>
        </w:r>
      </w:ins>
    </w:p>
    <w:p w14:paraId="5A0CA128" w14:textId="77777777" w:rsidR="00A71F46" w:rsidRDefault="00A71F46" w:rsidP="00A71F46">
      <w:pPr>
        <w:pStyle w:val="Code"/>
        <w:spacing w:line="259" w:lineRule="auto"/>
        <w:rPr>
          <w:ins w:id="4616" w:author="Andreas Kuehne" w:date="2019-05-31T12:40:00Z"/>
        </w:rPr>
      </w:pPr>
      <w:ins w:id="4617" w:author="Andreas Kuehne" w:date="2019-05-31T12:40:00Z">
        <w:r>
          <w:rPr>
            <w:color w:val="31849B" w:themeColor="accent5" w:themeShade="BF"/>
          </w:rPr>
          <w:t xml:space="preserve">  "properties"</w:t>
        </w:r>
        <w:r>
          <w:t>: {</w:t>
        </w:r>
      </w:ins>
    </w:p>
    <w:p w14:paraId="318F5D2A" w14:textId="77777777" w:rsidR="00A71F46" w:rsidRDefault="00A71F46" w:rsidP="00A71F46">
      <w:pPr>
        <w:pStyle w:val="Code"/>
        <w:spacing w:line="259" w:lineRule="auto"/>
        <w:rPr>
          <w:ins w:id="4618" w:author="Andreas Kuehne" w:date="2019-05-31T12:40:00Z"/>
        </w:rPr>
      </w:pPr>
      <w:ins w:id="4619" w:author="Andreas Kuehne" w:date="2019-05-31T12:40:00Z">
        <w:r>
          <w:rPr>
            <w:color w:val="31849B" w:themeColor="accent5" w:themeShade="BF"/>
          </w:rPr>
          <w:t xml:space="preserve">    "policy"</w:t>
        </w:r>
        <w:r>
          <w:t>: {</w:t>
        </w:r>
      </w:ins>
    </w:p>
    <w:p w14:paraId="63F5E1BB" w14:textId="77777777" w:rsidR="00A71F46" w:rsidRDefault="00A71F46" w:rsidP="00A71F46">
      <w:pPr>
        <w:pStyle w:val="Code"/>
        <w:spacing w:line="259" w:lineRule="auto"/>
        <w:rPr>
          <w:ins w:id="4620" w:author="Andreas Kuehne" w:date="2019-05-31T12:40:00Z"/>
        </w:rPr>
      </w:pPr>
      <w:ins w:id="4621" w:author="Andreas Kuehne" w:date="2019-05-31T12:40:00Z">
        <w:r>
          <w:rPr>
            <w:color w:val="31849B" w:themeColor="accent5" w:themeShade="BF"/>
          </w:rPr>
          <w:t xml:space="preserve">      "type"</w:t>
        </w:r>
        <w:r>
          <w:t xml:space="preserve">: </w:t>
        </w:r>
        <w:r>
          <w:rPr>
            <w:color w:val="244061" w:themeColor="accent1" w:themeShade="80"/>
          </w:rPr>
          <w:t>"array",</w:t>
        </w:r>
      </w:ins>
    </w:p>
    <w:p w14:paraId="6AE1BC17" w14:textId="77777777" w:rsidR="00A71F46" w:rsidRDefault="00A71F46" w:rsidP="00A71F46">
      <w:pPr>
        <w:pStyle w:val="Code"/>
        <w:spacing w:line="259" w:lineRule="auto"/>
        <w:rPr>
          <w:ins w:id="4622" w:author="Andreas Kuehne" w:date="2019-05-31T12:40:00Z"/>
        </w:rPr>
      </w:pPr>
      <w:ins w:id="4623" w:author="Andreas Kuehne" w:date="2019-05-31T12:40:00Z">
        <w:r>
          <w:rPr>
            <w:color w:val="31849B" w:themeColor="accent5" w:themeShade="BF"/>
          </w:rPr>
          <w:t xml:space="preserve">      "items"</w:t>
        </w:r>
        <w:r>
          <w:t>: {</w:t>
        </w:r>
      </w:ins>
    </w:p>
    <w:p w14:paraId="70F9B38A" w14:textId="77777777" w:rsidR="00A71F46" w:rsidRDefault="00A71F46" w:rsidP="00A71F46">
      <w:pPr>
        <w:pStyle w:val="Code"/>
        <w:spacing w:line="259" w:lineRule="auto"/>
        <w:rPr>
          <w:ins w:id="4624" w:author="Andreas Kuehne" w:date="2019-05-31T12:40:00Z"/>
        </w:rPr>
      </w:pPr>
      <w:ins w:id="4625" w:author="Andreas Kuehne" w:date="2019-05-31T12:40:00Z">
        <w:r>
          <w:rPr>
            <w:color w:val="31849B" w:themeColor="accent5" w:themeShade="BF"/>
          </w:rPr>
          <w:t xml:space="preserve">        "type"</w:t>
        </w:r>
        <w:r>
          <w:t xml:space="preserve">: </w:t>
        </w:r>
        <w:r>
          <w:rPr>
            <w:color w:val="244061" w:themeColor="accent1" w:themeShade="80"/>
          </w:rPr>
          <w:t>"string"</w:t>
        </w:r>
      </w:ins>
    </w:p>
    <w:p w14:paraId="3669B8A2" w14:textId="77777777" w:rsidR="00A71F46" w:rsidRDefault="00A71F46" w:rsidP="00A71F46">
      <w:pPr>
        <w:pStyle w:val="Code"/>
        <w:spacing w:line="259" w:lineRule="auto"/>
        <w:rPr>
          <w:ins w:id="4626" w:author="Andreas Kuehne" w:date="2019-05-31T12:40:00Z"/>
        </w:rPr>
      </w:pPr>
      <w:ins w:id="4627" w:author="Andreas Kuehne" w:date="2019-05-31T12:40:00Z">
        <w:r>
          <w:t xml:space="preserve">      }</w:t>
        </w:r>
      </w:ins>
    </w:p>
    <w:p w14:paraId="10DCF04D" w14:textId="77777777" w:rsidR="00A71F46" w:rsidRDefault="00A71F46" w:rsidP="00A71F46">
      <w:pPr>
        <w:pStyle w:val="Code"/>
        <w:spacing w:line="259" w:lineRule="auto"/>
        <w:rPr>
          <w:ins w:id="4628" w:author="Andreas Kuehne" w:date="2019-05-31T12:40:00Z"/>
        </w:rPr>
      </w:pPr>
      <w:ins w:id="4629" w:author="Andreas Kuehne" w:date="2019-05-31T12:40:00Z">
        <w:r>
          <w:t xml:space="preserve">    },</w:t>
        </w:r>
      </w:ins>
    </w:p>
    <w:p w14:paraId="06FB7E76" w14:textId="77777777" w:rsidR="00A71F46" w:rsidRDefault="00A71F46" w:rsidP="00A71F46">
      <w:pPr>
        <w:pStyle w:val="Code"/>
        <w:spacing w:line="259" w:lineRule="auto"/>
        <w:rPr>
          <w:ins w:id="4630" w:author="Andreas Kuehne" w:date="2019-05-31T12:40:00Z"/>
        </w:rPr>
      </w:pPr>
      <w:ins w:id="4631" w:author="Andreas Kuehne" w:date="2019-05-31T12:40:00Z">
        <w:r>
          <w:rPr>
            <w:color w:val="31849B" w:themeColor="accent5" w:themeShade="BF"/>
          </w:rPr>
          <w:t xml:space="preserve">    "lang"</w:t>
        </w:r>
        <w:r>
          <w:t>: {</w:t>
        </w:r>
      </w:ins>
    </w:p>
    <w:p w14:paraId="792F2917" w14:textId="77777777" w:rsidR="00A71F46" w:rsidRDefault="00A71F46" w:rsidP="00A71F46">
      <w:pPr>
        <w:pStyle w:val="Code"/>
        <w:spacing w:line="259" w:lineRule="auto"/>
        <w:rPr>
          <w:ins w:id="4632" w:author="Andreas Kuehne" w:date="2019-05-31T12:40:00Z"/>
        </w:rPr>
      </w:pPr>
      <w:ins w:id="4633" w:author="Andreas Kuehne" w:date="2019-05-31T12:40:00Z">
        <w:r>
          <w:rPr>
            <w:color w:val="31849B" w:themeColor="accent5" w:themeShade="BF"/>
          </w:rPr>
          <w:t xml:space="preserve">      "type"</w:t>
        </w:r>
        <w:r>
          <w:t xml:space="preserve">: </w:t>
        </w:r>
        <w:r>
          <w:rPr>
            <w:color w:val="244061" w:themeColor="accent1" w:themeShade="80"/>
          </w:rPr>
          <w:t>"string"</w:t>
        </w:r>
      </w:ins>
    </w:p>
    <w:p w14:paraId="21484859" w14:textId="77777777" w:rsidR="00A71F46" w:rsidRDefault="00A71F46" w:rsidP="00A71F46">
      <w:pPr>
        <w:pStyle w:val="Code"/>
        <w:spacing w:line="259" w:lineRule="auto"/>
        <w:rPr>
          <w:ins w:id="4634" w:author="Andreas Kuehne" w:date="2019-05-31T12:40:00Z"/>
        </w:rPr>
      </w:pPr>
      <w:ins w:id="4635" w:author="Andreas Kuehne" w:date="2019-05-31T12:40:00Z">
        <w:r>
          <w:t xml:space="preserve">    },</w:t>
        </w:r>
      </w:ins>
    </w:p>
    <w:p w14:paraId="6D0C54DF" w14:textId="77777777" w:rsidR="00A71F46" w:rsidRDefault="00A71F46" w:rsidP="00A71F46">
      <w:pPr>
        <w:pStyle w:val="Code"/>
        <w:spacing w:line="259" w:lineRule="auto"/>
        <w:rPr>
          <w:ins w:id="4636" w:author="Andreas Kuehne" w:date="2019-05-31T12:40:00Z"/>
        </w:rPr>
      </w:pPr>
      <w:ins w:id="4637" w:author="Andreas Kuehne" w:date="2019-05-31T12:40:00Z">
        <w:r>
          <w:rPr>
            <w:color w:val="31849B" w:themeColor="accent5" w:themeShade="BF"/>
          </w:rPr>
          <w:t xml:space="preserve">    "other"</w:t>
        </w:r>
        <w:r>
          <w:t>: {</w:t>
        </w:r>
      </w:ins>
    </w:p>
    <w:p w14:paraId="0D20E75A" w14:textId="77777777" w:rsidR="00A71F46" w:rsidRDefault="00A71F46" w:rsidP="00A71F46">
      <w:pPr>
        <w:pStyle w:val="Code"/>
        <w:spacing w:line="259" w:lineRule="auto"/>
        <w:rPr>
          <w:ins w:id="4638" w:author="Andreas Kuehne" w:date="2019-05-31T12:40:00Z"/>
        </w:rPr>
      </w:pPr>
      <w:ins w:id="4639" w:author="Andreas Kuehne" w:date="2019-05-31T12:40:00Z">
        <w:r>
          <w:rPr>
            <w:color w:val="31849B" w:themeColor="accent5" w:themeShade="BF"/>
          </w:rPr>
          <w:t xml:space="preserve">      "type"</w:t>
        </w:r>
        <w:r>
          <w:t xml:space="preserve">: </w:t>
        </w:r>
        <w:r>
          <w:rPr>
            <w:color w:val="244061" w:themeColor="accent1" w:themeShade="80"/>
          </w:rPr>
          <w:t>"array",</w:t>
        </w:r>
      </w:ins>
    </w:p>
    <w:p w14:paraId="42581062" w14:textId="77777777" w:rsidR="00A71F46" w:rsidRDefault="00A71F46" w:rsidP="00A71F46">
      <w:pPr>
        <w:pStyle w:val="Code"/>
        <w:spacing w:line="259" w:lineRule="auto"/>
        <w:rPr>
          <w:ins w:id="4640" w:author="Andreas Kuehne" w:date="2019-05-31T12:40:00Z"/>
        </w:rPr>
      </w:pPr>
      <w:ins w:id="4641" w:author="Andreas Kuehne" w:date="2019-05-31T12:40:00Z">
        <w:r>
          <w:rPr>
            <w:color w:val="31849B" w:themeColor="accent5" w:themeShade="BF"/>
          </w:rPr>
          <w:t xml:space="preserve">      "items"</w:t>
        </w:r>
        <w:r>
          <w:t>: {</w:t>
        </w:r>
      </w:ins>
    </w:p>
    <w:p w14:paraId="47794B47" w14:textId="77777777" w:rsidR="00A71F46" w:rsidRDefault="00A71F46" w:rsidP="00A71F46">
      <w:pPr>
        <w:pStyle w:val="Code"/>
        <w:spacing w:line="259" w:lineRule="auto"/>
        <w:rPr>
          <w:ins w:id="4642" w:author="Andreas Kuehne" w:date="2019-05-31T12:40:00Z"/>
        </w:rPr>
      </w:pPr>
      <w:ins w:id="4643"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349CE2B" w14:textId="77777777" w:rsidR="00A71F46" w:rsidRDefault="00A71F46" w:rsidP="00A71F46">
      <w:pPr>
        <w:pStyle w:val="Code"/>
        <w:spacing w:line="259" w:lineRule="auto"/>
        <w:rPr>
          <w:ins w:id="4644" w:author="Andreas Kuehne" w:date="2019-05-31T12:40:00Z"/>
        </w:rPr>
      </w:pPr>
      <w:ins w:id="4645" w:author="Andreas Kuehne" w:date="2019-05-31T12:40:00Z">
        <w:r>
          <w:t xml:space="preserve">      }</w:t>
        </w:r>
      </w:ins>
    </w:p>
    <w:p w14:paraId="11770644" w14:textId="77777777" w:rsidR="00A71F46" w:rsidRDefault="00A71F46" w:rsidP="00A71F46">
      <w:pPr>
        <w:pStyle w:val="Code"/>
        <w:spacing w:line="259" w:lineRule="auto"/>
        <w:rPr>
          <w:ins w:id="4646" w:author="Andreas Kuehne" w:date="2019-05-31T12:40:00Z"/>
        </w:rPr>
      </w:pPr>
      <w:ins w:id="4647" w:author="Andreas Kuehne" w:date="2019-05-31T12:40:00Z">
        <w:r>
          <w:t xml:space="preserve">    },</w:t>
        </w:r>
      </w:ins>
    </w:p>
    <w:p w14:paraId="1E380C7D" w14:textId="77777777" w:rsidR="00A71F46" w:rsidRDefault="00A71F46" w:rsidP="00A71F46">
      <w:pPr>
        <w:pStyle w:val="Code"/>
        <w:spacing w:line="259" w:lineRule="auto"/>
        <w:rPr>
          <w:ins w:id="4648" w:author="Andreas Kuehne" w:date="2019-05-31T12:40:00Z"/>
        </w:rPr>
      </w:pPr>
      <w:ins w:id="4649" w:author="Andreas Kuehne" w:date="2019-05-31T12:40:00Z">
        <w:r>
          <w:rPr>
            <w:color w:val="31849B" w:themeColor="accent5" w:themeShade="BF"/>
          </w:rPr>
          <w:t xml:space="preserve">    "claimedIdentity"</w:t>
        </w:r>
        <w:r>
          <w:t>: {</w:t>
        </w:r>
      </w:ins>
    </w:p>
    <w:p w14:paraId="6743CA36" w14:textId="77777777" w:rsidR="00A71F46" w:rsidRDefault="00A71F46" w:rsidP="00A71F46">
      <w:pPr>
        <w:pStyle w:val="Code"/>
        <w:spacing w:line="259" w:lineRule="auto"/>
        <w:rPr>
          <w:ins w:id="4650" w:author="Andreas Kuehne" w:date="2019-05-31T12:40:00Z"/>
        </w:rPr>
      </w:pPr>
      <w:ins w:id="4651"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EB1594D" w14:textId="77777777" w:rsidR="00A71F46" w:rsidRDefault="00A71F46" w:rsidP="00A71F46">
      <w:pPr>
        <w:pStyle w:val="Code"/>
        <w:spacing w:line="259" w:lineRule="auto"/>
        <w:rPr>
          <w:ins w:id="4652" w:author="Andreas Kuehne" w:date="2019-05-31T12:40:00Z"/>
        </w:rPr>
      </w:pPr>
      <w:ins w:id="4653" w:author="Andreas Kuehne" w:date="2019-05-31T12:40:00Z">
        <w:r>
          <w:t xml:space="preserve">    },</w:t>
        </w:r>
      </w:ins>
    </w:p>
    <w:p w14:paraId="64BBB716" w14:textId="77777777" w:rsidR="00A71F46" w:rsidRDefault="00A71F46" w:rsidP="00A71F46">
      <w:pPr>
        <w:pStyle w:val="Code"/>
        <w:spacing w:line="259" w:lineRule="auto"/>
        <w:rPr>
          <w:ins w:id="4654" w:author="Andreas Kuehne" w:date="2019-05-31T12:40:00Z"/>
        </w:rPr>
      </w:pPr>
      <w:ins w:id="4655" w:author="Andreas Kuehne" w:date="2019-05-31T12:40:00Z">
        <w:r>
          <w:rPr>
            <w:color w:val="31849B" w:themeColor="accent5" w:themeShade="BF"/>
          </w:rPr>
          <w:t xml:space="preserve">    "schemas"</w:t>
        </w:r>
        <w:r>
          <w:t>: {</w:t>
        </w:r>
      </w:ins>
    </w:p>
    <w:p w14:paraId="106BB836" w14:textId="77777777" w:rsidR="00A71F46" w:rsidRDefault="00A71F46" w:rsidP="00A71F46">
      <w:pPr>
        <w:pStyle w:val="Code"/>
        <w:spacing w:line="259" w:lineRule="auto"/>
        <w:rPr>
          <w:ins w:id="4656" w:author="Andreas Kuehne" w:date="2019-05-31T12:40:00Z"/>
        </w:rPr>
      </w:pPr>
      <w:ins w:id="4657"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0F86B4B4" w14:textId="77777777" w:rsidR="00A71F46" w:rsidRDefault="00A71F46" w:rsidP="00A71F46">
      <w:pPr>
        <w:pStyle w:val="Code"/>
        <w:spacing w:line="259" w:lineRule="auto"/>
        <w:rPr>
          <w:ins w:id="4658" w:author="Andreas Kuehne" w:date="2019-05-31T12:40:00Z"/>
        </w:rPr>
      </w:pPr>
      <w:ins w:id="4659" w:author="Andreas Kuehne" w:date="2019-05-31T12:40:00Z">
        <w:r>
          <w:t xml:space="preserve">    },</w:t>
        </w:r>
      </w:ins>
    </w:p>
    <w:p w14:paraId="3DCF2300" w14:textId="77777777" w:rsidR="00A71F46" w:rsidRDefault="00A71F46" w:rsidP="00A71F46">
      <w:pPr>
        <w:pStyle w:val="Code"/>
        <w:spacing w:line="259" w:lineRule="auto"/>
        <w:rPr>
          <w:ins w:id="4660" w:author="Andreas Kuehne" w:date="2019-05-31T12:40:00Z"/>
        </w:rPr>
      </w:pPr>
      <w:ins w:id="4661" w:author="Andreas Kuehne" w:date="2019-05-31T12:40:00Z">
        <w:r>
          <w:rPr>
            <w:color w:val="31849B" w:themeColor="accent5" w:themeShade="BF"/>
          </w:rPr>
          <w:t xml:space="preserve">    "addTimestamp"</w:t>
        </w:r>
        <w:r>
          <w:t>: {</w:t>
        </w:r>
      </w:ins>
    </w:p>
    <w:p w14:paraId="4E7E8706" w14:textId="77777777" w:rsidR="00A71F46" w:rsidRDefault="00A71F46" w:rsidP="00A71F46">
      <w:pPr>
        <w:pStyle w:val="Code"/>
        <w:spacing w:line="259" w:lineRule="auto"/>
        <w:rPr>
          <w:ins w:id="4662" w:author="Andreas Kuehne" w:date="2019-05-31T12:40:00Z"/>
        </w:rPr>
      </w:pPr>
      <w:ins w:id="4663" w:author="Andreas Kuehne" w:date="2019-05-31T12:40:00Z">
        <w:r>
          <w:rPr>
            <w:color w:val="31849B" w:themeColor="accent5" w:themeShade="BF"/>
          </w:rPr>
          <w:t xml:space="preserve">      "type"</w:t>
        </w:r>
        <w:r>
          <w:t xml:space="preserve">: </w:t>
        </w:r>
        <w:r>
          <w:rPr>
            <w:color w:val="244061" w:themeColor="accent1" w:themeShade="80"/>
          </w:rPr>
          <w:t>"array",</w:t>
        </w:r>
      </w:ins>
    </w:p>
    <w:p w14:paraId="670ECAB8" w14:textId="77777777" w:rsidR="00A71F46" w:rsidRDefault="00A71F46" w:rsidP="00A71F46">
      <w:pPr>
        <w:pStyle w:val="Code"/>
        <w:spacing w:line="259" w:lineRule="auto"/>
        <w:rPr>
          <w:ins w:id="4664" w:author="Andreas Kuehne" w:date="2019-05-31T12:40:00Z"/>
        </w:rPr>
      </w:pPr>
      <w:ins w:id="4665" w:author="Andreas Kuehne" w:date="2019-05-31T12:40:00Z">
        <w:r>
          <w:rPr>
            <w:color w:val="31849B" w:themeColor="accent5" w:themeShade="BF"/>
          </w:rPr>
          <w:t xml:space="preserve">      "items"</w:t>
        </w:r>
        <w:r>
          <w:t>: {</w:t>
        </w:r>
      </w:ins>
    </w:p>
    <w:p w14:paraId="3D83D102" w14:textId="77777777" w:rsidR="00A71F46" w:rsidRDefault="00A71F46" w:rsidP="00A71F46">
      <w:pPr>
        <w:pStyle w:val="Code"/>
        <w:spacing w:line="259" w:lineRule="auto"/>
        <w:rPr>
          <w:ins w:id="4666" w:author="Andreas Kuehne" w:date="2019-05-31T12:40:00Z"/>
        </w:rPr>
      </w:pPr>
      <w:ins w:id="4667" w:author="Andreas Kuehne" w:date="2019-05-31T12:40:00Z">
        <w:r>
          <w:rPr>
            <w:color w:val="31849B" w:themeColor="accent5" w:themeShade="BF"/>
          </w:rPr>
          <w:t xml:space="preserve">        "type"</w:t>
        </w:r>
        <w:r>
          <w:t xml:space="preserve">: </w:t>
        </w:r>
        <w:r>
          <w:rPr>
            <w:color w:val="244061" w:themeColor="accent1" w:themeShade="80"/>
          </w:rPr>
          <w:t>"string"</w:t>
        </w:r>
      </w:ins>
    </w:p>
    <w:p w14:paraId="04F5FD3E" w14:textId="77777777" w:rsidR="00A71F46" w:rsidRDefault="00A71F46" w:rsidP="00A71F46">
      <w:pPr>
        <w:pStyle w:val="Code"/>
        <w:spacing w:line="259" w:lineRule="auto"/>
        <w:rPr>
          <w:ins w:id="4668" w:author="Andreas Kuehne" w:date="2019-05-31T12:40:00Z"/>
        </w:rPr>
      </w:pPr>
      <w:ins w:id="4669" w:author="Andreas Kuehne" w:date="2019-05-31T12:40:00Z">
        <w:r>
          <w:t xml:space="preserve">      }</w:t>
        </w:r>
      </w:ins>
    </w:p>
    <w:p w14:paraId="6C00D9E2" w14:textId="77777777" w:rsidR="00A71F46" w:rsidRDefault="00A71F46" w:rsidP="00A71F46">
      <w:pPr>
        <w:pStyle w:val="Code"/>
        <w:spacing w:line="259" w:lineRule="auto"/>
        <w:rPr>
          <w:ins w:id="4670" w:author="Andreas Kuehne" w:date="2019-05-31T12:40:00Z"/>
        </w:rPr>
      </w:pPr>
      <w:ins w:id="4671" w:author="Andreas Kuehne" w:date="2019-05-31T12:40:00Z">
        <w:r>
          <w:t xml:space="preserve">    },</w:t>
        </w:r>
      </w:ins>
    </w:p>
    <w:p w14:paraId="77B3B34D" w14:textId="77777777" w:rsidR="00A71F46" w:rsidRDefault="00A71F46" w:rsidP="00A71F46">
      <w:pPr>
        <w:pStyle w:val="Code"/>
        <w:spacing w:line="259" w:lineRule="auto"/>
        <w:rPr>
          <w:ins w:id="4672" w:author="Andreas Kuehne" w:date="2019-05-31T12:40:00Z"/>
        </w:rPr>
      </w:pPr>
      <w:ins w:id="4673" w:author="Andreas Kuehne" w:date="2019-05-31T12:40:00Z">
        <w:r>
          <w:rPr>
            <w:color w:val="31849B" w:themeColor="accent5" w:themeShade="BF"/>
          </w:rPr>
          <w:t xml:space="preserve">    "enforceAsync"</w:t>
        </w:r>
        <w:r>
          <w:t>: {</w:t>
        </w:r>
      </w:ins>
    </w:p>
    <w:p w14:paraId="43F28915" w14:textId="77777777" w:rsidR="00A71F46" w:rsidRDefault="00A71F46" w:rsidP="00A71F46">
      <w:pPr>
        <w:pStyle w:val="Code"/>
        <w:spacing w:line="259" w:lineRule="auto"/>
        <w:rPr>
          <w:ins w:id="4674" w:author="Andreas Kuehne" w:date="2019-05-31T12:40:00Z"/>
        </w:rPr>
      </w:pPr>
      <w:ins w:id="4675" w:author="Andreas Kuehne" w:date="2019-05-31T12:40:00Z">
        <w:r>
          <w:rPr>
            <w:color w:val="31849B" w:themeColor="accent5" w:themeShade="BF"/>
          </w:rPr>
          <w:t xml:space="preserve">      "type"</w:t>
        </w:r>
        <w:r>
          <w:t xml:space="preserve">: </w:t>
        </w:r>
        <w:r>
          <w:rPr>
            <w:color w:val="244061" w:themeColor="accent1" w:themeShade="80"/>
          </w:rPr>
          <w:t>"boolean"</w:t>
        </w:r>
      </w:ins>
    </w:p>
    <w:p w14:paraId="4A81CB10" w14:textId="77777777" w:rsidR="00A71F46" w:rsidRDefault="00A71F46" w:rsidP="00A71F46">
      <w:pPr>
        <w:pStyle w:val="Code"/>
        <w:spacing w:line="259" w:lineRule="auto"/>
        <w:rPr>
          <w:ins w:id="4676" w:author="Andreas Kuehne" w:date="2019-05-31T12:40:00Z"/>
        </w:rPr>
      </w:pPr>
      <w:ins w:id="4677" w:author="Andreas Kuehne" w:date="2019-05-31T12:40:00Z">
        <w:r>
          <w:t xml:space="preserve">    },</w:t>
        </w:r>
      </w:ins>
    </w:p>
    <w:p w14:paraId="7057F5E2" w14:textId="77777777" w:rsidR="00A71F46" w:rsidRDefault="00A71F46" w:rsidP="00A71F46">
      <w:pPr>
        <w:pStyle w:val="Code"/>
        <w:spacing w:line="259" w:lineRule="auto"/>
        <w:rPr>
          <w:ins w:id="4678" w:author="Andreas Kuehne" w:date="2019-05-31T12:40:00Z"/>
        </w:rPr>
      </w:pPr>
      <w:ins w:id="4679" w:author="Andreas Kuehne" w:date="2019-05-31T12:40:00Z">
        <w:r>
          <w:rPr>
            <w:color w:val="31849B" w:themeColor="accent5" w:themeShade="BF"/>
          </w:rPr>
          <w:t xml:space="preserve">    "nonce"</w:t>
        </w:r>
        <w:r>
          <w:t>: {</w:t>
        </w:r>
      </w:ins>
    </w:p>
    <w:p w14:paraId="7980CD78" w14:textId="77777777" w:rsidR="00A71F46" w:rsidRDefault="00A71F46" w:rsidP="00A71F46">
      <w:pPr>
        <w:pStyle w:val="Code"/>
        <w:spacing w:line="259" w:lineRule="auto"/>
        <w:rPr>
          <w:ins w:id="4680" w:author="Andreas Kuehne" w:date="2019-05-31T12:40:00Z"/>
        </w:rPr>
      </w:pPr>
      <w:ins w:id="4681" w:author="Andreas Kuehne" w:date="2019-05-31T12:40:00Z">
        <w:r>
          <w:rPr>
            <w:color w:val="31849B" w:themeColor="accent5" w:themeShade="BF"/>
          </w:rPr>
          <w:t xml:space="preserve">      "type"</w:t>
        </w:r>
        <w:r>
          <w:t xml:space="preserve">: </w:t>
        </w:r>
        <w:r>
          <w:rPr>
            <w:color w:val="244061" w:themeColor="accent1" w:themeShade="80"/>
          </w:rPr>
          <w:t>"integer"</w:t>
        </w:r>
      </w:ins>
    </w:p>
    <w:p w14:paraId="5D5763DC" w14:textId="77777777" w:rsidR="00A71F46" w:rsidRDefault="00A71F46" w:rsidP="00A71F46">
      <w:pPr>
        <w:pStyle w:val="Code"/>
        <w:spacing w:line="259" w:lineRule="auto"/>
        <w:rPr>
          <w:ins w:id="4682" w:author="Andreas Kuehne" w:date="2019-05-31T12:40:00Z"/>
        </w:rPr>
      </w:pPr>
      <w:ins w:id="4683" w:author="Andreas Kuehne" w:date="2019-05-31T12:40:00Z">
        <w:r>
          <w:t xml:space="preserve">    },</w:t>
        </w:r>
      </w:ins>
    </w:p>
    <w:p w14:paraId="7C9EE515" w14:textId="77777777" w:rsidR="00A71F46" w:rsidRDefault="00A71F46" w:rsidP="00A71F46">
      <w:pPr>
        <w:pStyle w:val="Code"/>
        <w:spacing w:line="259" w:lineRule="auto"/>
        <w:rPr>
          <w:ins w:id="4684" w:author="Andreas Kuehne" w:date="2019-05-31T12:40:00Z"/>
        </w:rPr>
      </w:pPr>
      <w:ins w:id="4685" w:author="Andreas Kuehne" w:date="2019-05-31T12:40:00Z">
        <w:r>
          <w:rPr>
            <w:color w:val="31849B" w:themeColor="accent5" w:themeShade="BF"/>
          </w:rPr>
          <w:t xml:space="preserve">    "useVerificationTime"</w:t>
        </w:r>
        <w:r>
          <w:t>: {</w:t>
        </w:r>
      </w:ins>
    </w:p>
    <w:p w14:paraId="76C741A0" w14:textId="77777777" w:rsidR="00A71F46" w:rsidRDefault="00A71F46" w:rsidP="00A71F46">
      <w:pPr>
        <w:pStyle w:val="Code"/>
        <w:spacing w:line="259" w:lineRule="auto"/>
        <w:rPr>
          <w:ins w:id="4686" w:author="Andreas Kuehne" w:date="2019-05-31T12:40:00Z"/>
        </w:rPr>
      </w:pPr>
      <w:ins w:id="4687" w:author="Andreas Kuehne" w:date="2019-05-31T12:40:00Z">
        <w:r>
          <w:rPr>
            <w:color w:val="31849B" w:themeColor="accent5" w:themeShade="BF"/>
          </w:rPr>
          <w:t xml:space="preserve">      "$ref"</w:t>
        </w:r>
        <w:r>
          <w:t xml:space="preserve">: </w:t>
        </w:r>
        <w:r>
          <w:rPr>
            <w:color w:val="244061" w:themeColor="accent1" w:themeShade="80"/>
          </w:rPr>
          <w:t>"#/definitions/dss2-UseVerificationTimeType"</w:t>
        </w:r>
      </w:ins>
    </w:p>
    <w:p w14:paraId="552D7FA6" w14:textId="77777777" w:rsidR="00A71F46" w:rsidRDefault="00A71F46" w:rsidP="00A71F46">
      <w:pPr>
        <w:pStyle w:val="Code"/>
        <w:spacing w:line="259" w:lineRule="auto"/>
        <w:rPr>
          <w:ins w:id="4688" w:author="Andreas Kuehne" w:date="2019-05-31T12:40:00Z"/>
        </w:rPr>
      </w:pPr>
      <w:ins w:id="4689" w:author="Andreas Kuehne" w:date="2019-05-31T12:40:00Z">
        <w:r>
          <w:t xml:space="preserve">    },</w:t>
        </w:r>
      </w:ins>
    </w:p>
    <w:p w14:paraId="4D86EC21" w14:textId="77777777" w:rsidR="00A71F46" w:rsidRDefault="00A71F46" w:rsidP="00A71F46">
      <w:pPr>
        <w:pStyle w:val="Code"/>
        <w:spacing w:line="259" w:lineRule="auto"/>
        <w:rPr>
          <w:ins w:id="4690" w:author="Andreas Kuehne" w:date="2019-05-31T12:40:00Z"/>
        </w:rPr>
      </w:pPr>
      <w:ins w:id="4691" w:author="Andreas Kuehne" w:date="2019-05-31T12:40:00Z">
        <w:r>
          <w:rPr>
            <w:color w:val="31849B" w:themeColor="accent5" w:themeShade="BF"/>
          </w:rPr>
          <w:t xml:space="preserve">    "returnVerificationTime"</w:t>
        </w:r>
        <w:r>
          <w:t>: {</w:t>
        </w:r>
      </w:ins>
    </w:p>
    <w:p w14:paraId="4C1D8C3F" w14:textId="77777777" w:rsidR="00A71F46" w:rsidRDefault="00A71F46" w:rsidP="00A71F46">
      <w:pPr>
        <w:pStyle w:val="Code"/>
        <w:spacing w:line="259" w:lineRule="auto"/>
        <w:rPr>
          <w:ins w:id="4692" w:author="Andreas Kuehne" w:date="2019-05-31T12:40:00Z"/>
        </w:rPr>
      </w:pPr>
      <w:ins w:id="4693" w:author="Andreas Kuehne" w:date="2019-05-31T12:40:00Z">
        <w:r>
          <w:rPr>
            <w:color w:val="31849B" w:themeColor="accent5" w:themeShade="BF"/>
          </w:rPr>
          <w:t xml:space="preserve">      "type"</w:t>
        </w:r>
        <w:r>
          <w:t xml:space="preserve">: </w:t>
        </w:r>
        <w:r>
          <w:rPr>
            <w:color w:val="244061" w:themeColor="accent1" w:themeShade="80"/>
          </w:rPr>
          <w:t>"boolean",</w:t>
        </w:r>
      </w:ins>
    </w:p>
    <w:p w14:paraId="249A3A0F" w14:textId="77777777" w:rsidR="00A71F46" w:rsidRDefault="00A71F46" w:rsidP="00A71F46">
      <w:pPr>
        <w:pStyle w:val="Code"/>
        <w:spacing w:line="259" w:lineRule="auto"/>
        <w:rPr>
          <w:ins w:id="4694" w:author="Andreas Kuehne" w:date="2019-05-31T12:40:00Z"/>
        </w:rPr>
      </w:pPr>
      <w:ins w:id="4695" w:author="Andreas Kuehne" w:date="2019-05-31T12:40:00Z">
        <w:r>
          <w:rPr>
            <w:color w:val="31849B" w:themeColor="accent5" w:themeShade="BF"/>
          </w:rPr>
          <w:t xml:space="preserve">      "default"</w:t>
        </w:r>
        <w:r>
          <w:t xml:space="preserve">: </w:t>
        </w:r>
        <w:r>
          <w:rPr>
            <w:color w:val="244061" w:themeColor="accent1" w:themeShade="80"/>
          </w:rPr>
          <w:t>"false"</w:t>
        </w:r>
      </w:ins>
    </w:p>
    <w:p w14:paraId="4BB21DE0" w14:textId="77777777" w:rsidR="00A71F46" w:rsidRDefault="00A71F46" w:rsidP="00A71F46">
      <w:pPr>
        <w:pStyle w:val="Code"/>
        <w:spacing w:line="259" w:lineRule="auto"/>
        <w:rPr>
          <w:ins w:id="4696" w:author="Andreas Kuehne" w:date="2019-05-31T12:40:00Z"/>
        </w:rPr>
      </w:pPr>
      <w:ins w:id="4697" w:author="Andreas Kuehne" w:date="2019-05-31T12:40:00Z">
        <w:r>
          <w:lastRenderedPageBreak/>
          <w:t xml:space="preserve">    },</w:t>
        </w:r>
      </w:ins>
    </w:p>
    <w:p w14:paraId="0B30FEB5" w14:textId="77777777" w:rsidR="00A71F46" w:rsidRDefault="00A71F46" w:rsidP="00A71F46">
      <w:pPr>
        <w:pStyle w:val="Code"/>
        <w:spacing w:line="259" w:lineRule="auto"/>
        <w:rPr>
          <w:ins w:id="4698" w:author="Andreas Kuehne" w:date="2019-05-31T12:40:00Z"/>
        </w:rPr>
      </w:pPr>
      <w:ins w:id="4699" w:author="Andreas Kuehne" w:date="2019-05-31T12:40:00Z">
        <w:r>
          <w:rPr>
            <w:color w:val="31849B" w:themeColor="accent5" w:themeShade="BF"/>
          </w:rPr>
          <w:t xml:space="preserve">    "addKeyInfo"</w:t>
        </w:r>
        <w:r>
          <w:t>: {</w:t>
        </w:r>
      </w:ins>
    </w:p>
    <w:p w14:paraId="71A8218B" w14:textId="77777777" w:rsidR="00A71F46" w:rsidRDefault="00A71F46" w:rsidP="00A71F46">
      <w:pPr>
        <w:pStyle w:val="Code"/>
        <w:spacing w:line="259" w:lineRule="auto"/>
        <w:rPr>
          <w:ins w:id="4700" w:author="Andreas Kuehne" w:date="2019-05-31T12:40:00Z"/>
        </w:rPr>
      </w:pPr>
      <w:ins w:id="4701" w:author="Andreas Kuehne" w:date="2019-05-31T12:40:00Z">
        <w:r>
          <w:rPr>
            <w:color w:val="31849B" w:themeColor="accent5" w:themeShade="BF"/>
          </w:rPr>
          <w:t xml:space="preserve">      "type"</w:t>
        </w:r>
        <w:r>
          <w:t xml:space="preserve">: </w:t>
        </w:r>
        <w:r>
          <w:rPr>
            <w:color w:val="244061" w:themeColor="accent1" w:themeShade="80"/>
          </w:rPr>
          <w:t>"array",</w:t>
        </w:r>
      </w:ins>
    </w:p>
    <w:p w14:paraId="5A1BCFC0" w14:textId="77777777" w:rsidR="00A71F46" w:rsidRDefault="00A71F46" w:rsidP="00A71F46">
      <w:pPr>
        <w:pStyle w:val="Code"/>
        <w:spacing w:line="259" w:lineRule="auto"/>
        <w:rPr>
          <w:ins w:id="4702" w:author="Andreas Kuehne" w:date="2019-05-31T12:40:00Z"/>
        </w:rPr>
      </w:pPr>
      <w:ins w:id="4703" w:author="Andreas Kuehne" w:date="2019-05-31T12:40:00Z">
        <w:r>
          <w:rPr>
            <w:color w:val="31849B" w:themeColor="accent5" w:themeShade="BF"/>
          </w:rPr>
          <w:t xml:space="preserve">      "items"</w:t>
        </w:r>
        <w:r>
          <w:t>: {</w:t>
        </w:r>
      </w:ins>
    </w:p>
    <w:p w14:paraId="77FDD522" w14:textId="77777777" w:rsidR="00A71F46" w:rsidRDefault="00A71F46" w:rsidP="00A71F46">
      <w:pPr>
        <w:pStyle w:val="Code"/>
        <w:spacing w:line="259" w:lineRule="auto"/>
        <w:rPr>
          <w:ins w:id="4704" w:author="Andreas Kuehne" w:date="2019-05-31T12:40:00Z"/>
        </w:rPr>
      </w:pPr>
      <w:ins w:id="4705" w:author="Andreas Kuehne" w:date="2019-05-31T12:40:00Z">
        <w:r>
          <w:rPr>
            <w:color w:val="31849B" w:themeColor="accent5" w:themeShade="BF"/>
          </w:rPr>
          <w:t xml:space="preserve">        "$ref"</w:t>
        </w:r>
        <w:r>
          <w:t xml:space="preserve">: </w:t>
        </w:r>
        <w:r>
          <w:rPr>
            <w:color w:val="244061" w:themeColor="accent1" w:themeShade="80"/>
          </w:rPr>
          <w:t>"#/definitions/dss2-AdditionalKeyInfoType"</w:t>
        </w:r>
      </w:ins>
    </w:p>
    <w:p w14:paraId="5FE67821" w14:textId="77777777" w:rsidR="00A71F46" w:rsidRDefault="00A71F46" w:rsidP="00A71F46">
      <w:pPr>
        <w:pStyle w:val="Code"/>
        <w:spacing w:line="259" w:lineRule="auto"/>
        <w:rPr>
          <w:ins w:id="4706" w:author="Andreas Kuehne" w:date="2019-05-31T12:40:00Z"/>
        </w:rPr>
      </w:pPr>
      <w:ins w:id="4707" w:author="Andreas Kuehne" w:date="2019-05-31T12:40:00Z">
        <w:r>
          <w:t xml:space="preserve">      }</w:t>
        </w:r>
      </w:ins>
    </w:p>
    <w:p w14:paraId="279B70B7" w14:textId="77777777" w:rsidR="00A71F46" w:rsidRDefault="00A71F46" w:rsidP="00A71F46">
      <w:pPr>
        <w:pStyle w:val="Code"/>
        <w:spacing w:line="259" w:lineRule="auto"/>
        <w:rPr>
          <w:ins w:id="4708" w:author="Andreas Kuehne" w:date="2019-05-31T12:40:00Z"/>
        </w:rPr>
      </w:pPr>
      <w:ins w:id="4709" w:author="Andreas Kuehne" w:date="2019-05-31T12:40:00Z">
        <w:r>
          <w:t xml:space="preserve">    },</w:t>
        </w:r>
      </w:ins>
    </w:p>
    <w:p w14:paraId="113FF772" w14:textId="77777777" w:rsidR="00A71F46" w:rsidRDefault="00A71F46" w:rsidP="00A71F46">
      <w:pPr>
        <w:pStyle w:val="Code"/>
        <w:spacing w:line="259" w:lineRule="auto"/>
        <w:rPr>
          <w:ins w:id="4710" w:author="Andreas Kuehne" w:date="2019-05-31T12:40:00Z"/>
        </w:rPr>
      </w:pPr>
      <w:ins w:id="4711" w:author="Andreas Kuehne" w:date="2019-05-31T12:40:00Z">
        <w:r>
          <w:rPr>
            <w:color w:val="31849B" w:themeColor="accent5" w:themeShade="BF"/>
          </w:rPr>
          <w:t xml:space="preserve">    "returnProcDetails"</w:t>
        </w:r>
        <w:r>
          <w:t>: {</w:t>
        </w:r>
      </w:ins>
    </w:p>
    <w:p w14:paraId="5E049785" w14:textId="77777777" w:rsidR="00A71F46" w:rsidRDefault="00A71F46" w:rsidP="00A71F46">
      <w:pPr>
        <w:pStyle w:val="Code"/>
        <w:spacing w:line="259" w:lineRule="auto"/>
        <w:rPr>
          <w:ins w:id="4712" w:author="Andreas Kuehne" w:date="2019-05-31T12:40:00Z"/>
        </w:rPr>
      </w:pPr>
      <w:ins w:id="4713" w:author="Andreas Kuehne" w:date="2019-05-31T12:40:00Z">
        <w:r>
          <w:rPr>
            <w:color w:val="31849B" w:themeColor="accent5" w:themeShade="BF"/>
          </w:rPr>
          <w:t xml:space="preserve">      "type"</w:t>
        </w:r>
        <w:r>
          <w:t xml:space="preserve">: </w:t>
        </w:r>
        <w:r>
          <w:rPr>
            <w:color w:val="244061" w:themeColor="accent1" w:themeShade="80"/>
          </w:rPr>
          <w:t>"boolean",</w:t>
        </w:r>
      </w:ins>
    </w:p>
    <w:p w14:paraId="7135B19D" w14:textId="77777777" w:rsidR="00A71F46" w:rsidRDefault="00A71F46" w:rsidP="00A71F46">
      <w:pPr>
        <w:pStyle w:val="Code"/>
        <w:spacing w:line="259" w:lineRule="auto"/>
        <w:rPr>
          <w:ins w:id="4714" w:author="Andreas Kuehne" w:date="2019-05-31T12:40:00Z"/>
        </w:rPr>
      </w:pPr>
      <w:ins w:id="4715" w:author="Andreas Kuehne" w:date="2019-05-31T12:40:00Z">
        <w:r>
          <w:rPr>
            <w:color w:val="31849B" w:themeColor="accent5" w:themeShade="BF"/>
          </w:rPr>
          <w:t xml:space="preserve">      "default"</w:t>
        </w:r>
        <w:r>
          <w:t xml:space="preserve">: </w:t>
        </w:r>
        <w:r>
          <w:rPr>
            <w:color w:val="244061" w:themeColor="accent1" w:themeShade="80"/>
          </w:rPr>
          <w:t>"false"</w:t>
        </w:r>
      </w:ins>
    </w:p>
    <w:p w14:paraId="33EBCE3F" w14:textId="77777777" w:rsidR="00A71F46" w:rsidRDefault="00A71F46" w:rsidP="00A71F46">
      <w:pPr>
        <w:pStyle w:val="Code"/>
        <w:spacing w:line="259" w:lineRule="auto"/>
        <w:rPr>
          <w:ins w:id="4716" w:author="Andreas Kuehne" w:date="2019-05-31T12:40:00Z"/>
        </w:rPr>
      </w:pPr>
      <w:ins w:id="4717" w:author="Andreas Kuehne" w:date="2019-05-31T12:40:00Z">
        <w:r>
          <w:t xml:space="preserve">    },</w:t>
        </w:r>
      </w:ins>
    </w:p>
    <w:p w14:paraId="78540440" w14:textId="77777777" w:rsidR="00A71F46" w:rsidRDefault="00A71F46" w:rsidP="00A71F46">
      <w:pPr>
        <w:pStyle w:val="Code"/>
        <w:spacing w:line="259" w:lineRule="auto"/>
        <w:rPr>
          <w:ins w:id="4718" w:author="Andreas Kuehne" w:date="2019-05-31T12:40:00Z"/>
        </w:rPr>
      </w:pPr>
      <w:ins w:id="4719" w:author="Andreas Kuehne" w:date="2019-05-31T12:40:00Z">
        <w:r>
          <w:rPr>
            <w:color w:val="31849B" w:themeColor="accent5" w:themeShade="BF"/>
          </w:rPr>
          <w:t xml:space="preserve">    "returnSigningTime"</w:t>
        </w:r>
        <w:r>
          <w:t>: {</w:t>
        </w:r>
      </w:ins>
    </w:p>
    <w:p w14:paraId="4A340263" w14:textId="77777777" w:rsidR="00A71F46" w:rsidRDefault="00A71F46" w:rsidP="00A71F46">
      <w:pPr>
        <w:pStyle w:val="Code"/>
        <w:spacing w:line="259" w:lineRule="auto"/>
        <w:rPr>
          <w:ins w:id="4720" w:author="Andreas Kuehne" w:date="2019-05-31T12:40:00Z"/>
        </w:rPr>
      </w:pPr>
      <w:ins w:id="4721" w:author="Andreas Kuehne" w:date="2019-05-31T12:40:00Z">
        <w:r>
          <w:rPr>
            <w:color w:val="31849B" w:themeColor="accent5" w:themeShade="BF"/>
          </w:rPr>
          <w:t xml:space="preserve">      "type"</w:t>
        </w:r>
        <w:r>
          <w:t xml:space="preserve">: </w:t>
        </w:r>
        <w:r>
          <w:rPr>
            <w:color w:val="244061" w:themeColor="accent1" w:themeShade="80"/>
          </w:rPr>
          <w:t>"boolean",</w:t>
        </w:r>
      </w:ins>
    </w:p>
    <w:p w14:paraId="484C629C" w14:textId="77777777" w:rsidR="00A71F46" w:rsidRDefault="00A71F46" w:rsidP="00A71F46">
      <w:pPr>
        <w:pStyle w:val="Code"/>
        <w:spacing w:line="259" w:lineRule="auto"/>
        <w:rPr>
          <w:ins w:id="4722" w:author="Andreas Kuehne" w:date="2019-05-31T12:40:00Z"/>
        </w:rPr>
      </w:pPr>
      <w:ins w:id="4723" w:author="Andreas Kuehne" w:date="2019-05-31T12:40:00Z">
        <w:r>
          <w:rPr>
            <w:color w:val="31849B" w:themeColor="accent5" w:themeShade="BF"/>
          </w:rPr>
          <w:t xml:space="preserve">      "default"</w:t>
        </w:r>
        <w:r>
          <w:t xml:space="preserve">: </w:t>
        </w:r>
        <w:r>
          <w:rPr>
            <w:color w:val="244061" w:themeColor="accent1" w:themeShade="80"/>
          </w:rPr>
          <w:t>"false"</w:t>
        </w:r>
      </w:ins>
    </w:p>
    <w:p w14:paraId="356FE1ED" w14:textId="77777777" w:rsidR="00A71F46" w:rsidRDefault="00A71F46" w:rsidP="00A71F46">
      <w:pPr>
        <w:pStyle w:val="Code"/>
        <w:spacing w:line="259" w:lineRule="auto"/>
        <w:rPr>
          <w:ins w:id="4724" w:author="Andreas Kuehne" w:date="2019-05-31T12:40:00Z"/>
        </w:rPr>
      </w:pPr>
      <w:ins w:id="4725" w:author="Andreas Kuehne" w:date="2019-05-31T12:40:00Z">
        <w:r>
          <w:t xml:space="preserve">    },</w:t>
        </w:r>
      </w:ins>
    </w:p>
    <w:p w14:paraId="203B001D" w14:textId="77777777" w:rsidR="00A71F46" w:rsidRDefault="00A71F46" w:rsidP="00A71F46">
      <w:pPr>
        <w:pStyle w:val="Code"/>
        <w:spacing w:line="259" w:lineRule="auto"/>
        <w:rPr>
          <w:ins w:id="4726" w:author="Andreas Kuehne" w:date="2019-05-31T12:40:00Z"/>
        </w:rPr>
      </w:pPr>
      <w:ins w:id="4727" w:author="Andreas Kuehne" w:date="2019-05-31T12:40:00Z">
        <w:r>
          <w:rPr>
            <w:color w:val="31849B" w:themeColor="accent5" w:themeShade="BF"/>
          </w:rPr>
          <w:t xml:space="preserve">    "returnSigner"</w:t>
        </w:r>
        <w:r>
          <w:t>: {</w:t>
        </w:r>
      </w:ins>
    </w:p>
    <w:p w14:paraId="12802929" w14:textId="77777777" w:rsidR="00A71F46" w:rsidRDefault="00A71F46" w:rsidP="00A71F46">
      <w:pPr>
        <w:pStyle w:val="Code"/>
        <w:spacing w:line="259" w:lineRule="auto"/>
        <w:rPr>
          <w:ins w:id="4728" w:author="Andreas Kuehne" w:date="2019-05-31T12:40:00Z"/>
        </w:rPr>
      </w:pPr>
      <w:ins w:id="4729" w:author="Andreas Kuehne" w:date="2019-05-31T12:40:00Z">
        <w:r>
          <w:rPr>
            <w:color w:val="31849B" w:themeColor="accent5" w:themeShade="BF"/>
          </w:rPr>
          <w:t xml:space="preserve">      "type"</w:t>
        </w:r>
        <w:r>
          <w:t xml:space="preserve">: </w:t>
        </w:r>
        <w:r>
          <w:rPr>
            <w:color w:val="244061" w:themeColor="accent1" w:themeShade="80"/>
          </w:rPr>
          <w:t>"boolean",</w:t>
        </w:r>
      </w:ins>
    </w:p>
    <w:p w14:paraId="59B7CE74" w14:textId="77777777" w:rsidR="00A71F46" w:rsidRDefault="00A71F46" w:rsidP="00A71F46">
      <w:pPr>
        <w:pStyle w:val="Code"/>
        <w:spacing w:line="259" w:lineRule="auto"/>
        <w:rPr>
          <w:ins w:id="4730" w:author="Andreas Kuehne" w:date="2019-05-31T12:40:00Z"/>
        </w:rPr>
      </w:pPr>
      <w:ins w:id="4731" w:author="Andreas Kuehne" w:date="2019-05-31T12:40:00Z">
        <w:r>
          <w:rPr>
            <w:color w:val="31849B" w:themeColor="accent5" w:themeShade="BF"/>
          </w:rPr>
          <w:t xml:space="preserve">      "default"</w:t>
        </w:r>
        <w:r>
          <w:t xml:space="preserve">: </w:t>
        </w:r>
        <w:r>
          <w:rPr>
            <w:color w:val="244061" w:themeColor="accent1" w:themeShade="80"/>
          </w:rPr>
          <w:t>"false"</w:t>
        </w:r>
      </w:ins>
    </w:p>
    <w:p w14:paraId="7B7819B2" w14:textId="77777777" w:rsidR="00A71F46" w:rsidRDefault="00A71F46" w:rsidP="00A71F46">
      <w:pPr>
        <w:pStyle w:val="Code"/>
        <w:spacing w:line="259" w:lineRule="auto"/>
        <w:rPr>
          <w:ins w:id="4732" w:author="Andreas Kuehne" w:date="2019-05-31T12:40:00Z"/>
        </w:rPr>
      </w:pPr>
      <w:ins w:id="4733" w:author="Andreas Kuehne" w:date="2019-05-31T12:40:00Z">
        <w:r>
          <w:t xml:space="preserve">    },</w:t>
        </w:r>
      </w:ins>
    </w:p>
    <w:p w14:paraId="497EAE89" w14:textId="77777777" w:rsidR="00A71F46" w:rsidRDefault="00A71F46" w:rsidP="00A71F46">
      <w:pPr>
        <w:pStyle w:val="Code"/>
        <w:spacing w:line="259" w:lineRule="auto"/>
        <w:rPr>
          <w:ins w:id="4734" w:author="Andreas Kuehne" w:date="2019-05-31T12:40:00Z"/>
        </w:rPr>
      </w:pPr>
      <w:ins w:id="4735" w:author="Andreas Kuehne" w:date="2019-05-31T12:40:00Z">
        <w:r>
          <w:rPr>
            <w:color w:val="31849B" w:themeColor="accent5" w:themeShade="BF"/>
          </w:rPr>
          <w:t xml:space="preserve">    "returnAugmented"</w:t>
        </w:r>
        <w:r>
          <w:t>: {</w:t>
        </w:r>
      </w:ins>
    </w:p>
    <w:p w14:paraId="1BFA94C4" w14:textId="77777777" w:rsidR="00A71F46" w:rsidRDefault="00A71F46" w:rsidP="00A71F46">
      <w:pPr>
        <w:pStyle w:val="Code"/>
        <w:spacing w:line="259" w:lineRule="auto"/>
        <w:rPr>
          <w:ins w:id="4736" w:author="Andreas Kuehne" w:date="2019-05-31T12:40:00Z"/>
        </w:rPr>
      </w:pPr>
      <w:ins w:id="4737" w:author="Andreas Kuehne" w:date="2019-05-31T12:40:00Z">
        <w:r>
          <w:rPr>
            <w:color w:val="31849B" w:themeColor="accent5" w:themeShade="BF"/>
          </w:rPr>
          <w:t xml:space="preserve">      "type"</w:t>
        </w:r>
        <w:r>
          <w:t xml:space="preserve">: </w:t>
        </w:r>
        <w:r>
          <w:rPr>
            <w:color w:val="244061" w:themeColor="accent1" w:themeShade="80"/>
          </w:rPr>
          <w:t>"string"</w:t>
        </w:r>
      </w:ins>
    </w:p>
    <w:p w14:paraId="7729D241" w14:textId="77777777" w:rsidR="00A71F46" w:rsidRDefault="00A71F46" w:rsidP="00A71F46">
      <w:pPr>
        <w:pStyle w:val="Code"/>
        <w:spacing w:line="259" w:lineRule="auto"/>
        <w:rPr>
          <w:ins w:id="4738" w:author="Andreas Kuehne" w:date="2019-05-31T12:40:00Z"/>
        </w:rPr>
      </w:pPr>
      <w:ins w:id="4739" w:author="Andreas Kuehne" w:date="2019-05-31T12:40:00Z">
        <w:r>
          <w:t xml:space="preserve">    },</w:t>
        </w:r>
      </w:ins>
    </w:p>
    <w:p w14:paraId="1A740A84" w14:textId="77777777" w:rsidR="00A71F46" w:rsidRDefault="00A71F46" w:rsidP="00A71F46">
      <w:pPr>
        <w:pStyle w:val="Code"/>
        <w:spacing w:line="259" w:lineRule="auto"/>
        <w:rPr>
          <w:ins w:id="4740" w:author="Andreas Kuehne" w:date="2019-05-31T12:40:00Z"/>
        </w:rPr>
      </w:pPr>
      <w:ins w:id="4741" w:author="Andreas Kuehne" w:date="2019-05-31T12:40:00Z">
        <w:r>
          <w:rPr>
            <w:color w:val="31849B" w:themeColor="accent5" w:themeShade="BF"/>
          </w:rPr>
          <w:t xml:space="preserve">    "returnTimestamped"</w:t>
        </w:r>
        <w:r>
          <w:t>: {</w:t>
        </w:r>
      </w:ins>
    </w:p>
    <w:p w14:paraId="70C42A04" w14:textId="77777777" w:rsidR="00A71F46" w:rsidRDefault="00A71F46" w:rsidP="00A71F46">
      <w:pPr>
        <w:pStyle w:val="Code"/>
        <w:spacing w:line="259" w:lineRule="auto"/>
        <w:rPr>
          <w:ins w:id="4742" w:author="Andreas Kuehne" w:date="2019-05-31T12:40:00Z"/>
        </w:rPr>
      </w:pPr>
      <w:ins w:id="4743" w:author="Andreas Kuehne" w:date="2019-05-31T12:40:00Z">
        <w:r>
          <w:rPr>
            <w:color w:val="31849B" w:themeColor="accent5" w:themeShade="BF"/>
          </w:rPr>
          <w:t xml:space="preserve">      "type"</w:t>
        </w:r>
        <w:r>
          <w:t xml:space="preserve">: </w:t>
        </w:r>
        <w:r>
          <w:rPr>
            <w:color w:val="244061" w:themeColor="accent1" w:themeShade="80"/>
          </w:rPr>
          <w:t>"array",</w:t>
        </w:r>
      </w:ins>
    </w:p>
    <w:p w14:paraId="308CC0E8" w14:textId="77777777" w:rsidR="00A71F46" w:rsidRDefault="00A71F46" w:rsidP="00A71F46">
      <w:pPr>
        <w:pStyle w:val="Code"/>
        <w:spacing w:line="259" w:lineRule="auto"/>
        <w:rPr>
          <w:ins w:id="4744" w:author="Andreas Kuehne" w:date="2019-05-31T12:40:00Z"/>
        </w:rPr>
      </w:pPr>
      <w:ins w:id="4745" w:author="Andreas Kuehne" w:date="2019-05-31T12:40:00Z">
        <w:r>
          <w:rPr>
            <w:color w:val="31849B" w:themeColor="accent5" w:themeShade="BF"/>
          </w:rPr>
          <w:t xml:space="preserve">      "items"</w:t>
        </w:r>
        <w:r>
          <w:t>: {</w:t>
        </w:r>
      </w:ins>
    </w:p>
    <w:p w14:paraId="22D15C06" w14:textId="77777777" w:rsidR="00A71F46" w:rsidRDefault="00A71F46" w:rsidP="00A71F46">
      <w:pPr>
        <w:pStyle w:val="Code"/>
        <w:spacing w:line="259" w:lineRule="auto"/>
        <w:rPr>
          <w:ins w:id="4746" w:author="Andreas Kuehne" w:date="2019-05-31T12:40:00Z"/>
        </w:rPr>
      </w:pPr>
      <w:ins w:id="4747" w:author="Andreas Kuehne" w:date="2019-05-31T12:40:00Z">
        <w:r>
          <w:rPr>
            <w:color w:val="31849B" w:themeColor="accent5" w:themeShade="BF"/>
          </w:rPr>
          <w:t xml:space="preserve">        "type"</w:t>
        </w:r>
        <w:r>
          <w:t xml:space="preserve">: </w:t>
        </w:r>
        <w:r>
          <w:rPr>
            <w:color w:val="244061" w:themeColor="accent1" w:themeShade="80"/>
          </w:rPr>
          <w:t>"string"</w:t>
        </w:r>
      </w:ins>
    </w:p>
    <w:p w14:paraId="54C4208E" w14:textId="77777777" w:rsidR="00A71F46" w:rsidRDefault="00A71F46" w:rsidP="00A71F46">
      <w:pPr>
        <w:pStyle w:val="Code"/>
        <w:spacing w:line="259" w:lineRule="auto"/>
        <w:rPr>
          <w:ins w:id="4748" w:author="Andreas Kuehne" w:date="2019-05-31T12:40:00Z"/>
        </w:rPr>
      </w:pPr>
      <w:ins w:id="4749" w:author="Andreas Kuehne" w:date="2019-05-31T12:40:00Z">
        <w:r>
          <w:t xml:space="preserve">      }</w:t>
        </w:r>
      </w:ins>
    </w:p>
    <w:p w14:paraId="0321C147" w14:textId="77777777" w:rsidR="00A71F46" w:rsidRDefault="00A71F46" w:rsidP="00A71F46">
      <w:pPr>
        <w:pStyle w:val="Code"/>
        <w:spacing w:line="259" w:lineRule="auto"/>
        <w:rPr>
          <w:ins w:id="4750" w:author="Andreas Kuehne" w:date="2019-05-31T12:40:00Z"/>
        </w:rPr>
      </w:pPr>
      <w:ins w:id="4751" w:author="Andreas Kuehne" w:date="2019-05-31T12:40:00Z">
        <w:r>
          <w:t xml:space="preserve">    },</w:t>
        </w:r>
      </w:ins>
    </w:p>
    <w:p w14:paraId="41008487" w14:textId="77777777" w:rsidR="00A71F46" w:rsidRDefault="00A71F46" w:rsidP="00A71F46">
      <w:pPr>
        <w:pStyle w:val="Code"/>
        <w:spacing w:line="259" w:lineRule="auto"/>
        <w:rPr>
          <w:ins w:id="4752" w:author="Andreas Kuehne" w:date="2019-05-31T12:40:00Z"/>
        </w:rPr>
      </w:pPr>
      <w:ins w:id="4753" w:author="Andreas Kuehne" w:date="2019-05-31T12:40:00Z">
        <w:r>
          <w:rPr>
            <w:color w:val="31849B" w:themeColor="accent5" w:themeShade="BF"/>
          </w:rPr>
          <w:t xml:space="preserve">    "verifyManifests"</w:t>
        </w:r>
        <w:r>
          <w:t>: {</w:t>
        </w:r>
      </w:ins>
    </w:p>
    <w:p w14:paraId="4BE910AD" w14:textId="77777777" w:rsidR="00A71F46" w:rsidRDefault="00A71F46" w:rsidP="00A71F46">
      <w:pPr>
        <w:pStyle w:val="Code"/>
        <w:spacing w:line="259" w:lineRule="auto"/>
        <w:rPr>
          <w:ins w:id="4754" w:author="Andreas Kuehne" w:date="2019-05-31T12:40:00Z"/>
        </w:rPr>
      </w:pPr>
      <w:ins w:id="4755" w:author="Andreas Kuehne" w:date="2019-05-31T12:40:00Z">
        <w:r>
          <w:rPr>
            <w:color w:val="31849B" w:themeColor="accent5" w:themeShade="BF"/>
          </w:rPr>
          <w:t xml:space="preserve">      "type"</w:t>
        </w:r>
        <w:r>
          <w:t xml:space="preserve">: </w:t>
        </w:r>
        <w:r>
          <w:rPr>
            <w:color w:val="244061" w:themeColor="accent1" w:themeShade="80"/>
          </w:rPr>
          <w:t>"boolean",</w:t>
        </w:r>
      </w:ins>
    </w:p>
    <w:p w14:paraId="4731A154" w14:textId="77777777" w:rsidR="00A71F46" w:rsidRDefault="00A71F46" w:rsidP="00A71F46">
      <w:pPr>
        <w:pStyle w:val="Code"/>
        <w:spacing w:line="259" w:lineRule="auto"/>
        <w:rPr>
          <w:ins w:id="4756" w:author="Andreas Kuehne" w:date="2019-05-31T12:40:00Z"/>
        </w:rPr>
      </w:pPr>
      <w:ins w:id="4757" w:author="Andreas Kuehne" w:date="2019-05-31T12:40:00Z">
        <w:r>
          <w:rPr>
            <w:color w:val="31849B" w:themeColor="accent5" w:themeShade="BF"/>
          </w:rPr>
          <w:t xml:space="preserve">      "default"</w:t>
        </w:r>
        <w:r>
          <w:t xml:space="preserve">: </w:t>
        </w:r>
        <w:r>
          <w:rPr>
            <w:color w:val="244061" w:themeColor="accent1" w:themeShade="80"/>
          </w:rPr>
          <w:t>"false"</w:t>
        </w:r>
      </w:ins>
    </w:p>
    <w:p w14:paraId="5606DD3E" w14:textId="77777777" w:rsidR="00A71F46" w:rsidRDefault="00A71F46" w:rsidP="00A71F46">
      <w:pPr>
        <w:pStyle w:val="Code"/>
        <w:spacing w:line="259" w:lineRule="auto"/>
        <w:rPr>
          <w:ins w:id="4758" w:author="Andreas Kuehne" w:date="2019-05-31T12:40:00Z"/>
        </w:rPr>
      </w:pPr>
      <w:ins w:id="4759" w:author="Andreas Kuehne" w:date="2019-05-31T12:40:00Z">
        <w:r>
          <w:t xml:space="preserve">    }</w:t>
        </w:r>
      </w:ins>
    </w:p>
    <w:p w14:paraId="60628989" w14:textId="77777777" w:rsidR="00A71F46" w:rsidRDefault="00A71F46" w:rsidP="00A71F46">
      <w:pPr>
        <w:pStyle w:val="Code"/>
        <w:spacing w:line="259" w:lineRule="auto"/>
        <w:rPr>
          <w:ins w:id="4760" w:author="Andreas Kuehne" w:date="2019-05-31T12:40:00Z"/>
        </w:rPr>
      </w:pPr>
      <w:ins w:id="4761" w:author="Andreas Kuehne" w:date="2019-05-31T12:40:00Z">
        <w:r>
          <w:t xml:space="preserve">  }</w:t>
        </w:r>
      </w:ins>
    </w:p>
    <w:p w14:paraId="3F4329D5" w14:textId="77777777" w:rsidR="00A71F46" w:rsidRDefault="00A71F46" w:rsidP="00A71F46">
      <w:pPr>
        <w:pStyle w:val="Code"/>
        <w:spacing w:line="259" w:lineRule="auto"/>
        <w:rPr>
          <w:ins w:id="4762" w:author="Andreas Kuehne" w:date="2019-05-31T12:40:00Z"/>
        </w:rPr>
      </w:pPr>
      <w:ins w:id="4763" w:author="Andreas Kuehne" w:date="2019-05-31T12:40:00Z">
        <w:r>
          <w:t>}</w:t>
        </w:r>
      </w:ins>
    </w:p>
    <w:p w14:paraId="0EA89AC9" w14:textId="77777777" w:rsidR="00A71F46" w:rsidRDefault="00A71F46" w:rsidP="00A71F46">
      <w:pPr>
        <w:rPr>
          <w:ins w:id="4764" w:author="Andreas Kuehne" w:date="2019-05-31T12:40:00Z"/>
        </w:rPr>
      </w:pPr>
      <w:customXmlInsRangeStart w:id="4765" w:author="Andreas Kuehne" w:date="2019-05-31T12:40:00Z"/>
      <w:sdt>
        <w:sdtPr>
          <w:tag w:val="dss2-OptionalInputsVerifyType.-jsonSchema"/>
          <w:id w:val="-261065236"/>
          <w:showingPlcHdr/>
        </w:sdtPr>
        <w:sdtContent>
          <w:customXmlInsRangeEnd w:id="4765"/>
          <w:ins w:id="4766" w:author="Andreas Kuehne" w:date="2019-05-31T12:40:00Z">
            <w:r>
              <w:rPr>
                <w:color w:val="19D131"/>
              </w:rPr>
              <w:t>[component OptionalInputsVerify JSON schema details]</w:t>
            </w:r>
          </w:ins>
          <w:customXmlInsRangeStart w:id="4767" w:author="Andreas Kuehne" w:date="2019-05-31T12:40:00Z"/>
        </w:sdtContent>
      </w:sdt>
      <w:customXmlInsRangeEnd w:id="4767"/>
    </w:p>
    <w:p w14:paraId="7546D2A7" w14:textId="77777777" w:rsidR="00A71F46" w:rsidRDefault="00A71F46" w:rsidP="00A71F46">
      <w:pPr>
        <w:pStyle w:val="berschrift4"/>
        <w:numPr>
          <w:ilvl w:val="3"/>
          <w:numId w:val="3"/>
        </w:numPr>
        <w:rPr>
          <w:ins w:id="4768" w:author="Andreas Kuehne" w:date="2019-05-31T12:40:00Z"/>
        </w:rPr>
      </w:pPr>
      <w:ins w:id="4769" w:author="Andreas Kuehne" w:date="2019-05-31T12:40:00Z">
        <w:r>
          <w:t>OptionalInputsVerify – XML Syntax</w:t>
        </w:r>
      </w:ins>
    </w:p>
    <w:p w14:paraId="390C555E" w14:textId="77777777" w:rsidR="00A71F46" w:rsidRPr="5404FA76" w:rsidRDefault="00A71F46" w:rsidP="00A71F46">
      <w:pPr>
        <w:rPr>
          <w:ins w:id="4770" w:author="Andreas Kuehne" w:date="2019-05-31T12:40:00Z"/>
        </w:rPr>
      </w:pPr>
      <w:ins w:id="4771" w:author="Andreas Kuehne" w:date="2019-05-31T12:40:00Z">
        <w:r w:rsidRPr="0CCF9147">
          <w:t xml:space="preserve">The XML type </w:t>
        </w:r>
        <w:r w:rsidRPr="002062A5">
          <w:rPr>
            <w:rFonts w:ascii="Courier New" w:eastAsia="Courier New" w:hAnsi="Courier New" w:cs="Courier New"/>
          </w:rPr>
          <w:t>OptionalInputsVerifyType</w:t>
        </w:r>
        <w:r w:rsidRPr="0CCF9147">
          <w:t xml:space="preserve"> SHALL implement the requirements defined in the </w:t>
        </w:r>
        <w:r w:rsidRPr="002062A5">
          <w:rPr>
            <w:rFonts w:ascii="Courier New" w:eastAsia="Courier New" w:hAnsi="Courier New" w:cs="Courier New"/>
          </w:rPr>
          <w:t>OptionalInputsVerify</w:t>
        </w:r>
        <w:r>
          <w:t xml:space="preserve"> </w:t>
        </w:r>
        <w:r w:rsidRPr="005A6FFD">
          <w:t>component.</w:t>
        </w:r>
      </w:ins>
    </w:p>
    <w:p w14:paraId="2933C500" w14:textId="77777777" w:rsidR="00A71F46" w:rsidRDefault="00A71F46" w:rsidP="00A71F46">
      <w:pPr>
        <w:rPr>
          <w:ins w:id="4772" w:author="Andreas Kuehne" w:date="2019-05-31T12:40:00Z"/>
        </w:rPr>
      </w:pPr>
      <w:ins w:id="4773" w:author="Andreas Kuehne" w:date="2019-05-31T12:40:00Z">
        <w:r w:rsidRPr="005A6FFD">
          <w:rPr>
            <w:rFonts w:eastAsia="Arial"/>
          </w:rPr>
          <w:t xml:space="preserve">The </w:t>
        </w:r>
        <w:r w:rsidRPr="002062A5">
          <w:rPr>
            <w:rFonts w:ascii="Courier New" w:eastAsia="Courier New" w:hAnsi="Courier New" w:cs="Courier New"/>
          </w:rPr>
          <w:t>OptionalInputsVerifyType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96046" w14:textId="77777777" w:rsidR="00A71F46" w:rsidRDefault="00A71F46" w:rsidP="00A71F46">
      <w:pPr>
        <w:pStyle w:val="Code"/>
        <w:rPr>
          <w:ins w:id="4774" w:author="Andreas Kuehne" w:date="2019-05-31T12:40:00Z"/>
        </w:rPr>
      </w:pPr>
      <w:ins w:id="477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OptionalInputsVerifyType</w:t>
        </w:r>
        <w:r>
          <w:rPr>
            <w:color w:val="943634" w:themeColor="accent2" w:themeShade="BF"/>
          </w:rPr>
          <w:t>"</w:t>
        </w:r>
        <w:r>
          <w:rPr>
            <w:color w:val="31849B" w:themeColor="accent5" w:themeShade="BF"/>
          </w:rPr>
          <w:t>&gt;</w:t>
        </w:r>
      </w:ins>
    </w:p>
    <w:p w14:paraId="628F3E03" w14:textId="77777777" w:rsidR="00A71F46" w:rsidRDefault="00A71F46" w:rsidP="00A71F46">
      <w:pPr>
        <w:pStyle w:val="Code"/>
        <w:rPr>
          <w:ins w:id="4776" w:author="Andreas Kuehne" w:date="2019-05-31T12:40:00Z"/>
        </w:rPr>
      </w:pPr>
      <w:ins w:id="4777" w:author="Andreas Kuehne" w:date="2019-05-31T12:40:00Z">
        <w:r>
          <w:rPr>
            <w:color w:val="31849B" w:themeColor="accent5" w:themeShade="BF"/>
          </w:rPr>
          <w:t xml:space="preserve">  &lt;xs:complexContent&gt;</w:t>
        </w:r>
      </w:ins>
    </w:p>
    <w:p w14:paraId="2C4AD81A" w14:textId="77777777" w:rsidR="00A71F46" w:rsidRDefault="00A71F46" w:rsidP="00A71F46">
      <w:pPr>
        <w:pStyle w:val="Code"/>
        <w:rPr>
          <w:ins w:id="4778" w:author="Andreas Kuehne" w:date="2019-05-31T12:40:00Z"/>
        </w:rPr>
      </w:pPr>
      <w:ins w:id="4779"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4E511D35" w14:textId="77777777" w:rsidR="00A71F46" w:rsidRDefault="00A71F46" w:rsidP="00A71F46">
      <w:pPr>
        <w:pStyle w:val="Code"/>
        <w:rPr>
          <w:ins w:id="4780" w:author="Andreas Kuehne" w:date="2019-05-31T12:40:00Z"/>
        </w:rPr>
      </w:pPr>
      <w:ins w:id="4781" w:author="Andreas Kuehne" w:date="2019-05-31T12:40:00Z">
        <w:r>
          <w:rPr>
            <w:color w:val="31849B" w:themeColor="accent5" w:themeShade="BF"/>
          </w:rPr>
          <w:t xml:space="preserve">      &lt;xs:sequence&gt;</w:t>
        </w:r>
      </w:ins>
    </w:p>
    <w:p w14:paraId="18DA6A33" w14:textId="77777777" w:rsidR="00A71F46" w:rsidRDefault="00A71F46" w:rsidP="00A71F46">
      <w:pPr>
        <w:pStyle w:val="Code"/>
        <w:rPr>
          <w:ins w:id="4782" w:author="Andreas Kuehne" w:date="2019-05-31T12:40:00Z"/>
        </w:rPr>
      </w:pPr>
      <w:ins w:id="478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UseVerificationTime</w:t>
        </w:r>
        <w:r>
          <w:rPr>
            <w:color w:val="943634" w:themeColor="accent2" w:themeShade="BF"/>
          </w:rPr>
          <w:t>" type="</w:t>
        </w:r>
        <w:r>
          <w:rPr>
            <w:color w:val="244061" w:themeColor="accent1" w:themeShade="80"/>
          </w:rPr>
          <w:t>dss2:UseVerificationTimeType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28E83E" w14:textId="77777777" w:rsidR="00A71F46" w:rsidRDefault="00A71F46" w:rsidP="00A71F46">
      <w:pPr>
        <w:pStyle w:val="Code"/>
        <w:rPr>
          <w:ins w:id="4784" w:author="Andreas Kuehne" w:date="2019-05-31T12:40:00Z"/>
        </w:rPr>
      </w:pPr>
      <w:ins w:id="478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ReturnVerificationTimeInfo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2625176" w14:textId="77777777" w:rsidR="00A71F46" w:rsidRDefault="00A71F46" w:rsidP="00A71F46">
      <w:pPr>
        <w:pStyle w:val="Code"/>
        <w:rPr>
          <w:ins w:id="4786" w:author="Andreas Kuehne" w:date="2019-05-31T12:40:00Z"/>
        </w:rPr>
      </w:pPr>
      <w:ins w:id="478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AdditionalKeyInfo</w:t>
        </w:r>
        <w:r>
          <w:rPr>
            <w:color w:val="943634" w:themeColor="accent2" w:themeShade="BF"/>
          </w:rPr>
          <w:t>" type="</w:t>
        </w:r>
        <w:r>
          <w:rPr>
            <w:color w:val="244061" w:themeColor="accent1" w:themeShade="80"/>
          </w:rPr>
          <w:t>dss2:AdditionalKeyInfoType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0DC0BE3" w14:textId="77777777" w:rsidR="00A71F46" w:rsidRDefault="00A71F46" w:rsidP="00A71F46">
      <w:pPr>
        <w:pStyle w:val="Code"/>
        <w:rPr>
          <w:ins w:id="4788" w:author="Andreas Kuehne" w:date="2019-05-31T12:40:00Z"/>
        </w:rPr>
      </w:pPr>
      <w:ins w:id="47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ReturnProcessingDetails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4C0CC25" w14:textId="77777777" w:rsidR="00A71F46" w:rsidRDefault="00A71F46" w:rsidP="00A71F46">
      <w:pPr>
        <w:pStyle w:val="Code"/>
        <w:rPr>
          <w:ins w:id="4790" w:author="Andreas Kuehne" w:date="2019-05-31T12:40:00Z"/>
        </w:rPr>
      </w:pPr>
      <w:ins w:id="479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ReturnSigningTimeInfo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64889F" w14:textId="77777777" w:rsidR="00A71F46" w:rsidRDefault="00A71F46" w:rsidP="00A71F46">
      <w:pPr>
        <w:pStyle w:val="Code"/>
        <w:rPr>
          <w:ins w:id="4792" w:author="Andreas Kuehne" w:date="2019-05-31T12:40:00Z"/>
        </w:rPr>
      </w:pPr>
      <w:ins w:id="479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ReturnSignerIdentity</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DA2C28" w14:textId="77777777" w:rsidR="00A71F46" w:rsidRDefault="00A71F46" w:rsidP="00A71F46">
      <w:pPr>
        <w:pStyle w:val="Code"/>
        <w:rPr>
          <w:ins w:id="4794" w:author="Andreas Kuehne" w:date="2019-05-31T12:40:00Z"/>
        </w:rPr>
      </w:pPr>
      <w:ins w:id="4795" w:author="Andreas Kuehne" w:date="2019-05-31T12:40:00Z">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ReturnAugmentedSignature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DCBFB1" w14:textId="77777777" w:rsidR="00A71F46" w:rsidRDefault="00A71F46" w:rsidP="00A71F46">
      <w:pPr>
        <w:pStyle w:val="Code"/>
        <w:rPr>
          <w:ins w:id="4796" w:author="Andreas Kuehne" w:date="2019-05-31T12:40:00Z"/>
        </w:rPr>
      </w:pPr>
      <w:ins w:id="47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ReturnTimestampedSignature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DB2B5E0" w14:textId="77777777" w:rsidR="00A71F46" w:rsidRDefault="00A71F46" w:rsidP="00A71F46">
      <w:pPr>
        <w:pStyle w:val="Code"/>
        <w:rPr>
          <w:ins w:id="4798" w:author="Andreas Kuehne" w:date="2019-05-31T12:40:00Z"/>
        </w:rPr>
      </w:pPr>
      <w:ins w:id="479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BF844A4" w14:textId="77777777" w:rsidR="00A71F46" w:rsidRDefault="00A71F46" w:rsidP="00A71F46">
      <w:pPr>
        <w:pStyle w:val="Code"/>
        <w:rPr>
          <w:ins w:id="4800" w:author="Andreas Kuehne" w:date="2019-05-31T12:40:00Z"/>
        </w:rPr>
      </w:pPr>
      <w:ins w:id="4801" w:author="Andreas Kuehne" w:date="2019-05-31T12:40:00Z">
        <w:r>
          <w:rPr>
            <w:color w:val="31849B" w:themeColor="accent5" w:themeShade="BF"/>
          </w:rPr>
          <w:t xml:space="preserve">      &lt;/xs:sequence&gt;</w:t>
        </w:r>
      </w:ins>
    </w:p>
    <w:p w14:paraId="0E6E2192" w14:textId="77777777" w:rsidR="00A71F46" w:rsidRDefault="00A71F46" w:rsidP="00A71F46">
      <w:pPr>
        <w:pStyle w:val="Code"/>
        <w:rPr>
          <w:ins w:id="4802" w:author="Andreas Kuehne" w:date="2019-05-31T12:40:00Z"/>
        </w:rPr>
      </w:pPr>
      <w:ins w:id="4803" w:author="Andreas Kuehne" w:date="2019-05-31T12:40:00Z">
        <w:r>
          <w:rPr>
            <w:color w:val="31849B" w:themeColor="accent5" w:themeShade="BF"/>
          </w:rPr>
          <w:t xml:space="preserve">    &lt;/xs:extension&gt;</w:t>
        </w:r>
      </w:ins>
    </w:p>
    <w:p w14:paraId="320A9749" w14:textId="77777777" w:rsidR="00A71F46" w:rsidRDefault="00A71F46" w:rsidP="00A71F46">
      <w:pPr>
        <w:pStyle w:val="Code"/>
        <w:rPr>
          <w:ins w:id="4804" w:author="Andreas Kuehne" w:date="2019-05-31T12:40:00Z"/>
        </w:rPr>
      </w:pPr>
      <w:ins w:id="4805" w:author="Andreas Kuehne" w:date="2019-05-31T12:40:00Z">
        <w:r>
          <w:rPr>
            <w:color w:val="31849B" w:themeColor="accent5" w:themeShade="BF"/>
          </w:rPr>
          <w:t xml:space="preserve">  &lt;/xs:complexContent&gt;</w:t>
        </w:r>
      </w:ins>
    </w:p>
    <w:p w14:paraId="5B5A9CAA" w14:textId="77777777" w:rsidR="00A71F46" w:rsidRDefault="00A71F46" w:rsidP="00A71F46">
      <w:pPr>
        <w:pStyle w:val="Code"/>
        <w:rPr>
          <w:ins w:id="4806" w:author="Andreas Kuehne" w:date="2019-05-31T12:40:00Z"/>
        </w:rPr>
      </w:pPr>
      <w:ins w:id="4807" w:author="Andreas Kuehne" w:date="2019-05-31T12:40:00Z">
        <w:r>
          <w:rPr>
            <w:color w:val="31849B" w:themeColor="accent5" w:themeShade="BF"/>
          </w:rPr>
          <w:t>&lt;/xs:complexType&gt;</w:t>
        </w:r>
      </w:ins>
    </w:p>
    <w:p w14:paraId="3E391B19" w14:textId="77777777" w:rsidR="00A71F46" w:rsidRDefault="00A71F46" w:rsidP="00A71F46">
      <w:pPr>
        <w:spacing w:line="259" w:lineRule="auto"/>
        <w:rPr>
          <w:ins w:id="4808" w:author="Andreas Kuehne" w:date="2019-05-31T12:40:00Z"/>
        </w:rPr>
      </w:pPr>
      <w:ins w:id="4809" w:author="Andreas Kuehne" w:date="2019-05-31T12:40:00Z">
        <w:r>
          <w:t>Each child element of</w:t>
        </w:r>
        <w:r w:rsidRPr="71C71F8C">
          <w:t xml:space="preserve"> </w:t>
        </w:r>
        <w:r w:rsidRPr="002062A5">
          <w:rPr>
            <w:rFonts w:ascii="Courier New" w:eastAsia="Courier New" w:hAnsi="Courier New" w:cs="Courier New"/>
          </w:rPr>
          <w:t>OptionalInputsVerifyType</w:t>
        </w:r>
        <w:r w:rsidRPr="71C71F8C">
          <w:t xml:space="preserve"> </w:t>
        </w:r>
        <w:r>
          <w:t xml:space="preserve">XML element SHALL implement in XML syntax the sub-component that has a name equal to its local name. </w:t>
        </w:r>
      </w:ins>
      <w:customXmlInsRangeStart w:id="4810" w:author="Andreas Kuehne" w:date="2019-05-31T12:40:00Z"/>
      <w:sdt>
        <w:sdtPr>
          <w:tag w:val="dss2-OptionalInputsVerifyType.-xmlSchema"/>
          <w:id w:val="1225336747"/>
          <w:showingPlcHdr/>
        </w:sdtPr>
        <w:sdtContent>
          <w:customXmlInsRangeEnd w:id="4810"/>
          <w:ins w:id="4811" w:author="Andreas Kuehne" w:date="2019-05-31T12:40:00Z">
            <w:r>
              <w:rPr>
                <w:color w:val="19D131"/>
              </w:rPr>
              <w:t>[component OptionalInputsVerify XML schema details]</w:t>
            </w:r>
          </w:ins>
          <w:customXmlInsRangeStart w:id="4812" w:author="Andreas Kuehne" w:date="2019-05-31T12:40:00Z"/>
        </w:sdtContent>
      </w:sdt>
      <w:customXmlInsRangeEnd w:id="4812"/>
    </w:p>
    <w:p w14:paraId="2FD152CB" w14:textId="77777777" w:rsidR="00A71F46" w:rsidRDefault="00A71F46" w:rsidP="00A71F46">
      <w:pPr>
        <w:pStyle w:val="berschrift3"/>
        <w:numPr>
          <w:ilvl w:val="2"/>
          <w:numId w:val="3"/>
        </w:numPr>
        <w:rPr>
          <w:ins w:id="4813" w:author="Andreas Kuehne" w:date="2019-05-31T12:40:00Z"/>
        </w:rPr>
      </w:pPr>
      <w:ins w:id="4814" w:author="Andreas Kuehne" w:date="2019-05-31T12:40:00Z">
        <w:r>
          <w:t>Component OptionalOutputsBase</w:t>
        </w:r>
      </w:ins>
    </w:p>
    <w:p w14:paraId="0C61FEE1" w14:textId="77777777" w:rsidR="00A71F46" w:rsidRDefault="00A71F46" w:rsidP="00A71F46">
      <w:pPr>
        <w:rPr>
          <w:ins w:id="4815" w:author="Andreas Kuehne" w:date="2019-05-31T12:40:00Z"/>
        </w:rPr>
      </w:pPr>
      <w:customXmlInsRangeStart w:id="4816" w:author="Andreas Kuehne" w:date="2019-05-31T12:40:00Z"/>
      <w:sdt>
        <w:sdtPr>
          <w:tag w:val="dss2-OptionalOutputsBaseType.-normative"/>
          <w:id w:val="588202273"/>
        </w:sdtPr>
        <w:sdtContent>
          <w:customXmlInsRangeEnd w:id="4816"/>
          <w:ins w:id="4817" w:author="Andreas Kuehne" w:date="2019-05-31T12:40:00Z">
            <w:r w:rsidRPr="003A06D0">
              <w:rPr>
                <w:color w:val="19D131"/>
                <w:lang w:val="en-GB"/>
              </w:rPr>
              <w:t xml:space="preserve">The </w:t>
            </w:r>
            <w:r w:rsidRPr="003A06D0">
              <w:rPr>
                <w:rStyle w:val="Datatype"/>
                <w:lang w:val="en-GB"/>
              </w:rPr>
              <w:t>OptionalOutputsBase</w:t>
            </w:r>
            <w:r w:rsidRPr="003A06D0">
              <w:rPr>
                <w:color w:val="19D131"/>
                <w:lang w:val="en-GB"/>
              </w:rPr>
              <w: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server’s profile and policy.</w:t>
            </w:r>
          </w:ins>
          <w:customXmlInsRangeStart w:id="4818" w:author="Andreas Kuehne" w:date="2019-05-31T12:40:00Z"/>
        </w:sdtContent>
      </w:sdt>
      <w:customXmlInsRangeEnd w:id="4818"/>
    </w:p>
    <w:p w14:paraId="267BBC01" w14:textId="77777777" w:rsidR="00A71F46" w:rsidRDefault="00A71F46" w:rsidP="00A71F46">
      <w:pPr>
        <w:rPr>
          <w:ins w:id="4819" w:author="Andreas Kuehne" w:date="2019-05-31T12:40:00Z"/>
        </w:rPr>
      </w:pPr>
      <w:ins w:id="4820" w:author="Andreas Kuehne" w:date="2019-05-31T12:40:00Z">
        <w:r>
          <w:t xml:space="preserve">This components extends the component </w:t>
        </w:r>
        <w:r>
          <w:fldChar w:fldCharType="begin"/>
        </w:r>
        <w:r>
          <w:instrText xml:space="preserve"> REF _RefComp8DCB9802 \r \h </w:instrText>
        </w:r>
        <w:r>
          <w:fldChar w:fldCharType="separate"/>
        </w:r>
        <w:r>
          <w:rPr>
            <w:rStyle w:val="Datatype"/>
            <w:rFonts w:eastAsia="Courier New" w:cs="Courier New"/>
          </w:rPr>
          <w:t>OptionalOutputs</w:t>
        </w:r>
        <w:r>
          <w:fldChar w:fldCharType="end"/>
        </w:r>
        <w:r>
          <w:t>. The inherited sub-components are not repeated here.</w:t>
        </w:r>
      </w:ins>
    </w:p>
    <w:p w14:paraId="73E84A07" w14:textId="77777777" w:rsidR="00A71F46" w:rsidRDefault="00A71F46" w:rsidP="00A71F46">
      <w:pPr>
        <w:rPr>
          <w:ins w:id="4821" w:author="Andreas Kuehne" w:date="2019-05-31T12:40:00Z"/>
        </w:rPr>
      </w:pPr>
      <w:ins w:id="4822" w:author="Andreas Kuehne" w:date="2019-05-31T12:40:00Z">
        <w:r>
          <w:t>Below follows a list of the sub-components that constitute this component:</w:t>
        </w:r>
      </w:ins>
    </w:p>
    <w:p w14:paraId="316CDC50" w14:textId="77777777" w:rsidR="00A71F46" w:rsidRDefault="00A71F46" w:rsidP="00A71F46">
      <w:pPr>
        <w:pStyle w:val="Member"/>
        <w:rPr>
          <w:ins w:id="4823" w:author="Andreas Kuehne" w:date="2019-05-31T12:40:00Z"/>
        </w:rPr>
      </w:pPr>
      <w:ins w:id="4824"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ins>
      <w:customXmlInsRangeStart w:id="4825" w:author="Andreas Kuehne" w:date="2019-05-31T12:40:00Z"/>
      <w:sdt>
        <w:sdtPr>
          <w:alias w:val="dss2-OptionalOutputsBaseType.schemas"/>
          <w:tag w:val="dss2-OptionalOutputsBaseType.Schemas"/>
          <w:id w:val="-197788237"/>
        </w:sdtPr>
        <w:sdtContent>
          <w:customXmlInsRangeEnd w:id="4825"/>
          <w:ins w:id="4826"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is typically used as an optional input in a </w:t>
            </w:r>
            <w:r w:rsidRPr="003A06D0">
              <w:rPr>
                <w:rStyle w:val="Datatype"/>
                <w:lang w:val="en-GB"/>
              </w:rPr>
              <w:t>VerifyRequest</w:t>
            </w:r>
            <w:r w:rsidRPr="003A06D0">
              <w:rPr>
                <w:color w:val="19D131"/>
                <w:lang w:val="en-GB"/>
              </w:rPr>
              <w:t xml:space="preserve">. However, there are situations where it may be used as an optional output. For example, a service that makes use of the </w:t>
            </w:r>
            <w:r w:rsidRPr="003A06D0">
              <w:rPr>
                <w:rStyle w:val="Datatype"/>
                <w:lang w:val="en-GB"/>
              </w:rPr>
              <w:t>ReturnUpdatedSignature</w:t>
            </w:r>
            <w:r w:rsidRPr="003A06D0">
              <w:rPr>
                <w:color w:val="19D131"/>
                <w:lang w:val="en-GB"/>
              </w:rPr>
              <w:t xml:space="preserve"> mechanism may, after verifying a signature over an input document, generate a signature over a document of a different schema than the input document. In this case the </w:t>
            </w:r>
            <w:r w:rsidRPr="003A06D0">
              <w:rPr>
                <w:rStyle w:val="Datatype"/>
                <w:lang w:val="en-GB"/>
              </w:rPr>
              <w:t>Schemas</w:t>
            </w:r>
            <w:r w:rsidRPr="003A06D0">
              <w:rPr>
                <w:color w:val="19D131"/>
                <w:lang w:val="en-GB"/>
              </w:rPr>
              <w:t xml:space="preserve"> element MAY be used to communicate the XML schemas required for validating a returned XML document.</w:t>
            </w:r>
          </w:ins>
          <w:customXmlInsRangeStart w:id="4827" w:author="Andreas Kuehne" w:date="2019-05-31T12:40:00Z"/>
        </w:sdtContent>
      </w:sdt>
      <w:customXmlInsRangeEnd w:id="4827"/>
    </w:p>
    <w:p w14:paraId="384CC6F3" w14:textId="77777777" w:rsidR="00A71F46" w:rsidRDefault="00A71F46" w:rsidP="00A71F46">
      <w:pPr>
        <w:pStyle w:val="Non-normativeCommentHeading"/>
        <w:rPr>
          <w:ins w:id="4828" w:author="Andreas Kuehne" w:date="2019-05-31T12:40:00Z"/>
        </w:rPr>
      </w:pPr>
      <w:ins w:id="4829" w:author="Andreas Kuehne" w:date="2019-05-31T12:40:00Z">
        <w:r>
          <w:t>Non-normative Comment:</w:t>
        </w:r>
      </w:ins>
    </w:p>
    <w:p w14:paraId="7479229A" w14:textId="77777777" w:rsidR="00A71F46" w:rsidRDefault="00A71F46" w:rsidP="00A71F46">
      <w:pPr>
        <w:pStyle w:val="Non-normativeComment"/>
        <w:rPr>
          <w:ins w:id="4830" w:author="Andreas Kuehne" w:date="2019-05-31T12:40:00Z"/>
        </w:rPr>
      </w:pPr>
      <w:customXmlInsRangeStart w:id="4831" w:author="Andreas Kuehne" w:date="2019-05-31T12:40:00Z"/>
      <w:sdt>
        <w:sdtPr>
          <w:tag w:val="dss2-OptionalOutputsBaseType.-nonNormative"/>
          <w:id w:val="414208622"/>
          <w:showingPlcHdr/>
        </w:sdtPr>
        <w:sdtContent>
          <w:customXmlInsRangeEnd w:id="4831"/>
          <w:ins w:id="4832" w:author="Andreas Kuehne" w:date="2019-05-31T12:40:00Z">
            <w:r>
              <w:rPr>
                <w:color w:val="19D131"/>
              </w:rPr>
              <w:t>[component OptionalOutputsBase non normative details]</w:t>
            </w:r>
          </w:ins>
          <w:customXmlInsRangeStart w:id="4833" w:author="Andreas Kuehne" w:date="2019-05-31T12:40:00Z"/>
        </w:sdtContent>
      </w:sdt>
      <w:customXmlInsRangeEnd w:id="4833"/>
    </w:p>
    <w:p w14:paraId="66317557" w14:textId="77777777" w:rsidR="00A71F46" w:rsidRDefault="00A71F46" w:rsidP="00A71F46">
      <w:pPr>
        <w:pStyle w:val="berschrift4"/>
        <w:numPr>
          <w:ilvl w:val="3"/>
          <w:numId w:val="3"/>
        </w:numPr>
        <w:rPr>
          <w:ins w:id="4834" w:author="Andreas Kuehne" w:date="2019-05-31T12:40:00Z"/>
        </w:rPr>
      </w:pPr>
      <w:ins w:id="4835" w:author="Andreas Kuehne" w:date="2019-05-31T12:40:00Z">
        <w:r>
          <w:t>OptionalOutputsBase – JSON Syntax</w:t>
        </w:r>
      </w:ins>
    </w:p>
    <w:p w14:paraId="126F6D24" w14:textId="77777777" w:rsidR="00A71F46" w:rsidRPr="4593A2D4" w:rsidRDefault="00A71F46" w:rsidP="00A71F46">
      <w:pPr>
        <w:rPr>
          <w:ins w:id="4836" w:author="Andreas Kuehne" w:date="2019-05-31T12:40:00Z"/>
        </w:rPr>
      </w:pPr>
      <w:ins w:id="4837"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OptionalOutputsBase</w:t>
        </w:r>
        <w:r w:rsidRPr="002062A5">
          <w:rPr>
            <w:rFonts w:eastAsia="Arial" w:cs="Arial"/>
            <w:sz w:val="22"/>
            <w:szCs w:val="22"/>
          </w:rPr>
          <w:t xml:space="preserve"> is abstract and therefore has no JSON definition.</w:t>
        </w:r>
      </w:ins>
    </w:p>
    <w:p w14:paraId="57BAAC15" w14:textId="77777777" w:rsidR="00A71F46" w:rsidRDefault="00A71F46" w:rsidP="00A71F46">
      <w:pPr>
        <w:rPr>
          <w:ins w:id="4838" w:author="Andreas Kuehne" w:date="2019-05-31T12:40:00Z"/>
        </w:rPr>
      </w:pPr>
      <w:customXmlInsRangeStart w:id="4839" w:author="Andreas Kuehne" w:date="2019-05-31T12:40:00Z"/>
      <w:sdt>
        <w:sdtPr>
          <w:tag w:val="dss2-OptionalOutputsBaseType.-jsonSchema"/>
          <w:id w:val="-1744406354"/>
          <w:showingPlcHdr/>
        </w:sdtPr>
        <w:sdtContent>
          <w:customXmlInsRangeEnd w:id="4839"/>
          <w:ins w:id="4840" w:author="Andreas Kuehne" w:date="2019-05-31T12:40:00Z">
            <w:r>
              <w:rPr>
                <w:color w:val="19D131"/>
              </w:rPr>
              <w:t>[component OptionalOutputsBase JSON schema details]</w:t>
            </w:r>
          </w:ins>
          <w:customXmlInsRangeStart w:id="4841" w:author="Andreas Kuehne" w:date="2019-05-31T12:40:00Z"/>
        </w:sdtContent>
      </w:sdt>
      <w:customXmlInsRangeEnd w:id="4841"/>
    </w:p>
    <w:p w14:paraId="2F688FB3" w14:textId="77777777" w:rsidR="00A71F46" w:rsidRDefault="00A71F46" w:rsidP="00A71F46">
      <w:pPr>
        <w:pStyle w:val="berschrift4"/>
        <w:numPr>
          <w:ilvl w:val="3"/>
          <w:numId w:val="3"/>
        </w:numPr>
        <w:rPr>
          <w:ins w:id="4842" w:author="Andreas Kuehne" w:date="2019-05-31T12:40:00Z"/>
        </w:rPr>
      </w:pPr>
      <w:ins w:id="4843" w:author="Andreas Kuehne" w:date="2019-05-31T12:40:00Z">
        <w:r>
          <w:t>OptionalOutputsBase – XML Syntax</w:t>
        </w:r>
      </w:ins>
    </w:p>
    <w:p w14:paraId="595D9959" w14:textId="77777777" w:rsidR="00A71F46" w:rsidRPr="5404FA76" w:rsidRDefault="00A71F46" w:rsidP="00A71F46">
      <w:pPr>
        <w:rPr>
          <w:ins w:id="4844" w:author="Andreas Kuehne" w:date="2019-05-31T12:40:00Z"/>
        </w:rPr>
      </w:pPr>
      <w:ins w:id="4845" w:author="Andreas Kuehne" w:date="2019-05-31T12:40:00Z">
        <w:r w:rsidRPr="0CCF9147">
          <w:t xml:space="preserve">The XML type </w:t>
        </w:r>
        <w:r w:rsidRPr="002062A5">
          <w:rPr>
            <w:rFonts w:ascii="Courier New" w:eastAsia="Courier New" w:hAnsi="Courier New" w:cs="Courier New"/>
          </w:rPr>
          <w:t>OptionalOutputsBaseType</w:t>
        </w:r>
        <w:r w:rsidRPr="0CCF9147">
          <w:t xml:space="preserve"> SHALL implement the requirements defined in the </w:t>
        </w:r>
        <w:r w:rsidRPr="002062A5">
          <w:rPr>
            <w:rFonts w:ascii="Courier New" w:eastAsia="Courier New" w:hAnsi="Courier New" w:cs="Courier New"/>
          </w:rPr>
          <w:t>OptionalOutputsBase</w:t>
        </w:r>
        <w:r>
          <w:t xml:space="preserve"> </w:t>
        </w:r>
        <w:r w:rsidRPr="005A6FFD">
          <w:t>component.</w:t>
        </w:r>
      </w:ins>
    </w:p>
    <w:p w14:paraId="76D0C492" w14:textId="77777777" w:rsidR="00A71F46" w:rsidRDefault="00A71F46" w:rsidP="00A71F46">
      <w:pPr>
        <w:rPr>
          <w:ins w:id="4846" w:author="Andreas Kuehne" w:date="2019-05-31T12:40:00Z"/>
        </w:rPr>
      </w:pPr>
      <w:ins w:id="4847" w:author="Andreas Kuehne" w:date="2019-05-31T12:40:00Z">
        <w:r w:rsidRPr="005A6FFD">
          <w:rPr>
            <w:rFonts w:eastAsia="Arial"/>
          </w:rPr>
          <w:t xml:space="preserve">The </w:t>
        </w:r>
        <w:r w:rsidRPr="002062A5">
          <w:rPr>
            <w:rFonts w:ascii="Courier New" w:eastAsia="Courier New" w:hAnsi="Courier New" w:cs="Courier New"/>
          </w:rPr>
          <w:t>OptionalOutputsBaseType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1FBB1" w14:textId="77777777" w:rsidR="00A71F46" w:rsidRDefault="00A71F46" w:rsidP="00A71F46">
      <w:pPr>
        <w:pStyle w:val="Code"/>
        <w:rPr>
          <w:ins w:id="4848" w:author="Andreas Kuehne" w:date="2019-05-31T12:40:00Z"/>
        </w:rPr>
      </w:pPr>
      <w:ins w:id="484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46F18972" w14:textId="77777777" w:rsidR="00A71F46" w:rsidRDefault="00A71F46" w:rsidP="00A71F46">
      <w:pPr>
        <w:pStyle w:val="Code"/>
        <w:rPr>
          <w:ins w:id="4850" w:author="Andreas Kuehne" w:date="2019-05-31T12:40:00Z"/>
        </w:rPr>
      </w:pPr>
      <w:ins w:id="4851" w:author="Andreas Kuehne" w:date="2019-05-31T12:40:00Z">
        <w:r>
          <w:rPr>
            <w:color w:val="31849B" w:themeColor="accent5" w:themeShade="BF"/>
          </w:rPr>
          <w:t xml:space="preserve">  &lt;xs:complexContent&gt;</w:t>
        </w:r>
      </w:ins>
    </w:p>
    <w:p w14:paraId="3B32B394" w14:textId="77777777" w:rsidR="00A71F46" w:rsidRDefault="00A71F46" w:rsidP="00A71F46">
      <w:pPr>
        <w:pStyle w:val="Code"/>
        <w:rPr>
          <w:ins w:id="4852" w:author="Andreas Kuehne" w:date="2019-05-31T12:40:00Z"/>
        </w:rPr>
      </w:pPr>
      <w:ins w:id="485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dsb:OptionalOutputsType</w:t>
        </w:r>
        <w:r>
          <w:rPr>
            <w:color w:val="943634" w:themeColor="accent2" w:themeShade="BF"/>
          </w:rPr>
          <w:t>"</w:t>
        </w:r>
        <w:r>
          <w:rPr>
            <w:color w:val="31849B" w:themeColor="accent5" w:themeShade="BF"/>
          </w:rPr>
          <w:t>&gt;</w:t>
        </w:r>
      </w:ins>
    </w:p>
    <w:p w14:paraId="23201473" w14:textId="77777777" w:rsidR="00A71F46" w:rsidRDefault="00A71F46" w:rsidP="00A71F46">
      <w:pPr>
        <w:pStyle w:val="Code"/>
        <w:rPr>
          <w:ins w:id="4854" w:author="Andreas Kuehne" w:date="2019-05-31T12:40:00Z"/>
        </w:rPr>
      </w:pPr>
      <w:ins w:id="4855" w:author="Andreas Kuehne" w:date="2019-05-31T12:40:00Z">
        <w:r>
          <w:rPr>
            <w:color w:val="31849B" w:themeColor="accent5" w:themeShade="BF"/>
          </w:rPr>
          <w:t xml:space="preserve">      &lt;xs:sequence&gt;</w:t>
        </w:r>
      </w:ins>
    </w:p>
    <w:p w14:paraId="20BD57E5" w14:textId="77777777" w:rsidR="00A71F46" w:rsidRDefault="00A71F46" w:rsidP="00A71F46">
      <w:pPr>
        <w:pStyle w:val="Code"/>
        <w:rPr>
          <w:ins w:id="4856" w:author="Andreas Kuehne" w:date="2019-05-31T12:40:00Z"/>
        </w:rPr>
      </w:pPr>
      <w:ins w:id="485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AE1B70C" w14:textId="77777777" w:rsidR="00A71F46" w:rsidRDefault="00A71F46" w:rsidP="00A71F46">
      <w:pPr>
        <w:pStyle w:val="Code"/>
        <w:rPr>
          <w:ins w:id="4858" w:author="Andreas Kuehne" w:date="2019-05-31T12:40:00Z"/>
        </w:rPr>
      </w:pPr>
      <w:ins w:id="4859" w:author="Andreas Kuehne" w:date="2019-05-31T12:40:00Z">
        <w:r>
          <w:rPr>
            <w:color w:val="31849B" w:themeColor="accent5" w:themeShade="BF"/>
          </w:rPr>
          <w:t xml:space="preserve">      &lt;/xs:sequence&gt;</w:t>
        </w:r>
      </w:ins>
    </w:p>
    <w:p w14:paraId="60380C71" w14:textId="77777777" w:rsidR="00A71F46" w:rsidRDefault="00A71F46" w:rsidP="00A71F46">
      <w:pPr>
        <w:pStyle w:val="Code"/>
        <w:rPr>
          <w:ins w:id="4860" w:author="Andreas Kuehne" w:date="2019-05-31T12:40:00Z"/>
        </w:rPr>
      </w:pPr>
      <w:ins w:id="4861" w:author="Andreas Kuehne" w:date="2019-05-31T12:40:00Z">
        <w:r>
          <w:rPr>
            <w:color w:val="31849B" w:themeColor="accent5" w:themeShade="BF"/>
          </w:rPr>
          <w:t xml:space="preserve">    &lt;/xs:extension&gt;</w:t>
        </w:r>
      </w:ins>
    </w:p>
    <w:p w14:paraId="61423705" w14:textId="77777777" w:rsidR="00A71F46" w:rsidRDefault="00A71F46" w:rsidP="00A71F46">
      <w:pPr>
        <w:pStyle w:val="Code"/>
        <w:rPr>
          <w:ins w:id="4862" w:author="Andreas Kuehne" w:date="2019-05-31T12:40:00Z"/>
        </w:rPr>
      </w:pPr>
      <w:ins w:id="4863" w:author="Andreas Kuehne" w:date="2019-05-31T12:40:00Z">
        <w:r>
          <w:rPr>
            <w:color w:val="31849B" w:themeColor="accent5" w:themeShade="BF"/>
          </w:rPr>
          <w:t xml:space="preserve">  &lt;/xs:complexContent&gt;</w:t>
        </w:r>
      </w:ins>
    </w:p>
    <w:p w14:paraId="4445B134" w14:textId="77777777" w:rsidR="00A71F46" w:rsidRDefault="00A71F46" w:rsidP="00A71F46">
      <w:pPr>
        <w:pStyle w:val="Code"/>
        <w:rPr>
          <w:ins w:id="4864" w:author="Andreas Kuehne" w:date="2019-05-31T12:40:00Z"/>
        </w:rPr>
      </w:pPr>
      <w:ins w:id="4865" w:author="Andreas Kuehne" w:date="2019-05-31T12:40:00Z">
        <w:r>
          <w:rPr>
            <w:color w:val="31849B" w:themeColor="accent5" w:themeShade="BF"/>
          </w:rPr>
          <w:lastRenderedPageBreak/>
          <w:t>&lt;/xs:complexType&gt;</w:t>
        </w:r>
      </w:ins>
    </w:p>
    <w:p w14:paraId="40ABF16E" w14:textId="77777777" w:rsidR="00A71F46" w:rsidRDefault="00A71F46" w:rsidP="00A71F46">
      <w:pPr>
        <w:spacing w:line="259" w:lineRule="auto"/>
        <w:rPr>
          <w:ins w:id="4866" w:author="Andreas Kuehne" w:date="2019-05-31T12:40:00Z"/>
        </w:rPr>
      </w:pPr>
      <w:ins w:id="4867" w:author="Andreas Kuehne" w:date="2019-05-31T12:40:00Z">
        <w:r>
          <w:t>Each child element of</w:t>
        </w:r>
        <w:r w:rsidRPr="71C71F8C">
          <w:t xml:space="preserve"> </w:t>
        </w:r>
        <w:r w:rsidRPr="002062A5">
          <w:rPr>
            <w:rFonts w:ascii="Courier New" w:eastAsia="Courier New" w:hAnsi="Courier New" w:cs="Courier New"/>
          </w:rPr>
          <w:t>OptionalOutputsBaseType</w:t>
        </w:r>
        <w:r w:rsidRPr="71C71F8C">
          <w:t xml:space="preserve"> </w:t>
        </w:r>
        <w:r>
          <w:t xml:space="preserve">XML element SHALL implement in XML syntax the sub-component that has a name equal to its local name. </w:t>
        </w:r>
      </w:ins>
      <w:customXmlInsRangeStart w:id="4868" w:author="Andreas Kuehne" w:date="2019-05-31T12:40:00Z"/>
      <w:sdt>
        <w:sdtPr>
          <w:tag w:val="dss2-OptionalOutputsBaseType.-xmlSchema"/>
          <w:id w:val="233985351"/>
          <w:showingPlcHdr/>
        </w:sdtPr>
        <w:sdtContent>
          <w:customXmlInsRangeEnd w:id="4868"/>
          <w:ins w:id="4869" w:author="Andreas Kuehne" w:date="2019-05-31T12:40:00Z">
            <w:r>
              <w:rPr>
                <w:color w:val="19D131"/>
              </w:rPr>
              <w:t>[component OptionalOutputsBase XML schema details]</w:t>
            </w:r>
          </w:ins>
          <w:customXmlInsRangeStart w:id="4870" w:author="Andreas Kuehne" w:date="2019-05-31T12:40:00Z"/>
        </w:sdtContent>
      </w:sdt>
      <w:customXmlInsRangeEnd w:id="4870"/>
    </w:p>
    <w:p w14:paraId="1F59E520" w14:textId="77777777" w:rsidR="00A71F46" w:rsidRDefault="00A71F46" w:rsidP="00A71F46">
      <w:pPr>
        <w:pStyle w:val="berschrift3"/>
        <w:numPr>
          <w:ilvl w:val="2"/>
          <w:numId w:val="3"/>
        </w:numPr>
        <w:rPr>
          <w:ins w:id="4871" w:author="Andreas Kuehne" w:date="2019-05-31T12:40:00Z"/>
        </w:rPr>
      </w:pPr>
      <w:ins w:id="4872" w:author="Andreas Kuehne" w:date="2019-05-31T12:40:00Z">
        <w:r>
          <w:t>Component OptionalOutputsSign</w:t>
        </w:r>
      </w:ins>
    </w:p>
    <w:p w14:paraId="56B7C022" w14:textId="77777777" w:rsidR="00A71F46" w:rsidRDefault="00A71F46" w:rsidP="00A71F46">
      <w:pPr>
        <w:rPr>
          <w:ins w:id="4873" w:author="Andreas Kuehne" w:date="2019-05-31T12:40:00Z"/>
        </w:rPr>
      </w:pPr>
      <w:customXmlInsRangeStart w:id="4874" w:author="Andreas Kuehne" w:date="2019-05-31T12:40:00Z"/>
      <w:sdt>
        <w:sdtPr>
          <w:tag w:val="dss2-OptionalOutputsSignType.-normative"/>
          <w:id w:val="-379629964"/>
        </w:sdtPr>
        <w:sdtContent>
          <w:customXmlInsRangeEnd w:id="4874"/>
          <w:ins w:id="4875" w:author="Andreas Kuehne" w:date="2019-05-31T12:40:00Z">
            <w:r w:rsidRPr="003A06D0">
              <w:rPr>
                <w:color w:val="19D131"/>
                <w:lang w:val="en-GB"/>
              </w:rPr>
              <w:t xml:space="preserve">The </w:t>
            </w:r>
            <w:r w:rsidRPr="003A06D0">
              <w:rPr>
                <w:rFonts w:ascii="Courier New" w:eastAsia="Courier New" w:hAnsi="Courier New" w:cs="Courier New"/>
                <w:lang w:val="en-GB"/>
              </w:rPr>
              <w:t>OptionalOutputsSignType</w:t>
            </w:r>
            <w:r w:rsidRPr="003A06D0">
              <w:rPr>
                <w:rFonts w:eastAsia="Arial" w:cs="Arial"/>
                <w:sz w:val="22"/>
                <w:szCs w:val="22"/>
                <w:lang w:val="en-GB"/>
              </w:rPr>
              <w:t xml:space="preserve"> </w:t>
            </w:r>
            <w:r w:rsidRPr="003A06D0">
              <w:rPr>
                <w:color w:val="19D131"/>
                <w:lang w:val="en-GB"/>
              </w:rPr>
              <w:t>component defines a set of additional outputs associated with the processing of a signing request. This document does not define any additional outputs but profiles may extend the set of additional outputs.</w:t>
            </w:r>
          </w:ins>
          <w:customXmlInsRangeStart w:id="4876" w:author="Andreas Kuehne" w:date="2019-05-31T12:40:00Z"/>
        </w:sdtContent>
      </w:sdt>
      <w:customXmlInsRangeEnd w:id="4876"/>
    </w:p>
    <w:p w14:paraId="6252CB71" w14:textId="77777777" w:rsidR="00A71F46" w:rsidRDefault="00A71F46" w:rsidP="00A71F46">
      <w:pPr>
        <w:rPr>
          <w:ins w:id="4877" w:author="Andreas Kuehne" w:date="2019-05-31T12:40:00Z"/>
        </w:rPr>
      </w:pPr>
      <w:ins w:id="4878" w:author="Andreas Kuehne" w:date="2019-05-31T12:40:00Z">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ins>
    </w:p>
    <w:p w14:paraId="1D5387E4" w14:textId="77777777" w:rsidR="00A71F46" w:rsidRDefault="00A71F46" w:rsidP="00A71F46">
      <w:pPr>
        <w:rPr>
          <w:ins w:id="4879" w:author="Andreas Kuehne" w:date="2019-05-31T12:40:00Z"/>
        </w:rPr>
      </w:pPr>
      <w:ins w:id="4880" w:author="Andreas Kuehne" w:date="2019-05-31T12:40:00Z">
        <w:r>
          <w:t>Below follows a list of the sub-components that constitute this component:</w:t>
        </w:r>
      </w:ins>
    </w:p>
    <w:p w14:paraId="28910780" w14:textId="77777777" w:rsidR="00A71F46" w:rsidRDefault="00A71F46" w:rsidP="00A71F46">
      <w:pPr>
        <w:pStyle w:val="Member"/>
        <w:rPr>
          <w:ins w:id="4881" w:author="Andreas Kuehne" w:date="2019-05-31T12:40:00Z"/>
        </w:rPr>
      </w:pPr>
      <w:ins w:id="4882"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r>
          <w:fldChar w:fldCharType="separate"/>
        </w:r>
        <w:r>
          <w:rPr>
            <w:rStyle w:val="Datatype"/>
            <w:rFonts w:eastAsia="Courier New" w:cs="Courier New"/>
          </w:rPr>
          <w:t>DocumentWithSignature</w:t>
        </w:r>
        <w:r>
          <w:fldChar w:fldCharType="end"/>
        </w:r>
        <w:r>
          <w:t xml:space="preserve">. </w:t>
        </w:r>
      </w:ins>
      <w:customXmlInsRangeStart w:id="4883" w:author="Andreas Kuehne" w:date="2019-05-31T12:40:00Z"/>
      <w:sdt>
        <w:sdtPr>
          <w:alias w:val="dss2-OptionalOutputsSignType.docWithSignature"/>
          <w:tag w:val="dss2-OptionalOutputsSignType.DocumentWithSignature"/>
          <w:id w:val="420378971"/>
        </w:sdtPr>
        <w:sdtContent>
          <w:customXmlInsRangeEnd w:id="4883"/>
          <w:ins w:id="4884" w:author="Andreas Kuehne" w:date="2019-05-31T12:40:00Z">
            <w:r w:rsidRPr="00333ECA">
              <w:rPr>
                <w:color w:val="19D131"/>
              </w:rPr>
              <w:t>The use cases described in this document assume zero or one document including a signature being returned by this element. Profiles may define processing rules how to handle unbounded cardinality.</w:t>
            </w:r>
          </w:ins>
          <w:customXmlInsRangeStart w:id="4885" w:author="Andreas Kuehne" w:date="2019-05-31T12:40:00Z"/>
        </w:sdtContent>
      </w:sdt>
      <w:customXmlInsRangeEnd w:id="4885"/>
    </w:p>
    <w:p w14:paraId="5ED992E3" w14:textId="77777777" w:rsidR="00A71F46" w:rsidRDefault="00A71F46" w:rsidP="00A71F46">
      <w:pPr>
        <w:pStyle w:val="Non-normativeCommentHeading"/>
        <w:rPr>
          <w:ins w:id="4886" w:author="Andreas Kuehne" w:date="2019-05-31T12:40:00Z"/>
        </w:rPr>
      </w:pPr>
      <w:ins w:id="4887" w:author="Andreas Kuehne" w:date="2019-05-31T12:40:00Z">
        <w:r>
          <w:t>Non-normative Comment:</w:t>
        </w:r>
      </w:ins>
    </w:p>
    <w:p w14:paraId="5BE5030D" w14:textId="77777777" w:rsidR="00A71F46" w:rsidRDefault="00A71F46" w:rsidP="00A71F46">
      <w:pPr>
        <w:pStyle w:val="Non-normativeComment"/>
        <w:rPr>
          <w:ins w:id="4888" w:author="Andreas Kuehne" w:date="2019-05-31T12:40:00Z"/>
        </w:rPr>
      </w:pPr>
      <w:customXmlInsRangeStart w:id="4889" w:author="Andreas Kuehne" w:date="2019-05-31T12:40:00Z"/>
      <w:sdt>
        <w:sdtPr>
          <w:tag w:val="dss2-OptionalOutputsSignType.-nonNormative"/>
          <w:id w:val="-279729231"/>
          <w:showingPlcHdr/>
        </w:sdtPr>
        <w:sdtContent>
          <w:customXmlInsRangeEnd w:id="4889"/>
          <w:ins w:id="4890" w:author="Andreas Kuehne" w:date="2019-05-31T12:40:00Z">
            <w:r>
              <w:rPr>
                <w:color w:val="19D131"/>
              </w:rPr>
              <w:t>[component OptionalOutputsSign non normative details]</w:t>
            </w:r>
          </w:ins>
          <w:customXmlInsRangeStart w:id="4891" w:author="Andreas Kuehne" w:date="2019-05-31T12:40:00Z"/>
        </w:sdtContent>
      </w:sdt>
      <w:customXmlInsRangeEnd w:id="4891"/>
    </w:p>
    <w:p w14:paraId="7BB2FBD6" w14:textId="77777777" w:rsidR="00A71F46" w:rsidRDefault="00A71F46" w:rsidP="00A71F46">
      <w:pPr>
        <w:pStyle w:val="berschrift4"/>
        <w:numPr>
          <w:ilvl w:val="3"/>
          <w:numId w:val="3"/>
        </w:numPr>
        <w:rPr>
          <w:ins w:id="4892" w:author="Andreas Kuehne" w:date="2019-05-31T12:40:00Z"/>
        </w:rPr>
      </w:pPr>
      <w:ins w:id="4893" w:author="Andreas Kuehne" w:date="2019-05-31T12:40:00Z">
        <w:r>
          <w:t>OptionalOutputsSign – JSON Syntax</w:t>
        </w:r>
      </w:ins>
    </w:p>
    <w:p w14:paraId="1C743316" w14:textId="77777777" w:rsidR="00A71F46" w:rsidRPr="0248A3D1" w:rsidRDefault="00A71F46" w:rsidP="00A71F46">
      <w:pPr>
        <w:rPr>
          <w:ins w:id="4894" w:author="Andreas Kuehne" w:date="2019-05-31T12:40:00Z"/>
        </w:rPr>
      </w:pPr>
      <w:ins w:id="4895"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OptionalOutputsSign</w:t>
        </w:r>
        <w:r>
          <w:t xml:space="preserve"> component.</w:t>
        </w:r>
      </w:ins>
    </w:p>
    <w:p w14:paraId="30D88DAA" w14:textId="77777777" w:rsidR="00A71F46" w:rsidRPr="C2430093" w:rsidRDefault="00A71F46" w:rsidP="00A71F46">
      <w:pPr>
        <w:spacing w:line="259" w:lineRule="auto"/>
        <w:rPr>
          <w:ins w:id="4896" w:author="Andreas Kuehne" w:date="2019-05-31T12:40:00Z"/>
          <w:rFonts w:eastAsia="Arial" w:cs="Arial"/>
          <w:sz w:val="22"/>
          <w:szCs w:val="22"/>
        </w:rPr>
      </w:pPr>
      <w:ins w:id="489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668801F5" w14:textId="77777777" w:rsidTr="00A71F46">
        <w:trPr>
          <w:cnfStyle w:val="100000000000" w:firstRow="1" w:lastRow="0" w:firstColumn="0" w:lastColumn="0" w:oddVBand="0" w:evenVBand="0" w:oddHBand="0" w:evenHBand="0" w:firstRowFirstColumn="0" w:firstRowLastColumn="0" w:lastRowFirstColumn="0" w:lastRowLastColumn="0"/>
          <w:ins w:id="489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BF6ED9" w14:textId="77777777" w:rsidR="00A71F46" w:rsidRDefault="00A71F46" w:rsidP="00A71F46">
            <w:pPr>
              <w:pStyle w:val="Beschriftung"/>
              <w:rPr>
                <w:ins w:id="4899" w:author="Andreas Kuehne" w:date="2019-05-31T12:40:00Z"/>
              </w:rPr>
            </w:pPr>
            <w:ins w:id="4900" w:author="Andreas Kuehne" w:date="2019-05-31T12:40:00Z">
              <w:r>
                <w:t>Element</w:t>
              </w:r>
            </w:ins>
          </w:p>
        </w:tc>
        <w:tc>
          <w:tcPr>
            <w:tcW w:w="4675" w:type="dxa"/>
          </w:tcPr>
          <w:p w14:paraId="110C6E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901" w:author="Andreas Kuehne" w:date="2019-05-31T12:40:00Z"/>
              </w:rPr>
            </w:pPr>
            <w:ins w:id="4902" w:author="Andreas Kuehne" w:date="2019-05-31T12:40:00Z">
              <w:r>
                <w:t>Implementing JSON member name</w:t>
              </w:r>
            </w:ins>
          </w:p>
        </w:tc>
        <w:tc>
          <w:tcPr>
            <w:tcW w:w="4675" w:type="dxa"/>
          </w:tcPr>
          <w:p w14:paraId="24FBAF7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903" w:author="Andreas Kuehne" w:date="2019-05-31T12:40:00Z"/>
              </w:rPr>
            </w:pPr>
            <w:ins w:id="4904" w:author="Andreas Kuehne" w:date="2019-05-31T12:40:00Z">
              <w:r>
                <w:t>Comments</w:t>
              </w:r>
            </w:ins>
          </w:p>
        </w:tc>
      </w:tr>
      <w:tr w:rsidR="00A71F46" w14:paraId="0AA10565" w14:textId="77777777" w:rsidTr="00A71F46">
        <w:trPr>
          <w:ins w:id="49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C01303" w14:textId="77777777" w:rsidR="00A71F46" w:rsidRPr="002062A5" w:rsidRDefault="00A71F46" w:rsidP="00A71F46">
            <w:pPr>
              <w:pStyle w:val="Beschriftung"/>
              <w:rPr>
                <w:ins w:id="4906" w:author="Andreas Kuehne" w:date="2019-05-31T12:40:00Z"/>
                <w:rStyle w:val="Datatype"/>
                <w:b w:val="0"/>
                <w:bCs w:val="0"/>
              </w:rPr>
            </w:pPr>
            <w:ins w:id="4907" w:author="Andreas Kuehne" w:date="2019-05-31T12:40:00Z">
              <w:r w:rsidRPr="002062A5">
                <w:rPr>
                  <w:rStyle w:val="Datatype"/>
                </w:rPr>
                <w:t>DocumentWithSignature</w:t>
              </w:r>
            </w:ins>
          </w:p>
        </w:tc>
        <w:tc>
          <w:tcPr>
            <w:tcW w:w="4675" w:type="dxa"/>
          </w:tcPr>
          <w:p w14:paraId="05A6090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908" w:author="Andreas Kuehne" w:date="2019-05-31T12:40:00Z"/>
                <w:rStyle w:val="Datatype"/>
              </w:rPr>
            </w:pPr>
            <w:ins w:id="4909" w:author="Andreas Kuehne" w:date="2019-05-31T12:40:00Z">
              <w:r w:rsidRPr="002062A5">
                <w:rPr>
                  <w:rStyle w:val="Datatype"/>
                </w:rPr>
                <w:t>docWithSignature</w:t>
              </w:r>
            </w:ins>
          </w:p>
        </w:tc>
        <w:tc>
          <w:tcPr>
            <w:tcW w:w="4675" w:type="dxa"/>
          </w:tcPr>
          <w:p w14:paraId="4DB3ED3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4910" w:author="Andreas Kuehne" w:date="2019-05-31T12:40:00Z"/>
              </w:rPr>
            </w:pPr>
            <w:customXmlInsRangeStart w:id="4911" w:author="Andreas Kuehne" w:date="2019-05-31T12:40:00Z"/>
            <w:sdt>
              <w:sdtPr>
                <w:alias w:val="dss2-OptionalOutputsSignType.docWithSignature"/>
                <w:tag w:val="dss2-OptionalOutputsSignType.-jsonComment.DocumentWithSignature"/>
                <w:id w:val="194502612"/>
                <w:showingPlcHdr/>
              </w:sdtPr>
              <w:sdtContent>
                <w:customXmlInsRangeEnd w:id="4911"/>
                <w:ins w:id="4912" w:author="Andreas Kuehne" w:date="2019-05-31T12:40:00Z">
                  <w:r>
                    <w:rPr>
                      <w:color w:val="19D131"/>
                    </w:rPr>
                    <w:t>[]</w:t>
                  </w:r>
                </w:ins>
                <w:customXmlInsRangeStart w:id="4913" w:author="Andreas Kuehne" w:date="2019-05-31T12:40:00Z"/>
              </w:sdtContent>
            </w:sdt>
            <w:customXmlInsRangeEnd w:id="4913"/>
          </w:p>
        </w:tc>
      </w:tr>
    </w:tbl>
    <w:p w14:paraId="5E58AB10" w14:textId="77777777" w:rsidR="00A71F46" w:rsidRPr="0202B381" w:rsidRDefault="00A71F46" w:rsidP="00A71F46">
      <w:pPr>
        <w:rPr>
          <w:ins w:id="4914" w:author="Andreas Kuehne" w:date="2019-05-31T12:40:00Z"/>
        </w:rPr>
      </w:pPr>
      <w:ins w:id="4915"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AA76792" w14:textId="77777777" w:rsidR="00A71F46" w:rsidRDefault="00A71F46" w:rsidP="00A71F46">
      <w:pPr>
        <w:pStyle w:val="Code"/>
        <w:spacing w:line="259" w:lineRule="auto"/>
        <w:rPr>
          <w:ins w:id="4916" w:author="Andreas Kuehne" w:date="2019-05-31T12:40:00Z"/>
        </w:rPr>
      </w:pPr>
      <w:ins w:id="4917" w:author="Andreas Kuehne" w:date="2019-05-31T12:40:00Z">
        <w:r>
          <w:rPr>
            <w:color w:val="31849B" w:themeColor="accent5" w:themeShade="BF"/>
          </w:rPr>
          <w:t>"dss2-OptionalOutputsSignType"</w:t>
        </w:r>
        <w:r>
          <w:t>: {</w:t>
        </w:r>
      </w:ins>
    </w:p>
    <w:p w14:paraId="533D0EF3" w14:textId="77777777" w:rsidR="00A71F46" w:rsidRDefault="00A71F46" w:rsidP="00A71F46">
      <w:pPr>
        <w:pStyle w:val="Code"/>
        <w:spacing w:line="259" w:lineRule="auto"/>
        <w:rPr>
          <w:ins w:id="4918" w:author="Andreas Kuehne" w:date="2019-05-31T12:40:00Z"/>
        </w:rPr>
      </w:pPr>
      <w:ins w:id="4919" w:author="Andreas Kuehne" w:date="2019-05-31T12:40:00Z">
        <w:r>
          <w:rPr>
            <w:color w:val="31849B" w:themeColor="accent5" w:themeShade="BF"/>
          </w:rPr>
          <w:t xml:space="preserve">  "type"</w:t>
        </w:r>
        <w:r>
          <w:t xml:space="preserve">: </w:t>
        </w:r>
        <w:r>
          <w:rPr>
            <w:color w:val="244061" w:themeColor="accent1" w:themeShade="80"/>
          </w:rPr>
          <w:t>"object",</w:t>
        </w:r>
      </w:ins>
    </w:p>
    <w:p w14:paraId="687361FB" w14:textId="77777777" w:rsidR="00A71F46" w:rsidRDefault="00A71F46" w:rsidP="00A71F46">
      <w:pPr>
        <w:pStyle w:val="Code"/>
        <w:spacing w:line="259" w:lineRule="auto"/>
        <w:rPr>
          <w:ins w:id="4920" w:author="Andreas Kuehne" w:date="2019-05-31T12:40:00Z"/>
        </w:rPr>
      </w:pPr>
      <w:ins w:id="4921" w:author="Andreas Kuehne" w:date="2019-05-31T12:40:00Z">
        <w:r>
          <w:rPr>
            <w:color w:val="31849B" w:themeColor="accent5" w:themeShade="BF"/>
          </w:rPr>
          <w:t xml:space="preserve">  "properties"</w:t>
        </w:r>
        <w:r>
          <w:t>: {</w:t>
        </w:r>
      </w:ins>
    </w:p>
    <w:p w14:paraId="2D82D4FE" w14:textId="77777777" w:rsidR="00A71F46" w:rsidRDefault="00A71F46" w:rsidP="00A71F46">
      <w:pPr>
        <w:pStyle w:val="Code"/>
        <w:spacing w:line="259" w:lineRule="auto"/>
        <w:rPr>
          <w:ins w:id="4922" w:author="Andreas Kuehne" w:date="2019-05-31T12:40:00Z"/>
        </w:rPr>
      </w:pPr>
      <w:ins w:id="4923" w:author="Andreas Kuehne" w:date="2019-05-31T12:40:00Z">
        <w:r>
          <w:rPr>
            <w:color w:val="31849B" w:themeColor="accent5" w:themeShade="BF"/>
          </w:rPr>
          <w:t xml:space="preserve">    "policy"</w:t>
        </w:r>
        <w:r>
          <w:t>: {</w:t>
        </w:r>
      </w:ins>
    </w:p>
    <w:p w14:paraId="0F31E2F4" w14:textId="77777777" w:rsidR="00A71F46" w:rsidRDefault="00A71F46" w:rsidP="00A71F46">
      <w:pPr>
        <w:pStyle w:val="Code"/>
        <w:spacing w:line="259" w:lineRule="auto"/>
        <w:rPr>
          <w:ins w:id="4924" w:author="Andreas Kuehne" w:date="2019-05-31T12:40:00Z"/>
        </w:rPr>
      </w:pPr>
      <w:ins w:id="4925" w:author="Andreas Kuehne" w:date="2019-05-31T12:40:00Z">
        <w:r>
          <w:rPr>
            <w:color w:val="31849B" w:themeColor="accent5" w:themeShade="BF"/>
          </w:rPr>
          <w:t xml:space="preserve">      "type"</w:t>
        </w:r>
        <w:r>
          <w:t xml:space="preserve">: </w:t>
        </w:r>
        <w:r>
          <w:rPr>
            <w:color w:val="244061" w:themeColor="accent1" w:themeShade="80"/>
          </w:rPr>
          <w:t>"array",</w:t>
        </w:r>
      </w:ins>
    </w:p>
    <w:p w14:paraId="07DC537B" w14:textId="77777777" w:rsidR="00A71F46" w:rsidRDefault="00A71F46" w:rsidP="00A71F46">
      <w:pPr>
        <w:pStyle w:val="Code"/>
        <w:spacing w:line="259" w:lineRule="auto"/>
        <w:rPr>
          <w:ins w:id="4926" w:author="Andreas Kuehne" w:date="2019-05-31T12:40:00Z"/>
        </w:rPr>
      </w:pPr>
      <w:ins w:id="4927" w:author="Andreas Kuehne" w:date="2019-05-31T12:40:00Z">
        <w:r>
          <w:rPr>
            <w:color w:val="31849B" w:themeColor="accent5" w:themeShade="BF"/>
          </w:rPr>
          <w:t xml:space="preserve">      "items"</w:t>
        </w:r>
        <w:r>
          <w:t>: {</w:t>
        </w:r>
      </w:ins>
    </w:p>
    <w:p w14:paraId="2A7B48F0" w14:textId="77777777" w:rsidR="00A71F46" w:rsidRDefault="00A71F46" w:rsidP="00A71F46">
      <w:pPr>
        <w:pStyle w:val="Code"/>
        <w:spacing w:line="259" w:lineRule="auto"/>
        <w:rPr>
          <w:ins w:id="4928" w:author="Andreas Kuehne" w:date="2019-05-31T12:40:00Z"/>
        </w:rPr>
      </w:pPr>
      <w:ins w:id="4929" w:author="Andreas Kuehne" w:date="2019-05-31T12:40:00Z">
        <w:r>
          <w:rPr>
            <w:color w:val="31849B" w:themeColor="accent5" w:themeShade="BF"/>
          </w:rPr>
          <w:t xml:space="preserve">        "type"</w:t>
        </w:r>
        <w:r>
          <w:t xml:space="preserve">: </w:t>
        </w:r>
        <w:r>
          <w:rPr>
            <w:color w:val="244061" w:themeColor="accent1" w:themeShade="80"/>
          </w:rPr>
          <w:t>"string"</w:t>
        </w:r>
      </w:ins>
    </w:p>
    <w:p w14:paraId="56A9DBF4" w14:textId="77777777" w:rsidR="00A71F46" w:rsidRDefault="00A71F46" w:rsidP="00A71F46">
      <w:pPr>
        <w:pStyle w:val="Code"/>
        <w:spacing w:line="259" w:lineRule="auto"/>
        <w:rPr>
          <w:ins w:id="4930" w:author="Andreas Kuehne" w:date="2019-05-31T12:40:00Z"/>
        </w:rPr>
      </w:pPr>
      <w:ins w:id="4931" w:author="Andreas Kuehne" w:date="2019-05-31T12:40:00Z">
        <w:r>
          <w:t xml:space="preserve">      }</w:t>
        </w:r>
      </w:ins>
    </w:p>
    <w:p w14:paraId="4D680565" w14:textId="77777777" w:rsidR="00A71F46" w:rsidRDefault="00A71F46" w:rsidP="00A71F46">
      <w:pPr>
        <w:pStyle w:val="Code"/>
        <w:spacing w:line="259" w:lineRule="auto"/>
        <w:rPr>
          <w:ins w:id="4932" w:author="Andreas Kuehne" w:date="2019-05-31T12:40:00Z"/>
        </w:rPr>
      </w:pPr>
      <w:ins w:id="4933" w:author="Andreas Kuehne" w:date="2019-05-31T12:40:00Z">
        <w:r>
          <w:t xml:space="preserve">    },</w:t>
        </w:r>
      </w:ins>
    </w:p>
    <w:p w14:paraId="2AA3C0CB" w14:textId="77777777" w:rsidR="00A71F46" w:rsidRDefault="00A71F46" w:rsidP="00A71F46">
      <w:pPr>
        <w:pStyle w:val="Code"/>
        <w:spacing w:line="259" w:lineRule="auto"/>
        <w:rPr>
          <w:ins w:id="4934" w:author="Andreas Kuehne" w:date="2019-05-31T12:40:00Z"/>
        </w:rPr>
      </w:pPr>
      <w:ins w:id="4935" w:author="Andreas Kuehne" w:date="2019-05-31T12:40:00Z">
        <w:r>
          <w:rPr>
            <w:color w:val="31849B" w:themeColor="accent5" w:themeShade="BF"/>
          </w:rPr>
          <w:t xml:space="preserve">    "other"</w:t>
        </w:r>
        <w:r>
          <w:t>: {</w:t>
        </w:r>
      </w:ins>
    </w:p>
    <w:p w14:paraId="67280210" w14:textId="77777777" w:rsidR="00A71F46" w:rsidRDefault="00A71F46" w:rsidP="00A71F46">
      <w:pPr>
        <w:pStyle w:val="Code"/>
        <w:spacing w:line="259" w:lineRule="auto"/>
        <w:rPr>
          <w:ins w:id="4936" w:author="Andreas Kuehne" w:date="2019-05-31T12:40:00Z"/>
        </w:rPr>
      </w:pPr>
      <w:ins w:id="4937" w:author="Andreas Kuehne" w:date="2019-05-31T12:40:00Z">
        <w:r>
          <w:rPr>
            <w:color w:val="31849B" w:themeColor="accent5" w:themeShade="BF"/>
          </w:rPr>
          <w:t xml:space="preserve">      "type"</w:t>
        </w:r>
        <w:r>
          <w:t xml:space="preserve">: </w:t>
        </w:r>
        <w:r>
          <w:rPr>
            <w:color w:val="244061" w:themeColor="accent1" w:themeShade="80"/>
          </w:rPr>
          <w:t>"array",</w:t>
        </w:r>
      </w:ins>
    </w:p>
    <w:p w14:paraId="04E4033F" w14:textId="77777777" w:rsidR="00A71F46" w:rsidRDefault="00A71F46" w:rsidP="00A71F46">
      <w:pPr>
        <w:pStyle w:val="Code"/>
        <w:spacing w:line="259" w:lineRule="auto"/>
        <w:rPr>
          <w:ins w:id="4938" w:author="Andreas Kuehne" w:date="2019-05-31T12:40:00Z"/>
        </w:rPr>
      </w:pPr>
      <w:ins w:id="4939" w:author="Andreas Kuehne" w:date="2019-05-31T12:40:00Z">
        <w:r>
          <w:rPr>
            <w:color w:val="31849B" w:themeColor="accent5" w:themeShade="BF"/>
          </w:rPr>
          <w:t xml:space="preserve">      "items"</w:t>
        </w:r>
        <w:r>
          <w:t>: {</w:t>
        </w:r>
      </w:ins>
    </w:p>
    <w:p w14:paraId="3A5D3CC9" w14:textId="77777777" w:rsidR="00A71F46" w:rsidRDefault="00A71F46" w:rsidP="00A71F46">
      <w:pPr>
        <w:pStyle w:val="Code"/>
        <w:spacing w:line="259" w:lineRule="auto"/>
        <w:rPr>
          <w:ins w:id="4940" w:author="Andreas Kuehne" w:date="2019-05-31T12:40:00Z"/>
        </w:rPr>
      </w:pPr>
      <w:ins w:id="4941"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25F1CE00" w14:textId="77777777" w:rsidR="00A71F46" w:rsidRDefault="00A71F46" w:rsidP="00A71F46">
      <w:pPr>
        <w:pStyle w:val="Code"/>
        <w:spacing w:line="259" w:lineRule="auto"/>
        <w:rPr>
          <w:ins w:id="4942" w:author="Andreas Kuehne" w:date="2019-05-31T12:40:00Z"/>
        </w:rPr>
      </w:pPr>
      <w:ins w:id="4943" w:author="Andreas Kuehne" w:date="2019-05-31T12:40:00Z">
        <w:r>
          <w:t xml:space="preserve">      }</w:t>
        </w:r>
      </w:ins>
    </w:p>
    <w:p w14:paraId="4878ADD1" w14:textId="77777777" w:rsidR="00A71F46" w:rsidRDefault="00A71F46" w:rsidP="00A71F46">
      <w:pPr>
        <w:pStyle w:val="Code"/>
        <w:spacing w:line="259" w:lineRule="auto"/>
        <w:rPr>
          <w:ins w:id="4944" w:author="Andreas Kuehne" w:date="2019-05-31T12:40:00Z"/>
        </w:rPr>
      </w:pPr>
      <w:ins w:id="4945" w:author="Andreas Kuehne" w:date="2019-05-31T12:40:00Z">
        <w:r>
          <w:t xml:space="preserve">    },</w:t>
        </w:r>
      </w:ins>
    </w:p>
    <w:p w14:paraId="58B10045" w14:textId="77777777" w:rsidR="00A71F46" w:rsidRDefault="00A71F46" w:rsidP="00A71F46">
      <w:pPr>
        <w:pStyle w:val="Code"/>
        <w:spacing w:line="259" w:lineRule="auto"/>
        <w:rPr>
          <w:ins w:id="4946" w:author="Andreas Kuehne" w:date="2019-05-31T12:40:00Z"/>
        </w:rPr>
      </w:pPr>
      <w:ins w:id="4947" w:author="Andreas Kuehne" w:date="2019-05-31T12:40:00Z">
        <w:r>
          <w:rPr>
            <w:color w:val="31849B" w:themeColor="accent5" w:themeShade="BF"/>
          </w:rPr>
          <w:t xml:space="preserve">    "schemas"</w:t>
        </w:r>
        <w:r>
          <w:t>: {</w:t>
        </w:r>
      </w:ins>
    </w:p>
    <w:p w14:paraId="19642CA3" w14:textId="77777777" w:rsidR="00A71F46" w:rsidRDefault="00A71F46" w:rsidP="00A71F46">
      <w:pPr>
        <w:pStyle w:val="Code"/>
        <w:spacing w:line="259" w:lineRule="auto"/>
        <w:rPr>
          <w:ins w:id="4948" w:author="Andreas Kuehne" w:date="2019-05-31T12:40:00Z"/>
        </w:rPr>
      </w:pPr>
      <w:ins w:id="4949"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3112D53" w14:textId="77777777" w:rsidR="00A71F46" w:rsidRDefault="00A71F46" w:rsidP="00A71F46">
      <w:pPr>
        <w:pStyle w:val="Code"/>
        <w:spacing w:line="259" w:lineRule="auto"/>
        <w:rPr>
          <w:ins w:id="4950" w:author="Andreas Kuehne" w:date="2019-05-31T12:40:00Z"/>
        </w:rPr>
      </w:pPr>
      <w:ins w:id="4951" w:author="Andreas Kuehne" w:date="2019-05-31T12:40:00Z">
        <w:r>
          <w:t xml:space="preserve">    },</w:t>
        </w:r>
      </w:ins>
    </w:p>
    <w:p w14:paraId="3504A743" w14:textId="77777777" w:rsidR="00A71F46" w:rsidRDefault="00A71F46" w:rsidP="00A71F46">
      <w:pPr>
        <w:pStyle w:val="Code"/>
        <w:spacing w:line="259" w:lineRule="auto"/>
        <w:rPr>
          <w:ins w:id="4952" w:author="Andreas Kuehne" w:date="2019-05-31T12:40:00Z"/>
        </w:rPr>
      </w:pPr>
      <w:ins w:id="4953" w:author="Andreas Kuehne" w:date="2019-05-31T12:40:00Z">
        <w:r>
          <w:rPr>
            <w:color w:val="31849B" w:themeColor="accent5" w:themeShade="BF"/>
          </w:rPr>
          <w:lastRenderedPageBreak/>
          <w:t xml:space="preserve">    "docWithSignature"</w:t>
        </w:r>
        <w:r>
          <w:t>: {</w:t>
        </w:r>
      </w:ins>
    </w:p>
    <w:p w14:paraId="0E919494" w14:textId="77777777" w:rsidR="00A71F46" w:rsidRDefault="00A71F46" w:rsidP="00A71F46">
      <w:pPr>
        <w:pStyle w:val="Code"/>
        <w:spacing w:line="259" w:lineRule="auto"/>
        <w:rPr>
          <w:ins w:id="4954" w:author="Andreas Kuehne" w:date="2019-05-31T12:40:00Z"/>
        </w:rPr>
      </w:pPr>
      <w:ins w:id="4955" w:author="Andreas Kuehne" w:date="2019-05-31T12:40:00Z">
        <w:r>
          <w:rPr>
            <w:color w:val="31849B" w:themeColor="accent5" w:themeShade="BF"/>
          </w:rPr>
          <w:t xml:space="preserve">      "type"</w:t>
        </w:r>
        <w:r>
          <w:t xml:space="preserve">: </w:t>
        </w:r>
        <w:r>
          <w:rPr>
            <w:color w:val="244061" w:themeColor="accent1" w:themeShade="80"/>
          </w:rPr>
          <w:t>"array",</w:t>
        </w:r>
      </w:ins>
    </w:p>
    <w:p w14:paraId="01FDA013" w14:textId="77777777" w:rsidR="00A71F46" w:rsidRDefault="00A71F46" w:rsidP="00A71F46">
      <w:pPr>
        <w:pStyle w:val="Code"/>
        <w:spacing w:line="259" w:lineRule="auto"/>
        <w:rPr>
          <w:ins w:id="4956" w:author="Andreas Kuehne" w:date="2019-05-31T12:40:00Z"/>
        </w:rPr>
      </w:pPr>
      <w:ins w:id="4957" w:author="Andreas Kuehne" w:date="2019-05-31T12:40:00Z">
        <w:r>
          <w:rPr>
            <w:color w:val="31849B" w:themeColor="accent5" w:themeShade="BF"/>
          </w:rPr>
          <w:t xml:space="preserve">      "items"</w:t>
        </w:r>
        <w:r>
          <w:t>: {</w:t>
        </w:r>
      </w:ins>
    </w:p>
    <w:p w14:paraId="79F2B61E" w14:textId="77777777" w:rsidR="00A71F46" w:rsidRDefault="00A71F46" w:rsidP="00A71F46">
      <w:pPr>
        <w:pStyle w:val="Code"/>
        <w:spacing w:line="259" w:lineRule="auto"/>
        <w:rPr>
          <w:ins w:id="4958" w:author="Andreas Kuehne" w:date="2019-05-31T12:40:00Z"/>
        </w:rPr>
      </w:pPr>
      <w:ins w:id="4959"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6F418619" w14:textId="77777777" w:rsidR="00A71F46" w:rsidRDefault="00A71F46" w:rsidP="00A71F46">
      <w:pPr>
        <w:pStyle w:val="Code"/>
        <w:spacing w:line="259" w:lineRule="auto"/>
        <w:rPr>
          <w:ins w:id="4960" w:author="Andreas Kuehne" w:date="2019-05-31T12:40:00Z"/>
        </w:rPr>
      </w:pPr>
      <w:ins w:id="4961" w:author="Andreas Kuehne" w:date="2019-05-31T12:40:00Z">
        <w:r>
          <w:t xml:space="preserve">      }</w:t>
        </w:r>
      </w:ins>
    </w:p>
    <w:p w14:paraId="3FC25EE6" w14:textId="77777777" w:rsidR="00A71F46" w:rsidRDefault="00A71F46" w:rsidP="00A71F46">
      <w:pPr>
        <w:pStyle w:val="Code"/>
        <w:spacing w:line="259" w:lineRule="auto"/>
        <w:rPr>
          <w:ins w:id="4962" w:author="Andreas Kuehne" w:date="2019-05-31T12:40:00Z"/>
        </w:rPr>
      </w:pPr>
      <w:ins w:id="4963" w:author="Andreas Kuehne" w:date="2019-05-31T12:40:00Z">
        <w:r>
          <w:t xml:space="preserve">    }</w:t>
        </w:r>
      </w:ins>
    </w:p>
    <w:p w14:paraId="1EBF7419" w14:textId="77777777" w:rsidR="00A71F46" w:rsidRDefault="00A71F46" w:rsidP="00A71F46">
      <w:pPr>
        <w:pStyle w:val="Code"/>
        <w:spacing w:line="259" w:lineRule="auto"/>
        <w:rPr>
          <w:ins w:id="4964" w:author="Andreas Kuehne" w:date="2019-05-31T12:40:00Z"/>
        </w:rPr>
      </w:pPr>
      <w:ins w:id="4965" w:author="Andreas Kuehne" w:date="2019-05-31T12:40:00Z">
        <w:r>
          <w:t xml:space="preserve">  }</w:t>
        </w:r>
      </w:ins>
    </w:p>
    <w:p w14:paraId="31D5B50E" w14:textId="77777777" w:rsidR="00A71F46" w:rsidRDefault="00A71F46" w:rsidP="00A71F46">
      <w:pPr>
        <w:pStyle w:val="Code"/>
        <w:spacing w:line="259" w:lineRule="auto"/>
        <w:rPr>
          <w:ins w:id="4966" w:author="Andreas Kuehne" w:date="2019-05-31T12:40:00Z"/>
        </w:rPr>
      </w:pPr>
      <w:ins w:id="4967" w:author="Andreas Kuehne" w:date="2019-05-31T12:40:00Z">
        <w:r>
          <w:t>}</w:t>
        </w:r>
      </w:ins>
    </w:p>
    <w:p w14:paraId="6E8FA8FC" w14:textId="77777777" w:rsidR="00A71F46" w:rsidRDefault="00A71F46" w:rsidP="00A71F46">
      <w:pPr>
        <w:rPr>
          <w:ins w:id="4968" w:author="Andreas Kuehne" w:date="2019-05-31T12:40:00Z"/>
        </w:rPr>
      </w:pPr>
      <w:customXmlInsRangeStart w:id="4969" w:author="Andreas Kuehne" w:date="2019-05-31T12:40:00Z"/>
      <w:sdt>
        <w:sdtPr>
          <w:tag w:val="dss2-OptionalOutputsSignType.-jsonSchema"/>
          <w:id w:val="549808177"/>
          <w:showingPlcHdr/>
        </w:sdtPr>
        <w:sdtContent>
          <w:customXmlInsRangeEnd w:id="4969"/>
          <w:ins w:id="4970" w:author="Andreas Kuehne" w:date="2019-05-31T12:40:00Z">
            <w:r>
              <w:rPr>
                <w:color w:val="19D131"/>
              </w:rPr>
              <w:t>[component OptionalOutputsSign JSON schema details]</w:t>
            </w:r>
          </w:ins>
          <w:customXmlInsRangeStart w:id="4971" w:author="Andreas Kuehne" w:date="2019-05-31T12:40:00Z"/>
        </w:sdtContent>
      </w:sdt>
      <w:customXmlInsRangeEnd w:id="4971"/>
    </w:p>
    <w:p w14:paraId="1852AFA7" w14:textId="77777777" w:rsidR="00A71F46" w:rsidRDefault="00A71F46" w:rsidP="00A71F46">
      <w:pPr>
        <w:pStyle w:val="berschrift4"/>
        <w:numPr>
          <w:ilvl w:val="3"/>
          <w:numId w:val="3"/>
        </w:numPr>
        <w:rPr>
          <w:ins w:id="4972" w:author="Andreas Kuehne" w:date="2019-05-31T12:40:00Z"/>
        </w:rPr>
      </w:pPr>
      <w:ins w:id="4973" w:author="Andreas Kuehne" w:date="2019-05-31T12:40:00Z">
        <w:r>
          <w:t>OptionalOutputsSign – XML Syntax</w:t>
        </w:r>
      </w:ins>
    </w:p>
    <w:p w14:paraId="372966EB" w14:textId="77777777" w:rsidR="00A71F46" w:rsidRPr="5404FA76" w:rsidRDefault="00A71F46" w:rsidP="00A71F46">
      <w:pPr>
        <w:rPr>
          <w:ins w:id="4974" w:author="Andreas Kuehne" w:date="2019-05-31T12:40:00Z"/>
        </w:rPr>
      </w:pPr>
      <w:ins w:id="4975" w:author="Andreas Kuehne" w:date="2019-05-31T12:40:00Z">
        <w:r w:rsidRPr="0CCF9147">
          <w:t xml:space="preserve">The XML type </w:t>
        </w:r>
        <w:r w:rsidRPr="002062A5">
          <w:rPr>
            <w:rFonts w:ascii="Courier New" w:eastAsia="Courier New" w:hAnsi="Courier New" w:cs="Courier New"/>
          </w:rPr>
          <w:t>OptionalOutputsSignType</w:t>
        </w:r>
        <w:r w:rsidRPr="0CCF9147">
          <w:t xml:space="preserve"> SHALL implement the requirements defined in the </w:t>
        </w:r>
        <w:r w:rsidRPr="002062A5">
          <w:rPr>
            <w:rFonts w:ascii="Courier New" w:eastAsia="Courier New" w:hAnsi="Courier New" w:cs="Courier New"/>
          </w:rPr>
          <w:t>OptionalOutputsSign</w:t>
        </w:r>
        <w:r>
          <w:t xml:space="preserve"> </w:t>
        </w:r>
        <w:r w:rsidRPr="005A6FFD">
          <w:t>component.</w:t>
        </w:r>
      </w:ins>
    </w:p>
    <w:p w14:paraId="4A5E29A0" w14:textId="77777777" w:rsidR="00A71F46" w:rsidRDefault="00A71F46" w:rsidP="00A71F46">
      <w:pPr>
        <w:rPr>
          <w:ins w:id="4976" w:author="Andreas Kuehne" w:date="2019-05-31T12:40:00Z"/>
        </w:rPr>
      </w:pPr>
      <w:ins w:id="4977" w:author="Andreas Kuehne" w:date="2019-05-31T12:40:00Z">
        <w:r w:rsidRPr="005A6FFD">
          <w:rPr>
            <w:rFonts w:eastAsia="Arial"/>
          </w:rPr>
          <w:t xml:space="preserve">The </w:t>
        </w:r>
        <w:r w:rsidRPr="002062A5">
          <w:rPr>
            <w:rFonts w:ascii="Courier New" w:eastAsia="Courier New" w:hAnsi="Courier New" w:cs="Courier New"/>
          </w:rPr>
          <w:t>OptionalOutputsSignType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96FBA51" w14:textId="77777777" w:rsidR="00A71F46" w:rsidRDefault="00A71F46" w:rsidP="00A71F46">
      <w:pPr>
        <w:pStyle w:val="Code"/>
        <w:rPr>
          <w:ins w:id="4978" w:author="Andreas Kuehne" w:date="2019-05-31T12:40:00Z"/>
        </w:rPr>
      </w:pPr>
      <w:ins w:id="497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OptionalOutputsSignType</w:t>
        </w:r>
        <w:r>
          <w:rPr>
            <w:color w:val="943634" w:themeColor="accent2" w:themeShade="BF"/>
          </w:rPr>
          <w:t>"</w:t>
        </w:r>
        <w:r>
          <w:rPr>
            <w:color w:val="31849B" w:themeColor="accent5" w:themeShade="BF"/>
          </w:rPr>
          <w:t>&gt;</w:t>
        </w:r>
      </w:ins>
    </w:p>
    <w:p w14:paraId="6E4B6B12" w14:textId="77777777" w:rsidR="00A71F46" w:rsidRDefault="00A71F46" w:rsidP="00A71F46">
      <w:pPr>
        <w:pStyle w:val="Code"/>
        <w:rPr>
          <w:ins w:id="4980" w:author="Andreas Kuehne" w:date="2019-05-31T12:40:00Z"/>
        </w:rPr>
      </w:pPr>
      <w:ins w:id="4981" w:author="Andreas Kuehne" w:date="2019-05-31T12:40:00Z">
        <w:r>
          <w:rPr>
            <w:color w:val="31849B" w:themeColor="accent5" w:themeShade="BF"/>
          </w:rPr>
          <w:t xml:space="preserve">  &lt;xs:complexContent&gt;</w:t>
        </w:r>
      </w:ins>
    </w:p>
    <w:p w14:paraId="5E5793D6" w14:textId="77777777" w:rsidR="00A71F46" w:rsidRDefault="00A71F46" w:rsidP="00A71F46">
      <w:pPr>
        <w:pStyle w:val="Code"/>
        <w:rPr>
          <w:ins w:id="4982" w:author="Andreas Kuehne" w:date="2019-05-31T12:40:00Z"/>
        </w:rPr>
      </w:pPr>
      <w:ins w:id="498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60CF7426" w14:textId="77777777" w:rsidR="00A71F46" w:rsidRDefault="00A71F46" w:rsidP="00A71F46">
      <w:pPr>
        <w:pStyle w:val="Code"/>
        <w:rPr>
          <w:ins w:id="4984" w:author="Andreas Kuehne" w:date="2019-05-31T12:40:00Z"/>
        </w:rPr>
      </w:pPr>
      <w:ins w:id="4985" w:author="Andreas Kuehne" w:date="2019-05-31T12:40:00Z">
        <w:r>
          <w:rPr>
            <w:color w:val="31849B" w:themeColor="accent5" w:themeShade="BF"/>
          </w:rPr>
          <w:t xml:space="preserve">      &lt;xs:sequence&gt;</w:t>
        </w:r>
      </w:ins>
    </w:p>
    <w:p w14:paraId="11A7B5DE" w14:textId="77777777" w:rsidR="00A71F46" w:rsidRDefault="00A71F46" w:rsidP="00A71F46">
      <w:pPr>
        <w:pStyle w:val="Code"/>
        <w:rPr>
          <w:ins w:id="4986" w:author="Andreas Kuehne" w:date="2019-05-31T12:40:00Z"/>
        </w:rPr>
      </w:pPr>
      <w:ins w:id="498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9F8B3E1" w14:textId="77777777" w:rsidR="00A71F46" w:rsidRDefault="00A71F46" w:rsidP="00A71F46">
      <w:pPr>
        <w:pStyle w:val="Code"/>
        <w:rPr>
          <w:ins w:id="4988" w:author="Andreas Kuehne" w:date="2019-05-31T12:40:00Z"/>
        </w:rPr>
      </w:pPr>
      <w:ins w:id="4989" w:author="Andreas Kuehne" w:date="2019-05-31T12:40:00Z">
        <w:r>
          <w:rPr>
            <w:color w:val="31849B" w:themeColor="accent5" w:themeShade="BF"/>
          </w:rPr>
          <w:t xml:space="preserve">      &lt;/xs:sequence&gt;</w:t>
        </w:r>
      </w:ins>
    </w:p>
    <w:p w14:paraId="05199B5B" w14:textId="77777777" w:rsidR="00A71F46" w:rsidRDefault="00A71F46" w:rsidP="00A71F46">
      <w:pPr>
        <w:pStyle w:val="Code"/>
        <w:rPr>
          <w:ins w:id="4990" w:author="Andreas Kuehne" w:date="2019-05-31T12:40:00Z"/>
        </w:rPr>
      </w:pPr>
      <w:ins w:id="4991" w:author="Andreas Kuehne" w:date="2019-05-31T12:40:00Z">
        <w:r>
          <w:rPr>
            <w:color w:val="31849B" w:themeColor="accent5" w:themeShade="BF"/>
          </w:rPr>
          <w:t xml:space="preserve">    &lt;/xs:extension&gt;</w:t>
        </w:r>
      </w:ins>
    </w:p>
    <w:p w14:paraId="426992A7" w14:textId="77777777" w:rsidR="00A71F46" w:rsidRDefault="00A71F46" w:rsidP="00A71F46">
      <w:pPr>
        <w:pStyle w:val="Code"/>
        <w:rPr>
          <w:ins w:id="4992" w:author="Andreas Kuehne" w:date="2019-05-31T12:40:00Z"/>
        </w:rPr>
      </w:pPr>
      <w:ins w:id="4993" w:author="Andreas Kuehne" w:date="2019-05-31T12:40:00Z">
        <w:r>
          <w:rPr>
            <w:color w:val="31849B" w:themeColor="accent5" w:themeShade="BF"/>
          </w:rPr>
          <w:t xml:space="preserve">  &lt;/xs:complexContent&gt;</w:t>
        </w:r>
      </w:ins>
    </w:p>
    <w:p w14:paraId="672BEB08" w14:textId="77777777" w:rsidR="00A71F46" w:rsidRDefault="00A71F46" w:rsidP="00A71F46">
      <w:pPr>
        <w:pStyle w:val="Code"/>
        <w:rPr>
          <w:ins w:id="4994" w:author="Andreas Kuehne" w:date="2019-05-31T12:40:00Z"/>
        </w:rPr>
      </w:pPr>
      <w:ins w:id="4995" w:author="Andreas Kuehne" w:date="2019-05-31T12:40:00Z">
        <w:r>
          <w:rPr>
            <w:color w:val="31849B" w:themeColor="accent5" w:themeShade="BF"/>
          </w:rPr>
          <w:t>&lt;/xs:complexType&gt;</w:t>
        </w:r>
      </w:ins>
    </w:p>
    <w:p w14:paraId="1AE46DFF" w14:textId="77777777" w:rsidR="00A71F46" w:rsidRDefault="00A71F46" w:rsidP="00A71F46">
      <w:pPr>
        <w:spacing w:line="259" w:lineRule="auto"/>
        <w:rPr>
          <w:ins w:id="4996" w:author="Andreas Kuehne" w:date="2019-05-31T12:40:00Z"/>
        </w:rPr>
      </w:pPr>
      <w:ins w:id="4997" w:author="Andreas Kuehne" w:date="2019-05-31T12:40:00Z">
        <w:r>
          <w:t>Each child element of</w:t>
        </w:r>
        <w:r w:rsidRPr="71C71F8C">
          <w:t xml:space="preserve"> </w:t>
        </w:r>
        <w:r w:rsidRPr="002062A5">
          <w:rPr>
            <w:rFonts w:ascii="Courier New" w:eastAsia="Courier New" w:hAnsi="Courier New" w:cs="Courier New"/>
          </w:rPr>
          <w:t>OptionalOutputsSignType</w:t>
        </w:r>
        <w:r w:rsidRPr="71C71F8C">
          <w:t xml:space="preserve"> </w:t>
        </w:r>
        <w:r>
          <w:t xml:space="preserve">XML element SHALL implement in XML syntax the sub-component that has a name equal to its local name. </w:t>
        </w:r>
      </w:ins>
      <w:customXmlInsRangeStart w:id="4998" w:author="Andreas Kuehne" w:date="2019-05-31T12:40:00Z"/>
      <w:sdt>
        <w:sdtPr>
          <w:tag w:val="dss2-OptionalOutputsSignType.-xmlSchema"/>
          <w:id w:val="1993667608"/>
          <w:showingPlcHdr/>
        </w:sdtPr>
        <w:sdtContent>
          <w:customXmlInsRangeEnd w:id="4998"/>
          <w:ins w:id="4999" w:author="Andreas Kuehne" w:date="2019-05-31T12:40:00Z">
            <w:r>
              <w:rPr>
                <w:color w:val="19D131"/>
              </w:rPr>
              <w:t>[component OptionalOutputsSign XML schema details]</w:t>
            </w:r>
          </w:ins>
          <w:customXmlInsRangeStart w:id="5000" w:author="Andreas Kuehne" w:date="2019-05-31T12:40:00Z"/>
        </w:sdtContent>
      </w:sdt>
      <w:customXmlInsRangeEnd w:id="5000"/>
    </w:p>
    <w:p w14:paraId="485C8C2E" w14:textId="77777777" w:rsidR="00A71F46" w:rsidRDefault="00A71F46" w:rsidP="00A71F46">
      <w:pPr>
        <w:pStyle w:val="berschrift3"/>
        <w:numPr>
          <w:ilvl w:val="2"/>
          <w:numId w:val="3"/>
        </w:numPr>
        <w:rPr>
          <w:ins w:id="5001" w:author="Andreas Kuehne" w:date="2019-05-31T12:40:00Z"/>
        </w:rPr>
      </w:pPr>
      <w:ins w:id="5002" w:author="Andreas Kuehne" w:date="2019-05-31T12:40:00Z">
        <w:r>
          <w:t>Component OptionalOutputsVerify</w:t>
        </w:r>
      </w:ins>
    </w:p>
    <w:p w14:paraId="217A9190" w14:textId="77777777" w:rsidR="00A71F46" w:rsidRDefault="00A71F46" w:rsidP="00A71F46">
      <w:pPr>
        <w:rPr>
          <w:ins w:id="5003" w:author="Andreas Kuehne" w:date="2019-05-31T12:40:00Z"/>
        </w:rPr>
      </w:pPr>
      <w:customXmlInsRangeStart w:id="5004" w:author="Andreas Kuehne" w:date="2019-05-31T12:40:00Z"/>
      <w:sdt>
        <w:sdtPr>
          <w:tag w:val="dss2-OptionalOutputsVerifyType.-normative"/>
          <w:id w:val="-1501493734"/>
        </w:sdtPr>
        <w:sdtContent>
          <w:customXmlInsRangeEnd w:id="5004"/>
          <w:ins w:id="5005" w:author="Andreas Kuehne" w:date="2019-05-31T12:40:00Z">
            <w:r w:rsidRPr="003A06D0">
              <w:rPr>
                <w:color w:val="19D131"/>
                <w:lang w:val="en-GB"/>
              </w:rPr>
              <w:t xml:space="preserve">The </w:t>
            </w:r>
            <w:r w:rsidRPr="003A06D0">
              <w:rPr>
                <w:rFonts w:ascii="Courier New" w:eastAsia="Courier New" w:hAnsi="Courier New" w:cs="Courier New"/>
                <w:lang w:val="en-GB"/>
              </w:rPr>
              <w:t>OptionalOutputsVerify</w:t>
            </w:r>
            <w:r w:rsidRPr="003A06D0">
              <w:rPr>
                <w:color w:val="19D131"/>
                <w:lang w:val="en-GB"/>
              </w:rPr>
              <w:t xml:space="preserve"> component defines a set of additional outputs associated with the processing of a verification request.</w:t>
            </w:r>
          </w:ins>
          <w:customXmlInsRangeStart w:id="5006" w:author="Andreas Kuehne" w:date="2019-05-31T12:40:00Z"/>
        </w:sdtContent>
      </w:sdt>
      <w:customXmlInsRangeEnd w:id="5006"/>
    </w:p>
    <w:p w14:paraId="762EF469" w14:textId="77777777" w:rsidR="00A71F46" w:rsidRDefault="00A71F46" w:rsidP="00A71F46">
      <w:pPr>
        <w:rPr>
          <w:ins w:id="5007" w:author="Andreas Kuehne" w:date="2019-05-31T12:40:00Z"/>
        </w:rPr>
      </w:pPr>
      <w:ins w:id="5008" w:author="Andreas Kuehne" w:date="2019-05-31T12:40:00Z">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ins>
    </w:p>
    <w:p w14:paraId="02635BB5" w14:textId="77777777" w:rsidR="00A71F46" w:rsidRDefault="00A71F46" w:rsidP="00A71F46">
      <w:pPr>
        <w:rPr>
          <w:ins w:id="5009" w:author="Andreas Kuehne" w:date="2019-05-31T12:40:00Z"/>
        </w:rPr>
      </w:pPr>
      <w:ins w:id="5010" w:author="Andreas Kuehne" w:date="2019-05-31T12:40:00Z">
        <w:r>
          <w:t>Below follows a list of the sub-components that constitute this component:</w:t>
        </w:r>
      </w:ins>
    </w:p>
    <w:p w14:paraId="38C1D019" w14:textId="77777777" w:rsidR="00A71F46" w:rsidRDefault="00A71F46" w:rsidP="00A71F46">
      <w:pPr>
        <w:pStyle w:val="Member"/>
        <w:rPr>
          <w:ins w:id="5011" w:author="Andreas Kuehne" w:date="2019-05-31T12:40:00Z"/>
        </w:rPr>
      </w:pPr>
      <w:ins w:id="5012" w:author="Andreas Kuehne" w:date="2019-05-31T12:40:00Z">
        <w:r>
          <w:lastRenderedPageBreak/>
          <w:t xml:space="preserve">The OPTIONAL </w:t>
        </w:r>
        <w:r w:rsidRPr="35C1378D">
          <w:rPr>
            <w:rStyle w:val="Datatype"/>
          </w:rPr>
          <w:t>VerifyManifestResults</w:t>
        </w:r>
        <w:r>
          <w:t xml:space="preserve"> element, if present, MUST contain a sub-component. A given element MUST satisfy the requirements specified in this document in section </w:t>
        </w:r>
        <w:r>
          <w:fldChar w:fldCharType="begin"/>
        </w:r>
        <w:r>
          <w:instrText xml:space="preserve"> REF _RefCompE4381A2D \r \h </w:instrText>
        </w:r>
        <w:r>
          <w:fldChar w:fldCharType="separate"/>
        </w:r>
        <w:r>
          <w:rPr>
            <w:rStyle w:val="Datatype"/>
            <w:rFonts w:eastAsia="Courier New" w:cs="Courier New"/>
          </w:rPr>
          <w:t>VerifyManifestResults</w:t>
        </w:r>
        <w:r>
          <w:fldChar w:fldCharType="end"/>
        </w:r>
        <w:r>
          <w:t xml:space="preserve">. </w:t>
        </w:r>
      </w:ins>
      <w:customXmlInsRangeStart w:id="5013" w:author="Andreas Kuehne" w:date="2019-05-31T12:40:00Z"/>
      <w:sdt>
        <w:sdtPr>
          <w:alias w:val="dss2-OptionalOutputsVerifyType.result"/>
          <w:tag w:val="dss2-OptionalOutputsVerifyType.VerifyManifestResults"/>
          <w:id w:val="1750081588"/>
          <w:showingPlcHdr/>
        </w:sdtPr>
        <w:sdtContent>
          <w:customXmlInsRangeEnd w:id="5013"/>
          <w:ins w:id="5014" w:author="Andreas Kuehne" w:date="2019-05-31T12:40:00Z">
            <w:r>
              <w:rPr>
                <w:color w:val="19D131"/>
              </w:rPr>
              <w:t>[sub component VerifyManifestResults details]</w:t>
            </w:r>
          </w:ins>
          <w:customXmlInsRangeStart w:id="5015" w:author="Andreas Kuehne" w:date="2019-05-31T12:40:00Z"/>
        </w:sdtContent>
      </w:sdt>
      <w:customXmlInsRangeEnd w:id="5015"/>
    </w:p>
    <w:p w14:paraId="7E592267" w14:textId="77777777" w:rsidR="00A71F46" w:rsidRDefault="00A71F46" w:rsidP="00A71F46">
      <w:pPr>
        <w:pStyle w:val="Member"/>
        <w:rPr>
          <w:ins w:id="5016" w:author="Andreas Kuehne" w:date="2019-05-31T12:40:00Z"/>
        </w:rPr>
      </w:pPr>
      <w:ins w:id="5017" w:author="Andreas Kuehne" w:date="2019-05-31T12:40:00Z">
        <w:r>
          <w:t xml:space="preserve">The OPTIONAL </w:t>
        </w:r>
        <w:r w:rsidRPr="35C1378D">
          <w:rPr>
            <w:rStyle w:val="Datatype"/>
          </w:rPr>
          <w:t>SigningTimeInfo</w:t>
        </w:r>
        <w:r>
          <w:t xml:space="preserve"> element, if present, MUST contain a sub-component. A given element MUST satisfy the requirements specified in this document in section </w:t>
        </w:r>
        <w:r>
          <w:fldChar w:fldCharType="begin"/>
        </w:r>
        <w:r>
          <w:instrText xml:space="preserve"> REF _RefComp02F13485 \r \h </w:instrText>
        </w:r>
        <w:r>
          <w:fldChar w:fldCharType="separate"/>
        </w:r>
        <w:r>
          <w:rPr>
            <w:rStyle w:val="Datatype"/>
            <w:rFonts w:eastAsia="Courier New" w:cs="Courier New"/>
          </w:rPr>
          <w:t>SigningTimeInfo</w:t>
        </w:r>
        <w:r>
          <w:fldChar w:fldCharType="end"/>
        </w:r>
        <w:r>
          <w:t xml:space="preserve">. </w:t>
        </w:r>
      </w:ins>
      <w:customXmlInsRangeStart w:id="5018" w:author="Andreas Kuehne" w:date="2019-05-31T12:40:00Z"/>
      <w:sdt>
        <w:sdtPr>
          <w:alias w:val="dss2-OptionalOutputsVerifyType.signingTimeInfo"/>
          <w:tag w:val="dss2-OptionalOutputsVerifyType.SigningTimeInfo"/>
          <w:id w:val="-1034026903"/>
        </w:sdtPr>
        <w:sdtContent>
          <w:customXmlInsRangeEnd w:id="5018"/>
          <w:ins w:id="5019" w:author="Andreas Kuehne" w:date="2019-05-31T12:40:00Z">
            <w:r w:rsidRPr="003A06D0">
              <w:rPr>
                <w:color w:val="19D131"/>
                <w:lang w:val="en-GB"/>
              </w:rPr>
              <w:t xml:space="preserve">The </w:t>
            </w:r>
            <w:r w:rsidRPr="003A06D0">
              <w:rPr>
                <w:rStyle w:val="Datatype"/>
                <w:lang w:val="en-GB"/>
              </w:rPr>
              <w:t>SigningTimeInfo</w:t>
            </w:r>
            <w:r w:rsidRPr="003A06D0">
              <w:rPr>
                <w:color w:val="19D131"/>
                <w:lang w:val="en-GB"/>
              </w:rPr>
              <w:t xml:space="preserve"> element returns the signature’s creation date and time. When there's no way for the server to determine the signing time, the server MUST omit this element.</w:t>
            </w:r>
          </w:ins>
          <w:customXmlInsRangeStart w:id="5020" w:author="Andreas Kuehne" w:date="2019-05-31T12:40:00Z"/>
        </w:sdtContent>
      </w:sdt>
      <w:customXmlInsRangeEnd w:id="5020"/>
    </w:p>
    <w:p w14:paraId="3C89B9A9" w14:textId="77777777" w:rsidR="00A71F46" w:rsidRDefault="00A71F46" w:rsidP="00A71F46">
      <w:pPr>
        <w:pStyle w:val="Member"/>
        <w:rPr>
          <w:ins w:id="5021" w:author="Andreas Kuehne" w:date="2019-05-31T12:40:00Z"/>
        </w:rPr>
      </w:pPr>
      <w:ins w:id="5022" w:author="Andreas Kuehne" w:date="2019-05-31T12:40:00Z">
        <w:r>
          <w:t xml:space="preserve">The OPTIONAL </w:t>
        </w:r>
        <w:r w:rsidRPr="35C1378D">
          <w:rPr>
            <w:rStyle w:val="Datatype"/>
          </w:rPr>
          <w:t>VerificationTimeInfo</w:t>
        </w:r>
        <w:r>
          <w:t xml:space="preserve"> element, if present, MUST contain a sub-component. A given element MUST satisfy the requirements specified in this document in section </w:t>
        </w:r>
        <w:r>
          <w:fldChar w:fldCharType="begin"/>
        </w:r>
        <w:r>
          <w:instrText xml:space="preserve"> REF _RefCompADA9612D \r \h </w:instrText>
        </w:r>
        <w:r>
          <w:fldChar w:fldCharType="separate"/>
        </w:r>
        <w:r>
          <w:rPr>
            <w:rStyle w:val="Datatype"/>
            <w:rFonts w:eastAsia="Courier New" w:cs="Courier New"/>
          </w:rPr>
          <w:t>VerificationTimeInfo</w:t>
        </w:r>
        <w:r>
          <w:fldChar w:fldCharType="end"/>
        </w:r>
        <w:r>
          <w:t xml:space="preserve">. </w:t>
        </w:r>
      </w:ins>
      <w:customXmlInsRangeStart w:id="5023" w:author="Andreas Kuehne" w:date="2019-05-31T12:40:00Z"/>
      <w:sdt>
        <w:sdtPr>
          <w:alias w:val="dss2-OptionalOutputsVerifyType.verificationTimeInfo"/>
          <w:tag w:val="dss2-OptionalOutputsVerifyType.VerificationTimeInfo"/>
          <w:id w:val="222963986"/>
        </w:sdtPr>
        <w:sdtContent>
          <w:customXmlInsRangeEnd w:id="5023"/>
          <w:ins w:id="5024" w:author="Andreas Kuehne" w:date="2019-05-31T12:40:00Z">
            <w:r w:rsidRPr="003A06D0">
              <w:rPr>
                <w:color w:val="19D131"/>
                <w:lang w:val="en-GB"/>
              </w:rPr>
              <w:t xml:space="preserve">In addition to the verification time, the server MAY include in the </w:t>
            </w:r>
            <w:r w:rsidRPr="003A06D0">
              <w:rPr>
                <w:rStyle w:val="Datatype"/>
                <w:lang w:val="en-GB"/>
              </w:rPr>
              <w:t>VerificationTimeInfo</w:t>
            </w:r>
            <w:r w:rsidRPr="003A06D0">
              <w:rPr>
                <w:color w:val="19D131"/>
                <w:lang w:val="en-GB"/>
              </w:rPr>
              <w:t xml:space="preserve"> element any other relevant time instants that may have been used when determining the verification time or that may be useful for its qualification.</w:t>
            </w:r>
          </w:ins>
          <w:customXmlInsRangeStart w:id="5025" w:author="Andreas Kuehne" w:date="2019-05-31T12:40:00Z"/>
        </w:sdtContent>
      </w:sdt>
      <w:customXmlInsRangeEnd w:id="5025"/>
    </w:p>
    <w:p w14:paraId="0AA46622" w14:textId="77777777" w:rsidR="00A71F46" w:rsidRDefault="00A71F46" w:rsidP="00A71F46">
      <w:pPr>
        <w:pStyle w:val="Member"/>
        <w:rPr>
          <w:ins w:id="5026" w:author="Andreas Kuehne" w:date="2019-05-31T12:40:00Z"/>
        </w:rPr>
      </w:pPr>
      <w:ins w:id="5027" w:author="Andreas Kuehne" w:date="2019-05-31T12:40:00Z">
        <w:r>
          <w:t xml:space="preserve">The OPTIONAL </w:t>
        </w:r>
        <w:r w:rsidRPr="35C1378D">
          <w:rPr>
            <w:rStyle w:val="Datatype"/>
          </w:rPr>
          <w:t>ProcessingDetails</w:t>
        </w:r>
        <w:r>
          <w:t xml:space="preserve"> element, if present, MUST contain a sub-component. A given element MUST satisfy the requirements specified in this document in section </w:t>
        </w:r>
        <w:r>
          <w:fldChar w:fldCharType="begin"/>
        </w:r>
        <w:r>
          <w:instrText xml:space="preserve"> REF _RefCompE64F9E9A \r \h </w:instrText>
        </w:r>
        <w:r>
          <w:fldChar w:fldCharType="separate"/>
        </w:r>
        <w:r>
          <w:rPr>
            <w:rStyle w:val="Datatype"/>
            <w:rFonts w:eastAsia="Courier New" w:cs="Courier New"/>
          </w:rPr>
          <w:t>ProcessingDetails</w:t>
        </w:r>
        <w:r>
          <w:fldChar w:fldCharType="end"/>
        </w:r>
        <w:r>
          <w:t xml:space="preserve">. </w:t>
        </w:r>
      </w:ins>
      <w:customXmlInsRangeStart w:id="5028" w:author="Andreas Kuehne" w:date="2019-05-31T12:40:00Z"/>
      <w:sdt>
        <w:sdtPr>
          <w:alias w:val="dss2-OptionalOutputsVerifyType.procDetails"/>
          <w:tag w:val="dss2-OptionalOutputsVerifyType.ProcessingDetails"/>
          <w:id w:val="-148836403"/>
        </w:sdtPr>
        <w:sdtContent>
          <w:customXmlInsRangeEnd w:id="5028"/>
          <w:ins w:id="5029" w:author="Andreas Kuehne" w:date="2019-05-31T12:40:00Z">
            <w:r w:rsidRPr="003A06D0">
              <w:rPr>
                <w:color w:val="19D131"/>
                <w:lang w:val="en-GB"/>
              </w:rPr>
              <w:t xml:space="preserve">The </w:t>
            </w:r>
            <w:r w:rsidRPr="003A06D0">
              <w:rPr>
                <w:rStyle w:val="Datatype"/>
                <w:lang w:val="en-GB"/>
              </w:rPr>
              <w:t>ProcessingDetails</w:t>
            </w:r>
            <w:r w:rsidRPr="003A06D0">
              <w:rPr>
                <w:color w:val="19D131"/>
                <w:lang w:val="en-GB"/>
              </w:rPr>
              <w:t xml:space="preserve"> element elaborates on what signature verification steps succeeded or failed.</w:t>
            </w:r>
          </w:ins>
          <w:customXmlInsRangeStart w:id="5030" w:author="Andreas Kuehne" w:date="2019-05-31T12:40:00Z"/>
        </w:sdtContent>
      </w:sdt>
      <w:customXmlInsRangeEnd w:id="5030"/>
    </w:p>
    <w:p w14:paraId="5FEEE2BE" w14:textId="77777777" w:rsidR="00A71F46" w:rsidRDefault="00A71F46" w:rsidP="00A71F46">
      <w:pPr>
        <w:pStyle w:val="Member"/>
        <w:rPr>
          <w:ins w:id="5031" w:author="Andreas Kuehne" w:date="2019-05-31T12:40:00Z"/>
        </w:rPr>
      </w:pPr>
      <w:ins w:id="5032" w:author="Andreas Kuehne" w:date="2019-05-31T12:40:00Z">
        <w:r>
          <w:t xml:space="preserve">The OPTIONAL </w:t>
        </w:r>
        <w:r w:rsidRPr="35C1378D">
          <w:rPr>
            <w:rStyle w:val="Datatype"/>
          </w:rPr>
          <w:t>SignerIdentity</w:t>
        </w:r>
        <w:r>
          <w:t xml:space="preserve"> element, if present, MUST contain a sub-component. A given element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ins>
      <w:customXmlInsRangeStart w:id="5033" w:author="Andreas Kuehne" w:date="2019-05-31T12:40:00Z"/>
      <w:sdt>
        <w:sdtPr>
          <w:alias w:val="dss2-OptionalOutputsVerifyType.signerIdentity"/>
          <w:tag w:val="dss2-OptionalOutputsVerifyType.SignerIdentity"/>
          <w:id w:val="97835815"/>
        </w:sdtPr>
        <w:sdtContent>
          <w:customXmlInsRangeEnd w:id="5033"/>
          <w:ins w:id="5034" w:author="Andreas Kuehne" w:date="2019-05-31T12:40:00Z">
            <w:r w:rsidRPr="003A06D0">
              <w:rPr>
                <w:color w:val="19D131"/>
                <w:lang w:val="en-GB"/>
              </w:rPr>
              <w:t xml:space="preserve">The </w:t>
            </w:r>
            <w:r w:rsidRPr="003A06D0">
              <w:rPr>
                <w:rStyle w:val="Datatype"/>
                <w:lang w:val="en-GB"/>
              </w:rPr>
              <w:t>SignerIdentity</w:t>
            </w:r>
            <w:r w:rsidRPr="003A06D0">
              <w:rPr>
                <w:color w:val="19D131"/>
                <w:lang w:val="en-GB"/>
              </w:rPr>
              <w:t xml:space="preserve"> element contains an indication of who performed the signature.</w:t>
            </w:r>
          </w:ins>
          <w:customXmlInsRangeStart w:id="5035" w:author="Andreas Kuehne" w:date="2019-05-31T12:40:00Z"/>
        </w:sdtContent>
      </w:sdt>
      <w:customXmlInsRangeEnd w:id="5035"/>
    </w:p>
    <w:p w14:paraId="6A7D7C4C" w14:textId="77777777" w:rsidR="00A71F46" w:rsidRDefault="00A71F46" w:rsidP="00A71F46">
      <w:pPr>
        <w:pStyle w:val="Member"/>
        <w:rPr>
          <w:ins w:id="5036" w:author="Andreas Kuehne" w:date="2019-05-31T12:40:00Z"/>
        </w:rPr>
      </w:pPr>
      <w:ins w:id="5037" w:author="Andreas Kuehne" w:date="2019-05-31T12:40:00Z">
        <w:r>
          <w:t xml:space="preserve">The OPTIONAL </w:t>
        </w:r>
        <w:r w:rsidRPr="35C1378D">
          <w:rPr>
            <w:rStyle w:val="Datatype"/>
          </w:rPr>
          <w:t>AugmentedSignature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ins>
      <w:customXmlInsRangeStart w:id="5038" w:author="Andreas Kuehne" w:date="2019-05-31T12:40:00Z"/>
      <w:sdt>
        <w:sdtPr>
          <w:alias w:val="dss2-OptionalOutputsVerifyType.augSig"/>
          <w:tag w:val="dss2-OptionalOutputsVerifyType.AugmentedSignature"/>
          <w:id w:val="-862580897"/>
        </w:sdtPr>
        <w:sdtContent>
          <w:customXmlInsRangeEnd w:id="5038"/>
          <w:ins w:id="5039" w:author="Andreas Kuehne" w:date="2019-05-31T12:40:00Z">
            <w:r w:rsidRPr="003A06D0">
              <w:rPr>
                <w:color w:val="19D131"/>
                <w:lang w:val="en-GB"/>
              </w:rPr>
              <w:t>This element contains the processed signature.</w:t>
            </w:r>
          </w:ins>
          <w:customXmlInsRangeStart w:id="5040" w:author="Andreas Kuehne" w:date="2019-05-31T12:40:00Z"/>
        </w:sdtContent>
      </w:sdt>
      <w:customXmlInsRangeEnd w:id="5040"/>
    </w:p>
    <w:p w14:paraId="6B165150" w14:textId="77777777" w:rsidR="00A71F46" w:rsidRDefault="00A71F46" w:rsidP="00A71F46">
      <w:pPr>
        <w:pStyle w:val="Member"/>
        <w:rPr>
          <w:ins w:id="5041" w:author="Andreas Kuehne" w:date="2019-05-31T12:40:00Z"/>
        </w:rPr>
      </w:pPr>
      <w:ins w:id="5042" w:author="Andreas Kuehne" w:date="2019-05-31T12:40:00Z">
        <w:r>
          <w:t xml:space="preserve">The OPTIONAL </w:t>
        </w:r>
        <w:r w:rsidRPr="35C1378D">
          <w:rPr>
            <w:rStyle w:val="Datatype"/>
          </w:rPr>
          <w:t>TimestampedSignature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ins>
      <w:customXmlInsRangeStart w:id="5043" w:author="Andreas Kuehne" w:date="2019-05-31T12:40:00Z"/>
      <w:sdt>
        <w:sdtPr>
          <w:alias w:val="dss2-OptionalOutputsVerifyType.timestampedSig"/>
          <w:tag w:val="dss2-OptionalOutputsVerifyType.TimestampedSignature"/>
          <w:id w:val="-11302488"/>
        </w:sdtPr>
        <w:sdtContent>
          <w:customXmlInsRangeEnd w:id="5043"/>
          <w:ins w:id="5044" w:author="Andreas Kuehne" w:date="2019-05-31T12:40:00Z">
            <w:r w:rsidRPr="003A06D0">
              <w:rPr>
                <w:color w:val="19D131"/>
                <w:lang w:val="en-GB"/>
              </w:rPr>
              <w:t xml:space="preserve">The </w:t>
            </w:r>
            <w:r w:rsidRPr="003A06D0">
              <w:rPr>
                <w:rStyle w:val="Datatype"/>
                <w:lang w:val="en-GB"/>
              </w:rPr>
              <w:t>TimestampedSignature</w:t>
            </w:r>
            <w:r w:rsidRPr="003A06D0">
              <w:rPr>
                <w:color w:val="19D131"/>
                <w:lang w:val="en-GB"/>
              </w:rPr>
              <w:t xml:space="preserve"> element contains the returned timestamped signature.</w:t>
            </w:r>
          </w:ins>
          <w:customXmlInsRangeStart w:id="5045" w:author="Andreas Kuehne" w:date="2019-05-31T12:40:00Z"/>
        </w:sdtContent>
      </w:sdt>
      <w:customXmlInsRangeEnd w:id="5045"/>
    </w:p>
    <w:p w14:paraId="523A64DF" w14:textId="77777777" w:rsidR="00A71F46" w:rsidRDefault="00A71F46" w:rsidP="00A71F46">
      <w:pPr>
        <w:pStyle w:val="Non-normativeCommentHeading"/>
        <w:rPr>
          <w:ins w:id="5046" w:author="Andreas Kuehne" w:date="2019-05-31T12:40:00Z"/>
        </w:rPr>
      </w:pPr>
      <w:ins w:id="5047" w:author="Andreas Kuehne" w:date="2019-05-31T12:40:00Z">
        <w:r>
          <w:t>Non-normative Comment:</w:t>
        </w:r>
      </w:ins>
    </w:p>
    <w:p w14:paraId="253C8DC3" w14:textId="77777777" w:rsidR="00A71F46" w:rsidRDefault="00A71F46" w:rsidP="00A71F46">
      <w:pPr>
        <w:pStyle w:val="Non-normativeComment"/>
        <w:rPr>
          <w:ins w:id="5048" w:author="Andreas Kuehne" w:date="2019-05-31T12:40:00Z"/>
        </w:rPr>
      </w:pPr>
      <w:customXmlInsRangeStart w:id="5049" w:author="Andreas Kuehne" w:date="2019-05-31T12:40:00Z"/>
      <w:sdt>
        <w:sdtPr>
          <w:tag w:val="dss2-OptionalOutputsVerifyType.-nonNormative"/>
          <w:id w:val="1044646249"/>
          <w:showingPlcHdr/>
        </w:sdtPr>
        <w:sdtContent>
          <w:customXmlInsRangeEnd w:id="5049"/>
          <w:ins w:id="5050" w:author="Andreas Kuehne" w:date="2019-05-31T12:40:00Z">
            <w:r>
              <w:rPr>
                <w:color w:val="19D131"/>
              </w:rPr>
              <w:t>[component OptionalOutputsVerify non normative details]</w:t>
            </w:r>
          </w:ins>
          <w:customXmlInsRangeStart w:id="5051" w:author="Andreas Kuehne" w:date="2019-05-31T12:40:00Z"/>
        </w:sdtContent>
      </w:sdt>
      <w:customXmlInsRangeEnd w:id="5051"/>
    </w:p>
    <w:p w14:paraId="1F174802" w14:textId="77777777" w:rsidR="00A71F46" w:rsidRDefault="00A71F46" w:rsidP="00A71F46">
      <w:pPr>
        <w:pStyle w:val="berschrift4"/>
        <w:numPr>
          <w:ilvl w:val="3"/>
          <w:numId w:val="3"/>
        </w:numPr>
        <w:rPr>
          <w:ins w:id="5052" w:author="Andreas Kuehne" w:date="2019-05-31T12:40:00Z"/>
        </w:rPr>
      </w:pPr>
      <w:ins w:id="5053" w:author="Andreas Kuehne" w:date="2019-05-31T12:40:00Z">
        <w:r>
          <w:t>OptionalOutputsVerify – JSON Syntax</w:t>
        </w:r>
      </w:ins>
    </w:p>
    <w:p w14:paraId="5B324A38" w14:textId="77777777" w:rsidR="00A71F46" w:rsidRPr="0248A3D1" w:rsidRDefault="00A71F46" w:rsidP="00A71F46">
      <w:pPr>
        <w:rPr>
          <w:ins w:id="5054" w:author="Andreas Kuehne" w:date="2019-05-31T12:40:00Z"/>
        </w:rPr>
      </w:pPr>
      <w:ins w:id="5055"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OptionalOutputsVerify</w:t>
        </w:r>
        <w:r>
          <w:t xml:space="preserve"> component.</w:t>
        </w:r>
      </w:ins>
    </w:p>
    <w:p w14:paraId="335629DA" w14:textId="77777777" w:rsidR="00A71F46" w:rsidRPr="C2430093" w:rsidRDefault="00A71F46" w:rsidP="00A71F46">
      <w:pPr>
        <w:spacing w:line="259" w:lineRule="auto"/>
        <w:rPr>
          <w:ins w:id="5056" w:author="Andreas Kuehne" w:date="2019-05-31T12:40:00Z"/>
          <w:rFonts w:eastAsia="Arial" w:cs="Arial"/>
          <w:sz w:val="22"/>
          <w:szCs w:val="22"/>
        </w:rPr>
      </w:pPr>
      <w:ins w:id="505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98"/>
        <w:gridCol w:w="3335"/>
        <w:gridCol w:w="2617"/>
      </w:tblGrid>
      <w:tr w:rsidR="00A71F46" w14:paraId="0D0404AC" w14:textId="77777777" w:rsidTr="00A71F46">
        <w:trPr>
          <w:cnfStyle w:val="100000000000" w:firstRow="1" w:lastRow="0" w:firstColumn="0" w:lastColumn="0" w:oddVBand="0" w:evenVBand="0" w:oddHBand="0" w:evenHBand="0" w:firstRowFirstColumn="0" w:firstRowLastColumn="0" w:lastRowFirstColumn="0" w:lastRowLastColumn="0"/>
          <w:ins w:id="50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904C11" w14:textId="77777777" w:rsidR="00A71F46" w:rsidRDefault="00A71F46" w:rsidP="00A71F46">
            <w:pPr>
              <w:pStyle w:val="Beschriftung"/>
              <w:rPr>
                <w:ins w:id="5059" w:author="Andreas Kuehne" w:date="2019-05-31T12:40:00Z"/>
              </w:rPr>
            </w:pPr>
            <w:ins w:id="5060" w:author="Andreas Kuehne" w:date="2019-05-31T12:40:00Z">
              <w:r>
                <w:t>Element</w:t>
              </w:r>
            </w:ins>
          </w:p>
        </w:tc>
        <w:tc>
          <w:tcPr>
            <w:tcW w:w="4675" w:type="dxa"/>
          </w:tcPr>
          <w:p w14:paraId="39C2E0A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61" w:author="Andreas Kuehne" w:date="2019-05-31T12:40:00Z"/>
              </w:rPr>
            </w:pPr>
            <w:ins w:id="5062" w:author="Andreas Kuehne" w:date="2019-05-31T12:40:00Z">
              <w:r>
                <w:t>Implementing JSON member name</w:t>
              </w:r>
            </w:ins>
          </w:p>
        </w:tc>
        <w:tc>
          <w:tcPr>
            <w:tcW w:w="4675" w:type="dxa"/>
          </w:tcPr>
          <w:p w14:paraId="0431FE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63" w:author="Andreas Kuehne" w:date="2019-05-31T12:40:00Z"/>
              </w:rPr>
            </w:pPr>
            <w:ins w:id="5064" w:author="Andreas Kuehne" w:date="2019-05-31T12:40:00Z">
              <w:r>
                <w:t>Comments</w:t>
              </w:r>
            </w:ins>
          </w:p>
        </w:tc>
      </w:tr>
      <w:tr w:rsidR="00A71F46" w14:paraId="0A8935A6" w14:textId="77777777" w:rsidTr="00A71F46">
        <w:trPr>
          <w:ins w:id="50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33FB72" w14:textId="77777777" w:rsidR="00A71F46" w:rsidRPr="002062A5" w:rsidRDefault="00A71F46" w:rsidP="00A71F46">
            <w:pPr>
              <w:pStyle w:val="Beschriftung"/>
              <w:rPr>
                <w:ins w:id="5066" w:author="Andreas Kuehne" w:date="2019-05-31T12:40:00Z"/>
                <w:rStyle w:val="Datatype"/>
                <w:b w:val="0"/>
                <w:bCs w:val="0"/>
              </w:rPr>
            </w:pPr>
            <w:ins w:id="5067" w:author="Andreas Kuehne" w:date="2019-05-31T12:40:00Z">
              <w:r w:rsidRPr="002062A5">
                <w:rPr>
                  <w:rStyle w:val="Datatype"/>
                </w:rPr>
                <w:t>VerifyManifestResults</w:t>
              </w:r>
            </w:ins>
          </w:p>
        </w:tc>
        <w:tc>
          <w:tcPr>
            <w:tcW w:w="4675" w:type="dxa"/>
          </w:tcPr>
          <w:p w14:paraId="5B4230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68" w:author="Andreas Kuehne" w:date="2019-05-31T12:40:00Z"/>
                <w:rStyle w:val="Datatype"/>
              </w:rPr>
            </w:pPr>
            <w:ins w:id="5069" w:author="Andreas Kuehne" w:date="2019-05-31T12:40:00Z">
              <w:r w:rsidRPr="002062A5">
                <w:rPr>
                  <w:rStyle w:val="Datatype"/>
                </w:rPr>
                <w:t>result</w:t>
              </w:r>
            </w:ins>
          </w:p>
        </w:tc>
        <w:tc>
          <w:tcPr>
            <w:tcW w:w="4675" w:type="dxa"/>
          </w:tcPr>
          <w:p w14:paraId="1555757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070" w:author="Andreas Kuehne" w:date="2019-05-31T12:40:00Z"/>
              </w:rPr>
            </w:pPr>
            <w:customXmlInsRangeStart w:id="5071" w:author="Andreas Kuehne" w:date="2019-05-31T12:40:00Z"/>
            <w:sdt>
              <w:sdtPr>
                <w:alias w:val="dss2-OptionalOutputsVerifyType.result"/>
                <w:tag w:val="dss2-OptionalOutputsVerifyType.-jsonComment.VerifyManifestResults"/>
                <w:id w:val="1216009692"/>
                <w:showingPlcHdr/>
              </w:sdtPr>
              <w:sdtContent>
                <w:customXmlInsRangeEnd w:id="5071"/>
                <w:ins w:id="5072" w:author="Andreas Kuehne" w:date="2019-05-31T12:40:00Z">
                  <w:r>
                    <w:rPr>
                      <w:color w:val="19D131"/>
                    </w:rPr>
                    <w:t>[]</w:t>
                  </w:r>
                </w:ins>
                <w:customXmlInsRangeStart w:id="5073" w:author="Andreas Kuehne" w:date="2019-05-31T12:40:00Z"/>
              </w:sdtContent>
            </w:sdt>
            <w:customXmlInsRangeEnd w:id="5073"/>
          </w:p>
        </w:tc>
      </w:tr>
      <w:tr w:rsidR="00A71F46" w14:paraId="2373B88F" w14:textId="77777777" w:rsidTr="00A71F46">
        <w:trPr>
          <w:ins w:id="50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DBD0BC" w14:textId="77777777" w:rsidR="00A71F46" w:rsidRPr="002062A5" w:rsidRDefault="00A71F46" w:rsidP="00A71F46">
            <w:pPr>
              <w:pStyle w:val="Beschriftung"/>
              <w:rPr>
                <w:ins w:id="5075" w:author="Andreas Kuehne" w:date="2019-05-31T12:40:00Z"/>
                <w:rStyle w:val="Datatype"/>
                <w:b w:val="0"/>
                <w:bCs w:val="0"/>
              </w:rPr>
            </w:pPr>
            <w:ins w:id="5076" w:author="Andreas Kuehne" w:date="2019-05-31T12:40:00Z">
              <w:r w:rsidRPr="002062A5">
                <w:rPr>
                  <w:rStyle w:val="Datatype"/>
                </w:rPr>
                <w:t>SigningTimeInfo</w:t>
              </w:r>
            </w:ins>
          </w:p>
        </w:tc>
        <w:tc>
          <w:tcPr>
            <w:tcW w:w="4675" w:type="dxa"/>
          </w:tcPr>
          <w:p w14:paraId="27E3955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77" w:author="Andreas Kuehne" w:date="2019-05-31T12:40:00Z"/>
                <w:rStyle w:val="Datatype"/>
              </w:rPr>
            </w:pPr>
            <w:ins w:id="5078" w:author="Andreas Kuehne" w:date="2019-05-31T12:40:00Z">
              <w:r w:rsidRPr="002062A5">
                <w:rPr>
                  <w:rStyle w:val="Datatype"/>
                </w:rPr>
                <w:t>signingTimeInfo</w:t>
              </w:r>
            </w:ins>
          </w:p>
        </w:tc>
        <w:tc>
          <w:tcPr>
            <w:tcW w:w="4675" w:type="dxa"/>
          </w:tcPr>
          <w:p w14:paraId="60E3EFC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079" w:author="Andreas Kuehne" w:date="2019-05-31T12:40:00Z"/>
              </w:rPr>
            </w:pPr>
            <w:customXmlInsRangeStart w:id="5080" w:author="Andreas Kuehne" w:date="2019-05-31T12:40:00Z"/>
            <w:sdt>
              <w:sdtPr>
                <w:alias w:val="dss2-OptionalOutputsVerifyType.signingTimeInfo"/>
                <w:tag w:val="dss2-OptionalOutputsVerifyType.-jsonComment.SigningTimeInfo"/>
                <w:id w:val="-1106418821"/>
                <w:showingPlcHdr/>
              </w:sdtPr>
              <w:sdtContent>
                <w:customXmlInsRangeEnd w:id="5080"/>
                <w:ins w:id="5081" w:author="Andreas Kuehne" w:date="2019-05-31T12:40:00Z">
                  <w:r>
                    <w:rPr>
                      <w:color w:val="19D131"/>
                    </w:rPr>
                    <w:t>[]</w:t>
                  </w:r>
                </w:ins>
                <w:customXmlInsRangeStart w:id="5082" w:author="Andreas Kuehne" w:date="2019-05-31T12:40:00Z"/>
              </w:sdtContent>
            </w:sdt>
            <w:customXmlInsRangeEnd w:id="5082"/>
          </w:p>
        </w:tc>
      </w:tr>
      <w:tr w:rsidR="00A71F46" w14:paraId="1553DFF8" w14:textId="77777777" w:rsidTr="00A71F46">
        <w:trPr>
          <w:ins w:id="50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7C100E" w14:textId="77777777" w:rsidR="00A71F46" w:rsidRPr="002062A5" w:rsidRDefault="00A71F46" w:rsidP="00A71F46">
            <w:pPr>
              <w:pStyle w:val="Beschriftung"/>
              <w:rPr>
                <w:ins w:id="5084" w:author="Andreas Kuehne" w:date="2019-05-31T12:40:00Z"/>
                <w:rStyle w:val="Datatype"/>
                <w:b w:val="0"/>
                <w:bCs w:val="0"/>
              </w:rPr>
            </w:pPr>
            <w:ins w:id="5085" w:author="Andreas Kuehne" w:date="2019-05-31T12:40:00Z">
              <w:r w:rsidRPr="002062A5">
                <w:rPr>
                  <w:rStyle w:val="Datatype"/>
                </w:rPr>
                <w:t>VerificationTimeInfo</w:t>
              </w:r>
            </w:ins>
          </w:p>
        </w:tc>
        <w:tc>
          <w:tcPr>
            <w:tcW w:w="4675" w:type="dxa"/>
          </w:tcPr>
          <w:p w14:paraId="1780B5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86" w:author="Andreas Kuehne" w:date="2019-05-31T12:40:00Z"/>
                <w:rStyle w:val="Datatype"/>
              </w:rPr>
            </w:pPr>
            <w:ins w:id="5087" w:author="Andreas Kuehne" w:date="2019-05-31T12:40:00Z">
              <w:r w:rsidRPr="002062A5">
                <w:rPr>
                  <w:rStyle w:val="Datatype"/>
                </w:rPr>
                <w:t>verificationTimeInfo</w:t>
              </w:r>
            </w:ins>
          </w:p>
        </w:tc>
        <w:tc>
          <w:tcPr>
            <w:tcW w:w="4675" w:type="dxa"/>
          </w:tcPr>
          <w:p w14:paraId="3FB4C77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088" w:author="Andreas Kuehne" w:date="2019-05-31T12:40:00Z"/>
              </w:rPr>
            </w:pPr>
            <w:customXmlInsRangeStart w:id="5089" w:author="Andreas Kuehne" w:date="2019-05-31T12:40:00Z"/>
            <w:sdt>
              <w:sdtPr>
                <w:alias w:val="dss2-OptionalOutputsVerifyType.verificationTimeInfo"/>
                <w:tag w:val="dss2-OptionalOutputsVerifyType.-jsonComment.VerificationTimeInfo"/>
                <w:id w:val="-1295442736"/>
                <w:showingPlcHdr/>
              </w:sdtPr>
              <w:sdtContent>
                <w:customXmlInsRangeEnd w:id="5089"/>
                <w:ins w:id="5090" w:author="Andreas Kuehne" w:date="2019-05-31T12:40:00Z">
                  <w:r>
                    <w:rPr>
                      <w:color w:val="19D131"/>
                    </w:rPr>
                    <w:t>[]</w:t>
                  </w:r>
                </w:ins>
                <w:customXmlInsRangeStart w:id="5091" w:author="Andreas Kuehne" w:date="2019-05-31T12:40:00Z"/>
              </w:sdtContent>
            </w:sdt>
            <w:customXmlInsRangeEnd w:id="5091"/>
          </w:p>
        </w:tc>
      </w:tr>
      <w:tr w:rsidR="00A71F46" w14:paraId="3B124533" w14:textId="77777777" w:rsidTr="00A71F46">
        <w:trPr>
          <w:ins w:id="50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C3DD1F" w14:textId="77777777" w:rsidR="00A71F46" w:rsidRPr="002062A5" w:rsidRDefault="00A71F46" w:rsidP="00A71F46">
            <w:pPr>
              <w:pStyle w:val="Beschriftung"/>
              <w:rPr>
                <w:ins w:id="5093" w:author="Andreas Kuehne" w:date="2019-05-31T12:40:00Z"/>
                <w:rStyle w:val="Datatype"/>
                <w:b w:val="0"/>
                <w:bCs w:val="0"/>
              </w:rPr>
            </w:pPr>
            <w:ins w:id="5094" w:author="Andreas Kuehne" w:date="2019-05-31T12:40:00Z">
              <w:r w:rsidRPr="002062A5">
                <w:rPr>
                  <w:rStyle w:val="Datatype"/>
                </w:rPr>
                <w:t>ProcessingDetails</w:t>
              </w:r>
            </w:ins>
          </w:p>
        </w:tc>
        <w:tc>
          <w:tcPr>
            <w:tcW w:w="4675" w:type="dxa"/>
          </w:tcPr>
          <w:p w14:paraId="6E06D8A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95" w:author="Andreas Kuehne" w:date="2019-05-31T12:40:00Z"/>
                <w:rStyle w:val="Datatype"/>
              </w:rPr>
            </w:pPr>
            <w:ins w:id="5096" w:author="Andreas Kuehne" w:date="2019-05-31T12:40:00Z">
              <w:r w:rsidRPr="002062A5">
                <w:rPr>
                  <w:rStyle w:val="Datatype"/>
                </w:rPr>
                <w:t>procDetails</w:t>
              </w:r>
            </w:ins>
          </w:p>
        </w:tc>
        <w:tc>
          <w:tcPr>
            <w:tcW w:w="4675" w:type="dxa"/>
          </w:tcPr>
          <w:p w14:paraId="17B2A28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097" w:author="Andreas Kuehne" w:date="2019-05-31T12:40:00Z"/>
              </w:rPr>
            </w:pPr>
            <w:customXmlInsRangeStart w:id="5098" w:author="Andreas Kuehne" w:date="2019-05-31T12:40:00Z"/>
            <w:sdt>
              <w:sdtPr>
                <w:alias w:val="dss2-OptionalOutputsVerifyType.procDetails"/>
                <w:tag w:val="dss2-OptionalOutputsVerifyType.-jsonComment.ProcessingDetails"/>
                <w:id w:val="-1609726335"/>
                <w:showingPlcHdr/>
              </w:sdtPr>
              <w:sdtContent>
                <w:customXmlInsRangeEnd w:id="5098"/>
                <w:ins w:id="5099" w:author="Andreas Kuehne" w:date="2019-05-31T12:40:00Z">
                  <w:r>
                    <w:rPr>
                      <w:color w:val="19D131"/>
                    </w:rPr>
                    <w:t>[]</w:t>
                  </w:r>
                </w:ins>
                <w:customXmlInsRangeStart w:id="5100" w:author="Andreas Kuehne" w:date="2019-05-31T12:40:00Z"/>
              </w:sdtContent>
            </w:sdt>
            <w:customXmlInsRangeEnd w:id="5100"/>
          </w:p>
        </w:tc>
      </w:tr>
      <w:tr w:rsidR="00A71F46" w14:paraId="621E6C49" w14:textId="77777777" w:rsidTr="00A71F46">
        <w:trPr>
          <w:ins w:id="51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590CA" w14:textId="77777777" w:rsidR="00A71F46" w:rsidRPr="002062A5" w:rsidRDefault="00A71F46" w:rsidP="00A71F46">
            <w:pPr>
              <w:pStyle w:val="Beschriftung"/>
              <w:rPr>
                <w:ins w:id="5102" w:author="Andreas Kuehne" w:date="2019-05-31T12:40:00Z"/>
                <w:rStyle w:val="Datatype"/>
                <w:b w:val="0"/>
                <w:bCs w:val="0"/>
              </w:rPr>
            </w:pPr>
            <w:ins w:id="5103" w:author="Andreas Kuehne" w:date="2019-05-31T12:40:00Z">
              <w:r w:rsidRPr="002062A5">
                <w:rPr>
                  <w:rStyle w:val="Datatype"/>
                </w:rPr>
                <w:t>SignerIdentity</w:t>
              </w:r>
            </w:ins>
          </w:p>
        </w:tc>
        <w:tc>
          <w:tcPr>
            <w:tcW w:w="4675" w:type="dxa"/>
          </w:tcPr>
          <w:p w14:paraId="55C078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104" w:author="Andreas Kuehne" w:date="2019-05-31T12:40:00Z"/>
                <w:rStyle w:val="Datatype"/>
              </w:rPr>
            </w:pPr>
            <w:ins w:id="5105" w:author="Andreas Kuehne" w:date="2019-05-31T12:40:00Z">
              <w:r w:rsidRPr="002062A5">
                <w:rPr>
                  <w:rStyle w:val="Datatype"/>
                </w:rPr>
                <w:t>signerIdentity</w:t>
              </w:r>
            </w:ins>
          </w:p>
        </w:tc>
        <w:tc>
          <w:tcPr>
            <w:tcW w:w="4675" w:type="dxa"/>
          </w:tcPr>
          <w:p w14:paraId="53D65F9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106" w:author="Andreas Kuehne" w:date="2019-05-31T12:40:00Z"/>
              </w:rPr>
            </w:pPr>
            <w:customXmlInsRangeStart w:id="5107" w:author="Andreas Kuehne" w:date="2019-05-31T12:40:00Z"/>
            <w:sdt>
              <w:sdtPr>
                <w:alias w:val="dss2-OptionalOutputsVerifyType.signerIdentity"/>
                <w:tag w:val="dss2-OptionalOutputsVerifyType.-jsonComment.SignerIdentity"/>
                <w:id w:val="1561130763"/>
                <w:showingPlcHdr/>
              </w:sdtPr>
              <w:sdtContent>
                <w:customXmlInsRangeEnd w:id="5107"/>
                <w:ins w:id="5108" w:author="Andreas Kuehne" w:date="2019-05-31T12:40:00Z">
                  <w:r>
                    <w:rPr>
                      <w:color w:val="19D131"/>
                    </w:rPr>
                    <w:t>[]</w:t>
                  </w:r>
                </w:ins>
                <w:customXmlInsRangeStart w:id="5109" w:author="Andreas Kuehne" w:date="2019-05-31T12:40:00Z"/>
              </w:sdtContent>
            </w:sdt>
            <w:customXmlInsRangeEnd w:id="5109"/>
          </w:p>
        </w:tc>
      </w:tr>
      <w:tr w:rsidR="00A71F46" w14:paraId="427CC7A8" w14:textId="77777777" w:rsidTr="00A71F46">
        <w:trPr>
          <w:ins w:id="51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2D2873" w14:textId="77777777" w:rsidR="00A71F46" w:rsidRPr="002062A5" w:rsidRDefault="00A71F46" w:rsidP="00A71F46">
            <w:pPr>
              <w:pStyle w:val="Beschriftung"/>
              <w:rPr>
                <w:ins w:id="5111" w:author="Andreas Kuehne" w:date="2019-05-31T12:40:00Z"/>
                <w:rStyle w:val="Datatype"/>
                <w:b w:val="0"/>
                <w:bCs w:val="0"/>
              </w:rPr>
            </w:pPr>
            <w:ins w:id="5112" w:author="Andreas Kuehne" w:date="2019-05-31T12:40:00Z">
              <w:r w:rsidRPr="002062A5">
                <w:rPr>
                  <w:rStyle w:val="Datatype"/>
                </w:rPr>
                <w:t>AugmentedSignature</w:t>
              </w:r>
            </w:ins>
          </w:p>
        </w:tc>
        <w:tc>
          <w:tcPr>
            <w:tcW w:w="4675" w:type="dxa"/>
          </w:tcPr>
          <w:p w14:paraId="1375AE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113" w:author="Andreas Kuehne" w:date="2019-05-31T12:40:00Z"/>
                <w:rStyle w:val="Datatype"/>
              </w:rPr>
            </w:pPr>
            <w:ins w:id="5114" w:author="Andreas Kuehne" w:date="2019-05-31T12:40:00Z">
              <w:r w:rsidRPr="002062A5">
                <w:rPr>
                  <w:rStyle w:val="Datatype"/>
                </w:rPr>
                <w:t>augSig</w:t>
              </w:r>
            </w:ins>
          </w:p>
        </w:tc>
        <w:tc>
          <w:tcPr>
            <w:tcW w:w="4675" w:type="dxa"/>
          </w:tcPr>
          <w:p w14:paraId="24AAAB5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115" w:author="Andreas Kuehne" w:date="2019-05-31T12:40:00Z"/>
              </w:rPr>
            </w:pPr>
            <w:customXmlInsRangeStart w:id="5116" w:author="Andreas Kuehne" w:date="2019-05-31T12:40:00Z"/>
            <w:sdt>
              <w:sdtPr>
                <w:alias w:val="dss2-OptionalOutputsVerifyType.augSig"/>
                <w:tag w:val="dss2-OptionalOutputsVerifyType.-jsonComment.AugmentedSignature"/>
                <w:id w:val="-797144649"/>
                <w:showingPlcHdr/>
              </w:sdtPr>
              <w:sdtContent>
                <w:customXmlInsRangeEnd w:id="5116"/>
                <w:ins w:id="5117" w:author="Andreas Kuehne" w:date="2019-05-31T12:40:00Z">
                  <w:r>
                    <w:rPr>
                      <w:color w:val="19D131"/>
                    </w:rPr>
                    <w:t>[]</w:t>
                  </w:r>
                </w:ins>
                <w:customXmlInsRangeStart w:id="5118" w:author="Andreas Kuehne" w:date="2019-05-31T12:40:00Z"/>
              </w:sdtContent>
            </w:sdt>
            <w:customXmlInsRangeEnd w:id="5118"/>
          </w:p>
        </w:tc>
      </w:tr>
      <w:tr w:rsidR="00A71F46" w14:paraId="29746EF7" w14:textId="77777777" w:rsidTr="00A71F46">
        <w:trPr>
          <w:ins w:id="51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044CB3" w14:textId="77777777" w:rsidR="00A71F46" w:rsidRPr="002062A5" w:rsidRDefault="00A71F46" w:rsidP="00A71F46">
            <w:pPr>
              <w:pStyle w:val="Beschriftung"/>
              <w:rPr>
                <w:ins w:id="5120" w:author="Andreas Kuehne" w:date="2019-05-31T12:40:00Z"/>
                <w:rStyle w:val="Datatype"/>
                <w:b w:val="0"/>
                <w:bCs w:val="0"/>
              </w:rPr>
            </w:pPr>
            <w:ins w:id="5121" w:author="Andreas Kuehne" w:date="2019-05-31T12:40:00Z">
              <w:r w:rsidRPr="002062A5">
                <w:rPr>
                  <w:rStyle w:val="Datatype"/>
                </w:rPr>
                <w:lastRenderedPageBreak/>
                <w:t>TimestampedSignature</w:t>
              </w:r>
            </w:ins>
          </w:p>
        </w:tc>
        <w:tc>
          <w:tcPr>
            <w:tcW w:w="4675" w:type="dxa"/>
          </w:tcPr>
          <w:p w14:paraId="67FF529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122" w:author="Andreas Kuehne" w:date="2019-05-31T12:40:00Z"/>
                <w:rStyle w:val="Datatype"/>
              </w:rPr>
            </w:pPr>
            <w:ins w:id="5123" w:author="Andreas Kuehne" w:date="2019-05-31T12:40:00Z">
              <w:r w:rsidRPr="002062A5">
                <w:rPr>
                  <w:rStyle w:val="Datatype"/>
                </w:rPr>
                <w:t>timestampedSig</w:t>
              </w:r>
            </w:ins>
          </w:p>
        </w:tc>
        <w:tc>
          <w:tcPr>
            <w:tcW w:w="4675" w:type="dxa"/>
          </w:tcPr>
          <w:p w14:paraId="4910ED8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124" w:author="Andreas Kuehne" w:date="2019-05-31T12:40:00Z"/>
              </w:rPr>
            </w:pPr>
            <w:customXmlInsRangeStart w:id="5125" w:author="Andreas Kuehne" w:date="2019-05-31T12:40:00Z"/>
            <w:sdt>
              <w:sdtPr>
                <w:alias w:val="dss2-OptionalOutputsVerifyType.timestampedSig"/>
                <w:tag w:val="dss2-OptionalOutputsVerifyType.-jsonComment.TimestampedSignature"/>
                <w:id w:val="-1731221044"/>
                <w:showingPlcHdr/>
              </w:sdtPr>
              <w:sdtContent>
                <w:customXmlInsRangeEnd w:id="5125"/>
                <w:ins w:id="5126" w:author="Andreas Kuehne" w:date="2019-05-31T12:40:00Z">
                  <w:r>
                    <w:rPr>
                      <w:color w:val="19D131"/>
                    </w:rPr>
                    <w:t>[]</w:t>
                  </w:r>
                </w:ins>
                <w:customXmlInsRangeStart w:id="5127" w:author="Andreas Kuehne" w:date="2019-05-31T12:40:00Z"/>
              </w:sdtContent>
            </w:sdt>
            <w:customXmlInsRangeEnd w:id="5127"/>
          </w:p>
        </w:tc>
      </w:tr>
    </w:tbl>
    <w:p w14:paraId="72D1D24B" w14:textId="77777777" w:rsidR="00A71F46" w:rsidRPr="0202B381" w:rsidRDefault="00A71F46" w:rsidP="00A71F46">
      <w:pPr>
        <w:rPr>
          <w:ins w:id="5128" w:author="Andreas Kuehne" w:date="2019-05-31T12:40:00Z"/>
        </w:rPr>
      </w:pPr>
      <w:ins w:id="5129"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7D7BE8" w14:textId="77777777" w:rsidR="00A71F46" w:rsidRDefault="00A71F46" w:rsidP="00A71F46">
      <w:pPr>
        <w:pStyle w:val="Code"/>
        <w:spacing w:line="259" w:lineRule="auto"/>
        <w:rPr>
          <w:ins w:id="5130" w:author="Andreas Kuehne" w:date="2019-05-31T12:40:00Z"/>
        </w:rPr>
      </w:pPr>
      <w:ins w:id="5131" w:author="Andreas Kuehne" w:date="2019-05-31T12:40:00Z">
        <w:r>
          <w:rPr>
            <w:color w:val="31849B" w:themeColor="accent5" w:themeShade="BF"/>
          </w:rPr>
          <w:t>"dss2-OptionalOutputsVerifyType"</w:t>
        </w:r>
        <w:r>
          <w:t>: {</w:t>
        </w:r>
      </w:ins>
    </w:p>
    <w:p w14:paraId="47076C71" w14:textId="77777777" w:rsidR="00A71F46" w:rsidRDefault="00A71F46" w:rsidP="00A71F46">
      <w:pPr>
        <w:pStyle w:val="Code"/>
        <w:spacing w:line="259" w:lineRule="auto"/>
        <w:rPr>
          <w:ins w:id="5132" w:author="Andreas Kuehne" w:date="2019-05-31T12:40:00Z"/>
        </w:rPr>
      </w:pPr>
      <w:ins w:id="5133" w:author="Andreas Kuehne" w:date="2019-05-31T12:40:00Z">
        <w:r>
          <w:rPr>
            <w:color w:val="31849B" w:themeColor="accent5" w:themeShade="BF"/>
          </w:rPr>
          <w:t xml:space="preserve">  "type"</w:t>
        </w:r>
        <w:r>
          <w:t xml:space="preserve">: </w:t>
        </w:r>
        <w:r>
          <w:rPr>
            <w:color w:val="244061" w:themeColor="accent1" w:themeShade="80"/>
          </w:rPr>
          <w:t>"object",</w:t>
        </w:r>
      </w:ins>
    </w:p>
    <w:p w14:paraId="02D7F9F4" w14:textId="77777777" w:rsidR="00A71F46" w:rsidRDefault="00A71F46" w:rsidP="00A71F46">
      <w:pPr>
        <w:pStyle w:val="Code"/>
        <w:spacing w:line="259" w:lineRule="auto"/>
        <w:rPr>
          <w:ins w:id="5134" w:author="Andreas Kuehne" w:date="2019-05-31T12:40:00Z"/>
        </w:rPr>
      </w:pPr>
      <w:ins w:id="5135" w:author="Andreas Kuehne" w:date="2019-05-31T12:40:00Z">
        <w:r>
          <w:rPr>
            <w:color w:val="31849B" w:themeColor="accent5" w:themeShade="BF"/>
          </w:rPr>
          <w:t xml:space="preserve">  "properties"</w:t>
        </w:r>
        <w:r>
          <w:t>: {</w:t>
        </w:r>
      </w:ins>
    </w:p>
    <w:p w14:paraId="329CC362" w14:textId="77777777" w:rsidR="00A71F46" w:rsidRDefault="00A71F46" w:rsidP="00A71F46">
      <w:pPr>
        <w:pStyle w:val="Code"/>
        <w:spacing w:line="259" w:lineRule="auto"/>
        <w:rPr>
          <w:ins w:id="5136" w:author="Andreas Kuehne" w:date="2019-05-31T12:40:00Z"/>
        </w:rPr>
      </w:pPr>
      <w:ins w:id="5137" w:author="Andreas Kuehne" w:date="2019-05-31T12:40:00Z">
        <w:r>
          <w:rPr>
            <w:color w:val="31849B" w:themeColor="accent5" w:themeShade="BF"/>
          </w:rPr>
          <w:t xml:space="preserve">    "policy"</w:t>
        </w:r>
        <w:r>
          <w:t>: {</w:t>
        </w:r>
      </w:ins>
    </w:p>
    <w:p w14:paraId="430053DB" w14:textId="77777777" w:rsidR="00A71F46" w:rsidRDefault="00A71F46" w:rsidP="00A71F46">
      <w:pPr>
        <w:pStyle w:val="Code"/>
        <w:spacing w:line="259" w:lineRule="auto"/>
        <w:rPr>
          <w:ins w:id="5138" w:author="Andreas Kuehne" w:date="2019-05-31T12:40:00Z"/>
        </w:rPr>
      </w:pPr>
      <w:ins w:id="5139" w:author="Andreas Kuehne" w:date="2019-05-31T12:40:00Z">
        <w:r>
          <w:rPr>
            <w:color w:val="31849B" w:themeColor="accent5" w:themeShade="BF"/>
          </w:rPr>
          <w:t xml:space="preserve">      "type"</w:t>
        </w:r>
        <w:r>
          <w:t xml:space="preserve">: </w:t>
        </w:r>
        <w:r>
          <w:rPr>
            <w:color w:val="244061" w:themeColor="accent1" w:themeShade="80"/>
          </w:rPr>
          <w:t>"array",</w:t>
        </w:r>
      </w:ins>
    </w:p>
    <w:p w14:paraId="7E9DCD73" w14:textId="77777777" w:rsidR="00A71F46" w:rsidRDefault="00A71F46" w:rsidP="00A71F46">
      <w:pPr>
        <w:pStyle w:val="Code"/>
        <w:spacing w:line="259" w:lineRule="auto"/>
        <w:rPr>
          <w:ins w:id="5140" w:author="Andreas Kuehne" w:date="2019-05-31T12:40:00Z"/>
        </w:rPr>
      </w:pPr>
      <w:ins w:id="5141" w:author="Andreas Kuehne" w:date="2019-05-31T12:40:00Z">
        <w:r>
          <w:rPr>
            <w:color w:val="31849B" w:themeColor="accent5" w:themeShade="BF"/>
          </w:rPr>
          <w:t xml:space="preserve">      "items"</w:t>
        </w:r>
        <w:r>
          <w:t>: {</w:t>
        </w:r>
      </w:ins>
    </w:p>
    <w:p w14:paraId="06DFAD44" w14:textId="77777777" w:rsidR="00A71F46" w:rsidRDefault="00A71F46" w:rsidP="00A71F46">
      <w:pPr>
        <w:pStyle w:val="Code"/>
        <w:spacing w:line="259" w:lineRule="auto"/>
        <w:rPr>
          <w:ins w:id="5142" w:author="Andreas Kuehne" w:date="2019-05-31T12:40:00Z"/>
        </w:rPr>
      </w:pPr>
      <w:ins w:id="5143" w:author="Andreas Kuehne" w:date="2019-05-31T12:40:00Z">
        <w:r>
          <w:rPr>
            <w:color w:val="31849B" w:themeColor="accent5" w:themeShade="BF"/>
          </w:rPr>
          <w:t xml:space="preserve">        "type"</w:t>
        </w:r>
        <w:r>
          <w:t xml:space="preserve">: </w:t>
        </w:r>
        <w:r>
          <w:rPr>
            <w:color w:val="244061" w:themeColor="accent1" w:themeShade="80"/>
          </w:rPr>
          <w:t>"string"</w:t>
        </w:r>
      </w:ins>
    </w:p>
    <w:p w14:paraId="4E06C02D" w14:textId="77777777" w:rsidR="00A71F46" w:rsidRDefault="00A71F46" w:rsidP="00A71F46">
      <w:pPr>
        <w:pStyle w:val="Code"/>
        <w:spacing w:line="259" w:lineRule="auto"/>
        <w:rPr>
          <w:ins w:id="5144" w:author="Andreas Kuehne" w:date="2019-05-31T12:40:00Z"/>
        </w:rPr>
      </w:pPr>
      <w:ins w:id="5145" w:author="Andreas Kuehne" w:date="2019-05-31T12:40:00Z">
        <w:r>
          <w:t xml:space="preserve">      }</w:t>
        </w:r>
      </w:ins>
    </w:p>
    <w:p w14:paraId="74075A35" w14:textId="77777777" w:rsidR="00A71F46" w:rsidRDefault="00A71F46" w:rsidP="00A71F46">
      <w:pPr>
        <w:pStyle w:val="Code"/>
        <w:spacing w:line="259" w:lineRule="auto"/>
        <w:rPr>
          <w:ins w:id="5146" w:author="Andreas Kuehne" w:date="2019-05-31T12:40:00Z"/>
        </w:rPr>
      </w:pPr>
      <w:ins w:id="5147" w:author="Andreas Kuehne" w:date="2019-05-31T12:40:00Z">
        <w:r>
          <w:t xml:space="preserve">    },</w:t>
        </w:r>
      </w:ins>
    </w:p>
    <w:p w14:paraId="591C979E" w14:textId="77777777" w:rsidR="00A71F46" w:rsidRDefault="00A71F46" w:rsidP="00A71F46">
      <w:pPr>
        <w:pStyle w:val="Code"/>
        <w:spacing w:line="259" w:lineRule="auto"/>
        <w:rPr>
          <w:ins w:id="5148" w:author="Andreas Kuehne" w:date="2019-05-31T12:40:00Z"/>
        </w:rPr>
      </w:pPr>
      <w:ins w:id="5149" w:author="Andreas Kuehne" w:date="2019-05-31T12:40:00Z">
        <w:r>
          <w:rPr>
            <w:color w:val="31849B" w:themeColor="accent5" w:themeShade="BF"/>
          </w:rPr>
          <w:t xml:space="preserve">    "other"</w:t>
        </w:r>
        <w:r>
          <w:t>: {</w:t>
        </w:r>
      </w:ins>
    </w:p>
    <w:p w14:paraId="38F165AF" w14:textId="77777777" w:rsidR="00A71F46" w:rsidRDefault="00A71F46" w:rsidP="00A71F46">
      <w:pPr>
        <w:pStyle w:val="Code"/>
        <w:spacing w:line="259" w:lineRule="auto"/>
        <w:rPr>
          <w:ins w:id="5150" w:author="Andreas Kuehne" w:date="2019-05-31T12:40:00Z"/>
        </w:rPr>
      </w:pPr>
      <w:ins w:id="5151" w:author="Andreas Kuehne" w:date="2019-05-31T12:40:00Z">
        <w:r>
          <w:rPr>
            <w:color w:val="31849B" w:themeColor="accent5" w:themeShade="BF"/>
          </w:rPr>
          <w:t xml:space="preserve">      "type"</w:t>
        </w:r>
        <w:r>
          <w:t xml:space="preserve">: </w:t>
        </w:r>
        <w:r>
          <w:rPr>
            <w:color w:val="244061" w:themeColor="accent1" w:themeShade="80"/>
          </w:rPr>
          <w:t>"array",</w:t>
        </w:r>
      </w:ins>
    </w:p>
    <w:p w14:paraId="1FD6C9E3" w14:textId="77777777" w:rsidR="00A71F46" w:rsidRDefault="00A71F46" w:rsidP="00A71F46">
      <w:pPr>
        <w:pStyle w:val="Code"/>
        <w:spacing w:line="259" w:lineRule="auto"/>
        <w:rPr>
          <w:ins w:id="5152" w:author="Andreas Kuehne" w:date="2019-05-31T12:40:00Z"/>
        </w:rPr>
      </w:pPr>
      <w:ins w:id="5153" w:author="Andreas Kuehne" w:date="2019-05-31T12:40:00Z">
        <w:r>
          <w:rPr>
            <w:color w:val="31849B" w:themeColor="accent5" w:themeShade="BF"/>
          </w:rPr>
          <w:t xml:space="preserve">      "items"</w:t>
        </w:r>
        <w:r>
          <w:t>: {</w:t>
        </w:r>
      </w:ins>
    </w:p>
    <w:p w14:paraId="0E0BBEBE" w14:textId="77777777" w:rsidR="00A71F46" w:rsidRDefault="00A71F46" w:rsidP="00A71F46">
      <w:pPr>
        <w:pStyle w:val="Code"/>
        <w:spacing w:line="259" w:lineRule="auto"/>
        <w:rPr>
          <w:ins w:id="5154" w:author="Andreas Kuehne" w:date="2019-05-31T12:40:00Z"/>
        </w:rPr>
      </w:pPr>
      <w:ins w:id="5155"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3A1381E" w14:textId="77777777" w:rsidR="00A71F46" w:rsidRDefault="00A71F46" w:rsidP="00A71F46">
      <w:pPr>
        <w:pStyle w:val="Code"/>
        <w:spacing w:line="259" w:lineRule="auto"/>
        <w:rPr>
          <w:ins w:id="5156" w:author="Andreas Kuehne" w:date="2019-05-31T12:40:00Z"/>
        </w:rPr>
      </w:pPr>
      <w:ins w:id="5157" w:author="Andreas Kuehne" w:date="2019-05-31T12:40:00Z">
        <w:r>
          <w:t xml:space="preserve">      }</w:t>
        </w:r>
      </w:ins>
    </w:p>
    <w:p w14:paraId="0AF2C07A" w14:textId="77777777" w:rsidR="00A71F46" w:rsidRDefault="00A71F46" w:rsidP="00A71F46">
      <w:pPr>
        <w:pStyle w:val="Code"/>
        <w:spacing w:line="259" w:lineRule="auto"/>
        <w:rPr>
          <w:ins w:id="5158" w:author="Andreas Kuehne" w:date="2019-05-31T12:40:00Z"/>
        </w:rPr>
      </w:pPr>
      <w:ins w:id="5159" w:author="Andreas Kuehne" w:date="2019-05-31T12:40:00Z">
        <w:r>
          <w:t xml:space="preserve">    },</w:t>
        </w:r>
      </w:ins>
    </w:p>
    <w:p w14:paraId="1DCEB940" w14:textId="77777777" w:rsidR="00A71F46" w:rsidRDefault="00A71F46" w:rsidP="00A71F46">
      <w:pPr>
        <w:pStyle w:val="Code"/>
        <w:spacing w:line="259" w:lineRule="auto"/>
        <w:rPr>
          <w:ins w:id="5160" w:author="Andreas Kuehne" w:date="2019-05-31T12:40:00Z"/>
        </w:rPr>
      </w:pPr>
      <w:ins w:id="5161" w:author="Andreas Kuehne" w:date="2019-05-31T12:40:00Z">
        <w:r>
          <w:rPr>
            <w:color w:val="31849B" w:themeColor="accent5" w:themeShade="BF"/>
          </w:rPr>
          <w:t xml:space="preserve">    "schemas"</w:t>
        </w:r>
        <w:r>
          <w:t>: {</w:t>
        </w:r>
      </w:ins>
    </w:p>
    <w:p w14:paraId="1EA5972E" w14:textId="77777777" w:rsidR="00A71F46" w:rsidRDefault="00A71F46" w:rsidP="00A71F46">
      <w:pPr>
        <w:pStyle w:val="Code"/>
        <w:spacing w:line="259" w:lineRule="auto"/>
        <w:rPr>
          <w:ins w:id="5162" w:author="Andreas Kuehne" w:date="2019-05-31T12:40:00Z"/>
        </w:rPr>
      </w:pPr>
      <w:ins w:id="5163"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51A58BC3" w14:textId="77777777" w:rsidR="00A71F46" w:rsidRDefault="00A71F46" w:rsidP="00A71F46">
      <w:pPr>
        <w:pStyle w:val="Code"/>
        <w:spacing w:line="259" w:lineRule="auto"/>
        <w:rPr>
          <w:ins w:id="5164" w:author="Andreas Kuehne" w:date="2019-05-31T12:40:00Z"/>
        </w:rPr>
      </w:pPr>
      <w:ins w:id="5165" w:author="Andreas Kuehne" w:date="2019-05-31T12:40:00Z">
        <w:r>
          <w:t xml:space="preserve">    },</w:t>
        </w:r>
      </w:ins>
    </w:p>
    <w:p w14:paraId="56EF9FB0" w14:textId="77777777" w:rsidR="00A71F46" w:rsidRDefault="00A71F46" w:rsidP="00A71F46">
      <w:pPr>
        <w:pStyle w:val="Code"/>
        <w:spacing w:line="259" w:lineRule="auto"/>
        <w:rPr>
          <w:ins w:id="5166" w:author="Andreas Kuehne" w:date="2019-05-31T12:40:00Z"/>
        </w:rPr>
      </w:pPr>
      <w:ins w:id="5167" w:author="Andreas Kuehne" w:date="2019-05-31T12:40:00Z">
        <w:r>
          <w:rPr>
            <w:color w:val="31849B" w:themeColor="accent5" w:themeShade="BF"/>
          </w:rPr>
          <w:t xml:space="preserve">    "result"</w:t>
        </w:r>
        <w:r>
          <w:t>: {</w:t>
        </w:r>
      </w:ins>
    </w:p>
    <w:p w14:paraId="41CE19B3" w14:textId="77777777" w:rsidR="00A71F46" w:rsidRDefault="00A71F46" w:rsidP="00A71F46">
      <w:pPr>
        <w:pStyle w:val="Code"/>
        <w:spacing w:line="259" w:lineRule="auto"/>
        <w:rPr>
          <w:ins w:id="5168" w:author="Andreas Kuehne" w:date="2019-05-31T12:40:00Z"/>
        </w:rPr>
      </w:pPr>
      <w:ins w:id="5169" w:author="Andreas Kuehne" w:date="2019-05-31T12:40:00Z">
        <w:r>
          <w:rPr>
            <w:color w:val="31849B" w:themeColor="accent5" w:themeShade="BF"/>
          </w:rPr>
          <w:t xml:space="preserve">      "$ref"</w:t>
        </w:r>
        <w:r>
          <w:t xml:space="preserve">: </w:t>
        </w:r>
        <w:r>
          <w:rPr>
            <w:color w:val="244061" w:themeColor="accent1" w:themeShade="80"/>
          </w:rPr>
          <w:t>"#/definitions/dss2-VerifyManifestResultsType"</w:t>
        </w:r>
      </w:ins>
    </w:p>
    <w:p w14:paraId="1ABCBE0C" w14:textId="77777777" w:rsidR="00A71F46" w:rsidRDefault="00A71F46" w:rsidP="00A71F46">
      <w:pPr>
        <w:pStyle w:val="Code"/>
        <w:spacing w:line="259" w:lineRule="auto"/>
        <w:rPr>
          <w:ins w:id="5170" w:author="Andreas Kuehne" w:date="2019-05-31T12:40:00Z"/>
        </w:rPr>
      </w:pPr>
      <w:ins w:id="5171" w:author="Andreas Kuehne" w:date="2019-05-31T12:40:00Z">
        <w:r>
          <w:t xml:space="preserve">    },</w:t>
        </w:r>
      </w:ins>
    </w:p>
    <w:p w14:paraId="55D399EA" w14:textId="77777777" w:rsidR="00A71F46" w:rsidRDefault="00A71F46" w:rsidP="00A71F46">
      <w:pPr>
        <w:pStyle w:val="Code"/>
        <w:spacing w:line="259" w:lineRule="auto"/>
        <w:rPr>
          <w:ins w:id="5172" w:author="Andreas Kuehne" w:date="2019-05-31T12:40:00Z"/>
        </w:rPr>
      </w:pPr>
      <w:ins w:id="5173" w:author="Andreas Kuehne" w:date="2019-05-31T12:40:00Z">
        <w:r>
          <w:rPr>
            <w:color w:val="31849B" w:themeColor="accent5" w:themeShade="BF"/>
          </w:rPr>
          <w:t xml:space="preserve">    "signingTimeInfo"</w:t>
        </w:r>
        <w:r>
          <w:t>: {</w:t>
        </w:r>
      </w:ins>
    </w:p>
    <w:p w14:paraId="31C491C2" w14:textId="77777777" w:rsidR="00A71F46" w:rsidRDefault="00A71F46" w:rsidP="00A71F46">
      <w:pPr>
        <w:pStyle w:val="Code"/>
        <w:spacing w:line="259" w:lineRule="auto"/>
        <w:rPr>
          <w:ins w:id="5174" w:author="Andreas Kuehne" w:date="2019-05-31T12:40:00Z"/>
        </w:rPr>
      </w:pPr>
      <w:ins w:id="5175" w:author="Andreas Kuehne" w:date="2019-05-31T12:40:00Z">
        <w:r>
          <w:rPr>
            <w:color w:val="31849B" w:themeColor="accent5" w:themeShade="BF"/>
          </w:rPr>
          <w:t xml:space="preserve">      "$ref"</w:t>
        </w:r>
        <w:r>
          <w:t xml:space="preserve">: </w:t>
        </w:r>
        <w:r>
          <w:rPr>
            <w:color w:val="244061" w:themeColor="accent1" w:themeShade="80"/>
          </w:rPr>
          <w:t>"#/definitions/dss2-SigningTimeInfoType"</w:t>
        </w:r>
      </w:ins>
    </w:p>
    <w:p w14:paraId="5D187A98" w14:textId="77777777" w:rsidR="00A71F46" w:rsidRDefault="00A71F46" w:rsidP="00A71F46">
      <w:pPr>
        <w:pStyle w:val="Code"/>
        <w:spacing w:line="259" w:lineRule="auto"/>
        <w:rPr>
          <w:ins w:id="5176" w:author="Andreas Kuehne" w:date="2019-05-31T12:40:00Z"/>
        </w:rPr>
      </w:pPr>
      <w:ins w:id="5177" w:author="Andreas Kuehne" w:date="2019-05-31T12:40:00Z">
        <w:r>
          <w:t xml:space="preserve">    },</w:t>
        </w:r>
      </w:ins>
    </w:p>
    <w:p w14:paraId="0F23FF20" w14:textId="77777777" w:rsidR="00A71F46" w:rsidRDefault="00A71F46" w:rsidP="00A71F46">
      <w:pPr>
        <w:pStyle w:val="Code"/>
        <w:spacing w:line="259" w:lineRule="auto"/>
        <w:rPr>
          <w:ins w:id="5178" w:author="Andreas Kuehne" w:date="2019-05-31T12:40:00Z"/>
        </w:rPr>
      </w:pPr>
      <w:ins w:id="5179" w:author="Andreas Kuehne" w:date="2019-05-31T12:40:00Z">
        <w:r>
          <w:rPr>
            <w:color w:val="31849B" w:themeColor="accent5" w:themeShade="BF"/>
          </w:rPr>
          <w:t xml:space="preserve">    "verificationTimeInfo"</w:t>
        </w:r>
        <w:r>
          <w:t>: {</w:t>
        </w:r>
      </w:ins>
    </w:p>
    <w:p w14:paraId="72FF234C" w14:textId="77777777" w:rsidR="00A71F46" w:rsidRDefault="00A71F46" w:rsidP="00A71F46">
      <w:pPr>
        <w:pStyle w:val="Code"/>
        <w:spacing w:line="259" w:lineRule="auto"/>
        <w:rPr>
          <w:ins w:id="5180" w:author="Andreas Kuehne" w:date="2019-05-31T12:40:00Z"/>
        </w:rPr>
      </w:pPr>
      <w:ins w:id="5181" w:author="Andreas Kuehne" w:date="2019-05-31T12:40:00Z">
        <w:r>
          <w:rPr>
            <w:color w:val="31849B" w:themeColor="accent5" w:themeShade="BF"/>
          </w:rPr>
          <w:t xml:space="preserve">      "$ref"</w:t>
        </w:r>
        <w:r>
          <w:t xml:space="preserve">: </w:t>
        </w:r>
        <w:r>
          <w:rPr>
            <w:color w:val="244061" w:themeColor="accent1" w:themeShade="80"/>
          </w:rPr>
          <w:t>"#/definitions/dss2-VerificationTimeInfoType"</w:t>
        </w:r>
      </w:ins>
    </w:p>
    <w:p w14:paraId="40FA0F0C" w14:textId="77777777" w:rsidR="00A71F46" w:rsidRDefault="00A71F46" w:rsidP="00A71F46">
      <w:pPr>
        <w:pStyle w:val="Code"/>
        <w:spacing w:line="259" w:lineRule="auto"/>
        <w:rPr>
          <w:ins w:id="5182" w:author="Andreas Kuehne" w:date="2019-05-31T12:40:00Z"/>
        </w:rPr>
      </w:pPr>
      <w:ins w:id="5183" w:author="Andreas Kuehne" w:date="2019-05-31T12:40:00Z">
        <w:r>
          <w:t xml:space="preserve">    },</w:t>
        </w:r>
      </w:ins>
    </w:p>
    <w:p w14:paraId="542023B0" w14:textId="77777777" w:rsidR="00A71F46" w:rsidRDefault="00A71F46" w:rsidP="00A71F46">
      <w:pPr>
        <w:pStyle w:val="Code"/>
        <w:spacing w:line="259" w:lineRule="auto"/>
        <w:rPr>
          <w:ins w:id="5184" w:author="Andreas Kuehne" w:date="2019-05-31T12:40:00Z"/>
        </w:rPr>
      </w:pPr>
      <w:ins w:id="5185" w:author="Andreas Kuehne" w:date="2019-05-31T12:40:00Z">
        <w:r>
          <w:rPr>
            <w:color w:val="31849B" w:themeColor="accent5" w:themeShade="BF"/>
          </w:rPr>
          <w:t xml:space="preserve">    "procDetails"</w:t>
        </w:r>
        <w:r>
          <w:t>: {</w:t>
        </w:r>
      </w:ins>
    </w:p>
    <w:p w14:paraId="7005F917" w14:textId="77777777" w:rsidR="00A71F46" w:rsidRDefault="00A71F46" w:rsidP="00A71F46">
      <w:pPr>
        <w:pStyle w:val="Code"/>
        <w:spacing w:line="259" w:lineRule="auto"/>
        <w:rPr>
          <w:ins w:id="5186" w:author="Andreas Kuehne" w:date="2019-05-31T12:40:00Z"/>
        </w:rPr>
      </w:pPr>
      <w:ins w:id="5187" w:author="Andreas Kuehne" w:date="2019-05-31T12:40:00Z">
        <w:r>
          <w:rPr>
            <w:color w:val="31849B" w:themeColor="accent5" w:themeShade="BF"/>
          </w:rPr>
          <w:t xml:space="preserve">      "$ref"</w:t>
        </w:r>
        <w:r>
          <w:t xml:space="preserve">: </w:t>
        </w:r>
        <w:r>
          <w:rPr>
            <w:color w:val="244061" w:themeColor="accent1" w:themeShade="80"/>
          </w:rPr>
          <w:t>"#/definitions/dss2-ProcessingDetailsType"</w:t>
        </w:r>
      </w:ins>
    </w:p>
    <w:p w14:paraId="3031E59C" w14:textId="77777777" w:rsidR="00A71F46" w:rsidRDefault="00A71F46" w:rsidP="00A71F46">
      <w:pPr>
        <w:pStyle w:val="Code"/>
        <w:spacing w:line="259" w:lineRule="auto"/>
        <w:rPr>
          <w:ins w:id="5188" w:author="Andreas Kuehne" w:date="2019-05-31T12:40:00Z"/>
        </w:rPr>
      </w:pPr>
      <w:ins w:id="5189" w:author="Andreas Kuehne" w:date="2019-05-31T12:40:00Z">
        <w:r>
          <w:t xml:space="preserve">    },</w:t>
        </w:r>
      </w:ins>
    </w:p>
    <w:p w14:paraId="05426E10" w14:textId="77777777" w:rsidR="00A71F46" w:rsidRDefault="00A71F46" w:rsidP="00A71F46">
      <w:pPr>
        <w:pStyle w:val="Code"/>
        <w:spacing w:line="259" w:lineRule="auto"/>
        <w:rPr>
          <w:ins w:id="5190" w:author="Andreas Kuehne" w:date="2019-05-31T12:40:00Z"/>
        </w:rPr>
      </w:pPr>
      <w:ins w:id="5191" w:author="Andreas Kuehne" w:date="2019-05-31T12:40:00Z">
        <w:r>
          <w:rPr>
            <w:color w:val="31849B" w:themeColor="accent5" w:themeShade="BF"/>
          </w:rPr>
          <w:t xml:space="preserve">    "signerIdentity"</w:t>
        </w:r>
        <w:r>
          <w:t>: {</w:t>
        </w:r>
      </w:ins>
    </w:p>
    <w:p w14:paraId="60850DDD" w14:textId="77777777" w:rsidR="00A71F46" w:rsidRDefault="00A71F46" w:rsidP="00A71F46">
      <w:pPr>
        <w:pStyle w:val="Code"/>
        <w:spacing w:line="259" w:lineRule="auto"/>
        <w:rPr>
          <w:ins w:id="5192" w:author="Andreas Kuehne" w:date="2019-05-31T12:40:00Z"/>
        </w:rPr>
      </w:pPr>
      <w:ins w:id="5193"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6B71BE02" w14:textId="77777777" w:rsidR="00A71F46" w:rsidRDefault="00A71F46" w:rsidP="00A71F46">
      <w:pPr>
        <w:pStyle w:val="Code"/>
        <w:spacing w:line="259" w:lineRule="auto"/>
        <w:rPr>
          <w:ins w:id="5194" w:author="Andreas Kuehne" w:date="2019-05-31T12:40:00Z"/>
        </w:rPr>
      </w:pPr>
      <w:ins w:id="5195" w:author="Andreas Kuehne" w:date="2019-05-31T12:40:00Z">
        <w:r>
          <w:t xml:space="preserve">    },</w:t>
        </w:r>
      </w:ins>
    </w:p>
    <w:p w14:paraId="0593540F" w14:textId="77777777" w:rsidR="00A71F46" w:rsidRDefault="00A71F46" w:rsidP="00A71F46">
      <w:pPr>
        <w:pStyle w:val="Code"/>
        <w:spacing w:line="259" w:lineRule="auto"/>
        <w:rPr>
          <w:ins w:id="5196" w:author="Andreas Kuehne" w:date="2019-05-31T12:40:00Z"/>
        </w:rPr>
      </w:pPr>
      <w:ins w:id="5197" w:author="Andreas Kuehne" w:date="2019-05-31T12:40:00Z">
        <w:r>
          <w:rPr>
            <w:color w:val="31849B" w:themeColor="accent5" w:themeShade="BF"/>
          </w:rPr>
          <w:t xml:space="preserve">    "augSig"</w:t>
        </w:r>
        <w:r>
          <w:t>: {</w:t>
        </w:r>
      </w:ins>
    </w:p>
    <w:p w14:paraId="000C6459" w14:textId="77777777" w:rsidR="00A71F46" w:rsidRDefault="00A71F46" w:rsidP="00A71F46">
      <w:pPr>
        <w:pStyle w:val="Code"/>
        <w:spacing w:line="259" w:lineRule="auto"/>
        <w:rPr>
          <w:ins w:id="5198" w:author="Andreas Kuehne" w:date="2019-05-31T12:40:00Z"/>
        </w:rPr>
      </w:pPr>
      <w:ins w:id="5199" w:author="Andreas Kuehne" w:date="2019-05-31T12:40:00Z">
        <w:r>
          <w:rPr>
            <w:color w:val="31849B" w:themeColor="accent5" w:themeShade="BF"/>
          </w:rPr>
          <w:t xml:space="preserve">      "type"</w:t>
        </w:r>
        <w:r>
          <w:t xml:space="preserve">: </w:t>
        </w:r>
        <w:r>
          <w:rPr>
            <w:color w:val="244061" w:themeColor="accent1" w:themeShade="80"/>
          </w:rPr>
          <w:t>"array",</w:t>
        </w:r>
      </w:ins>
    </w:p>
    <w:p w14:paraId="767253D7" w14:textId="77777777" w:rsidR="00A71F46" w:rsidRDefault="00A71F46" w:rsidP="00A71F46">
      <w:pPr>
        <w:pStyle w:val="Code"/>
        <w:spacing w:line="259" w:lineRule="auto"/>
        <w:rPr>
          <w:ins w:id="5200" w:author="Andreas Kuehne" w:date="2019-05-31T12:40:00Z"/>
        </w:rPr>
      </w:pPr>
      <w:ins w:id="5201" w:author="Andreas Kuehne" w:date="2019-05-31T12:40:00Z">
        <w:r>
          <w:rPr>
            <w:color w:val="31849B" w:themeColor="accent5" w:themeShade="BF"/>
          </w:rPr>
          <w:t xml:space="preserve">      "items"</w:t>
        </w:r>
        <w:r>
          <w:t>: {</w:t>
        </w:r>
      </w:ins>
    </w:p>
    <w:p w14:paraId="1B075113" w14:textId="77777777" w:rsidR="00A71F46" w:rsidRDefault="00A71F46" w:rsidP="00A71F46">
      <w:pPr>
        <w:pStyle w:val="Code"/>
        <w:spacing w:line="259" w:lineRule="auto"/>
        <w:rPr>
          <w:ins w:id="5202" w:author="Andreas Kuehne" w:date="2019-05-31T12:40:00Z"/>
        </w:rPr>
      </w:pPr>
      <w:ins w:id="5203"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02BE11A9" w14:textId="77777777" w:rsidR="00A71F46" w:rsidRDefault="00A71F46" w:rsidP="00A71F46">
      <w:pPr>
        <w:pStyle w:val="Code"/>
        <w:spacing w:line="259" w:lineRule="auto"/>
        <w:rPr>
          <w:ins w:id="5204" w:author="Andreas Kuehne" w:date="2019-05-31T12:40:00Z"/>
        </w:rPr>
      </w:pPr>
      <w:ins w:id="5205" w:author="Andreas Kuehne" w:date="2019-05-31T12:40:00Z">
        <w:r>
          <w:t xml:space="preserve">      }</w:t>
        </w:r>
      </w:ins>
    </w:p>
    <w:p w14:paraId="50B82602" w14:textId="77777777" w:rsidR="00A71F46" w:rsidRDefault="00A71F46" w:rsidP="00A71F46">
      <w:pPr>
        <w:pStyle w:val="Code"/>
        <w:spacing w:line="259" w:lineRule="auto"/>
        <w:rPr>
          <w:ins w:id="5206" w:author="Andreas Kuehne" w:date="2019-05-31T12:40:00Z"/>
        </w:rPr>
      </w:pPr>
      <w:ins w:id="5207" w:author="Andreas Kuehne" w:date="2019-05-31T12:40:00Z">
        <w:r>
          <w:t xml:space="preserve">    },</w:t>
        </w:r>
      </w:ins>
    </w:p>
    <w:p w14:paraId="4396FB9C" w14:textId="77777777" w:rsidR="00A71F46" w:rsidRDefault="00A71F46" w:rsidP="00A71F46">
      <w:pPr>
        <w:pStyle w:val="Code"/>
        <w:spacing w:line="259" w:lineRule="auto"/>
        <w:rPr>
          <w:ins w:id="5208" w:author="Andreas Kuehne" w:date="2019-05-31T12:40:00Z"/>
        </w:rPr>
      </w:pPr>
      <w:ins w:id="5209" w:author="Andreas Kuehne" w:date="2019-05-31T12:40:00Z">
        <w:r>
          <w:rPr>
            <w:color w:val="31849B" w:themeColor="accent5" w:themeShade="BF"/>
          </w:rPr>
          <w:t xml:space="preserve">    "timestampedSig"</w:t>
        </w:r>
        <w:r>
          <w:t>: {</w:t>
        </w:r>
      </w:ins>
    </w:p>
    <w:p w14:paraId="123F7B32" w14:textId="77777777" w:rsidR="00A71F46" w:rsidRDefault="00A71F46" w:rsidP="00A71F46">
      <w:pPr>
        <w:pStyle w:val="Code"/>
        <w:spacing w:line="259" w:lineRule="auto"/>
        <w:rPr>
          <w:ins w:id="5210" w:author="Andreas Kuehne" w:date="2019-05-31T12:40:00Z"/>
        </w:rPr>
      </w:pPr>
      <w:ins w:id="5211" w:author="Andreas Kuehne" w:date="2019-05-31T12:40:00Z">
        <w:r>
          <w:rPr>
            <w:color w:val="31849B" w:themeColor="accent5" w:themeShade="BF"/>
          </w:rPr>
          <w:t xml:space="preserve">      "type"</w:t>
        </w:r>
        <w:r>
          <w:t xml:space="preserve">: </w:t>
        </w:r>
        <w:r>
          <w:rPr>
            <w:color w:val="244061" w:themeColor="accent1" w:themeShade="80"/>
          </w:rPr>
          <w:t>"array",</w:t>
        </w:r>
      </w:ins>
    </w:p>
    <w:p w14:paraId="2865F9BE" w14:textId="77777777" w:rsidR="00A71F46" w:rsidRDefault="00A71F46" w:rsidP="00A71F46">
      <w:pPr>
        <w:pStyle w:val="Code"/>
        <w:spacing w:line="259" w:lineRule="auto"/>
        <w:rPr>
          <w:ins w:id="5212" w:author="Andreas Kuehne" w:date="2019-05-31T12:40:00Z"/>
        </w:rPr>
      </w:pPr>
      <w:ins w:id="5213" w:author="Andreas Kuehne" w:date="2019-05-31T12:40:00Z">
        <w:r>
          <w:rPr>
            <w:color w:val="31849B" w:themeColor="accent5" w:themeShade="BF"/>
          </w:rPr>
          <w:t xml:space="preserve">      "items"</w:t>
        </w:r>
        <w:r>
          <w:t>: {</w:t>
        </w:r>
      </w:ins>
    </w:p>
    <w:p w14:paraId="6B2AB9EC" w14:textId="77777777" w:rsidR="00A71F46" w:rsidRDefault="00A71F46" w:rsidP="00A71F46">
      <w:pPr>
        <w:pStyle w:val="Code"/>
        <w:spacing w:line="259" w:lineRule="auto"/>
        <w:rPr>
          <w:ins w:id="5214" w:author="Andreas Kuehne" w:date="2019-05-31T12:40:00Z"/>
        </w:rPr>
      </w:pPr>
      <w:ins w:id="5215"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612B9303" w14:textId="77777777" w:rsidR="00A71F46" w:rsidRDefault="00A71F46" w:rsidP="00A71F46">
      <w:pPr>
        <w:pStyle w:val="Code"/>
        <w:spacing w:line="259" w:lineRule="auto"/>
        <w:rPr>
          <w:ins w:id="5216" w:author="Andreas Kuehne" w:date="2019-05-31T12:40:00Z"/>
        </w:rPr>
      </w:pPr>
      <w:ins w:id="5217" w:author="Andreas Kuehne" w:date="2019-05-31T12:40:00Z">
        <w:r>
          <w:t xml:space="preserve">      }</w:t>
        </w:r>
      </w:ins>
    </w:p>
    <w:p w14:paraId="5FB3B2BA" w14:textId="77777777" w:rsidR="00A71F46" w:rsidRDefault="00A71F46" w:rsidP="00A71F46">
      <w:pPr>
        <w:pStyle w:val="Code"/>
        <w:spacing w:line="259" w:lineRule="auto"/>
        <w:rPr>
          <w:ins w:id="5218" w:author="Andreas Kuehne" w:date="2019-05-31T12:40:00Z"/>
        </w:rPr>
      </w:pPr>
      <w:ins w:id="5219" w:author="Andreas Kuehne" w:date="2019-05-31T12:40:00Z">
        <w:r>
          <w:t xml:space="preserve">    }</w:t>
        </w:r>
      </w:ins>
    </w:p>
    <w:p w14:paraId="0BDC8535" w14:textId="77777777" w:rsidR="00A71F46" w:rsidRDefault="00A71F46" w:rsidP="00A71F46">
      <w:pPr>
        <w:pStyle w:val="Code"/>
        <w:spacing w:line="259" w:lineRule="auto"/>
        <w:rPr>
          <w:ins w:id="5220" w:author="Andreas Kuehne" w:date="2019-05-31T12:40:00Z"/>
        </w:rPr>
      </w:pPr>
      <w:ins w:id="5221" w:author="Andreas Kuehne" w:date="2019-05-31T12:40:00Z">
        <w:r>
          <w:t xml:space="preserve">  }</w:t>
        </w:r>
      </w:ins>
    </w:p>
    <w:p w14:paraId="25EEEA7E" w14:textId="77777777" w:rsidR="00A71F46" w:rsidRDefault="00A71F46" w:rsidP="00A71F46">
      <w:pPr>
        <w:pStyle w:val="Code"/>
        <w:spacing w:line="259" w:lineRule="auto"/>
        <w:rPr>
          <w:ins w:id="5222" w:author="Andreas Kuehne" w:date="2019-05-31T12:40:00Z"/>
        </w:rPr>
      </w:pPr>
      <w:ins w:id="5223" w:author="Andreas Kuehne" w:date="2019-05-31T12:40:00Z">
        <w:r>
          <w:t>}</w:t>
        </w:r>
      </w:ins>
    </w:p>
    <w:p w14:paraId="59A6AC01" w14:textId="77777777" w:rsidR="00A71F46" w:rsidRDefault="00A71F46" w:rsidP="00A71F46">
      <w:pPr>
        <w:rPr>
          <w:ins w:id="5224" w:author="Andreas Kuehne" w:date="2019-05-31T12:40:00Z"/>
        </w:rPr>
      </w:pPr>
      <w:customXmlInsRangeStart w:id="5225" w:author="Andreas Kuehne" w:date="2019-05-31T12:40:00Z"/>
      <w:sdt>
        <w:sdtPr>
          <w:tag w:val="dss2-OptionalOutputsVerifyType.-jsonSchema"/>
          <w:id w:val="1421982896"/>
          <w:showingPlcHdr/>
        </w:sdtPr>
        <w:sdtContent>
          <w:customXmlInsRangeEnd w:id="5225"/>
          <w:ins w:id="5226" w:author="Andreas Kuehne" w:date="2019-05-31T12:40:00Z">
            <w:r>
              <w:rPr>
                <w:color w:val="19D131"/>
              </w:rPr>
              <w:t>[component OptionalOutputsVerify JSON schema details]</w:t>
            </w:r>
          </w:ins>
          <w:customXmlInsRangeStart w:id="5227" w:author="Andreas Kuehne" w:date="2019-05-31T12:40:00Z"/>
        </w:sdtContent>
      </w:sdt>
      <w:customXmlInsRangeEnd w:id="5227"/>
    </w:p>
    <w:p w14:paraId="6A218019" w14:textId="77777777" w:rsidR="00A71F46" w:rsidRDefault="00A71F46" w:rsidP="00A71F46">
      <w:pPr>
        <w:pStyle w:val="berschrift4"/>
        <w:numPr>
          <w:ilvl w:val="3"/>
          <w:numId w:val="3"/>
        </w:numPr>
        <w:rPr>
          <w:ins w:id="5228" w:author="Andreas Kuehne" w:date="2019-05-31T12:40:00Z"/>
        </w:rPr>
      </w:pPr>
      <w:ins w:id="5229" w:author="Andreas Kuehne" w:date="2019-05-31T12:40:00Z">
        <w:r>
          <w:t>OptionalOutputsVerify – XML Syntax</w:t>
        </w:r>
      </w:ins>
    </w:p>
    <w:p w14:paraId="223C21D7" w14:textId="77777777" w:rsidR="00A71F46" w:rsidRPr="5404FA76" w:rsidRDefault="00A71F46" w:rsidP="00A71F46">
      <w:pPr>
        <w:rPr>
          <w:ins w:id="5230" w:author="Andreas Kuehne" w:date="2019-05-31T12:40:00Z"/>
        </w:rPr>
      </w:pPr>
      <w:ins w:id="5231" w:author="Andreas Kuehne" w:date="2019-05-31T12:40:00Z">
        <w:r w:rsidRPr="0CCF9147">
          <w:t xml:space="preserve">The XML type </w:t>
        </w:r>
        <w:r w:rsidRPr="002062A5">
          <w:rPr>
            <w:rFonts w:ascii="Courier New" w:eastAsia="Courier New" w:hAnsi="Courier New" w:cs="Courier New"/>
          </w:rPr>
          <w:t>OptionalOutputsVerifyType</w:t>
        </w:r>
        <w:r w:rsidRPr="0CCF9147">
          <w:t xml:space="preserve"> SHALL implement the requirements defined in the </w:t>
        </w:r>
        <w:r w:rsidRPr="002062A5">
          <w:rPr>
            <w:rFonts w:ascii="Courier New" w:eastAsia="Courier New" w:hAnsi="Courier New" w:cs="Courier New"/>
          </w:rPr>
          <w:t>OptionalOutputsVerify</w:t>
        </w:r>
        <w:r>
          <w:t xml:space="preserve"> </w:t>
        </w:r>
        <w:r w:rsidRPr="005A6FFD">
          <w:t>component.</w:t>
        </w:r>
      </w:ins>
    </w:p>
    <w:p w14:paraId="77EAF803" w14:textId="77777777" w:rsidR="00A71F46" w:rsidRDefault="00A71F46" w:rsidP="00A71F46">
      <w:pPr>
        <w:rPr>
          <w:ins w:id="5232" w:author="Andreas Kuehne" w:date="2019-05-31T12:40:00Z"/>
        </w:rPr>
      </w:pPr>
      <w:ins w:id="5233" w:author="Andreas Kuehne" w:date="2019-05-31T12:40:00Z">
        <w:r w:rsidRPr="005A6FFD">
          <w:rPr>
            <w:rFonts w:eastAsia="Arial"/>
          </w:rPr>
          <w:lastRenderedPageBreak/>
          <w:t xml:space="preserve">The </w:t>
        </w:r>
        <w:r w:rsidRPr="002062A5">
          <w:rPr>
            <w:rFonts w:ascii="Courier New" w:eastAsia="Courier New" w:hAnsi="Courier New" w:cs="Courier New"/>
          </w:rPr>
          <w:t>OptionalOutputsVerifyType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39932A" w14:textId="77777777" w:rsidR="00A71F46" w:rsidRDefault="00A71F46" w:rsidP="00A71F46">
      <w:pPr>
        <w:pStyle w:val="Code"/>
        <w:rPr>
          <w:ins w:id="5234" w:author="Andreas Kuehne" w:date="2019-05-31T12:40:00Z"/>
        </w:rPr>
      </w:pPr>
      <w:ins w:id="523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OptionalOutputsVerifyType</w:t>
        </w:r>
        <w:r>
          <w:rPr>
            <w:color w:val="943634" w:themeColor="accent2" w:themeShade="BF"/>
          </w:rPr>
          <w:t>"</w:t>
        </w:r>
        <w:r>
          <w:rPr>
            <w:color w:val="31849B" w:themeColor="accent5" w:themeShade="BF"/>
          </w:rPr>
          <w:t>&gt;</w:t>
        </w:r>
      </w:ins>
    </w:p>
    <w:p w14:paraId="17CF6057" w14:textId="77777777" w:rsidR="00A71F46" w:rsidRDefault="00A71F46" w:rsidP="00A71F46">
      <w:pPr>
        <w:pStyle w:val="Code"/>
        <w:rPr>
          <w:ins w:id="5236" w:author="Andreas Kuehne" w:date="2019-05-31T12:40:00Z"/>
        </w:rPr>
      </w:pPr>
      <w:ins w:id="5237" w:author="Andreas Kuehne" w:date="2019-05-31T12:40:00Z">
        <w:r>
          <w:rPr>
            <w:color w:val="31849B" w:themeColor="accent5" w:themeShade="BF"/>
          </w:rPr>
          <w:t xml:space="preserve">  &lt;xs:complexContent&gt;</w:t>
        </w:r>
      </w:ins>
    </w:p>
    <w:p w14:paraId="09AFB849" w14:textId="77777777" w:rsidR="00A71F46" w:rsidRDefault="00A71F46" w:rsidP="00A71F46">
      <w:pPr>
        <w:pStyle w:val="Code"/>
        <w:rPr>
          <w:ins w:id="5238" w:author="Andreas Kuehne" w:date="2019-05-31T12:40:00Z"/>
        </w:rPr>
      </w:pPr>
      <w:ins w:id="5239"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353D715B" w14:textId="77777777" w:rsidR="00A71F46" w:rsidRDefault="00A71F46" w:rsidP="00A71F46">
      <w:pPr>
        <w:pStyle w:val="Code"/>
        <w:rPr>
          <w:ins w:id="5240" w:author="Andreas Kuehne" w:date="2019-05-31T12:40:00Z"/>
        </w:rPr>
      </w:pPr>
      <w:ins w:id="5241" w:author="Andreas Kuehne" w:date="2019-05-31T12:40:00Z">
        <w:r>
          <w:rPr>
            <w:color w:val="31849B" w:themeColor="accent5" w:themeShade="BF"/>
          </w:rPr>
          <w:t xml:space="preserve">      &lt;xs:sequence&gt;</w:t>
        </w:r>
      </w:ins>
    </w:p>
    <w:p w14:paraId="113289AD" w14:textId="77777777" w:rsidR="00A71F46" w:rsidRDefault="00A71F46" w:rsidP="00A71F46">
      <w:pPr>
        <w:pStyle w:val="Code"/>
        <w:rPr>
          <w:ins w:id="5242" w:author="Andreas Kuehne" w:date="2019-05-31T12:40:00Z"/>
        </w:rPr>
      </w:pPr>
      <w:ins w:id="52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VerifyManifestResults</w:t>
        </w:r>
        <w:r>
          <w:rPr>
            <w:color w:val="943634" w:themeColor="accent2" w:themeShade="BF"/>
          </w:rPr>
          <w:t>" type="</w:t>
        </w:r>
        <w:r>
          <w:rPr>
            <w:color w:val="244061" w:themeColor="accent1" w:themeShade="80"/>
          </w:rPr>
          <w:t>dss2:VerifyManifestResultsType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D86E9D" w14:textId="77777777" w:rsidR="00A71F46" w:rsidRDefault="00A71F46" w:rsidP="00A71F46">
      <w:pPr>
        <w:pStyle w:val="Code"/>
        <w:rPr>
          <w:ins w:id="5244" w:author="Andreas Kuehne" w:date="2019-05-31T12:40:00Z"/>
        </w:rPr>
      </w:pPr>
      <w:ins w:id="52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SigningTimeInfo</w:t>
        </w:r>
        <w:r>
          <w:rPr>
            <w:color w:val="943634" w:themeColor="accent2" w:themeShade="BF"/>
          </w:rPr>
          <w:t>" type="</w:t>
        </w:r>
        <w:r>
          <w:rPr>
            <w:color w:val="244061" w:themeColor="accent1" w:themeShade="80"/>
          </w:rPr>
          <w:t>dss2:SigningTimeInfoType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1862CA" w14:textId="77777777" w:rsidR="00A71F46" w:rsidRDefault="00A71F46" w:rsidP="00A71F46">
      <w:pPr>
        <w:pStyle w:val="Code"/>
        <w:rPr>
          <w:ins w:id="5246" w:author="Andreas Kuehne" w:date="2019-05-31T12:40:00Z"/>
        </w:rPr>
      </w:pPr>
      <w:ins w:id="524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VerificationTimeInfo</w:t>
        </w:r>
        <w:r>
          <w:rPr>
            <w:color w:val="943634" w:themeColor="accent2" w:themeShade="BF"/>
          </w:rPr>
          <w:t>" type="</w:t>
        </w:r>
        <w:r>
          <w:rPr>
            <w:color w:val="244061" w:themeColor="accent1" w:themeShade="80"/>
          </w:rPr>
          <w:t>dss2:VerificationTimeInfoType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92AC7D" w14:textId="77777777" w:rsidR="00A71F46" w:rsidRDefault="00A71F46" w:rsidP="00A71F46">
      <w:pPr>
        <w:pStyle w:val="Code"/>
        <w:rPr>
          <w:ins w:id="5248" w:author="Andreas Kuehne" w:date="2019-05-31T12:40:00Z"/>
        </w:rPr>
      </w:pPr>
      <w:ins w:id="52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ProcessingDetails</w:t>
        </w:r>
        <w:r>
          <w:rPr>
            <w:color w:val="943634" w:themeColor="accent2" w:themeShade="BF"/>
          </w:rPr>
          <w:t>" type="</w:t>
        </w:r>
        <w:r>
          <w:rPr>
            <w:color w:val="244061" w:themeColor="accent1" w:themeShade="80"/>
          </w:rPr>
          <w:t>dss2:ProcessingDetailsType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BEFE75E" w14:textId="77777777" w:rsidR="00A71F46" w:rsidRDefault="00A71F46" w:rsidP="00A71F46">
      <w:pPr>
        <w:pStyle w:val="Code"/>
        <w:rPr>
          <w:ins w:id="5250" w:author="Andreas Kuehne" w:date="2019-05-31T12:40:00Z"/>
        </w:rPr>
      </w:pPr>
      <w:ins w:id="525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SignerIdentity</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D8BBE37" w14:textId="77777777" w:rsidR="00A71F46" w:rsidRDefault="00A71F46" w:rsidP="00A71F46">
      <w:pPr>
        <w:pStyle w:val="Code"/>
        <w:rPr>
          <w:ins w:id="5252" w:author="Andreas Kuehne" w:date="2019-05-31T12:40:00Z"/>
        </w:rPr>
      </w:pPr>
      <w:ins w:id="525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AugmentedSignature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0D1F3E" w14:textId="77777777" w:rsidR="00A71F46" w:rsidRDefault="00A71F46" w:rsidP="00A71F46">
      <w:pPr>
        <w:pStyle w:val="Code"/>
        <w:rPr>
          <w:ins w:id="5254" w:author="Andreas Kuehne" w:date="2019-05-31T12:40:00Z"/>
        </w:rPr>
      </w:pPr>
      <w:ins w:id="525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TimestampedSignature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3747081" w14:textId="77777777" w:rsidR="00A71F46" w:rsidRDefault="00A71F46" w:rsidP="00A71F46">
      <w:pPr>
        <w:pStyle w:val="Code"/>
        <w:rPr>
          <w:ins w:id="5256" w:author="Andreas Kuehne" w:date="2019-05-31T12:40:00Z"/>
        </w:rPr>
      </w:pPr>
      <w:ins w:id="5257" w:author="Andreas Kuehne" w:date="2019-05-31T12:40:00Z">
        <w:r>
          <w:rPr>
            <w:color w:val="31849B" w:themeColor="accent5" w:themeShade="BF"/>
          </w:rPr>
          <w:t xml:space="preserve">      &lt;/xs:sequence&gt;</w:t>
        </w:r>
      </w:ins>
    </w:p>
    <w:p w14:paraId="650CDCAD" w14:textId="77777777" w:rsidR="00A71F46" w:rsidRDefault="00A71F46" w:rsidP="00A71F46">
      <w:pPr>
        <w:pStyle w:val="Code"/>
        <w:rPr>
          <w:ins w:id="5258" w:author="Andreas Kuehne" w:date="2019-05-31T12:40:00Z"/>
        </w:rPr>
      </w:pPr>
      <w:ins w:id="5259" w:author="Andreas Kuehne" w:date="2019-05-31T12:40:00Z">
        <w:r>
          <w:rPr>
            <w:color w:val="31849B" w:themeColor="accent5" w:themeShade="BF"/>
          </w:rPr>
          <w:t xml:space="preserve">    &lt;/xs:extension&gt;</w:t>
        </w:r>
      </w:ins>
    </w:p>
    <w:p w14:paraId="397AD48E" w14:textId="77777777" w:rsidR="00A71F46" w:rsidRDefault="00A71F46" w:rsidP="00A71F46">
      <w:pPr>
        <w:pStyle w:val="Code"/>
        <w:rPr>
          <w:ins w:id="5260" w:author="Andreas Kuehne" w:date="2019-05-31T12:40:00Z"/>
        </w:rPr>
      </w:pPr>
      <w:ins w:id="5261" w:author="Andreas Kuehne" w:date="2019-05-31T12:40:00Z">
        <w:r>
          <w:rPr>
            <w:color w:val="31849B" w:themeColor="accent5" w:themeShade="BF"/>
          </w:rPr>
          <w:t xml:space="preserve">  &lt;/xs:complexContent&gt;</w:t>
        </w:r>
      </w:ins>
    </w:p>
    <w:p w14:paraId="38392128" w14:textId="77777777" w:rsidR="00A71F46" w:rsidRDefault="00A71F46" w:rsidP="00A71F46">
      <w:pPr>
        <w:pStyle w:val="Code"/>
        <w:rPr>
          <w:ins w:id="5262" w:author="Andreas Kuehne" w:date="2019-05-31T12:40:00Z"/>
        </w:rPr>
      </w:pPr>
      <w:ins w:id="5263" w:author="Andreas Kuehne" w:date="2019-05-31T12:40:00Z">
        <w:r>
          <w:rPr>
            <w:color w:val="31849B" w:themeColor="accent5" w:themeShade="BF"/>
          </w:rPr>
          <w:t>&lt;/xs:complexType&gt;</w:t>
        </w:r>
      </w:ins>
    </w:p>
    <w:p w14:paraId="02B9BFA5" w14:textId="77777777" w:rsidR="00A71F46" w:rsidRDefault="00A71F46" w:rsidP="00A71F46">
      <w:pPr>
        <w:spacing w:line="259" w:lineRule="auto"/>
        <w:rPr>
          <w:ins w:id="5264" w:author="Andreas Kuehne" w:date="2019-05-31T12:40:00Z"/>
        </w:rPr>
      </w:pPr>
      <w:ins w:id="5265" w:author="Andreas Kuehne" w:date="2019-05-31T12:40:00Z">
        <w:r>
          <w:t>Each child element of</w:t>
        </w:r>
        <w:r w:rsidRPr="71C71F8C">
          <w:t xml:space="preserve"> </w:t>
        </w:r>
        <w:r w:rsidRPr="002062A5">
          <w:rPr>
            <w:rFonts w:ascii="Courier New" w:eastAsia="Courier New" w:hAnsi="Courier New" w:cs="Courier New"/>
          </w:rPr>
          <w:t>OptionalOutputsVerifyType</w:t>
        </w:r>
        <w:r w:rsidRPr="71C71F8C">
          <w:t xml:space="preserve"> </w:t>
        </w:r>
        <w:r>
          <w:t xml:space="preserve">XML element SHALL implement in XML syntax the sub-component that has a name equal to its local name. </w:t>
        </w:r>
      </w:ins>
      <w:customXmlInsRangeStart w:id="5266" w:author="Andreas Kuehne" w:date="2019-05-31T12:40:00Z"/>
      <w:sdt>
        <w:sdtPr>
          <w:tag w:val="dss2-OptionalOutputsVerifyType.-xmlSchema"/>
          <w:id w:val="600384455"/>
          <w:showingPlcHdr/>
        </w:sdtPr>
        <w:sdtContent>
          <w:customXmlInsRangeEnd w:id="5266"/>
          <w:ins w:id="5267" w:author="Andreas Kuehne" w:date="2019-05-31T12:40:00Z">
            <w:r>
              <w:rPr>
                <w:color w:val="19D131"/>
              </w:rPr>
              <w:t>[component OptionalOutputsVerify XML schema details]</w:t>
            </w:r>
          </w:ins>
          <w:customXmlInsRangeStart w:id="5268" w:author="Andreas Kuehne" w:date="2019-05-31T12:40:00Z"/>
        </w:sdtContent>
      </w:sdt>
      <w:customXmlInsRangeEnd w:id="5268"/>
    </w:p>
    <w:p w14:paraId="2AF9D4B1" w14:textId="77777777" w:rsidR="00A71F46" w:rsidRDefault="00A71F46" w:rsidP="00A71F46">
      <w:pPr>
        <w:pStyle w:val="berschrift3"/>
        <w:numPr>
          <w:ilvl w:val="2"/>
          <w:numId w:val="3"/>
        </w:numPr>
        <w:rPr>
          <w:ins w:id="5269" w:author="Andreas Kuehne" w:date="2019-05-31T12:40:00Z"/>
        </w:rPr>
      </w:pPr>
      <w:ins w:id="5270" w:author="Andreas Kuehne" w:date="2019-05-31T12:40:00Z">
        <w:r>
          <w:t>Component ClaimedIdentity</w:t>
        </w:r>
      </w:ins>
    </w:p>
    <w:p w14:paraId="4D61432C" w14:textId="77777777" w:rsidR="00A71F46" w:rsidRDefault="00A71F46" w:rsidP="00A71F46">
      <w:pPr>
        <w:rPr>
          <w:ins w:id="5271" w:author="Andreas Kuehne" w:date="2019-05-31T12:40:00Z"/>
        </w:rPr>
      </w:pPr>
      <w:customXmlInsRangeStart w:id="5272" w:author="Andreas Kuehne" w:date="2019-05-31T12:40:00Z"/>
      <w:sdt>
        <w:sdtPr>
          <w:tag w:val="dss2-ClaimedIdentityType.-normative"/>
          <w:id w:val="-965283612"/>
        </w:sdtPr>
        <w:sdtContent>
          <w:customXmlInsRangeEnd w:id="5272"/>
          <w:ins w:id="5273" w:author="Andreas Kuehne" w:date="2019-05-31T12:40:00Z">
            <w:r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5274" w:author="Andreas Kuehne" w:date="2019-05-31T12:40:00Z"/>
        </w:sdtContent>
      </w:sdt>
      <w:customXmlInsRangeEnd w:id="5274"/>
    </w:p>
    <w:p w14:paraId="275ADAA8" w14:textId="77777777" w:rsidR="00A71F46" w:rsidRDefault="00A71F46" w:rsidP="00A71F46">
      <w:pPr>
        <w:rPr>
          <w:ins w:id="5275" w:author="Andreas Kuehne" w:date="2019-05-31T12:40:00Z"/>
        </w:rPr>
      </w:pPr>
      <w:ins w:id="5276" w:author="Andreas Kuehne" w:date="2019-05-31T12:40:00Z">
        <w:r>
          <w:t>Below follows a list of the sub-components that constitute this component:</w:t>
        </w:r>
      </w:ins>
    </w:p>
    <w:p w14:paraId="6383398B" w14:textId="77777777" w:rsidR="00A71F46" w:rsidRDefault="00A71F46" w:rsidP="00A71F46">
      <w:pPr>
        <w:pStyle w:val="Member"/>
        <w:rPr>
          <w:ins w:id="5277" w:author="Andreas Kuehne" w:date="2019-05-31T12:40:00Z"/>
        </w:rPr>
      </w:pPr>
      <w:ins w:id="5278" w:author="Andreas Kuehne" w:date="2019-05-31T12:40:00Z">
        <w:r>
          <w:t xml:space="preserve">The </w:t>
        </w:r>
        <w:r w:rsidRPr="35C1378D">
          <w:rPr>
            <w:rStyle w:val="Datatype"/>
          </w:rPr>
          <w:t>Name</w:t>
        </w:r>
        <w:r>
          <w:t xml:space="preserve"> element MUST contain one instance of a sub-component. This element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ins>
      <w:customXmlInsRangeStart w:id="5279" w:author="Andreas Kuehne" w:date="2019-05-31T12:40:00Z"/>
      <w:sdt>
        <w:sdtPr>
          <w:alias w:val="dss2-ClaimedIdentityType.name"/>
          <w:tag w:val="dss2-ClaimedIdentityType.Name"/>
          <w:id w:val="-1024322388"/>
        </w:sdtPr>
        <w:sdtContent>
          <w:customXmlInsRangeEnd w:id="5279"/>
          <w:ins w:id="5280" w:author="Andreas Kuehne" w:date="2019-05-31T12:40:00Z">
            <w:r w:rsidRPr="003A06D0">
              <w:rPr>
                <w:color w:val="19D131"/>
                <w:lang w:val="en-GB"/>
              </w:rPr>
              <w:t xml:space="preserve">The claimed identity may be authenticated using the security binding, according to section 6, or using authentication data provided in the </w:t>
            </w:r>
            <w:r w:rsidRPr="003A06D0">
              <w:rPr>
                <w:rStyle w:val="Datatype"/>
                <w:lang w:val="en-GB"/>
              </w:rPr>
              <w:t>SupportingInfo</w:t>
            </w:r>
            <w:r w:rsidRPr="003A06D0">
              <w:rPr>
                <w:color w:val="19D131"/>
                <w:lang w:val="en-GB"/>
              </w:rPr>
              <w:t xml:space="preserve"> element. The server MUST check that the asserted </w:t>
            </w:r>
            <w:r w:rsidRPr="003A06D0">
              <w:rPr>
                <w:rStyle w:val="Datatype"/>
                <w:lang w:val="en-GB"/>
              </w:rPr>
              <w:t>Name</w:t>
            </w:r>
            <w:r w:rsidRPr="003A06D0">
              <w:rPr>
                <w:color w:val="19D131"/>
                <w:lang w:val="en-GB"/>
              </w:rPr>
              <w:t xml:space="preserve"> is authenticated before relying upon the </w:t>
            </w:r>
            <w:r w:rsidRPr="003A06D0">
              <w:rPr>
                <w:rStyle w:val="Datatype"/>
                <w:lang w:val="en-GB"/>
              </w:rPr>
              <w:t>Name</w:t>
            </w:r>
            <w:r w:rsidRPr="003A06D0">
              <w:rPr>
                <w:color w:val="19D131"/>
                <w:lang w:val="en-GB"/>
              </w:rPr>
              <w:t>.</w:t>
            </w:r>
          </w:ins>
          <w:customXmlInsRangeStart w:id="5281" w:author="Andreas Kuehne" w:date="2019-05-31T12:40:00Z"/>
        </w:sdtContent>
      </w:sdt>
      <w:customXmlInsRangeEnd w:id="5281"/>
    </w:p>
    <w:p w14:paraId="3C437385" w14:textId="77777777" w:rsidR="00A71F46" w:rsidRDefault="00A71F46" w:rsidP="00A71F46">
      <w:pPr>
        <w:pStyle w:val="Member"/>
        <w:rPr>
          <w:ins w:id="5282" w:author="Andreas Kuehne" w:date="2019-05-31T12:40:00Z"/>
        </w:rPr>
      </w:pPr>
      <w:ins w:id="5283" w:author="Andreas Kuehne" w:date="2019-05-31T12:40:00Z">
        <w:r>
          <w:t xml:space="preserve">The OPTIONAL </w:t>
        </w:r>
        <w:r w:rsidRPr="35C1378D">
          <w:rPr>
            <w:rStyle w:val="Datatype"/>
          </w:rPr>
          <w:t>SupportingInfo</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ins>
      <w:customXmlInsRangeStart w:id="5284" w:author="Andreas Kuehne" w:date="2019-05-31T12:40:00Z"/>
      <w:sdt>
        <w:sdtPr>
          <w:alias w:val="dss2-ClaimedIdentityType.suppInfo"/>
          <w:tag w:val="dss2-ClaimedIdentityType.SupportingInfo"/>
          <w:id w:val="1317543554"/>
        </w:sdtPr>
        <w:sdtContent>
          <w:customXmlInsRangeEnd w:id="5284"/>
          <w:ins w:id="5285" w:author="Andreas Kuehne" w:date="2019-05-31T12:40:00Z">
            <w:r w:rsidRPr="003A06D0">
              <w:rPr>
                <w:color w:val="19D131"/>
                <w:lang w:val="en-GB"/>
              </w:rPr>
              <w:t xml:space="preserve">The </w:t>
            </w:r>
            <w:r w:rsidRPr="003A06D0">
              <w:rPr>
                <w:rStyle w:val="Datatype"/>
                <w:lang w:val="en-GB"/>
              </w:rPr>
              <w:t>SupportingInfo</w:t>
            </w:r>
            <w:r w:rsidRPr="003A06D0">
              <w:rPr>
                <w:color w:val="19D131"/>
                <w:lang w:val="en-GB"/>
              </w:rPr>
              <w:t xml:space="preserve"> element can be used by profiles to carry information related to the claimed identity. One possible use of </w:t>
            </w:r>
            <w:r w:rsidRPr="003A06D0">
              <w:rPr>
                <w:rStyle w:val="Datatype"/>
                <w:lang w:val="en-GB"/>
              </w:rPr>
              <w:t>SupportingInfo</w:t>
            </w:r>
            <w:r w:rsidRPr="003A06D0">
              <w:rPr>
                <w:color w:val="19D131"/>
                <w:lang w:val="en-GB"/>
              </w:rPr>
              <w:t xml:space="preserve"> is to carry authentication data that authenticates the request as originating from the claimed identity (examples of authentication data include a password or SAML Assertion, a signature or MAC calculated over the request using a client key). </w:t>
            </w:r>
          </w:ins>
          <w:customXmlInsRangeStart w:id="5286" w:author="Andreas Kuehne" w:date="2019-05-31T12:40:00Z"/>
        </w:sdtContent>
      </w:sdt>
      <w:customXmlInsRangeEnd w:id="5286"/>
    </w:p>
    <w:p w14:paraId="02B38FFC" w14:textId="77777777" w:rsidR="00A71F46" w:rsidRDefault="00A71F46" w:rsidP="00A71F46">
      <w:pPr>
        <w:pStyle w:val="Non-normativeCommentHeading"/>
        <w:rPr>
          <w:ins w:id="5287" w:author="Andreas Kuehne" w:date="2019-05-31T12:40:00Z"/>
        </w:rPr>
      </w:pPr>
      <w:ins w:id="5288" w:author="Andreas Kuehne" w:date="2019-05-31T12:40:00Z">
        <w:r>
          <w:t>Non-normative Comment:</w:t>
        </w:r>
      </w:ins>
    </w:p>
    <w:p w14:paraId="3DA761C8" w14:textId="77777777" w:rsidR="00A71F46" w:rsidRDefault="00A71F46" w:rsidP="00A71F46">
      <w:pPr>
        <w:pStyle w:val="Non-normativeComment"/>
        <w:rPr>
          <w:ins w:id="5289" w:author="Andreas Kuehne" w:date="2019-05-31T12:40:00Z"/>
        </w:rPr>
      </w:pPr>
      <w:customXmlInsRangeStart w:id="5290" w:author="Andreas Kuehne" w:date="2019-05-31T12:40:00Z"/>
      <w:sdt>
        <w:sdtPr>
          <w:tag w:val="dss2-ClaimedIdentityType.-nonNormative"/>
          <w:id w:val="-1455013848"/>
          <w:showingPlcHdr/>
        </w:sdtPr>
        <w:sdtContent>
          <w:customXmlInsRangeEnd w:id="5290"/>
          <w:ins w:id="5291" w:author="Andreas Kuehne" w:date="2019-05-31T12:40:00Z">
            <w:r>
              <w:rPr>
                <w:color w:val="19D131"/>
              </w:rPr>
              <w:t>[component ClaimedIdentity non normative details]</w:t>
            </w:r>
          </w:ins>
          <w:customXmlInsRangeStart w:id="5292" w:author="Andreas Kuehne" w:date="2019-05-31T12:40:00Z"/>
        </w:sdtContent>
      </w:sdt>
      <w:customXmlInsRangeEnd w:id="5292"/>
    </w:p>
    <w:p w14:paraId="595F0814" w14:textId="77777777" w:rsidR="00A71F46" w:rsidRDefault="00A71F46" w:rsidP="00A71F46">
      <w:pPr>
        <w:pStyle w:val="berschrift4"/>
        <w:numPr>
          <w:ilvl w:val="3"/>
          <w:numId w:val="3"/>
        </w:numPr>
        <w:rPr>
          <w:ins w:id="5293" w:author="Andreas Kuehne" w:date="2019-05-31T12:40:00Z"/>
        </w:rPr>
      </w:pPr>
      <w:ins w:id="5294" w:author="Andreas Kuehne" w:date="2019-05-31T12:40:00Z">
        <w:r>
          <w:t>ClaimedIdentity – JSON Syntax</w:t>
        </w:r>
      </w:ins>
    </w:p>
    <w:p w14:paraId="2DC5D09E" w14:textId="77777777" w:rsidR="00A71F46" w:rsidRPr="0248A3D1" w:rsidRDefault="00A71F46" w:rsidP="00A71F46">
      <w:pPr>
        <w:rPr>
          <w:ins w:id="5295" w:author="Andreas Kuehne" w:date="2019-05-31T12:40:00Z"/>
        </w:rPr>
      </w:pPr>
      <w:ins w:id="5296"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ClaimedIdentity</w:t>
        </w:r>
        <w:r>
          <w:t xml:space="preserve"> component.</w:t>
        </w:r>
      </w:ins>
    </w:p>
    <w:p w14:paraId="18E0FFB6" w14:textId="77777777" w:rsidR="00A71F46" w:rsidRPr="C2430093" w:rsidRDefault="00A71F46" w:rsidP="00A71F46">
      <w:pPr>
        <w:spacing w:line="259" w:lineRule="auto"/>
        <w:rPr>
          <w:ins w:id="5297" w:author="Andreas Kuehne" w:date="2019-05-31T12:40:00Z"/>
          <w:rFonts w:eastAsia="Arial" w:cs="Arial"/>
          <w:sz w:val="22"/>
          <w:szCs w:val="22"/>
        </w:rPr>
      </w:pPr>
      <w:ins w:id="529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ClaimedIdentity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1D49A8A3" w14:textId="77777777" w:rsidTr="00A71F46">
        <w:trPr>
          <w:cnfStyle w:val="100000000000" w:firstRow="1" w:lastRow="0" w:firstColumn="0" w:lastColumn="0" w:oddVBand="0" w:evenVBand="0" w:oddHBand="0" w:evenHBand="0" w:firstRowFirstColumn="0" w:firstRowLastColumn="0" w:lastRowFirstColumn="0" w:lastRowLastColumn="0"/>
          <w:ins w:id="52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BEB972" w14:textId="77777777" w:rsidR="00A71F46" w:rsidRDefault="00A71F46" w:rsidP="00A71F46">
            <w:pPr>
              <w:pStyle w:val="Beschriftung"/>
              <w:rPr>
                <w:ins w:id="5300" w:author="Andreas Kuehne" w:date="2019-05-31T12:40:00Z"/>
              </w:rPr>
            </w:pPr>
            <w:ins w:id="5301" w:author="Andreas Kuehne" w:date="2019-05-31T12:40:00Z">
              <w:r>
                <w:lastRenderedPageBreak/>
                <w:t>Element</w:t>
              </w:r>
            </w:ins>
          </w:p>
        </w:tc>
        <w:tc>
          <w:tcPr>
            <w:tcW w:w="4675" w:type="dxa"/>
          </w:tcPr>
          <w:p w14:paraId="51DCF31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302" w:author="Andreas Kuehne" w:date="2019-05-31T12:40:00Z"/>
              </w:rPr>
            </w:pPr>
            <w:ins w:id="5303" w:author="Andreas Kuehne" w:date="2019-05-31T12:40:00Z">
              <w:r>
                <w:t>Implementing JSON member name</w:t>
              </w:r>
            </w:ins>
          </w:p>
        </w:tc>
        <w:tc>
          <w:tcPr>
            <w:tcW w:w="4675" w:type="dxa"/>
          </w:tcPr>
          <w:p w14:paraId="2466F82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304" w:author="Andreas Kuehne" w:date="2019-05-31T12:40:00Z"/>
              </w:rPr>
            </w:pPr>
            <w:ins w:id="5305" w:author="Andreas Kuehne" w:date="2019-05-31T12:40:00Z">
              <w:r>
                <w:t>Comments</w:t>
              </w:r>
            </w:ins>
          </w:p>
        </w:tc>
      </w:tr>
      <w:tr w:rsidR="00A71F46" w14:paraId="1478FD46" w14:textId="77777777" w:rsidTr="00A71F46">
        <w:trPr>
          <w:ins w:id="53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D733DB" w14:textId="77777777" w:rsidR="00A71F46" w:rsidRPr="002062A5" w:rsidRDefault="00A71F46" w:rsidP="00A71F46">
            <w:pPr>
              <w:pStyle w:val="Beschriftung"/>
              <w:rPr>
                <w:ins w:id="5307" w:author="Andreas Kuehne" w:date="2019-05-31T12:40:00Z"/>
                <w:rStyle w:val="Datatype"/>
                <w:b w:val="0"/>
                <w:bCs w:val="0"/>
              </w:rPr>
            </w:pPr>
            <w:ins w:id="5308" w:author="Andreas Kuehne" w:date="2019-05-31T12:40:00Z">
              <w:r w:rsidRPr="002062A5">
                <w:rPr>
                  <w:rStyle w:val="Datatype"/>
                </w:rPr>
                <w:t>Name</w:t>
              </w:r>
            </w:ins>
          </w:p>
        </w:tc>
        <w:tc>
          <w:tcPr>
            <w:tcW w:w="4675" w:type="dxa"/>
          </w:tcPr>
          <w:p w14:paraId="33ED2C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309" w:author="Andreas Kuehne" w:date="2019-05-31T12:40:00Z"/>
                <w:rStyle w:val="Datatype"/>
              </w:rPr>
            </w:pPr>
            <w:ins w:id="5310" w:author="Andreas Kuehne" w:date="2019-05-31T12:40:00Z">
              <w:r w:rsidRPr="002062A5">
                <w:rPr>
                  <w:rStyle w:val="Datatype"/>
                </w:rPr>
                <w:t>name</w:t>
              </w:r>
            </w:ins>
          </w:p>
        </w:tc>
        <w:tc>
          <w:tcPr>
            <w:tcW w:w="4675" w:type="dxa"/>
          </w:tcPr>
          <w:p w14:paraId="2CD8CE8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311" w:author="Andreas Kuehne" w:date="2019-05-31T12:40:00Z"/>
              </w:rPr>
            </w:pPr>
            <w:customXmlInsRangeStart w:id="5312" w:author="Andreas Kuehne" w:date="2019-05-31T12:40:00Z"/>
            <w:sdt>
              <w:sdtPr>
                <w:alias w:val="dss2-ClaimedIdentityType.name"/>
                <w:tag w:val="dss2-ClaimedIdentityType.-jsonComment.Name"/>
                <w:id w:val="-1713650405"/>
                <w:showingPlcHdr/>
              </w:sdtPr>
              <w:sdtContent>
                <w:customXmlInsRangeEnd w:id="5312"/>
                <w:ins w:id="5313" w:author="Andreas Kuehne" w:date="2019-05-31T12:40:00Z">
                  <w:r>
                    <w:rPr>
                      <w:color w:val="19D131"/>
                    </w:rPr>
                    <w:t>[]</w:t>
                  </w:r>
                </w:ins>
                <w:customXmlInsRangeStart w:id="5314" w:author="Andreas Kuehne" w:date="2019-05-31T12:40:00Z"/>
              </w:sdtContent>
            </w:sdt>
            <w:customXmlInsRangeEnd w:id="5314"/>
          </w:p>
        </w:tc>
      </w:tr>
      <w:tr w:rsidR="00A71F46" w14:paraId="63C4D3F8" w14:textId="77777777" w:rsidTr="00A71F46">
        <w:trPr>
          <w:ins w:id="53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991830" w14:textId="77777777" w:rsidR="00A71F46" w:rsidRPr="002062A5" w:rsidRDefault="00A71F46" w:rsidP="00A71F46">
            <w:pPr>
              <w:pStyle w:val="Beschriftung"/>
              <w:rPr>
                <w:ins w:id="5316" w:author="Andreas Kuehne" w:date="2019-05-31T12:40:00Z"/>
                <w:rStyle w:val="Datatype"/>
                <w:b w:val="0"/>
                <w:bCs w:val="0"/>
              </w:rPr>
            </w:pPr>
            <w:ins w:id="5317" w:author="Andreas Kuehne" w:date="2019-05-31T12:40:00Z">
              <w:r w:rsidRPr="002062A5">
                <w:rPr>
                  <w:rStyle w:val="Datatype"/>
                </w:rPr>
                <w:t>SupportingInfo</w:t>
              </w:r>
            </w:ins>
          </w:p>
        </w:tc>
        <w:tc>
          <w:tcPr>
            <w:tcW w:w="4675" w:type="dxa"/>
          </w:tcPr>
          <w:p w14:paraId="0C418D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318" w:author="Andreas Kuehne" w:date="2019-05-31T12:40:00Z"/>
                <w:rStyle w:val="Datatype"/>
              </w:rPr>
            </w:pPr>
            <w:ins w:id="5319" w:author="Andreas Kuehne" w:date="2019-05-31T12:40:00Z">
              <w:r w:rsidRPr="002062A5">
                <w:rPr>
                  <w:rStyle w:val="Datatype"/>
                </w:rPr>
                <w:t>suppInfo</w:t>
              </w:r>
            </w:ins>
          </w:p>
        </w:tc>
        <w:tc>
          <w:tcPr>
            <w:tcW w:w="4675" w:type="dxa"/>
          </w:tcPr>
          <w:p w14:paraId="49EEA88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320" w:author="Andreas Kuehne" w:date="2019-05-31T12:40:00Z"/>
              </w:rPr>
            </w:pPr>
            <w:customXmlInsRangeStart w:id="5321" w:author="Andreas Kuehne" w:date="2019-05-31T12:40:00Z"/>
            <w:sdt>
              <w:sdtPr>
                <w:alias w:val="dss2-ClaimedIdentityType.suppInfo"/>
                <w:tag w:val="dss2-ClaimedIdentityType.-jsonComment.SupportingInfo"/>
                <w:id w:val="303208002"/>
                <w:showingPlcHdr/>
              </w:sdtPr>
              <w:sdtContent>
                <w:customXmlInsRangeEnd w:id="5321"/>
                <w:ins w:id="5322" w:author="Andreas Kuehne" w:date="2019-05-31T12:40:00Z">
                  <w:r>
                    <w:rPr>
                      <w:color w:val="19D131"/>
                    </w:rPr>
                    <w:t>[]</w:t>
                  </w:r>
                </w:ins>
                <w:customXmlInsRangeStart w:id="5323" w:author="Andreas Kuehne" w:date="2019-05-31T12:40:00Z"/>
              </w:sdtContent>
            </w:sdt>
            <w:customXmlInsRangeEnd w:id="5323"/>
          </w:p>
        </w:tc>
      </w:tr>
    </w:tbl>
    <w:p w14:paraId="1104AFCE" w14:textId="77777777" w:rsidR="00A71F46" w:rsidRPr="0202B381" w:rsidRDefault="00A71F46" w:rsidP="00A71F46">
      <w:pPr>
        <w:rPr>
          <w:ins w:id="5324" w:author="Andreas Kuehne" w:date="2019-05-31T12:40:00Z"/>
        </w:rPr>
      </w:pPr>
      <w:ins w:id="5325"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BD93C16" w14:textId="77777777" w:rsidR="00A71F46" w:rsidRDefault="00A71F46" w:rsidP="00A71F46">
      <w:pPr>
        <w:pStyle w:val="Code"/>
        <w:spacing w:line="259" w:lineRule="auto"/>
        <w:rPr>
          <w:ins w:id="5326" w:author="Andreas Kuehne" w:date="2019-05-31T12:40:00Z"/>
        </w:rPr>
      </w:pPr>
      <w:ins w:id="5327" w:author="Andreas Kuehne" w:date="2019-05-31T12:40:00Z">
        <w:r>
          <w:rPr>
            <w:color w:val="31849B" w:themeColor="accent5" w:themeShade="BF"/>
          </w:rPr>
          <w:t>"dss2-ClaimedIdentityType"</w:t>
        </w:r>
        <w:r>
          <w:t>: {</w:t>
        </w:r>
      </w:ins>
    </w:p>
    <w:p w14:paraId="57E3186B" w14:textId="77777777" w:rsidR="00A71F46" w:rsidRDefault="00A71F46" w:rsidP="00A71F46">
      <w:pPr>
        <w:pStyle w:val="Code"/>
        <w:spacing w:line="259" w:lineRule="auto"/>
        <w:rPr>
          <w:ins w:id="5328" w:author="Andreas Kuehne" w:date="2019-05-31T12:40:00Z"/>
        </w:rPr>
      </w:pPr>
      <w:ins w:id="5329" w:author="Andreas Kuehne" w:date="2019-05-31T12:40:00Z">
        <w:r>
          <w:rPr>
            <w:color w:val="31849B" w:themeColor="accent5" w:themeShade="BF"/>
          </w:rPr>
          <w:t xml:space="preserve">  "type"</w:t>
        </w:r>
        <w:r>
          <w:t xml:space="preserve">: </w:t>
        </w:r>
        <w:r>
          <w:rPr>
            <w:color w:val="244061" w:themeColor="accent1" w:themeShade="80"/>
          </w:rPr>
          <w:t>"object",</w:t>
        </w:r>
      </w:ins>
    </w:p>
    <w:p w14:paraId="3E2CA799" w14:textId="77777777" w:rsidR="00A71F46" w:rsidRDefault="00A71F46" w:rsidP="00A71F46">
      <w:pPr>
        <w:pStyle w:val="Code"/>
        <w:spacing w:line="259" w:lineRule="auto"/>
        <w:rPr>
          <w:ins w:id="5330" w:author="Andreas Kuehne" w:date="2019-05-31T12:40:00Z"/>
        </w:rPr>
      </w:pPr>
      <w:ins w:id="5331" w:author="Andreas Kuehne" w:date="2019-05-31T12:40:00Z">
        <w:r>
          <w:rPr>
            <w:color w:val="31849B" w:themeColor="accent5" w:themeShade="BF"/>
          </w:rPr>
          <w:t xml:space="preserve">  "properties"</w:t>
        </w:r>
        <w:r>
          <w:t>: {</w:t>
        </w:r>
      </w:ins>
    </w:p>
    <w:p w14:paraId="5226738B" w14:textId="77777777" w:rsidR="00A71F46" w:rsidRDefault="00A71F46" w:rsidP="00A71F46">
      <w:pPr>
        <w:pStyle w:val="Code"/>
        <w:spacing w:line="259" w:lineRule="auto"/>
        <w:rPr>
          <w:ins w:id="5332" w:author="Andreas Kuehne" w:date="2019-05-31T12:40:00Z"/>
        </w:rPr>
      </w:pPr>
      <w:ins w:id="5333" w:author="Andreas Kuehne" w:date="2019-05-31T12:40:00Z">
        <w:r>
          <w:rPr>
            <w:color w:val="31849B" w:themeColor="accent5" w:themeShade="BF"/>
          </w:rPr>
          <w:t xml:space="preserve">    "name"</w:t>
        </w:r>
        <w:r>
          <w:t>: {</w:t>
        </w:r>
      </w:ins>
    </w:p>
    <w:p w14:paraId="282B88F8" w14:textId="77777777" w:rsidR="00A71F46" w:rsidRDefault="00A71F46" w:rsidP="00A71F46">
      <w:pPr>
        <w:pStyle w:val="Code"/>
        <w:spacing w:line="259" w:lineRule="auto"/>
        <w:rPr>
          <w:ins w:id="5334" w:author="Andreas Kuehne" w:date="2019-05-31T12:40:00Z"/>
        </w:rPr>
      </w:pPr>
      <w:ins w:id="5335"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29325408" w14:textId="77777777" w:rsidR="00A71F46" w:rsidRDefault="00A71F46" w:rsidP="00A71F46">
      <w:pPr>
        <w:pStyle w:val="Code"/>
        <w:spacing w:line="259" w:lineRule="auto"/>
        <w:rPr>
          <w:ins w:id="5336" w:author="Andreas Kuehne" w:date="2019-05-31T12:40:00Z"/>
        </w:rPr>
      </w:pPr>
      <w:ins w:id="5337" w:author="Andreas Kuehne" w:date="2019-05-31T12:40:00Z">
        <w:r>
          <w:t xml:space="preserve">    },</w:t>
        </w:r>
      </w:ins>
    </w:p>
    <w:p w14:paraId="0ACE8AC1" w14:textId="77777777" w:rsidR="00A71F46" w:rsidRDefault="00A71F46" w:rsidP="00A71F46">
      <w:pPr>
        <w:pStyle w:val="Code"/>
        <w:spacing w:line="259" w:lineRule="auto"/>
        <w:rPr>
          <w:ins w:id="5338" w:author="Andreas Kuehne" w:date="2019-05-31T12:40:00Z"/>
        </w:rPr>
      </w:pPr>
      <w:ins w:id="5339" w:author="Andreas Kuehne" w:date="2019-05-31T12:40:00Z">
        <w:r>
          <w:rPr>
            <w:color w:val="31849B" w:themeColor="accent5" w:themeShade="BF"/>
          </w:rPr>
          <w:t xml:space="preserve">    "suppInfo"</w:t>
        </w:r>
        <w:r>
          <w:t>: {</w:t>
        </w:r>
      </w:ins>
    </w:p>
    <w:p w14:paraId="30ADCB68" w14:textId="77777777" w:rsidR="00A71F46" w:rsidRDefault="00A71F46" w:rsidP="00A71F46">
      <w:pPr>
        <w:pStyle w:val="Code"/>
        <w:spacing w:line="259" w:lineRule="auto"/>
        <w:rPr>
          <w:ins w:id="5340" w:author="Andreas Kuehne" w:date="2019-05-31T12:40:00Z"/>
        </w:rPr>
      </w:pPr>
      <w:ins w:id="5341"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6611E97" w14:textId="77777777" w:rsidR="00A71F46" w:rsidRDefault="00A71F46" w:rsidP="00A71F46">
      <w:pPr>
        <w:pStyle w:val="Code"/>
        <w:spacing w:line="259" w:lineRule="auto"/>
        <w:rPr>
          <w:ins w:id="5342" w:author="Andreas Kuehne" w:date="2019-05-31T12:40:00Z"/>
        </w:rPr>
      </w:pPr>
      <w:ins w:id="5343" w:author="Andreas Kuehne" w:date="2019-05-31T12:40:00Z">
        <w:r>
          <w:t xml:space="preserve">    }</w:t>
        </w:r>
      </w:ins>
    </w:p>
    <w:p w14:paraId="26DF371C" w14:textId="77777777" w:rsidR="00A71F46" w:rsidRDefault="00A71F46" w:rsidP="00A71F46">
      <w:pPr>
        <w:pStyle w:val="Code"/>
        <w:spacing w:line="259" w:lineRule="auto"/>
        <w:rPr>
          <w:ins w:id="5344" w:author="Andreas Kuehne" w:date="2019-05-31T12:40:00Z"/>
        </w:rPr>
      </w:pPr>
      <w:ins w:id="5345" w:author="Andreas Kuehne" w:date="2019-05-31T12:40:00Z">
        <w:r>
          <w:t xml:space="preserve">  },</w:t>
        </w:r>
      </w:ins>
    </w:p>
    <w:p w14:paraId="5C52061C" w14:textId="77777777" w:rsidR="00A71F46" w:rsidRDefault="00A71F46" w:rsidP="00A71F46">
      <w:pPr>
        <w:pStyle w:val="Code"/>
        <w:spacing w:line="259" w:lineRule="auto"/>
        <w:rPr>
          <w:ins w:id="5346" w:author="Andreas Kuehne" w:date="2019-05-31T12:40:00Z"/>
        </w:rPr>
      </w:pPr>
      <w:ins w:id="5347" w:author="Andreas Kuehne" w:date="2019-05-31T12:40:00Z">
        <w:r>
          <w:rPr>
            <w:color w:val="31849B" w:themeColor="accent5" w:themeShade="BF"/>
          </w:rPr>
          <w:t xml:space="preserve">  "required"</w:t>
        </w:r>
        <w:r>
          <w:t>: [</w:t>
        </w:r>
        <w:r>
          <w:rPr>
            <w:color w:val="244061" w:themeColor="accent1" w:themeShade="80"/>
          </w:rPr>
          <w:t>"name"</w:t>
        </w:r>
        <w:r>
          <w:t>]</w:t>
        </w:r>
      </w:ins>
    </w:p>
    <w:p w14:paraId="51C15150" w14:textId="77777777" w:rsidR="00A71F46" w:rsidRDefault="00A71F46" w:rsidP="00A71F46">
      <w:pPr>
        <w:pStyle w:val="Code"/>
        <w:spacing w:line="259" w:lineRule="auto"/>
        <w:rPr>
          <w:ins w:id="5348" w:author="Andreas Kuehne" w:date="2019-05-31T12:40:00Z"/>
        </w:rPr>
      </w:pPr>
      <w:ins w:id="5349" w:author="Andreas Kuehne" w:date="2019-05-31T12:40:00Z">
        <w:r>
          <w:t>}</w:t>
        </w:r>
      </w:ins>
    </w:p>
    <w:p w14:paraId="00594E8C" w14:textId="77777777" w:rsidR="00A71F46" w:rsidRDefault="00A71F46" w:rsidP="00A71F46">
      <w:pPr>
        <w:rPr>
          <w:ins w:id="5350" w:author="Andreas Kuehne" w:date="2019-05-31T12:40:00Z"/>
        </w:rPr>
      </w:pPr>
      <w:customXmlInsRangeStart w:id="5351" w:author="Andreas Kuehne" w:date="2019-05-31T12:40:00Z"/>
      <w:sdt>
        <w:sdtPr>
          <w:tag w:val="dss2-ClaimedIdentityType.-jsonSchema"/>
          <w:id w:val="-1257668060"/>
          <w:showingPlcHdr/>
        </w:sdtPr>
        <w:sdtContent>
          <w:customXmlInsRangeEnd w:id="5351"/>
          <w:ins w:id="5352" w:author="Andreas Kuehne" w:date="2019-05-31T12:40:00Z">
            <w:r>
              <w:rPr>
                <w:color w:val="19D131"/>
              </w:rPr>
              <w:t>[component ClaimedIdentity JSON schema details]</w:t>
            </w:r>
          </w:ins>
          <w:customXmlInsRangeStart w:id="5353" w:author="Andreas Kuehne" w:date="2019-05-31T12:40:00Z"/>
        </w:sdtContent>
      </w:sdt>
      <w:customXmlInsRangeEnd w:id="5353"/>
    </w:p>
    <w:p w14:paraId="7D26F439" w14:textId="77777777" w:rsidR="00A71F46" w:rsidRDefault="00A71F46" w:rsidP="00A71F46">
      <w:pPr>
        <w:pStyle w:val="berschrift4"/>
        <w:numPr>
          <w:ilvl w:val="3"/>
          <w:numId w:val="3"/>
        </w:numPr>
        <w:rPr>
          <w:ins w:id="5354" w:author="Andreas Kuehne" w:date="2019-05-31T12:40:00Z"/>
        </w:rPr>
      </w:pPr>
      <w:ins w:id="5355" w:author="Andreas Kuehne" w:date="2019-05-31T12:40:00Z">
        <w:r>
          <w:t>ClaimedIdentity – XML Syntax</w:t>
        </w:r>
      </w:ins>
    </w:p>
    <w:p w14:paraId="5A7424B8" w14:textId="77777777" w:rsidR="00A71F46" w:rsidRPr="5404FA76" w:rsidRDefault="00A71F46" w:rsidP="00A71F46">
      <w:pPr>
        <w:rPr>
          <w:ins w:id="5356" w:author="Andreas Kuehne" w:date="2019-05-31T12:40:00Z"/>
        </w:rPr>
      </w:pPr>
      <w:ins w:id="5357" w:author="Andreas Kuehne" w:date="2019-05-31T12:40:00Z">
        <w:r w:rsidRPr="0CCF9147">
          <w:t xml:space="preserve">The XML type </w:t>
        </w:r>
        <w:r w:rsidRPr="002062A5">
          <w:rPr>
            <w:rFonts w:ascii="Courier New" w:eastAsia="Courier New" w:hAnsi="Courier New" w:cs="Courier New"/>
          </w:rPr>
          <w:t>ClaimedIdentityType</w:t>
        </w:r>
        <w:r w:rsidRPr="0CCF9147">
          <w:t xml:space="preserve"> SHALL implement the requirements defined in the </w:t>
        </w:r>
        <w:r w:rsidRPr="002062A5">
          <w:rPr>
            <w:rFonts w:ascii="Courier New" w:eastAsia="Courier New" w:hAnsi="Courier New" w:cs="Courier New"/>
          </w:rPr>
          <w:t>ClaimedIdentity</w:t>
        </w:r>
        <w:r>
          <w:t xml:space="preserve"> </w:t>
        </w:r>
        <w:r w:rsidRPr="005A6FFD">
          <w:t>component.</w:t>
        </w:r>
      </w:ins>
    </w:p>
    <w:p w14:paraId="34B1925E" w14:textId="77777777" w:rsidR="00A71F46" w:rsidRDefault="00A71F46" w:rsidP="00A71F46">
      <w:pPr>
        <w:rPr>
          <w:ins w:id="5358" w:author="Andreas Kuehne" w:date="2019-05-31T12:40:00Z"/>
        </w:rPr>
      </w:pPr>
      <w:ins w:id="5359" w:author="Andreas Kuehne" w:date="2019-05-31T12:40:00Z">
        <w:r w:rsidRPr="005A6FFD">
          <w:rPr>
            <w:rFonts w:eastAsia="Arial"/>
          </w:rPr>
          <w:t xml:space="preserve">The </w:t>
        </w:r>
        <w:r w:rsidRPr="002062A5">
          <w:rPr>
            <w:rFonts w:ascii="Courier New" w:eastAsia="Courier New" w:hAnsi="Courier New" w:cs="Courier New"/>
          </w:rPr>
          <w:t>ClaimedIdentityType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48ECBA" w14:textId="77777777" w:rsidR="00A71F46" w:rsidRDefault="00A71F46" w:rsidP="00A71F46">
      <w:pPr>
        <w:pStyle w:val="Code"/>
        <w:rPr>
          <w:ins w:id="5360" w:author="Andreas Kuehne" w:date="2019-05-31T12:40:00Z"/>
        </w:rPr>
      </w:pPr>
      <w:ins w:id="536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ClaimedIdentityType</w:t>
        </w:r>
        <w:r>
          <w:rPr>
            <w:color w:val="943634" w:themeColor="accent2" w:themeShade="BF"/>
          </w:rPr>
          <w:t>"</w:t>
        </w:r>
        <w:r>
          <w:rPr>
            <w:color w:val="31849B" w:themeColor="accent5" w:themeShade="BF"/>
          </w:rPr>
          <w:t>&gt;</w:t>
        </w:r>
      </w:ins>
    </w:p>
    <w:p w14:paraId="57AE6779" w14:textId="77777777" w:rsidR="00A71F46" w:rsidRDefault="00A71F46" w:rsidP="00A71F46">
      <w:pPr>
        <w:pStyle w:val="Code"/>
        <w:rPr>
          <w:ins w:id="5362" w:author="Andreas Kuehne" w:date="2019-05-31T12:40:00Z"/>
        </w:rPr>
      </w:pPr>
      <w:ins w:id="5363" w:author="Andreas Kuehne" w:date="2019-05-31T12:40:00Z">
        <w:r>
          <w:rPr>
            <w:color w:val="31849B" w:themeColor="accent5" w:themeShade="BF"/>
          </w:rPr>
          <w:t xml:space="preserve">  &lt;xs:sequence&gt;</w:t>
        </w:r>
      </w:ins>
    </w:p>
    <w:p w14:paraId="58C466DF" w14:textId="77777777" w:rsidR="00A71F46" w:rsidRDefault="00A71F46" w:rsidP="00A71F46">
      <w:pPr>
        <w:pStyle w:val="Code"/>
        <w:rPr>
          <w:ins w:id="5364" w:author="Andreas Kuehne" w:date="2019-05-31T12:40:00Z"/>
        </w:rPr>
      </w:pPr>
      <w:ins w:id="536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w:t>
        </w:r>
        <w:r>
          <w:rPr>
            <w:color w:val="943634" w:themeColor="accent2" w:themeShade="BF"/>
          </w:rPr>
          <w:t>" type="</w:t>
        </w:r>
        <w:r>
          <w:rPr>
            <w:color w:val="244061" w:themeColor="accent1" w:themeShade="80"/>
          </w:rPr>
          <w:t>saml2-rw:NameIDType</w:t>
        </w:r>
        <w:r>
          <w:rPr>
            <w:color w:val="943634" w:themeColor="accent2" w:themeShade="BF"/>
          </w:rPr>
          <w:t>"</w:t>
        </w:r>
        <w:r>
          <w:rPr>
            <w:color w:val="31849B" w:themeColor="accent5" w:themeShade="BF"/>
          </w:rPr>
          <w:t>/&gt;</w:t>
        </w:r>
      </w:ins>
    </w:p>
    <w:p w14:paraId="01AB51A8" w14:textId="77777777" w:rsidR="00A71F46" w:rsidRDefault="00A71F46" w:rsidP="00A71F46">
      <w:pPr>
        <w:pStyle w:val="Code"/>
        <w:rPr>
          <w:ins w:id="5366" w:author="Andreas Kuehne" w:date="2019-05-31T12:40:00Z"/>
        </w:rPr>
      </w:pPr>
      <w:ins w:id="536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SupportingInfo</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6848F0" w14:textId="77777777" w:rsidR="00A71F46" w:rsidRDefault="00A71F46" w:rsidP="00A71F46">
      <w:pPr>
        <w:pStyle w:val="Code"/>
        <w:rPr>
          <w:ins w:id="5368" w:author="Andreas Kuehne" w:date="2019-05-31T12:40:00Z"/>
        </w:rPr>
      </w:pPr>
      <w:ins w:id="5369" w:author="Andreas Kuehne" w:date="2019-05-31T12:40:00Z">
        <w:r>
          <w:rPr>
            <w:color w:val="31849B" w:themeColor="accent5" w:themeShade="BF"/>
          </w:rPr>
          <w:t xml:space="preserve">  &lt;/xs:sequence&gt;</w:t>
        </w:r>
      </w:ins>
    </w:p>
    <w:p w14:paraId="4FC2EDCA" w14:textId="77777777" w:rsidR="00A71F46" w:rsidRDefault="00A71F46" w:rsidP="00A71F46">
      <w:pPr>
        <w:pStyle w:val="Code"/>
        <w:rPr>
          <w:ins w:id="5370" w:author="Andreas Kuehne" w:date="2019-05-31T12:40:00Z"/>
        </w:rPr>
      </w:pPr>
      <w:ins w:id="5371" w:author="Andreas Kuehne" w:date="2019-05-31T12:40:00Z">
        <w:r>
          <w:rPr>
            <w:color w:val="31849B" w:themeColor="accent5" w:themeShade="BF"/>
          </w:rPr>
          <w:t>&lt;/xs:complexType&gt;</w:t>
        </w:r>
      </w:ins>
    </w:p>
    <w:p w14:paraId="04293D9F" w14:textId="77777777" w:rsidR="00A71F46" w:rsidRDefault="00A71F46" w:rsidP="00A71F46">
      <w:pPr>
        <w:spacing w:line="259" w:lineRule="auto"/>
        <w:rPr>
          <w:ins w:id="5372" w:author="Andreas Kuehne" w:date="2019-05-31T12:40:00Z"/>
        </w:rPr>
      </w:pPr>
      <w:ins w:id="5373" w:author="Andreas Kuehne" w:date="2019-05-31T12:40:00Z">
        <w:r>
          <w:t>Each child element of</w:t>
        </w:r>
        <w:r w:rsidRPr="71C71F8C">
          <w:t xml:space="preserve"> </w:t>
        </w:r>
        <w:r w:rsidRPr="002062A5">
          <w:rPr>
            <w:rFonts w:ascii="Courier New" w:eastAsia="Courier New" w:hAnsi="Courier New" w:cs="Courier New"/>
          </w:rPr>
          <w:t>ClaimedIdentityType</w:t>
        </w:r>
        <w:r w:rsidRPr="71C71F8C">
          <w:t xml:space="preserve"> </w:t>
        </w:r>
        <w:r>
          <w:t xml:space="preserve">XML element SHALL implement in XML syntax the sub-component that has a name equal to its local name. </w:t>
        </w:r>
      </w:ins>
      <w:customXmlInsRangeStart w:id="5374" w:author="Andreas Kuehne" w:date="2019-05-31T12:40:00Z"/>
      <w:sdt>
        <w:sdtPr>
          <w:tag w:val="dss2-ClaimedIdentityType.-xmlSchema"/>
          <w:id w:val="203988455"/>
          <w:showingPlcHdr/>
        </w:sdtPr>
        <w:sdtContent>
          <w:customXmlInsRangeEnd w:id="5374"/>
          <w:ins w:id="5375" w:author="Andreas Kuehne" w:date="2019-05-31T12:40:00Z">
            <w:r>
              <w:rPr>
                <w:color w:val="19D131"/>
              </w:rPr>
              <w:t>[component ClaimedIdentity XML schema details]</w:t>
            </w:r>
          </w:ins>
          <w:customXmlInsRangeStart w:id="5376" w:author="Andreas Kuehne" w:date="2019-05-31T12:40:00Z"/>
        </w:sdtContent>
      </w:sdt>
      <w:customXmlInsRangeEnd w:id="5376"/>
    </w:p>
    <w:p w14:paraId="3D2DAB11" w14:textId="77777777" w:rsidR="00A71F46" w:rsidRDefault="00A71F46" w:rsidP="00A71F46">
      <w:pPr>
        <w:pStyle w:val="berschrift3"/>
        <w:numPr>
          <w:ilvl w:val="2"/>
          <w:numId w:val="3"/>
        </w:numPr>
        <w:rPr>
          <w:ins w:id="5377" w:author="Andreas Kuehne" w:date="2019-05-31T12:40:00Z"/>
        </w:rPr>
      </w:pPr>
      <w:ins w:id="5378" w:author="Andreas Kuehne" w:date="2019-05-31T12:40:00Z">
        <w:r>
          <w:t>Component Schemas</w:t>
        </w:r>
      </w:ins>
    </w:p>
    <w:p w14:paraId="1C088EC2" w14:textId="77777777" w:rsidR="00A71F46" w:rsidRDefault="00A71F46" w:rsidP="00A71F46">
      <w:pPr>
        <w:rPr>
          <w:ins w:id="5379" w:author="Andreas Kuehne" w:date="2019-05-31T12:40:00Z"/>
        </w:rPr>
      </w:pPr>
      <w:customXmlInsRangeStart w:id="5380" w:author="Andreas Kuehne" w:date="2019-05-31T12:40:00Z"/>
      <w:sdt>
        <w:sdtPr>
          <w:tag w:val="dss2-SchemasType.-normative"/>
          <w:id w:val="-123158717"/>
        </w:sdtPr>
        <w:sdtContent>
          <w:customXmlInsRangeEnd w:id="5380"/>
          <w:ins w:id="5381" w:author="Andreas Kuehne" w:date="2019-05-31T12:40:00Z">
            <w:r w:rsidRPr="003A06D0">
              <w:rPr>
                <w:color w:val="19D131"/>
                <w:lang w:val="en-GB"/>
              </w:rPr>
              <w:t xml:space="preserve">The </w:t>
            </w:r>
            <w:r w:rsidRPr="003A06D0">
              <w:rPr>
                <w:rFonts w:ascii="Courier New" w:eastAsia="Courier New" w:hAnsi="Courier New" w:cs="Courier New"/>
                <w:lang w:val="en-GB"/>
              </w:rPr>
              <w:t>Schemas</w:t>
            </w:r>
            <w:r w:rsidRPr="003A06D0">
              <w:rPr>
                <w:color w:val="19D131"/>
                <w:lang w:val="en-GB"/>
              </w:rPr>
              <w:t xml:space="preserve"> component provides an in band mechanism for communicating XML schemas required for validating an XML document.</w:t>
            </w:r>
          </w:ins>
          <w:customXmlInsRangeStart w:id="5382" w:author="Andreas Kuehne" w:date="2019-05-31T12:40:00Z"/>
        </w:sdtContent>
      </w:sdt>
      <w:customXmlInsRangeEnd w:id="5382"/>
    </w:p>
    <w:p w14:paraId="0F596B51" w14:textId="77777777" w:rsidR="00A71F46" w:rsidRDefault="00A71F46" w:rsidP="00A71F46">
      <w:pPr>
        <w:rPr>
          <w:ins w:id="5383" w:author="Andreas Kuehne" w:date="2019-05-31T12:40:00Z"/>
        </w:rPr>
      </w:pPr>
      <w:ins w:id="5384" w:author="Andreas Kuehne" w:date="2019-05-31T12:40:00Z">
        <w:r>
          <w:t>Below follows a list of the sub-components that constitute this component:</w:t>
        </w:r>
      </w:ins>
    </w:p>
    <w:p w14:paraId="7476B6CC" w14:textId="77777777" w:rsidR="00A71F46" w:rsidRDefault="00A71F46" w:rsidP="00A71F46">
      <w:pPr>
        <w:pStyle w:val="Member"/>
        <w:rPr>
          <w:ins w:id="5385" w:author="Andreas Kuehne" w:date="2019-05-31T12:40:00Z"/>
        </w:rPr>
      </w:pPr>
      <w:ins w:id="5386" w:author="Andreas Kuehne" w:date="2019-05-31T12:40:00Z">
        <w:r>
          <w:lastRenderedPageBreak/>
          <w:t xml:space="preserve">The </w:t>
        </w:r>
        <w:r w:rsidRPr="35C1378D">
          <w:rPr>
            <w:rStyle w:val="Datatype"/>
          </w:rPr>
          <w:t>Schema</w:t>
        </w:r>
        <w:r>
          <w:t xml:space="preserve"> element MUST occur 1 or more times containing a sub-component. Each instance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ins>
      <w:customXmlInsRangeStart w:id="5387" w:author="Andreas Kuehne" w:date="2019-05-31T12:40:00Z"/>
      <w:sdt>
        <w:sdtPr>
          <w:alias w:val="dss2-SchemasType.schema"/>
          <w:tag w:val="dss2-SchemasType.Schema"/>
          <w:id w:val="-913398208"/>
          <w:showingPlcHdr/>
        </w:sdtPr>
        <w:sdtContent>
          <w:customXmlInsRangeEnd w:id="5387"/>
          <w:ins w:id="5388" w:author="Andreas Kuehne" w:date="2019-05-31T12:40:00Z">
            <w:r>
              <w:rPr>
                <w:color w:val="19D131"/>
              </w:rPr>
              <w:t>[sub component Schema details]</w:t>
            </w:r>
          </w:ins>
          <w:customXmlInsRangeStart w:id="5389" w:author="Andreas Kuehne" w:date="2019-05-31T12:40:00Z"/>
        </w:sdtContent>
      </w:sdt>
      <w:customXmlInsRangeEnd w:id="5389"/>
    </w:p>
    <w:p w14:paraId="094FAF0B" w14:textId="77777777" w:rsidR="00A71F46" w:rsidRDefault="00A71F46" w:rsidP="00A71F46">
      <w:pPr>
        <w:pStyle w:val="Non-normativeCommentHeading"/>
        <w:rPr>
          <w:ins w:id="5390" w:author="Andreas Kuehne" w:date="2019-05-31T12:40:00Z"/>
        </w:rPr>
      </w:pPr>
      <w:ins w:id="5391" w:author="Andreas Kuehne" w:date="2019-05-31T12:40:00Z">
        <w:r>
          <w:t>Non-normative Comment:</w:t>
        </w:r>
      </w:ins>
    </w:p>
    <w:p w14:paraId="50FAE115" w14:textId="77777777" w:rsidR="00A71F46" w:rsidRDefault="00A71F46" w:rsidP="00A71F46">
      <w:pPr>
        <w:pStyle w:val="Non-normativeComment"/>
        <w:rPr>
          <w:ins w:id="5392" w:author="Andreas Kuehne" w:date="2019-05-31T12:40:00Z"/>
        </w:rPr>
      </w:pPr>
      <w:customXmlInsRangeStart w:id="5393" w:author="Andreas Kuehne" w:date="2019-05-31T12:40:00Z"/>
      <w:sdt>
        <w:sdtPr>
          <w:tag w:val="dss2-SchemasType.-nonNormative"/>
          <w:id w:val="1481731870"/>
        </w:sdtPr>
        <w:sdtContent>
          <w:customXmlInsRangeEnd w:id="5393"/>
          <w:ins w:id="5394" w:author="Andreas Kuehne" w:date="2019-05-31T12:40:00Z">
            <w:r w:rsidRPr="003A06D0">
              <w:rPr>
                <w:color w:val="19D131"/>
                <w:lang w:val="en-GB"/>
              </w:rPr>
              <w:t xml:space="preserve">Note: It is recommended to use </w:t>
            </w:r>
            <w:r w:rsidRPr="003A06D0">
              <w:rPr>
                <w:rStyle w:val="Datatype"/>
                <w:lang w:val="en-GB"/>
              </w:rPr>
              <w:t>xml:id</w:t>
            </w:r>
            <w:r w:rsidRPr="003A06D0">
              <w:rPr>
                <w:color w:val="19D131"/>
                <w:lang w:val="en-GB"/>
              </w:rPr>
              <w:t xml:space="preserve"> as defined in [xml:id] as id in the payload being referenced by a </w:t>
            </w:r>
            <w:r w:rsidRPr="003A06D0">
              <w:rPr>
                <w:rStyle w:val="Datatype"/>
                <w:lang w:val="en-GB"/>
              </w:rPr>
              <w:t>&lt;ds:Reference&gt;</w:t>
            </w:r>
            <w:r w:rsidRPr="003A06D0">
              <w:rPr>
                <w:color w:val="19D131"/>
                <w:lang w:val="en-GB"/>
              </w:rPr>
              <w:t xml:space="preserve">, because the schema then does not have to be supplied for identifying the </w:t>
            </w:r>
            <w:r w:rsidRPr="003A06D0">
              <w:rPr>
                <w:rStyle w:val="Datatype"/>
                <w:lang w:val="en-GB"/>
              </w:rPr>
              <w:t>Id</w:t>
            </w:r>
            <w:r w:rsidRPr="003A06D0">
              <w:rPr>
                <w:color w:val="19D131"/>
                <w:lang w:val="en-GB"/>
              </w:rPr>
              <w:t xml:space="preserve"> elements.</w:t>
            </w:r>
          </w:ins>
          <w:customXmlInsRangeStart w:id="5395" w:author="Andreas Kuehne" w:date="2019-05-31T12:40:00Z"/>
        </w:sdtContent>
      </w:sdt>
      <w:customXmlInsRangeEnd w:id="5395"/>
    </w:p>
    <w:p w14:paraId="4399C349" w14:textId="77777777" w:rsidR="00A71F46" w:rsidRDefault="00A71F46" w:rsidP="00A71F46">
      <w:pPr>
        <w:pStyle w:val="berschrift4"/>
        <w:numPr>
          <w:ilvl w:val="3"/>
          <w:numId w:val="3"/>
        </w:numPr>
        <w:rPr>
          <w:ins w:id="5396" w:author="Andreas Kuehne" w:date="2019-05-31T12:40:00Z"/>
        </w:rPr>
      </w:pPr>
      <w:ins w:id="5397" w:author="Andreas Kuehne" w:date="2019-05-31T12:40:00Z">
        <w:r>
          <w:t>Schemas – JSON Syntax</w:t>
        </w:r>
      </w:ins>
    </w:p>
    <w:p w14:paraId="7CE5AD7E" w14:textId="77777777" w:rsidR="00A71F46" w:rsidRPr="0248A3D1" w:rsidRDefault="00A71F46" w:rsidP="00A71F46">
      <w:pPr>
        <w:rPr>
          <w:ins w:id="5398" w:author="Andreas Kuehne" w:date="2019-05-31T12:40:00Z"/>
        </w:rPr>
      </w:pPr>
      <w:ins w:id="5399"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Schemas</w:t>
        </w:r>
        <w:r>
          <w:t xml:space="preserve"> component.</w:t>
        </w:r>
      </w:ins>
    </w:p>
    <w:p w14:paraId="123DC325" w14:textId="77777777" w:rsidR="00A71F46" w:rsidRPr="C2430093" w:rsidRDefault="00A71F46" w:rsidP="00A71F46">
      <w:pPr>
        <w:spacing w:line="259" w:lineRule="auto"/>
        <w:rPr>
          <w:ins w:id="5400" w:author="Andreas Kuehne" w:date="2019-05-31T12:40:00Z"/>
          <w:rFonts w:eastAsia="Arial" w:cs="Arial"/>
          <w:sz w:val="22"/>
          <w:szCs w:val="22"/>
        </w:rPr>
      </w:pPr>
      <w:ins w:id="540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Schemas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79B03E04" w14:textId="77777777" w:rsidTr="00A71F46">
        <w:trPr>
          <w:cnfStyle w:val="100000000000" w:firstRow="1" w:lastRow="0" w:firstColumn="0" w:lastColumn="0" w:oddVBand="0" w:evenVBand="0" w:oddHBand="0" w:evenHBand="0" w:firstRowFirstColumn="0" w:firstRowLastColumn="0" w:lastRowFirstColumn="0" w:lastRowLastColumn="0"/>
          <w:ins w:id="54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2C65" w14:textId="77777777" w:rsidR="00A71F46" w:rsidRDefault="00A71F46" w:rsidP="00A71F46">
            <w:pPr>
              <w:pStyle w:val="Beschriftung"/>
              <w:rPr>
                <w:ins w:id="5403" w:author="Andreas Kuehne" w:date="2019-05-31T12:40:00Z"/>
              </w:rPr>
            </w:pPr>
            <w:ins w:id="5404" w:author="Andreas Kuehne" w:date="2019-05-31T12:40:00Z">
              <w:r>
                <w:t>Element</w:t>
              </w:r>
            </w:ins>
          </w:p>
        </w:tc>
        <w:tc>
          <w:tcPr>
            <w:tcW w:w="4675" w:type="dxa"/>
          </w:tcPr>
          <w:p w14:paraId="11D8034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05" w:author="Andreas Kuehne" w:date="2019-05-31T12:40:00Z"/>
              </w:rPr>
            </w:pPr>
            <w:ins w:id="5406" w:author="Andreas Kuehne" w:date="2019-05-31T12:40:00Z">
              <w:r>
                <w:t>Implementing JSON member name</w:t>
              </w:r>
            </w:ins>
          </w:p>
        </w:tc>
        <w:tc>
          <w:tcPr>
            <w:tcW w:w="4675" w:type="dxa"/>
          </w:tcPr>
          <w:p w14:paraId="270158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07" w:author="Andreas Kuehne" w:date="2019-05-31T12:40:00Z"/>
              </w:rPr>
            </w:pPr>
            <w:ins w:id="5408" w:author="Andreas Kuehne" w:date="2019-05-31T12:40:00Z">
              <w:r>
                <w:t>Comments</w:t>
              </w:r>
            </w:ins>
          </w:p>
        </w:tc>
      </w:tr>
      <w:tr w:rsidR="00A71F46" w14:paraId="11616D61" w14:textId="77777777" w:rsidTr="00A71F46">
        <w:trPr>
          <w:ins w:id="54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482340" w14:textId="77777777" w:rsidR="00A71F46" w:rsidRPr="002062A5" w:rsidRDefault="00A71F46" w:rsidP="00A71F46">
            <w:pPr>
              <w:pStyle w:val="Beschriftung"/>
              <w:rPr>
                <w:ins w:id="5410" w:author="Andreas Kuehne" w:date="2019-05-31T12:40:00Z"/>
                <w:rStyle w:val="Datatype"/>
                <w:b w:val="0"/>
                <w:bCs w:val="0"/>
              </w:rPr>
            </w:pPr>
            <w:ins w:id="5411" w:author="Andreas Kuehne" w:date="2019-05-31T12:40:00Z">
              <w:r w:rsidRPr="002062A5">
                <w:rPr>
                  <w:rStyle w:val="Datatype"/>
                </w:rPr>
                <w:t>Schema</w:t>
              </w:r>
            </w:ins>
          </w:p>
        </w:tc>
        <w:tc>
          <w:tcPr>
            <w:tcW w:w="4675" w:type="dxa"/>
          </w:tcPr>
          <w:p w14:paraId="5F7D3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412" w:author="Andreas Kuehne" w:date="2019-05-31T12:40:00Z"/>
                <w:rStyle w:val="Datatype"/>
              </w:rPr>
            </w:pPr>
            <w:ins w:id="5413" w:author="Andreas Kuehne" w:date="2019-05-31T12:40:00Z">
              <w:r w:rsidRPr="002062A5">
                <w:rPr>
                  <w:rStyle w:val="Datatype"/>
                </w:rPr>
                <w:t>schema</w:t>
              </w:r>
            </w:ins>
          </w:p>
        </w:tc>
        <w:tc>
          <w:tcPr>
            <w:tcW w:w="4675" w:type="dxa"/>
          </w:tcPr>
          <w:p w14:paraId="62632A7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414" w:author="Andreas Kuehne" w:date="2019-05-31T12:40:00Z"/>
              </w:rPr>
            </w:pPr>
            <w:customXmlInsRangeStart w:id="5415" w:author="Andreas Kuehne" w:date="2019-05-31T12:40:00Z"/>
            <w:sdt>
              <w:sdtPr>
                <w:alias w:val="dss2-SchemasType.schema"/>
                <w:tag w:val="dss2-SchemasType.-jsonComment.Schema"/>
                <w:id w:val="961536544"/>
                <w:showingPlcHdr/>
              </w:sdtPr>
              <w:sdtContent>
                <w:customXmlInsRangeEnd w:id="5415"/>
                <w:ins w:id="5416" w:author="Andreas Kuehne" w:date="2019-05-31T12:40:00Z">
                  <w:r>
                    <w:rPr>
                      <w:color w:val="19D131"/>
                    </w:rPr>
                    <w:t>[]</w:t>
                  </w:r>
                </w:ins>
                <w:customXmlInsRangeStart w:id="5417" w:author="Andreas Kuehne" w:date="2019-05-31T12:40:00Z"/>
              </w:sdtContent>
            </w:sdt>
            <w:customXmlInsRangeEnd w:id="5417"/>
          </w:p>
        </w:tc>
      </w:tr>
    </w:tbl>
    <w:p w14:paraId="61ADDAA8" w14:textId="77777777" w:rsidR="00A71F46" w:rsidRPr="0202B381" w:rsidRDefault="00A71F46" w:rsidP="00A71F46">
      <w:pPr>
        <w:rPr>
          <w:ins w:id="5418" w:author="Andreas Kuehne" w:date="2019-05-31T12:40:00Z"/>
        </w:rPr>
      </w:pPr>
      <w:ins w:id="5419"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AA569D" w14:textId="77777777" w:rsidR="00A71F46" w:rsidRDefault="00A71F46" w:rsidP="00A71F46">
      <w:pPr>
        <w:pStyle w:val="Code"/>
        <w:spacing w:line="259" w:lineRule="auto"/>
        <w:rPr>
          <w:ins w:id="5420" w:author="Andreas Kuehne" w:date="2019-05-31T12:40:00Z"/>
        </w:rPr>
      </w:pPr>
      <w:ins w:id="5421" w:author="Andreas Kuehne" w:date="2019-05-31T12:40:00Z">
        <w:r>
          <w:rPr>
            <w:color w:val="31849B" w:themeColor="accent5" w:themeShade="BF"/>
          </w:rPr>
          <w:t>"dss2-SchemasType"</w:t>
        </w:r>
        <w:r>
          <w:t>: {</w:t>
        </w:r>
      </w:ins>
    </w:p>
    <w:p w14:paraId="52C9C157" w14:textId="77777777" w:rsidR="00A71F46" w:rsidRDefault="00A71F46" w:rsidP="00A71F46">
      <w:pPr>
        <w:pStyle w:val="Code"/>
        <w:spacing w:line="259" w:lineRule="auto"/>
        <w:rPr>
          <w:ins w:id="5422" w:author="Andreas Kuehne" w:date="2019-05-31T12:40:00Z"/>
        </w:rPr>
      </w:pPr>
      <w:ins w:id="5423" w:author="Andreas Kuehne" w:date="2019-05-31T12:40:00Z">
        <w:r>
          <w:rPr>
            <w:color w:val="31849B" w:themeColor="accent5" w:themeShade="BF"/>
          </w:rPr>
          <w:t xml:space="preserve">  "type"</w:t>
        </w:r>
        <w:r>
          <w:t xml:space="preserve">: </w:t>
        </w:r>
        <w:r>
          <w:rPr>
            <w:color w:val="244061" w:themeColor="accent1" w:themeShade="80"/>
          </w:rPr>
          <w:t>"object",</w:t>
        </w:r>
      </w:ins>
    </w:p>
    <w:p w14:paraId="210B0D8F" w14:textId="77777777" w:rsidR="00A71F46" w:rsidRDefault="00A71F46" w:rsidP="00A71F46">
      <w:pPr>
        <w:pStyle w:val="Code"/>
        <w:spacing w:line="259" w:lineRule="auto"/>
        <w:rPr>
          <w:ins w:id="5424" w:author="Andreas Kuehne" w:date="2019-05-31T12:40:00Z"/>
        </w:rPr>
      </w:pPr>
      <w:ins w:id="5425" w:author="Andreas Kuehne" w:date="2019-05-31T12:40:00Z">
        <w:r>
          <w:rPr>
            <w:color w:val="31849B" w:themeColor="accent5" w:themeShade="BF"/>
          </w:rPr>
          <w:t xml:space="preserve">  "properties"</w:t>
        </w:r>
        <w:r>
          <w:t>: {</w:t>
        </w:r>
      </w:ins>
    </w:p>
    <w:p w14:paraId="4013F074" w14:textId="77777777" w:rsidR="00A71F46" w:rsidRDefault="00A71F46" w:rsidP="00A71F46">
      <w:pPr>
        <w:pStyle w:val="Code"/>
        <w:spacing w:line="259" w:lineRule="auto"/>
        <w:rPr>
          <w:ins w:id="5426" w:author="Andreas Kuehne" w:date="2019-05-31T12:40:00Z"/>
        </w:rPr>
      </w:pPr>
      <w:ins w:id="5427" w:author="Andreas Kuehne" w:date="2019-05-31T12:40:00Z">
        <w:r>
          <w:rPr>
            <w:color w:val="31849B" w:themeColor="accent5" w:themeShade="BF"/>
          </w:rPr>
          <w:t xml:space="preserve">    "schema"</w:t>
        </w:r>
        <w:r>
          <w:t>: {</w:t>
        </w:r>
      </w:ins>
    </w:p>
    <w:p w14:paraId="57FC733F" w14:textId="77777777" w:rsidR="00A71F46" w:rsidRDefault="00A71F46" w:rsidP="00A71F46">
      <w:pPr>
        <w:pStyle w:val="Code"/>
        <w:spacing w:line="259" w:lineRule="auto"/>
        <w:rPr>
          <w:ins w:id="5428" w:author="Andreas Kuehne" w:date="2019-05-31T12:40:00Z"/>
        </w:rPr>
      </w:pPr>
      <w:ins w:id="5429" w:author="Andreas Kuehne" w:date="2019-05-31T12:40:00Z">
        <w:r>
          <w:rPr>
            <w:color w:val="31849B" w:themeColor="accent5" w:themeShade="BF"/>
          </w:rPr>
          <w:t xml:space="preserve">      "type"</w:t>
        </w:r>
        <w:r>
          <w:t xml:space="preserve">: </w:t>
        </w:r>
        <w:r>
          <w:rPr>
            <w:color w:val="244061" w:themeColor="accent1" w:themeShade="80"/>
          </w:rPr>
          <w:t>"array",</w:t>
        </w:r>
      </w:ins>
    </w:p>
    <w:p w14:paraId="0ADE2150" w14:textId="77777777" w:rsidR="00A71F46" w:rsidRDefault="00A71F46" w:rsidP="00A71F46">
      <w:pPr>
        <w:pStyle w:val="Code"/>
        <w:spacing w:line="259" w:lineRule="auto"/>
        <w:rPr>
          <w:ins w:id="5430" w:author="Andreas Kuehne" w:date="2019-05-31T12:40:00Z"/>
        </w:rPr>
      </w:pPr>
      <w:ins w:id="5431" w:author="Andreas Kuehne" w:date="2019-05-31T12:40:00Z">
        <w:r>
          <w:rPr>
            <w:color w:val="31849B" w:themeColor="accent5" w:themeShade="BF"/>
          </w:rPr>
          <w:t xml:space="preserve">      "items"</w:t>
        </w:r>
        <w:r>
          <w:t>: {</w:t>
        </w:r>
      </w:ins>
    </w:p>
    <w:p w14:paraId="06B0C359" w14:textId="77777777" w:rsidR="00A71F46" w:rsidRDefault="00A71F46" w:rsidP="00A71F46">
      <w:pPr>
        <w:pStyle w:val="Code"/>
        <w:spacing w:line="259" w:lineRule="auto"/>
        <w:rPr>
          <w:ins w:id="5432" w:author="Andreas Kuehne" w:date="2019-05-31T12:40:00Z"/>
        </w:rPr>
      </w:pPr>
      <w:ins w:id="5433"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4642D32C" w14:textId="77777777" w:rsidR="00A71F46" w:rsidRDefault="00A71F46" w:rsidP="00A71F46">
      <w:pPr>
        <w:pStyle w:val="Code"/>
        <w:spacing w:line="259" w:lineRule="auto"/>
        <w:rPr>
          <w:ins w:id="5434" w:author="Andreas Kuehne" w:date="2019-05-31T12:40:00Z"/>
        </w:rPr>
      </w:pPr>
      <w:ins w:id="5435" w:author="Andreas Kuehne" w:date="2019-05-31T12:40:00Z">
        <w:r>
          <w:t xml:space="preserve">      }</w:t>
        </w:r>
      </w:ins>
    </w:p>
    <w:p w14:paraId="0CAC0E69" w14:textId="77777777" w:rsidR="00A71F46" w:rsidRDefault="00A71F46" w:rsidP="00A71F46">
      <w:pPr>
        <w:pStyle w:val="Code"/>
        <w:spacing w:line="259" w:lineRule="auto"/>
        <w:rPr>
          <w:ins w:id="5436" w:author="Andreas Kuehne" w:date="2019-05-31T12:40:00Z"/>
        </w:rPr>
      </w:pPr>
      <w:ins w:id="5437" w:author="Andreas Kuehne" w:date="2019-05-31T12:40:00Z">
        <w:r>
          <w:t xml:space="preserve">    }</w:t>
        </w:r>
      </w:ins>
    </w:p>
    <w:p w14:paraId="3FB19A4D" w14:textId="77777777" w:rsidR="00A71F46" w:rsidRDefault="00A71F46" w:rsidP="00A71F46">
      <w:pPr>
        <w:pStyle w:val="Code"/>
        <w:spacing w:line="259" w:lineRule="auto"/>
        <w:rPr>
          <w:ins w:id="5438" w:author="Andreas Kuehne" w:date="2019-05-31T12:40:00Z"/>
        </w:rPr>
      </w:pPr>
      <w:ins w:id="5439" w:author="Andreas Kuehne" w:date="2019-05-31T12:40:00Z">
        <w:r>
          <w:t xml:space="preserve">  },</w:t>
        </w:r>
      </w:ins>
    </w:p>
    <w:p w14:paraId="1B7952BE" w14:textId="77777777" w:rsidR="00A71F46" w:rsidRDefault="00A71F46" w:rsidP="00A71F46">
      <w:pPr>
        <w:pStyle w:val="Code"/>
        <w:spacing w:line="259" w:lineRule="auto"/>
        <w:rPr>
          <w:ins w:id="5440" w:author="Andreas Kuehne" w:date="2019-05-31T12:40:00Z"/>
        </w:rPr>
      </w:pPr>
      <w:ins w:id="5441" w:author="Andreas Kuehne" w:date="2019-05-31T12:40:00Z">
        <w:r>
          <w:rPr>
            <w:color w:val="31849B" w:themeColor="accent5" w:themeShade="BF"/>
          </w:rPr>
          <w:t xml:space="preserve">  "required"</w:t>
        </w:r>
        <w:r>
          <w:t>: [</w:t>
        </w:r>
        <w:r>
          <w:rPr>
            <w:color w:val="244061" w:themeColor="accent1" w:themeShade="80"/>
          </w:rPr>
          <w:t>"schema"</w:t>
        </w:r>
        <w:r>
          <w:t>]</w:t>
        </w:r>
      </w:ins>
    </w:p>
    <w:p w14:paraId="1868038A" w14:textId="77777777" w:rsidR="00A71F46" w:rsidRDefault="00A71F46" w:rsidP="00A71F46">
      <w:pPr>
        <w:pStyle w:val="Code"/>
        <w:spacing w:line="259" w:lineRule="auto"/>
        <w:rPr>
          <w:ins w:id="5442" w:author="Andreas Kuehne" w:date="2019-05-31T12:40:00Z"/>
        </w:rPr>
      </w:pPr>
      <w:ins w:id="5443" w:author="Andreas Kuehne" w:date="2019-05-31T12:40:00Z">
        <w:r>
          <w:t>}</w:t>
        </w:r>
      </w:ins>
    </w:p>
    <w:p w14:paraId="695C87AB" w14:textId="77777777" w:rsidR="00A71F46" w:rsidRDefault="00A71F46" w:rsidP="00A71F46">
      <w:pPr>
        <w:rPr>
          <w:ins w:id="5444" w:author="Andreas Kuehne" w:date="2019-05-31T12:40:00Z"/>
        </w:rPr>
      </w:pPr>
      <w:customXmlInsRangeStart w:id="5445" w:author="Andreas Kuehne" w:date="2019-05-31T12:40:00Z"/>
      <w:sdt>
        <w:sdtPr>
          <w:tag w:val="dss2-SchemasType.-jsonSchema"/>
          <w:id w:val="1129668691"/>
          <w:showingPlcHdr/>
        </w:sdtPr>
        <w:sdtContent>
          <w:customXmlInsRangeEnd w:id="5445"/>
          <w:ins w:id="5446" w:author="Andreas Kuehne" w:date="2019-05-31T12:40:00Z">
            <w:r>
              <w:rPr>
                <w:color w:val="19D131"/>
              </w:rPr>
              <w:t>[component Schemas JSON schema details]</w:t>
            </w:r>
          </w:ins>
          <w:customXmlInsRangeStart w:id="5447" w:author="Andreas Kuehne" w:date="2019-05-31T12:40:00Z"/>
        </w:sdtContent>
      </w:sdt>
      <w:customXmlInsRangeEnd w:id="5447"/>
    </w:p>
    <w:p w14:paraId="1DCD905A" w14:textId="77777777" w:rsidR="00A71F46" w:rsidRDefault="00A71F46" w:rsidP="00A71F46">
      <w:pPr>
        <w:pStyle w:val="berschrift4"/>
        <w:numPr>
          <w:ilvl w:val="3"/>
          <w:numId w:val="3"/>
        </w:numPr>
        <w:rPr>
          <w:ins w:id="5448" w:author="Andreas Kuehne" w:date="2019-05-31T12:40:00Z"/>
        </w:rPr>
      </w:pPr>
      <w:ins w:id="5449" w:author="Andreas Kuehne" w:date="2019-05-31T12:40:00Z">
        <w:r>
          <w:t>Schemas – XML Syntax</w:t>
        </w:r>
      </w:ins>
    </w:p>
    <w:p w14:paraId="72278F61" w14:textId="77777777" w:rsidR="00A71F46" w:rsidRPr="5404FA76" w:rsidRDefault="00A71F46" w:rsidP="00A71F46">
      <w:pPr>
        <w:rPr>
          <w:ins w:id="5450" w:author="Andreas Kuehne" w:date="2019-05-31T12:40:00Z"/>
        </w:rPr>
      </w:pPr>
      <w:ins w:id="5451" w:author="Andreas Kuehne" w:date="2019-05-31T12:40:00Z">
        <w:r w:rsidRPr="0CCF9147">
          <w:t xml:space="preserve">The XML type </w:t>
        </w:r>
        <w:r w:rsidRPr="002062A5">
          <w:rPr>
            <w:rFonts w:ascii="Courier New" w:eastAsia="Courier New" w:hAnsi="Courier New" w:cs="Courier New"/>
          </w:rPr>
          <w:t>SchemasType</w:t>
        </w:r>
        <w:r w:rsidRPr="0CCF9147">
          <w:t xml:space="preserve"> SHALL implement the requirements defined in the </w:t>
        </w:r>
        <w:r w:rsidRPr="002062A5">
          <w:rPr>
            <w:rFonts w:ascii="Courier New" w:eastAsia="Courier New" w:hAnsi="Courier New" w:cs="Courier New"/>
          </w:rPr>
          <w:t>Schemas</w:t>
        </w:r>
        <w:r>
          <w:t xml:space="preserve"> </w:t>
        </w:r>
        <w:r w:rsidRPr="005A6FFD">
          <w:t>component.</w:t>
        </w:r>
      </w:ins>
    </w:p>
    <w:p w14:paraId="72B46F66" w14:textId="77777777" w:rsidR="00A71F46" w:rsidRDefault="00A71F46" w:rsidP="00A71F46">
      <w:pPr>
        <w:rPr>
          <w:ins w:id="5452" w:author="Andreas Kuehne" w:date="2019-05-31T12:40:00Z"/>
        </w:rPr>
      </w:pPr>
      <w:ins w:id="5453" w:author="Andreas Kuehne" w:date="2019-05-31T12:40:00Z">
        <w:r w:rsidRPr="005A6FFD">
          <w:rPr>
            <w:rFonts w:eastAsia="Arial"/>
          </w:rPr>
          <w:t xml:space="preserve">The </w:t>
        </w:r>
        <w:r w:rsidRPr="002062A5">
          <w:rPr>
            <w:rFonts w:ascii="Courier New" w:eastAsia="Courier New" w:hAnsi="Courier New" w:cs="Courier New"/>
          </w:rPr>
          <w:t>SchemasType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F22A34E" w14:textId="77777777" w:rsidR="00A71F46" w:rsidRDefault="00A71F46" w:rsidP="00A71F46">
      <w:pPr>
        <w:pStyle w:val="Code"/>
        <w:rPr>
          <w:ins w:id="5454" w:author="Andreas Kuehne" w:date="2019-05-31T12:40:00Z"/>
        </w:rPr>
      </w:pPr>
      <w:ins w:id="545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SchemasType</w:t>
        </w:r>
        <w:r>
          <w:rPr>
            <w:color w:val="943634" w:themeColor="accent2" w:themeShade="BF"/>
          </w:rPr>
          <w:t>"</w:t>
        </w:r>
        <w:r>
          <w:rPr>
            <w:color w:val="31849B" w:themeColor="accent5" w:themeShade="BF"/>
          </w:rPr>
          <w:t>&gt;</w:t>
        </w:r>
      </w:ins>
    </w:p>
    <w:p w14:paraId="3EDF9591" w14:textId="77777777" w:rsidR="00A71F46" w:rsidRDefault="00A71F46" w:rsidP="00A71F46">
      <w:pPr>
        <w:pStyle w:val="Code"/>
        <w:rPr>
          <w:ins w:id="5456" w:author="Andreas Kuehne" w:date="2019-05-31T12:40:00Z"/>
        </w:rPr>
      </w:pPr>
      <w:ins w:id="5457" w:author="Andreas Kuehne" w:date="2019-05-31T12:40:00Z">
        <w:r>
          <w:rPr>
            <w:color w:val="31849B" w:themeColor="accent5" w:themeShade="BF"/>
          </w:rPr>
          <w:t xml:space="preserve">  &lt;xs:sequence&gt;</w:t>
        </w:r>
      </w:ins>
    </w:p>
    <w:p w14:paraId="2279B84A" w14:textId="77777777" w:rsidR="00A71F46" w:rsidRDefault="00A71F46" w:rsidP="00A71F46">
      <w:pPr>
        <w:pStyle w:val="Code"/>
        <w:rPr>
          <w:ins w:id="5458" w:author="Andreas Kuehne" w:date="2019-05-31T12:40:00Z"/>
        </w:rPr>
      </w:pPr>
      <w:ins w:id="545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w:t>
        </w:r>
        <w:r>
          <w:rPr>
            <w:color w:val="943634" w:themeColor="accent2" w:themeShade="BF"/>
          </w:rPr>
          <w:t>" type="</w:t>
        </w:r>
        <w:r>
          <w:rPr>
            <w:color w:val="244061" w:themeColor="accent1" w:themeShade="80"/>
          </w:rPr>
          <w:t>dss2:DocumentType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329FB5D7" w14:textId="77777777" w:rsidR="00A71F46" w:rsidRDefault="00A71F46" w:rsidP="00A71F46">
      <w:pPr>
        <w:pStyle w:val="Code"/>
        <w:rPr>
          <w:ins w:id="5460" w:author="Andreas Kuehne" w:date="2019-05-31T12:40:00Z"/>
        </w:rPr>
      </w:pPr>
      <w:ins w:id="5461" w:author="Andreas Kuehne" w:date="2019-05-31T12:40:00Z">
        <w:r>
          <w:rPr>
            <w:color w:val="31849B" w:themeColor="accent5" w:themeShade="BF"/>
          </w:rPr>
          <w:t xml:space="preserve">  &lt;/xs:sequence&gt;</w:t>
        </w:r>
      </w:ins>
    </w:p>
    <w:p w14:paraId="340FD378" w14:textId="77777777" w:rsidR="00A71F46" w:rsidRDefault="00A71F46" w:rsidP="00A71F46">
      <w:pPr>
        <w:pStyle w:val="Code"/>
        <w:rPr>
          <w:ins w:id="5462" w:author="Andreas Kuehne" w:date="2019-05-31T12:40:00Z"/>
        </w:rPr>
      </w:pPr>
      <w:ins w:id="5463" w:author="Andreas Kuehne" w:date="2019-05-31T12:40:00Z">
        <w:r>
          <w:rPr>
            <w:color w:val="31849B" w:themeColor="accent5" w:themeShade="BF"/>
          </w:rPr>
          <w:t>&lt;/xs:complexType&gt;</w:t>
        </w:r>
      </w:ins>
    </w:p>
    <w:p w14:paraId="5E307EAE" w14:textId="77777777" w:rsidR="00A71F46" w:rsidRDefault="00A71F46" w:rsidP="00A71F46">
      <w:pPr>
        <w:spacing w:line="259" w:lineRule="auto"/>
        <w:rPr>
          <w:ins w:id="5464" w:author="Andreas Kuehne" w:date="2019-05-31T12:40:00Z"/>
        </w:rPr>
      </w:pPr>
      <w:ins w:id="5465" w:author="Andreas Kuehne" w:date="2019-05-31T12:40:00Z">
        <w:r>
          <w:t>Each child element of</w:t>
        </w:r>
        <w:r w:rsidRPr="71C71F8C">
          <w:t xml:space="preserve"> </w:t>
        </w:r>
        <w:r w:rsidRPr="002062A5">
          <w:rPr>
            <w:rFonts w:ascii="Courier New" w:eastAsia="Courier New" w:hAnsi="Courier New" w:cs="Courier New"/>
          </w:rPr>
          <w:t>SchemasType</w:t>
        </w:r>
        <w:r w:rsidRPr="71C71F8C">
          <w:t xml:space="preserve"> </w:t>
        </w:r>
        <w:r>
          <w:t xml:space="preserve">XML element SHALL implement in XML syntax the sub-component that has a name equal to its local name. </w:t>
        </w:r>
      </w:ins>
      <w:customXmlInsRangeStart w:id="5466" w:author="Andreas Kuehne" w:date="2019-05-31T12:40:00Z"/>
      <w:sdt>
        <w:sdtPr>
          <w:tag w:val="dss2-SchemasType.-xmlSchema"/>
          <w:id w:val="-1170872527"/>
          <w:showingPlcHdr/>
        </w:sdtPr>
        <w:sdtContent>
          <w:customXmlInsRangeEnd w:id="5466"/>
          <w:ins w:id="5467" w:author="Andreas Kuehne" w:date="2019-05-31T12:40:00Z">
            <w:r>
              <w:rPr>
                <w:color w:val="19D131"/>
              </w:rPr>
              <w:t>[component Schemas XML schema details]</w:t>
            </w:r>
          </w:ins>
          <w:customXmlInsRangeStart w:id="5468" w:author="Andreas Kuehne" w:date="2019-05-31T12:40:00Z"/>
        </w:sdtContent>
      </w:sdt>
      <w:customXmlInsRangeEnd w:id="5468"/>
    </w:p>
    <w:p w14:paraId="0578BC1F" w14:textId="77777777" w:rsidR="00A71F46" w:rsidRDefault="00A71F46" w:rsidP="00A71F46">
      <w:pPr>
        <w:pStyle w:val="berschrift3"/>
        <w:numPr>
          <w:ilvl w:val="2"/>
          <w:numId w:val="3"/>
        </w:numPr>
        <w:rPr>
          <w:ins w:id="5469" w:author="Andreas Kuehne" w:date="2019-05-31T12:40:00Z"/>
        </w:rPr>
      </w:pPr>
      <w:ins w:id="5470" w:author="Andreas Kuehne" w:date="2019-05-31T12:40:00Z">
        <w:r>
          <w:t>Component IntendedAudience</w:t>
        </w:r>
      </w:ins>
    </w:p>
    <w:p w14:paraId="03D59BC0" w14:textId="77777777" w:rsidR="00A71F46" w:rsidRDefault="00A71F46" w:rsidP="00A71F46">
      <w:pPr>
        <w:rPr>
          <w:ins w:id="5471" w:author="Andreas Kuehne" w:date="2019-05-31T12:40:00Z"/>
        </w:rPr>
      </w:pPr>
      <w:customXmlInsRangeStart w:id="5472" w:author="Andreas Kuehne" w:date="2019-05-31T12:40:00Z"/>
      <w:sdt>
        <w:sdtPr>
          <w:tag w:val="dss2-IntendedAudienceType.-normative"/>
          <w:id w:val="-1188137382"/>
        </w:sdtPr>
        <w:sdtContent>
          <w:customXmlInsRangeEnd w:id="5472"/>
          <w:ins w:id="5473" w:author="Andreas Kuehne" w:date="2019-05-31T12:40:00Z">
            <w:r w:rsidRPr="003A06D0">
              <w:rPr>
                <w:color w:val="19D131"/>
                <w:lang w:val="en-GB"/>
              </w:rPr>
              <w:t xml:space="preserve">The </w:t>
            </w:r>
            <w:r w:rsidRPr="003A06D0">
              <w:rPr>
                <w:rFonts w:ascii="Courier New" w:eastAsia="Courier New" w:hAnsi="Courier New" w:cs="Courier New"/>
                <w:lang w:val="en-GB"/>
              </w:rPr>
              <w:t>IntendedAudience</w:t>
            </w:r>
            <w:r w:rsidRPr="003A06D0">
              <w:rPr>
                <w:color w:val="19D131"/>
                <w:lang w:val="en-GB"/>
              </w:rPr>
              <w:t xml:space="preserve"> element tells the server who the target audience of this signature is. The server MAY use this to parameterize any aspect of its processing (for example, the server MAY choose to sign with a key that it knows a particular recipient trusts).</w:t>
            </w:r>
          </w:ins>
          <w:customXmlInsRangeStart w:id="5474" w:author="Andreas Kuehne" w:date="2019-05-31T12:40:00Z"/>
        </w:sdtContent>
      </w:sdt>
      <w:customXmlInsRangeEnd w:id="5474"/>
    </w:p>
    <w:p w14:paraId="34C4C7DA" w14:textId="77777777" w:rsidR="00A71F46" w:rsidRDefault="00A71F46" w:rsidP="00A71F46">
      <w:pPr>
        <w:rPr>
          <w:ins w:id="5475" w:author="Andreas Kuehne" w:date="2019-05-31T12:40:00Z"/>
        </w:rPr>
      </w:pPr>
      <w:ins w:id="5476" w:author="Andreas Kuehne" w:date="2019-05-31T12:40:00Z">
        <w:r>
          <w:lastRenderedPageBreak/>
          <w:t>Below follows a list of the sub-components that constitute this component:</w:t>
        </w:r>
      </w:ins>
    </w:p>
    <w:p w14:paraId="7C33CB63" w14:textId="77777777" w:rsidR="00A71F46" w:rsidRDefault="00A71F46" w:rsidP="00A71F46">
      <w:pPr>
        <w:pStyle w:val="Member"/>
        <w:rPr>
          <w:ins w:id="5477" w:author="Andreas Kuehne" w:date="2019-05-31T12:40:00Z"/>
        </w:rPr>
      </w:pPr>
      <w:ins w:id="5478" w:author="Andreas Kuehne" w:date="2019-05-31T12:40:00Z">
        <w:r>
          <w:t xml:space="preserve">The </w:t>
        </w:r>
        <w:r w:rsidRPr="35C1378D">
          <w:rPr>
            <w:rStyle w:val="Datatype"/>
          </w:rPr>
          <w:t>Recipient</w:t>
        </w:r>
        <w:r>
          <w:t xml:space="preserve"> element MUST occur 1 or more times containing a sub-component. Each instance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ins>
      <w:customXmlInsRangeStart w:id="5479" w:author="Andreas Kuehne" w:date="2019-05-31T12:40:00Z"/>
      <w:sdt>
        <w:sdtPr>
          <w:alias w:val="dss2-IntendedAudienceType.recipient"/>
          <w:tag w:val="dss2-IntendedAudienceType.Recipient"/>
          <w:id w:val="-1229302719"/>
          <w:showingPlcHdr/>
        </w:sdtPr>
        <w:sdtContent>
          <w:customXmlInsRangeEnd w:id="5479"/>
          <w:ins w:id="5480" w:author="Andreas Kuehne" w:date="2019-05-31T12:40:00Z">
            <w:r>
              <w:rPr>
                <w:color w:val="19D131"/>
              </w:rPr>
              <w:t>[sub component Recipient details]</w:t>
            </w:r>
          </w:ins>
          <w:customXmlInsRangeStart w:id="5481" w:author="Andreas Kuehne" w:date="2019-05-31T12:40:00Z"/>
        </w:sdtContent>
      </w:sdt>
      <w:customXmlInsRangeEnd w:id="5481"/>
    </w:p>
    <w:p w14:paraId="6A0E82F5" w14:textId="77777777" w:rsidR="00A71F46" w:rsidRDefault="00A71F46" w:rsidP="00A71F46">
      <w:pPr>
        <w:pStyle w:val="Non-normativeCommentHeading"/>
        <w:rPr>
          <w:ins w:id="5482" w:author="Andreas Kuehne" w:date="2019-05-31T12:40:00Z"/>
        </w:rPr>
      </w:pPr>
      <w:ins w:id="5483" w:author="Andreas Kuehne" w:date="2019-05-31T12:40:00Z">
        <w:r>
          <w:t>Non-normative Comment:</w:t>
        </w:r>
      </w:ins>
    </w:p>
    <w:p w14:paraId="49C2E3B8" w14:textId="77777777" w:rsidR="00A71F46" w:rsidRDefault="00A71F46" w:rsidP="00A71F46">
      <w:pPr>
        <w:pStyle w:val="Non-normativeComment"/>
        <w:rPr>
          <w:ins w:id="5484" w:author="Andreas Kuehne" w:date="2019-05-31T12:40:00Z"/>
        </w:rPr>
      </w:pPr>
      <w:customXmlInsRangeStart w:id="5485" w:author="Andreas Kuehne" w:date="2019-05-31T12:40:00Z"/>
      <w:sdt>
        <w:sdtPr>
          <w:tag w:val="dss2-IntendedAudienceType.-nonNormative"/>
          <w:id w:val="-1903365147"/>
          <w:showingPlcHdr/>
        </w:sdtPr>
        <w:sdtContent>
          <w:customXmlInsRangeEnd w:id="5485"/>
          <w:ins w:id="5486" w:author="Andreas Kuehne" w:date="2019-05-31T12:40:00Z">
            <w:r>
              <w:rPr>
                <w:color w:val="19D131"/>
              </w:rPr>
              <w:t>[component IntendedAudience non normative details]</w:t>
            </w:r>
          </w:ins>
          <w:customXmlInsRangeStart w:id="5487" w:author="Andreas Kuehne" w:date="2019-05-31T12:40:00Z"/>
        </w:sdtContent>
      </w:sdt>
      <w:customXmlInsRangeEnd w:id="5487"/>
    </w:p>
    <w:p w14:paraId="54A6E734" w14:textId="77777777" w:rsidR="00A71F46" w:rsidRDefault="00A71F46" w:rsidP="00A71F46">
      <w:pPr>
        <w:pStyle w:val="berschrift4"/>
        <w:numPr>
          <w:ilvl w:val="3"/>
          <w:numId w:val="3"/>
        </w:numPr>
        <w:rPr>
          <w:ins w:id="5488" w:author="Andreas Kuehne" w:date="2019-05-31T12:40:00Z"/>
        </w:rPr>
      </w:pPr>
      <w:ins w:id="5489" w:author="Andreas Kuehne" w:date="2019-05-31T12:40:00Z">
        <w:r>
          <w:t>IntendedAudience – JSON Syntax</w:t>
        </w:r>
      </w:ins>
    </w:p>
    <w:p w14:paraId="22009C2B" w14:textId="77777777" w:rsidR="00A71F46" w:rsidRPr="0248A3D1" w:rsidRDefault="00A71F46" w:rsidP="00A71F46">
      <w:pPr>
        <w:rPr>
          <w:ins w:id="5490" w:author="Andreas Kuehne" w:date="2019-05-31T12:40:00Z"/>
        </w:rPr>
      </w:pPr>
      <w:ins w:id="5491"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IntendedAudience</w:t>
        </w:r>
        <w:r>
          <w:t xml:space="preserve"> component.</w:t>
        </w:r>
      </w:ins>
    </w:p>
    <w:p w14:paraId="0C73F524" w14:textId="77777777" w:rsidR="00A71F46" w:rsidRPr="C2430093" w:rsidRDefault="00A71F46" w:rsidP="00A71F46">
      <w:pPr>
        <w:spacing w:line="259" w:lineRule="auto"/>
        <w:rPr>
          <w:ins w:id="5492" w:author="Andreas Kuehne" w:date="2019-05-31T12:40:00Z"/>
          <w:rFonts w:eastAsia="Arial" w:cs="Arial"/>
          <w:sz w:val="22"/>
          <w:szCs w:val="22"/>
        </w:rPr>
      </w:pPr>
      <w:ins w:id="549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IntendedAudience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5FD7BB98" w14:textId="77777777" w:rsidTr="00A71F46">
        <w:trPr>
          <w:cnfStyle w:val="100000000000" w:firstRow="1" w:lastRow="0" w:firstColumn="0" w:lastColumn="0" w:oddVBand="0" w:evenVBand="0" w:oddHBand="0" w:evenHBand="0" w:firstRowFirstColumn="0" w:firstRowLastColumn="0" w:lastRowFirstColumn="0" w:lastRowLastColumn="0"/>
          <w:ins w:id="54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901F8C" w14:textId="77777777" w:rsidR="00A71F46" w:rsidRDefault="00A71F46" w:rsidP="00A71F46">
            <w:pPr>
              <w:pStyle w:val="Beschriftung"/>
              <w:rPr>
                <w:ins w:id="5495" w:author="Andreas Kuehne" w:date="2019-05-31T12:40:00Z"/>
              </w:rPr>
            </w:pPr>
            <w:ins w:id="5496" w:author="Andreas Kuehne" w:date="2019-05-31T12:40:00Z">
              <w:r>
                <w:t>Element</w:t>
              </w:r>
            </w:ins>
          </w:p>
        </w:tc>
        <w:tc>
          <w:tcPr>
            <w:tcW w:w="4675" w:type="dxa"/>
          </w:tcPr>
          <w:p w14:paraId="4F1723E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97" w:author="Andreas Kuehne" w:date="2019-05-31T12:40:00Z"/>
              </w:rPr>
            </w:pPr>
            <w:ins w:id="5498" w:author="Andreas Kuehne" w:date="2019-05-31T12:40:00Z">
              <w:r>
                <w:t>Implementing JSON member name</w:t>
              </w:r>
            </w:ins>
          </w:p>
        </w:tc>
        <w:tc>
          <w:tcPr>
            <w:tcW w:w="4675" w:type="dxa"/>
          </w:tcPr>
          <w:p w14:paraId="45C98A9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99" w:author="Andreas Kuehne" w:date="2019-05-31T12:40:00Z"/>
              </w:rPr>
            </w:pPr>
            <w:ins w:id="5500" w:author="Andreas Kuehne" w:date="2019-05-31T12:40:00Z">
              <w:r>
                <w:t>Comments</w:t>
              </w:r>
            </w:ins>
          </w:p>
        </w:tc>
      </w:tr>
      <w:tr w:rsidR="00A71F46" w14:paraId="7A90E1A4" w14:textId="77777777" w:rsidTr="00A71F46">
        <w:trPr>
          <w:ins w:id="55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449B25" w14:textId="77777777" w:rsidR="00A71F46" w:rsidRPr="002062A5" w:rsidRDefault="00A71F46" w:rsidP="00A71F46">
            <w:pPr>
              <w:pStyle w:val="Beschriftung"/>
              <w:rPr>
                <w:ins w:id="5502" w:author="Andreas Kuehne" w:date="2019-05-31T12:40:00Z"/>
                <w:rStyle w:val="Datatype"/>
                <w:b w:val="0"/>
                <w:bCs w:val="0"/>
              </w:rPr>
            </w:pPr>
            <w:ins w:id="5503" w:author="Andreas Kuehne" w:date="2019-05-31T12:40:00Z">
              <w:r w:rsidRPr="002062A5">
                <w:rPr>
                  <w:rStyle w:val="Datatype"/>
                </w:rPr>
                <w:t>Recipient</w:t>
              </w:r>
            </w:ins>
          </w:p>
        </w:tc>
        <w:tc>
          <w:tcPr>
            <w:tcW w:w="4675" w:type="dxa"/>
          </w:tcPr>
          <w:p w14:paraId="4D00CD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504" w:author="Andreas Kuehne" w:date="2019-05-31T12:40:00Z"/>
                <w:rStyle w:val="Datatype"/>
              </w:rPr>
            </w:pPr>
            <w:ins w:id="5505" w:author="Andreas Kuehne" w:date="2019-05-31T12:40:00Z">
              <w:r w:rsidRPr="002062A5">
                <w:rPr>
                  <w:rStyle w:val="Datatype"/>
                </w:rPr>
                <w:t>recipient</w:t>
              </w:r>
            </w:ins>
          </w:p>
        </w:tc>
        <w:tc>
          <w:tcPr>
            <w:tcW w:w="4675" w:type="dxa"/>
          </w:tcPr>
          <w:p w14:paraId="32EAF39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506" w:author="Andreas Kuehne" w:date="2019-05-31T12:40:00Z"/>
              </w:rPr>
            </w:pPr>
            <w:customXmlInsRangeStart w:id="5507" w:author="Andreas Kuehne" w:date="2019-05-31T12:40:00Z"/>
            <w:sdt>
              <w:sdtPr>
                <w:alias w:val="dss2-IntendedAudienceType.recipient"/>
                <w:tag w:val="dss2-IntendedAudienceType.-jsonComment.Recipient"/>
                <w:id w:val="138774549"/>
                <w:showingPlcHdr/>
              </w:sdtPr>
              <w:sdtContent>
                <w:customXmlInsRangeEnd w:id="5507"/>
                <w:ins w:id="5508" w:author="Andreas Kuehne" w:date="2019-05-31T12:40:00Z">
                  <w:r>
                    <w:rPr>
                      <w:color w:val="19D131"/>
                    </w:rPr>
                    <w:t>[]</w:t>
                  </w:r>
                </w:ins>
                <w:customXmlInsRangeStart w:id="5509" w:author="Andreas Kuehne" w:date="2019-05-31T12:40:00Z"/>
              </w:sdtContent>
            </w:sdt>
            <w:customXmlInsRangeEnd w:id="5509"/>
          </w:p>
        </w:tc>
      </w:tr>
    </w:tbl>
    <w:p w14:paraId="232D4A57" w14:textId="77777777" w:rsidR="00A71F46" w:rsidRPr="0202B381" w:rsidRDefault="00A71F46" w:rsidP="00A71F46">
      <w:pPr>
        <w:rPr>
          <w:ins w:id="5510" w:author="Andreas Kuehne" w:date="2019-05-31T12:40:00Z"/>
        </w:rPr>
      </w:pPr>
      <w:ins w:id="5511"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89A587" w14:textId="77777777" w:rsidR="00A71F46" w:rsidRDefault="00A71F46" w:rsidP="00A71F46">
      <w:pPr>
        <w:pStyle w:val="Code"/>
        <w:spacing w:line="259" w:lineRule="auto"/>
        <w:rPr>
          <w:ins w:id="5512" w:author="Andreas Kuehne" w:date="2019-05-31T12:40:00Z"/>
        </w:rPr>
      </w:pPr>
      <w:ins w:id="5513" w:author="Andreas Kuehne" w:date="2019-05-31T12:40:00Z">
        <w:r>
          <w:rPr>
            <w:color w:val="31849B" w:themeColor="accent5" w:themeShade="BF"/>
          </w:rPr>
          <w:t>"dss2-IntendedAudienceType"</w:t>
        </w:r>
        <w:r>
          <w:t>: {</w:t>
        </w:r>
      </w:ins>
    </w:p>
    <w:p w14:paraId="0A9FEF2F" w14:textId="77777777" w:rsidR="00A71F46" w:rsidRDefault="00A71F46" w:rsidP="00A71F46">
      <w:pPr>
        <w:pStyle w:val="Code"/>
        <w:spacing w:line="259" w:lineRule="auto"/>
        <w:rPr>
          <w:ins w:id="5514" w:author="Andreas Kuehne" w:date="2019-05-31T12:40:00Z"/>
        </w:rPr>
      </w:pPr>
      <w:ins w:id="5515" w:author="Andreas Kuehne" w:date="2019-05-31T12:40:00Z">
        <w:r>
          <w:rPr>
            <w:color w:val="31849B" w:themeColor="accent5" w:themeShade="BF"/>
          </w:rPr>
          <w:t xml:space="preserve">  "type"</w:t>
        </w:r>
        <w:r>
          <w:t xml:space="preserve">: </w:t>
        </w:r>
        <w:r>
          <w:rPr>
            <w:color w:val="244061" w:themeColor="accent1" w:themeShade="80"/>
          </w:rPr>
          <w:t>"object",</w:t>
        </w:r>
      </w:ins>
    </w:p>
    <w:p w14:paraId="34A787F6" w14:textId="77777777" w:rsidR="00A71F46" w:rsidRDefault="00A71F46" w:rsidP="00A71F46">
      <w:pPr>
        <w:pStyle w:val="Code"/>
        <w:spacing w:line="259" w:lineRule="auto"/>
        <w:rPr>
          <w:ins w:id="5516" w:author="Andreas Kuehne" w:date="2019-05-31T12:40:00Z"/>
        </w:rPr>
      </w:pPr>
      <w:ins w:id="5517" w:author="Andreas Kuehne" w:date="2019-05-31T12:40:00Z">
        <w:r>
          <w:rPr>
            <w:color w:val="31849B" w:themeColor="accent5" w:themeShade="BF"/>
          </w:rPr>
          <w:t xml:space="preserve">  "properties"</w:t>
        </w:r>
        <w:r>
          <w:t>: {</w:t>
        </w:r>
      </w:ins>
    </w:p>
    <w:p w14:paraId="1A17B073" w14:textId="77777777" w:rsidR="00A71F46" w:rsidRDefault="00A71F46" w:rsidP="00A71F46">
      <w:pPr>
        <w:pStyle w:val="Code"/>
        <w:spacing w:line="259" w:lineRule="auto"/>
        <w:rPr>
          <w:ins w:id="5518" w:author="Andreas Kuehne" w:date="2019-05-31T12:40:00Z"/>
        </w:rPr>
      </w:pPr>
      <w:ins w:id="5519" w:author="Andreas Kuehne" w:date="2019-05-31T12:40:00Z">
        <w:r>
          <w:rPr>
            <w:color w:val="31849B" w:themeColor="accent5" w:themeShade="BF"/>
          </w:rPr>
          <w:t xml:space="preserve">    "recipient"</w:t>
        </w:r>
        <w:r>
          <w:t>: {</w:t>
        </w:r>
      </w:ins>
    </w:p>
    <w:p w14:paraId="19D8FB94" w14:textId="77777777" w:rsidR="00A71F46" w:rsidRDefault="00A71F46" w:rsidP="00A71F46">
      <w:pPr>
        <w:pStyle w:val="Code"/>
        <w:spacing w:line="259" w:lineRule="auto"/>
        <w:rPr>
          <w:ins w:id="5520" w:author="Andreas Kuehne" w:date="2019-05-31T12:40:00Z"/>
        </w:rPr>
      </w:pPr>
      <w:ins w:id="5521" w:author="Andreas Kuehne" w:date="2019-05-31T12:40:00Z">
        <w:r>
          <w:rPr>
            <w:color w:val="31849B" w:themeColor="accent5" w:themeShade="BF"/>
          </w:rPr>
          <w:t xml:space="preserve">      "type"</w:t>
        </w:r>
        <w:r>
          <w:t xml:space="preserve">: </w:t>
        </w:r>
        <w:r>
          <w:rPr>
            <w:color w:val="244061" w:themeColor="accent1" w:themeShade="80"/>
          </w:rPr>
          <w:t>"array",</w:t>
        </w:r>
      </w:ins>
    </w:p>
    <w:p w14:paraId="34382167" w14:textId="77777777" w:rsidR="00A71F46" w:rsidRDefault="00A71F46" w:rsidP="00A71F46">
      <w:pPr>
        <w:pStyle w:val="Code"/>
        <w:spacing w:line="259" w:lineRule="auto"/>
        <w:rPr>
          <w:ins w:id="5522" w:author="Andreas Kuehne" w:date="2019-05-31T12:40:00Z"/>
        </w:rPr>
      </w:pPr>
      <w:ins w:id="5523" w:author="Andreas Kuehne" w:date="2019-05-31T12:40:00Z">
        <w:r>
          <w:rPr>
            <w:color w:val="31849B" w:themeColor="accent5" w:themeShade="BF"/>
          </w:rPr>
          <w:t xml:space="preserve">      "items"</w:t>
        </w:r>
        <w:r>
          <w:t>: {</w:t>
        </w:r>
      </w:ins>
    </w:p>
    <w:p w14:paraId="68662E94" w14:textId="77777777" w:rsidR="00A71F46" w:rsidRDefault="00A71F46" w:rsidP="00A71F46">
      <w:pPr>
        <w:pStyle w:val="Code"/>
        <w:spacing w:line="259" w:lineRule="auto"/>
        <w:rPr>
          <w:ins w:id="5524" w:author="Andreas Kuehne" w:date="2019-05-31T12:40:00Z"/>
        </w:rPr>
      </w:pPr>
      <w:ins w:id="5525"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3315CC84" w14:textId="77777777" w:rsidR="00A71F46" w:rsidRDefault="00A71F46" w:rsidP="00A71F46">
      <w:pPr>
        <w:pStyle w:val="Code"/>
        <w:spacing w:line="259" w:lineRule="auto"/>
        <w:rPr>
          <w:ins w:id="5526" w:author="Andreas Kuehne" w:date="2019-05-31T12:40:00Z"/>
        </w:rPr>
      </w:pPr>
      <w:ins w:id="5527" w:author="Andreas Kuehne" w:date="2019-05-31T12:40:00Z">
        <w:r>
          <w:t xml:space="preserve">      }</w:t>
        </w:r>
      </w:ins>
    </w:p>
    <w:p w14:paraId="6653BB3E" w14:textId="77777777" w:rsidR="00A71F46" w:rsidRDefault="00A71F46" w:rsidP="00A71F46">
      <w:pPr>
        <w:pStyle w:val="Code"/>
        <w:spacing w:line="259" w:lineRule="auto"/>
        <w:rPr>
          <w:ins w:id="5528" w:author="Andreas Kuehne" w:date="2019-05-31T12:40:00Z"/>
        </w:rPr>
      </w:pPr>
      <w:ins w:id="5529" w:author="Andreas Kuehne" w:date="2019-05-31T12:40:00Z">
        <w:r>
          <w:t xml:space="preserve">    }</w:t>
        </w:r>
      </w:ins>
    </w:p>
    <w:p w14:paraId="35432AD1" w14:textId="77777777" w:rsidR="00A71F46" w:rsidRDefault="00A71F46" w:rsidP="00A71F46">
      <w:pPr>
        <w:pStyle w:val="Code"/>
        <w:spacing w:line="259" w:lineRule="auto"/>
        <w:rPr>
          <w:ins w:id="5530" w:author="Andreas Kuehne" w:date="2019-05-31T12:40:00Z"/>
        </w:rPr>
      </w:pPr>
      <w:ins w:id="5531" w:author="Andreas Kuehne" w:date="2019-05-31T12:40:00Z">
        <w:r>
          <w:t xml:space="preserve">  },</w:t>
        </w:r>
      </w:ins>
    </w:p>
    <w:p w14:paraId="6CCE5FFA" w14:textId="77777777" w:rsidR="00A71F46" w:rsidRDefault="00A71F46" w:rsidP="00A71F46">
      <w:pPr>
        <w:pStyle w:val="Code"/>
        <w:spacing w:line="259" w:lineRule="auto"/>
        <w:rPr>
          <w:ins w:id="5532" w:author="Andreas Kuehne" w:date="2019-05-31T12:40:00Z"/>
        </w:rPr>
      </w:pPr>
      <w:ins w:id="5533" w:author="Andreas Kuehne" w:date="2019-05-31T12:40:00Z">
        <w:r>
          <w:rPr>
            <w:color w:val="31849B" w:themeColor="accent5" w:themeShade="BF"/>
          </w:rPr>
          <w:t xml:space="preserve">  "required"</w:t>
        </w:r>
        <w:r>
          <w:t>: [</w:t>
        </w:r>
        <w:r>
          <w:rPr>
            <w:color w:val="244061" w:themeColor="accent1" w:themeShade="80"/>
          </w:rPr>
          <w:t>"recipient"</w:t>
        </w:r>
        <w:r>
          <w:t>]</w:t>
        </w:r>
      </w:ins>
    </w:p>
    <w:p w14:paraId="4444E1AC" w14:textId="77777777" w:rsidR="00A71F46" w:rsidRDefault="00A71F46" w:rsidP="00A71F46">
      <w:pPr>
        <w:pStyle w:val="Code"/>
        <w:spacing w:line="259" w:lineRule="auto"/>
        <w:rPr>
          <w:ins w:id="5534" w:author="Andreas Kuehne" w:date="2019-05-31T12:40:00Z"/>
        </w:rPr>
      </w:pPr>
      <w:ins w:id="5535" w:author="Andreas Kuehne" w:date="2019-05-31T12:40:00Z">
        <w:r>
          <w:t>}</w:t>
        </w:r>
      </w:ins>
    </w:p>
    <w:p w14:paraId="21925409" w14:textId="77777777" w:rsidR="00A71F46" w:rsidRDefault="00A71F46" w:rsidP="00A71F46">
      <w:pPr>
        <w:rPr>
          <w:ins w:id="5536" w:author="Andreas Kuehne" w:date="2019-05-31T12:40:00Z"/>
        </w:rPr>
      </w:pPr>
      <w:customXmlInsRangeStart w:id="5537" w:author="Andreas Kuehne" w:date="2019-05-31T12:40:00Z"/>
      <w:sdt>
        <w:sdtPr>
          <w:tag w:val="dss2-IntendedAudienceType.-jsonSchema"/>
          <w:id w:val="-108047382"/>
          <w:showingPlcHdr/>
        </w:sdtPr>
        <w:sdtContent>
          <w:customXmlInsRangeEnd w:id="5537"/>
          <w:ins w:id="5538" w:author="Andreas Kuehne" w:date="2019-05-31T12:40:00Z">
            <w:r>
              <w:rPr>
                <w:color w:val="19D131"/>
              </w:rPr>
              <w:t>[component IntendedAudience JSON schema details]</w:t>
            </w:r>
          </w:ins>
          <w:customXmlInsRangeStart w:id="5539" w:author="Andreas Kuehne" w:date="2019-05-31T12:40:00Z"/>
        </w:sdtContent>
      </w:sdt>
      <w:customXmlInsRangeEnd w:id="5539"/>
    </w:p>
    <w:p w14:paraId="05AE9ADD" w14:textId="77777777" w:rsidR="00A71F46" w:rsidRDefault="00A71F46" w:rsidP="00A71F46">
      <w:pPr>
        <w:pStyle w:val="berschrift4"/>
        <w:numPr>
          <w:ilvl w:val="3"/>
          <w:numId w:val="3"/>
        </w:numPr>
        <w:rPr>
          <w:ins w:id="5540" w:author="Andreas Kuehne" w:date="2019-05-31T12:40:00Z"/>
        </w:rPr>
      </w:pPr>
      <w:ins w:id="5541" w:author="Andreas Kuehne" w:date="2019-05-31T12:40:00Z">
        <w:r>
          <w:t>IntendedAudience – XML Syntax</w:t>
        </w:r>
      </w:ins>
    </w:p>
    <w:p w14:paraId="1677CF9A" w14:textId="77777777" w:rsidR="00A71F46" w:rsidRPr="5404FA76" w:rsidRDefault="00A71F46" w:rsidP="00A71F46">
      <w:pPr>
        <w:rPr>
          <w:ins w:id="5542" w:author="Andreas Kuehne" w:date="2019-05-31T12:40:00Z"/>
        </w:rPr>
      </w:pPr>
      <w:ins w:id="5543" w:author="Andreas Kuehne" w:date="2019-05-31T12:40:00Z">
        <w:r w:rsidRPr="0CCF9147">
          <w:t xml:space="preserve">The XML type </w:t>
        </w:r>
        <w:r w:rsidRPr="002062A5">
          <w:rPr>
            <w:rFonts w:ascii="Courier New" w:eastAsia="Courier New" w:hAnsi="Courier New" w:cs="Courier New"/>
          </w:rPr>
          <w:t>IntendedAudienceType</w:t>
        </w:r>
        <w:r w:rsidRPr="0CCF9147">
          <w:t xml:space="preserve"> SHALL implement the requirements defined in the </w:t>
        </w:r>
        <w:r w:rsidRPr="002062A5">
          <w:rPr>
            <w:rFonts w:ascii="Courier New" w:eastAsia="Courier New" w:hAnsi="Courier New" w:cs="Courier New"/>
          </w:rPr>
          <w:t>IntendedAudience</w:t>
        </w:r>
        <w:r>
          <w:t xml:space="preserve"> </w:t>
        </w:r>
        <w:r w:rsidRPr="005A6FFD">
          <w:t>component.</w:t>
        </w:r>
      </w:ins>
    </w:p>
    <w:p w14:paraId="0D640D15" w14:textId="77777777" w:rsidR="00A71F46" w:rsidRDefault="00A71F46" w:rsidP="00A71F46">
      <w:pPr>
        <w:rPr>
          <w:ins w:id="5544" w:author="Andreas Kuehne" w:date="2019-05-31T12:40:00Z"/>
        </w:rPr>
      </w:pPr>
      <w:ins w:id="5545" w:author="Andreas Kuehne" w:date="2019-05-31T12:40:00Z">
        <w:r w:rsidRPr="005A6FFD">
          <w:rPr>
            <w:rFonts w:eastAsia="Arial"/>
          </w:rPr>
          <w:t xml:space="preserve">The </w:t>
        </w:r>
        <w:r w:rsidRPr="002062A5">
          <w:rPr>
            <w:rFonts w:ascii="Courier New" w:eastAsia="Courier New" w:hAnsi="Courier New" w:cs="Courier New"/>
          </w:rPr>
          <w:t>IntendedAudienceType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25692B4" w14:textId="77777777" w:rsidR="00A71F46" w:rsidRDefault="00A71F46" w:rsidP="00A71F46">
      <w:pPr>
        <w:pStyle w:val="Code"/>
        <w:rPr>
          <w:ins w:id="5546" w:author="Andreas Kuehne" w:date="2019-05-31T12:40:00Z"/>
        </w:rPr>
      </w:pPr>
      <w:ins w:id="554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IntendedAudienceType</w:t>
        </w:r>
        <w:r>
          <w:rPr>
            <w:color w:val="943634" w:themeColor="accent2" w:themeShade="BF"/>
          </w:rPr>
          <w:t>"</w:t>
        </w:r>
        <w:r>
          <w:rPr>
            <w:color w:val="31849B" w:themeColor="accent5" w:themeShade="BF"/>
          </w:rPr>
          <w:t>&gt;</w:t>
        </w:r>
      </w:ins>
    </w:p>
    <w:p w14:paraId="5E46E672" w14:textId="77777777" w:rsidR="00A71F46" w:rsidRDefault="00A71F46" w:rsidP="00A71F46">
      <w:pPr>
        <w:pStyle w:val="Code"/>
        <w:rPr>
          <w:ins w:id="5548" w:author="Andreas Kuehne" w:date="2019-05-31T12:40:00Z"/>
        </w:rPr>
      </w:pPr>
      <w:ins w:id="5549" w:author="Andreas Kuehne" w:date="2019-05-31T12:40:00Z">
        <w:r>
          <w:rPr>
            <w:color w:val="31849B" w:themeColor="accent5" w:themeShade="BF"/>
          </w:rPr>
          <w:t xml:space="preserve">  &lt;xs:sequence&gt;</w:t>
        </w:r>
      </w:ins>
    </w:p>
    <w:p w14:paraId="61038232" w14:textId="77777777" w:rsidR="00A71F46" w:rsidRDefault="00A71F46" w:rsidP="00A71F46">
      <w:pPr>
        <w:pStyle w:val="Code"/>
        <w:rPr>
          <w:ins w:id="5550" w:author="Andreas Kuehne" w:date="2019-05-31T12:40:00Z"/>
        </w:rPr>
      </w:pPr>
      <w:ins w:id="555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Recipient</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5EA6AFC0" w14:textId="77777777" w:rsidR="00A71F46" w:rsidRDefault="00A71F46" w:rsidP="00A71F46">
      <w:pPr>
        <w:pStyle w:val="Code"/>
        <w:rPr>
          <w:ins w:id="5552" w:author="Andreas Kuehne" w:date="2019-05-31T12:40:00Z"/>
        </w:rPr>
      </w:pPr>
      <w:ins w:id="5553" w:author="Andreas Kuehne" w:date="2019-05-31T12:40:00Z">
        <w:r>
          <w:rPr>
            <w:color w:val="31849B" w:themeColor="accent5" w:themeShade="BF"/>
          </w:rPr>
          <w:t xml:space="preserve">  &lt;/xs:sequence&gt;</w:t>
        </w:r>
      </w:ins>
    </w:p>
    <w:p w14:paraId="3BB12EB1" w14:textId="77777777" w:rsidR="00A71F46" w:rsidRDefault="00A71F46" w:rsidP="00A71F46">
      <w:pPr>
        <w:pStyle w:val="Code"/>
        <w:rPr>
          <w:ins w:id="5554" w:author="Andreas Kuehne" w:date="2019-05-31T12:40:00Z"/>
        </w:rPr>
      </w:pPr>
      <w:ins w:id="5555" w:author="Andreas Kuehne" w:date="2019-05-31T12:40:00Z">
        <w:r>
          <w:rPr>
            <w:color w:val="31849B" w:themeColor="accent5" w:themeShade="BF"/>
          </w:rPr>
          <w:t>&lt;/xs:complexType&gt;</w:t>
        </w:r>
      </w:ins>
    </w:p>
    <w:p w14:paraId="17592341" w14:textId="77777777" w:rsidR="00A71F46" w:rsidRDefault="00A71F46" w:rsidP="00A71F46">
      <w:pPr>
        <w:spacing w:line="259" w:lineRule="auto"/>
        <w:rPr>
          <w:ins w:id="5556" w:author="Andreas Kuehne" w:date="2019-05-31T12:40:00Z"/>
        </w:rPr>
      </w:pPr>
      <w:ins w:id="5557" w:author="Andreas Kuehne" w:date="2019-05-31T12:40:00Z">
        <w:r>
          <w:t>Each child element of</w:t>
        </w:r>
        <w:r w:rsidRPr="71C71F8C">
          <w:t xml:space="preserve"> </w:t>
        </w:r>
        <w:r w:rsidRPr="002062A5">
          <w:rPr>
            <w:rFonts w:ascii="Courier New" w:eastAsia="Courier New" w:hAnsi="Courier New" w:cs="Courier New"/>
          </w:rPr>
          <w:t>IntendedAudienceType</w:t>
        </w:r>
        <w:r w:rsidRPr="71C71F8C">
          <w:t xml:space="preserve"> </w:t>
        </w:r>
        <w:r>
          <w:t xml:space="preserve">XML element SHALL implement in XML syntax the sub-component that has a name equal to its local name. </w:t>
        </w:r>
      </w:ins>
      <w:customXmlInsRangeStart w:id="5558" w:author="Andreas Kuehne" w:date="2019-05-31T12:40:00Z"/>
      <w:sdt>
        <w:sdtPr>
          <w:tag w:val="dss2-IntendedAudienceType.-xmlSchema"/>
          <w:id w:val="-2053770230"/>
          <w:showingPlcHdr/>
        </w:sdtPr>
        <w:sdtContent>
          <w:customXmlInsRangeEnd w:id="5558"/>
          <w:ins w:id="5559" w:author="Andreas Kuehne" w:date="2019-05-31T12:40:00Z">
            <w:r>
              <w:rPr>
                <w:color w:val="19D131"/>
              </w:rPr>
              <w:t>[component IntendedAudience XML schema details]</w:t>
            </w:r>
          </w:ins>
          <w:customXmlInsRangeStart w:id="5560" w:author="Andreas Kuehne" w:date="2019-05-31T12:40:00Z"/>
        </w:sdtContent>
      </w:sdt>
      <w:customXmlInsRangeEnd w:id="5560"/>
    </w:p>
    <w:p w14:paraId="51AA3E1E" w14:textId="77777777" w:rsidR="00A71F46" w:rsidRDefault="00A71F46" w:rsidP="00A71F46">
      <w:pPr>
        <w:pStyle w:val="berschrift3"/>
        <w:numPr>
          <w:ilvl w:val="2"/>
          <w:numId w:val="3"/>
        </w:numPr>
        <w:rPr>
          <w:ins w:id="5561" w:author="Andreas Kuehne" w:date="2019-05-31T12:40:00Z"/>
        </w:rPr>
      </w:pPr>
      <w:ins w:id="5562" w:author="Andreas Kuehne" w:date="2019-05-31T12:40:00Z">
        <w:r>
          <w:lastRenderedPageBreak/>
          <w:t>Component KeySelector</w:t>
        </w:r>
      </w:ins>
    </w:p>
    <w:p w14:paraId="0B1DE602" w14:textId="77777777" w:rsidR="00A71F46" w:rsidRDefault="00A71F46" w:rsidP="00A71F46">
      <w:pPr>
        <w:rPr>
          <w:ins w:id="5563" w:author="Andreas Kuehne" w:date="2019-05-31T12:40:00Z"/>
        </w:rPr>
      </w:pPr>
      <w:customXmlInsRangeStart w:id="5564" w:author="Andreas Kuehne" w:date="2019-05-31T12:40:00Z"/>
      <w:sdt>
        <w:sdtPr>
          <w:tag w:val="dss2-KeySelectorType.-normative"/>
          <w:id w:val="-2079201491"/>
        </w:sdtPr>
        <w:sdtContent>
          <w:customXmlInsRangeEnd w:id="5564"/>
          <w:ins w:id="5565" w:author="Andreas Kuehne" w:date="2019-05-31T12:40:00Z">
            <w:r w:rsidRPr="003A06D0">
              <w:rPr>
                <w:color w:val="19D131"/>
                <w:lang w:val="en-GB"/>
              </w:rPr>
              <w:t xml:space="preserve">The </w:t>
            </w:r>
            <w:r w:rsidRPr="003A06D0">
              <w:rPr>
                <w:rFonts w:ascii="Courier New" w:eastAsia="Courier New" w:hAnsi="Courier New" w:cs="Courier New"/>
                <w:lang w:val="en-GB"/>
              </w:rPr>
              <w:t>KeySelector</w:t>
            </w:r>
            <w:r w:rsidRPr="003A06D0">
              <w:rPr>
                <w:color w:val="19D131"/>
                <w:lang w:val="en-GB"/>
              </w:rPr>
              <w:t xml:space="preserve"> component holds data that selects a specific key or certificate or group of certificates. Only one of its sub-components MUST be present. But a </w:t>
            </w:r>
            <w:r w:rsidRPr="003A06D0">
              <w:rPr>
                <w:rFonts w:ascii="Courier New" w:eastAsia="Courier New" w:hAnsi="Courier New" w:cs="Courier New"/>
                <w:lang w:val="en-GB"/>
              </w:rPr>
              <w:t>KeySelector</w:t>
            </w:r>
            <w:r w:rsidRPr="003A06D0">
              <w:rPr>
                <w:color w:val="19D131"/>
                <w:lang w:val="en-GB"/>
              </w:rPr>
              <w:t xml:space="preserve"> component can occur multiple times as a sub-component in the </w:t>
            </w:r>
            <w:r w:rsidRPr="003A06D0">
              <w:rPr>
                <w:rFonts w:ascii="Courier New" w:eastAsia="Courier New" w:hAnsi="Courier New" w:cs="Courier New"/>
                <w:lang w:val="en-GB"/>
              </w:rPr>
              <w:t>OptionalInputsSign</w:t>
            </w:r>
            <w:r w:rsidRPr="003A06D0">
              <w:rPr>
                <w:color w:val="19D131"/>
                <w:lang w:val="en-GB"/>
              </w:rPr>
              <w:t xml:space="preserve"> component</w:t>
            </w:r>
          </w:ins>
          <w:customXmlInsRangeStart w:id="5566" w:author="Andreas Kuehne" w:date="2019-05-31T12:40:00Z"/>
        </w:sdtContent>
      </w:sdt>
      <w:customXmlInsRangeEnd w:id="5566"/>
    </w:p>
    <w:p w14:paraId="150D9DCA" w14:textId="77777777" w:rsidR="00A71F46" w:rsidRDefault="00A71F46" w:rsidP="00A71F46">
      <w:pPr>
        <w:rPr>
          <w:ins w:id="5567" w:author="Andreas Kuehne" w:date="2019-05-31T12:40:00Z"/>
        </w:rPr>
      </w:pPr>
      <w:ins w:id="5568" w:author="Andreas Kuehne" w:date="2019-05-31T12:40:00Z">
        <w:r>
          <w:t>Below follows a list of the sub-components that constitute this component:</w:t>
        </w:r>
      </w:ins>
    </w:p>
    <w:p w14:paraId="466B17AA" w14:textId="77777777" w:rsidR="00A71F46" w:rsidRDefault="00A71F46" w:rsidP="00A71F46">
      <w:pPr>
        <w:pStyle w:val="Member"/>
        <w:rPr>
          <w:ins w:id="5569" w:author="Andreas Kuehne" w:date="2019-05-31T12:40:00Z"/>
        </w:rPr>
      </w:pPr>
      <w:ins w:id="5570" w:author="Andreas Kuehne" w:date="2019-05-31T12:40:00Z">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ins>
      <w:customXmlInsRangeStart w:id="5571" w:author="Andreas Kuehne" w:date="2019-05-31T12:40:00Z"/>
      <w:sdt>
        <w:sdtPr>
          <w:alias w:val="dss2-KeySelectorType.x509Digest"/>
          <w:tag w:val="dss2-KeySelectorType.X509Digest"/>
          <w:id w:val="364565599"/>
          <w:showingPlcHdr/>
        </w:sdtPr>
        <w:sdtContent>
          <w:customXmlInsRangeEnd w:id="5571"/>
          <w:ins w:id="5572" w:author="Andreas Kuehne" w:date="2019-05-31T12:40:00Z">
            <w:r>
              <w:rPr>
                <w:color w:val="19D131"/>
              </w:rPr>
              <w:t>[sub component X509Digest details]</w:t>
            </w:r>
          </w:ins>
          <w:customXmlInsRangeStart w:id="5573" w:author="Andreas Kuehne" w:date="2019-05-31T12:40:00Z"/>
        </w:sdtContent>
      </w:sdt>
      <w:customXmlInsRangeEnd w:id="5573"/>
    </w:p>
    <w:p w14:paraId="1577A0F6" w14:textId="77777777" w:rsidR="00A71F46" w:rsidRDefault="00A71F46" w:rsidP="00A71F46">
      <w:pPr>
        <w:pStyle w:val="Member"/>
        <w:rPr>
          <w:ins w:id="5574" w:author="Andreas Kuehne" w:date="2019-05-31T12:40:00Z"/>
        </w:rPr>
      </w:pPr>
      <w:ins w:id="5575" w:author="Andreas Kuehne" w:date="2019-05-31T12:40:00Z">
        <w:r>
          <w:t xml:space="preserve">The OPTIONAL </w:t>
        </w:r>
        <w:r w:rsidRPr="35C1378D">
          <w:rPr>
            <w:rStyle w:val="Datatype"/>
          </w:rPr>
          <w:t>X509SubjectName</w:t>
        </w:r>
        <w:r>
          <w:t xml:space="preserve"> element, if present, MUST contain one instance of a string. </w:t>
        </w:r>
      </w:ins>
      <w:customXmlInsRangeStart w:id="5576" w:author="Andreas Kuehne" w:date="2019-05-31T12:40:00Z"/>
      <w:sdt>
        <w:sdtPr>
          <w:alias w:val="dss2-KeySelectorType.sub"/>
          <w:tag w:val="dss2-KeySelectorType.X509SubjectName"/>
          <w:id w:val="-1381011648"/>
        </w:sdtPr>
        <w:sdtContent>
          <w:customXmlInsRangeEnd w:id="5576"/>
          <w:ins w:id="5577" w:author="Andreas Kuehne" w:date="2019-05-31T12:40:00Z">
            <w:r w:rsidRPr="003A06D0">
              <w:rPr>
                <w:color w:val="19D131"/>
                <w:lang w:val="en-GB"/>
              </w:rPr>
              <w:t xml:space="preserve">The </w:t>
            </w:r>
            <w:r w:rsidRPr="003A06D0">
              <w:rPr>
                <w:rStyle w:val="Datatype"/>
                <w:lang w:val="en-GB"/>
              </w:rPr>
              <w:t>X509SubjectName</w:t>
            </w:r>
            <w:r w:rsidRPr="003A06D0">
              <w:rPr>
                <w:color w:val="19D131"/>
                <w:lang w:val="en-GB"/>
              </w:rPr>
              <w:t xml:space="preserve"> element contains an X.509 subject distinguished name that SHOULD be represented as a string that complies with section 3 of RFC4514 [LDAP-DN].</w:t>
            </w:r>
          </w:ins>
          <w:customXmlInsRangeStart w:id="5578" w:author="Andreas Kuehne" w:date="2019-05-31T12:40:00Z"/>
        </w:sdtContent>
      </w:sdt>
      <w:customXmlInsRangeEnd w:id="5578"/>
    </w:p>
    <w:p w14:paraId="2966CCCB" w14:textId="77777777" w:rsidR="00A71F46" w:rsidRDefault="00A71F46" w:rsidP="00A71F46">
      <w:pPr>
        <w:pStyle w:val="Member"/>
        <w:rPr>
          <w:ins w:id="5579" w:author="Andreas Kuehne" w:date="2019-05-31T12:40:00Z"/>
        </w:rPr>
      </w:pPr>
      <w:ins w:id="5580"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5581" w:author="Andreas Kuehne" w:date="2019-05-31T12:40:00Z"/>
      <w:sdt>
        <w:sdtPr>
          <w:alias w:val="dss2-KeySelectorType.ski"/>
          <w:tag w:val="dss2-KeySelectorType.X509SKI"/>
          <w:id w:val="966397402"/>
        </w:sdtPr>
        <w:sdtContent>
          <w:customXmlInsRangeEnd w:id="5581"/>
          <w:ins w:id="5582" w:author="Andreas Kuehne" w:date="2019-05-31T12:40:00Z">
            <w:r w:rsidRPr="003A06D0">
              <w:rPr>
                <w:color w:val="19D131"/>
                <w:lang w:val="en-GB"/>
              </w:rPr>
              <w:t xml:space="preserve">The </w:t>
            </w:r>
            <w:r w:rsidRPr="003A06D0">
              <w:rPr>
                <w:rStyle w:val="Datatype"/>
                <w:lang w:val="en-GB"/>
              </w:rPr>
              <w:t>X509SKI</w:t>
            </w:r>
            <w:r w:rsidRPr="003A06D0">
              <w:rPr>
                <w:color w:val="19D131"/>
                <w:lang w:val="en-GB"/>
              </w:rPr>
              <w:t xml:space="preserve"> element contains the base64 encoded plain (i.e. non-DER-encoded) value of a X509 V.3 SubjectKeyIdentifier extension.</w:t>
            </w:r>
          </w:ins>
          <w:customXmlInsRangeStart w:id="5583" w:author="Andreas Kuehne" w:date="2019-05-31T12:40:00Z"/>
        </w:sdtContent>
      </w:sdt>
      <w:customXmlInsRangeEnd w:id="5583"/>
    </w:p>
    <w:p w14:paraId="67CB4FE6" w14:textId="77777777" w:rsidR="00A71F46" w:rsidRDefault="00A71F46" w:rsidP="00A71F46">
      <w:pPr>
        <w:pStyle w:val="Member"/>
        <w:rPr>
          <w:ins w:id="5584" w:author="Andreas Kuehne" w:date="2019-05-31T12:40:00Z"/>
        </w:rPr>
      </w:pPr>
      <w:ins w:id="5585" w:author="Andreas Kuehne" w:date="2019-05-31T12:40:00Z">
        <w:r>
          <w:t xml:space="preserve">The OPTIONAL </w:t>
        </w:r>
        <w:r w:rsidRPr="35C1378D">
          <w:rPr>
            <w:rStyle w:val="Datatype"/>
          </w:rPr>
          <w:t>X509Certificate</w:t>
        </w:r>
        <w:r>
          <w:t xml:space="preserve"> element, if present, MUST contain one instance of base64 encoded binary data. </w:t>
        </w:r>
      </w:ins>
      <w:customXmlInsRangeStart w:id="5586" w:author="Andreas Kuehne" w:date="2019-05-31T12:40:00Z"/>
      <w:sdt>
        <w:sdtPr>
          <w:alias w:val="dss2-KeySelectorType.cert"/>
          <w:tag w:val="dss2-KeySelectorType.X509Certificate"/>
          <w:id w:val="-1399982807"/>
        </w:sdtPr>
        <w:sdtContent>
          <w:customXmlInsRangeEnd w:id="5586"/>
          <w:ins w:id="5587" w:author="Andreas Kuehne" w:date="2019-05-31T12:40:00Z">
            <w:r w:rsidRPr="003A06D0">
              <w:rPr>
                <w:color w:val="19D131"/>
                <w:lang w:val="en-GB"/>
              </w:rPr>
              <w:t xml:space="preserve">The </w:t>
            </w:r>
            <w:r w:rsidRPr="003A06D0">
              <w:rPr>
                <w:rStyle w:val="Datatype"/>
                <w:lang w:val="en-GB"/>
              </w:rPr>
              <w:t>X509Certificate</w:t>
            </w:r>
            <w:r w:rsidRPr="003A06D0">
              <w:rPr>
                <w:color w:val="19D131"/>
                <w:lang w:val="en-GB"/>
              </w:rPr>
              <w:t xml:space="preserve"> element contains a base64-encoded [X509V3] certificate.</w:t>
            </w:r>
          </w:ins>
          <w:customXmlInsRangeStart w:id="5588" w:author="Andreas Kuehne" w:date="2019-05-31T12:40:00Z"/>
        </w:sdtContent>
      </w:sdt>
      <w:customXmlInsRangeEnd w:id="5588"/>
    </w:p>
    <w:p w14:paraId="7DC527AE" w14:textId="77777777" w:rsidR="00A71F46" w:rsidRDefault="00A71F46" w:rsidP="00A71F46">
      <w:pPr>
        <w:pStyle w:val="Member"/>
        <w:rPr>
          <w:ins w:id="5589" w:author="Andreas Kuehne" w:date="2019-05-31T12:40:00Z"/>
        </w:rPr>
      </w:pPr>
      <w:ins w:id="5590" w:author="Andreas Kuehne" w:date="2019-05-31T12:40:00Z">
        <w:r>
          <w:t xml:space="preserve">The OPTIONAL </w:t>
        </w:r>
        <w:r w:rsidRPr="35C1378D">
          <w:rPr>
            <w:rStyle w:val="Datatype"/>
          </w:rPr>
          <w:t>KeyName</w:t>
        </w:r>
        <w:r>
          <w:t xml:space="preserve"> element, if present, MUST contain one instance of a string. </w:t>
        </w:r>
      </w:ins>
      <w:customXmlInsRangeStart w:id="5591" w:author="Andreas Kuehne" w:date="2019-05-31T12:40:00Z"/>
      <w:sdt>
        <w:sdtPr>
          <w:alias w:val="dss2-KeySelectorType.name"/>
          <w:tag w:val="dss2-KeySelectorType.KeyName"/>
          <w:id w:val="-1865203052"/>
        </w:sdtPr>
        <w:sdtContent>
          <w:customXmlInsRangeEnd w:id="5591"/>
          <w:ins w:id="5592" w:author="Andreas Kuehne" w:date="2019-05-31T12:40:00Z">
            <w:r w:rsidRPr="003A06D0">
              <w:rPr>
                <w:color w:val="19D131"/>
                <w:lang w:val="en-GB"/>
              </w:rPr>
              <w:t xml:space="preserve">It selects a key to be used for signing in a generic way. Usually the client knows about the valid values for </w:t>
            </w:r>
            <w:r w:rsidRPr="003A06D0">
              <w:rPr>
                <w:rStyle w:val="Datatype"/>
                <w:lang w:val="en-GB"/>
              </w:rPr>
              <w:t>KeyName</w:t>
            </w:r>
            <w:r w:rsidRPr="003A06D0">
              <w:rPr>
                <w:color w:val="19D131"/>
                <w:lang w:val="en-GB"/>
              </w:rPr>
              <w:t>.</w:t>
            </w:r>
          </w:ins>
          <w:customXmlInsRangeStart w:id="5593" w:author="Andreas Kuehne" w:date="2019-05-31T12:40:00Z"/>
        </w:sdtContent>
      </w:sdt>
      <w:customXmlInsRangeEnd w:id="5593"/>
    </w:p>
    <w:p w14:paraId="0F904B74" w14:textId="77777777" w:rsidR="00A71F46" w:rsidRDefault="00A71F46" w:rsidP="00A71F46">
      <w:pPr>
        <w:pStyle w:val="Non-normativeCommentHeading"/>
        <w:rPr>
          <w:ins w:id="5594" w:author="Andreas Kuehne" w:date="2019-05-31T12:40:00Z"/>
        </w:rPr>
      </w:pPr>
      <w:ins w:id="5595" w:author="Andreas Kuehne" w:date="2019-05-31T12:40:00Z">
        <w:r>
          <w:t>Non-normative Comment:</w:t>
        </w:r>
      </w:ins>
    </w:p>
    <w:p w14:paraId="2DAB63C1" w14:textId="77777777" w:rsidR="00A71F46" w:rsidRDefault="00A71F46" w:rsidP="00A71F46">
      <w:pPr>
        <w:pStyle w:val="Non-normativeComment"/>
        <w:rPr>
          <w:ins w:id="5596" w:author="Andreas Kuehne" w:date="2019-05-31T12:40:00Z"/>
        </w:rPr>
      </w:pPr>
      <w:customXmlInsRangeStart w:id="5597" w:author="Andreas Kuehne" w:date="2019-05-31T12:40:00Z"/>
      <w:sdt>
        <w:sdtPr>
          <w:tag w:val="dss2-KeySelectorType.-nonNormative"/>
          <w:id w:val="1750692441"/>
          <w:showingPlcHdr/>
        </w:sdtPr>
        <w:sdtContent>
          <w:customXmlInsRangeEnd w:id="5597"/>
          <w:ins w:id="5598" w:author="Andreas Kuehne" w:date="2019-05-31T12:40:00Z">
            <w:r>
              <w:rPr>
                <w:color w:val="19D131"/>
              </w:rPr>
              <w:t>[component KeySelector non normative details]</w:t>
            </w:r>
          </w:ins>
          <w:customXmlInsRangeStart w:id="5599" w:author="Andreas Kuehne" w:date="2019-05-31T12:40:00Z"/>
        </w:sdtContent>
      </w:sdt>
      <w:customXmlInsRangeEnd w:id="5599"/>
    </w:p>
    <w:p w14:paraId="231EA8F3" w14:textId="77777777" w:rsidR="00A71F46" w:rsidRDefault="00A71F46" w:rsidP="00A71F46">
      <w:pPr>
        <w:pStyle w:val="berschrift4"/>
        <w:numPr>
          <w:ilvl w:val="3"/>
          <w:numId w:val="3"/>
        </w:numPr>
        <w:rPr>
          <w:ins w:id="5600" w:author="Andreas Kuehne" w:date="2019-05-31T12:40:00Z"/>
        </w:rPr>
      </w:pPr>
      <w:ins w:id="5601" w:author="Andreas Kuehne" w:date="2019-05-31T12:40:00Z">
        <w:r>
          <w:t>KeySelector – JSON Syntax</w:t>
        </w:r>
      </w:ins>
    </w:p>
    <w:p w14:paraId="6A4430D7" w14:textId="77777777" w:rsidR="00A71F46" w:rsidRPr="0248A3D1" w:rsidRDefault="00A71F46" w:rsidP="00A71F46">
      <w:pPr>
        <w:rPr>
          <w:ins w:id="5602" w:author="Andreas Kuehne" w:date="2019-05-31T12:40:00Z"/>
        </w:rPr>
      </w:pPr>
      <w:ins w:id="5603"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KeySelector</w:t>
        </w:r>
        <w:r>
          <w:t xml:space="preserve"> component.</w:t>
        </w:r>
      </w:ins>
    </w:p>
    <w:p w14:paraId="55129BA5" w14:textId="77777777" w:rsidR="00A71F46" w:rsidRPr="C2430093" w:rsidRDefault="00A71F46" w:rsidP="00A71F46">
      <w:pPr>
        <w:spacing w:line="259" w:lineRule="auto"/>
        <w:rPr>
          <w:ins w:id="5604" w:author="Andreas Kuehne" w:date="2019-05-31T12:40:00Z"/>
          <w:rFonts w:eastAsia="Arial" w:cs="Arial"/>
          <w:sz w:val="22"/>
          <w:szCs w:val="22"/>
        </w:rPr>
      </w:pPr>
      <w:ins w:id="560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KeySelector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7952D5" w14:textId="77777777" w:rsidTr="00A71F46">
        <w:trPr>
          <w:cnfStyle w:val="100000000000" w:firstRow="1" w:lastRow="0" w:firstColumn="0" w:lastColumn="0" w:oddVBand="0" w:evenVBand="0" w:oddHBand="0" w:evenHBand="0" w:firstRowFirstColumn="0" w:firstRowLastColumn="0" w:lastRowFirstColumn="0" w:lastRowLastColumn="0"/>
          <w:ins w:id="56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E9E63A" w14:textId="77777777" w:rsidR="00A71F46" w:rsidRDefault="00A71F46" w:rsidP="00A71F46">
            <w:pPr>
              <w:pStyle w:val="Beschriftung"/>
              <w:rPr>
                <w:ins w:id="5607" w:author="Andreas Kuehne" w:date="2019-05-31T12:40:00Z"/>
              </w:rPr>
            </w:pPr>
            <w:ins w:id="5608" w:author="Andreas Kuehne" w:date="2019-05-31T12:40:00Z">
              <w:r>
                <w:t>Element</w:t>
              </w:r>
            </w:ins>
          </w:p>
        </w:tc>
        <w:tc>
          <w:tcPr>
            <w:tcW w:w="4675" w:type="dxa"/>
          </w:tcPr>
          <w:p w14:paraId="39321E6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09" w:author="Andreas Kuehne" w:date="2019-05-31T12:40:00Z"/>
              </w:rPr>
            </w:pPr>
            <w:ins w:id="5610" w:author="Andreas Kuehne" w:date="2019-05-31T12:40:00Z">
              <w:r>
                <w:t>Implementing JSON member name</w:t>
              </w:r>
            </w:ins>
          </w:p>
        </w:tc>
        <w:tc>
          <w:tcPr>
            <w:tcW w:w="4675" w:type="dxa"/>
          </w:tcPr>
          <w:p w14:paraId="52C44A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11" w:author="Andreas Kuehne" w:date="2019-05-31T12:40:00Z"/>
              </w:rPr>
            </w:pPr>
            <w:ins w:id="5612" w:author="Andreas Kuehne" w:date="2019-05-31T12:40:00Z">
              <w:r>
                <w:t>Comments</w:t>
              </w:r>
            </w:ins>
          </w:p>
        </w:tc>
      </w:tr>
      <w:tr w:rsidR="00A71F46" w14:paraId="2BEC9247" w14:textId="77777777" w:rsidTr="00A71F46">
        <w:trPr>
          <w:ins w:id="561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6B9EF3" w14:textId="77777777" w:rsidR="00A71F46" w:rsidRPr="002062A5" w:rsidRDefault="00A71F46" w:rsidP="00A71F46">
            <w:pPr>
              <w:pStyle w:val="Beschriftung"/>
              <w:rPr>
                <w:ins w:id="5614" w:author="Andreas Kuehne" w:date="2019-05-31T12:40:00Z"/>
                <w:rStyle w:val="Datatype"/>
                <w:b w:val="0"/>
                <w:bCs w:val="0"/>
              </w:rPr>
            </w:pPr>
            <w:ins w:id="5615" w:author="Andreas Kuehne" w:date="2019-05-31T12:40:00Z">
              <w:r w:rsidRPr="002062A5">
                <w:rPr>
                  <w:rStyle w:val="Datatype"/>
                </w:rPr>
                <w:t>X509Digest</w:t>
              </w:r>
            </w:ins>
          </w:p>
        </w:tc>
        <w:tc>
          <w:tcPr>
            <w:tcW w:w="4675" w:type="dxa"/>
          </w:tcPr>
          <w:p w14:paraId="47BDCD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16" w:author="Andreas Kuehne" w:date="2019-05-31T12:40:00Z"/>
                <w:rStyle w:val="Datatype"/>
              </w:rPr>
            </w:pPr>
            <w:ins w:id="5617" w:author="Andreas Kuehne" w:date="2019-05-31T12:40:00Z">
              <w:r w:rsidRPr="002062A5">
                <w:rPr>
                  <w:rStyle w:val="Datatype"/>
                </w:rPr>
                <w:t>x509Digest</w:t>
              </w:r>
            </w:ins>
          </w:p>
        </w:tc>
        <w:tc>
          <w:tcPr>
            <w:tcW w:w="4675" w:type="dxa"/>
          </w:tcPr>
          <w:p w14:paraId="578F34E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618" w:author="Andreas Kuehne" w:date="2019-05-31T12:40:00Z"/>
              </w:rPr>
            </w:pPr>
            <w:customXmlInsRangeStart w:id="5619" w:author="Andreas Kuehne" w:date="2019-05-31T12:40:00Z"/>
            <w:sdt>
              <w:sdtPr>
                <w:alias w:val="dss2-KeySelectorType.x509Digest"/>
                <w:tag w:val="dss2-KeySelectorType.-jsonComment.X509Digest"/>
                <w:id w:val="666063932"/>
                <w:showingPlcHdr/>
              </w:sdtPr>
              <w:sdtContent>
                <w:customXmlInsRangeEnd w:id="5619"/>
                <w:ins w:id="5620" w:author="Andreas Kuehne" w:date="2019-05-31T12:40:00Z">
                  <w:r>
                    <w:rPr>
                      <w:color w:val="19D131"/>
                    </w:rPr>
                    <w:t>[]</w:t>
                  </w:r>
                </w:ins>
                <w:customXmlInsRangeStart w:id="5621" w:author="Andreas Kuehne" w:date="2019-05-31T12:40:00Z"/>
              </w:sdtContent>
            </w:sdt>
            <w:customXmlInsRangeEnd w:id="5621"/>
          </w:p>
        </w:tc>
      </w:tr>
      <w:tr w:rsidR="00A71F46" w14:paraId="66D10EED" w14:textId="77777777" w:rsidTr="00A71F46">
        <w:trPr>
          <w:ins w:id="56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B46EE8" w14:textId="77777777" w:rsidR="00A71F46" w:rsidRPr="002062A5" w:rsidRDefault="00A71F46" w:rsidP="00A71F46">
            <w:pPr>
              <w:pStyle w:val="Beschriftung"/>
              <w:rPr>
                <w:ins w:id="5623" w:author="Andreas Kuehne" w:date="2019-05-31T12:40:00Z"/>
                <w:rStyle w:val="Datatype"/>
                <w:b w:val="0"/>
                <w:bCs w:val="0"/>
              </w:rPr>
            </w:pPr>
            <w:ins w:id="5624" w:author="Andreas Kuehne" w:date="2019-05-31T12:40:00Z">
              <w:r w:rsidRPr="002062A5">
                <w:rPr>
                  <w:rStyle w:val="Datatype"/>
                </w:rPr>
                <w:t>X509SubjectName</w:t>
              </w:r>
            </w:ins>
          </w:p>
        </w:tc>
        <w:tc>
          <w:tcPr>
            <w:tcW w:w="4675" w:type="dxa"/>
          </w:tcPr>
          <w:p w14:paraId="7E0F8E3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25" w:author="Andreas Kuehne" w:date="2019-05-31T12:40:00Z"/>
                <w:rStyle w:val="Datatype"/>
              </w:rPr>
            </w:pPr>
            <w:ins w:id="5626" w:author="Andreas Kuehne" w:date="2019-05-31T12:40:00Z">
              <w:r w:rsidRPr="002062A5">
                <w:rPr>
                  <w:rStyle w:val="Datatype"/>
                </w:rPr>
                <w:t>sub</w:t>
              </w:r>
            </w:ins>
          </w:p>
        </w:tc>
        <w:tc>
          <w:tcPr>
            <w:tcW w:w="4675" w:type="dxa"/>
          </w:tcPr>
          <w:p w14:paraId="35CF252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627" w:author="Andreas Kuehne" w:date="2019-05-31T12:40:00Z"/>
              </w:rPr>
            </w:pPr>
            <w:customXmlInsRangeStart w:id="5628" w:author="Andreas Kuehne" w:date="2019-05-31T12:40:00Z"/>
            <w:sdt>
              <w:sdtPr>
                <w:alias w:val="dss2-KeySelectorType.sub"/>
                <w:tag w:val="dss2-KeySelectorType.-jsonComment.X509SubjectName"/>
                <w:id w:val="-387034782"/>
                <w:showingPlcHdr/>
              </w:sdtPr>
              <w:sdtContent>
                <w:customXmlInsRangeEnd w:id="5628"/>
                <w:ins w:id="5629" w:author="Andreas Kuehne" w:date="2019-05-31T12:40:00Z">
                  <w:r>
                    <w:rPr>
                      <w:color w:val="19D131"/>
                    </w:rPr>
                    <w:t>[]</w:t>
                  </w:r>
                </w:ins>
                <w:customXmlInsRangeStart w:id="5630" w:author="Andreas Kuehne" w:date="2019-05-31T12:40:00Z"/>
              </w:sdtContent>
            </w:sdt>
            <w:customXmlInsRangeEnd w:id="5630"/>
          </w:p>
        </w:tc>
      </w:tr>
      <w:tr w:rsidR="00A71F46" w14:paraId="57091A4F" w14:textId="77777777" w:rsidTr="00A71F46">
        <w:trPr>
          <w:ins w:id="56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36780E" w14:textId="77777777" w:rsidR="00A71F46" w:rsidRPr="002062A5" w:rsidRDefault="00A71F46" w:rsidP="00A71F46">
            <w:pPr>
              <w:pStyle w:val="Beschriftung"/>
              <w:rPr>
                <w:ins w:id="5632" w:author="Andreas Kuehne" w:date="2019-05-31T12:40:00Z"/>
                <w:rStyle w:val="Datatype"/>
                <w:b w:val="0"/>
                <w:bCs w:val="0"/>
              </w:rPr>
            </w:pPr>
            <w:ins w:id="5633" w:author="Andreas Kuehne" w:date="2019-05-31T12:40:00Z">
              <w:r w:rsidRPr="002062A5">
                <w:rPr>
                  <w:rStyle w:val="Datatype"/>
                </w:rPr>
                <w:t>X509SKI</w:t>
              </w:r>
            </w:ins>
          </w:p>
        </w:tc>
        <w:tc>
          <w:tcPr>
            <w:tcW w:w="4675" w:type="dxa"/>
          </w:tcPr>
          <w:p w14:paraId="2DA8A8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34" w:author="Andreas Kuehne" w:date="2019-05-31T12:40:00Z"/>
                <w:rStyle w:val="Datatype"/>
              </w:rPr>
            </w:pPr>
            <w:ins w:id="5635" w:author="Andreas Kuehne" w:date="2019-05-31T12:40:00Z">
              <w:r w:rsidRPr="002062A5">
                <w:rPr>
                  <w:rStyle w:val="Datatype"/>
                </w:rPr>
                <w:t>ski</w:t>
              </w:r>
            </w:ins>
          </w:p>
        </w:tc>
        <w:tc>
          <w:tcPr>
            <w:tcW w:w="4675" w:type="dxa"/>
          </w:tcPr>
          <w:p w14:paraId="3A5E846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636" w:author="Andreas Kuehne" w:date="2019-05-31T12:40:00Z"/>
              </w:rPr>
            </w:pPr>
            <w:customXmlInsRangeStart w:id="5637" w:author="Andreas Kuehne" w:date="2019-05-31T12:40:00Z"/>
            <w:sdt>
              <w:sdtPr>
                <w:alias w:val="dss2-KeySelectorType.ski"/>
                <w:tag w:val="dss2-KeySelectorType.-jsonComment.X509SKI"/>
                <w:id w:val="1996230399"/>
                <w:showingPlcHdr/>
              </w:sdtPr>
              <w:sdtContent>
                <w:customXmlInsRangeEnd w:id="5637"/>
                <w:ins w:id="5638" w:author="Andreas Kuehne" w:date="2019-05-31T12:40:00Z">
                  <w:r>
                    <w:rPr>
                      <w:color w:val="19D131"/>
                    </w:rPr>
                    <w:t>[]</w:t>
                  </w:r>
                </w:ins>
                <w:customXmlInsRangeStart w:id="5639" w:author="Andreas Kuehne" w:date="2019-05-31T12:40:00Z"/>
              </w:sdtContent>
            </w:sdt>
            <w:customXmlInsRangeEnd w:id="5639"/>
          </w:p>
        </w:tc>
      </w:tr>
      <w:tr w:rsidR="00A71F46" w14:paraId="3DF329C5" w14:textId="77777777" w:rsidTr="00A71F46">
        <w:trPr>
          <w:ins w:id="56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4334D3" w14:textId="77777777" w:rsidR="00A71F46" w:rsidRPr="002062A5" w:rsidRDefault="00A71F46" w:rsidP="00A71F46">
            <w:pPr>
              <w:pStyle w:val="Beschriftung"/>
              <w:rPr>
                <w:ins w:id="5641" w:author="Andreas Kuehne" w:date="2019-05-31T12:40:00Z"/>
                <w:rStyle w:val="Datatype"/>
                <w:b w:val="0"/>
                <w:bCs w:val="0"/>
              </w:rPr>
            </w:pPr>
            <w:ins w:id="5642" w:author="Andreas Kuehne" w:date="2019-05-31T12:40:00Z">
              <w:r w:rsidRPr="002062A5">
                <w:rPr>
                  <w:rStyle w:val="Datatype"/>
                </w:rPr>
                <w:t>X509Certificate</w:t>
              </w:r>
            </w:ins>
          </w:p>
        </w:tc>
        <w:tc>
          <w:tcPr>
            <w:tcW w:w="4675" w:type="dxa"/>
          </w:tcPr>
          <w:p w14:paraId="144E3A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43" w:author="Andreas Kuehne" w:date="2019-05-31T12:40:00Z"/>
                <w:rStyle w:val="Datatype"/>
              </w:rPr>
            </w:pPr>
            <w:ins w:id="5644" w:author="Andreas Kuehne" w:date="2019-05-31T12:40:00Z">
              <w:r w:rsidRPr="002062A5">
                <w:rPr>
                  <w:rStyle w:val="Datatype"/>
                </w:rPr>
                <w:t>cert</w:t>
              </w:r>
            </w:ins>
          </w:p>
        </w:tc>
        <w:tc>
          <w:tcPr>
            <w:tcW w:w="4675" w:type="dxa"/>
          </w:tcPr>
          <w:p w14:paraId="181D7A8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645" w:author="Andreas Kuehne" w:date="2019-05-31T12:40:00Z"/>
              </w:rPr>
            </w:pPr>
            <w:customXmlInsRangeStart w:id="5646" w:author="Andreas Kuehne" w:date="2019-05-31T12:40:00Z"/>
            <w:sdt>
              <w:sdtPr>
                <w:alias w:val="dss2-KeySelectorType.cert"/>
                <w:tag w:val="dss2-KeySelectorType.-jsonComment.X509Certificate"/>
                <w:id w:val="-1978594473"/>
                <w:showingPlcHdr/>
              </w:sdtPr>
              <w:sdtContent>
                <w:customXmlInsRangeEnd w:id="5646"/>
                <w:ins w:id="5647" w:author="Andreas Kuehne" w:date="2019-05-31T12:40:00Z">
                  <w:r>
                    <w:rPr>
                      <w:color w:val="19D131"/>
                    </w:rPr>
                    <w:t>[]</w:t>
                  </w:r>
                </w:ins>
                <w:customXmlInsRangeStart w:id="5648" w:author="Andreas Kuehne" w:date="2019-05-31T12:40:00Z"/>
              </w:sdtContent>
            </w:sdt>
            <w:customXmlInsRangeEnd w:id="5648"/>
          </w:p>
        </w:tc>
      </w:tr>
      <w:tr w:rsidR="00A71F46" w14:paraId="100B69F7" w14:textId="77777777" w:rsidTr="00A71F46">
        <w:trPr>
          <w:ins w:id="56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964D66" w14:textId="77777777" w:rsidR="00A71F46" w:rsidRPr="002062A5" w:rsidRDefault="00A71F46" w:rsidP="00A71F46">
            <w:pPr>
              <w:pStyle w:val="Beschriftung"/>
              <w:rPr>
                <w:ins w:id="5650" w:author="Andreas Kuehne" w:date="2019-05-31T12:40:00Z"/>
                <w:rStyle w:val="Datatype"/>
                <w:b w:val="0"/>
                <w:bCs w:val="0"/>
              </w:rPr>
            </w:pPr>
            <w:ins w:id="5651" w:author="Andreas Kuehne" w:date="2019-05-31T12:40:00Z">
              <w:r w:rsidRPr="002062A5">
                <w:rPr>
                  <w:rStyle w:val="Datatype"/>
                </w:rPr>
                <w:t>KeyName</w:t>
              </w:r>
            </w:ins>
          </w:p>
        </w:tc>
        <w:tc>
          <w:tcPr>
            <w:tcW w:w="4675" w:type="dxa"/>
          </w:tcPr>
          <w:p w14:paraId="0524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52" w:author="Andreas Kuehne" w:date="2019-05-31T12:40:00Z"/>
                <w:rStyle w:val="Datatype"/>
              </w:rPr>
            </w:pPr>
            <w:ins w:id="5653" w:author="Andreas Kuehne" w:date="2019-05-31T12:40:00Z">
              <w:r w:rsidRPr="002062A5">
                <w:rPr>
                  <w:rStyle w:val="Datatype"/>
                </w:rPr>
                <w:t>name</w:t>
              </w:r>
            </w:ins>
          </w:p>
        </w:tc>
        <w:tc>
          <w:tcPr>
            <w:tcW w:w="4675" w:type="dxa"/>
          </w:tcPr>
          <w:p w14:paraId="52EAAD6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654" w:author="Andreas Kuehne" w:date="2019-05-31T12:40:00Z"/>
              </w:rPr>
            </w:pPr>
            <w:customXmlInsRangeStart w:id="5655" w:author="Andreas Kuehne" w:date="2019-05-31T12:40:00Z"/>
            <w:sdt>
              <w:sdtPr>
                <w:alias w:val="dss2-KeySelectorType.name"/>
                <w:tag w:val="dss2-KeySelectorType.-jsonComment.KeyName"/>
                <w:id w:val="1374503023"/>
                <w:showingPlcHdr/>
              </w:sdtPr>
              <w:sdtContent>
                <w:customXmlInsRangeEnd w:id="5655"/>
                <w:ins w:id="5656" w:author="Andreas Kuehne" w:date="2019-05-31T12:40:00Z">
                  <w:r>
                    <w:rPr>
                      <w:color w:val="19D131"/>
                    </w:rPr>
                    <w:t>[]</w:t>
                  </w:r>
                </w:ins>
                <w:customXmlInsRangeStart w:id="5657" w:author="Andreas Kuehne" w:date="2019-05-31T12:40:00Z"/>
              </w:sdtContent>
            </w:sdt>
            <w:customXmlInsRangeEnd w:id="5657"/>
          </w:p>
        </w:tc>
      </w:tr>
    </w:tbl>
    <w:p w14:paraId="20ECF3E3" w14:textId="77777777" w:rsidR="00A71F46" w:rsidRPr="0202B381" w:rsidRDefault="00A71F46" w:rsidP="00A71F46">
      <w:pPr>
        <w:rPr>
          <w:ins w:id="5658" w:author="Andreas Kuehne" w:date="2019-05-31T12:40:00Z"/>
        </w:rPr>
      </w:pPr>
      <w:ins w:id="5659"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D55060F" w14:textId="77777777" w:rsidR="00A71F46" w:rsidRDefault="00A71F46" w:rsidP="00A71F46">
      <w:pPr>
        <w:pStyle w:val="Code"/>
        <w:spacing w:line="259" w:lineRule="auto"/>
        <w:rPr>
          <w:ins w:id="5660" w:author="Andreas Kuehne" w:date="2019-05-31T12:40:00Z"/>
        </w:rPr>
      </w:pPr>
      <w:ins w:id="5661" w:author="Andreas Kuehne" w:date="2019-05-31T12:40:00Z">
        <w:r>
          <w:rPr>
            <w:color w:val="31849B" w:themeColor="accent5" w:themeShade="BF"/>
          </w:rPr>
          <w:t>"dss2-KeySelectorType"</w:t>
        </w:r>
        <w:r>
          <w:t>: {</w:t>
        </w:r>
      </w:ins>
    </w:p>
    <w:p w14:paraId="01D648F1" w14:textId="77777777" w:rsidR="00A71F46" w:rsidRDefault="00A71F46" w:rsidP="00A71F46">
      <w:pPr>
        <w:pStyle w:val="Code"/>
        <w:spacing w:line="259" w:lineRule="auto"/>
        <w:rPr>
          <w:ins w:id="5662" w:author="Andreas Kuehne" w:date="2019-05-31T12:40:00Z"/>
        </w:rPr>
      </w:pPr>
      <w:ins w:id="5663" w:author="Andreas Kuehne" w:date="2019-05-31T12:40:00Z">
        <w:r>
          <w:rPr>
            <w:color w:val="31849B" w:themeColor="accent5" w:themeShade="BF"/>
          </w:rPr>
          <w:t xml:space="preserve">  "type"</w:t>
        </w:r>
        <w:r>
          <w:t xml:space="preserve">: </w:t>
        </w:r>
        <w:r>
          <w:rPr>
            <w:color w:val="244061" w:themeColor="accent1" w:themeShade="80"/>
          </w:rPr>
          <w:t>"object",</w:t>
        </w:r>
      </w:ins>
    </w:p>
    <w:p w14:paraId="14B8F0B6" w14:textId="77777777" w:rsidR="00A71F46" w:rsidRDefault="00A71F46" w:rsidP="00A71F46">
      <w:pPr>
        <w:pStyle w:val="Code"/>
        <w:spacing w:line="259" w:lineRule="auto"/>
        <w:rPr>
          <w:ins w:id="5664" w:author="Andreas Kuehne" w:date="2019-05-31T12:40:00Z"/>
        </w:rPr>
      </w:pPr>
      <w:ins w:id="5665" w:author="Andreas Kuehne" w:date="2019-05-31T12:40:00Z">
        <w:r>
          <w:rPr>
            <w:color w:val="31849B" w:themeColor="accent5" w:themeShade="BF"/>
          </w:rPr>
          <w:t xml:space="preserve">  "properties"</w:t>
        </w:r>
        <w:r>
          <w:t>: {</w:t>
        </w:r>
      </w:ins>
    </w:p>
    <w:p w14:paraId="15F74193" w14:textId="77777777" w:rsidR="00A71F46" w:rsidRDefault="00A71F46" w:rsidP="00A71F46">
      <w:pPr>
        <w:pStyle w:val="Code"/>
        <w:spacing w:line="259" w:lineRule="auto"/>
        <w:rPr>
          <w:ins w:id="5666" w:author="Andreas Kuehne" w:date="2019-05-31T12:40:00Z"/>
        </w:rPr>
      </w:pPr>
      <w:ins w:id="5667" w:author="Andreas Kuehne" w:date="2019-05-31T12:40:00Z">
        <w:r>
          <w:rPr>
            <w:color w:val="31849B" w:themeColor="accent5" w:themeShade="BF"/>
          </w:rPr>
          <w:t xml:space="preserve">    "x509Digest"</w:t>
        </w:r>
        <w:r>
          <w:t>: {</w:t>
        </w:r>
      </w:ins>
    </w:p>
    <w:p w14:paraId="499B6B82" w14:textId="77777777" w:rsidR="00A71F46" w:rsidRDefault="00A71F46" w:rsidP="00A71F46">
      <w:pPr>
        <w:pStyle w:val="Code"/>
        <w:spacing w:line="259" w:lineRule="auto"/>
        <w:rPr>
          <w:ins w:id="5668" w:author="Andreas Kuehne" w:date="2019-05-31T12:40:00Z"/>
        </w:rPr>
      </w:pPr>
      <w:ins w:id="5669"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6A784286" w14:textId="77777777" w:rsidR="00A71F46" w:rsidRDefault="00A71F46" w:rsidP="00A71F46">
      <w:pPr>
        <w:pStyle w:val="Code"/>
        <w:spacing w:line="259" w:lineRule="auto"/>
        <w:rPr>
          <w:ins w:id="5670" w:author="Andreas Kuehne" w:date="2019-05-31T12:40:00Z"/>
        </w:rPr>
      </w:pPr>
      <w:ins w:id="5671" w:author="Andreas Kuehne" w:date="2019-05-31T12:40:00Z">
        <w:r>
          <w:t xml:space="preserve">    },</w:t>
        </w:r>
      </w:ins>
    </w:p>
    <w:p w14:paraId="229D08E4" w14:textId="77777777" w:rsidR="00A71F46" w:rsidRDefault="00A71F46" w:rsidP="00A71F46">
      <w:pPr>
        <w:pStyle w:val="Code"/>
        <w:spacing w:line="259" w:lineRule="auto"/>
        <w:rPr>
          <w:ins w:id="5672" w:author="Andreas Kuehne" w:date="2019-05-31T12:40:00Z"/>
        </w:rPr>
      </w:pPr>
      <w:ins w:id="5673" w:author="Andreas Kuehne" w:date="2019-05-31T12:40:00Z">
        <w:r>
          <w:rPr>
            <w:color w:val="31849B" w:themeColor="accent5" w:themeShade="BF"/>
          </w:rPr>
          <w:lastRenderedPageBreak/>
          <w:t xml:space="preserve">    "sub"</w:t>
        </w:r>
        <w:r>
          <w:t>: {</w:t>
        </w:r>
      </w:ins>
    </w:p>
    <w:p w14:paraId="7D6AD01E" w14:textId="77777777" w:rsidR="00A71F46" w:rsidRDefault="00A71F46" w:rsidP="00A71F46">
      <w:pPr>
        <w:pStyle w:val="Code"/>
        <w:spacing w:line="259" w:lineRule="auto"/>
        <w:rPr>
          <w:ins w:id="5674" w:author="Andreas Kuehne" w:date="2019-05-31T12:40:00Z"/>
        </w:rPr>
      </w:pPr>
      <w:ins w:id="5675" w:author="Andreas Kuehne" w:date="2019-05-31T12:40:00Z">
        <w:r>
          <w:rPr>
            <w:color w:val="31849B" w:themeColor="accent5" w:themeShade="BF"/>
          </w:rPr>
          <w:t xml:space="preserve">      "type"</w:t>
        </w:r>
        <w:r>
          <w:t xml:space="preserve">: </w:t>
        </w:r>
        <w:r>
          <w:rPr>
            <w:color w:val="244061" w:themeColor="accent1" w:themeShade="80"/>
          </w:rPr>
          <w:t>"string"</w:t>
        </w:r>
      </w:ins>
    </w:p>
    <w:p w14:paraId="05BEFF12" w14:textId="77777777" w:rsidR="00A71F46" w:rsidRDefault="00A71F46" w:rsidP="00A71F46">
      <w:pPr>
        <w:pStyle w:val="Code"/>
        <w:spacing w:line="259" w:lineRule="auto"/>
        <w:rPr>
          <w:ins w:id="5676" w:author="Andreas Kuehne" w:date="2019-05-31T12:40:00Z"/>
        </w:rPr>
      </w:pPr>
      <w:ins w:id="5677" w:author="Andreas Kuehne" w:date="2019-05-31T12:40:00Z">
        <w:r>
          <w:t xml:space="preserve">    },</w:t>
        </w:r>
      </w:ins>
    </w:p>
    <w:p w14:paraId="0B4C05DF" w14:textId="77777777" w:rsidR="00A71F46" w:rsidRDefault="00A71F46" w:rsidP="00A71F46">
      <w:pPr>
        <w:pStyle w:val="Code"/>
        <w:spacing w:line="259" w:lineRule="auto"/>
        <w:rPr>
          <w:ins w:id="5678" w:author="Andreas Kuehne" w:date="2019-05-31T12:40:00Z"/>
        </w:rPr>
      </w:pPr>
      <w:ins w:id="5679" w:author="Andreas Kuehne" w:date="2019-05-31T12:40:00Z">
        <w:r>
          <w:rPr>
            <w:color w:val="31849B" w:themeColor="accent5" w:themeShade="BF"/>
          </w:rPr>
          <w:t xml:space="preserve">    "ski"</w:t>
        </w:r>
        <w:r>
          <w:t>: {</w:t>
        </w:r>
      </w:ins>
    </w:p>
    <w:p w14:paraId="7E89F58E" w14:textId="77777777" w:rsidR="00A71F46" w:rsidRDefault="00A71F46" w:rsidP="00A71F46">
      <w:pPr>
        <w:pStyle w:val="Code"/>
        <w:spacing w:line="259" w:lineRule="auto"/>
        <w:rPr>
          <w:ins w:id="5680" w:author="Andreas Kuehne" w:date="2019-05-31T12:40:00Z"/>
        </w:rPr>
      </w:pPr>
      <w:ins w:id="5681" w:author="Andreas Kuehne" w:date="2019-05-31T12:40:00Z">
        <w:r>
          <w:rPr>
            <w:color w:val="31849B" w:themeColor="accent5" w:themeShade="BF"/>
          </w:rPr>
          <w:t xml:space="preserve">      "type"</w:t>
        </w:r>
        <w:r>
          <w:t xml:space="preserve">: </w:t>
        </w:r>
        <w:r>
          <w:rPr>
            <w:color w:val="244061" w:themeColor="accent1" w:themeShade="80"/>
          </w:rPr>
          <w:t>"string"</w:t>
        </w:r>
      </w:ins>
    </w:p>
    <w:p w14:paraId="0D9E359C" w14:textId="77777777" w:rsidR="00A71F46" w:rsidRDefault="00A71F46" w:rsidP="00A71F46">
      <w:pPr>
        <w:pStyle w:val="Code"/>
        <w:spacing w:line="259" w:lineRule="auto"/>
        <w:rPr>
          <w:ins w:id="5682" w:author="Andreas Kuehne" w:date="2019-05-31T12:40:00Z"/>
        </w:rPr>
      </w:pPr>
      <w:ins w:id="5683" w:author="Andreas Kuehne" w:date="2019-05-31T12:40:00Z">
        <w:r>
          <w:t xml:space="preserve">    },</w:t>
        </w:r>
      </w:ins>
    </w:p>
    <w:p w14:paraId="097B603E" w14:textId="77777777" w:rsidR="00A71F46" w:rsidRDefault="00A71F46" w:rsidP="00A71F46">
      <w:pPr>
        <w:pStyle w:val="Code"/>
        <w:spacing w:line="259" w:lineRule="auto"/>
        <w:rPr>
          <w:ins w:id="5684" w:author="Andreas Kuehne" w:date="2019-05-31T12:40:00Z"/>
        </w:rPr>
      </w:pPr>
      <w:ins w:id="5685" w:author="Andreas Kuehne" w:date="2019-05-31T12:40:00Z">
        <w:r>
          <w:rPr>
            <w:color w:val="31849B" w:themeColor="accent5" w:themeShade="BF"/>
          </w:rPr>
          <w:t xml:space="preserve">    "cert"</w:t>
        </w:r>
        <w:r>
          <w:t>: {</w:t>
        </w:r>
      </w:ins>
    </w:p>
    <w:p w14:paraId="5D27D156" w14:textId="77777777" w:rsidR="00A71F46" w:rsidRDefault="00A71F46" w:rsidP="00A71F46">
      <w:pPr>
        <w:pStyle w:val="Code"/>
        <w:spacing w:line="259" w:lineRule="auto"/>
        <w:rPr>
          <w:ins w:id="5686" w:author="Andreas Kuehne" w:date="2019-05-31T12:40:00Z"/>
        </w:rPr>
      </w:pPr>
      <w:ins w:id="5687" w:author="Andreas Kuehne" w:date="2019-05-31T12:40:00Z">
        <w:r>
          <w:rPr>
            <w:color w:val="31849B" w:themeColor="accent5" w:themeShade="BF"/>
          </w:rPr>
          <w:t xml:space="preserve">      "type"</w:t>
        </w:r>
        <w:r>
          <w:t xml:space="preserve">: </w:t>
        </w:r>
        <w:r>
          <w:rPr>
            <w:color w:val="244061" w:themeColor="accent1" w:themeShade="80"/>
          </w:rPr>
          <w:t>"string"</w:t>
        </w:r>
      </w:ins>
    </w:p>
    <w:p w14:paraId="5B96AD87" w14:textId="77777777" w:rsidR="00A71F46" w:rsidRDefault="00A71F46" w:rsidP="00A71F46">
      <w:pPr>
        <w:pStyle w:val="Code"/>
        <w:spacing w:line="259" w:lineRule="auto"/>
        <w:rPr>
          <w:ins w:id="5688" w:author="Andreas Kuehne" w:date="2019-05-31T12:40:00Z"/>
        </w:rPr>
      </w:pPr>
      <w:ins w:id="5689" w:author="Andreas Kuehne" w:date="2019-05-31T12:40:00Z">
        <w:r>
          <w:t xml:space="preserve">    },</w:t>
        </w:r>
      </w:ins>
    </w:p>
    <w:p w14:paraId="3E8BF35A" w14:textId="77777777" w:rsidR="00A71F46" w:rsidRDefault="00A71F46" w:rsidP="00A71F46">
      <w:pPr>
        <w:pStyle w:val="Code"/>
        <w:spacing w:line="259" w:lineRule="auto"/>
        <w:rPr>
          <w:ins w:id="5690" w:author="Andreas Kuehne" w:date="2019-05-31T12:40:00Z"/>
        </w:rPr>
      </w:pPr>
      <w:ins w:id="5691" w:author="Andreas Kuehne" w:date="2019-05-31T12:40:00Z">
        <w:r>
          <w:rPr>
            <w:color w:val="31849B" w:themeColor="accent5" w:themeShade="BF"/>
          </w:rPr>
          <w:t xml:space="preserve">    "name"</w:t>
        </w:r>
        <w:r>
          <w:t>: {</w:t>
        </w:r>
      </w:ins>
    </w:p>
    <w:p w14:paraId="1A039F56" w14:textId="77777777" w:rsidR="00A71F46" w:rsidRDefault="00A71F46" w:rsidP="00A71F46">
      <w:pPr>
        <w:pStyle w:val="Code"/>
        <w:spacing w:line="259" w:lineRule="auto"/>
        <w:rPr>
          <w:ins w:id="5692" w:author="Andreas Kuehne" w:date="2019-05-31T12:40:00Z"/>
        </w:rPr>
      </w:pPr>
      <w:ins w:id="5693" w:author="Andreas Kuehne" w:date="2019-05-31T12:40:00Z">
        <w:r>
          <w:rPr>
            <w:color w:val="31849B" w:themeColor="accent5" w:themeShade="BF"/>
          </w:rPr>
          <w:t xml:space="preserve">      "type"</w:t>
        </w:r>
        <w:r>
          <w:t xml:space="preserve">: </w:t>
        </w:r>
        <w:r>
          <w:rPr>
            <w:color w:val="244061" w:themeColor="accent1" w:themeShade="80"/>
          </w:rPr>
          <w:t>"string"</w:t>
        </w:r>
      </w:ins>
    </w:p>
    <w:p w14:paraId="18045F57" w14:textId="77777777" w:rsidR="00A71F46" w:rsidRDefault="00A71F46" w:rsidP="00A71F46">
      <w:pPr>
        <w:pStyle w:val="Code"/>
        <w:spacing w:line="259" w:lineRule="auto"/>
        <w:rPr>
          <w:ins w:id="5694" w:author="Andreas Kuehne" w:date="2019-05-31T12:40:00Z"/>
        </w:rPr>
      </w:pPr>
      <w:ins w:id="5695" w:author="Andreas Kuehne" w:date="2019-05-31T12:40:00Z">
        <w:r>
          <w:t xml:space="preserve">    }</w:t>
        </w:r>
      </w:ins>
    </w:p>
    <w:p w14:paraId="7ACA4FD0" w14:textId="77777777" w:rsidR="00A71F46" w:rsidRDefault="00A71F46" w:rsidP="00A71F46">
      <w:pPr>
        <w:pStyle w:val="Code"/>
        <w:spacing w:line="259" w:lineRule="auto"/>
        <w:rPr>
          <w:ins w:id="5696" w:author="Andreas Kuehne" w:date="2019-05-31T12:40:00Z"/>
        </w:rPr>
      </w:pPr>
      <w:ins w:id="5697" w:author="Andreas Kuehne" w:date="2019-05-31T12:40:00Z">
        <w:r>
          <w:t xml:space="preserve">  },</w:t>
        </w:r>
      </w:ins>
    </w:p>
    <w:p w14:paraId="3E64DC25" w14:textId="77777777" w:rsidR="00A71F46" w:rsidRDefault="00A71F46" w:rsidP="00A71F46">
      <w:pPr>
        <w:pStyle w:val="Code"/>
        <w:spacing w:line="259" w:lineRule="auto"/>
        <w:rPr>
          <w:ins w:id="5698" w:author="Andreas Kuehne" w:date="2019-05-31T12:40:00Z"/>
        </w:rPr>
      </w:pPr>
      <w:ins w:id="5699" w:author="Andreas Kuehne" w:date="2019-05-31T12:40:00Z">
        <w:r>
          <w:rPr>
            <w:color w:val="31849B" w:themeColor="accent5" w:themeShade="BF"/>
          </w:rPr>
          <w:t xml:space="preserve">  "minProperties"</w:t>
        </w:r>
        <w:r>
          <w:t xml:space="preserve">: </w:t>
        </w:r>
        <w:r>
          <w:rPr>
            <w:color w:val="244061" w:themeColor="accent1" w:themeShade="80"/>
          </w:rPr>
          <w:t>1,</w:t>
        </w:r>
      </w:ins>
    </w:p>
    <w:p w14:paraId="3E5E3B67" w14:textId="77777777" w:rsidR="00A71F46" w:rsidRDefault="00A71F46" w:rsidP="00A71F46">
      <w:pPr>
        <w:pStyle w:val="Code"/>
        <w:spacing w:line="259" w:lineRule="auto"/>
        <w:rPr>
          <w:ins w:id="5700" w:author="Andreas Kuehne" w:date="2019-05-31T12:40:00Z"/>
        </w:rPr>
      </w:pPr>
      <w:ins w:id="5701" w:author="Andreas Kuehne" w:date="2019-05-31T12:40:00Z">
        <w:r>
          <w:rPr>
            <w:color w:val="31849B" w:themeColor="accent5" w:themeShade="BF"/>
          </w:rPr>
          <w:t xml:space="preserve">  "maxProperties"</w:t>
        </w:r>
        <w:r>
          <w:t xml:space="preserve">: </w:t>
        </w:r>
        <w:r>
          <w:rPr>
            <w:color w:val="244061" w:themeColor="accent1" w:themeShade="80"/>
          </w:rPr>
          <w:t>1</w:t>
        </w:r>
      </w:ins>
    </w:p>
    <w:p w14:paraId="4019AE97" w14:textId="77777777" w:rsidR="00A71F46" w:rsidRDefault="00A71F46" w:rsidP="00A71F46">
      <w:pPr>
        <w:pStyle w:val="Code"/>
        <w:spacing w:line="259" w:lineRule="auto"/>
        <w:rPr>
          <w:ins w:id="5702" w:author="Andreas Kuehne" w:date="2019-05-31T12:40:00Z"/>
        </w:rPr>
      </w:pPr>
      <w:ins w:id="5703" w:author="Andreas Kuehne" w:date="2019-05-31T12:40:00Z">
        <w:r>
          <w:t>}</w:t>
        </w:r>
      </w:ins>
    </w:p>
    <w:p w14:paraId="344BBE55" w14:textId="77777777" w:rsidR="00A71F46" w:rsidRDefault="00A71F46" w:rsidP="00A71F46">
      <w:pPr>
        <w:rPr>
          <w:ins w:id="5704" w:author="Andreas Kuehne" w:date="2019-05-31T12:40:00Z"/>
        </w:rPr>
      </w:pPr>
      <w:customXmlInsRangeStart w:id="5705" w:author="Andreas Kuehne" w:date="2019-05-31T12:40:00Z"/>
      <w:sdt>
        <w:sdtPr>
          <w:tag w:val="dss2-KeySelectorType.-jsonSchema"/>
          <w:id w:val="856081371"/>
          <w:showingPlcHdr/>
        </w:sdtPr>
        <w:sdtContent>
          <w:customXmlInsRangeEnd w:id="5705"/>
          <w:ins w:id="5706" w:author="Andreas Kuehne" w:date="2019-05-31T12:40:00Z">
            <w:r>
              <w:rPr>
                <w:color w:val="19D131"/>
              </w:rPr>
              <w:t>[component KeySelector JSON schema details]</w:t>
            </w:r>
          </w:ins>
          <w:customXmlInsRangeStart w:id="5707" w:author="Andreas Kuehne" w:date="2019-05-31T12:40:00Z"/>
        </w:sdtContent>
      </w:sdt>
      <w:customXmlInsRangeEnd w:id="5707"/>
    </w:p>
    <w:p w14:paraId="58D196CC" w14:textId="77777777" w:rsidR="00A71F46" w:rsidRDefault="00A71F46" w:rsidP="00A71F46">
      <w:pPr>
        <w:pStyle w:val="berschrift4"/>
        <w:numPr>
          <w:ilvl w:val="3"/>
          <w:numId w:val="3"/>
        </w:numPr>
        <w:rPr>
          <w:ins w:id="5708" w:author="Andreas Kuehne" w:date="2019-05-31T12:40:00Z"/>
        </w:rPr>
      </w:pPr>
      <w:ins w:id="5709" w:author="Andreas Kuehne" w:date="2019-05-31T12:40:00Z">
        <w:r>
          <w:t>KeySelector – XML Syntax</w:t>
        </w:r>
      </w:ins>
    </w:p>
    <w:p w14:paraId="7B92FABB" w14:textId="77777777" w:rsidR="00A71F46" w:rsidRPr="5404FA76" w:rsidRDefault="00A71F46" w:rsidP="00A71F46">
      <w:pPr>
        <w:rPr>
          <w:ins w:id="5710" w:author="Andreas Kuehne" w:date="2019-05-31T12:40:00Z"/>
        </w:rPr>
      </w:pPr>
      <w:ins w:id="5711" w:author="Andreas Kuehne" w:date="2019-05-31T12:40:00Z">
        <w:r w:rsidRPr="0CCF9147">
          <w:t xml:space="preserve">The XML type </w:t>
        </w:r>
        <w:r w:rsidRPr="002062A5">
          <w:rPr>
            <w:rFonts w:ascii="Courier New" w:eastAsia="Courier New" w:hAnsi="Courier New" w:cs="Courier New"/>
          </w:rPr>
          <w:t>KeySelectorType</w:t>
        </w:r>
        <w:r w:rsidRPr="0CCF9147">
          <w:t xml:space="preserve"> SHALL implement the requirements defined in the </w:t>
        </w:r>
        <w:r w:rsidRPr="002062A5">
          <w:rPr>
            <w:rFonts w:ascii="Courier New" w:eastAsia="Courier New" w:hAnsi="Courier New" w:cs="Courier New"/>
          </w:rPr>
          <w:t>KeySelector</w:t>
        </w:r>
        <w:r>
          <w:t xml:space="preserve"> </w:t>
        </w:r>
        <w:r w:rsidRPr="005A6FFD">
          <w:t>component.</w:t>
        </w:r>
      </w:ins>
    </w:p>
    <w:p w14:paraId="50A9C3FB" w14:textId="77777777" w:rsidR="00A71F46" w:rsidRDefault="00A71F46" w:rsidP="00A71F46">
      <w:pPr>
        <w:rPr>
          <w:ins w:id="5712" w:author="Andreas Kuehne" w:date="2019-05-31T12:40:00Z"/>
        </w:rPr>
      </w:pPr>
      <w:ins w:id="5713" w:author="Andreas Kuehne" w:date="2019-05-31T12:40:00Z">
        <w:r w:rsidRPr="005A6FFD">
          <w:rPr>
            <w:rFonts w:eastAsia="Arial"/>
          </w:rPr>
          <w:t xml:space="preserve">The </w:t>
        </w:r>
        <w:r w:rsidRPr="002062A5">
          <w:rPr>
            <w:rFonts w:ascii="Courier New" w:eastAsia="Courier New" w:hAnsi="Courier New" w:cs="Courier New"/>
          </w:rPr>
          <w:t>KeySelectorType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D04B54" w14:textId="77777777" w:rsidR="00A71F46" w:rsidRDefault="00A71F46" w:rsidP="00A71F46">
      <w:pPr>
        <w:pStyle w:val="Code"/>
        <w:rPr>
          <w:ins w:id="5714" w:author="Andreas Kuehne" w:date="2019-05-31T12:40:00Z"/>
        </w:rPr>
      </w:pPr>
      <w:ins w:id="571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KeySelectorType</w:t>
        </w:r>
        <w:r>
          <w:rPr>
            <w:color w:val="943634" w:themeColor="accent2" w:themeShade="BF"/>
          </w:rPr>
          <w:t>"</w:t>
        </w:r>
        <w:r>
          <w:rPr>
            <w:color w:val="31849B" w:themeColor="accent5" w:themeShade="BF"/>
          </w:rPr>
          <w:t>&gt;</w:t>
        </w:r>
      </w:ins>
    </w:p>
    <w:p w14:paraId="20E69282" w14:textId="77777777" w:rsidR="00A71F46" w:rsidRDefault="00A71F46" w:rsidP="00A71F46">
      <w:pPr>
        <w:pStyle w:val="Code"/>
        <w:rPr>
          <w:ins w:id="5716" w:author="Andreas Kuehne" w:date="2019-05-31T12:40:00Z"/>
        </w:rPr>
      </w:pPr>
      <w:ins w:id="5717" w:author="Andreas Kuehne" w:date="2019-05-31T12:40:00Z">
        <w:r>
          <w:rPr>
            <w:color w:val="31849B" w:themeColor="accent5" w:themeShade="BF"/>
          </w:rPr>
          <w:t xml:space="preserve">  &lt;xs:choice&gt;</w:t>
        </w:r>
      </w:ins>
    </w:p>
    <w:p w14:paraId="488F5985" w14:textId="77777777" w:rsidR="00A71F46" w:rsidRDefault="00A71F46" w:rsidP="00A71F46">
      <w:pPr>
        <w:pStyle w:val="Code"/>
        <w:rPr>
          <w:ins w:id="5718" w:author="Andreas Kuehne" w:date="2019-05-31T12:40:00Z"/>
        </w:rPr>
      </w:pPr>
      <w:ins w:id="571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E6A2A6B" w14:textId="77777777" w:rsidR="00A71F46" w:rsidRDefault="00A71F46" w:rsidP="00A71F46">
      <w:pPr>
        <w:pStyle w:val="Code"/>
        <w:rPr>
          <w:ins w:id="5720" w:author="Andreas Kuehne" w:date="2019-05-31T12:40:00Z"/>
        </w:rPr>
      </w:pPr>
      <w:ins w:id="572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9EA2251" w14:textId="77777777" w:rsidR="00A71F46" w:rsidRDefault="00A71F46" w:rsidP="00A71F46">
      <w:pPr>
        <w:pStyle w:val="Code"/>
        <w:rPr>
          <w:ins w:id="5722" w:author="Andreas Kuehne" w:date="2019-05-31T12:40:00Z"/>
        </w:rPr>
      </w:pPr>
      <w:ins w:id="572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6332FED" w14:textId="77777777" w:rsidR="00A71F46" w:rsidRDefault="00A71F46" w:rsidP="00A71F46">
      <w:pPr>
        <w:pStyle w:val="Code"/>
        <w:rPr>
          <w:ins w:id="5724" w:author="Andreas Kuehne" w:date="2019-05-31T12:40:00Z"/>
        </w:rPr>
      </w:pPr>
      <w:ins w:id="57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24C28146" w14:textId="77777777" w:rsidR="00A71F46" w:rsidRDefault="00A71F46" w:rsidP="00A71F46">
      <w:pPr>
        <w:pStyle w:val="Code"/>
        <w:rPr>
          <w:ins w:id="5726" w:author="Andreas Kuehne" w:date="2019-05-31T12:40:00Z"/>
        </w:rPr>
      </w:pPr>
      <w:ins w:id="57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54E61CBE" w14:textId="77777777" w:rsidR="00A71F46" w:rsidRDefault="00A71F46" w:rsidP="00A71F46">
      <w:pPr>
        <w:pStyle w:val="Code"/>
        <w:rPr>
          <w:ins w:id="5728" w:author="Andreas Kuehne" w:date="2019-05-31T12:40:00Z"/>
        </w:rPr>
      </w:pPr>
      <w:ins w:id="5729" w:author="Andreas Kuehne" w:date="2019-05-31T12:40:00Z">
        <w:r>
          <w:rPr>
            <w:color w:val="31849B" w:themeColor="accent5" w:themeShade="BF"/>
          </w:rPr>
          <w:t xml:space="preserve">  &lt;/xs:choice&gt;</w:t>
        </w:r>
      </w:ins>
    </w:p>
    <w:p w14:paraId="1AE97559" w14:textId="77777777" w:rsidR="00A71F46" w:rsidRDefault="00A71F46" w:rsidP="00A71F46">
      <w:pPr>
        <w:pStyle w:val="Code"/>
        <w:rPr>
          <w:ins w:id="5730" w:author="Andreas Kuehne" w:date="2019-05-31T12:40:00Z"/>
        </w:rPr>
      </w:pPr>
      <w:ins w:id="5731" w:author="Andreas Kuehne" w:date="2019-05-31T12:40:00Z">
        <w:r>
          <w:rPr>
            <w:color w:val="31849B" w:themeColor="accent5" w:themeShade="BF"/>
          </w:rPr>
          <w:t>&lt;/xs:complexType&gt;</w:t>
        </w:r>
      </w:ins>
    </w:p>
    <w:p w14:paraId="0947A663" w14:textId="77777777" w:rsidR="00A71F46" w:rsidRDefault="00A71F46" w:rsidP="00A71F46">
      <w:pPr>
        <w:spacing w:line="259" w:lineRule="auto"/>
        <w:rPr>
          <w:ins w:id="5732" w:author="Andreas Kuehne" w:date="2019-05-31T12:40:00Z"/>
        </w:rPr>
      </w:pPr>
      <w:ins w:id="5733" w:author="Andreas Kuehne" w:date="2019-05-31T12:40:00Z">
        <w:r>
          <w:t>Each child element of</w:t>
        </w:r>
        <w:r w:rsidRPr="71C71F8C">
          <w:t xml:space="preserve"> </w:t>
        </w:r>
        <w:r w:rsidRPr="002062A5">
          <w:rPr>
            <w:rFonts w:ascii="Courier New" w:eastAsia="Courier New" w:hAnsi="Courier New" w:cs="Courier New"/>
          </w:rPr>
          <w:t>KeySelectorType</w:t>
        </w:r>
        <w:r w:rsidRPr="71C71F8C">
          <w:t xml:space="preserve"> </w:t>
        </w:r>
        <w:r>
          <w:t xml:space="preserve">XML element SHALL implement in XML syntax the sub-component that has a name equal to its local name. </w:t>
        </w:r>
      </w:ins>
      <w:customXmlInsRangeStart w:id="5734" w:author="Andreas Kuehne" w:date="2019-05-31T12:40:00Z"/>
      <w:sdt>
        <w:sdtPr>
          <w:tag w:val="dss2-KeySelectorType.-xmlSchema"/>
          <w:id w:val="378982534"/>
          <w:showingPlcHdr/>
        </w:sdtPr>
        <w:sdtContent>
          <w:customXmlInsRangeEnd w:id="5734"/>
          <w:ins w:id="5735" w:author="Andreas Kuehne" w:date="2019-05-31T12:40:00Z">
            <w:r>
              <w:rPr>
                <w:color w:val="19D131"/>
              </w:rPr>
              <w:t>[component KeySelector XML schema details]</w:t>
            </w:r>
          </w:ins>
          <w:customXmlInsRangeStart w:id="5736" w:author="Andreas Kuehne" w:date="2019-05-31T12:40:00Z"/>
        </w:sdtContent>
      </w:sdt>
      <w:customXmlInsRangeEnd w:id="5736"/>
    </w:p>
    <w:p w14:paraId="1CC6C948" w14:textId="77777777" w:rsidR="00A71F46" w:rsidRDefault="00A71F46" w:rsidP="00A71F46">
      <w:pPr>
        <w:pStyle w:val="berschrift3"/>
        <w:numPr>
          <w:ilvl w:val="2"/>
          <w:numId w:val="3"/>
        </w:numPr>
        <w:rPr>
          <w:ins w:id="5737" w:author="Andreas Kuehne" w:date="2019-05-31T12:40:00Z"/>
        </w:rPr>
      </w:pPr>
      <w:ins w:id="5738" w:author="Andreas Kuehne" w:date="2019-05-31T12:40:00Z">
        <w:r>
          <w:t>Component X509Digest</w:t>
        </w:r>
      </w:ins>
    </w:p>
    <w:p w14:paraId="1124942B" w14:textId="77777777" w:rsidR="00A71F46" w:rsidRDefault="00A71F46" w:rsidP="00A71F46">
      <w:pPr>
        <w:rPr>
          <w:ins w:id="5739" w:author="Andreas Kuehne" w:date="2019-05-31T12:40:00Z"/>
        </w:rPr>
      </w:pPr>
      <w:customXmlInsRangeStart w:id="5740" w:author="Andreas Kuehne" w:date="2019-05-31T12:40:00Z"/>
      <w:sdt>
        <w:sdtPr>
          <w:tag w:val="dss2-X509DigestType.-normative"/>
          <w:id w:val="99142892"/>
        </w:sdtPr>
        <w:sdtContent>
          <w:customXmlInsRangeEnd w:id="5740"/>
          <w:ins w:id="5741" w:author="Andreas Kuehne" w:date="2019-05-31T12:40:00Z">
            <w:r w:rsidRPr="003A06D0">
              <w:rPr>
                <w:color w:val="19D131"/>
                <w:lang w:val="en-GB"/>
              </w:rPr>
              <w:t xml:space="preserve">The </w:t>
            </w:r>
            <w:r w:rsidRPr="003A06D0">
              <w:rPr>
                <w:rFonts w:ascii="Courier New" w:eastAsia="Courier New" w:hAnsi="Courier New" w:cs="Courier New"/>
                <w:lang w:val="en-GB"/>
              </w:rPr>
              <w:t>X509Digest</w:t>
            </w:r>
            <w:r w:rsidRPr="003A06D0">
              <w:rPr>
                <w:color w:val="19D131"/>
                <w:lang w:val="en-GB"/>
              </w:rPr>
              <w:t xml:space="preserve"> component contains a base64-encoded digest of a certificate. The digest algorithm URI is identified with a required Algorithm element. The input to the digest MUST be the raw octets that would be base64-encoded of a X509Certificate.</w:t>
            </w:r>
          </w:ins>
          <w:customXmlInsRangeStart w:id="5742" w:author="Andreas Kuehne" w:date="2019-05-31T12:40:00Z"/>
        </w:sdtContent>
      </w:sdt>
      <w:customXmlInsRangeEnd w:id="5742"/>
    </w:p>
    <w:p w14:paraId="4354F443" w14:textId="77777777" w:rsidR="00A71F46" w:rsidRDefault="00A71F46" w:rsidP="00A71F46">
      <w:pPr>
        <w:rPr>
          <w:ins w:id="5743" w:author="Andreas Kuehne" w:date="2019-05-31T12:40:00Z"/>
        </w:rPr>
      </w:pPr>
      <w:ins w:id="5744" w:author="Andreas Kuehne" w:date="2019-05-31T12:40:00Z">
        <w:r>
          <w:t>Below follows a list of the sub-components that constitute this component:</w:t>
        </w:r>
      </w:ins>
    </w:p>
    <w:p w14:paraId="2D2B827C" w14:textId="77777777" w:rsidR="00A71F46" w:rsidRDefault="00A71F46" w:rsidP="00A71F46">
      <w:pPr>
        <w:pStyle w:val="Member"/>
        <w:rPr>
          <w:ins w:id="5745" w:author="Andreas Kuehne" w:date="2019-05-31T12:40:00Z"/>
        </w:rPr>
      </w:pPr>
      <w:ins w:id="5746" w:author="Andreas Kuehne" w:date="2019-05-31T12:40:00Z">
        <w:r>
          <w:lastRenderedPageBreak/>
          <w:t xml:space="preserve">The </w:t>
        </w:r>
        <w:r w:rsidRPr="35C1378D">
          <w:rPr>
            <w:rStyle w:val="Datatype"/>
          </w:rPr>
          <w:t>value</w:t>
        </w:r>
        <w:r>
          <w:t xml:space="preserve"> element MUST contain one instance of base64 encoded binary data. </w:t>
        </w:r>
      </w:ins>
      <w:customXmlInsRangeStart w:id="5747" w:author="Andreas Kuehne" w:date="2019-05-31T12:40:00Z"/>
      <w:sdt>
        <w:sdtPr>
          <w:tag w:val="dss2-X509DigestType.value"/>
          <w:id w:val="-593171441"/>
          <w:showingPlcHdr/>
        </w:sdtPr>
        <w:sdtContent>
          <w:customXmlInsRangeEnd w:id="5747"/>
          <w:ins w:id="5748" w:author="Andreas Kuehne" w:date="2019-05-31T12:40:00Z">
            <w:r>
              <w:rPr>
                <w:color w:val="19D131"/>
              </w:rPr>
              <w:t>[sub component value details]</w:t>
            </w:r>
          </w:ins>
          <w:customXmlInsRangeStart w:id="5749" w:author="Andreas Kuehne" w:date="2019-05-31T12:40:00Z"/>
        </w:sdtContent>
      </w:sdt>
      <w:customXmlInsRangeEnd w:id="5749"/>
    </w:p>
    <w:p w14:paraId="7939A835" w14:textId="77777777" w:rsidR="00A71F46" w:rsidRDefault="00A71F46" w:rsidP="00A71F46">
      <w:pPr>
        <w:pStyle w:val="Member"/>
        <w:rPr>
          <w:ins w:id="5750" w:author="Andreas Kuehne" w:date="2019-05-31T12:40:00Z"/>
        </w:rPr>
      </w:pPr>
      <w:ins w:id="5751" w:author="Andreas Kuehne" w:date="2019-05-31T12:40:00Z">
        <w:r>
          <w:t xml:space="preserve">The </w:t>
        </w:r>
        <w:r w:rsidRPr="35C1378D">
          <w:rPr>
            <w:rStyle w:val="Datatype"/>
          </w:rPr>
          <w:t>Algorithm</w:t>
        </w:r>
        <w:r>
          <w:t xml:space="preserve"> element MUST contain one instance of a string. </w:t>
        </w:r>
      </w:ins>
      <w:customXmlInsRangeStart w:id="5752" w:author="Andreas Kuehne" w:date="2019-05-31T12:40:00Z"/>
      <w:sdt>
        <w:sdtPr>
          <w:alias w:val="dss2-X509DigestType.alg"/>
          <w:tag w:val="dss2-X509DigestType.Algorithm"/>
          <w:id w:val="1663194461"/>
        </w:sdtPr>
        <w:sdtContent>
          <w:customXmlInsRangeEnd w:id="5752"/>
          <w:ins w:id="5753"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5754" w:author="Andreas Kuehne" w:date="2019-05-31T12:40:00Z"/>
        </w:sdtContent>
      </w:sdt>
      <w:customXmlInsRangeEnd w:id="5754"/>
    </w:p>
    <w:p w14:paraId="33F6FF4D" w14:textId="77777777" w:rsidR="00A71F46" w:rsidRDefault="00A71F46" w:rsidP="00A71F46">
      <w:pPr>
        <w:pStyle w:val="Non-normativeCommentHeading"/>
        <w:rPr>
          <w:ins w:id="5755" w:author="Andreas Kuehne" w:date="2019-05-31T12:40:00Z"/>
        </w:rPr>
      </w:pPr>
      <w:ins w:id="5756" w:author="Andreas Kuehne" w:date="2019-05-31T12:40:00Z">
        <w:r>
          <w:t>Non-normative Comment:</w:t>
        </w:r>
      </w:ins>
    </w:p>
    <w:p w14:paraId="25AD052A" w14:textId="77777777" w:rsidR="00A71F46" w:rsidRDefault="00A71F46" w:rsidP="00A71F46">
      <w:pPr>
        <w:pStyle w:val="Non-normativeComment"/>
        <w:rPr>
          <w:ins w:id="5757" w:author="Andreas Kuehne" w:date="2019-05-31T12:40:00Z"/>
        </w:rPr>
      </w:pPr>
      <w:customXmlInsRangeStart w:id="5758" w:author="Andreas Kuehne" w:date="2019-05-31T12:40:00Z"/>
      <w:sdt>
        <w:sdtPr>
          <w:tag w:val="dss2-X509DigestType.-nonNormative"/>
          <w:id w:val="406424247"/>
          <w:showingPlcHdr/>
        </w:sdtPr>
        <w:sdtContent>
          <w:customXmlInsRangeEnd w:id="5758"/>
          <w:ins w:id="5759" w:author="Andreas Kuehne" w:date="2019-05-31T12:40:00Z">
            <w:r>
              <w:rPr>
                <w:color w:val="19D131"/>
              </w:rPr>
              <w:t>[component X509Digest non normative details]</w:t>
            </w:r>
          </w:ins>
          <w:customXmlInsRangeStart w:id="5760" w:author="Andreas Kuehne" w:date="2019-05-31T12:40:00Z"/>
        </w:sdtContent>
      </w:sdt>
      <w:customXmlInsRangeEnd w:id="5760"/>
    </w:p>
    <w:p w14:paraId="79ABEE14" w14:textId="77777777" w:rsidR="00A71F46" w:rsidRDefault="00A71F46" w:rsidP="00A71F46">
      <w:pPr>
        <w:pStyle w:val="berschrift4"/>
        <w:numPr>
          <w:ilvl w:val="3"/>
          <w:numId w:val="3"/>
        </w:numPr>
        <w:rPr>
          <w:ins w:id="5761" w:author="Andreas Kuehne" w:date="2019-05-31T12:40:00Z"/>
        </w:rPr>
      </w:pPr>
      <w:ins w:id="5762" w:author="Andreas Kuehne" w:date="2019-05-31T12:40:00Z">
        <w:r>
          <w:t>X509Digest – JSON Syntax</w:t>
        </w:r>
      </w:ins>
    </w:p>
    <w:p w14:paraId="53D95C97" w14:textId="77777777" w:rsidR="00A71F46" w:rsidRPr="0248A3D1" w:rsidRDefault="00A71F46" w:rsidP="00A71F46">
      <w:pPr>
        <w:rPr>
          <w:ins w:id="5763" w:author="Andreas Kuehne" w:date="2019-05-31T12:40:00Z"/>
        </w:rPr>
      </w:pPr>
      <w:ins w:id="5764"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X509Digest</w:t>
        </w:r>
        <w:r>
          <w:t xml:space="preserve"> component.</w:t>
        </w:r>
      </w:ins>
    </w:p>
    <w:p w14:paraId="54C1F947" w14:textId="77777777" w:rsidR="00A71F46" w:rsidRPr="C2430093" w:rsidRDefault="00A71F46" w:rsidP="00A71F46">
      <w:pPr>
        <w:spacing w:line="259" w:lineRule="auto"/>
        <w:rPr>
          <w:ins w:id="5765" w:author="Andreas Kuehne" w:date="2019-05-31T12:40:00Z"/>
          <w:rFonts w:eastAsia="Arial" w:cs="Arial"/>
          <w:sz w:val="22"/>
          <w:szCs w:val="22"/>
        </w:rPr>
      </w:pPr>
      <w:ins w:id="576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X509Digest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2183E788" w14:textId="77777777" w:rsidTr="00A71F46">
        <w:trPr>
          <w:cnfStyle w:val="100000000000" w:firstRow="1" w:lastRow="0" w:firstColumn="0" w:lastColumn="0" w:oddVBand="0" w:evenVBand="0" w:oddHBand="0" w:evenHBand="0" w:firstRowFirstColumn="0" w:firstRowLastColumn="0" w:lastRowFirstColumn="0" w:lastRowLastColumn="0"/>
          <w:ins w:id="57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84EC44" w14:textId="77777777" w:rsidR="00A71F46" w:rsidRDefault="00A71F46" w:rsidP="00A71F46">
            <w:pPr>
              <w:pStyle w:val="Beschriftung"/>
              <w:rPr>
                <w:ins w:id="5768" w:author="Andreas Kuehne" w:date="2019-05-31T12:40:00Z"/>
              </w:rPr>
            </w:pPr>
            <w:ins w:id="5769" w:author="Andreas Kuehne" w:date="2019-05-31T12:40:00Z">
              <w:r>
                <w:t>Element</w:t>
              </w:r>
            </w:ins>
          </w:p>
        </w:tc>
        <w:tc>
          <w:tcPr>
            <w:tcW w:w="4675" w:type="dxa"/>
          </w:tcPr>
          <w:p w14:paraId="7668AD8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70" w:author="Andreas Kuehne" w:date="2019-05-31T12:40:00Z"/>
              </w:rPr>
            </w:pPr>
            <w:ins w:id="5771" w:author="Andreas Kuehne" w:date="2019-05-31T12:40:00Z">
              <w:r>
                <w:t>Implementing JSON member name</w:t>
              </w:r>
            </w:ins>
          </w:p>
        </w:tc>
        <w:tc>
          <w:tcPr>
            <w:tcW w:w="4675" w:type="dxa"/>
          </w:tcPr>
          <w:p w14:paraId="28D57F5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72" w:author="Andreas Kuehne" w:date="2019-05-31T12:40:00Z"/>
              </w:rPr>
            </w:pPr>
            <w:ins w:id="5773" w:author="Andreas Kuehne" w:date="2019-05-31T12:40:00Z">
              <w:r>
                <w:t>Comments</w:t>
              </w:r>
            </w:ins>
          </w:p>
        </w:tc>
      </w:tr>
      <w:tr w:rsidR="00A71F46" w14:paraId="3283A83B" w14:textId="77777777" w:rsidTr="00A71F46">
        <w:trPr>
          <w:ins w:id="57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561097" w14:textId="77777777" w:rsidR="00A71F46" w:rsidRPr="002062A5" w:rsidRDefault="00A71F46" w:rsidP="00A71F46">
            <w:pPr>
              <w:pStyle w:val="Beschriftung"/>
              <w:rPr>
                <w:ins w:id="5775" w:author="Andreas Kuehne" w:date="2019-05-31T12:40:00Z"/>
                <w:rStyle w:val="Datatype"/>
                <w:b w:val="0"/>
                <w:bCs w:val="0"/>
              </w:rPr>
            </w:pPr>
            <w:ins w:id="5776" w:author="Andreas Kuehne" w:date="2019-05-31T12:40:00Z">
              <w:r w:rsidRPr="002062A5">
                <w:rPr>
                  <w:rStyle w:val="Datatype"/>
                </w:rPr>
                <w:t>value</w:t>
              </w:r>
            </w:ins>
          </w:p>
        </w:tc>
        <w:tc>
          <w:tcPr>
            <w:tcW w:w="4675" w:type="dxa"/>
          </w:tcPr>
          <w:p w14:paraId="6CC755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77" w:author="Andreas Kuehne" w:date="2019-05-31T12:40:00Z"/>
                <w:rStyle w:val="Datatype"/>
              </w:rPr>
            </w:pPr>
            <w:ins w:id="5778" w:author="Andreas Kuehne" w:date="2019-05-31T12:40:00Z">
              <w:r w:rsidRPr="002062A5">
                <w:rPr>
                  <w:rStyle w:val="Datatype"/>
                </w:rPr>
                <w:t>value</w:t>
              </w:r>
            </w:ins>
          </w:p>
        </w:tc>
        <w:tc>
          <w:tcPr>
            <w:tcW w:w="4675" w:type="dxa"/>
          </w:tcPr>
          <w:p w14:paraId="36388CF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779" w:author="Andreas Kuehne" w:date="2019-05-31T12:40:00Z"/>
              </w:rPr>
            </w:pPr>
            <w:customXmlInsRangeStart w:id="5780" w:author="Andreas Kuehne" w:date="2019-05-31T12:40:00Z"/>
            <w:sdt>
              <w:sdtPr>
                <w:alias w:val="dss2-X509DigestType.value"/>
                <w:tag w:val="dss2-X509DigestType.-jsonComment.value"/>
                <w:id w:val="-544595276"/>
                <w:showingPlcHdr/>
              </w:sdtPr>
              <w:sdtContent>
                <w:customXmlInsRangeEnd w:id="5780"/>
                <w:ins w:id="5781" w:author="Andreas Kuehne" w:date="2019-05-31T12:40:00Z">
                  <w:r>
                    <w:rPr>
                      <w:color w:val="19D131"/>
                    </w:rPr>
                    <w:t>[]</w:t>
                  </w:r>
                </w:ins>
                <w:customXmlInsRangeStart w:id="5782" w:author="Andreas Kuehne" w:date="2019-05-31T12:40:00Z"/>
              </w:sdtContent>
            </w:sdt>
            <w:customXmlInsRangeEnd w:id="5782"/>
          </w:p>
        </w:tc>
      </w:tr>
      <w:tr w:rsidR="00A71F46" w14:paraId="7C9F6AAA" w14:textId="77777777" w:rsidTr="00A71F46">
        <w:trPr>
          <w:ins w:id="5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D9BF7D" w14:textId="77777777" w:rsidR="00A71F46" w:rsidRPr="002062A5" w:rsidRDefault="00A71F46" w:rsidP="00A71F46">
            <w:pPr>
              <w:pStyle w:val="Beschriftung"/>
              <w:rPr>
                <w:ins w:id="5784" w:author="Andreas Kuehne" w:date="2019-05-31T12:40:00Z"/>
                <w:rStyle w:val="Datatype"/>
                <w:b w:val="0"/>
                <w:bCs w:val="0"/>
              </w:rPr>
            </w:pPr>
            <w:ins w:id="5785" w:author="Andreas Kuehne" w:date="2019-05-31T12:40:00Z">
              <w:r w:rsidRPr="002062A5">
                <w:rPr>
                  <w:rStyle w:val="Datatype"/>
                </w:rPr>
                <w:t>Algorithm</w:t>
              </w:r>
            </w:ins>
          </w:p>
        </w:tc>
        <w:tc>
          <w:tcPr>
            <w:tcW w:w="4675" w:type="dxa"/>
          </w:tcPr>
          <w:p w14:paraId="5F9419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86" w:author="Andreas Kuehne" w:date="2019-05-31T12:40:00Z"/>
                <w:rStyle w:val="Datatype"/>
              </w:rPr>
            </w:pPr>
            <w:ins w:id="5787" w:author="Andreas Kuehne" w:date="2019-05-31T12:40:00Z">
              <w:r w:rsidRPr="002062A5">
                <w:rPr>
                  <w:rStyle w:val="Datatype"/>
                </w:rPr>
                <w:t>alg</w:t>
              </w:r>
            </w:ins>
          </w:p>
        </w:tc>
        <w:tc>
          <w:tcPr>
            <w:tcW w:w="4675" w:type="dxa"/>
          </w:tcPr>
          <w:p w14:paraId="4F9E07D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788" w:author="Andreas Kuehne" w:date="2019-05-31T12:40:00Z"/>
              </w:rPr>
            </w:pPr>
            <w:customXmlInsRangeStart w:id="5789" w:author="Andreas Kuehne" w:date="2019-05-31T12:40:00Z"/>
            <w:sdt>
              <w:sdtPr>
                <w:alias w:val="dss2-X509DigestType.alg"/>
                <w:tag w:val="dss2-X509DigestType.-jsonComment.Algorithm"/>
                <w:id w:val="-1855335994"/>
                <w:showingPlcHdr/>
              </w:sdtPr>
              <w:sdtContent>
                <w:customXmlInsRangeEnd w:id="5789"/>
                <w:ins w:id="5790" w:author="Andreas Kuehne" w:date="2019-05-31T12:40:00Z">
                  <w:r>
                    <w:rPr>
                      <w:color w:val="19D131"/>
                    </w:rPr>
                    <w:t>[]</w:t>
                  </w:r>
                </w:ins>
                <w:customXmlInsRangeStart w:id="5791" w:author="Andreas Kuehne" w:date="2019-05-31T12:40:00Z"/>
              </w:sdtContent>
            </w:sdt>
            <w:customXmlInsRangeEnd w:id="5791"/>
          </w:p>
        </w:tc>
      </w:tr>
    </w:tbl>
    <w:p w14:paraId="0ACBF85E" w14:textId="77777777" w:rsidR="00A71F46" w:rsidRPr="0202B381" w:rsidRDefault="00A71F46" w:rsidP="00A71F46">
      <w:pPr>
        <w:rPr>
          <w:ins w:id="5792" w:author="Andreas Kuehne" w:date="2019-05-31T12:40:00Z"/>
        </w:rPr>
      </w:pPr>
      <w:ins w:id="5793"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03E452" w14:textId="77777777" w:rsidR="00A71F46" w:rsidRDefault="00A71F46" w:rsidP="00A71F46">
      <w:pPr>
        <w:pStyle w:val="Code"/>
        <w:spacing w:line="259" w:lineRule="auto"/>
        <w:rPr>
          <w:ins w:id="5794" w:author="Andreas Kuehne" w:date="2019-05-31T12:40:00Z"/>
        </w:rPr>
      </w:pPr>
      <w:ins w:id="5795" w:author="Andreas Kuehne" w:date="2019-05-31T12:40:00Z">
        <w:r>
          <w:rPr>
            <w:color w:val="31849B" w:themeColor="accent5" w:themeShade="BF"/>
          </w:rPr>
          <w:t>"dss2-X509DigestType"</w:t>
        </w:r>
        <w:r>
          <w:t>: {</w:t>
        </w:r>
      </w:ins>
    </w:p>
    <w:p w14:paraId="065B0425" w14:textId="77777777" w:rsidR="00A71F46" w:rsidRDefault="00A71F46" w:rsidP="00A71F46">
      <w:pPr>
        <w:pStyle w:val="Code"/>
        <w:spacing w:line="259" w:lineRule="auto"/>
        <w:rPr>
          <w:ins w:id="5796" w:author="Andreas Kuehne" w:date="2019-05-31T12:40:00Z"/>
        </w:rPr>
      </w:pPr>
      <w:ins w:id="5797" w:author="Andreas Kuehne" w:date="2019-05-31T12:40:00Z">
        <w:r>
          <w:rPr>
            <w:color w:val="31849B" w:themeColor="accent5" w:themeShade="BF"/>
          </w:rPr>
          <w:t xml:space="preserve">  "type"</w:t>
        </w:r>
        <w:r>
          <w:t xml:space="preserve">: </w:t>
        </w:r>
        <w:r>
          <w:rPr>
            <w:color w:val="244061" w:themeColor="accent1" w:themeShade="80"/>
          </w:rPr>
          <w:t>"object",</w:t>
        </w:r>
      </w:ins>
    </w:p>
    <w:p w14:paraId="6CBAB78F" w14:textId="77777777" w:rsidR="00A71F46" w:rsidRDefault="00A71F46" w:rsidP="00A71F46">
      <w:pPr>
        <w:pStyle w:val="Code"/>
        <w:spacing w:line="259" w:lineRule="auto"/>
        <w:rPr>
          <w:ins w:id="5798" w:author="Andreas Kuehne" w:date="2019-05-31T12:40:00Z"/>
        </w:rPr>
      </w:pPr>
      <w:ins w:id="5799" w:author="Andreas Kuehne" w:date="2019-05-31T12:40:00Z">
        <w:r>
          <w:rPr>
            <w:color w:val="31849B" w:themeColor="accent5" w:themeShade="BF"/>
          </w:rPr>
          <w:t xml:space="preserve">  "properties"</w:t>
        </w:r>
        <w:r>
          <w:t>: {</w:t>
        </w:r>
      </w:ins>
    </w:p>
    <w:p w14:paraId="5220EB06" w14:textId="77777777" w:rsidR="00A71F46" w:rsidRDefault="00A71F46" w:rsidP="00A71F46">
      <w:pPr>
        <w:pStyle w:val="Code"/>
        <w:spacing w:line="259" w:lineRule="auto"/>
        <w:rPr>
          <w:ins w:id="5800" w:author="Andreas Kuehne" w:date="2019-05-31T12:40:00Z"/>
        </w:rPr>
      </w:pPr>
      <w:ins w:id="5801" w:author="Andreas Kuehne" w:date="2019-05-31T12:40:00Z">
        <w:r>
          <w:rPr>
            <w:color w:val="31849B" w:themeColor="accent5" w:themeShade="BF"/>
          </w:rPr>
          <w:t xml:space="preserve">    "value"</w:t>
        </w:r>
        <w:r>
          <w:t>: {</w:t>
        </w:r>
      </w:ins>
    </w:p>
    <w:p w14:paraId="53E52B9B" w14:textId="77777777" w:rsidR="00A71F46" w:rsidRDefault="00A71F46" w:rsidP="00A71F46">
      <w:pPr>
        <w:pStyle w:val="Code"/>
        <w:spacing w:line="259" w:lineRule="auto"/>
        <w:rPr>
          <w:ins w:id="5802" w:author="Andreas Kuehne" w:date="2019-05-31T12:40:00Z"/>
        </w:rPr>
      </w:pPr>
      <w:ins w:id="5803" w:author="Andreas Kuehne" w:date="2019-05-31T12:40:00Z">
        <w:r>
          <w:rPr>
            <w:color w:val="31849B" w:themeColor="accent5" w:themeShade="BF"/>
          </w:rPr>
          <w:t xml:space="preserve">      "type"</w:t>
        </w:r>
        <w:r>
          <w:t xml:space="preserve">: </w:t>
        </w:r>
        <w:r>
          <w:rPr>
            <w:color w:val="244061" w:themeColor="accent1" w:themeShade="80"/>
          </w:rPr>
          <w:t>"string"</w:t>
        </w:r>
      </w:ins>
    </w:p>
    <w:p w14:paraId="19C6BEC4" w14:textId="77777777" w:rsidR="00A71F46" w:rsidRDefault="00A71F46" w:rsidP="00A71F46">
      <w:pPr>
        <w:pStyle w:val="Code"/>
        <w:spacing w:line="259" w:lineRule="auto"/>
        <w:rPr>
          <w:ins w:id="5804" w:author="Andreas Kuehne" w:date="2019-05-31T12:40:00Z"/>
        </w:rPr>
      </w:pPr>
      <w:ins w:id="5805" w:author="Andreas Kuehne" w:date="2019-05-31T12:40:00Z">
        <w:r>
          <w:t xml:space="preserve">    },</w:t>
        </w:r>
      </w:ins>
    </w:p>
    <w:p w14:paraId="7891166E" w14:textId="77777777" w:rsidR="00A71F46" w:rsidRDefault="00A71F46" w:rsidP="00A71F46">
      <w:pPr>
        <w:pStyle w:val="Code"/>
        <w:spacing w:line="259" w:lineRule="auto"/>
        <w:rPr>
          <w:ins w:id="5806" w:author="Andreas Kuehne" w:date="2019-05-31T12:40:00Z"/>
        </w:rPr>
      </w:pPr>
      <w:ins w:id="5807" w:author="Andreas Kuehne" w:date="2019-05-31T12:40:00Z">
        <w:r>
          <w:rPr>
            <w:color w:val="31849B" w:themeColor="accent5" w:themeShade="BF"/>
          </w:rPr>
          <w:t xml:space="preserve">    "alg"</w:t>
        </w:r>
        <w:r>
          <w:t>: {</w:t>
        </w:r>
      </w:ins>
    </w:p>
    <w:p w14:paraId="711660C3" w14:textId="77777777" w:rsidR="00A71F46" w:rsidRDefault="00A71F46" w:rsidP="00A71F46">
      <w:pPr>
        <w:pStyle w:val="Code"/>
        <w:spacing w:line="259" w:lineRule="auto"/>
        <w:rPr>
          <w:ins w:id="5808" w:author="Andreas Kuehne" w:date="2019-05-31T12:40:00Z"/>
        </w:rPr>
      </w:pPr>
      <w:ins w:id="5809" w:author="Andreas Kuehne" w:date="2019-05-31T12:40:00Z">
        <w:r>
          <w:rPr>
            <w:color w:val="31849B" w:themeColor="accent5" w:themeShade="BF"/>
          </w:rPr>
          <w:t xml:space="preserve">      "type"</w:t>
        </w:r>
        <w:r>
          <w:t xml:space="preserve">: </w:t>
        </w:r>
        <w:r>
          <w:rPr>
            <w:color w:val="244061" w:themeColor="accent1" w:themeShade="80"/>
          </w:rPr>
          <w:t>"string"</w:t>
        </w:r>
      </w:ins>
    </w:p>
    <w:p w14:paraId="028AFAC6" w14:textId="77777777" w:rsidR="00A71F46" w:rsidRDefault="00A71F46" w:rsidP="00A71F46">
      <w:pPr>
        <w:pStyle w:val="Code"/>
        <w:spacing w:line="259" w:lineRule="auto"/>
        <w:rPr>
          <w:ins w:id="5810" w:author="Andreas Kuehne" w:date="2019-05-31T12:40:00Z"/>
        </w:rPr>
      </w:pPr>
      <w:ins w:id="5811" w:author="Andreas Kuehne" w:date="2019-05-31T12:40:00Z">
        <w:r>
          <w:t xml:space="preserve">    }</w:t>
        </w:r>
      </w:ins>
    </w:p>
    <w:p w14:paraId="28C340FE" w14:textId="77777777" w:rsidR="00A71F46" w:rsidRDefault="00A71F46" w:rsidP="00A71F46">
      <w:pPr>
        <w:pStyle w:val="Code"/>
        <w:spacing w:line="259" w:lineRule="auto"/>
        <w:rPr>
          <w:ins w:id="5812" w:author="Andreas Kuehne" w:date="2019-05-31T12:40:00Z"/>
        </w:rPr>
      </w:pPr>
      <w:ins w:id="5813" w:author="Andreas Kuehne" w:date="2019-05-31T12:40:00Z">
        <w:r>
          <w:t xml:space="preserve">  },</w:t>
        </w:r>
      </w:ins>
    </w:p>
    <w:p w14:paraId="65A1198E" w14:textId="77777777" w:rsidR="00A71F46" w:rsidRDefault="00A71F46" w:rsidP="00A71F46">
      <w:pPr>
        <w:pStyle w:val="Code"/>
        <w:spacing w:line="259" w:lineRule="auto"/>
        <w:rPr>
          <w:ins w:id="5814" w:author="Andreas Kuehne" w:date="2019-05-31T12:40:00Z"/>
        </w:rPr>
      </w:pPr>
      <w:ins w:id="5815" w:author="Andreas Kuehne" w:date="2019-05-31T12:40:00Z">
        <w:r>
          <w:rPr>
            <w:color w:val="31849B" w:themeColor="accent5" w:themeShade="BF"/>
          </w:rPr>
          <w:t xml:space="preserve">  "required"</w:t>
        </w:r>
        <w:r>
          <w:t>: [</w:t>
        </w:r>
        <w:r>
          <w:rPr>
            <w:color w:val="244061" w:themeColor="accent1" w:themeShade="80"/>
          </w:rPr>
          <w:t>"alg"</w:t>
        </w:r>
        <w:r>
          <w:t>]</w:t>
        </w:r>
      </w:ins>
    </w:p>
    <w:p w14:paraId="705E3FCA" w14:textId="77777777" w:rsidR="00A71F46" w:rsidRDefault="00A71F46" w:rsidP="00A71F46">
      <w:pPr>
        <w:pStyle w:val="Code"/>
        <w:spacing w:line="259" w:lineRule="auto"/>
        <w:rPr>
          <w:ins w:id="5816" w:author="Andreas Kuehne" w:date="2019-05-31T12:40:00Z"/>
        </w:rPr>
      </w:pPr>
      <w:ins w:id="5817" w:author="Andreas Kuehne" w:date="2019-05-31T12:40:00Z">
        <w:r>
          <w:t>}</w:t>
        </w:r>
      </w:ins>
    </w:p>
    <w:p w14:paraId="6AC2151A" w14:textId="77777777" w:rsidR="00A71F46" w:rsidRDefault="00A71F46" w:rsidP="00A71F46">
      <w:pPr>
        <w:rPr>
          <w:ins w:id="5818" w:author="Andreas Kuehne" w:date="2019-05-31T12:40:00Z"/>
        </w:rPr>
      </w:pPr>
      <w:customXmlInsRangeStart w:id="5819" w:author="Andreas Kuehne" w:date="2019-05-31T12:40:00Z"/>
      <w:sdt>
        <w:sdtPr>
          <w:tag w:val="dss2-X509DigestType.-jsonSchema"/>
          <w:id w:val="53664209"/>
          <w:showingPlcHdr/>
        </w:sdtPr>
        <w:sdtContent>
          <w:customXmlInsRangeEnd w:id="5819"/>
          <w:ins w:id="5820" w:author="Andreas Kuehne" w:date="2019-05-31T12:40:00Z">
            <w:r>
              <w:rPr>
                <w:color w:val="19D131"/>
              </w:rPr>
              <w:t>[component X509Digest JSON schema details]</w:t>
            </w:r>
          </w:ins>
          <w:customXmlInsRangeStart w:id="5821" w:author="Andreas Kuehne" w:date="2019-05-31T12:40:00Z"/>
        </w:sdtContent>
      </w:sdt>
      <w:customXmlInsRangeEnd w:id="5821"/>
    </w:p>
    <w:p w14:paraId="32B075DD" w14:textId="77777777" w:rsidR="00A71F46" w:rsidRDefault="00A71F46" w:rsidP="00A71F46">
      <w:pPr>
        <w:pStyle w:val="berschrift4"/>
        <w:numPr>
          <w:ilvl w:val="3"/>
          <w:numId w:val="3"/>
        </w:numPr>
        <w:rPr>
          <w:ins w:id="5822" w:author="Andreas Kuehne" w:date="2019-05-31T12:40:00Z"/>
        </w:rPr>
      </w:pPr>
      <w:ins w:id="5823" w:author="Andreas Kuehne" w:date="2019-05-31T12:40:00Z">
        <w:r>
          <w:t>X509Digest – XML Syntax</w:t>
        </w:r>
      </w:ins>
    </w:p>
    <w:p w14:paraId="36A67CF2" w14:textId="77777777" w:rsidR="00A71F46" w:rsidRPr="5404FA76" w:rsidRDefault="00A71F46" w:rsidP="00A71F46">
      <w:pPr>
        <w:rPr>
          <w:ins w:id="5824" w:author="Andreas Kuehne" w:date="2019-05-31T12:40:00Z"/>
        </w:rPr>
      </w:pPr>
      <w:ins w:id="5825" w:author="Andreas Kuehne" w:date="2019-05-31T12:40:00Z">
        <w:r w:rsidRPr="0CCF9147">
          <w:t xml:space="preserve">The XML type </w:t>
        </w:r>
        <w:r w:rsidRPr="002062A5">
          <w:rPr>
            <w:rFonts w:ascii="Courier New" w:eastAsia="Courier New" w:hAnsi="Courier New" w:cs="Courier New"/>
          </w:rPr>
          <w:t>X509DigestType</w:t>
        </w:r>
        <w:r w:rsidRPr="0CCF9147">
          <w:t xml:space="preserve"> SHALL implement the requirements defined in the </w:t>
        </w:r>
        <w:r w:rsidRPr="002062A5">
          <w:rPr>
            <w:rFonts w:ascii="Courier New" w:eastAsia="Courier New" w:hAnsi="Courier New" w:cs="Courier New"/>
          </w:rPr>
          <w:t>X509Digest</w:t>
        </w:r>
        <w:r>
          <w:t xml:space="preserve"> </w:t>
        </w:r>
        <w:r w:rsidRPr="005A6FFD">
          <w:t>component.</w:t>
        </w:r>
      </w:ins>
    </w:p>
    <w:p w14:paraId="2C142BB4" w14:textId="77777777" w:rsidR="00A71F46" w:rsidRDefault="00A71F46" w:rsidP="00A71F46">
      <w:pPr>
        <w:rPr>
          <w:ins w:id="5826" w:author="Andreas Kuehne" w:date="2019-05-31T12:40:00Z"/>
        </w:rPr>
      </w:pPr>
      <w:ins w:id="5827" w:author="Andreas Kuehne" w:date="2019-05-31T12:40:00Z">
        <w:r w:rsidRPr="005A6FFD">
          <w:rPr>
            <w:rFonts w:eastAsia="Arial"/>
          </w:rPr>
          <w:t xml:space="preserve">The </w:t>
        </w:r>
        <w:r w:rsidRPr="002062A5">
          <w:rPr>
            <w:rFonts w:ascii="Courier New" w:eastAsia="Courier New" w:hAnsi="Courier New" w:cs="Courier New"/>
          </w:rPr>
          <w:t>X509DigestType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CDD5F6D" w14:textId="77777777" w:rsidR="00A71F46" w:rsidRDefault="00A71F46" w:rsidP="00A71F46">
      <w:pPr>
        <w:pStyle w:val="Code"/>
        <w:rPr>
          <w:ins w:id="5828" w:author="Andreas Kuehne" w:date="2019-05-31T12:40:00Z"/>
        </w:rPr>
      </w:pPr>
      <w:ins w:id="582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X509DigestType</w:t>
        </w:r>
        <w:r>
          <w:rPr>
            <w:color w:val="943634" w:themeColor="accent2" w:themeShade="BF"/>
          </w:rPr>
          <w:t>"</w:t>
        </w:r>
        <w:r>
          <w:rPr>
            <w:color w:val="31849B" w:themeColor="accent5" w:themeShade="BF"/>
          </w:rPr>
          <w:t>&gt;</w:t>
        </w:r>
      </w:ins>
    </w:p>
    <w:p w14:paraId="73A29390" w14:textId="77777777" w:rsidR="00A71F46" w:rsidRDefault="00A71F46" w:rsidP="00A71F46">
      <w:pPr>
        <w:pStyle w:val="Code"/>
        <w:rPr>
          <w:ins w:id="5830" w:author="Andreas Kuehne" w:date="2019-05-31T12:40:00Z"/>
        </w:rPr>
      </w:pPr>
      <w:ins w:id="5831" w:author="Andreas Kuehne" w:date="2019-05-31T12:40:00Z">
        <w:r>
          <w:rPr>
            <w:color w:val="31849B" w:themeColor="accent5" w:themeShade="BF"/>
          </w:rPr>
          <w:t xml:space="preserve">  &lt;xs:simpleContent&gt;</w:t>
        </w:r>
      </w:ins>
    </w:p>
    <w:p w14:paraId="3F03F9A4" w14:textId="77777777" w:rsidR="00A71F46" w:rsidRDefault="00A71F46" w:rsidP="00A71F46">
      <w:pPr>
        <w:pStyle w:val="Code"/>
        <w:rPr>
          <w:ins w:id="5832" w:author="Andreas Kuehne" w:date="2019-05-31T12:40:00Z"/>
        </w:rPr>
      </w:pPr>
      <w:ins w:id="583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xs:base64Binary</w:t>
        </w:r>
        <w:r>
          <w:rPr>
            <w:color w:val="943634" w:themeColor="accent2" w:themeShade="BF"/>
          </w:rPr>
          <w:t>"</w:t>
        </w:r>
        <w:r>
          <w:rPr>
            <w:color w:val="31849B" w:themeColor="accent5" w:themeShade="BF"/>
          </w:rPr>
          <w:t>&gt;</w:t>
        </w:r>
      </w:ins>
    </w:p>
    <w:p w14:paraId="168CEC03" w14:textId="77777777" w:rsidR="00A71F46" w:rsidRDefault="00A71F46" w:rsidP="00A71F46">
      <w:pPr>
        <w:pStyle w:val="Code"/>
        <w:rPr>
          <w:ins w:id="5834" w:author="Andreas Kuehne" w:date="2019-05-31T12:40:00Z"/>
        </w:rPr>
      </w:pPr>
      <w:ins w:id="583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746E3FD" w14:textId="77777777" w:rsidR="00A71F46" w:rsidRDefault="00A71F46" w:rsidP="00A71F46">
      <w:pPr>
        <w:pStyle w:val="Code"/>
        <w:rPr>
          <w:ins w:id="5836" w:author="Andreas Kuehne" w:date="2019-05-31T12:40:00Z"/>
        </w:rPr>
      </w:pPr>
      <w:ins w:id="5837" w:author="Andreas Kuehne" w:date="2019-05-31T12:40:00Z">
        <w:r>
          <w:rPr>
            <w:color w:val="31849B" w:themeColor="accent5" w:themeShade="BF"/>
          </w:rPr>
          <w:t xml:space="preserve">    &lt;/xs:extension&gt;</w:t>
        </w:r>
      </w:ins>
    </w:p>
    <w:p w14:paraId="35A543E4" w14:textId="77777777" w:rsidR="00A71F46" w:rsidRDefault="00A71F46" w:rsidP="00A71F46">
      <w:pPr>
        <w:pStyle w:val="Code"/>
        <w:rPr>
          <w:ins w:id="5838" w:author="Andreas Kuehne" w:date="2019-05-31T12:40:00Z"/>
        </w:rPr>
      </w:pPr>
      <w:ins w:id="5839" w:author="Andreas Kuehne" w:date="2019-05-31T12:40:00Z">
        <w:r>
          <w:rPr>
            <w:color w:val="31849B" w:themeColor="accent5" w:themeShade="BF"/>
          </w:rPr>
          <w:t xml:space="preserve">  &lt;/xs:simpleContent&gt;</w:t>
        </w:r>
      </w:ins>
    </w:p>
    <w:p w14:paraId="202A59A5" w14:textId="77777777" w:rsidR="00A71F46" w:rsidRDefault="00A71F46" w:rsidP="00A71F46">
      <w:pPr>
        <w:pStyle w:val="Code"/>
        <w:rPr>
          <w:ins w:id="5840" w:author="Andreas Kuehne" w:date="2019-05-31T12:40:00Z"/>
        </w:rPr>
      </w:pPr>
      <w:ins w:id="5841" w:author="Andreas Kuehne" w:date="2019-05-31T12:40:00Z">
        <w:r>
          <w:rPr>
            <w:color w:val="31849B" w:themeColor="accent5" w:themeShade="BF"/>
          </w:rPr>
          <w:t>&lt;/xs:complexType&gt;</w:t>
        </w:r>
      </w:ins>
    </w:p>
    <w:p w14:paraId="13BDE44A" w14:textId="77777777" w:rsidR="00A71F46" w:rsidRDefault="00A71F46" w:rsidP="00A71F46">
      <w:pPr>
        <w:spacing w:line="259" w:lineRule="auto"/>
        <w:rPr>
          <w:ins w:id="5842" w:author="Andreas Kuehne" w:date="2019-05-31T12:40:00Z"/>
        </w:rPr>
      </w:pPr>
      <w:ins w:id="5843" w:author="Andreas Kuehne" w:date="2019-05-31T12:40:00Z">
        <w:r>
          <w:lastRenderedPageBreak/>
          <w:t>Each child element of</w:t>
        </w:r>
        <w:r w:rsidRPr="71C71F8C">
          <w:t xml:space="preserve"> </w:t>
        </w:r>
        <w:r w:rsidRPr="002062A5">
          <w:rPr>
            <w:rFonts w:ascii="Courier New" w:eastAsia="Courier New" w:hAnsi="Courier New" w:cs="Courier New"/>
          </w:rPr>
          <w:t>X509DigestType</w:t>
        </w:r>
        <w:r w:rsidRPr="71C71F8C">
          <w:t xml:space="preserve"> </w:t>
        </w:r>
        <w:r>
          <w:t xml:space="preserve">XML element SHALL implement in XML syntax the sub-component that has a name equal to its local name. </w:t>
        </w:r>
      </w:ins>
      <w:customXmlInsRangeStart w:id="5844" w:author="Andreas Kuehne" w:date="2019-05-31T12:40:00Z"/>
      <w:sdt>
        <w:sdtPr>
          <w:tag w:val="dss2-X509DigestType.-xmlSchema"/>
          <w:id w:val="-2007278650"/>
          <w:showingPlcHdr/>
        </w:sdtPr>
        <w:sdtContent>
          <w:customXmlInsRangeEnd w:id="5844"/>
          <w:ins w:id="5845" w:author="Andreas Kuehne" w:date="2019-05-31T12:40:00Z">
            <w:r>
              <w:rPr>
                <w:color w:val="19D131"/>
              </w:rPr>
              <w:t>[component X509Digest XML schema details]</w:t>
            </w:r>
          </w:ins>
          <w:customXmlInsRangeStart w:id="5846" w:author="Andreas Kuehne" w:date="2019-05-31T12:40:00Z"/>
        </w:sdtContent>
      </w:sdt>
      <w:customXmlInsRangeEnd w:id="5846"/>
    </w:p>
    <w:p w14:paraId="76EB9A16" w14:textId="77777777" w:rsidR="00A71F46" w:rsidRDefault="00A71F46" w:rsidP="00A71F46">
      <w:pPr>
        <w:pStyle w:val="berschrift3"/>
        <w:numPr>
          <w:ilvl w:val="2"/>
          <w:numId w:val="3"/>
        </w:numPr>
        <w:rPr>
          <w:ins w:id="5847" w:author="Andreas Kuehne" w:date="2019-05-31T12:40:00Z"/>
        </w:rPr>
      </w:pPr>
      <w:ins w:id="5848" w:author="Andreas Kuehne" w:date="2019-05-31T12:40:00Z">
        <w:r>
          <w:t>Component PropertiesHolder</w:t>
        </w:r>
      </w:ins>
    </w:p>
    <w:p w14:paraId="47832877" w14:textId="77777777" w:rsidR="00A71F46" w:rsidRDefault="00A71F46" w:rsidP="00A71F46">
      <w:pPr>
        <w:rPr>
          <w:ins w:id="5849" w:author="Andreas Kuehne" w:date="2019-05-31T12:40:00Z"/>
        </w:rPr>
      </w:pPr>
      <w:customXmlInsRangeStart w:id="5850" w:author="Andreas Kuehne" w:date="2019-05-31T12:40:00Z"/>
      <w:sdt>
        <w:sdtPr>
          <w:tag w:val="dss2-PropertiesHolderType.-normative"/>
          <w:id w:val="-7218346"/>
        </w:sdtPr>
        <w:sdtContent>
          <w:customXmlInsRangeEnd w:id="5850"/>
          <w:ins w:id="5851" w:author="Andreas Kuehne" w:date="2019-05-31T12:40:00Z">
            <w:r w:rsidRPr="003A06D0">
              <w:rPr>
                <w:color w:val="19D131"/>
                <w:lang w:val="en-GB"/>
              </w:rPr>
              <w:t xml:space="preserve">The </w:t>
            </w:r>
            <w:r w:rsidRPr="003A06D0">
              <w:rPr>
                <w:rFonts w:ascii="Courier New" w:eastAsia="Courier New" w:hAnsi="Courier New" w:cs="Courier New"/>
                <w:lang w:val="en-GB"/>
              </w:rPr>
              <w:t>PropertiesHolder</w:t>
            </w:r>
            <w:r w:rsidRPr="003A06D0">
              <w:rPr>
                <w:color w:val="19D131"/>
                <w:lang w:val="en-GB"/>
              </w:rPr>
              <w: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t>
            </w:r>
          </w:ins>
          <w:customXmlInsRangeStart w:id="5852" w:author="Andreas Kuehne" w:date="2019-05-31T12:40:00Z"/>
        </w:sdtContent>
      </w:sdt>
      <w:customXmlInsRangeEnd w:id="5852"/>
    </w:p>
    <w:p w14:paraId="0DB43B6B" w14:textId="77777777" w:rsidR="00A71F46" w:rsidRDefault="00A71F46" w:rsidP="00A71F46">
      <w:pPr>
        <w:rPr>
          <w:ins w:id="5853" w:author="Andreas Kuehne" w:date="2019-05-31T12:40:00Z"/>
        </w:rPr>
      </w:pPr>
      <w:ins w:id="5854" w:author="Andreas Kuehne" w:date="2019-05-31T12:40:00Z">
        <w:r>
          <w:t>Below follows a list of the sub-components that constitute this component:</w:t>
        </w:r>
      </w:ins>
    </w:p>
    <w:p w14:paraId="565837B5" w14:textId="77777777" w:rsidR="00A71F46" w:rsidRDefault="00A71F46" w:rsidP="00A71F46">
      <w:pPr>
        <w:pStyle w:val="Member"/>
        <w:rPr>
          <w:ins w:id="5855" w:author="Andreas Kuehne" w:date="2019-05-31T12:40:00Z"/>
        </w:rPr>
      </w:pPr>
      <w:ins w:id="5856" w:author="Andreas Kuehne" w:date="2019-05-31T12:40:00Z">
        <w:r>
          <w:t xml:space="preserve">The OPTIONAL </w:t>
        </w:r>
        <w:r w:rsidRPr="35C1378D">
          <w:rPr>
            <w:rStyle w:val="Datatype"/>
          </w:rPr>
          <w:t>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ins>
      <w:customXmlInsRangeStart w:id="5857" w:author="Andreas Kuehne" w:date="2019-05-31T12:40:00Z"/>
      <w:sdt>
        <w:sdtPr>
          <w:alias w:val="dss2-PropertiesHolderType.signedProps"/>
          <w:tag w:val="dss2-PropertiesHolderType.SignedProperties"/>
          <w:id w:val="-616289141"/>
        </w:sdtPr>
        <w:sdtContent>
          <w:customXmlInsRangeEnd w:id="5857"/>
          <w:ins w:id="5858" w:author="Andreas Kuehne" w:date="2019-05-31T12:40:00Z">
            <w:r w:rsidRPr="003A06D0">
              <w:rPr>
                <w:color w:val="19D131"/>
                <w:lang w:val="en-GB"/>
              </w:rPr>
              <w:t>These properties will be covered by the signature.</w:t>
            </w:r>
          </w:ins>
          <w:customXmlInsRangeStart w:id="5859" w:author="Andreas Kuehne" w:date="2019-05-31T12:40:00Z"/>
        </w:sdtContent>
      </w:sdt>
      <w:customXmlInsRangeEnd w:id="5859"/>
    </w:p>
    <w:p w14:paraId="115E11AB" w14:textId="77777777" w:rsidR="00A71F46" w:rsidRDefault="00A71F46" w:rsidP="00A71F46">
      <w:pPr>
        <w:pStyle w:val="Member"/>
        <w:rPr>
          <w:ins w:id="5860" w:author="Andreas Kuehne" w:date="2019-05-31T12:40:00Z"/>
        </w:rPr>
      </w:pPr>
      <w:ins w:id="5861" w:author="Andreas Kuehne" w:date="2019-05-31T12:40:00Z">
        <w:r>
          <w:t xml:space="preserve">The OPTIONAL </w:t>
        </w:r>
        <w:r w:rsidRPr="35C1378D">
          <w:rPr>
            <w:rStyle w:val="Datatype"/>
          </w:rPr>
          <w:t>UnsignedProperties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ins>
      <w:customXmlInsRangeStart w:id="5862" w:author="Andreas Kuehne" w:date="2019-05-31T12:40:00Z"/>
      <w:sdt>
        <w:sdtPr>
          <w:alias w:val="dss2-PropertiesHolderType.unsignedProps"/>
          <w:tag w:val="dss2-PropertiesHolderType.UnsignedProperties"/>
          <w:id w:val="553893816"/>
        </w:sdtPr>
        <w:sdtContent>
          <w:customXmlInsRangeEnd w:id="5862"/>
          <w:ins w:id="5863" w:author="Andreas Kuehne" w:date="2019-05-31T12:40:00Z">
            <w:r w:rsidRPr="003A06D0">
              <w:rPr>
                <w:color w:val="19D131"/>
                <w:lang w:val="en-GB"/>
              </w:rPr>
              <w:t xml:space="preserve">These properties will </w:t>
            </w:r>
            <w:r w:rsidRPr="003A06D0">
              <w:rPr>
                <w:b/>
                <w:lang w:val="en-GB"/>
              </w:rPr>
              <w:t>not</w:t>
            </w:r>
            <w:r w:rsidRPr="003A06D0">
              <w:rPr>
                <w:color w:val="19D131"/>
                <w:lang w:val="en-GB"/>
              </w:rPr>
              <w:t xml:space="preserve"> be covered by the signature.</w:t>
            </w:r>
          </w:ins>
          <w:customXmlInsRangeStart w:id="5864" w:author="Andreas Kuehne" w:date="2019-05-31T12:40:00Z"/>
        </w:sdtContent>
      </w:sdt>
      <w:customXmlInsRangeEnd w:id="5864"/>
    </w:p>
    <w:p w14:paraId="60D88AB6" w14:textId="77777777" w:rsidR="00A71F46" w:rsidRDefault="00A71F46" w:rsidP="00A71F46">
      <w:pPr>
        <w:pStyle w:val="Non-normativeCommentHeading"/>
        <w:rPr>
          <w:ins w:id="5865" w:author="Andreas Kuehne" w:date="2019-05-31T12:40:00Z"/>
        </w:rPr>
      </w:pPr>
      <w:ins w:id="5866" w:author="Andreas Kuehne" w:date="2019-05-31T12:40:00Z">
        <w:r>
          <w:t>Non-normative Comment:</w:t>
        </w:r>
      </w:ins>
    </w:p>
    <w:p w14:paraId="6E4E4DCB" w14:textId="77777777" w:rsidR="00A71F46" w:rsidRDefault="00A71F46" w:rsidP="00A71F46">
      <w:pPr>
        <w:pStyle w:val="Non-normativeComment"/>
        <w:rPr>
          <w:ins w:id="5867" w:author="Andreas Kuehne" w:date="2019-05-31T12:40:00Z"/>
        </w:rPr>
      </w:pPr>
      <w:customXmlInsRangeStart w:id="5868" w:author="Andreas Kuehne" w:date="2019-05-31T12:40:00Z"/>
      <w:sdt>
        <w:sdtPr>
          <w:tag w:val="dss2-PropertiesHolderType.-nonNormative"/>
          <w:id w:val="1314518904"/>
          <w:showingPlcHdr/>
        </w:sdtPr>
        <w:sdtContent>
          <w:customXmlInsRangeEnd w:id="5868"/>
          <w:ins w:id="5869" w:author="Andreas Kuehne" w:date="2019-05-31T12:40:00Z">
            <w:r>
              <w:rPr>
                <w:color w:val="19D131"/>
              </w:rPr>
              <w:t>[component PropertiesHolder non normative details]</w:t>
            </w:r>
          </w:ins>
          <w:customXmlInsRangeStart w:id="5870" w:author="Andreas Kuehne" w:date="2019-05-31T12:40:00Z"/>
        </w:sdtContent>
      </w:sdt>
      <w:customXmlInsRangeEnd w:id="5870"/>
    </w:p>
    <w:p w14:paraId="4D0B513E" w14:textId="77777777" w:rsidR="00A71F46" w:rsidRDefault="00A71F46" w:rsidP="00A71F46">
      <w:pPr>
        <w:pStyle w:val="berschrift4"/>
        <w:numPr>
          <w:ilvl w:val="3"/>
          <w:numId w:val="3"/>
        </w:numPr>
        <w:rPr>
          <w:ins w:id="5871" w:author="Andreas Kuehne" w:date="2019-05-31T12:40:00Z"/>
        </w:rPr>
      </w:pPr>
      <w:ins w:id="5872" w:author="Andreas Kuehne" w:date="2019-05-31T12:40:00Z">
        <w:r>
          <w:t>PropertiesHolder – JSON Syntax</w:t>
        </w:r>
      </w:ins>
    </w:p>
    <w:p w14:paraId="463891F6" w14:textId="77777777" w:rsidR="00A71F46" w:rsidRPr="0248A3D1" w:rsidRDefault="00A71F46" w:rsidP="00A71F46">
      <w:pPr>
        <w:rPr>
          <w:ins w:id="5873" w:author="Andreas Kuehne" w:date="2019-05-31T12:40:00Z"/>
        </w:rPr>
      </w:pPr>
      <w:ins w:id="5874"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PropertiesHolder</w:t>
        </w:r>
        <w:r>
          <w:t xml:space="preserve"> component.</w:t>
        </w:r>
      </w:ins>
    </w:p>
    <w:p w14:paraId="03446D6D" w14:textId="77777777" w:rsidR="00A71F46" w:rsidRPr="C2430093" w:rsidRDefault="00A71F46" w:rsidP="00A71F46">
      <w:pPr>
        <w:spacing w:line="259" w:lineRule="auto"/>
        <w:rPr>
          <w:ins w:id="5875" w:author="Andreas Kuehne" w:date="2019-05-31T12:40:00Z"/>
          <w:rFonts w:eastAsia="Arial" w:cs="Arial"/>
          <w:sz w:val="22"/>
          <w:szCs w:val="22"/>
        </w:rPr>
      </w:pPr>
      <w:ins w:id="587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PropertiesHolder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83"/>
        <w:gridCol w:w="3105"/>
        <w:gridCol w:w="2862"/>
      </w:tblGrid>
      <w:tr w:rsidR="00A71F46" w14:paraId="1B584386" w14:textId="77777777" w:rsidTr="00A71F46">
        <w:trPr>
          <w:cnfStyle w:val="100000000000" w:firstRow="1" w:lastRow="0" w:firstColumn="0" w:lastColumn="0" w:oddVBand="0" w:evenVBand="0" w:oddHBand="0" w:evenHBand="0" w:firstRowFirstColumn="0" w:firstRowLastColumn="0" w:lastRowFirstColumn="0" w:lastRowLastColumn="0"/>
          <w:ins w:id="58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26A704" w14:textId="77777777" w:rsidR="00A71F46" w:rsidRDefault="00A71F46" w:rsidP="00A71F46">
            <w:pPr>
              <w:pStyle w:val="Beschriftung"/>
              <w:rPr>
                <w:ins w:id="5878" w:author="Andreas Kuehne" w:date="2019-05-31T12:40:00Z"/>
              </w:rPr>
            </w:pPr>
            <w:ins w:id="5879" w:author="Andreas Kuehne" w:date="2019-05-31T12:40:00Z">
              <w:r>
                <w:t>Element</w:t>
              </w:r>
            </w:ins>
          </w:p>
        </w:tc>
        <w:tc>
          <w:tcPr>
            <w:tcW w:w="4675" w:type="dxa"/>
          </w:tcPr>
          <w:p w14:paraId="2CE23C0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880" w:author="Andreas Kuehne" w:date="2019-05-31T12:40:00Z"/>
              </w:rPr>
            </w:pPr>
            <w:ins w:id="5881" w:author="Andreas Kuehne" w:date="2019-05-31T12:40:00Z">
              <w:r>
                <w:t>Implementing JSON member name</w:t>
              </w:r>
            </w:ins>
          </w:p>
        </w:tc>
        <w:tc>
          <w:tcPr>
            <w:tcW w:w="4675" w:type="dxa"/>
          </w:tcPr>
          <w:p w14:paraId="7E263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882" w:author="Andreas Kuehne" w:date="2019-05-31T12:40:00Z"/>
              </w:rPr>
            </w:pPr>
            <w:ins w:id="5883" w:author="Andreas Kuehne" w:date="2019-05-31T12:40:00Z">
              <w:r>
                <w:t>Comments</w:t>
              </w:r>
            </w:ins>
          </w:p>
        </w:tc>
      </w:tr>
      <w:tr w:rsidR="00A71F46" w14:paraId="484B0A8E" w14:textId="77777777" w:rsidTr="00A71F46">
        <w:trPr>
          <w:ins w:id="58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23320A" w14:textId="77777777" w:rsidR="00A71F46" w:rsidRPr="002062A5" w:rsidRDefault="00A71F46" w:rsidP="00A71F46">
            <w:pPr>
              <w:pStyle w:val="Beschriftung"/>
              <w:rPr>
                <w:ins w:id="5885" w:author="Andreas Kuehne" w:date="2019-05-31T12:40:00Z"/>
                <w:rStyle w:val="Datatype"/>
                <w:b w:val="0"/>
                <w:bCs w:val="0"/>
              </w:rPr>
            </w:pPr>
            <w:ins w:id="5886" w:author="Andreas Kuehne" w:date="2019-05-31T12:40:00Z">
              <w:r w:rsidRPr="002062A5">
                <w:rPr>
                  <w:rStyle w:val="Datatype"/>
                </w:rPr>
                <w:t>SignedProperties</w:t>
              </w:r>
            </w:ins>
          </w:p>
        </w:tc>
        <w:tc>
          <w:tcPr>
            <w:tcW w:w="4675" w:type="dxa"/>
          </w:tcPr>
          <w:p w14:paraId="7543729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887" w:author="Andreas Kuehne" w:date="2019-05-31T12:40:00Z"/>
                <w:rStyle w:val="Datatype"/>
              </w:rPr>
            </w:pPr>
            <w:ins w:id="5888" w:author="Andreas Kuehne" w:date="2019-05-31T12:40:00Z">
              <w:r w:rsidRPr="002062A5">
                <w:rPr>
                  <w:rStyle w:val="Datatype"/>
                </w:rPr>
                <w:t>signedProps</w:t>
              </w:r>
            </w:ins>
          </w:p>
        </w:tc>
        <w:tc>
          <w:tcPr>
            <w:tcW w:w="4675" w:type="dxa"/>
          </w:tcPr>
          <w:p w14:paraId="3790C7B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889" w:author="Andreas Kuehne" w:date="2019-05-31T12:40:00Z"/>
              </w:rPr>
            </w:pPr>
            <w:customXmlInsRangeStart w:id="5890" w:author="Andreas Kuehne" w:date="2019-05-31T12:40:00Z"/>
            <w:sdt>
              <w:sdtPr>
                <w:alias w:val="dss2-PropertiesHolderType.signedProps"/>
                <w:tag w:val="dss2-PropertiesHolderType.-jsonComment.SignedProperties"/>
                <w:id w:val="923619268"/>
                <w:showingPlcHdr/>
              </w:sdtPr>
              <w:sdtContent>
                <w:customXmlInsRangeEnd w:id="5890"/>
                <w:ins w:id="5891" w:author="Andreas Kuehne" w:date="2019-05-31T12:40:00Z">
                  <w:r>
                    <w:rPr>
                      <w:color w:val="19D131"/>
                    </w:rPr>
                    <w:t>[]</w:t>
                  </w:r>
                </w:ins>
                <w:customXmlInsRangeStart w:id="5892" w:author="Andreas Kuehne" w:date="2019-05-31T12:40:00Z"/>
              </w:sdtContent>
            </w:sdt>
            <w:customXmlInsRangeEnd w:id="5892"/>
          </w:p>
        </w:tc>
      </w:tr>
      <w:tr w:rsidR="00A71F46" w14:paraId="0D7E3AAF" w14:textId="77777777" w:rsidTr="00A71F46">
        <w:trPr>
          <w:ins w:id="58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0B737" w14:textId="77777777" w:rsidR="00A71F46" w:rsidRPr="002062A5" w:rsidRDefault="00A71F46" w:rsidP="00A71F46">
            <w:pPr>
              <w:pStyle w:val="Beschriftung"/>
              <w:rPr>
                <w:ins w:id="5894" w:author="Andreas Kuehne" w:date="2019-05-31T12:40:00Z"/>
                <w:rStyle w:val="Datatype"/>
                <w:b w:val="0"/>
                <w:bCs w:val="0"/>
              </w:rPr>
            </w:pPr>
            <w:ins w:id="5895" w:author="Andreas Kuehne" w:date="2019-05-31T12:40:00Z">
              <w:r w:rsidRPr="002062A5">
                <w:rPr>
                  <w:rStyle w:val="Datatype"/>
                </w:rPr>
                <w:t>UnsignedProperties</w:t>
              </w:r>
            </w:ins>
          </w:p>
        </w:tc>
        <w:tc>
          <w:tcPr>
            <w:tcW w:w="4675" w:type="dxa"/>
          </w:tcPr>
          <w:p w14:paraId="24E173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896" w:author="Andreas Kuehne" w:date="2019-05-31T12:40:00Z"/>
                <w:rStyle w:val="Datatype"/>
              </w:rPr>
            </w:pPr>
            <w:ins w:id="5897" w:author="Andreas Kuehne" w:date="2019-05-31T12:40:00Z">
              <w:r w:rsidRPr="002062A5">
                <w:rPr>
                  <w:rStyle w:val="Datatype"/>
                </w:rPr>
                <w:t>unsignedProps</w:t>
              </w:r>
            </w:ins>
          </w:p>
        </w:tc>
        <w:tc>
          <w:tcPr>
            <w:tcW w:w="4675" w:type="dxa"/>
          </w:tcPr>
          <w:p w14:paraId="78130A4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898" w:author="Andreas Kuehne" w:date="2019-05-31T12:40:00Z"/>
              </w:rPr>
            </w:pPr>
            <w:customXmlInsRangeStart w:id="5899" w:author="Andreas Kuehne" w:date="2019-05-31T12:40:00Z"/>
            <w:sdt>
              <w:sdtPr>
                <w:alias w:val="dss2-PropertiesHolderType.unsignedProps"/>
                <w:tag w:val="dss2-PropertiesHolderType.-jsonComment.UnsignedProperties"/>
                <w:id w:val="1810591507"/>
                <w:showingPlcHdr/>
              </w:sdtPr>
              <w:sdtContent>
                <w:customXmlInsRangeEnd w:id="5899"/>
                <w:ins w:id="5900" w:author="Andreas Kuehne" w:date="2019-05-31T12:40:00Z">
                  <w:r>
                    <w:rPr>
                      <w:color w:val="19D131"/>
                    </w:rPr>
                    <w:t>[]</w:t>
                  </w:r>
                </w:ins>
                <w:customXmlInsRangeStart w:id="5901" w:author="Andreas Kuehne" w:date="2019-05-31T12:40:00Z"/>
              </w:sdtContent>
            </w:sdt>
            <w:customXmlInsRangeEnd w:id="5901"/>
          </w:p>
        </w:tc>
      </w:tr>
    </w:tbl>
    <w:p w14:paraId="3E9E0CD6" w14:textId="77777777" w:rsidR="00A71F46" w:rsidRPr="0202B381" w:rsidRDefault="00A71F46" w:rsidP="00A71F46">
      <w:pPr>
        <w:rPr>
          <w:ins w:id="5902" w:author="Andreas Kuehne" w:date="2019-05-31T12:40:00Z"/>
        </w:rPr>
      </w:pPr>
      <w:ins w:id="5903"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5F4F99" w14:textId="77777777" w:rsidR="00A71F46" w:rsidRDefault="00A71F46" w:rsidP="00A71F46">
      <w:pPr>
        <w:pStyle w:val="Code"/>
        <w:spacing w:line="259" w:lineRule="auto"/>
        <w:rPr>
          <w:ins w:id="5904" w:author="Andreas Kuehne" w:date="2019-05-31T12:40:00Z"/>
        </w:rPr>
      </w:pPr>
      <w:ins w:id="5905" w:author="Andreas Kuehne" w:date="2019-05-31T12:40:00Z">
        <w:r>
          <w:rPr>
            <w:color w:val="31849B" w:themeColor="accent5" w:themeShade="BF"/>
          </w:rPr>
          <w:t>"dss2-PropertiesHolderType"</w:t>
        </w:r>
        <w:r>
          <w:t>: {</w:t>
        </w:r>
      </w:ins>
    </w:p>
    <w:p w14:paraId="737D82F6" w14:textId="77777777" w:rsidR="00A71F46" w:rsidRDefault="00A71F46" w:rsidP="00A71F46">
      <w:pPr>
        <w:pStyle w:val="Code"/>
        <w:spacing w:line="259" w:lineRule="auto"/>
        <w:rPr>
          <w:ins w:id="5906" w:author="Andreas Kuehne" w:date="2019-05-31T12:40:00Z"/>
        </w:rPr>
      </w:pPr>
      <w:ins w:id="5907" w:author="Andreas Kuehne" w:date="2019-05-31T12:40:00Z">
        <w:r>
          <w:rPr>
            <w:color w:val="31849B" w:themeColor="accent5" w:themeShade="BF"/>
          </w:rPr>
          <w:t xml:space="preserve">  "type"</w:t>
        </w:r>
        <w:r>
          <w:t xml:space="preserve">: </w:t>
        </w:r>
        <w:r>
          <w:rPr>
            <w:color w:val="244061" w:themeColor="accent1" w:themeShade="80"/>
          </w:rPr>
          <w:t>"object",</w:t>
        </w:r>
      </w:ins>
    </w:p>
    <w:p w14:paraId="3116042A" w14:textId="77777777" w:rsidR="00A71F46" w:rsidRDefault="00A71F46" w:rsidP="00A71F46">
      <w:pPr>
        <w:pStyle w:val="Code"/>
        <w:spacing w:line="259" w:lineRule="auto"/>
        <w:rPr>
          <w:ins w:id="5908" w:author="Andreas Kuehne" w:date="2019-05-31T12:40:00Z"/>
        </w:rPr>
      </w:pPr>
      <w:ins w:id="5909" w:author="Andreas Kuehne" w:date="2019-05-31T12:40:00Z">
        <w:r>
          <w:rPr>
            <w:color w:val="31849B" w:themeColor="accent5" w:themeShade="BF"/>
          </w:rPr>
          <w:t xml:space="preserve">  "properties"</w:t>
        </w:r>
        <w:r>
          <w:t>: {</w:t>
        </w:r>
      </w:ins>
    </w:p>
    <w:p w14:paraId="34AA8F35" w14:textId="77777777" w:rsidR="00A71F46" w:rsidRDefault="00A71F46" w:rsidP="00A71F46">
      <w:pPr>
        <w:pStyle w:val="Code"/>
        <w:spacing w:line="259" w:lineRule="auto"/>
        <w:rPr>
          <w:ins w:id="5910" w:author="Andreas Kuehne" w:date="2019-05-31T12:40:00Z"/>
        </w:rPr>
      </w:pPr>
      <w:ins w:id="5911" w:author="Andreas Kuehne" w:date="2019-05-31T12:40:00Z">
        <w:r>
          <w:rPr>
            <w:color w:val="31849B" w:themeColor="accent5" w:themeShade="BF"/>
          </w:rPr>
          <w:t xml:space="preserve">    "signedProps"</w:t>
        </w:r>
        <w:r>
          <w:t>: {</w:t>
        </w:r>
      </w:ins>
    </w:p>
    <w:p w14:paraId="0E44B6D4" w14:textId="77777777" w:rsidR="00A71F46" w:rsidRDefault="00A71F46" w:rsidP="00A71F46">
      <w:pPr>
        <w:pStyle w:val="Code"/>
        <w:spacing w:line="259" w:lineRule="auto"/>
        <w:rPr>
          <w:ins w:id="5912" w:author="Andreas Kuehne" w:date="2019-05-31T12:40:00Z"/>
        </w:rPr>
      </w:pPr>
      <w:ins w:id="5913"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D269CEF" w14:textId="77777777" w:rsidR="00A71F46" w:rsidRDefault="00A71F46" w:rsidP="00A71F46">
      <w:pPr>
        <w:pStyle w:val="Code"/>
        <w:spacing w:line="259" w:lineRule="auto"/>
        <w:rPr>
          <w:ins w:id="5914" w:author="Andreas Kuehne" w:date="2019-05-31T12:40:00Z"/>
        </w:rPr>
      </w:pPr>
      <w:ins w:id="5915" w:author="Andreas Kuehne" w:date="2019-05-31T12:40:00Z">
        <w:r>
          <w:t xml:space="preserve">    },</w:t>
        </w:r>
      </w:ins>
    </w:p>
    <w:p w14:paraId="4D5F6653" w14:textId="77777777" w:rsidR="00A71F46" w:rsidRDefault="00A71F46" w:rsidP="00A71F46">
      <w:pPr>
        <w:pStyle w:val="Code"/>
        <w:spacing w:line="259" w:lineRule="auto"/>
        <w:rPr>
          <w:ins w:id="5916" w:author="Andreas Kuehne" w:date="2019-05-31T12:40:00Z"/>
        </w:rPr>
      </w:pPr>
      <w:ins w:id="5917" w:author="Andreas Kuehne" w:date="2019-05-31T12:40:00Z">
        <w:r>
          <w:rPr>
            <w:color w:val="31849B" w:themeColor="accent5" w:themeShade="BF"/>
          </w:rPr>
          <w:t xml:space="preserve">    "unsignedProps"</w:t>
        </w:r>
        <w:r>
          <w:t>: {</w:t>
        </w:r>
      </w:ins>
    </w:p>
    <w:p w14:paraId="5FE54E66" w14:textId="77777777" w:rsidR="00A71F46" w:rsidRDefault="00A71F46" w:rsidP="00A71F46">
      <w:pPr>
        <w:pStyle w:val="Code"/>
        <w:spacing w:line="259" w:lineRule="auto"/>
        <w:rPr>
          <w:ins w:id="5918" w:author="Andreas Kuehne" w:date="2019-05-31T12:40:00Z"/>
        </w:rPr>
      </w:pPr>
      <w:ins w:id="5919"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AFD8D7F" w14:textId="77777777" w:rsidR="00A71F46" w:rsidRDefault="00A71F46" w:rsidP="00A71F46">
      <w:pPr>
        <w:pStyle w:val="Code"/>
        <w:spacing w:line="259" w:lineRule="auto"/>
        <w:rPr>
          <w:ins w:id="5920" w:author="Andreas Kuehne" w:date="2019-05-31T12:40:00Z"/>
        </w:rPr>
      </w:pPr>
      <w:ins w:id="5921" w:author="Andreas Kuehne" w:date="2019-05-31T12:40:00Z">
        <w:r>
          <w:t xml:space="preserve">    }</w:t>
        </w:r>
      </w:ins>
    </w:p>
    <w:p w14:paraId="6C2A374C" w14:textId="77777777" w:rsidR="00A71F46" w:rsidRDefault="00A71F46" w:rsidP="00A71F46">
      <w:pPr>
        <w:pStyle w:val="Code"/>
        <w:spacing w:line="259" w:lineRule="auto"/>
        <w:rPr>
          <w:ins w:id="5922" w:author="Andreas Kuehne" w:date="2019-05-31T12:40:00Z"/>
        </w:rPr>
      </w:pPr>
      <w:ins w:id="5923" w:author="Andreas Kuehne" w:date="2019-05-31T12:40:00Z">
        <w:r>
          <w:t xml:space="preserve">  }</w:t>
        </w:r>
      </w:ins>
    </w:p>
    <w:p w14:paraId="2A9849AF" w14:textId="77777777" w:rsidR="00A71F46" w:rsidRDefault="00A71F46" w:rsidP="00A71F46">
      <w:pPr>
        <w:pStyle w:val="Code"/>
        <w:spacing w:line="259" w:lineRule="auto"/>
        <w:rPr>
          <w:ins w:id="5924" w:author="Andreas Kuehne" w:date="2019-05-31T12:40:00Z"/>
        </w:rPr>
      </w:pPr>
      <w:ins w:id="5925" w:author="Andreas Kuehne" w:date="2019-05-31T12:40:00Z">
        <w:r>
          <w:t>}</w:t>
        </w:r>
      </w:ins>
    </w:p>
    <w:p w14:paraId="2F4F87C8" w14:textId="77777777" w:rsidR="00A71F46" w:rsidRDefault="00A71F46" w:rsidP="00A71F46">
      <w:pPr>
        <w:rPr>
          <w:ins w:id="5926" w:author="Andreas Kuehne" w:date="2019-05-31T12:40:00Z"/>
        </w:rPr>
      </w:pPr>
      <w:customXmlInsRangeStart w:id="5927" w:author="Andreas Kuehne" w:date="2019-05-31T12:40:00Z"/>
      <w:sdt>
        <w:sdtPr>
          <w:tag w:val="dss2-PropertiesHolderType.-jsonSchema"/>
          <w:id w:val="-1994555952"/>
          <w:showingPlcHdr/>
        </w:sdtPr>
        <w:sdtContent>
          <w:customXmlInsRangeEnd w:id="5927"/>
          <w:ins w:id="5928" w:author="Andreas Kuehne" w:date="2019-05-31T12:40:00Z">
            <w:r>
              <w:rPr>
                <w:color w:val="19D131"/>
              </w:rPr>
              <w:t>[component PropertiesHolder JSON schema details]</w:t>
            </w:r>
          </w:ins>
          <w:customXmlInsRangeStart w:id="5929" w:author="Andreas Kuehne" w:date="2019-05-31T12:40:00Z"/>
        </w:sdtContent>
      </w:sdt>
      <w:customXmlInsRangeEnd w:id="5929"/>
    </w:p>
    <w:p w14:paraId="1918C8E5" w14:textId="77777777" w:rsidR="00A71F46" w:rsidRDefault="00A71F46" w:rsidP="00A71F46">
      <w:pPr>
        <w:pStyle w:val="berschrift4"/>
        <w:numPr>
          <w:ilvl w:val="3"/>
          <w:numId w:val="3"/>
        </w:numPr>
        <w:rPr>
          <w:ins w:id="5930" w:author="Andreas Kuehne" w:date="2019-05-31T12:40:00Z"/>
        </w:rPr>
      </w:pPr>
      <w:ins w:id="5931" w:author="Andreas Kuehne" w:date="2019-05-31T12:40:00Z">
        <w:r>
          <w:t>PropertiesHolder – XML Syntax</w:t>
        </w:r>
      </w:ins>
    </w:p>
    <w:p w14:paraId="66DFA65F" w14:textId="77777777" w:rsidR="00A71F46" w:rsidRPr="5404FA76" w:rsidRDefault="00A71F46" w:rsidP="00A71F46">
      <w:pPr>
        <w:rPr>
          <w:ins w:id="5932" w:author="Andreas Kuehne" w:date="2019-05-31T12:40:00Z"/>
        </w:rPr>
      </w:pPr>
      <w:ins w:id="5933" w:author="Andreas Kuehne" w:date="2019-05-31T12:40:00Z">
        <w:r w:rsidRPr="0CCF9147">
          <w:t xml:space="preserve">The XML type </w:t>
        </w:r>
        <w:r w:rsidRPr="002062A5">
          <w:rPr>
            <w:rFonts w:ascii="Courier New" w:eastAsia="Courier New" w:hAnsi="Courier New" w:cs="Courier New"/>
          </w:rPr>
          <w:t>PropertiesHolderType</w:t>
        </w:r>
        <w:r w:rsidRPr="0CCF9147">
          <w:t xml:space="preserve"> SHALL implement the requirements defined in the </w:t>
        </w:r>
        <w:r w:rsidRPr="002062A5">
          <w:rPr>
            <w:rFonts w:ascii="Courier New" w:eastAsia="Courier New" w:hAnsi="Courier New" w:cs="Courier New"/>
          </w:rPr>
          <w:t>PropertiesHolder</w:t>
        </w:r>
        <w:r>
          <w:t xml:space="preserve"> </w:t>
        </w:r>
        <w:r w:rsidRPr="005A6FFD">
          <w:t>component.</w:t>
        </w:r>
      </w:ins>
    </w:p>
    <w:p w14:paraId="2CFE78A8" w14:textId="77777777" w:rsidR="00A71F46" w:rsidRDefault="00A71F46" w:rsidP="00A71F46">
      <w:pPr>
        <w:rPr>
          <w:ins w:id="5934" w:author="Andreas Kuehne" w:date="2019-05-31T12:40:00Z"/>
        </w:rPr>
      </w:pPr>
      <w:ins w:id="5935" w:author="Andreas Kuehne" w:date="2019-05-31T12:40:00Z">
        <w:r w:rsidRPr="005A6FFD">
          <w:rPr>
            <w:rFonts w:eastAsia="Arial"/>
          </w:rPr>
          <w:lastRenderedPageBreak/>
          <w:t xml:space="preserve">The </w:t>
        </w:r>
        <w:r w:rsidRPr="002062A5">
          <w:rPr>
            <w:rFonts w:ascii="Courier New" w:eastAsia="Courier New" w:hAnsi="Courier New" w:cs="Courier New"/>
          </w:rPr>
          <w:t>PropertiesHolderType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9679F52" w14:textId="77777777" w:rsidR="00A71F46" w:rsidRDefault="00A71F46" w:rsidP="00A71F46">
      <w:pPr>
        <w:pStyle w:val="Code"/>
        <w:rPr>
          <w:ins w:id="5936" w:author="Andreas Kuehne" w:date="2019-05-31T12:40:00Z"/>
        </w:rPr>
      </w:pPr>
      <w:ins w:id="593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PropertiesHolderType</w:t>
        </w:r>
        <w:r>
          <w:rPr>
            <w:color w:val="943634" w:themeColor="accent2" w:themeShade="BF"/>
          </w:rPr>
          <w:t>"</w:t>
        </w:r>
        <w:r>
          <w:rPr>
            <w:color w:val="31849B" w:themeColor="accent5" w:themeShade="BF"/>
          </w:rPr>
          <w:t>&gt;</w:t>
        </w:r>
      </w:ins>
    </w:p>
    <w:p w14:paraId="5757E1E8" w14:textId="77777777" w:rsidR="00A71F46" w:rsidRDefault="00A71F46" w:rsidP="00A71F46">
      <w:pPr>
        <w:pStyle w:val="Code"/>
        <w:rPr>
          <w:ins w:id="5938" w:author="Andreas Kuehne" w:date="2019-05-31T12:40:00Z"/>
        </w:rPr>
      </w:pPr>
      <w:ins w:id="5939" w:author="Andreas Kuehne" w:date="2019-05-31T12:40:00Z">
        <w:r>
          <w:rPr>
            <w:color w:val="31849B" w:themeColor="accent5" w:themeShade="BF"/>
          </w:rPr>
          <w:t xml:space="preserve">  &lt;xs:sequence&gt;</w:t>
        </w:r>
      </w:ins>
    </w:p>
    <w:p w14:paraId="6182684E" w14:textId="77777777" w:rsidR="00A71F46" w:rsidRDefault="00A71F46" w:rsidP="00A71F46">
      <w:pPr>
        <w:pStyle w:val="Code"/>
        <w:rPr>
          <w:ins w:id="5940" w:author="Andreas Kuehne" w:date="2019-05-31T12:40:00Z"/>
        </w:rPr>
      </w:pPr>
      <w:ins w:id="594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86F2C" w14:textId="77777777" w:rsidR="00A71F46" w:rsidRDefault="00A71F46" w:rsidP="00A71F46">
      <w:pPr>
        <w:pStyle w:val="Code"/>
        <w:rPr>
          <w:ins w:id="5942" w:author="Andreas Kuehne" w:date="2019-05-31T12:40:00Z"/>
        </w:rPr>
      </w:pPr>
      <w:ins w:id="59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UnsignedProperties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9FDC7F9" w14:textId="77777777" w:rsidR="00A71F46" w:rsidRDefault="00A71F46" w:rsidP="00A71F46">
      <w:pPr>
        <w:pStyle w:val="Code"/>
        <w:rPr>
          <w:ins w:id="5944" w:author="Andreas Kuehne" w:date="2019-05-31T12:40:00Z"/>
        </w:rPr>
      </w:pPr>
      <w:ins w:id="5945" w:author="Andreas Kuehne" w:date="2019-05-31T12:40:00Z">
        <w:r>
          <w:rPr>
            <w:color w:val="31849B" w:themeColor="accent5" w:themeShade="BF"/>
          </w:rPr>
          <w:t xml:space="preserve">  &lt;/xs:sequence&gt;</w:t>
        </w:r>
      </w:ins>
    </w:p>
    <w:p w14:paraId="67ED5EE4" w14:textId="77777777" w:rsidR="00A71F46" w:rsidRDefault="00A71F46" w:rsidP="00A71F46">
      <w:pPr>
        <w:pStyle w:val="Code"/>
        <w:rPr>
          <w:ins w:id="5946" w:author="Andreas Kuehne" w:date="2019-05-31T12:40:00Z"/>
        </w:rPr>
      </w:pPr>
      <w:ins w:id="5947" w:author="Andreas Kuehne" w:date="2019-05-31T12:40:00Z">
        <w:r>
          <w:rPr>
            <w:color w:val="31849B" w:themeColor="accent5" w:themeShade="BF"/>
          </w:rPr>
          <w:t>&lt;/xs:complexType&gt;</w:t>
        </w:r>
      </w:ins>
    </w:p>
    <w:p w14:paraId="185E3CF4" w14:textId="77777777" w:rsidR="00A71F46" w:rsidRDefault="00A71F46" w:rsidP="00A71F46">
      <w:pPr>
        <w:spacing w:line="259" w:lineRule="auto"/>
        <w:rPr>
          <w:ins w:id="5948" w:author="Andreas Kuehne" w:date="2019-05-31T12:40:00Z"/>
        </w:rPr>
      </w:pPr>
      <w:ins w:id="5949" w:author="Andreas Kuehne" w:date="2019-05-31T12:40:00Z">
        <w:r>
          <w:t>Each child element of</w:t>
        </w:r>
        <w:r w:rsidRPr="71C71F8C">
          <w:t xml:space="preserve"> </w:t>
        </w:r>
        <w:r w:rsidRPr="002062A5">
          <w:rPr>
            <w:rFonts w:ascii="Courier New" w:eastAsia="Courier New" w:hAnsi="Courier New" w:cs="Courier New"/>
          </w:rPr>
          <w:t>PropertiesHolderType</w:t>
        </w:r>
        <w:r w:rsidRPr="71C71F8C">
          <w:t xml:space="preserve"> </w:t>
        </w:r>
        <w:r>
          <w:t xml:space="preserve">XML element SHALL implement in XML syntax the sub-component that has a name equal to its local name. </w:t>
        </w:r>
      </w:ins>
      <w:customXmlInsRangeStart w:id="5950" w:author="Andreas Kuehne" w:date="2019-05-31T12:40:00Z"/>
      <w:sdt>
        <w:sdtPr>
          <w:tag w:val="dss2-PropertiesHolderType.-xmlSchema"/>
          <w:id w:val="14582533"/>
          <w:showingPlcHdr/>
        </w:sdtPr>
        <w:sdtContent>
          <w:customXmlInsRangeEnd w:id="5950"/>
          <w:ins w:id="5951" w:author="Andreas Kuehne" w:date="2019-05-31T12:40:00Z">
            <w:r>
              <w:rPr>
                <w:color w:val="19D131"/>
              </w:rPr>
              <w:t>[component PropertiesHolder XML schema details]</w:t>
            </w:r>
          </w:ins>
          <w:customXmlInsRangeStart w:id="5952" w:author="Andreas Kuehne" w:date="2019-05-31T12:40:00Z"/>
        </w:sdtContent>
      </w:sdt>
      <w:customXmlInsRangeEnd w:id="5952"/>
    </w:p>
    <w:p w14:paraId="7255143C" w14:textId="77777777" w:rsidR="00A71F46" w:rsidRDefault="00A71F46" w:rsidP="00A71F46">
      <w:pPr>
        <w:pStyle w:val="berschrift3"/>
        <w:numPr>
          <w:ilvl w:val="2"/>
          <w:numId w:val="3"/>
        </w:numPr>
        <w:rPr>
          <w:ins w:id="5953" w:author="Andreas Kuehne" w:date="2019-05-31T12:40:00Z"/>
        </w:rPr>
      </w:pPr>
      <w:ins w:id="5954" w:author="Andreas Kuehne" w:date="2019-05-31T12:40:00Z">
        <w:r>
          <w:t>Component Properties</w:t>
        </w:r>
      </w:ins>
    </w:p>
    <w:p w14:paraId="44F63975" w14:textId="77777777" w:rsidR="00A71F46" w:rsidRDefault="00A71F46" w:rsidP="00A71F46">
      <w:pPr>
        <w:rPr>
          <w:ins w:id="5955" w:author="Andreas Kuehne" w:date="2019-05-31T12:40:00Z"/>
        </w:rPr>
      </w:pPr>
      <w:customXmlInsRangeStart w:id="5956" w:author="Andreas Kuehne" w:date="2019-05-31T12:40:00Z"/>
      <w:sdt>
        <w:sdtPr>
          <w:tag w:val="dss2-PropertiesType.-normative"/>
          <w:id w:val="-1163239918"/>
          <w:showingPlcHdr/>
        </w:sdtPr>
        <w:sdtContent>
          <w:customXmlInsRangeEnd w:id="5956"/>
          <w:ins w:id="5957" w:author="Andreas Kuehne" w:date="2019-05-31T12:40:00Z">
            <w:r>
              <w:rPr>
                <w:color w:val="19D131"/>
              </w:rPr>
              <w:t>[component Properties normative details]</w:t>
            </w:r>
          </w:ins>
          <w:customXmlInsRangeStart w:id="5958" w:author="Andreas Kuehne" w:date="2019-05-31T12:40:00Z"/>
        </w:sdtContent>
      </w:sdt>
      <w:customXmlInsRangeEnd w:id="5958"/>
    </w:p>
    <w:p w14:paraId="35071A7E" w14:textId="77777777" w:rsidR="00A71F46" w:rsidRDefault="00A71F46" w:rsidP="00A71F46">
      <w:pPr>
        <w:rPr>
          <w:ins w:id="5959" w:author="Andreas Kuehne" w:date="2019-05-31T12:40:00Z"/>
        </w:rPr>
      </w:pPr>
      <w:ins w:id="5960" w:author="Andreas Kuehne" w:date="2019-05-31T12:40:00Z">
        <w:r>
          <w:t>Below follows a list of the sub-components that constitute this component:</w:t>
        </w:r>
      </w:ins>
    </w:p>
    <w:p w14:paraId="6C901735" w14:textId="77777777" w:rsidR="00A71F46" w:rsidRDefault="00A71F46" w:rsidP="00A71F46">
      <w:pPr>
        <w:pStyle w:val="Member"/>
        <w:rPr>
          <w:ins w:id="5961" w:author="Andreas Kuehne" w:date="2019-05-31T12:40:00Z"/>
        </w:rPr>
      </w:pPr>
      <w:ins w:id="5962" w:author="Andreas Kuehne" w:date="2019-05-31T12:40:00Z">
        <w:r>
          <w:t xml:space="preserve">The </w:t>
        </w:r>
        <w:r w:rsidRPr="35C1378D">
          <w:rPr>
            <w:rStyle w:val="Datatype"/>
          </w:rPr>
          <w:t>Property</w:t>
        </w:r>
        <w:r>
          <w:t xml:space="preserve"> element MUST occur 1 or more times containing a sub-component. Each instance MUST satisfy the requirements specified in this document in section </w:t>
        </w:r>
        <w:r>
          <w:fldChar w:fldCharType="begin"/>
        </w:r>
        <w:r>
          <w:instrText xml:space="preserve"> REF _RefComp9C78EDE7 \r \h </w:instrText>
        </w:r>
        <w:r>
          <w:fldChar w:fldCharType="separate"/>
        </w:r>
        <w:r>
          <w:rPr>
            <w:rStyle w:val="Datatype"/>
            <w:rFonts w:eastAsia="Courier New" w:cs="Courier New"/>
          </w:rPr>
          <w:t>Property</w:t>
        </w:r>
        <w:r>
          <w:fldChar w:fldCharType="end"/>
        </w:r>
        <w:r>
          <w:t xml:space="preserve">. </w:t>
        </w:r>
      </w:ins>
      <w:customXmlInsRangeStart w:id="5963" w:author="Andreas Kuehne" w:date="2019-05-31T12:40:00Z"/>
      <w:sdt>
        <w:sdtPr>
          <w:alias w:val="dss2-PropertiesType.prop"/>
          <w:tag w:val="dss2-PropertiesType.Property"/>
          <w:id w:val="673539075"/>
          <w:showingPlcHdr/>
        </w:sdtPr>
        <w:sdtContent>
          <w:customXmlInsRangeEnd w:id="5963"/>
          <w:ins w:id="5964" w:author="Andreas Kuehne" w:date="2019-05-31T12:40:00Z">
            <w:r>
              <w:rPr>
                <w:color w:val="19D131"/>
              </w:rPr>
              <w:t>[sub component Property details]</w:t>
            </w:r>
          </w:ins>
          <w:customXmlInsRangeStart w:id="5965" w:author="Andreas Kuehne" w:date="2019-05-31T12:40:00Z"/>
        </w:sdtContent>
      </w:sdt>
      <w:customXmlInsRangeEnd w:id="5965"/>
    </w:p>
    <w:p w14:paraId="6ED7385F" w14:textId="77777777" w:rsidR="00A71F46" w:rsidRDefault="00A71F46" w:rsidP="00A71F46">
      <w:pPr>
        <w:pStyle w:val="Non-normativeCommentHeading"/>
        <w:rPr>
          <w:ins w:id="5966" w:author="Andreas Kuehne" w:date="2019-05-31T12:40:00Z"/>
        </w:rPr>
      </w:pPr>
      <w:ins w:id="5967" w:author="Andreas Kuehne" w:date="2019-05-31T12:40:00Z">
        <w:r>
          <w:t>Non-normative Comment:</w:t>
        </w:r>
      </w:ins>
    </w:p>
    <w:p w14:paraId="519A98E9" w14:textId="77777777" w:rsidR="00A71F46" w:rsidRDefault="00A71F46" w:rsidP="00A71F46">
      <w:pPr>
        <w:pStyle w:val="Non-normativeComment"/>
        <w:rPr>
          <w:ins w:id="5968" w:author="Andreas Kuehne" w:date="2019-05-31T12:40:00Z"/>
        </w:rPr>
      </w:pPr>
      <w:customXmlInsRangeStart w:id="5969" w:author="Andreas Kuehne" w:date="2019-05-31T12:40:00Z"/>
      <w:sdt>
        <w:sdtPr>
          <w:tag w:val="dss2-PropertiesType.-nonNormative"/>
          <w:id w:val="603842000"/>
          <w:showingPlcHdr/>
        </w:sdtPr>
        <w:sdtContent>
          <w:customXmlInsRangeEnd w:id="5969"/>
          <w:ins w:id="5970" w:author="Andreas Kuehne" w:date="2019-05-31T12:40:00Z">
            <w:r>
              <w:rPr>
                <w:color w:val="19D131"/>
              </w:rPr>
              <w:t>[component Properties non normative details]</w:t>
            </w:r>
          </w:ins>
          <w:customXmlInsRangeStart w:id="5971" w:author="Andreas Kuehne" w:date="2019-05-31T12:40:00Z"/>
        </w:sdtContent>
      </w:sdt>
      <w:customXmlInsRangeEnd w:id="5971"/>
    </w:p>
    <w:p w14:paraId="32E8FAFC" w14:textId="77777777" w:rsidR="00A71F46" w:rsidRDefault="00A71F46" w:rsidP="00A71F46">
      <w:pPr>
        <w:pStyle w:val="berschrift4"/>
        <w:numPr>
          <w:ilvl w:val="3"/>
          <w:numId w:val="3"/>
        </w:numPr>
        <w:rPr>
          <w:ins w:id="5972" w:author="Andreas Kuehne" w:date="2019-05-31T12:40:00Z"/>
        </w:rPr>
      </w:pPr>
      <w:ins w:id="5973" w:author="Andreas Kuehne" w:date="2019-05-31T12:40:00Z">
        <w:r>
          <w:t>Properties – JSON Syntax</w:t>
        </w:r>
      </w:ins>
    </w:p>
    <w:p w14:paraId="2EF1754E" w14:textId="77777777" w:rsidR="00A71F46" w:rsidRPr="0248A3D1" w:rsidRDefault="00A71F46" w:rsidP="00A71F46">
      <w:pPr>
        <w:rPr>
          <w:ins w:id="5974" w:author="Andreas Kuehne" w:date="2019-05-31T12:40:00Z"/>
        </w:rPr>
      </w:pPr>
      <w:ins w:id="5975"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w:t>
        </w:r>
        <w:r>
          <w:t xml:space="preserve"> component.</w:t>
        </w:r>
      </w:ins>
    </w:p>
    <w:p w14:paraId="002E106D" w14:textId="77777777" w:rsidR="00A71F46" w:rsidRPr="C2430093" w:rsidRDefault="00A71F46" w:rsidP="00A71F46">
      <w:pPr>
        <w:spacing w:line="259" w:lineRule="auto"/>
        <w:rPr>
          <w:ins w:id="5976" w:author="Andreas Kuehne" w:date="2019-05-31T12:40:00Z"/>
          <w:rFonts w:eastAsia="Arial" w:cs="Arial"/>
          <w:sz w:val="22"/>
          <w:szCs w:val="22"/>
        </w:rPr>
      </w:pPr>
      <w:ins w:id="597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2ACE16B" w14:textId="77777777" w:rsidTr="00A71F46">
        <w:trPr>
          <w:cnfStyle w:val="100000000000" w:firstRow="1" w:lastRow="0" w:firstColumn="0" w:lastColumn="0" w:oddVBand="0" w:evenVBand="0" w:oddHBand="0" w:evenHBand="0" w:firstRowFirstColumn="0" w:firstRowLastColumn="0" w:lastRowFirstColumn="0" w:lastRowLastColumn="0"/>
          <w:ins w:id="597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38C5F9" w14:textId="77777777" w:rsidR="00A71F46" w:rsidRDefault="00A71F46" w:rsidP="00A71F46">
            <w:pPr>
              <w:pStyle w:val="Beschriftung"/>
              <w:rPr>
                <w:ins w:id="5979" w:author="Andreas Kuehne" w:date="2019-05-31T12:40:00Z"/>
              </w:rPr>
            </w:pPr>
            <w:ins w:id="5980" w:author="Andreas Kuehne" w:date="2019-05-31T12:40:00Z">
              <w:r>
                <w:t>Element</w:t>
              </w:r>
            </w:ins>
          </w:p>
        </w:tc>
        <w:tc>
          <w:tcPr>
            <w:tcW w:w="4675" w:type="dxa"/>
          </w:tcPr>
          <w:p w14:paraId="570F808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81" w:author="Andreas Kuehne" w:date="2019-05-31T12:40:00Z"/>
              </w:rPr>
            </w:pPr>
            <w:ins w:id="5982" w:author="Andreas Kuehne" w:date="2019-05-31T12:40:00Z">
              <w:r>
                <w:t>Implementing JSON member name</w:t>
              </w:r>
            </w:ins>
          </w:p>
        </w:tc>
        <w:tc>
          <w:tcPr>
            <w:tcW w:w="4675" w:type="dxa"/>
          </w:tcPr>
          <w:p w14:paraId="08C3980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83" w:author="Andreas Kuehne" w:date="2019-05-31T12:40:00Z"/>
              </w:rPr>
            </w:pPr>
            <w:ins w:id="5984" w:author="Andreas Kuehne" w:date="2019-05-31T12:40:00Z">
              <w:r>
                <w:t>Comments</w:t>
              </w:r>
            </w:ins>
          </w:p>
        </w:tc>
      </w:tr>
      <w:tr w:rsidR="00A71F46" w14:paraId="71C06833" w14:textId="77777777" w:rsidTr="00A71F46">
        <w:trPr>
          <w:ins w:id="59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50B6A3" w14:textId="77777777" w:rsidR="00A71F46" w:rsidRPr="002062A5" w:rsidRDefault="00A71F46" w:rsidP="00A71F46">
            <w:pPr>
              <w:pStyle w:val="Beschriftung"/>
              <w:rPr>
                <w:ins w:id="5986" w:author="Andreas Kuehne" w:date="2019-05-31T12:40:00Z"/>
                <w:rStyle w:val="Datatype"/>
                <w:b w:val="0"/>
                <w:bCs w:val="0"/>
              </w:rPr>
            </w:pPr>
            <w:ins w:id="5987" w:author="Andreas Kuehne" w:date="2019-05-31T12:40:00Z">
              <w:r w:rsidRPr="002062A5">
                <w:rPr>
                  <w:rStyle w:val="Datatype"/>
                </w:rPr>
                <w:t>Property</w:t>
              </w:r>
            </w:ins>
          </w:p>
        </w:tc>
        <w:tc>
          <w:tcPr>
            <w:tcW w:w="4675" w:type="dxa"/>
          </w:tcPr>
          <w:p w14:paraId="2C7B733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988" w:author="Andreas Kuehne" w:date="2019-05-31T12:40:00Z"/>
                <w:rStyle w:val="Datatype"/>
              </w:rPr>
            </w:pPr>
            <w:ins w:id="5989" w:author="Andreas Kuehne" w:date="2019-05-31T12:40:00Z">
              <w:r w:rsidRPr="002062A5">
                <w:rPr>
                  <w:rStyle w:val="Datatype"/>
                </w:rPr>
                <w:t>prop</w:t>
              </w:r>
            </w:ins>
          </w:p>
        </w:tc>
        <w:tc>
          <w:tcPr>
            <w:tcW w:w="4675" w:type="dxa"/>
          </w:tcPr>
          <w:p w14:paraId="16FFE35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5990" w:author="Andreas Kuehne" w:date="2019-05-31T12:40:00Z"/>
              </w:rPr>
            </w:pPr>
            <w:customXmlInsRangeStart w:id="5991" w:author="Andreas Kuehne" w:date="2019-05-31T12:40:00Z"/>
            <w:sdt>
              <w:sdtPr>
                <w:alias w:val="dss2-PropertiesType.prop"/>
                <w:tag w:val="dss2-PropertiesType.-jsonComment.Property"/>
                <w:id w:val="-885634190"/>
                <w:showingPlcHdr/>
              </w:sdtPr>
              <w:sdtContent>
                <w:customXmlInsRangeEnd w:id="5991"/>
                <w:ins w:id="5992" w:author="Andreas Kuehne" w:date="2019-05-31T12:40:00Z">
                  <w:r>
                    <w:rPr>
                      <w:color w:val="19D131"/>
                    </w:rPr>
                    <w:t>[]</w:t>
                  </w:r>
                </w:ins>
                <w:customXmlInsRangeStart w:id="5993" w:author="Andreas Kuehne" w:date="2019-05-31T12:40:00Z"/>
              </w:sdtContent>
            </w:sdt>
            <w:customXmlInsRangeEnd w:id="5993"/>
          </w:p>
        </w:tc>
      </w:tr>
    </w:tbl>
    <w:p w14:paraId="7D6A5B31" w14:textId="77777777" w:rsidR="00A71F46" w:rsidRPr="0202B381" w:rsidRDefault="00A71F46" w:rsidP="00A71F46">
      <w:pPr>
        <w:rPr>
          <w:ins w:id="5994" w:author="Andreas Kuehne" w:date="2019-05-31T12:40:00Z"/>
        </w:rPr>
      </w:pPr>
      <w:ins w:id="5995"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43971F1" w14:textId="77777777" w:rsidR="00A71F46" w:rsidRDefault="00A71F46" w:rsidP="00A71F46">
      <w:pPr>
        <w:pStyle w:val="Code"/>
        <w:spacing w:line="259" w:lineRule="auto"/>
        <w:rPr>
          <w:ins w:id="5996" w:author="Andreas Kuehne" w:date="2019-05-31T12:40:00Z"/>
        </w:rPr>
      </w:pPr>
      <w:ins w:id="5997" w:author="Andreas Kuehne" w:date="2019-05-31T12:40:00Z">
        <w:r>
          <w:rPr>
            <w:color w:val="31849B" w:themeColor="accent5" w:themeShade="BF"/>
          </w:rPr>
          <w:t>"dss2-PropertiesType"</w:t>
        </w:r>
        <w:r>
          <w:t>: {</w:t>
        </w:r>
      </w:ins>
    </w:p>
    <w:p w14:paraId="5AD5103A" w14:textId="77777777" w:rsidR="00A71F46" w:rsidRDefault="00A71F46" w:rsidP="00A71F46">
      <w:pPr>
        <w:pStyle w:val="Code"/>
        <w:spacing w:line="259" w:lineRule="auto"/>
        <w:rPr>
          <w:ins w:id="5998" w:author="Andreas Kuehne" w:date="2019-05-31T12:40:00Z"/>
        </w:rPr>
      </w:pPr>
      <w:ins w:id="5999" w:author="Andreas Kuehne" w:date="2019-05-31T12:40:00Z">
        <w:r>
          <w:rPr>
            <w:color w:val="31849B" w:themeColor="accent5" w:themeShade="BF"/>
          </w:rPr>
          <w:t xml:space="preserve">  "type"</w:t>
        </w:r>
        <w:r>
          <w:t xml:space="preserve">: </w:t>
        </w:r>
        <w:r>
          <w:rPr>
            <w:color w:val="244061" w:themeColor="accent1" w:themeShade="80"/>
          </w:rPr>
          <w:t>"object",</w:t>
        </w:r>
      </w:ins>
    </w:p>
    <w:p w14:paraId="3ADC6DA4" w14:textId="77777777" w:rsidR="00A71F46" w:rsidRDefault="00A71F46" w:rsidP="00A71F46">
      <w:pPr>
        <w:pStyle w:val="Code"/>
        <w:spacing w:line="259" w:lineRule="auto"/>
        <w:rPr>
          <w:ins w:id="6000" w:author="Andreas Kuehne" w:date="2019-05-31T12:40:00Z"/>
        </w:rPr>
      </w:pPr>
      <w:ins w:id="6001" w:author="Andreas Kuehne" w:date="2019-05-31T12:40:00Z">
        <w:r>
          <w:rPr>
            <w:color w:val="31849B" w:themeColor="accent5" w:themeShade="BF"/>
          </w:rPr>
          <w:t xml:space="preserve">  "properties"</w:t>
        </w:r>
        <w:r>
          <w:t>: {</w:t>
        </w:r>
      </w:ins>
    </w:p>
    <w:p w14:paraId="35670DFC" w14:textId="77777777" w:rsidR="00A71F46" w:rsidRDefault="00A71F46" w:rsidP="00A71F46">
      <w:pPr>
        <w:pStyle w:val="Code"/>
        <w:spacing w:line="259" w:lineRule="auto"/>
        <w:rPr>
          <w:ins w:id="6002" w:author="Andreas Kuehne" w:date="2019-05-31T12:40:00Z"/>
        </w:rPr>
      </w:pPr>
      <w:ins w:id="6003" w:author="Andreas Kuehne" w:date="2019-05-31T12:40:00Z">
        <w:r>
          <w:rPr>
            <w:color w:val="31849B" w:themeColor="accent5" w:themeShade="BF"/>
          </w:rPr>
          <w:t xml:space="preserve">    "prop"</w:t>
        </w:r>
        <w:r>
          <w:t>: {</w:t>
        </w:r>
      </w:ins>
    </w:p>
    <w:p w14:paraId="4D905B7B" w14:textId="77777777" w:rsidR="00A71F46" w:rsidRDefault="00A71F46" w:rsidP="00A71F46">
      <w:pPr>
        <w:pStyle w:val="Code"/>
        <w:spacing w:line="259" w:lineRule="auto"/>
        <w:rPr>
          <w:ins w:id="6004" w:author="Andreas Kuehne" w:date="2019-05-31T12:40:00Z"/>
        </w:rPr>
      </w:pPr>
      <w:ins w:id="6005" w:author="Andreas Kuehne" w:date="2019-05-31T12:40:00Z">
        <w:r>
          <w:rPr>
            <w:color w:val="31849B" w:themeColor="accent5" w:themeShade="BF"/>
          </w:rPr>
          <w:t xml:space="preserve">      "type"</w:t>
        </w:r>
        <w:r>
          <w:t xml:space="preserve">: </w:t>
        </w:r>
        <w:r>
          <w:rPr>
            <w:color w:val="244061" w:themeColor="accent1" w:themeShade="80"/>
          </w:rPr>
          <w:t>"array",</w:t>
        </w:r>
      </w:ins>
    </w:p>
    <w:p w14:paraId="36125CD8" w14:textId="77777777" w:rsidR="00A71F46" w:rsidRDefault="00A71F46" w:rsidP="00A71F46">
      <w:pPr>
        <w:pStyle w:val="Code"/>
        <w:spacing w:line="259" w:lineRule="auto"/>
        <w:rPr>
          <w:ins w:id="6006" w:author="Andreas Kuehne" w:date="2019-05-31T12:40:00Z"/>
        </w:rPr>
      </w:pPr>
      <w:ins w:id="6007" w:author="Andreas Kuehne" w:date="2019-05-31T12:40:00Z">
        <w:r>
          <w:rPr>
            <w:color w:val="31849B" w:themeColor="accent5" w:themeShade="BF"/>
          </w:rPr>
          <w:t xml:space="preserve">      "items"</w:t>
        </w:r>
        <w:r>
          <w:t>: {</w:t>
        </w:r>
      </w:ins>
    </w:p>
    <w:p w14:paraId="7980982B" w14:textId="77777777" w:rsidR="00A71F46" w:rsidRDefault="00A71F46" w:rsidP="00A71F46">
      <w:pPr>
        <w:pStyle w:val="Code"/>
        <w:spacing w:line="259" w:lineRule="auto"/>
        <w:rPr>
          <w:ins w:id="6008" w:author="Andreas Kuehne" w:date="2019-05-31T12:40:00Z"/>
        </w:rPr>
      </w:pPr>
      <w:ins w:id="6009" w:author="Andreas Kuehne" w:date="2019-05-31T12:40:00Z">
        <w:r>
          <w:rPr>
            <w:color w:val="31849B" w:themeColor="accent5" w:themeShade="BF"/>
          </w:rPr>
          <w:t xml:space="preserve">        "$ref"</w:t>
        </w:r>
        <w:r>
          <w:t xml:space="preserve">: </w:t>
        </w:r>
        <w:r>
          <w:rPr>
            <w:color w:val="244061" w:themeColor="accent1" w:themeShade="80"/>
          </w:rPr>
          <w:t>"#/definitions/dss2-PropertyType"</w:t>
        </w:r>
      </w:ins>
    </w:p>
    <w:p w14:paraId="555A9152" w14:textId="77777777" w:rsidR="00A71F46" w:rsidRDefault="00A71F46" w:rsidP="00A71F46">
      <w:pPr>
        <w:pStyle w:val="Code"/>
        <w:spacing w:line="259" w:lineRule="auto"/>
        <w:rPr>
          <w:ins w:id="6010" w:author="Andreas Kuehne" w:date="2019-05-31T12:40:00Z"/>
        </w:rPr>
      </w:pPr>
      <w:ins w:id="6011" w:author="Andreas Kuehne" w:date="2019-05-31T12:40:00Z">
        <w:r>
          <w:t xml:space="preserve">      }</w:t>
        </w:r>
      </w:ins>
    </w:p>
    <w:p w14:paraId="0E85DF9E" w14:textId="77777777" w:rsidR="00A71F46" w:rsidRDefault="00A71F46" w:rsidP="00A71F46">
      <w:pPr>
        <w:pStyle w:val="Code"/>
        <w:spacing w:line="259" w:lineRule="auto"/>
        <w:rPr>
          <w:ins w:id="6012" w:author="Andreas Kuehne" w:date="2019-05-31T12:40:00Z"/>
        </w:rPr>
      </w:pPr>
      <w:ins w:id="6013" w:author="Andreas Kuehne" w:date="2019-05-31T12:40:00Z">
        <w:r>
          <w:t xml:space="preserve">    }</w:t>
        </w:r>
      </w:ins>
    </w:p>
    <w:p w14:paraId="40E0684C" w14:textId="77777777" w:rsidR="00A71F46" w:rsidRDefault="00A71F46" w:rsidP="00A71F46">
      <w:pPr>
        <w:pStyle w:val="Code"/>
        <w:spacing w:line="259" w:lineRule="auto"/>
        <w:rPr>
          <w:ins w:id="6014" w:author="Andreas Kuehne" w:date="2019-05-31T12:40:00Z"/>
        </w:rPr>
      </w:pPr>
      <w:ins w:id="6015" w:author="Andreas Kuehne" w:date="2019-05-31T12:40:00Z">
        <w:r>
          <w:t xml:space="preserve">  },</w:t>
        </w:r>
      </w:ins>
    </w:p>
    <w:p w14:paraId="7C0DF26A" w14:textId="77777777" w:rsidR="00A71F46" w:rsidRDefault="00A71F46" w:rsidP="00A71F46">
      <w:pPr>
        <w:pStyle w:val="Code"/>
        <w:spacing w:line="259" w:lineRule="auto"/>
        <w:rPr>
          <w:ins w:id="6016" w:author="Andreas Kuehne" w:date="2019-05-31T12:40:00Z"/>
        </w:rPr>
      </w:pPr>
      <w:ins w:id="6017" w:author="Andreas Kuehne" w:date="2019-05-31T12:40:00Z">
        <w:r>
          <w:rPr>
            <w:color w:val="31849B" w:themeColor="accent5" w:themeShade="BF"/>
          </w:rPr>
          <w:t xml:space="preserve">  "required"</w:t>
        </w:r>
        <w:r>
          <w:t>: [</w:t>
        </w:r>
        <w:r>
          <w:rPr>
            <w:color w:val="244061" w:themeColor="accent1" w:themeShade="80"/>
          </w:rPr>
          <w:t>"prop"</w:t>
        </w:r>
        <w:r>
          <w:t>]</w:t>
        </w:r>
      </w:ins>
    </w:p>
    <w:p w14:paraId="3E19BF4C" w14:textId="77777777" w:rsidR="00A71F46" w:rsidRDefault="00A71F46" w:rsidP="00A71F46">
      <w:pPr>
        <w:pStyle w:val="Code"/>
        <w:spacing w:line="259" w:lineRule="auto"/>
        <w:rPr>
          <w:ins w:id="6018" w:author="Andreas Kuehne" w:date="2019-05-31T12:40:00Z"/>
        </w:rPr>
      </w:pPr>
      <w:ins w:id="6019" w:author="Andreas Kuehne" w:date="2019-05-31T12:40:00Z">
        <w:r>
          <w:t>}</w:t>
        </w:r>
      </w:ins>
    </w:p>
    <w:p w14:paraId="7CCCAAEF" w14:textId="77777777" w:rsidR="00A71F46" w:rsidRDefault="00A71F46" w:rsidP="00A71F46">
      <w:pPr>
        <w:rPr>
          <w:ins w:id="6020" w:author="Andreas Kuehne" w:date="2019-05-31T12:40:00Z"/>
        </w:rPr>
      </w:pPr>
      <w:customXmlInsRangeStart w:id="6021" w:author="Andreas Kuehne" w:date="2019-05-31T12:40:00Z"/>
      <w:sdt>
        <w:sdtPr>
          <w:tag w:val="dss2-PropertiesType.-jsonSchema"/>
          <w:id w:val="-1394497278"/>
          <w:showingPlcHdr/>
        </w:sdtPr>
        <w:sdtContent>
          <w:customXmlInsRangeEnd w:id="6021"/>
          <w:ins w:id="6022" w:author="Andreas Kuehne" w:date="2019-05-31T12:40:00Z">
            <w:r>
              <w:rPr>
                <w:color w:val="19D131"/>
              </w:rPr>
              <w:t>[component Properties JSON schema details]</w:t>
            </w:r>
          </w:ins>
          <w:customXmlInsRangeStart w:id="6023" w:author="Andreas Kuehne" w:date="2019-05-31T12:40:00Z"/>
        </w:sdtContent>
      </w:sdt>
      <w:customXmlInsRangeEnd w:id="6023"/>
    </w:p>
    <w:p w14:paraId="52C69B58" w14:textId="77777777" w:rsidR="00A71F46" w:rsidRDefault="00A71F46" w:rsidP="00A71F46">
      <w:pPr>
        <w:pStyle w:val="berschrift4"/>
        <w:numPr>
          <w:ilvl w:val="3"/>
          <w:numId w:val="3"/>
        </w:numPr>
        <w:rPr>
          <w:ins w:id="6024" w:author="Andreas Kuehne" w:date="2019-05-31T12:40:00Z"/>
        </w:rPr>
      </w:pPr>
      <w:ins w:id="6025" w:author="Andreas Kuehne" w:date="2019-05-31T12:40:00Z">
        <w:r>
          <w:lastRenderedPageBreak/>
          <w:t>Properties – XML Syntax</w:t>
        </w:r>
      </w:ins>
    </w:p>
    <w:p w14:paraId="28425703" w14:textId="77777777" w:rsidR="00A71F46" w:rsidRPr="5404FA76" w:rsidRDefault="00A71F46" w:rsidP="00A71F46">
      <w:pPr>
        <w:rPr>
          <w:ins w:id="6026" w:author="Andreas Kuehne" w:date="2019-05-31T12:40:00Z"/>
        </w:rPr>
      </w:pPr>
      <w:ins w:id="6027" w:author="Andreas Kuehne" w:date="2019-05-31T12:40:00Z">
        <w:r w:rsidRPr="0CCF9147">
          <w:t xml:space="preserve">The XML type </w:t>
        </w:r>
        <w:r w:rsidRPr="002062A5">
          <w:rPr>
            <w:rFonts w:ascii="Courier New" w:eastAsia="Courier New" w:hAnsi="Courier New" w:cs="Courier New"/>
          </w:rPr>
          <w:t>PropertiesType</w:t>
        </w:r>
        <w:r w:rsidRPr="0CCF9147">
          <w:t xml:space="preserve"> SHALL implement the requirements defined in the </w:t>
        </w:r>
        <w:r w:rsidRPr="002062A5">
          <w:rPr>
            <w:rFonts w:ascii="Courier New" w:eastAsia="Courier New" w:hAnsi="Courier New" w:cs="Courier New"/>
          </w:rPr>
          <w:t>Properties</w:t>
        </w:r>
        <w:r>
          <w:t xml:space="preserve"> </w:t>
        </w:r>
        <w:r w:rsidRPr="005A6FFD">
          <w:t>component.</w:t>
        </w:r>
      </w:ins>
    </w:p>
    <w:p w14:paraId="1410D1FA" w14:textId="77777777" w:rsidR="00A71F46" w:rsidRDefault="00A71F46" w:rsidP="00A71F46">
      <w:pPr>
        <w:rPr>
          <w:ins w:id="6028" w:author="Andreas Kuehne" w:date="2019-05-31T12:40:00Z"/>
        </w:rPr>
      </w:pPr>
      <w:ins w:id="6029" w:author="Andreas Kuehne" w:date="2019-05-31T12:40:00Z">
        <w:r w:rsidRPr="005A6FFD">
          <w:rPr>
            <w:rFonts w:eastAsia="Arial"/>
          </w:rPr>
          <w:t xml:space="preserve">The </w:t>
        </w:r>
        <w:r w:rsidRPr="002062A5">
          <w:rPr>
            <w:rFonts w:ascii="Courier New" w:eastAsia="Courier New" w:hAnsi="Courier New" w:cs="Courier New"/>
          </w:rPr>
          <w:t>PropertiesType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4542D06" w14:textId="77777777" w:rsidR="00A71F46" w:rsidRDefault="00A71F46" w:rsidP="00A71F46">
      <w:pPr>
        <w:pStyle w:val="Code"/>
        <w:rPr>
          <w:ins w:id="6030" w:author="Andreas Kuehne" w:date="2019-05-31T12:40:00Z"/>
        </w:rPr>
      </w:pPr>
      <w:ins w:id="603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PropertiesType</w:t>
        </w:r>
        <w:r>
          <w:rPr>
            <w:color w:val="943634" w:themeColor="accent2" w:themeShade="BF"/>
          </w:rPr>
          <w:t>"</w:t>
        </w:r>
        <w:r>
          <w:rPr>
            <w:color w:val="31849B" w:themeColor="accent5" w:themeShade="BF"/>
          </w:rPr>
          <w:t>&gt;</w:t>
        </w:r>
      </w:ins>
    </w:p>
    <w:p w14:paraId="0C502AC8" w14:textId="77777777" w:rsidR="00A71F46" w:rsidRDefault="00A71F46" w:rsidP="00A71F46">
      <w:pPr>
        <w:pStyle w:val="Code"/>
        <w:rPr>
          <w:ins w:id="6032" w:author="Andreas Kuehne" w:date="2019-05-31T12:40:00Z"/>
        </w:rPr>
      </w:pPr>
      <w:ins w:id="6033" w:author="Andreas Kuehne" w:date="2019-05-31T12:40:00Z">
        <w:r>
          <w:rPr>
            <w:color w:val="31849B" w:themeColor="accent5" w:themeShade="BF"/>
          </w:rPr>
          <w:t xml:space="preserve">  &lt;xs:sequence&gt;</w:t>
        </w:r>
      </w:ins>
    </w:p>
    <w:p w14:paraId="7A85E7D6" w14:textId="77777777" w:rsidR="00A71F46" w:rsidRDefault="00A71F46" w:rsidP="00A71F46">
      <w:pPr>
        <w:pStyle w:val="Code"/>
        <w:rPr>
          <w:ins w:id="6034" w:author="Andreas Kuehne" w:date="2019-05-31T12:40:00Z"/>
        </w:rPr>
      </w:pPr>
      <w:ins w:id="603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Property</w:t>
        </w:r>
        <w:r>
          <w:rPr>
            <w:color w:val="943634" w:themeColor="accent2" w:themeShade="BF"/>
          </w:rPr>
          <w:t>" type="</w:t>
        </w:r>
        <w:r>
          <w:rPr>
            <w:color w:val="244061" w:themeColor="accent1" w:themeShade="80"/>
          </w:rPr>
          <w:t>dss2:PropertyType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7E1BEAE2" w14:textId="77777777" w:rsidR="00A71F46" w:rsidRDefault="00A71F46" w:rsidP="00A71F46">
      <w:pPr>
        <w:pStyle w:val="Code"/>
        <w:rPr>
          <w:ins w:id="6036" w:author="Andreas Kuehne" w:date="2019-05-31T12:40:00Z"/>
        </w:rPr>
      </w:pPr>
      <w:ins w:id="6037" w:author="Andreas Kuehne" w:date="2019-05-31T12:40:00Z">
        <w:r>
          <w:rPr>
            <w:color w:val="31849B" w:themeColor="accent5" w:themeShade="BF"/>
          </w:rPr>
          <w:t xml:space="preserve">  &lt;/xs:sequence&gt;</w:t>
        </w:r>
      </w:ins>
    </w:p>
    <w:p w14:paraId="100EE0E8" w14:textId="77777777" w:rsidR="00A71F46" w:rsidRDefault="00A71F46" w:rsidP="00A71F46">
      <w:pPr>
        <w:pStyle w:val="Code"/>
        <w:rPr>
          <w:ins w:id="6038" w:author="Andreas Kuehne" w:date="2019-05-31T12:40:00Z"/>
        </w:rPr>
      </w:pPr>
      <w:ins w:id="6039" w:author="Andreas Kuehne" w:date="2019-05-31T12:40:00Z">
        <w:r>
          <w:rPr>
            <w:color w:val="31849B" w:themeColor="accent5" w:themeShade="BF"/>
          </w:rPr>
          <w:t>&lt;/xs:complexType&gt;</w:t>
        </w:r>
      </w:ins>
    </w:p>
    <w:p w14:paraId="25D6E10D" w14:textId="77777777" w:rsidR="00A71F46" w:rsidRDefault="00A71F46" w:rsidP="00A71F46">
      <w:pPr>
        <w:spacing w:line="259" w:lineRule="auto"/>
        <w:rPr>
          <w:ins w:id="6040" w:author="Andreas Kuehne" w:date="2019-05-31T12:40:00Z"/>
        </w:rPr>
      </w:pPr>
      <w:ins w:id="6041" w:author="Andreas Kuehne" w:date="2019-05-31T12:40:00Z">
        <w:r>
          <w:t>Each child element of</w:t>
        </w:r>
        <w:r w:rsidRPr="71C71F8C">
          <w:t xml:space="preserve"> </w:t>
        </w:r>
        <w:r w:rsidRPr="002062A5">
          <w:rPr>
            <w:rFonts w:ascii="Courier New" w:eastAsia="Courier New" w:hAnsi="Courier New" w:cs="Courier New"/>
          </w:rPr>
          <w:t>PropertiesType</w:t>
        </w:r>
        <w:r w:rsidRPr="71C71F8C">
          <w:t xml:space="preserve"> </w:t>
        </w:r>
        <w:r>
          <w:t xml:space="preserve">XML element SHALL implement in XML syntax the sub-component that has a name equal to its local name. </w:t>
        </w:r>
      </w:ins>
      <w:customXmlInsRangeStart w:id="6042" w:author="Andreas Kuehne" w:date="2019-05-31T12:40:00Z"/>
      <w:sdt>
        <w:sdtPr>
          <w:tag w:val="dss2-PropertiesType.-xmlSchema"/>
          <w:id w:val="272065598"/>
          <w:showingPlcHdr/>
        </w:sdtPr>
        <w:sdtContent>
          <w:customXmlInsRangeEnd w:id="6042"/>
          <w:ins w:id="6043" w:author="Andreas Kuehne" w:date="2019-05-31T12:40:00Z">
            <w:r>
              <w:rPr>
                <w:color w:val="19D131"/>
              </w:rPr>
              <w:t>[component Properties XML schema details]</w:t>
            </w:r>
          </w:ins>
          <w:customXmlInsRangeStart w:id="6044" w:author="Andreas Kuehne" w:date="2019-05-31T12:40:00Z"/>
        </w:sdtContent>
      </w:sdt>
      <w:customXmlInsRangeEnd w:id="6044"/>
    </w:p>
    <w:p w14:paraId="3F846F1D" w14:textId="77777777" w:rsidR="00A71F46" w:rsidRDefault="00A71F46" w:rsidP="00A71F46">
      <w:pPr>
        <w:pStyle w:val="berschrift3"/>
        <w:numPr>
          <w:ilvl w:val="2"/>
          <w:numId w:val="3"/>
        </w:numPr>
        <w:rPr>
          <w:ins w:id="6045" w:author="Andreas Kuehne" w:date="2019-05-31T12:40:00Z"/>
        </w:rPr>
      </w:pPr>
      <w:ins w:id="6046" w:author="Andreas Kuehne" w:date="2019-05-31T12:40:00Z">
        <w:r>
          <w:t>Component Property</w:t>
        </w:r>
      </w:ins>
    </w:p>
    <w:p w14:paraId="56A778A3" w14:textId="77777777" w:rsidR="00A71F46" w:rsidRDefault="00A71F46" w:rsidP="00A71F46">
      <w:pPr>
        <w:rPr>
          <w:ins w:id="6047" w:author="Andreas Kuehne" w:date="2019-05-31T12:40:00Z"/>
        </w:rPr>
      </w:pPr>
      <w:customXmlInsRangeStart w:id="6048" w:author="Andreas Kuehne" w:date="2019-05-31T12:40:00Z"/>
      <w:sdt>
        <w:sdtPr>
          <w:tag w:val="dss2-PropertyType.-normative"/>
          <w:id w:val="-429591921"/>
          <w:showingPlcHdr/>
        </w:sdtPr>
        <w:sdtContent>
          <w:customXmlInsRangeEnd w:id="6048"/>
          <w:ins w:id="6049" w:author="Andreas Kuehne" w:date="2019-05-31T12:40:00Z">
            <w:r>
              <w:rPr>
                <w:color w:val="19D131"/>
              </w:rPr>
              <w:t>[component Property normative details]</w:t>
            </w:r>
          </w:ins>
          <w:customXmlInsRangeStart w:id="6050" w:author="Andreas Kuehne" w:date="2019-05-31T12:40:00Z"/>
        </w:sdtContent>
      </w:sdt>
      <w:customXmlInsRangeEnd w:id="6050"/>
    </w:p>
    <w:p w14:paraId="71CBDB88" w14:textId="77777777" w:rsidR="00A71F46" w:rsidRDefault="00A71F46" w:rsidP="00A71F46">
      <w:pPr>
        <w:rPr>
          <w:ins w:id="6051" w:author="Andreas Kuehne" w:date="2019-05-31T12:40:00Z"/>
        </w:rPr>
      </w:pPr>
      <w:ins w:id="6052" w:author="Andreas Kuehne" w:date="2019-05-31T12:40:00Z">
        <w:r>
          <w:t>Below follows a list of the sub-components that constitute this component:</w:t>
        </w:r>
      </w:ins>
    </w:p>
    <w:p w14:paraId="34B1D3D6" w14:textId="77777777" w:rsidR="00A71F46" w:rsidRDefault="00A71F46" w:rsidP="00A71F46">
      <w:pPr>
        <w:pStyle w:val="Member"/>
        <w:rPr>
          <w:ins w:id="6053" w:author="Andreas Kuehne" w:date="2019-05-31T12:40:00Z"/>
        </w:rPr>
      </w:pPr>
      <w:ins w:id="6054" w:author="Andreas Kuehne" w:date="2019-05-31T12:40:00Z">
        <w:r>
          <w:t xml:space="preserve">The </w:t>
        </w:r>
        <w:r w:rsidRPr="35C1378D">
          <w:rPr>
            <w:rStyle w:val="Datatype"/>
          </w:rPr>
          <w:t>Identifier</w:t>
        </w:r>
        <w:r>
          <w:t xml:space="preserve"> element MUST contain one instance of a string. </w:t>
        </w:r>
      </w:ins>
      <w:customXmlInsRangeStart w:id="6055" w:author="Andreas Kuehne" w:date="2019-05-31T12:40:00Z"/>
      <w:sdt>
        <w:sdtPr>
          <w:alias w:val="dss2-PropertyType.id"/>
          <w:tag w:val="dss2-PropertyType.Identifier"/>
          <w:id w:val="853844112"/>
        </w:sdtPr>
        <w:sdtContent>
          <w:customXmlInsRangeEnd w:id="6055"/>
          <w:customXmlInsRangeStart w:id="6056" w:author="Andreas Kuehne" w:date="2019-05-31T12:40:00Z"/>
        </w:sdtContent>
      </w:sdt>
      <w:customXmlInsRangeEnd w:id="6056"/>
    </w:p>
    <w:p w14:paraId="25189415" w14:textId="77777777" w:rsidR="00A71F46" w:rsidRDefault="00A71F46" w:rsidP="00A71F46">
      <w:pPr>
        <w:pStyle w:val="Member"/>
        <w:rPr>
          <w:ins w:id="6057" w:author="Andreas Kuehne" w:date="2019-05-31T12:40:00Z"/>
        </w:rPr>
      </w:pPr>
      <w:ins w:id="6058" w:author="Andreas Kuehne" w:date="2019-05-31T12:40:00Z">
        <w:r>
          <w:t xml:space="preserve">The OPTIONAL </w:t>
        </w:r>
        <w:r w:rsidRPr="35C1378D">
          <w:rPr>
            <w:rStyle w:val="Datatype"/>
          </w:rPr>
          <w:t>Value</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ins>
      <w:customXmlInsRangeStart w:id="6059" w:author="Andreas Kuehne" w:date="2019-05-31T12:40:00Z"/>
      <w:sdt>
        <w:sdtPr>
          <w:alias w:val="dss2-PropertyType.val"/>
          <w:tag w:val="dss2-PropertyType.Value"/>
          <w:id w:val="338357521"/>
        </w:sdtPr>
        <w:sdtContent>
          <w:customXmlInsRangeEnd w:id="6059"/>
          <w:ins w:id="6060" w:author="Andreas Kuehne" w:date="2019-05-31T12:40:00Z">
            <w:r w:rsidRPr="003A06D0">
              <w:rPr>
                <w:color w:val="19D131"/>
                <w:lang w:val="en-GB"/>
              </w:rPr>
              <w:t xml:space="preserve">The </w:t>
            </w:r>
            <w:r w:rsidRPr="003A06D0">
              <w:rPr>
                <w:rStyle w:val="Datatype"/>
                <w:lang w:val="en-GB"/>
              </w:rPr>
              <w:t>Value</w:t>
            </w:r>
            <w:r w:rsidRPr="003A06D0">
              <w:rPr>
                <w:color w:val="19D131"/>
                <w:lang w:val="en-GB"/>
              </w:rPr>
              <w:t xml:space="preserve"> element contains arbitrary content wrapped in an </w:t>
            </w:r>
            <w:r w:rsidRPr="0087606C">
              <w:rPr>
                <w:rStyle w:val="Datatype"/>
              </w:rPr>
              <w:t>Any</w:t>
            </w:r>
            <w:r>
              <w:rPr>
                <w:color w:val="19D131"/>
                <w:lang w:val="en-GB"/>
              </w:rPr>
              <w:t xml:space="preserve"> component</w:t>
            </w:r>
            <w:r w:rsidRPr="003A06D0">
              <w:rPr>
                <w:color w:val="19D131"/>
                <w:lang w:val="en-GB"/>
              </w:rPr>
              <w:t>.</w:t>
            </w:r>
          </w:ins>
          <w:customXmlInsRangeStart w:id="6061" w:author="Andreas Kuehne" w:date="2019-05-31T12:40:00Z"/>
        </w:sdtContent>
      </w:sdt>
      <w:customXmlInsRangeEnd w:id="6061"/>
    </w:p>
    <w:p w14:paraId="3AF5AD37" w14:textId="77777777" w:rsidR="00A71F46" w:rsidRDefault="00A71F46" w:rsidP="00A71F46">
      <w:pPr>
        <w:pStyle w:val="Non-normativeCommentHeading"/>
        <w:rPr>
          <w:ins w:id="6062" w:author="Andreas Kuehne" w:date="2019-05-31T12:40:00Z"/>
        </w:rPr>
      </w:pPr>
      <w:ins w:id="6063" w:author="Andreas Kuehne" w:date="2019-05-31T12:40:00Z">
        <w:r>
          <w:t>Non-normative Comment:</w:t>
        </w:r>
      </w:ins>
    </w:p>
    <w:p w14:paraId="7E02EAAC" w14:textId="77777777" w:rsidR="00A71F46" w:rsidRDefault="00A71F46" w:rsidP="00A71F46">
      <w:pPr>
        <w:pStyle w:val="Non-normativeComment"/>
        <w:rPr>
          <w:ins w:id="6064" w:author="Andreas Kuehne" w:date="2019-05-31T12:40:00Z"/>
        </w:rPr>
      </w:pPr>
      <w:customXmlInsRangeStart w:id="6065" w:author="Andreas Kuehne" w:date="2019-05-31T12:40:00Z"/>
      <w:sdt>
        <w:sdtPr>
          <w:tag w:val="dss2-PropertyType.-nonNormative"/>
          <w:id w:val="350073095"/>
          <w:showingPlcHdr/>
        </w:sdtPr>
        <w:sdtContent>
          <w:customXmlInsRangeEnd w:id="6065"/>
          <w:ins w:id="6066" w:author="Andreas Kuehne" w:date="2019-05-31T12:40:00Z">
            <w:r>
              <w:rPr>
                <w:color w:val="19D131"/>
              </w:rPr>
              <w:t>[component Property non normative details]</w:t>
            </w:r>
          </w:ins>
          <w:customXmlInsRangeStart w:id="6067" w:author="Andreas Kuehne" w:date="2019-05-31T12:40:00Z"/>
        </w:sdtContent>
      </w:sdt>
      <w:customXmlInsRangeEnd w:id="6067"/>
    </w:p>
    <w:p w14:paraId="50F1C491" w14:textId="77777777" w:rsidR="00A71F46" w:rsidRDefault="00A71F46" w:rsidP="00A71F46">
      <w:pPr>
        <w:pStyle w:val="berschrift4"/>
        <w:numPr>
          <w:ilvl w:val="3"/>
          <w:numId w:val="3"/>
        </w:numPr>
        <w:rPr>
          <w:ins w:id="6068" w:author="Andreas Kuehne" w:date="2019-05-31T12:40:00Z"/>
        </w:rPr>
      </w:pPr>
      <w:ins w:id="6069" w:author="Andreas Kuehne" w:date="2019-05-31T12:40:00Z">
        <w:r>
          <w:t>Property – JSON Syntax</w:t>
        </w:r>
      </w:ins>
    </w:p>
    <w:p w14:paraId="660EC0B8" w14:textId="77777777" w:rsidR="00A71F46" w:rsidRPr="0248A3D1" w:rsidRDefault="00A71F46" w:rsidP="00A71F46">
      <w:pPr>
        <w:rPr>
          <w:ins w:id="6070" w:author="Andreas Kuehne" w:date="2019-05-31T12:40:00Z"/>
        </w:rPr>
      </w:pPr>
      <w:ins w:id="6071"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Property</w:t>
        </w:r>
        <w:r>
          <w:t xml:space="preserve"> component.</w:t>
        </w:r>
      </w:ins>
    </w:p>
    <w:p w14:paraId="5F044F13" w14:textId="77777777" w:rsidR="00A71F46" w:rsidRPr="C2430093" w:rsidRDefault="00A71F46" w:rsidP="00A71F46">
      <w:pPr>
        <w:spacing w:line="259" w:lineRule="auto"/>
        <w:rPr>
          <w:ins w:id="6072" w:author="Andreas Kuehne" w:date="2019-05-31T12:40:00Z"/>
          <w:rFonts w:eastAsia="Arial" w:cs="Arial"/>
          <w:sz w:val="22"/>
          <w:szCs w:val="22"/>
        </w:rPr>
      </w:pPr>
      <w:ins w:id="607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8795904" w14:textId="77777777" w:rsidTr="00A71F46">
        <w:trPr>
          <w:cnfStyle w:val="100000000000" w:firstRow="1" w:lastRow="0" w:firstColumn="0" w:lastColumn="0" w:oddVBand="0" w:evenVBand="0" w:oddHBand="0" w:evenHBand="0" w:firstRowFirstColumn="0" w:firstRowLastColumn="0" w:lastRowFirstColumn="0" w:lastRowLastColumn="0"/>
          <w:ins w:id="60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5A6BE3" w14:textId="77777777" w:rsidR="00A71F46" w:rsidRDefault="00A71F46" w:rsidP="00A71F46">
            <w:pPr>
              <w:pStyle w:val="Beschriftung"/>
              <w:rPr>
                <w:ins w:id="6075" w:author="Andreas Kuehne" w:date="2019-05-31T12:40:00Z"/>
              </w:rPr>
            </w:pPr>
            <w:ins w:id="6076" w:author="Andreas Kuehne" w:date="2019-05-31T12:40:00Z">
              <w:r>
                <w:t>Element</w:t>
              </w:r>
            </w:ins>
          </w:p>
        </w:tc>
        <w:tc>
          <w:tcPr>
            <w:tcW w:w="4675" w:type="dxa"/>
          </w:tcPr>
          <w:p w14:paraId="7EE9B1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77" w:author="Andreas Kuehne" w:date="2019-05-31T12:40:00Z"/>
              </w:rPr>
            </w:pPr>
            <w:ins w:id="6078" w:author="Andreas Kuehne" w:date="2019-05-31T12:40:00Z">
              <w:r>
                <w:t>Implementing JSON member name</w:t>
              </w:r>
            </w:ins>
          </w:p>
        </w:tc>
        <w:tc>
          <w:tcPr>
            <w:tcW w:w="4675" w:type="dxa"/>
          </w:tcPr>
          <w:p w14:paraId="663BA0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79" w:author="Andreas Kuehne" w:date="2019-05-31T12:40:00Z"/>
              </w:rPr>
            </w:pPr>
            <w:ins w:id="6080" w:author="Andreas Kuehne" w:date="2019-05-31T12:40:00Z">
              <w:r>
                <w:t>Comments</w:t>
              </w:r>
            </w:ins>
          </w:p>
        </w:tc>
      </w:tr>
      <w:tr w:rsidR="00A71F46" w14:paraId="24667A0F" w14:textId="77777777" w:rsidTr="00A71F46">
        <w:trPr>
          <w:ins w:id="60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8ACF3" w14:textId="77777777" w:rsidR="00A71F46" w:rsidRPr="002062A5" w:rsidRDefault="00A71F46" w:rsidP="00A71F46">
            <w:pPr>
              <w:pStyle w:val="Beschriftung"/>
              <w:rPr>
                <w:ins w:id="6082" w:author="Andreas Kuehne" w:date="2019-05-31T12:40:00Z"/>
                <w:rStyle w:val="Datatype"/>
                <w:b w:val="0"/>
                <w:bCs w:val="0"/>
              </w:rPr>
            </w:pPr>
            <w:ins w:id="6083" w:author="Andreas Kuehne" w:date="2019-05-31T12:40:00Z">
              <w:r w:rsidRPr="002062A5">
                <w:rPr>
                  <w:rStyle w:val="Datatype"/>
                </w:rPr>
                <w:t>Identifier</w:t>
              </w:r>
            </w:ins>
          </w:p>
        </w:tc>
        <w:tc>
          <w:tcPr>
            <w:tcW w:w="4675" w:type="dxa"/>
          </w:tcPr>
          <w:p w14:paraId="1EEF86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84" w:author="Andreas Kuehne" w:date="2019-05-31T12:40:00Z"/>
                <w:rStyle w:val="Datatype"/>
              </w:rPr>
            </w:pPr>
            <w:ins w:id="6085" w:author="Andreas Kuehne" w:date="2019-05-31T12:40:00Z">
              <w:r w:rsidRPr="002062A5">
                <w:rPr>
                  <w:rStyle w:val="Datatype"/>
                </w:rPr>
                <w:t>id</w:t>
              </w:r>
            </w:ins>
          </w:p>
        </w:tc>
        <w:tc>
          <w:tcPr>
            <w:tcW w:w="4675" w:type="dxa"/>
          </w:tcPr>
          <w:p w14:paraId="65F934A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086" w:author="Andreas Kuehne" w:date="2019-05-31T12:40:00Z"/>
              </w:rPr>
            </w:pPr>
            <w:customXmlInsRangeStart w:id="6087" w:author="Andreas Kuehne" w:date="2019-05-31T12:40:00Z"/>
            <w:sdt>
              <w:sdtPr>
                <w:alias w:val="dss2-PropertyType.id"/>
                <w:tag w:val="dss2-PropertyType.-jsonComment.Identifier"/>
                <w:id w:val="-923107871"/>
                <w:showingPlcHdr/>
              </w:sdtPr>
              <w:sdtContent>
                <w:customXmlInsRangeEnd w:id="6087"/>
                <w:ins w:id="6088" w:author="Andreas Kuehne" w:date="2019-05-31T12:40:00Z">
                  <w:r>
                    <w:rPr>
                      <w:color w:val="19D131"/>
                    </w:rPr>
                    <w:t>[]</w:t>
                  </w:r>
                </w:ins>
                <w:customXmlInsRangeStart w:id="6089" w:author="Andreas Kuehne" w:date="2019-05-31T12:40:00Z"/>
              </w:sdtContent>
            </w:sdt>
            <w:customXmlInsRangeEnd w:id="6089"/>
          </w:p>
        </w:tc>
      </w:tr>
      <w:tr w:rsidR="00A71F46" w14:paraId="071079FC" w14:textId="77777777" w:rsidTr="00A71F46">
        <w:trPr>
          <w:ins w:id="60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65678C" w14:textId="77777777" w:rsidR="00A71F46" w:rsidRPr="002062A5" w:rsidRDefault="00A71F46" w:rsidP="00A71F46">
            <w:pPr>
              <w:pStyle w:val="Beschriftung"/>
              <w:rPr>
                <w:ins w:id="6091" w:author="Andreas Kuehne" w:date="2019-05-31T12:40:00Z"/>
                <w:rStyle w:val="Datatype"/>
                <w:b w:val="0"/>
                <w:bCs w:val="0"/>
              </w:rPr>
            </w:pPr>
            <w:ins w:id="6092" w:author="Andreas Kuehne" w:date="2019-05-31T12:40:00Z">
              <w:r w:rsidRPr="002062A5">
                <w:rPr>
                  <w:rStyle w:val="Datatype"/>
                </w:rPr>
                <w:t>Value</w:t>
              </w:r>
            </w:ins>
          </w:p>
        </w:tc>
        <w:tc>
          <w:tcPr>
            <w:tcW w:w="4675" w:type="dxa"/>
          </w:tcPr>
          <w:p w14:paraId="6F420E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93" w:author="Andreas Kuehne" w:date="2019-05-31T12:40:00Z"/>
                <w:rStyle w:val="Datatype"/>
              </w:rPr>
            </w:pPr>
            <w:ins w:id="6094" w:author="Andreas Kuehne" w:date="2019-05-31T12:40:00Z">
              <w:r w:rsidRPr="002062A5">
                <w:rPr>
                  <w:rStyle w:val="Datatype"/>
                </w:rPr>
                <w:t>val</w:t>
              </w:r>
            </w:ins>
          </w:p>
        </w:tc>
        <w:tc>
          <w:tcPr>
            <w:tcW w:w="4675" w:type="dxa"/>
          </w:tcPr>
          <w:p w14:paraId="5420BD7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095" w:author="Andreas Kuehne" w:date="2019-05-31T12:40:00Z"/>
              </w:rPr>
            </w:pPr>
            <w:customXmlInsRangeStart w:id="6096" w:author="Andreas Kuehne" w:date="2019-05-31T12:40:00Z"/>
            <w:sdt>
              <w:sdtPr>
                <w:alias w:val="dss2-PropertyType.val"/>
                <w:tag w:val="dss2-PropertyType.-jsonComment.Value"/>
                <w:id w:val="-2065942318"/>
                <w:showingPlcHdr/>
              </w:sdtPr>
              <w:sdtContent>
                <w:customXmlInsRangeEnd w:id="6096"/>
                <w:ins w:id="6097" w:author="Andreas Kuehne" w:date="2019-05-31T12:40:00Z">
                  <w:r>
                    <w:rPr>
                      <w:color w:val="19D131"/>
                    </w:rPr>
                    <w:t>[]</w:t>
                  </w:r>
                </w:ins>
                <w:customXmlInsRangeStart w:id="6098" w:author="Andreas Kuehne" w:date="2019-05-31T12:40:00Z"/>
              </w:sdtContent>
            </w:sdt>
            <w:customXmlInsRangeEnd w:id="6098"/>
          </w:p>
        </w:tc>
      </w:tr>
    </w:tbl>
    <w:p w14:paraId="1E247B89" w14:textId="77777777" w:rsidR="00A71F46" w:rsidRPr="0202B381" w:rsidRDefault="00A71F46" w:rsidP="00A71F46">
      <w:pPr>
        <w:rPr>
          <w:ins w:id="6099" w:author="Andreas Kuehne" w:date="2019-05-31T12:40:00Z"/>
        </w:rPr>
      </w:pPr>
      <w:ins w:id="6100"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A3F914" w14:textId="77777777" w:rsidR="00A71F46" w:rsidRDefault="00A71F46" w:rsidP="00A71F46">
      <w:pPr>
        <w:pStyle w:val="Code"/>
        <w:spacing w:line="259" w:lineRule="auto"/>
        <w:rPr>
          <w:ins w:id="6101" w:author="Andreas Kuehne" w:date="2019-05-31T12:40:00Z"/>
        </w:rPr>
      </w:pPr>
      <w:ins w:id="6102" w:author="Andreas Kuehne" w:date="2019-05-31T12:40:00Z">
        <w:r>
          <w:rPr>
            <w:color w:val="31849B" w:themeColor="accent5" w:themeShade="BF"/>
          </w:rPr>
          <w:t>"dss2-PropertyType"</w:t>
        </w:r>
        <w:r>
          <w:t>: {</w:t>
        </w:r>
      </w:ins>
    </w:p>
    <w:p w14:paraId="45976AF4" w14:textId="77777777" w:rsidR="00A71F46" w:rsidRDefault="00A71F46" w:rsidP="00A71F46">
      <w:pPr>
        <w:pStyle w:val="Code"/>
        <w:spacing w:line="259" w:lineRule="auto"/>
        <w:rPr>
          <w:ins w:id="6103" w:author="Andreas Kuehne" w:date="2019-05-31T12:40:00Z"/>
        </w:rPr>
      </w:pPr>
      <w:ins w:id="6104" w:author="Andreas Kuehne" w:date="2019-05-31T12:40:00Z">
        <w:r>
          <w:rPr>
            <w:color w:val="31849B" w:themeColor="accent5" w:themeShade="BF"/>
          </w:rPr>
          <w:t xml:space="preserve">  "type"</w:t>
        </w:r>
        <w:r>
          <w:t xml:space="preserve">: </w:t>
        </w:r>
        <w:r>
          <w:rPr>
            <w:color w:val="244061" w:themeColor="accent1" w:themeShade="80"/>
          </w:rPr>
          <w:t>"object",</w:t>
        </w:r>
      </w:ins>
    </w:p>
    <w:p w14:paraId="5CEEE1B0" w14:textId="77777777" w:rsidR="00A71F46" w:rsidRDefault="00A71F46" w:rsidP="00A71F46">
      <w:pPr>
        <w:pStyle w:val="Code"/>
        <w:spacing w:line="259" w:lineRule="auto"/>
        <w:rPr>
          <w:ins w:id="6105" w:author="Andreas Kuehne" w:date="2019-05-31T12:40:00Z"/>
        </w:rPr>
      </w:pPr>
      <w:ins w:id="6106" w:author="Andreas Kuehne" w:date="2019-05-31T12:40:00Z">
        <w:r>
          <w:rPr>
            <w:color w:val="31849B" w:themeColor="accent5" w:themeShade="BF"/>
          </w:rPr>
          <w:t xml:space="preserve">  "properties"</w:t>
        </w:r>
        <w:r>
          <w:t>: {</w:t>
        </w:r>
      </w:ins>
    </w:p>
    <w:p w14:paraId="53550EFA" w14:textId="77777777" w:rsidR="00A71F46" w:rsidRDefault="00A71F46" w:rsidP="00A71F46">
      <w:pPr>
        <w:pStyle w:val="Code"/>
        <w:spacing w:line="259" w:lineRule="auto"/>
        <w:rPr>
          <w:ins w:id="6107" w:author="Andreas Kuehne" w:date="2019-05-31T12:40:00Z"/>
        </w:rPr>
      </w:pPr>
      <w:ins w:id="6108" w:author="Andreas Kuehne" w:date="2019-05-31T12:40:00Z">
        <w:r>
          <w:rPr>
            <w:color w:val="31849B" w:themeColor="accent5" w:themeShade="BF"/>
          </w:rPr>
          <w:t xml:space="preserve">    "id"</w:t>
        </w:r>
        <w:r>
          <w:t>: {</w:t>
        </w:r>
      </w:ins>
    </w:p>
    <w:p w14:paraId="012C7832" w14:textId="77777777" w:rsidR="00A71F46" w:rsidRDefault="00A71F46" w:rsidP="00A71F46">
      <w:pPr>
        <w:pStyle w:val="Code"/>
        <w:spacing w:line="259" w:lineRule="auto"/>
        <w:rPr>
          <w:ins w:id="6109" w:author="Andreas Kuehne" w:date="2019-05-31T12:40:00Z"/>
        </w:rPr>
      </w:pPr>
      <w:ins w:id="6110" w:author="Andreas Kuehne" w:date="2019-05-31T12:40:00Z">
        <w:r>
          <w:rPr>
            <w:color w:val="31849B" w:themeColor="accent5" w:themeShade="BF"/>
          </w:rPr>
          <w:t xml:space="preserve">      "type"</w:t>
        </w:r>
        <w:r>
          <w:t xml:space="preserve">: </w:t>
        </w:r>
        <w:r>
          <w:rPr>
            <w:color w:val="244061" w:themeColor="accent1" w:themeShade="80"/>
          </w:rPr>
          <w:t>"string"</w:t>
        </w:r>
      </w:ins>
    </w:p>
    <w:p w14:paraId="220BD4CE" w14:textId="77777777" w:rsidR="00A71F46" w:rsidRDefault="00A71F46" w:rsidP="00A71F46">
      <w:pPr>
        <w:pStyle w:val="Code"/>
        <w:spacing w:line="259" w:lineRule="auto"/>
        <w:rPr>
          <w:ins w:id="6111" w:author="Andreas Kuehne" w:date="2019-05-31T12:40:00Z"/>
        </w:rPr>
      </w:pPr>
      <w:ins w:id="6112" w:author="Andreas Kuehne" w:date="2019-05-31T12:40:00Z">
        <w:r>
          <w:t xml:space="preserve">    },</w:t>
        </w:r>
      </w:ins>
    </w:p>
    <w:p w14:paraId="3AEFB6FB" w14:textId="77777777" w:rsidR="00A71F46" w:rsidRDefault="00A71F46" w:rsidP="00A71F46">
      <w:pPr>
        <w:pStyle w:val="Code"/>
        <w:spacing w:line="259" w:lineRule="auto"/>
        <w:rPr>
          <w:ins w:id="6113" w:author="Andreas Kuehne" w:date="2019-05-31T12:40:00Z"/>
        </w:rPr>
      </w:pPr>
      <w:ins w:id="6114" w:author="Andreas Kuehne" w:date="2019-05-31T12:40:00Z">
        <w:r>
          <w:rPr>
            <w:color w:val="31849B" w:themeColor="accent5" w:themeShade="BF"/>
          </w:rPr>
          <w:t xml:space="preserve">    "val"</w:t>
        </w:r>
        <w:r>
          <w:t>: {</w:t>
        </w:r>
      </w:ins>
    </w:p>
    <w:p w14:paraId="194B9FDA" w14:textId="77777777" w:rsidR="00A71F46" w:rsidRDefault="00A71F46" w:rsidP="00A71F46">
      <w:pPr>
        <w:pStyle w:val="Code"/>
        <w:spacing w:line="259" w:lineRule="auto"/>
        <w:rPr>
          <w:ins w:id="6115" w:author="Andreas Kuehne" w:date="2019-05-31T12:40:00Z"/>
        </w:rPr>
      </w:pPr>
      <w:ins w:id="6116"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05403621" w14:textId="77777777" w:rsidR="00A71F46" w:rsidRDefault="00A71F46" w:rsidP="00A71F46">
      <w:pPr>
        <w:pStyle w:val="Code"/>
        <w:spacing w:line="259" w:lineRule="auto"/>
        <w:rPr>
          <w:ins w:id="6117" w:author="Andreas Kuehne" w:date="2019-05-31T12:40:00Z"/>
        </w:rPr>
      </w:pPr>
      <w:ins w:id="6118" w:author="Andreas Kuehne" w:date="2019-05-31T12:40:00Z">
        <w:r>
          <w:t xml:space="preserve">    }</w:t>
        </w:r>
      </w:ins>
    </w:p>
    <w:p w14:paraId="0B6951DB" w14:textId="77777777" w:rsidR="00A71F46" w:rsidRDefault="00A71F46" w:rsidP="00A71F46">
      <w:pPr>
        <w:pStyle w:val="Code"/>
        <w:spacing w:line="259" w:lineRule="auto"/>
        <w:rPr>
          <w:ins w:id="6119" w:author="Andreas Kuehne" w:date="2019-05-31T12:40:00Z"/>
        </w:rPr>
      </w:pPr>
      <w:ins w:id="6120" w:author="Andreas Kuehne" w:date="2019-05-31T12:40:00Z">
        <w:r>
          <w:t xml:space="preserve">  },</w:t>
        </w:r>
      </w:ins>
    </w:p>
    <w:p w14:paraId="6275E512" w14:textId="77777777" w:rsidR="00A71F46" w:rsidRDefault="00A71F46" w:rsidP="00A71F46">
      <w:pPr>
        <w:pStyle w:val="Code"/>
        <w:spacing w:line="259" w:lineRule="auto"/>
        <w:rPr>
          <w:ins w:id="6121" w:author="Andreas Kuehne" w:date="2019-05-31T12:40:00Z"/>
        </w:rPr>
      </w:pPr>
      <w:ins w:id="6122" w:author="Andreas Kuehne" w:date="2019-05-31T12:40:00Z">
        <w:r>
          <w:rPr>
            <w:color w:val="31849B" w:themeColor="accent5" w:themeShade="BF"/>
          </w:rPr>
          <w:t xml:space="preserve">  "required"</w:t>
        </w:r>
        <w:r>
          <w:t>: [</w:t>
        </w:r>
        <w:r>
          <w:rPr>
            <w:color w:val="244061" w:themeColor="accent1" w:themeShade="80"/>
          </w:rPr>
          <w:t>"id"</w:t>
        </w:r>
        <w:r>
          <w:t>]</w:t>
        </w:r>
      </w:ins>
    </w:p>
    <w:p w14:paraId="5FE1CB50" w14:textId="77777777" w:rsidR="00A71F46" w:rsidRDefault="00A71F46" w:rsidP="00A71F46">
      <w:pPr>
        <w:pStyle w:val="Code"/>
        <w:spacing w:line="259" w:lineRule="auto"/>
        <w:rPr>
          <w:ins w:id="6123" w:author="Andreas Kuehne" w:date="2019-05-31T12:40:00Z"/>
        </w:rPr>
      </w:pPr>
      <w:ins w:id="6124" w:author="Andreas Kuehne" w:date="2019-05-31T12:40:00Z">
        <w:r>
          <w:lastRenderedPageBreak/>
          <w:t>}</w:t>
        </w:r>
      </w:ins>
    </w:p>
    <w:p w14:paraId="7441ABDA" w14:textId="77777777" w:rsidR="00A71F46" w:rsidRDefault="00A71F46" w:rsidP="00A71F46">
      <w:pPr>
        <w:rPr>
          <w:ins w:id="6125" w:author="Andreas Kuehne" w:date="2019-05-31T12:40:00Z"/>
        </w:rPr>
      </w:pPr>
      <w:customXmlInsRangeStart w:id="6126" w:author="Andreas Kuehne" w:date="2019-05-31T12:40:00Z"/>
      <w:sdt>
        <w:sdtPr>
          <w:tag w:val="dss2-PropertyType.-jsonSchema"/>
          <w:id w:val="750312365"/>
          <w:showingPlcHdr/>
        </w:sdtPr>
        <w:sdtContent>
          <w:customXmlInsRangeEnd w:id="6126"/>
          <w:ins w:id="6127" w:author="Andreas Kuehne" w:date="2019-05-31T12:40:00Z">
            <w:r>
              <w:rPr>
                <w:color w:val="19D131"/>
              </w:rPr>
              <w:t>[component Property JSON schema details]</w:t>
            </w:r>
          </w:ins>
          <w:customXmlInsRangeStart w:id="6128" w:author="Andreas Kuehne" w:date="2019-05-31T12:40:00Z"/>
        </w:sdtContent>
      </w:sdt>
      <w:customXmlInsRangeEnd w:id="6128"/>
    </w:p>
    <w:p w14:paraId="166ACAB3" w14:textId="77777777" w:rsidR="00A71F46" w:rsidRDefault="00A71F46" w:rsidP="00A71F46">
      <w:pPr>
        <w:pStyle w:val="berschrift4"/>
        <w:numPr>
          <w:ilvl w:val="3"/>
          <w:numId w:val="3"/>
        </w:numPr>
        <w:rPr>
          <w:ins w:id="6129" w:author="Andreas Kuehne" w:date="2019-05-31T12:40:00Z"/>
        </w:rPr>
      </w:pPr>
      <w:ins w:id="6130" w:author="Andreas Kuehne" w:date="2019-05-31T12:40:00Z">
        <w:r>
          <w:t>Property – XML Syntax</w:t>
        </w:r>
      </w:ins>
    </w:p>
    <w:p w14:paraId="19EEFC49" w14:textId="77777777" w:rsidR="00A71F46" w:rsidRPr="5404FA76" w:rsidRDefault="00A71F46" w:rsidP="00A71F46">
      <w:pPr>
        <w:rPr>
          <w:ins w:id="6131" w:author="Andreas Kuehne" w:date="2019-05-31T12:40:00Z"/>
        </w:rPr>
      </w:pPr>
      <w:ins w:id="6132" w:author="Andreas Kuehne" w:date="2019-05-31T12:40:00Z">
        <w:r w:rsidRPr="0CCF9147">
          <w:t xml:space="preserve">The XML type </w:t>
        </w:r>
        <w:r w:rsidRPr="002062A5">
          <w:rPr>
            <w:rFonts w:ascii="Courier New" w:eastAsia="Courier New" w:hAnsi="Courier New" w:cs="Courier New"/>
          </w:rPr>
          <w:t>PropertyType</w:t>
        </w:r>
        <w:r w:rsidRPr="0CCF9147">
          <w:t xml:space="preserve"> SHALL implement the requirements defined in the </w:t>
        </w:r>
        <w:r w:rsidRPr="002062A5">
          <w:rPr>
            <w:rFonts w:ascii="Courier New" w:eastAsia="Courier New" w:hAnsi="Courier New" w:cs="Courier New"/>
          </w:rPr>
          <w:t>Property</w:t>
        </w:r>
        <w:r>
          <w:t xml:space="preserve"> </w:t>
        </w:r>
        <w:r w:rsidRPr="005A6FFD">
          <w:t>component.</w:t>
        </w:r>
      </w:ins>
    </w:p>
    <w:p w14:paraId="00514C66" w14:textId="77777777" w:rsidR="00A71F46" w:rsidRDefault="00A71F46" w:rsidP="00A71F46">
      <w:pPr>
        <w:rPr>
          <w:ins w:id="6133" w:author="Andreas Kuehne" w:date="2019-05-31T12:40:00Z"/>
        </w:rPr>
      </w:pPr>
      <w:ins w:id="6134" w:author="Andreas Kuehne" w:date="2019-05-31T12:40:00Z">
        <w:r w:rsidRPr="005A6FFD">
          <w:rPr>
            <w:rFonts w:eastAsia="Arial"/>
          </w:rPr>
          <w:t xml:space="preserve">The </w:t>
        </w:r>
        <w:r w:rsidRPr="002062A5">
          <w:rPr>
            <w:rFonts w:ascii="Courier New" w:eastAsia="Courier New" w:hAnsi="Courier New" w:cs="Courier New"/>
          </w:rPr>
          <w:t>PropertyType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9EC8A4B" w14:textId="77777777" w:rsidR="00A71F46" w:rsidRDefault="00A71F46" w:rsidP="00A71F46">
      <w:pPr>
        <w:pStyle w:val="Code"/>
        <w:rPr>
          <w:ins w:id="6135" w:author="Andreas Kuehne" w:date="2019-05-31T12:40:00Z"/>
        </w:rPr>
      </w:pPr>
      <w:ins w:id="613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PropertyType</w:t>
        </w:r>
        <w:r>
          <w:rPr>
            <w:color w:val="943634" w:themeColor="accent2" w:themeShade="BF"/>
          </w:rPr>
          <w:t>"</w:t>
        </w:r>
        <w:r>
          <w:rPr>
            <w:color w:val="31849B" w:themeColor="accent5" w:themeShade="BF"/>
          </w:rPr>
          <w:t>&gt;</w:t>
        </w:r>
      </w:ins>
    </w:p>
    <w:p w14:paraId="128243A8" w14:textId="77777777" w:rsidR="00A71F46" w:rsidRDefault="00A71F46" w:rsidP="00A71F46">
      <w:pPr>
        <w:pStyle w:val="Code"/>
        <w:rPr>
          <w:ins w:id="6137" w:author="Andreas Kuehne" w:date="2019-05-31T12:40:00Z"/>
        </w:rPr>
      </w:pPr>
      <w:ins w:id="6138" w:author="Andreas Kuehne" w:date="2019-05-31T12:40:00Z">
        <w:r>
          <w:rPr>
            <w:color w:val="31849B" w:themeColor="accent5" w:themeShade="BF"/>
          </w:rPr>
          <w:t xml:space="preserve">  &lt;xs:sequence&gt;</w:t>
        </w:r>
      </w:ins>
    </w:p>
    <w:p w14:paraId="2A6A2ED1" w14:textId="77777777" w:rsidR="00A71F46" w:rsidRDefault="00A71F46" w:rsidP="00A71F46">
      <w:pPr>
        <w:pStyle w:val="Code"/>
        <w:rPr>
          <w:ins w:id="6139" w:author="Andreas Kuehne" w:date="2019-05-31T12:40:00Z"/>
        </w:rPr>
      </w:pPr>
      <w:ins w:id="614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Identifier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4692D6E6" w14:textId="77777777" w:rsidR="00A71F46" w:rsidRDefault="00A71F46" w:rsidP="00A71F46">
      <w:pPr>
        <w:pStyle w:val="Code"/>
        <w:rPr>
          <w:ins w:id="6141" w:author="Andreas Kuehne" w:date="2019-05-31T12:40:00Z"/>
        </w:rPr>
      </w:pPr>
      <w:ins w:id="61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4B20A1" w14:textId="77777777" w:rsidR="00A71F46" w:rsidRDefault="00A71F46" w:rsidP="00A71F46">
      <w:pPr>
        <w:pStyle w:val="Code"/>
        <w:rPr>
          <w:ins w:id="6143" w:author="Andreas Kuehne" w:date="2019-05-31T12:40:00Z"/>
        </w:rPr>
      </w:pPr>
      <w:ins w:id="6144" w:author="Andreas Kuehne" w:date="2019-05-31T12:40:00Z">
        <w:r>
          <w:rPr>
            <w:color w:val="31849B" w:themeColor="accent5" w:themeShade="BF"/>
          </w:rPr>
          <w:t xml:space="preserve">  &lt;/xs:sequence&gt;</w:t>
        </w:r>
      </w:ins>
    </w:p>
    <w:p w14:paraId="7F2F899D" w14:textId="77777777" w:rsidR="00A71F46" w:rsidRDefault="00A71F46" w:rsidP="00A71F46">
      <w:pPr>
        <w:pStyle w:val="Code"/>
        <w:rPr>
          <w:ins w:id="6145" w:author="Andreas Kuehne" w:date="2019-05-31T12:40:00Z"/>
        </w:rPr>
      </w:pPr>
      <w:ins w:id="6146" w:author="Andreas Kuehne" w:date="2019-05-31T12:40:00Z">
        <w:r>
          <w:rPr>
            <w:color w:val="31849B" w:themeColor="accent5" w:themeShade="BF"/>
          </w:rPr>
          <w:t>&lt;/xs:complexType&gt;</w:t>
        </w:r>
      </w:ins>
    </w:p>
    <w:p w14:paraId="5DBF5707" w14:textId="77777777" w:rsidR="00A71F46" w:rsidRDefault="00A71F46" w:rsidP="00A71F46">
      <w:pPr>
        <w:spacing w:line="259" w:lineRule="auto"/>
        <w:rPr>
          <w:ins w:id="6147" w:author="Andreas Kuehne" w:date="2019-05-31T12:40:00Z"/>
        </w:rPr>
      </w:pPr>
      <w:ins w:id="6148" w:author="Andreas Kuehne" w:date="2019-05-31T12:40:00Z">
        <w:r>
          <w:t>Each child element of</w:t>
        </w:r>
        <w:r w:rsidRPr="71C71F8C">
          <w:t xml:space="preserve"> </w:t>
        </w:r>
        <w:r w:rsidRPr="002062A5">
          <w:rPr>
            <w:rFonts w:ascii="Courier New" w:eastAsia="Courier New" w:hAnsi="Courier New" w:cs="Courier New"/>
          </w:rPr>
          <w:t>PropertyType</w:t>
        </w:r>
        <w:r w:rsidRPr="71C71F8C">
          <w:t xml:space="preserve"> </w:t>
        </w:r>
        <w:r>
          <w:t xml:space="preserve">XML element SHALL implement in XML syntax the sub-component that has a name equal to its local name. </w:t>
        </w:r>
      </w:ins>
      <w:customXmlInsRangeStart w:id="6149" w:author="Andreas Kuehne" w:date="2019-05-31T12:40:00Z"/>
      <w:sdt>
        <w:sdtPr>
          <w:tag w:val="dss2-PropertyType.-xmlSchema"/>
          <w:id w:val="-674338873"/>
        </w:sdtPr>
        <w:sdtContent>
          <w:customXmlInsRangeEnd w:id="6149"/>
          <w:ins w:id="6150" w:author="Andreas Kuehne" w:date="2019-05-31T12:40:00Z">
            <w:r w:rsidRPr="003A06D0">
              <w:rPr>
                <w:color w:val="19D131"/>
                <w:lang w:val="en-GB"/>
              </w:rPr>
              <w:t>. Therefore it occurs in the XML schema, too.</w:t>
            </w:r>
          </w:ins>
          <w:customXmlInsRangeStart w:id="6151" w:author="Andreas Kuehne" w:date="2019-05-31T12:40:00Z"/>
        </w:sdtContent>
      </w:sdt>
      <w:customXmlInsRangeEnd w:id="6151"/>
    </w:p>
    <w:p w14:paraId="107A7F4A" w14:textId="77777777" w:rsidR="00A71F46" w:rsidRDefault="00A71F46" w:rsidP="00A71F46">
      <w:pPr>
        <w:pStyle w:val="berschrift3"/>
        <w:numPr>
          <w:ilvl w:val="2"/>
          <w:numId w:val="3"/>
        </w:numPr>
        <w:rPr>
          <w:ins w:id="6152" w:author="Andreas Kuehne" w:date="2019-05-31T12:40:00Z"/>
        </w:rPr>
      </w:pPr>
      <w:ins w:id="6153" w:author="Andreas Kuehne" w:date="2019-05-31T12:40:00Z">
        <w:r>
          <w:t>Component IncludeObject</w:t>
        </w:r>
      </w:ins>
    </w:p>
    <w:p w14:paraId="4671E1E5" w14:textId="77777777" w:rsidR="00A71F46" w:rsidRDefault="00A71F46" w:rsidP="00A71F46">
      <w:pPr>
        <w:rPr>
          <w:ins w:id="6154" w:author="Andreas Kuehne" w:date="2019-05-31T12:40:00Z"/>
        </w:rPr>
      </w:pPr>
      <w:customXmlInsRangeStart w:id="6155" w:author="Andreas Kuehne" w:date="2019-05-31T12:40:00Z"/>
      <w:sdt>
        <w:sdtPr>
          <w:tag w:val="dss2-IncludeObjectType.-normative"/>
          <w:id w:val="-1816563722"/>
        </w:sdtPr>
        <w:sdtContent>
          <w:customXmlInsRangeEnd w:id="6155"/>
          <w:ins w:id="6156" w:author="Andreas Kuehne" w:date="2019-05-31T12:40:00Z">
            <w:r w:rsidRPr="003A06D0">
              <w:rPr>
                <w:color w:val="19D131"/>
                <w:lang w:val="en-GB"/>
              </w:rPr>
              <w:t xml:space="preserve">The </w:t>
            </w:r>
            <w:r w:rsidRPr="003A06D0">
              <w:rPr>
                <w:rFonts w:ascii="Courier New" w:eastAsia="Courier New" w:hAnsi="Courier New" w:cs="Courier New"/>
                <w:lang w:val="en-GB"/>
              </w:rPr>
              <w:t>IncludeObject</w:t>
            </w:r>
            <w:r w:rsidRPr="003A06D0">
              <w:rPr>
                <w:color w:val="19D131"/>
                <w:lang w:val="en-GB"/>
              </w:rPr>
              <w:t xml:space="preserve"> component is used to request the creation of an XMLDSig enveloping signature. Multiple occurrences of this optional input can be present in a single </w:t>
            </w:r>
            <w:r w:rsidRPr="003A06D0">
              <w:rPr>
                <w:rStyle w:val="Datatype"/>
                <w:lang w:val="en-GB"/>
              </w:rPr>
              <w:t>SignRequest</w:t>
            </w:r>
            <w:r w:rsidRPr="003A06D0">
              <w:rPr>
                <w:color w:val="19D131"/>
                <w:lang w:val="en-GB"/>
              </w:rPr>
              <w:t xml:space="preserve"> message. Each occurrence will cause the inclusion of an object inside the signature being created.</w:t>
            </w:r>
          </w:ins>
          <w:customXmlInsRangeStart w:id="6157" w:author="Andreas Kuehne" w:date="2019-05-31T12:40:00Z"/>
        </w:sdtContent>
      </w:sdt>
      <w:customXmlInsRangeEnd w:id="6157"/>
    </w:p>
    <w:p w14:paraId="19F3E7E2" w14:textId="77777777" w:rsidR="00A71F46" w:rsidRDefault="00A71F46" w:rsidP="00A71F46">
      <w:pPr>
        <w:rPr>
          <w:ins w:id="6158" w:author="Andreas Kuehne" w:date="2019-05-31T12:40:00Z"/>
        </w:rPr>
      </w:pPr>
      <w:ins w:id="6159" w:author="Andreas Kuehne" w:date="2019-05-31T12:40:00Z">
        <w:r>
          <w:t>Below follows a list of the sub-components that constitute this component:</w:t>
        </w:r>
      </w:ins>
    </w:p>
    <w:p w14:paraId="3D138CD6" w14:textId="77777777" w:rsidR="00A71F46" w:rsidRDefault="00A71F46" w:rsidP="00A71F46">
      <w:pPr>
        <w:pStyle w:val="Member"/>
        <w:rPr>
          <w:ins w:id="6160" w:author="Andreas Kuehne" w:date="2019-05-31T12:40:00Z"/>
        </w:rPr>
      </w:pPr>
      <w:ins w:id="6161"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162" w:author="Andreas Kuehne" w:date="2019-05-31T12:40:00Z"/>
      <w:sdt>
        <w:sdtPr>
          <w:alias w:val="dss2-IncludeObjectType.whichData"/>
          <w:tag w:val="dss2-IncludeObjectType.WhichData"/>
          <w:id w:val="-2103184328"/>
        </w:sdtPr>
        <w:sdtContent>
          <w:customXmlInsRangeEnd w:id="6162"/>
          <w:ins w:id="6163" w:author="Andreas Kuehne" w:date="2019-05-31T12:40:00Z">
            <w:r w:rsidRPr="00D56DEC">
              <w:rPr>
                <w:color w:val="19D131"/>
              </w:rPr>
              <w:t xml:space="preserve">This element identifies the input </w:t>
            </w:r>
            <w:r w:rsidRPr="00092265">
              <w:rPr>
                <w:rStyle w:val="Datatype"/>
              </w:rPr>
              <w:t>Base64Data</w:t>
            </w:r>
            <w:r>
              <w:rPr>
                <w:color w:val="19D131"/>
              </w:rPr>
              <w:t xml:space="preserve"> component</w:t>
            </w:r>
            <w:r w:rsidRPr="00D56DEC">
              <w:rPr>
                <w:color w:val="19D131"/>
              </w:rPr>
              <w:t xml:space="preserve"> which will be inserted into the returned signature.</w:t>
            </w:r>
          </w:ins>
          <w:customXmlInsRangeStart w:id="6164" w:author="Andreas Kuehne" w:date="2019-05-31T12:40:00Z"/>
        </w:sdtContent>
      </w:sdt>
      <w:customXmlInsRangeEnd w:id="6164"/>
    </w:p>
    <w:p w14:paraId="320ECF60" w14:textId="77777777" w:rsidR="00A71F46" w:rsidRDefault="00A71F46" w:rsidP="00A71F46">
      <w:pPr>
        <w:pStyle w:val="Member"/>
        <w:rPr>
          <w:ins w:id="6165" w:author="Andreas Kuehne" w:date="2019-05-31T12:40:00Z"/>
        </w:rPr>
      </w:pPr>
      <w:ins w:id="6166" w:author="Andreas Kuehne" w:date="2019-05-31T12:40:00Z">
        <w:r>
          <w:t xml:space="preserve">The OPTIONAL </w:t>
        </w:r>
        <w:r w:rsidRPr="35C1378D">
          <w:rPr>
            <w:rStyle w:val="Datatype"/>
          </w:rPr>
          <w:t>HasObjectTagsAndAttributesSet</w:t>
        </w:r>
        <w:r>
          <w:t xml:space="preserve"> element, if present, MUST contain one instance of a boolean. Its default value is '</w:t>
        </w:r>
        <w:r>
          <w:rPr>
            <w:color w:val="244061" w:themeColor="accent1" w:themeShade="80"/>
          </w:rPr>
          <w:t>false</w:t>
        </w:r>
        <w:r>
          <w:t xml:space="preserve">'. </w:t>
        </w:r>
      </w:ins>
      <w:customXmlInsRangeStart w:id="6167" w:author="Andreas Kuehne" w:date="2019-05-31T12:40:00Z"/>
      <w:sdt>
        <w:sdtPr>
          <w:alias w:val="dss2-IncludeObjectType.hasObjectTagsAndAttributesSet"/>
          <w:tag w:val="dss2-IncludeObjectType.HasObjectTagsAndAttributesSet"/>
          <w:id w:val="2040697017"/>
          <w:showingPlcHdr/>
        </w:sdtPr>
        <w:sdtContent>
          <w:customXmlInsRangeEnd w:id="6167"/>
          <w:ins w:id="6168" w:author="Andreas Kuehne" w:date="2019-05-31T12:40:00Z">
            <w:r>
              <w:rPr>
                <w:color w:val="19D131"/>
              </w:rPr>
              <w:t>[sub component HasObjectTagsAndAttributesSet details]</w:t>
            </w:r>
          </w:ins>
          <w:customXmlInsRangeStart w:id="6169" w:author="Andreas Kuehne" w:date="2019-05-31T12:40:00Z"/>
        </w:sdtContent>
      </w:sdt>
      <w:customXmlInsRangeEnd w:id="6169"/>
    </w:p>
    <w:p w14:paraId="7D366359" w14:textId="77777777" w:rsidR="00A71F46" w:rsidRDefault="00A71F46" w:rsidP="00A71F46">
      <w:pPr>
        <w:pStyle w:val="Member"/>
        <w:rPr>
          <w:ins w:id="6170" w:author="Andreas Kuehne" w:date="2019-05-31T12:40:00Z"/>
        </w:rPr>
      </w:pPr>
      <w:ins w:id="6171" w:author="Andreas Kuehne" w:date="2019-05-31T12:40:00Z">
        <w:r>
          <w:t xml:space="preserve">The OPTIONAL </w:t>
        </w:r>
        <w:r w:rsidRPr="35C1378D">
          <w:rPr>
            <w:rStyle w:val="Datatype"/>
          </w:rPr>
          <w:t>ObjId</w:t>
        </w:r>
        <w:r>
          <w:t xml:space="preserve"> element, if present, MUST contain one instance of a string. </w:t>
        </w:r>
      </w:ins>
      <w:customXmlInsRangeStart w:id="6172" w:author="Andreas Kuehne" w:date="2019-05-31T12:40:00Z"/>
      <w:sdt>
        <w:sdtPr>
          <w:alias w:val="dss2-IncludeObjectType.objId"/>
          <w:tag w:val="dss2-IncludeObjectType.ObjId"/>
          <w:id w:val="2066672400"/>
        </w:sdtPr>
        <w:sdtContent>
          <w:customXmlInsRangeEnd w:id="6172"/>
          <w:ins w:id="6173" w:author="Andreas Kuehne" w:date="2019-05-31T12:40:00Z">
            <w:r w:rsidRPr="003A06D0">
              <w:rPr>
                <w:color w:val="19D131"/>
                <w:lang w:val="en-GB"/>
              </w:rPr>
              <w:t xml:space="preserve">It sets the </w:t>
            </w:r>
            <w:r w:rsidRPr="003A06D0">
              <w:rPr>
                <w:rStyle w:val="Datatype"/>
                <w:lang w:val="en-GB"/>
              </w:rPr>
              <w:t>Id</w:t>
            </w:r>
            <w:r w:rsidRPr="003A06D0">
              <w:rPr>
                <w:color w:val="19D131"/>
                <w:lang w:val="en-GB"/>
              </w:rPr>
              <w:t xml:space="preserve"> attribute on the returned </w:t>
            </w:r>
            <w:r w:rsidRPr="003A06D0">
              <w:rPr>
                <w:rStyle w:val="Datatype"/>
                <w:lang w:val="en-GB"/>
              </w:rPr>
              <w:t>&lt;ds:Object&gt;</w:t>
            </w:r>
            <w:r w:rsidRPr="003A06D0">
              <w:rPr>
                <w:color w:val="19D131"/>
                <w:lang w:val="en-GB"/>
              </w:rPr>
              <w:t>.</w:t>
            </w:r>
          </w:ins>
          <w:customXmlInsRangeStart w:id="6174" w:author="Andreas Kuehne" w:date="2019-05-31T12:40:00Z"/>
        </w:sdtContent>
      </w:sdt>
      <w:customXmlInsRangeEnd w:id="6174"/>
    </w:p>
    <w:p w14:paraId="2A8E467E" w14:textId="77777777" w:rsidR="00A71F46" w:rsidRDefault="00A71F46" w:rsidP="00A71F46">
      <w:pPr>
        <w:pStyle w:val="Member"/>
        <w:rPr>
          <w:ins w:id="6175" w:author="Andreas Kuehne" w:date="2019-05-31T12:40:00Z"/>
        </w:rPr>
      </w:pPr>
      <w:ins w:id="6176" w:author="Andreas Kuehne" w:date="2019-05-31T12:40:00Z">
        <w:r>
          <w:t xml:space="preserve">The OPTIONAL </w:t>
        </w:r>
        <w:r w:rsidRPr="35C1378D">
          <w:rPr>
            <w:rStyle w:val="Datatype"/>
          </w:rPr>
          <w:t>createReference</w:t>
        </w:r>
        <w:r>
          <w:t xml:space="preserve"> element, if present, MUST contain one instance of a boolean. Its default value is '</w:t>
        </w:r>
        <w:r>
          <w:rPr>
            <w:color w:val="244061" w:themeColor="accent1" w:themeShade="80"/>
          </w:rPr>
          <w:t>true</w:t>
        </w:r>
        <w:r>
          <w:t xml:space="preserve">'. </w:t>
        </w:r>
      </w:ins>
      <w:customXmlInsRangeStart w:id="6177" w:author="Andreas Kuehne" w:date="2019-05-31T12:40:00Z"/>
      <w:sdt>
        <w:sdtPr>
          <w:alias w:val="dss2-IncludeObjectType.createRef"/>
          <w:tag w:val="dss2-IncludeObjectType.createReference"/>
          <w:id w:val="976191865"/>
        </w:sdtPr>
        <w:sdtContent>
          <w:customXmlInsRangeEnd w:id="6177"/>
          <w:ins w:id="6178" w:author="Andreas Kuehne" w:date="2019-05-31T12:40:00Z">
            <w:r w:rsidRPr="003A06D0">
              <w:rPr>
                <w:color w:val="19D131"/>
                <w:lang w:val="en-GB"/>
              </w:rPr>
              <w:t xml:space="preserve">If the </w:t>
            </w:r>
            <w:r w:rsidRPr="003A06D0">
              <w:rPr>
                <w:rStyle w:val="Datatype"/>
                <w:lang w:val="en-GB"/>
              </w:rPr>
              <w:t>createReference</w:t>
            </w:r>
            <w:r w:rsidRPr="003A06D0">
              <w:rPr>
                <w:color w:val="19D131"/>
                <w:lang w:val="en-GB"/>
              </w:rPr>
              <w:t xml:space="preserve"> element is set to false inhibits the creation of the </w:t>
            </w:r>
            <w:r w:rsidRPr="003A06D0">
              <w:rPr>
                <w:rStyle w:val="Datatype"/>
                <w:lang w:val="en-GB"/>
              </w:rPr>
              <w:t>&lt;ds:Reference&gt;</w:t>
            </w:r>
            <w:r w:rsidRPr="003A06D0">
              <w:rPr>
                <w:color w:val="19D131"/>
                <w:lang w:val="en-GB"/>
              </w:rPr>
              <w:t xml:space="preserve"> associated to the </w:t>
            </w:r>
            <w:r w:rsidRPr="003A06D0">
              <w:rPr>
                <w:rStyle w:val="Datatype"/>
                <w:lang w:val="en-GB"/>
              </w:rPr>
              <w:t>RefURI</w:t>
            </w:r>
            <w:r w:rsidRPr="003A06D0">
              <w:rPr>
                <w:color w:val="19D131"/>
                <w:lang w:val="en-GB"/>
              </w:rPr>
              <w:t xml:space="preserve"> element of the input document referred by the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rPr>
                <w:color w:val="19D131"/>
                <w:lang w:val="en-GB"/>
              </w:rPr>
              <w:t xml:space="preserve"> element, effectively allowing clients to include </w:t>
            </w:r>
            <w:r w:rsidRPr="003A06D0">
              <w:rPr>
                <w:rStyle w:val="Datatype"/>
                <w:lang w:val="en-GB"/>
              </w:rPr>
              <w:t>&lt;ds:Object&gt;</w:t>
            </w:r>
            <w:r w:rsidRPr="003A06D0">
              <w:rPr>
                <w:color w:val="19D131"/>
                <w:lang w:val="en-GB"/>
              </w:rPr>
              <w:t xml:space="preserve"> elements not covered/protected by the signature being created.</w:t>
            </w:r>
          </w:ins>
          <w:customXmlInsRangeStart w:id="6179" w:author="Andreas Kuehne" w:date="2019-05-31T12:40:00Z"/>
        </w:sdtContent>
      </w:sdt>
      <w:customXmlInsRangeEnd w:id="6179"/>
    </w:p>
    <w:p w14:paraId="2F331EAD" w14:textId="77777777" w:rsidR="00A71F46" w:rsidRDefault="00A71F46" w:rsidP="00A71F46">
      <w:pPr>
        <w:pStyle w:val="Non-normativeCommentHeading"/>
        <w:rPr>
          <w:ins w:id="6180" w:author="Andreas Kuehne" w:date="2019-05-31T12:40:00Z"/>
        </w:rPr>
      </w:pPr>
      <w:ins w:id="6181" w:author="Andreas Kuehne" w:date="2019-05-31T12:40:00Z">
        <w:r>
          <w:t>Non-normative Comment:</w:t>
        </w:r>
      </w:ins>
    </w:p>
    <w:p w14:paraId="572C9096" w14:textId="77777777" w:rsidR="00A71F46" w:rsidRDefault="00A71F46" w:rsidP="00A71F46">
      <w:pPr>
        <w:pStyle w:val="Non-normativeComment"/>
        <w:rPr>
          <w:ins w:id="6182" w:author="Andreas Kuehne" w:date="2019-05-31T12:40:00Z"/>
        </w:rPr>
      </w:pPr>
      <w:customXmlInsRangeStart w:id="6183" w:author="Andreas Kuehne" w:date="2019-05-31T12:40:00Z"/>
      <w:sdt>
        <w:sdtPr>
          <w:tag w:val="dss2-IncludeObjectType.-nonNormative"/>
          <w:id w:val="1499384646"/>
          <w:showingPlcHdr/>
        </w:sdtPr>
        <w:sdtContent>
          <w:customXmlInsRangeEnd w:id="6183"/>
          <w:ins w:id="6184" w:author="Andreas Kuehne" w:date="2019-05-31T12:40:00Z">
            <w:r>
              <w:rPr>
                <w:color w:val="19D131"/>
              </w:rPr>
              <w:t>[component IncludeObject non normative details]</w:t>
            </w:r>
          </w:ins>
          <w:customXmlInsRangeStart w:id="6185" w:author="Andreas Kuehne" w:date="2019-05-31T12:40:00Z"/>
        </w:sdtContent>
      </w:sdt>
      <w:customXmlInsRangeEnd w:id="6185"/>
    </w:p>
    <w:p w14:paraId="63B3BE1B" w14:textId="77777777" w:rsidR="00A71F46" w:rsidRDefault="00A71F46" w:rsidP="00A71F46">
      <w:pPr>
        <w:pStyle w:val="berschrift4"/>
        <w:numPr>
          <w:ilvl w:val="3"/>
          <w:numId w:val="3"/>
        </w:numPr>
        <w:rPr>
          <w:ins w:id="6186" w:author="Andreas Kuehne" w:date="2019-05-31T12:40:00Z"/>
        </w:rPr>
      </w:pPr>
      <w:ins w:id="6187" w:author="Andreas Kuehne" w:date="2019-05-31T12:40:00Z">
        <w:r>
          <w:t>IncludeObject – JSON Syntax</w:t>
        </w:r>
      </w:ins>
    </w:p>
    <w:p w14:paraId="0190F611" w14:textId="77777777" w:rsidR="00A71F46" w:rsidRPr="0248A3D1" w:rsidRDefault="00A71F46" w:rsidP="00A71F46">
      <w:pPr>
        <w:rPr>
          <w:ins w:id="6188" w:author="Andreas Kuehne" w:date="2019-05-31T12:40:00Z"/>
        </w:rPr>
      </w:pPr>
      <w:ins w:id="6189"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IncludeObject</w:t>
        </w:r>
        <w:r>
          <w:t xml:space="preserve"> component.</w:t>
        </w:r>
      </w:ins>
    </w:p>
    <w:p w14:paraId="313C9F00" w14:textId="77777777" w:rsidR="00A71F46" w:rsidRPr="C2430093" w:rsidRDefault="00A71F46" w:rsidP="00A71F46">
      <w:pPr>
        <w:spacing w:line="259" w:lineRule="auto"/>
        <w:rPr>
          <w:ins w:id="6190" w:author="Andreas Kuehne" w:date="2019-05-31T12:40:00Z"/>
          <w:rFonts w:eastAsia="Arial" w:cs="Arial"/>
          <w:sz w:val="22"/>
          <w:szCs w:val="22"/>
        </w:rPr>
      </w:pPr>
      <w:ins w:id="619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IncludeObject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72"/>
        <w:gridCol w:w="3672"/>
        <w:gridCol w:w="2006"/>
      </w:tblGrid>
      <w:tr w:rsidR="00A71F46" w14:paraId="7D2B27B3" w14:textId="77777777" w:rsidTr="00A71F46">
        <w:trPr>
          <w:cnfStyle w:val="100000000000" w:firstRow="1" w:lastRow="0" w:firstColumn="0" w:lastColumn="0" w:oddVBand="0" w:evenVBand="0" w:oddHBand="0" w:evenHBand="0" w:firstRowFirstColumn="0" w:firstRowLastColumn="0" w:lastRowFirstColumn="0" w:lastRowLastColumn="0"/>
          <w:ins w:id="61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AC9F02" w14:textId="77777777" w:rsidR="00A71F46" w:rsidRDefault="00A71F46" w:rsidP="00A71F46">
            <w:pPr>
              <w:pStyle w:val="Beschriftung"/>
              <w:rPr>
                <w:ins w:id="6193" w:author="Andreas Kuehne" w:date="2019-05-31T12:40:00Z"/>
              </w:rPr>
            </w:pPr>
            <w:ins w:id="6194" w:author="Andreas Kuehne" w:date="2019-05-31T12:40:00Z">
              <w:r>
                <w:t>Element</w:t>
              </w:r>
            </w:ins>
          </w:p>
        </w:tc>
        <w:tc>
          <w:tcPr>
            <w:tcW w:w="4675" w:type="dxa"/>
          </w:tcPr>
          <w:p w14:paraId="625D1D8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95" w:author="Andreas Kuehne" w:date="2019-05-31T12:40:00Z"/>
              </w:rPr>
            </w:pPr>
            <w:ins w:id="6196" w:author="Andreas Kuehne" w:date="2019-05-31T12:40:00Z">
              <w:r>
                <w:t>Implementing JSON member name</w:t>
              </w:r>
            </w:ins>
          </w:p>
        </w:tc>
        <w:tc>
          <w:tcPr>
            <w:tcW w:w="4675" w:type="dxa"/>
          </w:tcPr>
          <w:p w14:paraId="2942A7C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97" w:author="Andreas Kuehne" w:date="2019-05-31T12:40:00Z"/>
              </w:rPr>
            </w:pPr>
            <w:ins w:id="6198" w:author="Andreas Kuehne" w:date="2019-05-31T12:40:00Z">
              <w:r>
                <w:t>Comments</w:t>
              </w:r>
            </w:ins>
          </w:p>
        </w:tc>
      </w:tr>
      <w:tr w:rsidR="00A71F46" w14:paraId="7099E0A4" w14:textId="77777777" w:rsidTr="00A71F46">
        <w:trPr>
          <w:ins w:id="61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9EF6E2" w14:textId="77777777" w:rsidR="00A71F46" w:rsidRPr="002062A5" w:rsidRDefault="00A71F46" w:rsidP="00A71F46">
            <w:pPr>
              <w:pStyle w:val="Beschriftung"/>
              <w:rPr>
                <w:ins w:id="6200" w:author="Andreas Kuehne" w:date="2019-05-31T12:40:00Z"/>
                <w:rStyle w:val="Datatype"/>
                <w:b w:val="0"/>
                <w:bCs w:val="0"/>
              </w:rPr>
            </w:pPr>
            <w:ins w:id="6201" w:author="Andreas Kuehne" w:date="2019-05-31T12:40:00Z">
              <w:r w:rsidRPr="002062A5">
                <w:rPr>
                  <w:rStyle w:val="Datatype"/>
                </w:rPr>
                <w:t>WhichData</w:t>
              </w:r>
            </w:ins>
          </w:p>
        </w:tc>
        <w:tc>
          <w:tcPr>
            <w:tcW w:w="4675" w:type="dxa"/>
          </w:tcPr>
          <w:p w14:paraId="1C723B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02" w:author="Andreas Kuehne" w:date="2019-05-31T12:40:00Z"/>
                <w:rStyle w:val="Datatype"/>
              </w:rPr>
            </w:pPr>
            <w:ins w:id="6203" w:author="Andreas Kuehne" w:date="2019-05-31T12:40:00Z">
              <w:r w:rsidRPr="002062A5">
                <w:rPr>
                  <w:rStyle w:val="Datatype"/>
                </w:rPr>
                <w:t>whichData</w:t>
              </w:r>
            </w:ins>
          </w:p>
        </w:tc>
        <w:tc>
          <w:tcPr>
            <w:tcW w:w="4675" w:type="dxa"/>
          </w:tcPr>
          <w:p w14:paraId="656F0ED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204" w:author="Andreas Kuehne" w:date="2019-05-31T12:40:00Z"/>
              </w:rPr>
            </w:pPr>
            <w:customXmlInsRangeStart w:id="6205" w:author="Andreas Kuehne" w:date="2019-05-31T12:40:00Z"/>
            <w:sdt>
              <w:sdtPr>
                <w:alias w:val="dss2-IncludeObjectType.whichData"/>
                <w:tag w:val="dss2-IncludeObjectType.-jsonComment.WhichData"/>
                <w:id w:val="-1434819353"/>
                <w:showingPlcHdr/>
              </w:sdtPr>
              <w:sdtContent>
                <w:customXmlInsRangeEnd w:id="6205"/>
                <w:ins w:id="6206" w:author="Andreas Kuehne" w:date="2019-05-31T12:40:00Z">
                  <w:r>
                    <w:rPr>
                      <w:color w:val="19D131"/>
                    </w:rPr>
                    <w:t>[]</w:t>
                  </w:r>
                </w:ins>
                <w:customXmlInsRangeStart w:id="6207" w:author="Andreas Kuehne" w:date="2019-05-31T12:40:00Z"/>
              </w:sdtContent>
            </w:sdt>
            <w:customXmlInsRangeEnd w:id="6207"/>
          </w:p>
        </w:tc>
      </w:tr>
      <w:tr w:rsidR="00A71F46" w14:paraId="14B077BC" w14:textId="77777777" w:rsidTr="00A71F46">
        <w:trPr>
          <w:ins w:id="62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BE1CC" w14:textId="77777777" w:rsidR="00A71F46" w:rsidRPr="002062A5" w:rsidRDefault="00A71F46" w:rsidP="00A71F46">
            <w:pPr>
              <w:pStyle w:val="Beschriftung"/>
              <w:rPr>
                <w:ins w:id="6209" w:author="Andreas Kuehne" w:date="2019-05-31T12:40:00Z"/>
                <w:rStyle w:val="Datatype"/>
                <w:b w:val="0"/>
                <w:bCs w:val="0"/>
              </w:rPr>
            </w:pPr>
            <w:ins w:id="6210" w:author="Andreas Kuehne" w:date="2019-05-31T12:40:00Z">
              <w:r w:rsidRPr="002062A5">
                <w:rPr>
                  <w:rStyle w:val="Datatype"/>
                </w:rPr>
                <w:lastRenderedPageBreak/>
                <w:t>HasObjectTagsAndAttributesSet</w:t>
              </w:r>
            </w:ins>
          </w:p>
        </w:tc>
        <w:tc>
          <w:tcPr>
            <w:tcW w:w="4675" w:type="dxa"/>
          </w:tcPr>
          <w:p w14:paraId="2C2230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11" w:author="Andreas Kuehne" w:date="2019-05-31T12:40:00Z"/>
                <w:rStyle w:val="Datatype"/>
              </w:rPr>
            </w:pPr>
            <w:ins w:id="6212" w:author="Andreas Kuehne" w:date="2019-05-31T12:40:00Z">
              <w:r w:rsidRPr="002062A5">
                <w:rPr>
                  <w:rStyle w:val="Datatype"/>
                </w:rPr>
                <w:t>hasObjectTagsAndAttributesSet</w:t>
              </w:r>
            </w:ins>
          </w:p>
        </w:tc>
        <w:tc>
          <w:tcPr>
            <w:tcW w:w="4675" w:type="dxa"/>
          </w:tcPr>
          <w:p w14:paraId="36A9370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213" w:author="Andreas Kuehne" w:date="2019-05-31T12:40:00Z"/>
              </w:rPr>
            </w:pPr>
            <w:customXmlInsRangeStart w:id="6214" w:author="Andreas Kuehne" w:date="2019-05-31T12:40:00Z"/>
            <w:sdt>
              <w:sdtPr>
                <w:alias w:val="dss2-IncludeObjectType.hasObjectTagsAndAttributesSet"/>
                <w:tag w:val="dss2-IncludeObjectType.-jsonComment.HasObjectTagsAndAttributesSet"/>
                <w:id w:val="1076554334"/>
                <w:showingPlcHdr/>
              </w:sdtPr>
              <w:sdtContent>
                <w:customXmlInsRangeEnd w:id="6214"/>
                <w:ins w:id="6215" w:author="Andreas Kuehne" w:date="2019-05-31T12:40:00Z">
                  <w:r>
                    <w:rPr>
                      <w:color w:val="19D131"/>
                    </w:rPr>
                    <w:t>[]</w:t>
                  </w:r>
                </w:ins>
                <w:customXmlInsRangeStart w:id="6216" w:author="Andreas Kuehne" w:date="2019-05-31T12:40:00Z"/>
              </w:sdtContent>
            </w:sdt>
            <w:customXmlInsRangeEnd w:id="6216"/>
          </w:p>
        </w:tc>
      </w:tr>
      <w:tr w:rsidR="00A71F46" w14:paraId="3AC8876C" w14:textId="77777777" w:rsidTr="00A71F46">
        <w:trPr>
          <w:ins w:id="62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EE349F" w14:textId="77777777" w:rsidR="00A71F46" w:rsidRPr="002062A5" w:rsidRDefault="00A71F46" w:rsidP="00A71F46">
            <w:pPr>
              <w:pStyle w:val="Beschriftung"/>
              <w:rPr>
                <w:ins w:id="6218" w:author="Andreas Kuehne" w:date="2019-05-31T12:40:00Z"/>
                <w:rStyle w:val="Datatype"/>
                <w:b w:val="0"/>
                <w:bCs w:val="0"/>
              </w:rPr>
            </w:pPr>
            <w:ins w:id="6219" w:author="Andreas Kuehne" w:date="2019-05-31T12:40:00Z">
              <w:r w:rsidRPr="002062A5">
                <w:rPr>
                  <w:rStyle w:val="Datatype"/>
                </w:rPr>
                <w:t>ObjId</w:t>
              </w:r>
            </w:ins>
          </w:p>
        </w:tc>
        <w:tc>
          <w:tcPr>
            <w:tcW w:w="4675" w:type="dxa"/>
          </w:tcPr>
          <w:p w14:paraId="5D65A2F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20" w:author="Andreas Kuehne" w:date="2019-05-31T12:40:00Z"/>
                <w:rStyle w:val="Datatype"/>
              </w:rPr>
            </w:pPr>
            <w:ins w:id="6221" w:author="Andreas Kuehne" w:date="2019-05-31T12:40:00Z">
              <w:r w:rsidRPr="002062A5">
                <w:rPr>
                  <w:rStyle w:val="Datatype"/>
                </w:rPr>
                <w:t>objId</w:t>
              </w:r>
            </w:ins>
          </w:p>
        </w:tc>
        <w:tc>
          <w:tcPr>
            <w:tcW w:w="4675" w:type="dxa"/>
          </w:tcPr>
          <w:p w14:paraId="1F2A749E"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222" w:author="Andreas Kuehne" w:date="2019-05-31T12:40:00Z"/>
              </w:rPr>
            </w:pPr>
            <w:customXmlInsRangeStart w:id="6223" w:author="Andreas Kuehne" w:date="2019-05-31T12:40:00Z"/>
            <w:sdt>
              <w:sdtPr>
                <w:alias w:val="dss2-IncludeObjectType.objId"/>
                <w:tag w:val="dss2-IncludeObjectType.-jsonComment.ObjId"/>
                <w:id w:val="2119567395"/>
                <w:showingPlcHdr/>
              </w:sdtPr>
              <w:sdtContent>
                <w:customXmlInsRangeEnd w:id="6223"/>
                <w:ins w:id="6224" w:author="Andreas Kuehne" w:date="2019-05-31T12:40:00Z">
                  <w:r>
                    <w:rPr>
                      <w:color w:val="19D131"/>
                    </w:rPr>
                    <w:t>[]</w:t>
                  </w:r>
                </w:ins>
                <w:customXmlInsRangeStart w:id="6225" w:author="Andreas Kuehne" w:date="2019-05-31T12:40:00Z"/>
              </w:sdtContent>
            </w:sdt>
            <w:customXmlInsRangeEnd w:id="6225"/>
          </w:p>
        </w:tc>
      </w:tr>
      <w:tr w:rsidR="00A71F46" w14:paraId="38DB841F" w14:textId="77777777" w:rsidTr="00A71F46">
        <w:trPr>
          <w:ins w:id="62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0012A7" w14:textId="77777777" w:rsidR="00A71F46" w:rsidRPr="002062A5" w:rsidRDefault="00A71F46" w:rsidP="00A71F46">
            <w:pPr>
              <w:pStyle w:val="Beschriftung"/>
              <w:rPr>
                <w:ins w:id="6227" w:author="Andreas Kuehne" w:date="2019-05-31T12:40:00Z"/>
                <w:rStyle w:val="Datatype"/>
                <w:b w:val="0"/>
                <w:bCs w:val="0"/>
              </w:rPr>
            </w:pPr>
            <w:ins w:id="6228" w:author="Andreas Kuehne" w:date="2019-05-31T12:40:00Z">
              <w:r w:rsidRPr="002062A5">
                <w:rPr>
                  <w:rStyle w:val="Datatype"/>
                </w:rPr>
                <w:t>createReference</w:t>
              </w:r>
            </w:ins>
          </w:p>
        </w:tc>
        <w:tc>
          <w:tcPr>
            <w:tcW w:w="4675" w:type="dxa"/>
          </w:tcPr>
          <w:p w14:paraId="2FD85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29" w:author="Andreas Kuehne" w:date="2019-05-31T12:40:00Z"/>
                <w:rStyle w:val="Datatype"/>
              </w:rPr>
            </w:pPr>
            <w:ins w:id="6230" w:author="Andreas Kuehne" w:date="2019-05-31T12:40:00Z">
              <w:r w:rsidRPr="002062A5">
                <w:rPr>
                  <w:rStyle w:val="Datatype"/>
                </w:rPr>
                <w:t>createRef</w:t>
              </w:r>
            </w:ins>
          </w:p>
        </w:tc>
        <w:tc>
          <w:tcPr>
            <w:tcW w:w="4675" w:type="dxa"/>
          </w:tcPr>
          <w:p w14:paraId="18A97AD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231" w:author="Andreas Kuehne" w:date="2019-05-31T12:40:00Z"/>
              </w:rPr>
            </w:pPr>
            <w:customXmlInsRangeStart w:id="6232" w:author="Andreas Kuehne" w:date="2019-05-31T12:40:00Z"/>
            <w:sdt>
              <w:sdtPr>
                <w:alias w:val="dss2-IncludeObjectType.createRef"/>
                <w:tag w:val="dss2-IncludeObjectType.-jsonComment.createReference"/>
                <w:id w:val="1646082223"/>
                <w:showingPlcHdr/>
              </w:sdtPr>
              <w:sdtContent>
                <w:customXmlInsRangeEnd w:id="6232"/>
                <w:ins w:id="6233" w:author="Andreas Kuehne" w:date="2019-05-31T12:40:00Z">
                  <w:r>
                    <w:rPr>
                      <w:color w:val="19D131"/>
                    </w:rPr>
                    <w:t>[]</w:t>
                  </w:r>
                </w:ins>
                <w:customXmlInsRangeStart w:id="6234" w:author="Andreas Kuehne" w:date="2019-05-31T12:40:00Z"/>
              </w:sdtContent>
            </w:sdt>
            <w:customXmlInsRangeEnd w:id="6234"/>
          </w:p>
        </w:tc>
      </w:tr>
    </w:tbl>
    <w:p w14:paraId="58685B33" w14:textId="77777777" w:rsidR="00A71F46" w:rsidRPr="0202B381" w:rsidRDefault="00A71F46" w:rsidP="00A71F46">
      <w:pPr>
        <w:rPr>
          <w:ins w:id="6235" w:author="Andreas Kuehne" w:date="2019-05-31T12:40:00Z"/>
        </w:rPr>
      </w:pPr>
      <w:ins w:id="6236"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7F875F" w14:textId="77777777" w:rsidR="00A71F46" w:rsidRDefault="00A71F46" w:rsidP="00A71F46">
      <w:pPr>
        <w:pStyle w:val="Code"/>
        <w:spacing w:line="259" w:lineRule="auto"/>
        <w:rPr>
          <w:ins w:id="6237" w:author="Andreas Kuehne" w:date="2019-05-31T12:40:00Z"/>
        </w:rPr>
      </w:pPr>
      <w:ins w:id="6238" w:author="Andreas Kuehne" w:date="2019-05-31T12:40:00Z">
        <w:r>
          <w:rPr>
            <w:color w:val="31849B" w:themeColor="accent5" w:themeShade="BF"/>
          </w:rPr>
          <w:t>"dss2-IncludeObjectType"</w:t>
        </w:r>
        <w:r>
          <w:t>: {</w:t>
        </w:r>
      </w:ins>
    </w:p>
    <w:p w14:paraId="55792B2A" w14:textId="77777777" w:rsidR="00A71F46" w:rsidRDefault="00A71F46" w:rsidP="00A71F46">
      <w:pPr>
        <w:pStyle w:val="Code"/>
        <w:spacing w:line="259" w:lineRule="auto"/>
        <w:rPr>
          <w:ins w:id="6239" w:author="Andreas Kuehne" w:date="2019-05-31T12:40:00Z"/>
        </w:rPr>
      </w:pPr>
      <w:ins w:id="6240" w:author="Andreas Kuehne" w:date="2019-05-31T12:40:00Z">
        <w:r>
          <w:rPr>
            <w:color w:val="31849B" w:themeColor="accent5" w:themeShade="BF"/>
          </w:rPr>
          <w:t xml:space="preserve">  "type"</w:t>
        </w:r>
        <w:r>
          <w:t xml:space="preserve">: </w:t>
        </w:r>
        <w:r>
          <w:rPr>
            <w:color w:val="244061" w:themeColor="accent1" w:themeShade="80"/>
          </w:rPr>
          <w:t>"object",</w:t>
        </w:r>
      </w:ins>
    </w:p>
    <w:p w14:paraId="2479DA6D" w14:textId="77777777" w:rsidR="00A71F46" w:rsidRDefault="00A71F46" w:rsidP="00A71F46">
      <w:pPr>
        <w:pStyle w:val="Code"/>
        <w:spacing w:line="259" w:lineRule="auto"/>
        <w:rPr>
          <w:ins w:id="6241" w:author="Andreas Kuehne" w:date="2019-05-31T12:40:00Z"/>
        </w:rPr>
      </w:pPr>
      <w:ins w:id="6242" w:author="Andreas Kuehne" w:date="2019-05-31T12:40:00Z">
        <w:r>
          <w:rPr>
            <w:color w:val="31849B" w:themeColor="accent5" w:themeShade="BF"/>
          </w:rPr>
          <w:t xml:space="preserve">  "properties"</w:t>
        </w:r>
        <w:r>
          <w:t>: {</w:t>
        </w:r>
      </w:ins>
    </w:p>
    <w:p w14:paraId="71BD5E36" w14:textId="77777777" w:rsidR="00A71F46" w:rsidRDefault="00A71F46" w:rsidP="00A71F46">
      <w:pPr>
        <w:pStyle w:val="Code"/>
        <w:spacing w:line="259" w:lineRule="auto"/>
        <w:rPr>
          <w:ins w:id="6243" w:author="Andreas Kuehne" w:date="2019-05-31T12:40:00Z"/>
        </w:rPr>
      </w:pPr>
      <w:ins w:id="6244" w:author="Andreas Kuehne" w:date="2019-05-31T12:40:00Z">
        <w:r>
          <w:rPr>
            <w:color w:val="31849B" w:themeColor="accent5" w:themeShade="BF"/>
          </w:rPr>
          <w:t xml:space="preserve">    "whichData"</w:t>
        </w:r>
        <w:r>
          <w:t>: {</w:t>
        </w:r>
      </w:ins>
    </w:p>
    <w:p w14:paraId="08D43CED" w14:textId="77777777" w:rsidR="00A71F46" w:rsidRDefault="00A71F46" w:rsidP="00A71F46">
      <w:pPr>
        <w:pStyle w:val="Code"/>
        <w:spacing w:line="259" w:lineRule="auto"/>
        <w:rPr>
          <w:ins w:id="6245" w:author="Andreas Kuehne" w:date="2019-05-31T12:40:00Z"/>
        </w:rPr>
      </w:pPr>
      <w:ins w:id="6246" w:author="Andreas Kuehne" w:date="2019-05-31T12:40:00Z">
        <w:r>
          <w:rPr>
            <w:color w:val="31849B" w:themeColor="accent5" w:themeShade="BF"/>
          </w:rPr>
          <w:t xml:space="preserve">      "type"</w:t>
        </w:r>
        <w:r>
          <w:t xml:space="preserve">: </w:t>
        </w:r>
        <w:r>
          <w:rPr>
            <w:color w:val="244061" w:themeColor="accent1" w:themeShade="80"/>
          </w:rPr>
          <w:t>"string"</w:t>
        </w:r>
      </w:ins>
    </w:p>
    <w:p w14:paraId="5131F496" w14:textId="77777777" w:rsidR="00A71F46" w:rsidRDefault="00A71F46" w:rsidP="00A71F46">
      <w:pPr>
        <w:pStyle w:val="Code"/>
        <w:spacing w:line="259" w:lineRule="auto"/>
        <w:rPr>
          <w:ins w:id="6247" w:author="Andreas Kuehne" w:date="2019-05-31T12:40:00Z"/>
        </w:rPr>
      </w:pPr>
      <w:ins w:id="6248" w:author="Andreas Kuehne" w:date="2019-05-31T12:40:00Z">
        <w:r>
          <w:t xml:space="preserve">    },</w:t>
        </w:r>
      </w:ins>
    </w:p>
    <w:p w14:paraId="048109F1" w14:textId="77777777" w:rsidR="00A71F46" w:rsidRDefault="00A71F46" w:rsidP="00A71F46">
      <w:pPr>
        <w:pStyle w:val="Code"/>
        <w:spacing w:line="259" w:lineRule="auto"/>
        <w:rPr>
          <w:ins w:id="6249" w:author="Andreas Kuehne" w:date="2019-05-31T12:40:00Z"/>
        </w:rPr>
      </w:pPr>
      <w:ins w:id="6250" w:author="Andreas Kuehne" w:date="2019-05-31T12:40:00Z">
        <w:r>
          <w:rPr>
            <w:color w:val="31849B" w:themeColor="accent5" w:themeShade="BF"/>
          </w:rPr>
          <w:t xml:space="preserve">    "hasObjectTagsAndAttributesSet"</w:t>
        </w:r>
        <w:r>
          <w:t>: {</w:t>
        </w:r>
      </w:ins>
    </w:p>
    <w:p w14:paraId="65672828" w14:textId="77777777" w:rsidR="00A71F46" w:rsidRDefault="00A71F46" w:rsidP="00A71F46">
      <w:pPr>
        <w:pStyle w:val="Code"/>
        <w:spacing w:line="259" w:lineRule="auto"/>
        <w:rPr>
          <w:ins w:id="6251" w:author="Andreas Kuehne" w:date="2019-05-31T12:40:00Z"/>
        </w:rPr>
      </w:pPr>
      <w:ins w:id="6252" w:author="Andreas Kuehne" w:date="2019-05-31T12:40:00Z">
        <w:r>
          <w:rPr>
            <w:color w:val="31849B" w:themeColor="accent5" w:themeShade="BF"/>
          </w:rPr>
          <w:t xml:space="preserve">      "type"</w:t>
        </w:r>
        <w:r>
          <w:t xml:space="preserve">: </w:t>
        </w:r>
        <w:r>
          <w:rPr>
            <w:color w:val="244061" w:themeColor="accent1" w:themeShade="80"/>
          </w:rPr>
          <w:t>"boolean",</w:t>
        </w:r>
      </w:ins>
    </w:p>
    <w:p w14:paraId="417C7CEB" w14:textId="77777777" w:rsidR="00A71F46" w:rsidRDefault="00A71F46" w:rsidP="00A71F46">
      <w:pPr>
        <w:pStyle w:val="Code"/>
        <w:spacing w:line="259" w:lineRule="auto"/>
        <w:rPr>
          <w:ins w:id="6253" w:author="Andreas Kuehne" w:date="2019-05-31T12:40:00Z"/>
        </w:rPr>
      </w:pPr>
      <w:ins w:id="6254" w:author="Andreas Kuehne" w:date="2019-05-31T12:40:00Z">
        <w:r>
          <w:rPr>
            <w:color w:val="31849B" w:themeColor="accent5" w:themeShade="BF"/>
          </w:rPr>
          <w:t xml:space="preserve">      "default"</w:t>
        </w:r>
        <w:r>
          <w:t xml:space="preserve">: </w:t>
        </w:r>
        <w:r>
          <w:rPr>
            <w:color w:val="244061" w:themeColor="accent1" w:themeShade="80"/>
          </w:rPr>
          <w:t>"false"</w:t>
        </w:r>
      </w:ins>
    </w:p>
    <w:p w14:paraId="5FD11CE9" w14:textId="77777777" w:rsidR="00A71F46" w:rsidRDefault="00A71F46" w:rsidP="00A71F46">
      <w:pPr>
        <w:pStyle w:val="Code"/>
        <w:spacing w:line="259" w:lineRule="auto"/>
        <w:rPr>
          <w:ins w:id="6255" w:author="Andreas Kuehne" w:date="2019-05-31T12:40:00Z"/>
        </w:rPr>
      </w:pPr>
      <w:ins w:id="6256" w:author="Andreas Kuehne" w:date="2019-05-31T12:40:00Z">
        <w:r>
          <w:t xml:space="preserve">    },</w:t>
        </w:r>
      </w:ins>
    </w:p>
    <w:p w14:paraId="744EF2CE" w14:textId="77777777" w:rsidR="00A71F46" w:rsidRDefault="00A71F46" w:rsidP="00A71F46">
      <w:pPr>
        <w:pStyle w:val="Code"/>
        <w:spacing w:line="259" w:lineRule="auto"/>
        <w:rPr>
          <w:ins w:id="6257" w:author="Andreas Kuehne" w:date="2019-05-31T12:40:00Z"/>
        </w:rPr>
      </w:pPr>
      <w:ins w:id="6258" w:author="Andreas Kuehne" w:date="2019-05-31T12:40:00Z">
        <w:r>
          <w:rPr>
            <w:color w:val="31849B" w:themeColor="accent5" w:themeShade="BF"/>
          </w:rPr>
          <w:t xml:space="preserve">    "objId"</w:t>
        </w:r>
        <w:r>
          <w:t>: {</w:t>
        </w:r>
      </w:ins>
    </w:p>
    <w:p w14:paraId="13C5B2B6" w14:textId="77777777" w:rsidR="00A71F46" w:rsidRDefault="00A71F46" w:rsidP="00A71F46">
      <w:pPr>
        <w:pStyle w:val="Code"/>
        <w:spacing w:line="259" w:lineRule="auto"/>
        <w:rPr>
          <w:ins w:id="6259" w:author="Andreas Kuehne" w:date="2019-05-31T12:40:00Z"/>
        </w:rPr>
      </w:pPr>
      <w:ins w:id="6260" w:author="Andreas Kuehne" w:date="2019-05-31T12:40:00Z">
        <w:r>
          <w:rPr>
            <w:color w:val="31849B" w:themeColor="accent5" w:themeShade="BF"/>
          </w:rPr>
          <w:t xml:space="preserve">      "type"</w:t>
        </w:r>
        <w:r>
          <w:t xml:space="preserve">: </w:t>
        </w:r>
        <w:r>
          <w:rPr>
            <w:color w:val="244061" w:themeColor="accent1" w:themeShade="80"/>
          </w:rPr>
          <w:t>"string"</w:t>
        </w:r>
      </w:ins>
    </w:p>
    <w:p w14:paraId="2265BCEC" w14:textId="77777777" w:rsidR="00A71F46" w:rsidRDefault="00A71F46" w:rsidP="00A71F46">
      <w:pPr>
        <w:pStyle w:val="Code"/>
        <w:spacing w:line="259" w:lineRule="auto"/>
        <w:rPr>
          <w:ins w:id="6261" w:author="Andreas Kuehne" w:date="2019-05-31T12:40:00Z"/>
        </w:rPr>
      </w:pPr>
      <w:ins w:id="6262" w:author="Andreas Kuehne" w:date="2019-05-31T12:40:00Z">
        <w:r>
          <w:t xml:space="preserve">    },</w:t>
        </w:r>
      </w:ins>
    </w:p>
    <w:p w14:paraId="340D642E" w14:textId="77777777" w:rsidR="00A71F46" w:rsidRDefault="00A71F46" w:rsidP="00A71F46">
      <w:pPr>
        <w:pStyle w:val="Code"/>
        <w:spacing w:line="259" w:lineRule="auto"/>
        <w:rPr>
          <w:ins w:id="6263" w:author="Andreas Kuehne" w:date="2019-05-31T12:40:00Z"/>
        </w:rPr>
      </w:pPr>
      <w:ins w:id="6264" w:author="Andreas Kuehne" w:date="2019-05-31T12:40:00Z">
        <w:r>
          <w:rPr>
            <w:color w:val="31849B" w:themeColor="accent5" w:themeShade="BF"/>
          </w:rPr>
          <w:t xml:space="preserve">    "createRef"</w:t>
        </w:r>
        <w:r>
          <w:t>: {</w:t>
        </w:r>
      </w:ins>
    </w:p>
    <w:p w14:paraId="00C90644" w14:textId="77777777" w:rsidR="00A71F46" w:rsidRDefault="00A71F46" w:rsidP="00A71F46">
      <w:pPr>
        <w:pStyle w:val="Code"/>
        <w:spacing w:line="259" w:lineRule="auto"/>
        <w:rPr>
          <w:ins w:id="6265" w:author="Andreas Kuehne" w:date="2019-05-31T12:40:00Z"/>
        </w:rPr>
      </w:pPr>
      <w:ins w:id="6266" w:author="Andreas Kuehne" w:date="2019-05-31T12:40:00Z">
        <w:r>
          <w:rPr>
            <w:color w:val="31849B" w:themeColor="accent5" w:themeShade="BF"/>
          </w:rPr>
          <w:t xml:space="preserve">      "type"</w:t>
        </w:r>
        <w:r>
          <w:t xml:space="preserve">: </w:t>
        </w:r>
        <w:r>
          <w:rPr>
            <w:color w:val="244061" w:themeColor="accent1" w:themeShade="80"/>
          </w:rPr>
          <w:t>"boolean",</w:t>
        </w:r>
      </w:ins>
    </w:p>
    <w:p w14:paraId="3B02121B" w14:textId="77777777" w:rsidR="00A71F46" w:rsidRDefault="00A71F46" w:rsidP="00A71F46">
      <w:pPr>
        <w:pStyle w:val="Code"/>
        <w:spacing w:line="259" w:lineRule="auto"/>
        <w:rPr>
          <w:ins w:id="6267" w:author="Andreas Kuehne" w:date="2019-05-31T12:40:00Z"/>
        </w:rPr>
      </w:pPr>
      <w:ins w:id="6268" w:author="Andreas Kuehne" w:date="2019-05-31T12:40:00Z">
        <w:r>
          <w:rPr>
            <w:color w:val="31849B" w:themeColor="accent5" w:themeShade="BF"/>
          </w:rPr>
          <w:t xml:space="preserve">      "default"</w:t>
        </w:r>
        <w:r>
          <w:t xml:space="preserve">: </w:t>
        </w:r>
        <w:r>
          <w:rPr>
            <w:color w:val="244061" w:themeColor="accent1" w:themeShade="80"/>
          </w:rPr>
          <w:t>"true"</w:t>
        </w:r>
      </w:ins>
    </w:p>
    <w:p w14:paraId="597D6083" w14:textId="77777777" w:rsidR="00A71F46" w:rsidRDefault="00A71F46" w:rsidP="00A71F46">
      <w:pPr>
        <w:pStyle w:val="Code"/>
        <w:spacing w:line="259" w:lineRule="auto"/>
        <w:rPr>
          <w:ins w:id="6269" w:author="Andreas Kuehne" w:date="2019-05-31T12:40:00Z"/>
        </w:rPr>
      </w:pPr>
      <w:ins w:id="6270" w:author="Andreas Kuehne" w:date="2019-05-31T12:40:00Z">
        <w:r>
          <w:t xml:space="preserve">    }</w:t>
        </w:r>
      </w:ins>
    </w:p>
    <w:p w14:paraId="39EC6A91" w14:textId="77777777" w:rsidR="00A71F46" w:rsidRDefault="00A71F46" w:rsidP="00A71F46">
      <w:pPr>
        <w:pStyle w:val="Code"/>
        <w:spacing w:line="259" w:lineRule="auto"/>
        <w:rPr>
          <w:ins w:id="6271" w:author="Andreas Kuehne" w:date="2019-05-31T12:40:00Z"/>
        </w:rPr>
      </w:pPr>
      <w:ins w:id="6272" w:author="Andreas Kuehne" w:date="2019-05-31T12:40:00Z">
        <w:r>
          <w:t xml:space="preserve">  }</w:t>
        </w:r>
      </w:ins>
    </w:p>
    <w:p w14:paraId="3DC10282" w14:textId="77777777" w:rsidR="00A71F46" w:rsidRDefault="00A71F46" w:rsidP="00A71F46">
      <w:pPr>
        <w:pStyle w:val="Code"/>
        <w:spacing w:line="259" w:lineRule="auto"/>
        <w:rPr>
          <w:ins w:id="6273" w:author="Andreas Kuehne" w:date="2019-05-31T12:40:00Z"/>
        </w:rPr>
      </w:pPr>
      <w:ins w:id="6274" w:author="Andreas Kuehne" w:date="2019-05-31T12:40:00Z">
        <w:r>
          <w:t>}</w:t>
        </w:r>
      </w:ins>
    </w:p>
    <w:p w14:paraId="308A1A28" w14:textId="77777777" w:rsidR="00A71F46" w:rsidRDefault="00A71F46" w:rsidP="00A71F46">
      <w:pPr>
        <w:rPr>
          <w:ins w:id="6275" w:author="Andreas Kuehne" w:date="2019-05-31T12:40:00Z"/>
        </w:rPr>
      </w:pPr>
      <w:customXmlInsRangeStart w:id="6276" w:author="Andreas Kuehne" w:date="2019-05-31T12:40:00Z"/>
      <w:sdt>
        <w:sdtPr>
          <w:tag w:val="dss2-IncludeObjectType.-jsonSchema"/>
          <w:id w:val="-749337124"/>
          <w:showingPlcHdr/>
        </w:sdtPr>
        <w:sdtContent>
          <w:customXmlInsRangeEnd w:id="6276"/>
          <w:ins w:id="6277" w:author="Andreas Kuehne" w:date="2019-05-31T12:40:00Z">
            <w:r>
              <w:rPr>
                <w:color w:val="19D131"/>
              </w:rPr>
              <w:t>[component IncludeObject JSON schema details]</w:t>
            </w:r>
          </w:ins>
          <w:customXmlInsRangeStart w:id="6278" w:author="Andreas Kuehne" w:date="2019-05-31T12:40:00Z"/>
        </w:sdtContent>
      </w:sdt>
      <w:customXmlInsRangeEnd w:id="6278"/>
    </w:p>
    <w:p w14:paraId="3D1A3DB5" w14:textId="77777777" w:rsidR="00A71F46" w:rsidRDefault="00A71F46" w:rsidP="00A71F46">
      <w:pPr>
        <w:pStyle w:val="berschrift4"/>
        <w:numPr>
          <w:ilvl w:val="3"/>
          <w:numId w:val="3"/>
        </w:numPr>
        <w:rPr>
          <w:ins w:id="6279" w:author="Andreas Kuehne" w:date="2019-05-31T12:40:00Z"/>
        </w:rPr>
      </w:pPr>
      <w:ins w:id="6280" w:author="Andreas Kuehne" w:date="2019-05-31T12:40:00Z">
        <w:r>
          <w:t>IncludeObject – XML Syntax</w:t>
        </w:r>
      </w:ins>
    </w:p>
    <w:p w14:paraId="32BE260A" w14:textId="77777777" w:rsidR="00A71F46" w:rsidRPr="5404FA76" w:rsidRDefault="00A71F46" w:rsidP="00A71F46">
      <w:pPr>
        <w:rPr>
          <w:ins w:id="6281" w:author="Andreas Kuehne" w:date="2019-05-31T12:40:00Z"/>
        </w:rPr>
      </w:pPr>
      <w:ins w:id="6282" w:author="Andreas Kuehne" w:date="2019-05-31T12:40:00Z">
        <w:r w:rsidRPr="0CCF9147">
          <w:t xml:space="preserve">The XML type </w:t>
        </w:r>
        <w:r w:rsidRPr="002062A5">
          <w:rPr>
            <w:rFonts w:ascii="Courier New" w:eastAsia="Courier New" w:hAnsi="Courier New" w:cs="Courier New"/>
          </w:rPr>
          <w:t>IncludeObjectType</w:t>
        </w:r>
        <w:r w:rsidRPr="0CCF9147">
          <w:t xml:space="preserve"> SHALL implement the requirements defined in the </w:t>
        </w:r>
        <w:r w:rsidRPr="002062A5">
          <w:rPr>
            <w:rFonts w:ascii="Courier New" w:eastAsia="Courier New" w:hAnsi="Courier New" w:cs="Courier New"/>
          </w:rPr>
          <w:t>IncludeObject</w:t>
        </w:r>
        <w:r>
          <w:t xml:space="preserve"> </w:t>
        </w:r>
        <w:r w:rsidRPr="005A6FFD">
          <w:t>component.</w:t>
        </w:r>
      </w:ins>
    </w:p>
    <w:p w14:paraId="43C62CF1" w14:textId="77777777" w:rsidR="00A71F46" w:rsidRDefault="00A71F46" w:rsidP="00A71F46">
      <w:pPr>
        <w:rPr>
          <w:ins w:id="6283" w:author="Andreas Kuehne" w:date="2019-05-31T12:40:00Z"/>
        </w:rPr>
      </w:pPr>
      <w:ins w:id="6284" w:author="Andreas Kuehne" w:date="2019-05-31T12:40:00Z">
        <w:r w:rsidRPr="005A6FFD">
          <w:rPr>
            <w:rFonts w:eastAsia="Arial"/>
          </w:rPr>
          <w:t xml:space="preserve">The </w:t>
        </w:r>
        <w:r w:rsidRPr="002062A5">
          <w:rPr>
            <w:rFonts w:ascii="Courier New" w:eastAsia="Courier New" w:hAnsi="Courier New" w:cs="Courier New"/>
          </w:rPr>
          <w:t>IncludeObjectType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B6F531" w14:textId="77777777" w:rsidR="00A71F46" w:rsidRDefault="00A71F46" w:rsidP="00A71F46">
      <w:pPr>
        <w:pStyle w:val="Code"/>
        <w:rPr>
          <w:ins w:id="6285" w:author="Andreas Kuehne" w:date="2019-05-31T12:40:00Z"/>
        </w:rPr>
      </w:pPr>
      <w:ins w:id="628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IncludeObjectType</w:t>
        </w:r>
        <w:r>
          <w:rPr>
            <w:color w:val="943634" w:themeColor="accent2" w:themeShade="BF"/>
          </w:rPr>
          <w:t>"</w:t>
        </w:r>
        <w:r>
          <w:rPr>
            <w:color w:val="31849B" w:themeColor="accent5" w:themeShade="BF"/>
          </w:rPr>
          <w:t>&gt;</w:t>
        </w:r>
      </w:ins>
    </w:p>
    <w:p w14:paraId="19E911E6" w14:textId="77777777" w:rsidR="00A71F46" w:rsidRDefault="00A71F46" w:rsidP="00A71F46">
      <w:pPr>
        <w:pStyle w:val="Code"/>
        <w:rPr>
          <w:ins w:id="6287" w:author="Andreas Kuehne" w:date="2019-05-31T12:40:00Z"/>
        </w:rPr>
      </w:pPr>
      <w:ins w:id="628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1D6067C5" w14:textId="77777777" w:rsidR="00A71F46" w:rsidRDefault="00A71F46" w:rsidP="00A71F46">
      <w:pPr>
        <w:pStyle w:val="Code"/>
        <w:rPr>
          <w:ins w:id="6289" w:author="Andreas Kuehne" w:date="2019-05-31T12:40:00Z"/>
        </w:rPr>
      </w:pPr>
      <w:ins w:id="629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HasObjectTagsAndAttributesSet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679A16C" w14:textId="77777777" w:rsidR="00A71F46" w:rsidRDefault="00A71F46" w:rsidP="00A71F46">
      <w:pPr>
        <w:pStyle w:val="Code"/>
        <w:rPr>
          <w:ins w:id="6291" w:author="Andreas Kuehne" w:date="2019-05-31T12:40:00Z"/>
        </w:rPr>
      </w:pPr>
      <w:ins w:id="629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ObjId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3327032" w14:textId="77777777" w:rsidR="00A71F46" w:rsidRDefault="00A71F46" w:rsidP="00A71F46">
      <w:pPr>
        <w:pStyle w:val="Code"/>
        <w:rPr>
          <w:ins w:id="6293" w:author="Andreas Kuehne" w:date="2019-05-31T12:40:00Z"/>
        </w:rPr>
      </w:pPr>
      <w:ins w:id="629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createReference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106FE56" w14:textId="77777777" w:rsidR="00A71F46" w:rsidRDefault="00A71F46" w:rsidP="00A71F46">
      <w:pPr>
        <w:pStyle w:val="Code"/>
        <w:rPr>
          <w:ins w:id="6295" w:author="Andreas Kuehne" w:date="2019-05-31T12:40:00Z"/>
        </w:rPr>
      </w:pPr>
      <w:ins w:id="6296" w:author="Andreas Kuehne" w:date="2019-05-31T12:40:00Z">
        <w:r>
          <w:rPr>
            <w:color w:val="31849B" w:themeColor="accent5" w:themeShade="BF"/>
          </w:rPr>
          <w:t>&lt;/xs:complexType&gt;</w:t>
        </w:r>
      </w:ins>
    </w:p>
    <w:p w14:paraId="145810B9" w14:textId="77777777" w:rsidR="00A71F46" w:rsidRDefault="00A71F46" w:rsidP="00A71F46">
      <w:pPr>
        <w:spacing w:line="259" w:lineRule="auto"/>
        <w:rPr>
          <w:ins w:id="6297" w:author="Andreas Kuehne" w:date="2019-05-31T12:40:00Z"/>
        </w:rPr>
      </w:pPr>
      <w:ins w:id="6298" w:author="Andreas Kuehne" w:date="2019-05-31T12:40:00Z">
        <w:r>
          <w:t>Each child element of</w:t>
        </w:r>
        <w:r w:rsidRPr="71C71F8C">
          <w:t xml:space="preserve"> </w:t>
        </w:r>
        <w:r w:rsidRPr="002062A5">
          <w:rPr>
            <w:rFonts w:ascii="Courier New" w:eastAsia="Courier New" w:hAnsi="Courier New" w:cs="Courier New"/>
          </w:rPr>
          <w:t>IncludeObjectType</w:t>
        </w:r>
        <w:r w:rsidRPr="71C71F8C">
          <w:t xml:space="preserve"> </w:t>
        </w:r>
        <w:r>
          <w:t xml:space="preserve">XML element SHALL implement in XML syntax the sub-component that has a name equal to its local name. </w:t>
        </w:r>
      </w:ins>
      <w:customXmlInsRangeStart w:id="6299" w:author="Andreas Kuehne" w:date="2019-05-31T12:40:00Z"/>
      <w:sdt>
        <w:sdtPr>
          <w:tag w:val="dss2-IncludeObjectType.-xmlSchema"/>
          <w:id w:val="467704547"/>
          <w:showingPlcHdr/>
        </w:sdtPr>
        <w:sdtContent>
          <w:customXmlInsRangeEnd w:id="6299"/>
          <w:ins w:id="6300" w:author="Andreas Kuehne" w:date="2019-05-31T12:40:00Z">
            <w:r>
              <w:rPr>
                <w:color w:val="19D131"/>
              </w:rPr>
              <w:t>[component IncludeObject XML schema details]</w:t>
            </w:r>
          </w:ins>
          <w:customXmlInsRangeStart w:id="6301" w:author="Andreas Kuehne" w:date="2019-05-31T12:40:00Z"/>
        </w:sdtContent>
      </w:sdt>
      <w:customXmlInsRangeEnd w:id="6301"/>
    </w:p>
    <w:p w14:paraId="118636C4" w14:textId="77777777" w:rsidR="00A71F46" w:rsidRDefault="00A71F46" w:rsidP="00A71F46">
      <w:pPr>
        <w:pStyle w:val="berschrift3"/>
        <w:numPr>
          <w:ilvl w:val="2"/>
          <w:numId w:val="3"/>
        </w:numPr>
        <w:rPr>
          <w:ins w:id="6302" w:author="Andreas Kuehne" w:date="2019-05-31T12:40:00Z"/>
        </w:rPr>
      </w:pPr>
      <w:ins w:id="6303" w:author="Andreas Kuehne" w:date="2019-05-31T12:40:00Z">
        <w:r>
          <w:t>Component SignaturePlacement</w:t>
        </w:r>
      </w:ins>
    </w:p>
    <w:p w14:paraId="64EFC176" w14:textId="77777777" w:rsidR="00A71F46" w:rsidRDefault="00A71F46" w:rsidP="00A71F46">
      <w:pPr>
        <w:rPr>
          <w:ins w:id="6304" w:author="Andreas Kuehne" w:date="2019-05-31T12:40:00Z"/>
        </w:rPr>
      </w:pPr>
      <w:customXmlInsRangeStart w:id="6305" w:author="Andreas Kuehne" w:date="2019-05-31T12:40:00Z"/>
      <w:sdt>
        <w:sdtPr>
          <w:tag w:val="dss2-SignaturePlacementType.-normative"/>
          <w:id w:val="1440102448"/>
        </w:sdtPr>
        <w:sdtContent>
          <w:customXmlInsRangeEnd w:id="6305"/>
          <w:ins w:id="6306" w:author="Andreas Kuehne" w:date="2019-05-31T12:40:00Z">
            <w:r w:rsidRPr="003A06D0">
              <w:rPr>
                <w:color w:val="19D131"/>
                <w:lang w:val="en-GB"/>
              </w:rPr>
              <w:t xml:space="preserve">The </w:t>
            </w:r>
            <w:r w:rsidRPr="003A06D0">
              <w:rPr>
                <w:rFonts w:ascii="Courier New" w:eastAsia="Courier New" w:hAnsi="Courier New" w:cs="Courier New"/>
                <w:lang w:val="en-GB"/>
              </w:rPr>
              <w:t>SignaturePlacement</w:t>
            </w:r>
            <w:r w:rsidRPr="003A06D0">
              <w:rPr>
                <w:color w:val="19D131"/>
                <w:lang w:val="en-GB"/>
              </w:rPr>
              <w:t xml:space="preserve"> component is used to request the creation of an XMLDSig enveloped signature placed within an input document. The resulting document with the enveloped signature is placed in the optional output </w:t>
            </w:r>
            <w:r w:rsidRPr="003A06D0">
              <w:rPr>
                <w:rFonts w:ascii="Courier New" w:eastAsia="Courier New" w:hAnsi="Courier New" w:cs="Courier New"/>
                <w:lang w:val="en-GB"/>
              </w:rPr>
              <w:t>DocumentWithSignature</w:t>
            </w:r>
            <w:r w:rsidRPr="003A06D0">
              <w:rPr>
                <w:color w:val="19D131"/>
                <w:lang w:val="en-GB"/>
              </w:rPr>
              <w:t xml:space="preserve"> element. The server places the signature in the document identified using the</w:t>
            </w:r>
            <w:r w:rsidRPr="003A06D0">
              <w:rPr>
                <w:rStyle w:val="Element"/>
                <w:lang w:val="en-GB"/>
              </w:rPr>
              <w:t xml:space="preserv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rPr>
                <w:color w:val="19D131"/>
                <w:lang w:val="en-GB"/>
              </w:rPr>
              <w:t xml:space="preserve"> </w:t>
            </w:r>
            <w:r>
              <w:rPr>
                <w:color w:val="19D131"/>
                <w:lang w:val="en-GB"/>
              </w:rPr>
              <w:t>element</w:t>
            </w:r>
            <w:r w:rsidRPr="003A06D0">
              <w:rPr>
                <w:color w:val="19D131"/>
                <w:lang w:val="en-GB"/>
              </w:rPr>
              <w:t>. In the case of a non-XML input document then the server will return an error unless alternative procedures are defined by a profile or in the server policy for handling such a situation.</w:t>
            </w:r>
          </w:ins>
          <w:customXmlInsRangeStart w:id="6307" w:author="Andreas Kuehne" w:date="2019-05-31T12:40:00Z"/>
        </w:sdtContent>
      </w:sdt>
      <w:customXmlInsRangeEnd w:id="6307"/>
    </w:p>
    <w:p w14:paraId="5CDDB7EA" w14:textId="77777777" w:rsidR="00A71F46" w:rsidRDefault="00A71F46" w:rsidP="00A71F46">
      <w:pPr>
        <w:rPr>
          <w:ins w:id="6308" w:author="Andreas Kuehne" w:date="2019-05-31T12:40:00Z"/>
        </w:rPr>
      </w:pPr>
      <w:ins w:id="6309" w:author="Andreas Kuehne" w:date="2019-05-31T12:40:00Z">
        <w:r>
          <w:t>Below follows a list of the sub-components that constitute this component:</w:t>
        </w:r>
      </w:ins>
    </w:p>
    <w:p w14:paraId="40E56300" w14:textId="77777777" w:rsidR="00A71F46" w:rsidRDefault="00A71F46" w:rsidP="00A71F46">
      <w:pPr>
        <w:pStyle w:val="Member"/>
        <w:rPr>
          <w:ins w:id="6310" w:author="Andreas Kuehne" w:date="2019-05-31T12:40:00Z"/>
        </w:rPr>
      </w:pPr>
      <w:ins w:id="6311" w:author="Andreas Kuehne" w:date="2019-05-31T12:40:00Z">
        <w:r>
          <w:lastRenderedPageBreak/>
          <w:t xml:space="preserve">The OPTIONAL </w:t>
        </w:r>
        <w:r w:rsidRPr="35C1378D">
          <w:rPr>
            <w:rStyle w:val="Datatype"/>
          </w:rPr>
          <w:t>XPathAfter</w:t>
        </w:r>
        <w:r>
          <w:t xml:space="preserve"> element, if present, MUST contain one instance of a string. </w:t>
        </w:r>
      </w:ins>
      <w:customXmlInsRangeStart w:id="6312" w:author="Andreas Kuehne" w:date="2019-05-31T12:40:00Z"/>
      <w:sdt>
        <w:sdtPr>
          <w:alias w:val="dss2-SignaturePlacementType.xPathAfter"/>
          <w:tag w:val="dss2-SignaturePlacementType.XPathAfter"/>
          <w:id w:val="-827363512"/>
        </w:sdtPr>
        <w:sdtContent>
          <w:customXmlInsRangeEnd w:id="6312"/>
          <w:ins w:id="6313" w:author="Andreas Kuehne" w:date="2019-05-31T12:40:00Z">
            <w:r>
              <w:rPr>
                <w:color w:val="19D131"/>
                <w:lang w:val="en-GB"/>
              </w:rPr>
              <w:t>This element</w:t>
            </w:r>
            <w:r w:rsidRPr="003A06D0">
              <w:rPr>
                <w:color w:val="19D131"/>
                <w:lang w:val="en-GB"/>
              </w:rPr>
              <w:t xml:space="preserve"> holds an XPath expression which identifies an element, inside the XML input document, after which the signature will be inserted.</w:t>
            </w:r>
          </w:ins>
          <w:customXmlInsRangeStart w:id="6314" w:author="Andreas Kuehne" w:date="2019-05-31T12:40:00Z"/>
        </w:sdtContent>
      </w:sdt>
      <w:customXmlInsRangeEnd w:id="6314"/>
    </w:p>
    <w:p w14:paraId="3B13CC6B" w14:textId="77777777" w:rsidR="00A71F46" w:rsidRDefault="00A71F46" w:rsidP="00A71F46">
      <w:pPr>
        <w:pStyle w:val="Member"/>
        <w:rPr>
          <w:ins w:id="6315" w:author="Andreas Kuehne" w:date="2019-05-31T12:40:00Z"/>
        </w:rPr>
      </w:pPr>
      <w:ins w:id="6316" w:author="Andreas Kuehne" w:date="2019-05-31T12:40:00Z">
        <w:r>
          <w:t xml:space="preserve">The OPTIONAL </w:t>
        </w:r>
        <w:r w:rsidRPr="35C1378D">
          <w:rPr>
            <w:rStyle w:val="Datatype"/>
          </w:rPr>
          <w:t>XPathFirstChildOf</w:t>
        </w:r>
        <w:r>
          <w:t xml:space="preserve"> element, if present, MUST contain one instance of a string. </w:t>
        </w:r>
      </w:ins>
      <w:customXmlInsRangeStart w:id="6317" w:author="Andreas Kuehne" w:date="2019-05-31T12:40:00Z"/>
      <w:sdt>
        <w:sdtPr>
          <w:alias w:val="dss2-SignaturePlacementType.xPathFirstChildOf"/>
          <w:tag w:val="dss2-SignaturePlacementType.XPathFirstChildOf"/>
          <w:id w:val="-2145254551"/>
        </w:sdtPr>
        <w:sdtContent>
          <w:customXmlInsRangeEnd w:id="6317"/>
          <w:ins w:id="6318" w:author="Andreas Kuehne" w:date="2019-05-31T12:40:00Z">
            <w:r>
              <w:rPr>
                <w:color w:val="19D131"/>
                <w:lang w:val="en-GB"/>
              </w:rPr>
              <w:t>This element</w:t>
            </w:r>
            <w:r w:rsidRPr="003A06D0">
              <w:rPr>
                <w:color w:val="19D131"/>
                <w:lang w:val="en-GB"/>
              </w:rPr>
              <w:t xml:space="preserve"> holds an XPath expression which identifies an element, in the XML input document, which the signature will be inserted as the first child of.</w:t>
            </w:r>
          </w:ins>
          <w:customXmlInsRangeStart w:id="6319" w:author="Andreas Kuehne" w:date="2019-05-31T12:40:00Z"/>
        </w:sdtContent>
      </w:sdt>
      <w:customXmlInsRangeEnd w:id="6319"/>
    </w:p>
    <w:p w14:paraId="01960169" w14:textId="77777777" w:rsidR="00A71F46" w:rsidRDefault="00A71F46" w:rsidP="00A71F46">
      <w:pPr>
        <w:pStyle w:val="Member"/>
        <w:rPr>
          <w:ins w:id="6320" w:author="Andreas Kuehne" w:date="2019-05-31T12:40:00Z"/>
        </w:rPr>
      </w:pPr>
      <w:ins w:id="6321"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ins>
      <w:customXmlInsRangeStart w:id="6322" w:author="Andreas Kuehne" w:date="2019-05-31T12:40:00Z"/>
      <w:sdt>
        <w:sdtPr>
          <w:alias w:val="dss2-SignaturePlacementType.nsDecl"/>
          <w:tag w:val="dss2-SignaturePlacementType.NsPrefixMapping"/>
          <w:id w:val="546968701"/>
          <w:showingPlcHdr/>
        </w:sdtPr>
        <w:sdtContent>
          <w:customXmlInsRangeEnd w:id="6322"/>
          <w:ins w:id="6323" w:author="Andreas Kuehne" w:date="2019-05-31T12:40:00Z">
            <w:r>
              <w:rPr>
                <w:color w:val="19D131"/>
              </w:rPr>
              <w:t>[sub component NsPrefixMapping details]</w:t>
            </w:r>
          </w:ins>
          <w:customXmlInsRangeStart w:id="6324" w:author="Andreas Kuehne" w:date="2019-05-31T12:40:00Z"/>
        </w:sdtContent>
      </w:sdt>
      <w:customXmlInsRangeEnd w:id="6324"/>
    </w:p>
    <w:p w14:paraId="72C0D921" w14:textId="77777777" w:rsidR="00A71F46" w:rsidRDefault="00A71F46" w:rsidP="00A71F46">
      <w:pPr>
        <w:pStyle w:val="Member"/>
        <w:rPr>
          <w:ins w:id="6325" w:author="Andreas Kuehne" w:date="2019-05-31T12:40:00Z"/>
        </w:rPr>
      </w:pPr>
      <w:ins w:id="6326"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327" w:author="Andreas Kuehne" w:date="2019-05-31T12:40:00Z"/>
      <w:sdt>
        <w:sdtPr>
          <w:alias w:val="dss2-SignaturePlacementType.whichData"/>
          <w:tag w:val="dss2-SignaturePlacementType.WhichData"/>
          <w:id w:val="955844414"/>
        </w:sdtPr>
        <w:sdtContent>
          <w:customXmlInsRangeEnd w:id="6327"/>
          <w:ins w:id="6328" w:author="Andreas Kuehne" w:date="2019-05-31T12:40:00Z">
            <w:r w:rsidRPr="00D56DEC">
              <w:rPr>
                <w:color w:val="19D131"/>
              </w:rPr>
              <w:t xml:space="preserve">The </w:t>
            </w:r>
            <w:r w:rsidRPr="00D56DEC">
              <w:rPr>
                <w:rStyle w:val="Datatype"/>
              </w:rPr>
              <w:t>WhichData</w:t>
            </w:r>
            <w:r w:rsidRPr="00D56DEC">
              <w:rPr>
                <w:color w:val="19D131"/>
              </w:rPr>
              <w:t xml:space="preserve"> element identifies the input </w:t>
            </w:r>
            <w:r w:rsidRPr="00092265">
              <w:rPr>
                <w:rStyle w:val="Datatype"/>
              </w:rPr>
              <w:t>Base64Data</w:t>
            </w:r>
            <w:r>
              <w:rPr>
                <w:color w:val="19D131"/>
              </w:rPr>
              <w:t xml:space="preserve"> component</w:t>
            </w:r>
            <w:r w:rsidRPr="00D56DEC">
              <w:rPr>
                <w:color w:val="19D131"/>
              </w:rPr>
              <w:t xml:space="preserve"> </w:t>
            </w:r>
            <w:r>
              <w:rPr>
                <w:color w:val="19D131"/>
              </w:rPr>
              <w:t xml:space="preserve">containing the document </w:t>
            </w:r>
            <w:r w:rsidRPr="00D56DEC">
              <w:rPr>
                <w:color w:val="19D131"/>
              </w:rPr>
              <w:t>the signature will be inserted into.</w:t>
            </w:r>
          </w:ins>
          <w:customXmlInsRangeStart w:id="6329" w:author="Andreas Kuehne" w:date="2019-05-31T12:40:00Z"/>
        </w:sdtContent>
      </w:sdt>
      <w:customXmlInsRangeEnd w:id="6329"/>
    </w:p>
    <w:p w14:paraId="6B56CBD6" w14:textId="77777777" w:rsidR="00A71F46" w:rsidRDefault="00A71F46" w:rsidP="00A71F46">
      <w:pPr>
        <w:pStyle w:val="Member"/>
        <w:rPr>
          <w:ins w:id="6330" w:author="Andreas Kuehne" w:date="2019-05-31T12:40:00Z"/>
        </w:rPr>
      </w:pPr>
      <w:ins w:id="6331" w:author="Andreas Kuehne" w:date="2019-05-31T12:40:00Z">
        <w:r>
          <w:t xml:space="preserve">The OPTIONAL </w:t>
        </w:r>
        <w:r w:rsidRPr="35C1378D">
          <w:rPr>
            <w:rStyle w:val="Datatype"/>
          </w:rPr>
          <w:t>CreateEnvelopedSignature</w:t>
        </w:r>
        <w:r>
          <w:t xml:space="preserve"> element, if present, MUST contain one instance of a boolean. Its default value is '</w:t>
        </w:r>
        <w:r>
          <w:rPr>
            <w:color w:val="244061" w:themeColor="accent1" w:themeShade="80"/>
          </w:rPr>
          <w:t>true</w:t>
        </w:r>
        <w:r>
          <w:t xml:space="preserve">'. </w:t>
        </w:r>
      </w:ins>
      <w:customXmlInsRangeStart w:id="6332" w:author="Andreas Kuehne" w:date="2019-05-31T12:40:00Z"/>
      <w:sdt>
        <w:sdtPr>
          <w:alias w:val="dss2-SignaturePlacementType.createEnvelopedSignature"/>
          <w:tag w:val="dss2-SignaturePlacementType.CreateEnvelopedSignature"/>
          <w:id w:val="461158328"/>
        </w:sdtPr>
        <w:sdtContent>
          <w:customXmlInsRangeEnd w:id="6332"/>
          <w:ins w:id="6333" w:author="Andreas Kuehne" w:date="2019-05-31T12:40:00Z">
            <w:r w:rsidRPr="003A06D0">
              <w:rPr>
                <w:color w:val="19D131"/>
                <w:lang w:val="en-GB"/>
              </w:rPr>
              <w:t xml:space="preserve">If the </w:t>
            </w:r>
            <w:r w:rsidRPr="003A06D0">
              <w:rPr>
                <w:rStyle w:val="Datatype"/>
                <w:lang w:val="en-GB"/>
              </w:rPr>
              <w:t>CreateEnvelopedSignature</w:t>
            </w:r>
            <w:r w:rsidRPr="003A06D0">
              <w:rPr>
                <w:color w:val="19D131"/>
                <w:lang w:val="en-GB"/>
              </w:rPr>
              <w:t xml:space="preserve"> element is set to true a reference having an enveloped signature transform is created.</w:t>
            </w:r>
          </w:ins>
          <w:customXmlInsRangeStart w:id="6334" w:author="Andreas Kuehne" w:date="2019-05-31T12:40:00Z"/>
        </w:sdtContent>
      </w:sdt>
      <w:customXmlInsRangeEnd w:id="6334"/>
    </w:p>
    <w:p w14:paraId="7BD6B811" w14:textId="77777777" w:rsidR="00A71F46" w:rsidRDefault="00A71F46" w:rsidP="00A71F46">
      <w:pPr>
        <w:pStyle w:val="Non-normativeCommentHeading"/>
        <w:rPr>
          <w:ins w:id="6335" w:author="Andreas Kuehne" w:date="2019-05-31T12:40:00Z"/>
        </w:rPr>
      </w:pPr>
      <w:ins w:id="6336" w:author="Andreas Kuehne" w:date="2019-05-31T12:40:00Z">
        <w:r>
          <w:t>Non-normative Comment:</w:t>
        </w:r>
      </w:ins>
    </w:p>
    <w:p w14:paraId="77605098" w14:textId="77777777" w:rsidR="00A71F46" w:rsidRDefault="00A71F46" w:rsidP="00A71F46">
      <w:pPr>
        <w:pStyle w:val="Non-normativeComment"/>
        <w:rPr>
          <w:ins w:id="6337" w:author="Andreas Kuehne" w:date="2019-05-31T12:40:00Z"/>
        </w:rPr>
      </w:pPr>
      <w:customXmlInsRangeStart w:id="6338" w:author="Andreas Kuehne" w:date="2019-05-31T12:40:00Z"/>
      <w:sdt>
        <w:sdtPr>
          <w:tag w:val="dss2-SignaturePlacementType.-nonNormative"/>
          <w:id w:val="1850667256"/>
          <w:showingPlcHdr/>
        </w:sdtPr>
        <w:sdtContent>
          <w:customXmlInsRangeEnd w:id="6338"/>
          <w:ins w:id="6339" w:author="Andreas Kuehne" w:date="2019-05-31T12:40:00Z">
            <w:r>
              <w:rPr>
                <w:color w:val="19D131"/>
              </w:rPr>
              <w:t>[component SignaturePlacement non normative details]</w:t>
            </w:r>
          </w:ins>
          <w:customXmlInsRangeStart w:id="6340" w:author="Andreas Kuehne" w:date="2019-05-31T12:40:00Z"/>
        </w:sdtContent>
      </w:sdt>
      <w:customXmlInsRangeEnd w:id="6340"/>
    </w:p>
    <w:p w14:paraId="4500D121" w14:textId="77777777" w:rsidR="00A71F46" w:rsidRDefault="00A71F46" w:rsidP="00A71F46">
      <w:pPr>
        <w:pStyle w:val="berschrift4"/>
        <w:numPr>
          <w:ilvl w:val="3"/>
          <w:numId w:val="3"/>
        </w:numPr>
        <w:rPr>
          <w:ins w:id="6341" w:author="Andreas Kuehne" w:date="2019-05-31T12:40:00Z"/>
        </w:rPr>
      </w:pPr>
      <w:ins w:id="6342" w:author="Andreas Kuehne" w:date="2019-05-31T12:40:00Z">
        <w:r>
          <w:t>SignaturePlacement – JSON Syntax</w:t>
        </w:r>
      </w:ins>
    </w:p>
    <w:p w14:paraId="4B63A6D8" w14:textId="77777777" w:rsidR="00A71F46" w:rsidRPr="0248A3D1" w:rsidRDefault="00A71F46" w:rsidP="00A71F46">
      <w:pPr>
        <w:rPr>
          <w:ins w:id="6343" w:author="Andreas Kuehne" w:date="2019-05-31T12:40:00Z"/>
        </w:rPr>
      </w:pPr>
      <w:ins w:id="6344"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SignaturePlacement</w:t>
        </w:r>
        <w:r>
          <w:t xml:space="preserve"> component.</w:t>
        </w:r>
      </w:ins>
    </w:p>
    <w:p w14:paraId="49048DBA" w14:textId="77777777" w:rsidR="00A71F46" w:rsidRPr="C2430093" w:rsidRDefault="00A71F46" w:rsidP="00A71F46">
      <w:pPr>
        <w:spacing w:line="259" w:lineRule="auto"/>
        <w:rPr>
          <w:ins w:id="6345" w:author="Andreas Kuehne" w:date="2019-05-31T12:40:00Z"/>
          <w:rFonts w:eastAsia="Arial" w:cs="Arial"/>
          <w:sz w:val="22"/>
          <w:szCs w:val="22"/>
        </w:rPr>
      </w:pPr>
      <w:ins w:id="634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SignaturePlacement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74"/>
        <w:gridCol w:w="3473"/>
        <w:gridCol w:w="2403"/>
      </w:tblGrid>
      <w:tr w:rsidR="00A71F46" w14:paraId="78A307B9" w14:textId="77777777" w:rsidTr="00A71F46">
        <w:trPr>
          <w:cnfStyle w:val="100000000000" w:firstRow="1" w:lastRow="0" w:firstColumn="0" w:lastColumn="0" w:oddVBand="0" w:evenVBand="0" w:oddHBand="0" w:evenHBand="0" w:firstRowFirstColumn="0" w:firstRowLastColumn="0" w:lastRowFirstColumn="0" w:lastRowLastColumn="0"/>
          <w:ins w:id="63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BDE991" w14:textId="77777777" w:rsidR="00A71F46" w:rsidRDefault="00A71F46" w:rsidP="00A71F46">
            <w:pPr>
              <w:pStyle w:val="Beschriftung"/>
              <w:rPr>
                <w:ins w:id="6348" w:author="Andreas Kuehne" w:date="2019-05-31T12:40:00Z"/>
              </w:rPr>
            </w:pPr>
            <w:ins w:id="6349" w:author="Andreas Kuehne" w:date="2019-05-31T12:40:00Z">
              <w:r>
                <w:t>Element</w:t>
              </w:r>
            </w:ins>
          </w:p>
        </w:tc>
        <w:tc>
          <w:tcPr>
            <w:tcW w:w="4675" w:type="dxa"/>
          </w:tcPr>
          <w:p w14:paraId="66B647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50" w:author="Andreas Kuehne" w:date="2019-05-31T12:40:00Z"/>
              </w:rPr>
            </w:pPr>
            <w:ins w:id="6351" w:author="Andreas Kuehne" w:date="2019-05-31T12:40:00Z">
              <w:r>
                <w:t>Implementing JSON member name</w:t>
              </w:r>
            </w:ins>
          </w:p>
        </w:tc>
        <w:tc>
          <w:tcPr>
            <w:tcW w:w="4675" w:type="dxa"/>
          </w:tcPr>
          <w:p w14:paraId="79D197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52" w:author="Andreas Kuehne" w:date="2019-05-31T12:40:00Z"/>
              </w:rPr>
            </w:pPr>
            <w:ins w:id="6353" w:author="Andreas Kuehne" w:date="2019-05-31T12:40:00Z">
              <w:r>
                <w:t>Comments</w:t>
              </w:r>
            </w:ins>
          </w:p>
        </w:tc>
      </w:tr>
      <w:tr w:rsidR="00A71F46" w14:paraId="4E78CC63" w14:textId="77777777" w:rsidTr="00A71F46">
        <w:trPr>
          <w:ins w:id="63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C3008" w14:textId="77777777" w:rsidR="00A71F46" w:rsidRPr="002062A5" w:rsidRDefault="00A71F46" w:rsidP="00A71F46">
            <w:pPr>
              <w:pStyle w:val="Beschriftung"/>
              <w:rPr>
                <w:ins w:id="6355" w:author="Andreas Kuehne" w:date="2019-05-31T12:40:00Z"/>
                <w:rStyle w:val="Datatype"/>
                <w:b w:val="0"/>
                <w:bCs w:val="0"/>
              </w:rPr>
            </w:pPr>
            <w:ins w:id="6356" w:author="Andreas Kuehne" w:date="2019-05-31T12:40:00Z">
              <w:r w:rsidRPr="002062A5">
                <w:rPr>
                  <w:rStyle w:val="Datatype"/>
                </w:rPr>
                <w:t>XPathAfter</w:t>
              </w:r>
            </w:ins>
          </w:p>
        </w:tc>
        <w:tc>
          <w:tcPr>
            <w:tcW w:w="4675" w:type="dxa"/>
          </w:tcPr>
          <w:p w14:paraId="4E7B65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57" w:author="Andreas Kuehne" w:date="2019-05-31T12:40:00Z"/>
                <w:rStyle w:val="Datatype"/>
              </w:rPr>
            </w:pPr>
            <w:ins w:id="6358" w:author="Andreas Kuehne" w:date="2019-05-31T12:40:00Z">
              <w:r w:rsidRPr="002062A5">
                <w:rPr>
                  <w:rStyle w:val="Datatype"/>
                </w:rPr>
                <w:t>xPathAfter</w:t>
              </w:r>
            </w:ins>
          </w:p>
        </w:tc>
        <w:tc>
          <w:tcPr>
            <w:tcW w:w="4675" w:type="dxa"/>
          </w:tcPr>
          <w:p w14:paraId="6EE125E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359" w:author="Andreas Kuehne" w:date="2019-05-31T12:40:00Z"/>
              </w:rPr>
            </w:pPr>
            <w:customXmlInsRangeStart w:id="6360" w:author="Andreas Kuehne" w:date="2019-05-31T12:40:00Z"/>
            <w:sdt>
              <w:sdtPr>
                <w:alias w:val="dss2-SignaturePlacementType.xPathAfter"/>
                <w:tag w:val="dss2-SignaturePlacementType.-jsonComment.XPathAfter"/>
                <w:id w:val="-679654090"/>
                <w:showingPlcHdr/>
              </w:sdtPr>
              <w:sdtContent>
                <w:customXmlInsRangeEnd w:id="6360"/>
                <w:ins w:id="6361" w:author="Andreas Kuehne" w:date="2019-05-31T12:40:00Z">
                  <w:r>
                    <w:rPr>
                      <w:color w:val="19D131"/>
                    </w:rPr>
                    <w:t>[]</w:t>
                  </w:r>
                </w:ins>
                <w:customXmlInsRangeStart w:id="6362" w:author="Andreas Kuehne" w:date="2019-05-31T12:40:00Z"/>
              </w:sdtContent>
            </w:sdt>
            <w:customXmlInsRangeEnd w:id="6362"/>
          </w:p>
        </w:tc>
      </w:tr>
      <w:tr w:rsidR="00A71F46" w14:paraId="4427864B" w14:textId="77777777" w:rsidTr="00A71F46">
        <w:trPr>
          <w:ins w:id="63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45E356" w14:textId="77777777" w:rsidR="00A71F46" w:rsidRPr="002062A5" w:rsidRDefault="00A71F46" w:rsidP="00A71F46">
            <w:pPr>
              <w:pStyle w:val="Beschriftung"/>
              <w:rPr>
                <w:ins w:id="6364" w:author="Andreas Kuehne" w:date="2019-05-31T12:40:00Z"/>
                <w:rStyle w:val="Datatype"/>
                <w:b w:val="0"/>
                <w:bCs w:val="0"/>
              </w:rPr>
            </w:pPr>
            <w:ins w:id="6365" w:author="Andreas Kuehne" w:date="2019-05-31T12:40:00Z">
              <w:r w:rsidRPr="002062A5">
                <w:rPr>
                  <w:rStyle w:val="Datatype"/>
                </w:rPr>
                <w:t>XPathFirstChildOf</w:t>
              </w:r>
            </w:ins>
          </w:p>
        </w:tc>
        <w:tc>
          <w:tcPr>
            <w:tcW w:w="4675" w:type="dxa"/>
          </w:tcPr>
          <w:p w14:paraId="132F06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66" w:author="Andreas Kuehne" w:date="2019-05-31T12:40:00Z"/>
                <w:rStyle w:val="Datatype"/>
              </w:rPr>
            </w:pPr>
            <w:ins w:id="6367" w:author="Andreas Kuehne" w:date="2019-05-31T12:40:00Z">
              <w:r w:rsidRPr="002062A5">
                <w:rPr>
                  <w:rStyle w:val="Datatype"/>
                </w:rPr>
                <w:t>xPathFirstChildOf</w:t>
              </w:r>
            </w:ins>
          </w:p>
        </w:tc>
        <w:tc>
          <w:tcPr>
            <w:tcW w:w="4675" w:type="dxa"/>
          </w:tcPr>
          <w:p w14:paraId="0E28894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368" w:author="Andreas Kuehne" w:date="2019-05-31T12:40:00Z"/>
              </w:rPr>
            </w:pPr>
            <w:customXmlInsRangeStart w:id="6369" w:author="Andreas Kuehne" w:date="2019-05-31T12:40:00Z"/>
            <w:sdt>
              <w:sdtPr>
                <w:alias w:val="dss2-SignaturePlacementType.xPathFirstChildOf"/>
                <w:tag w:val="dss2-SignaturePlacementType.-jsonComment.XPathFirstChildOf"/>
                <w:id w:val="1781298514"/>
                <w:showingPlcHdr/>
              </w:sdtPr>
              <w:sdtContent>
                <w:customXmlInsRangeEnd w:id="6369"/>
                <w:ins w:id="6370" w:author="Andreas Kuehne" w:date="2019-05-31T12:40:00Z">
                  <w:r>
                    <w:rPr>
                      <w:color w:val="19D131"/>
                    </w:rPr>
                    <w:t>[]</w:t>
                  </w:r>
                </w:ins>
                <w:customXmlInsRangeStart w:id="6371" w:author="Andreas Kuehne" w:date="2019-05-31T12:40:00Z"/>
              </w:sdtContent>
            </w:sdt>
            <w:customXmlInsRangeEnd w:id="6371"/>
          </w:p>
        </w:tc>
      </w:tr>
      <w:tr w:rsidR="00A71F46" w14:paraId="46C89129" w14:textId="77777777" w:rsidTr="00A71F46">
        <w:trPr>
          <w:ins w:id="63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7BDBE" w14:textId="77777777" w:rsidR="00A71F46" w:rsidRPr="002062A5" w:rsidRDefault="00A71F46" w:rsidP="00A71F46">
            <w:pPr>
              <w:pStyle w:val="Beschriftung"/>
              <w:rPr>
                <w:ins w:id="6373" w:author="Andreas Kuehne" w:date="2019-05-31T12:40:00Z"/>
                <w:rStyle w:val="Datatype"/>
                <w:b w:val="0"/>
                <w:bCs w:val="0"/>
              </w:rPr>
            </w:pPr>
            <w:ins w:id="6374" w:author="Andreas Kuehne" w:date="2019-05-31T12:40:00Z">
              <w:r w:rsidRPr="002062A5">
                <w:rPr>
                  <w:rStyle w:val="Datatype"/>
                </w:rPr>
                <w:t>NsPrefixMapping</w:t>
              </w:r>
            </w:ins>
          </w:p>
        </w:tc>
        <w:tc>
          <w:tcPr>
            <w:tcW w:w="4675" w:type="dxa"/>
          </w:tcPr>
          <w:p w14:paraId="3016FB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75" w:author="Andreas Kuehne" w:date="2019-05-31T12:40:00Z"/>
                <w:rStyle w:val="Datatype"/>
              </w:rPr>
            </w:pPr>
            <w:ins w:id="6376" w:author="Andreas Kuehne" w:date="2019-05-31T12:40:00Z">
              <w:r w:rsidRPr="002062A5">
                <w:rPr>
                  <w:rStyle w:val="Datatype"/>
                </w:rPr>
                <w:t>nsDecl</w:t>
              </w:r>
            </w:ins>
          </w:p>
        </w:tc>
        <w:tc>
          <w:tcPr>
            <w:tcW w:w="4675" w:type="dxa"/>
          </w:tcPr>
          <w:p w14:paraId="7CB4FFD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377" w:author="Andreas Kuehne" w:date="2019-05-31T12:40:00Z"/>
              </w:rPr>
            </w:pPr>
            <w:customXmlInsRangeStart w:id="6378" w:author="Andreas Kuehne" w:date="2019-05-31T12:40:00Z"/>
            <w:sdt>
              <w:sdtPr>
                <w:alias w:val="dss2-SignaturePlacementType.nsDecl"/>
                <w:tag w:val="dss2-SignaturePlacementType.-jsonComment.NsPrefixMapping"/>
                <w:id w:val="926850038"/>
                <w:showingPlcHdr/>
              </w:sdtPr>
              <w:sdtContent>
                <w:customXmlInsRangeEnd w:id="6378"/>
                <w:ins w:id="6379" w:author="Andreas Kuehne" w:date="2019-05-31T12:40:00Z">
                  <w:r>
                    <w:rPr>
                      <w:color w:val="19D131"/>
                    </w:rPr>
                    <w:t>[]</w:t>
                  </w:r>
                </w:ins>
                <w:customXmlInsRangeStart w:id="6380" w:author="Andreas Kuehne" w:date="2019-05-31T12:40:00Z"/>
              </w:sdtContent>
            </w:sdt>
            <w:customXmlInsRangeEnd w:id="6380"/>
          </w:p>
        </w:tc>
      </w:tr>
      <w:tr w:rsidR="00A71F46" w14:paraId="298D9027" w14:textId="77777777" w:rsidTr="00A71F46">
        <w:trPr>
          <w:ins w:id="63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759DA6" w14:textId="77777777" w:rsidR="00A71F46" w:rsidRPr="002062A5" w:rsidRDefault="00A71F46" w:rsidP="00A71F46">
            <w:pPr>
              <w:pStyle w:val="Beschriftung"/>
              <w:rPr>
                <w:ins w:id="6382" w:author="Andreas Kuehne" w:date="2019-05-31T12:40:00Z"/>
                <w:rStyle w:val="Datatype"/>
                <w:b w:val="0"/>
                <w:bCs w:val="0"/>
              </w:rPr>
            </w:pPr>
            <w:ins w:id="6383" w:author="Andreas Kuehne" w:date="2019-05-31T12:40:00Z">
              <w:r w:rsidRPr="002062A5">
                <w:rPr>
                  <w:rStyle w:val="Datatype"/>
                </w:rPr>
                <w:t>WhichData</w:t>
              </w:r>
            </w:ins>
          </w:p>
        </w:tc>
        <w:tc>
          <w:tcPr>
            <w:tcW w:w="4675" w:type="dxa"/>
          </w:tcPr>
          <w:p w14:paraId="162DB54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84" w:author="Andreas Kuehne" w:date="2019-05-31T12:40:00Z"/>
                <w:rStyle w:val="Datatype"/>
              </w:rPr>
            </w:pPr>
            <w:ins w:id="6385" w:author="Andreas Kuehne" w:date="2019-05-31T12:40:00Z">
              <w:r w:rsidRPr="002062A5">
                <w:rPr>
                  <w:rStyle w:val="Datatype"/>
                </w:rPr>
                <w:t>whichData</w:t>
              </w:r>
            </w:ins>
          </w:p>
        </w:tc>
        <w:tc>
          <w:tcPr>
            <w:tcW w:w="4675" w:type="dxa"/>
          </w:tcPr>
          <w:p w14:paraId="72906C0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386" w:author="Andreas Kuehne" w:date="2019-05-31T12:40:00Z"/>
              </w:rPr>
            </w:pPr>
            <w:customXmlInsRangeStart w:id="6387" w:author="Andreas Kuehne" w:date="2019-05-31T12:40:00Z"/>
            <w:sdt>
              <w:sdtPr>
                <w:alias w:val="dss2-SignaturePlacementType.whichData"/>
                <w:tag w:val="dss2-SignaturePlacementType.-jsonComment.WhichData"/>
                <w:id w:val="-2146042755"/>
                <w:showingPlcHdr/>
              </w:sdtPr>
              <w:sdtContent>
                <w:customXmlInsRangeEnd w:id="6387"/>
                <w:ins w:id="6388" w:author="Andreas Kuehne" w:date="2019-05-31T12:40:00Z">
                  <w:r>
                    <w:rPr>
                      <w:color w:val="19D131"/>
                    </w:rPr>
                    <w:t>[]</w:t>
                  </w:r>
                </w:ins>
                <w:customXmlInsRangeStart w:id="6389" w:author="Andreas Kuehne" w:date="2019-05-31T12:40:00Z"/>
              </w:sdtContent>
            </w:sdt>
            <w:customXmlInsRangeEnd w:id="6389"/>
          </w:p>
        </w:tc>
      </w:tr>
      <w:tr w:rsidR="00A71F46" w14:paraId="71134A48" w14:textId="77777777" w:rsidTr="00A71F46">
        <w:trPr>
          <w:ins w:id="63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DFFDD0" w14:textId="77777777" w:rsidR="00A71F46" w:rsidRPr="002062A5" w:rsidRDefault="00A71F46" w:rsidP="00A71F46">
            <w:pPr>
              <w:pStyle w:val="Beschriftung"/>
              <w:rPr>
                <w:ins w:id="6391" w:author="Andreas Kuehne" w:date="2019-05-31T12:40:00Z"/>
                <w:rStyle w:val="Datatype"/>
                <w:b w:val="0"/>
                <w:bCs w:val="0"/>
              </w:rPr>
            </w:pPr>
            <w:ins w:id="6392" w:author="Andreas Kuehne" w:date="2019-05-31T12:40:00Z">
              <w:r w:rsidRPr="002062A5">
                <w:rPr>
                  <w:rStyle w:val="Datatype"/>
                </w:rPr>
                <w:t>CreateEnvelopedSignature</w:t>
              </w:r>
            </w:ins>
          </w:p>
        </w:tc>
        <w:tc>
          <w:tcPr>
            <w:tcW w:w="4675" w:type="dxa"/>
          </w:tcPr>
          <w:p w14:paraId="4A18DFA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93" w:author="Andreas Kuehne" w:date="2019-05-31T12:40:00Z"/>
                <w:rStyle w:val="Datatype"/>
              </w:rPr>
            </w:pPr>
            <w:ins w:id="6394" w:author="Andreas Kuehne" w:date="2019-05-31T12:40:00Z">
              <w:r w:rsidRPr="002062A5">
                <w:rPr>
                  <w:rStyle w:val="Datatype"/>
                </w:rPr>
                <w:t>createEnvelopedSignature</w:t>
              </w:r>
            </w:ins>
          </w:p>
        </w:tc>
        <w:tc>
          <w:tcPr>
            <w:tcW w:w="4675" w:type="dxa"/>
          </w:tcPr>
          <w:p w14:paraId="3748709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395" w:author="Andreas Kuehne" w:date="2019-05-31T12:40:00Z"/>
              </w:rPr>
            </w:pPr>
            <w:customXmlInsRangeStart w:id="6396" w:author="Andreas Kuehne" w:date="2019-05-31T12:40:00Z"/>
            <w:sdt>
              <w:sdtPr>
                <w:alias w:val="dss2-SignaturePlacementType.createEnvelopedSignature"/>
                <w:tag w:val="dss2-SignaturePlacementType.-jsonComment.CreateEnvelopedSignature"/>
                <w:id w:val="-914096726"/>
                <w:showingPlcHdr/>
              </w:sdtPr>
              <w:sdtContent>
                <w:customXmlInsRangeEnd w:id="6396"/>
                <w:ins w:id="6397" w:author="Andreas Kuehne" w:date="2019-05-31T12:40:00Z">
                  <w:r>
                    <w:rPr>
                      <w:color w:val="19D131"/>
                    </w:rPr>
                    <w:t>[]</w:t>
                  </w:r>
                </w:ins>
                <w:customXmlInsRangeStart w:id="6398" w:author="Andreas Kuehne" w:date="2019-05-31T12:40:00Z"/>
              </w:sdtContent>
            </w:sdt>
            <w:customXmlInsRangeEnd w:id="6398"/>
          </w:p>
        </w:tc>
      </w:tr>
    </w:tbl>
    <w:p w14:paraId="0C15A3AC" w14:textId="77777777" w:rsidR="00A71F46" w:rsidRPr="0202B381" w:rsidRDefault="00A71F46" w:rsidP="00A71F46">
      <w:pPr>
        <w:rPr>
          <w:ins w:id="6399" w:author="Andreas Kuehne" w:date="2019-05-31T12:40:00Z"/>
        </w:rPr>
      </w:pPr>
      <w:ins w:id="6400"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34A62C" w14:textId="77777777" w:rsidR="00A71F46" w:rsidRDefault="00A71F46" w:rsidP="00A71F46">
      <w:pPr>
        <w:pStyle w:val="Code"/>
        <w:spacing w:line="259" w:lineRule="auto"/>
        <w:rPr>
          <w:ins w:id="6401" w:author="Andreas Kuehne" w:date="2019-05-31T12:40:00Z"/>
        </w:rPr>
      </w:pPr>
      <w:ins w:id="6402" w:author="Andreas Kuehne" w:date="2019-05-31T12:40:00Z">
        <w:r>
          <w:rPr>
            <w:color w:val="31849B" w:themeColor="accent5" w:themeShade="BF"/>
          </w:rPr>
          <w:t>"dss2-SignaturePlacementType"</w:t>
        </w:r>
        <w:r>
          <w:t>: {</w:t>
        </w:r>
      </w:ins>
    </w:p>
    <w:p w14:paraId="3FD7B1AA" w14:textId="77777777" w:rsidR="00A71F46" w:rsidRDefault="00A71F46" w:rsidP="00A71F46">
      <w:pPr>
        <w:pStyle w:val="Code"/>
        <w:spacing w:line="259" w:lineRule="auto"/>
        <w:rPr>
          <w:ins w:id="6403" w:author="Andreas Kuehne" w:date="2019-05-31T12:40:00Z"/>
        </w:rPr>
      </w:pPr>
      <w:ins w:id="6404" w:author="Andreas Kuehne" w:date="2019-05-31T12:40:00Z">
        <w:r>
          <w:rPr>
            <w:color w:val="31849B" w:themeColor="accent5" w:themeShade="BF"/>
          </w:rPr>
          <w:t xml:space="preserve">  "type"</w:t>
        </w:r>
        <w:r>
          <w:t xml:space="preserve">: </w:t>
        </w:r>
        <w:r>
          <w:rPr>
            <w:color w:val="244061" w:themeColor="accent1" w:themeShade="80"/>
          </w:rPr>
          <w:t>"object",</w:t>
        </w:r>
      </w:ins>
    </w:p>
    <w:p w14:paraId="50C78BC4" w14:textId="77777777" w:rsidR="00A71F46" w:rsidRDefault="00A71F46" w:rsidP="00A71F46">
      <w:pPr>
        <w:pStyle w:val="Code"/>
        <w:spacing w:line="259" w:lineRule="auto"/>
        <w:rPr>
          <w:ins w:id="6405" w:author="Andreas Kuehne" w:date="2019-05-31T12:40:00Z"/>
        </w:rPr>
      </w:pPr>
      <w:ins w:id="6406" w:author="Andreas Kuehne" w:date="2019-05-31T12:40:00Z">
        <w:r>
          <w:rPr>
            <w:color w:val="31849B" w:themeColor="accent5" w:themeShade="BF"/>
          </w:rPr>
          <w:t xml:space="preserve">  "properties"</w:t>
        </w:r>
        <w:r>
          <w:t>: {</w:t>
        </w:r>
      </w:ins>
    </w:p>
    <w:p w14:paraId="1249C336" w14:textId="77777777" w:rsidR="00A71F46" w:rsidRDefault="00A71F46" w:rsidP="00A71F46">
      <w:pPr>
        <w:pStyle w:val="Code"/>
        <w:spacing w:line="259" w:lineRule="auto"/>
        <w:rPr>
          <w:ins w:id="6407" w:author="Andreas Kuehne" w:date="2019-05-31T12:40:00Z"/>
        </w:rPr>
      </w:pPr>
      <w:ins w:id="6408" w:author="Andreas Kuehne" w:date="2019-05-31T12:40:00Z">
        <w:r>
          <w:rPr>
            <w:color w:val="31849B" w:themeColor="accent5" w:themeShade="BF"/>
          </w:rPr>
          <w:t xml:space="preserve">    "xpathAfter"</w:t>
        </w:r>
        <w:r>
          <w:t>: {</w:t>
        </w:r>
      </w:ins>
    </w:p>
    <w:p w14:paraId="32D29C66" w14:textId="77777777" w:rsidR="00A71F46" w:rsidRDefault="00A71F46" w:rsidP="00A71F46">
      <w:pPr>
        <w:pStyle w:val="Code"/>
        <w:spacing w:line="259" w:lineRule="auto"/>
        <w:rPr>
          <w:ins w:id="6409" w:author="Andreas Kuehne" w:date="2019-05-31T12:40:00Z"/>
        </w:rPr>
      </w:pPr>
      <w:ins w:id="6410" w:author="Andreas Kuehne" w:date="2019-05-31T12:40:00Z">
        <w:r>
          <w:rPr>
            <w:color w:val="31849B" w:themeColor="accent5" w:themeShade="BF"/>
          </w:rPr>
          <w:t xml:space="preserve">      "type"</w:t>
        </w:r>
        <w:r>
          <w:t xml:space="preserve">: </w:t>
        </w:r>
        <w:r>
          <w:rPr>
            <w:color w:val="244061" w:themeColor="accent1" w:themeShade="80"/>
          </w:rPr>
          <w:t>"string"</w:t>
        </w:r>
      </w:ins>
    </w:p>
    <w:p w14:paraId="54C6CE38" w14:textId="77777777" w:rsidR="00A71F46" w:rsidRDefault="00A71F46" w:rsidP="00A71F46">
      <w:pPr>
        <w:pStyle w:val="Code"/>
        <w:spacing w:line="259" w:lineRule="auto"/>
        <w:rPr>
          <w:ins w:id="6411" w:author="Andreas Kuehne" w:date="2019-05-31T12:40:00Z"/>
        </w:rPr>
      </w:pPr>
      <w:ins w:id="6412" w:author="Andreas Kuehne" w:date="2019-05-31T12:40:00Z">
        <w:r>
          <w:t xml:space="preserve">    },</w:t>
        </w:r>
      </w:ins>
    </w:p>
    <w:p w14:paraId="69E21A06" w14:textId="77777777" w:rsidR="00A71F46" w:rsidRDefault="00A71F46" w:rsidP="00A71F46">
      <w:pPr>
        <w:pStyle w:val="Code"/>
        <w:spacing w:line="259" w:lineRule="auto"/>
        <w:rPr>
          <w:ins w:id="6413" w:author="Andreas Kuehne" w:date="2019-05-31T12:40:00Z"/>
        </w:rPr>
      </w:pPr>
      <w:ins w:id="6414" w:author="Andreas Kuehne" w:date="2019-05-31T12:40:00Z">
        <w:r>
          <w:rPr>
            <w:color w:val="31849B" w:themeColor="accent5" w:themeShade="BF"/>
          </w:rPr>
          <w:t xml:space="preserve">    "xpathFirstChildOf"</w:t>
        </w:r>
        <w:r>
          <w:t>: {</w:t>
        </w:r>
      </w:ins>
    </w:p>
    <w:p w14:paraId="220D56A9" w14:textId="77777777" w:rsidR="00A71F46" w:rsidRDefault="00A71F46" w:rsidP="00A71F46">
      <w:pPr>
        <w:pStyle w:val="Code"/>
        <w:spacing w:line="259" w:lineRule="auto"/>
        <w:rPr>
          <w:ins w:id="6415" w:author="Andreas Kuehne" w:date="2019-05-31T12:40:00Z"/>
        </w:rPr>
      </w:pPr>
      <w:ins w:id="6416" w:author="Andreas Kuehne" w:date="2019-05-31T12:40:00Z">
        <w:r>
          <w:rPr>
            <w:color w:val="31849B" w:themeColor="accent5" w:themeShade="BF"/>
          </w:rPr>
          <w:t xml:space="preserve">      "type"</w:t>
        </w:r>
        <w:r>
          <w:t xml:space="preserve">: </w:t>
        </w:r>
        <w:r>
          <w:rPr>
            <w:color w:val="244061" w:themeColor="accent1" w:themeShade="80"/>
          </w:rPr>
          <w:t>"string"</w:t>
        </w:r>
      </w:ins>
    </w:p>
    <w:p w14:paraId="74C25C3F" w14:textId="77777777" w:rsidR="00A71F46" w:rsidRDefault="00A71F46" w:rsidP="00A71F46">
      <w:pPr>
        <w:pStyle w:val="Code"/>
        <w:spacing w:line="259" w:lineRule="auto"/>
        <w:rPr>
          <w:ins w:id="6417" w:author="Andreas Kuehne" w:date="2019-05-31T12:40:00Z"/>
        </w:rPr>
      </w:pPr>
      <w:ins w:id="6418" w:author="Andreas Kuehne" w:date="2019-05-31T12:40:00Z">
        <w:r>
          <w:t xml:space="preserve">    },</w:t>
        </w:r>
      </w:ins>
    </w:p>
    <w:p w14:paraId="5F59C855" w14:textId="77777777" w:rsidR="00A71F46" w:rsidRDefault="00A71F46" w:rsidP="00A71F46">
      <w:pPr>
        <w:pStyle w:val="Code"/>
        <w:spacing w:line="259" w:lineRule="auto"/>
        <w:rPr>
          <w:ins w:id="6419" w:author="Andreas Kuehne" w:date="2019-05-31T12:40:00Z"/>
        </w:rPr>
      </w:pPr>
      <w:ins w:id="6420" w:author="Andreas Kuehne" w:date="2019-05-31T12:40:00Z">
        <w:r>
          <w:rPr>
            <w:color w:val="31849B" w:themeColor="accent5" w:themeShade="BF"/>
          </w:rPr>
          <w:t xml:space="preserve">    "xPathAfter"</w:t>
        </w:r>
        <w:r>
          <w:t>: {</w:t>
        </w:r>
      </w:ins>
    </w:p>
    <w:p w14:paraId="12675101" w14:textId="77777777" w:rsidR="00A71F46" w:rsidRDefault="00A71F46" w:rsidP="00A71F46">
      <w:pPr>
        <w:pStyle w:val="Code"/>
        <w:spacing w:line="259" w:lineRule="auto"/>
        <w:rPr>
          <w:ins w:id="6421" w:author="Andreas Kuehne" w:date="2019-05-31T12:40:00Z"/>
        </w:rPr>
      </w:pPr>
      <w:ins w:id="6422" w:author="Andreas Kuehne" w:date="2019-05-31T12:40:00Z">
        <w:r>
          <w:rPr>
            <w:color w:val="31849B" w:themeColor="accent5" w:themeShade="BF"/>
          </w:rPr>
          <w:t xml:space="preserve">      "type"</w:t>
        </w:r>
        <w:r>
          <w:t xml:space="preserve">: </w:t>
        </w:r>
        <w:r>
          <w:rPr>
            <w:color w:val="244061" w:themeColor="accent1" w:themeShade="80"/>
          </w:rPr>
          <w:t>"string"</w:t>
        </w:r>
      </w:ins>
    </w:p>
    <w:p w14:paraId="209B4AF6" w14:textId="77777777" w:rsidR="00A71F46" w:rsidRDefault="00A71F46" w:rsidP="00A71F46">
      <w:pPr>
        <w:pStyle w:val="Code"/>
        <w:spacing w:line="259" w:lineRule="auto"/>
        <w:rPr>
          <w:ins w:id="6423" w:author="Andreas Kuehne" w:date="2019-05-31T12:40:00Z"/>
        </w:rPr>
      </w:pPr>
      <w:ins w:id="6424" w:author="Andreas Kuehne" w:date="2019-05-31T12:40:00Z">
        <w:r>
          <w:t xml:space="preserve">    },</w:t>
        </w:r>
      </w:ins>
    </w:p>
    <w:p w14:paraId="009790AB" w14:textId="77777777" w:rsidR="00A71F46" w:rsidRDefault="00A71F46" w:rsidP="00A71F46">
      <w:pPr>
        <w:pStyle w:val="Code"/>
        <w:spacing w:line="259" w:lineRule="auto"/>
        <w:rPr>
          <w:ins w:id="6425" w:author="Andreas Kuehne" w:date="2019-05-31T12:40:00Z"/>
        </w:rPr>
      </w:pPr>
      <w:ins w:id="6426" w:author="Andreas Kuehne" w:date="2019-05-31T12:40:00Z">
        <w:r>
          <w:rPr>
            <w:color w:val="31849B" w:themeColor="accent5" w:themeShade="BF"/>
          </w:rPr>
          <w:t xml:space="preserve">    "xPathFirstChildOf"</w:t>
        </w:r>
        <w:r>
          <w:t>: {</w:t>
        </w:r>
      </w:ins>
    </w:p>
    <w:p w14:paraId="5195A6AB" w14:textId="77777777" w:rsidR="00A71F46" w:rsidRDefault="00A71F46" w:rsidP="00A71F46">
      <w:pPr>
        <w:pStyle w:val="Code"/>
        <w:spacing w:line="259" w:lineRule="auto"/>
        <w:rPr>
          <w:ins w:id="6427" w:author="Andreas Kuehne" w:date="2019-05-31T12:40:00Z"/>
        </w:rPr>
      </w:pPr>
      <w:ins w:id="6428" w:author="Andreas Kuehne" w:date="2019-05-31T12:40:00Z">
        <w:r>
          <w:rPr>
            <w:color w:val="31849B" w:themeColor="accent5" w:themeShade="BF"/>
          </w:rPr>
          <w:t xml:space="preserve">      "type"</w:t>
        </w:r>
        <w:r>
          <w:t xml:space="preserve">: </w:t>
        </w:r>
        <w:r>
          <w:rPr>
            <w:color w:val="244061" w:themeColor="accent1" w:themeShade="80"/>
          </w:rPr>
          <w:t>"string"</w:t>
        </w:r>
      </w:ins>
    </w:p>
    <w:p w14:paraId="7527D0F3" w14:textId="77777777" w:rsidR="00A71F46" w:rsidRDefault="00A71F46" w:rsidP="00A71F46">
      <w:pPr>
        <w:pStyle w:val="Code"/>
        <w:spacing w:line="259" w:lineRule="auto"/>
        <w:rPr>
          <w:ins w:id="6429" w:author="Andreas Kuehne" w:date="2019-05-31T12:40:00Z"/>
        </w:rPr>
      </w:pPr>
      <w:ins w:id="6430" w:author="Andreas Kuehne" w:date="2019-05-31T12:40:00Z">
        <w:r>
          <w:lastRenderedPageBreak/>
          <w:t xml:space="preserve">    },</w:t>
        </w:r>
      </w:ins>
    </w:p>
    <w:p w14:paraId="1387F5FD" w14:textId="77777777" w:rsidR="00A71F46" w:rsidRDefault="00A71F46" w:rsidP="00A71F46">
      <w:pPr>
        <w:pStyle w:val="Code"/>
        <w:spacing w:line="259" w:lineRule="auto"/>
        <w:rPr>
          <w:ins w:id="6431" w:author="Andreas Kuehne" w:date="2019-05-31T12:40:00Z"/>
        </w:rPr>
      </w:pPr>
      <w:ins w:id="6432" w:author="Andreas Kuehne" w:date="2019-05-31T12:40:00Z">
        <w:r>
          <w:rPr>
            <w:color w:val="31849B" w:themeColor="accent5" w:themeShade="BF"/>
          </w:rPr>
          <w:t xml:space="preserve">    "nsDecl"</w:t>
        </w:r>
        <w:r>
          <w:t>: {</w:t>
        </w:r>
      </w:ins>
    </w:p>
    <w:p w14:paraId="61F49A30" w14:textId="77777777" w:rsidR="00A71F46" w:rsidRDefault="00A71F46" w:rsidP="00A71F46">
      <w:pPr>
        <w:pStyle w:val="Code"/>
        <w:spacing w:line="259" w:lineRule="auto"/>
        <w:rPr>
          <w:ins w:id="6433" w:author="Andreas Kuehne" w:date="2019-05-31T12:40:00Z"/>
        </w:rPr>
      </w:pPr>
      <w:ins w:id="6434" w:author="Andreas Kuehne" w:date="2019-05-31T12:40:00Z">
        <w:r>
          <w:rPr>
            <w:color w:val="31849B" w:themeColor="accent5" w:themeShade="BF"/>
          </w:rPr>
          <w:t xml:space="preserve">      "type"</w:t>
        </w:r>
        <w:r>
          <w:t xml:space="preserve">: </w:t>
        </w:r>
        <w:r>
          <w:rPr>
            <w:color w:val="244061" w:themeColor="accent1" w:themeShade="80"/>
          </w:rPr>
          <w:t>"array",</w:t>
        </w:r>
      </w:ins>
    </w:p>
    <w:p w14:paraId="7FCC14E0" w14:textId="77777777" w:rsidR="00A71F46" w:rsidRDefault="00A71F46" w:rsidP="00A71F46">
      <w:pPr>
        <w:pStyle w:val="Code"/>
        <w:spacing w:line="259" w:lineRule="auto"/>
        <w:rPr>
          <w:ins w:id="6435" w:author="Andreas Kuehne" w:date="2019-05-31T12:40:00Z"/>
        </w:rPr>
      </w:pPr>
      <w:ins w:id="6436" w:author="Andreas Kuehne" w:date="2019-05-31T12:40:00Z">
        <w:r>
          <w:rPr>
            <w:color w:val="31849B" w:themeColor="accent5" w:themeShade="BF"/>
          </w:rPr>
          <w:t xml:space="preserve">      "items"</w:t>
        </w:r>
        <w:r>
          <w:t>: {</w:t>
        </w:r>
      </w:ins>
    </w:p>
    <w:p w14:paraId="5349D5BA" w14:textId="77777777" w:rsidR="00A71F46" w:rsidRDefault="00A71F46" w:rsidP="00A71F46">
      <w:pPr>
        <w:pStyle w:val="Code"/>
        <w:spacing w:line="259" w:lineRule="auto"/>
        <w:rPr>
          <w:ins w:id="6437" w:author="Andreas Kuehne" w:date="2019-05-31T12:40:00Z"/>
        </w:rPr>
      </w:pPr>
      <w:ins w:id="6438"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52992041" w14:textId="77777777" w:rsidR="00A71F46" w:rsidRDefault="00A71F46" w:rsidP="00A71F46">
      <w:pPr>
        <w:pStyle w:val="Code"/>
        <w:spacing w:line="259" w:lineRule="auto"/>
        <w:rPr>
          <w:ins w:id="6439" w:author="Andreas Kuehne" w:date="2019-05-31T12:40:00Z"/>
        </w:rPr>
      </w:pPr>
      <w:ins w:id="6440" w:author="Andreas Kuehne" w:date="2019-05-31T12:40:00Z">
        <w:r>
          <w:t xml:space="preserve">      }</w:t>
        </w:r>
      </w:ins>
    </w:p>
    <w:p w14:paraId="577735BA" w14:textId="77777777" w:rsidR="00A71F46" w:rsidRDefault="00A71F46" w:rsidP="00A71F46">
      <w:pPr>
        <w:pStyle w:val="Code"/>
        <w:spacing w:line="259" w:lineRule="auto"/>
        <w:rPr>
          <w:ins w:id="6441" w:author="Andreas Kuehne" w:date="2019-05-31T12:40:00Z"/>
        </w:rPr>
      </w:pPr>
      <w:ins w:id="6442" w:author="Andreas Kuehne" w:date="2019-05-31T12:40:00Z">
        <w:r>
          <w:t xml:space="preserve">    },</w:t>
        </w:r>
      </w:ins>
    </w:p>
    <w:p w14:paraId="135511CA" w14:textId="77777777" w:rsidR="00A71F46" w:rsidRDefault="00A71F46" w:rsidP="00A71F46">
      <w:pPr>
        <w:pStyle w:val="Code"/>
        <w:spacing w:line="259" w:lineRule="auto"/>
        <w:rPr>
          <w:ins w:id="6443" w:author="Andreas Kuehne" w:date="2019-05-31T12:40:00Z"/>
        </w:rPr>
      </w:pPr>
      <w:ins w:id="6444" w:author="Andreas Kuehne" w:date="2019-05-31T12:40:00Z">
        <w:r>
          <w:rPr>
            <w:color w:val="31849B" w:themeColor="accent5" w:themeShade="BF"/>
          </w:rPr>
          <w:t xml:space="preserve">    "whichData"</w:t>
        </w:r>
        <w:r>
          <w:t>: {</w:t>
        </w:r>
      </w:ins>
    </w:p>
    <w:p w14:paraId="41983778" w14:textId="77777777" w:rsidR="00A71F46" w:rsidRDefault="00A71F46" w:rsidP="00A71F46">
      <w:pPr>
        <w:pStyle w:val="Code"/>
        <w:spacing w:line="259" w:lineRule="auto"/>
        <w:rPr>
          <w:ins w:id="6445" w:author="Andreas Kuehne" w:date="2019-05-31T12:40:00Z"/>
        </w:rPr>
      </w:pPr>
      <w:ins w:id="6446" w:author="Andreas Kuehne" w:date="2019-05-31T12:40:00Z">
        <w:r>
          <w:rPr>
            <w:color w:val="31849B" w:themeColor="accent5" w:themeShade="BF"/>
          </w:rPr>
          <w:t xml:space="preserve">      "type"</w:t>
        </w:r>
        <w:r>
          <w:t xml:space="preserve">: </w:t>
        </w:r>
        <w:r>
          <w:rPr>
            <w:color w:val="244061" w:themeColor="accent1" w:themeShade="80"/>
          </w:rPr>
          <w:t>"string"</w:t>
        </w:r>
      </w:ins>
    </w:p>
    <w:p w14:paraId="0794BC35" w14:textId="77777777" w:rsidR="00A71F46" w:rsidRDefault="00A71F46" w:rsidP="00A71F46">
      <w:pPr>
        <w:pStyle w:val="Code"/>
        <w:spacing w:line="259" w:lineRule="auto"/>
        <w:rPr>
          <w:ins w:id="6447" w:author="Andreas Kuehne" w:date="2019-05-31T12:40:00Z"/>
        </w:rPr>
      </w:pPr>
      <w:ins w:id="6448" w:author="Andreas Kuehne" w:date="2019-05-31T12:40:00Z">
        <w:r>
          <w:t xml:space="preserve">    },</w:t>
        </w:r>
      </w:ins>
    </w:p>
    <w:p w14:paraId="7004E6E9" w14:textId="77777777" w:rsidR="00A71F46" w:rsidRDefault="00A71F46" w:rsidP="00A71F46">
      <w:pPr>
        <w:pStyle w:val="Code"/>
        <w:spacing w:line="259" w:lineRule="auto"/>
        <w:rPr>
          <w:ins w:id="6449" w:author="Andreas Kuehne" w:date="2019-05-31T12:40:00Z"/>
        </w:rPr>
      </w:pPr>
      <w:ins w:id="6450" w:author="Andreas Kuehne" w:date="2019-05-31T12:40:00Z">
        <w:r>
          <w:rPr>
            <w:color w:val="31849B" w:themeColor="accent5" w:themeShade="BF"/>
          </w:rPr>
          <w:t xml:space="preserve">    "createEnvelopedSignature"</w:t>
        </w:r>
        <w:r>
          <w:t>: {</w:t>
        </w:r>
      </w:ins>
    </w:p>
    <w:p w14:paraId="071B788D" w14:textId="77777777" w:rsidR="00A71F46" w:rsidRDefault="00A71F46" w:rsidP="00A71F46">
      <w:pPr>
        <w:pStyle w:val="Code"/>
        <w:spacing w:line="259" w:lineRule="auto"/>
        <w:rPr>
          <w:ins w:id="6451" w:author="Andreas Kuehne" w:date="2019-05-31T12:40:00Z"/>
        </w:rPr>
      </w:pPr>
      <w:ins w:id="6452" w:author="Andreas Kuehne" w:date="2019-05-31T12:40:00Z">
        <w:r>
          <w:rPr>
            <w:color w:val="31849B" w:themeColor="accent5" w:themeShade="BF"/>
          </w:rPr>
          <w:t xml:space="preserve">      "type"</w:t>
        </w:r>
        <w:r>
          <w:t xml:space="preserve">: </w:t>
        </w:r>
        <w:r>
          <w:rPr>
            <w:color w:val="244061" w:themeColor="accent1" w:themeShade="80"/>
          </w:rPr>
          <w:t>"boolean",</w:t>
        </w:r>
      </w:ins>
    </w:p>
    <w:p w14:paraId="43EC6F19" w14:textId="77777777" w:rsidR="00A71F46" w:rsidRDefault="00A71F46" w:rsidP="00A71F46">
      <w:pPr>
        <w:pStyle w:val="Code"/>
        <w:spacing w:line="259" w:lineRule="auto"/>
        <w:rPr>
          <w:ins w:id="6453" w:author="Andreas Kuehne" w:date="2019-05-31T12:40:00Z"/>
        </w:rPr>
      </w:pPr>
      <w:ins w:id="6454" w:author="Andreas Kuehne" w:date="2019-05-31T12:40:00Z">
        <w:r>
          <w:rPr>
            <w:color w:val="31849B" w:themeColor="accent5" w:themeShade="BF"/>
          </w:rPr>
          <w:t xml:space="preserve">      "default"</w:t>
        </w:r>
        <w:r>
          <w:t xml:space="preserve">: </w:t>
        </w:r>
        <w:r>
          <w:rPr>
            <w:color w:val="244061" w:themeColor="accent1" w:themeShade="80"/>
          </w:rPr>
          <w:t>"true"</w:t>
        </w:r>
      </w:ins>
    </w:p>
    <w:p w14:paraId="606EDC8F" w14:textId="77777777" w:rsidR="00A71F46" w:rsidRDefault="00A71F46" w:rsidP="00A71F46">
      <w:pPr>
        <w:pStyle w:val="Code"/>
        <w:spacing w:line="259" w:lineRule="auto"/>
        <w:rPr>
          <w:ins w:id="6455" w:author="Andreas Kuehne" w:date="2019-05-31T12:40:00Z"/>
        </w:rPr>
      </w:pPr>
      <w:ins w:id="6456" w:author="Andreas Kuehne" w:date="2019-05-31T12:40:00Z">
        <w:r>
          <w:t xml:space="preserve">    }</w:t>
        </w:r>
      </w:ins>
    </w:p>
    <w:p w14:paraId="181048EC" w14:textId="77777777" w:rsidR="00A71F46" w:rsidRDefault="00A71F46" w:rsidP="00A71F46">
      <w:pPr>
        <w:pStyle w:val="Code"/>
        <w:spacing w:line="259" w:lineRule="auto"/>
        <w:rPr>
          <w:ins w:id="6457" w:author="Andreas Kuehne" w:date="2019-05-31T12:40:00Z"/>
        </w:rPr>
      </w:pPr>
      <w:ins w:id="6458" w:author="Andreas Kuehne" w:date="2019-05-31T12:40:00Z">
        <w:r>
          <w:t xml:space="preserve">  }</w:t>
        </w:r>
      </w:ins>
    </w:p>
    <w:p w14:paraId="43CA3996" w14:textId="77777777" w:rsidR="00A71F46" w:rsidRDefault="00A71F46" w:rsidP="00A71F46">
      <w:pPr>
        <w:pStyle w:val="Code"/>
        <w:spacing w:line="259" w:lineRule="auto"/>
        <w:rPr>
          <w:ins w:id="6459" w:author="Andreas Kuehne" w:date="2019-05-31T12:40:00Z"/>
        </w:rPr>
      </w:pPr>
      <w:ins w:id="6460" w:author="Andreas Kuehne" w:date="2019-05-31T12:40:00Z">
        <w:r>
          <w:t>}</w:t>
        </w:r>
      </w:ins>
    </w:p>
    <w:p w14:paraId="400FFDA5" w14:textId="77777777" w:rsidR="00A71F46" w:rsidRDefault="00A71F46" w:rsidP="00A71F46">
      <w:pPr>
        <w:rPr>
          <w:ins w:id="6461" w:author="Andreas Kuehne" w:date="2019-05-31T12:40:00Z"/>
        </w:rPr>
      </w:pPr>
      <w:customXmlInsRangeStart w:id="6462" w:author="Andreas Kuehne" w:date="2019-05-31T12:40:00Z"/>
      <w:sdt>
        <w:sdtPr>
          <w:tag w:val="dss2-SignaturePlacementType.-jsonSchema"/>
          <w:id w:val="-908066318"/>
          <w:showingPlcHdr/>
        </w:sdtPr>
        <w:sdtContent>
          <w:customXmlInsRangeEnd w:id="6462"/>
          <w:ins w:id="6463" w:author="Andreas Kuehne" w:date="2019-05-31T12:40:00Z">
            <w:r>
              <w:rPr>
                <w:color w:val="19D131"/>
              </w:rPr>
              <w:t>[component SignaturePlacement JSON schema details]</w:t>
            </w:r>
          </w:ins>
          <w:customXmlInsRangeStart w:id="6464" w:author="Andreas Kuehne" w:date="2019-05-31T12:40:00Z"/>
        </w:sdtContent>
      </w:sdt>
      <w:customXmlInsRangeEnd w:id="6464"/>
    </w:p>
    <w:p w14:paraId="408267BA" w14:textId="77777777" w:rsidR="00A71F46" w:rsidRDefault="00A71F46" w:rsidP="00A71F46">
      <w:pPr>
        <w:pStyle w:val="berschrift4"/>
        <w:numPr>
          <w:ilvl w:val="3"/>
          <w:numId w:val="3"/>
        </w:numPr>
        <w:rPr>
          <w:ins w:id="6465" w:author="Andreas Kuehne" w:date="2019-05-31T12:40:00Z"/>
        </w:rPr>
      </w:pPr>
      <w:ins w:id="6466" w:author="Andreas Kuehne" w:date="2019-05-31T12:40:00Z">
        <w:r>
          <w:t>SignaturePlacement – XML Syntax</w:t>
        </w:r>
      </w:ins>
    </w:p>
    <w:p w14:paraId="65D21AAB" w14:textId="77777777" w:rsidR="00A71F46" w:rsidRPr="5404FA76" w:rsidRDefault="00A71F46" w:rsidP="00A71F46">
      <w:pPr>
        <w:rPr>
          <w:ins w:id="6467" w:author="Andreas Kuehne" w:date="2019-05-31T12:40:00Z"/>
        </w:rPr>
      </w:pPr>
      <w:ins w:id="6468" w:author="Andreas Kuehne" w:date="2019-05-31T12:40:00Z">
        <w:r w:rsidRPr="0CCF9147">
          <w:t xml:space="preserve">The XML type </w:t>
        </w:r>
        <w:r w:rsidRPr="002062A5">
          <w:rPr>
            <w:rFonts w:ascii="Courier New" w:eastAsia="Courier New" w:hAnsi="Courier New" w:cs="Courier New"/>
          </w:rPr>
          <w:t>SignaturePlacementType</w:t>
        </w:r>
        <w:r w:rsidRPr="0CCF9147">
          <w:t xml:space="preserve"> SHALL implement the requirements defined in the </w:t>
        </w:r>
        <w:r w:rsidRPr="002062A5">
          <w:rPr>
            <w:rFonts w:ascii="Courier New" w:eastAsia="Courier New" w:hAnsi="Courier New" w:cs="Courier New"/>
          </w:rPr>
          <w:t>SignaturePlacement</w:t>
        </w:r>
        <w:r>
          <w:t xml:space="preserve"> </w:t>
        </w:r>
        <w:r w:rsidRPr="005A6FFD">
          <w:t>component.</w:t>
        </w:r>
      </w:ins>
    </w:p>
    <w:p w14:paraId="4855F2A1" w14:textId="77777777" w:rsidR="00A71F46" w:rsidRDefault="00A71F46" w:rsidP="00A71F46">
      <w:pPr>
        <w:rPr>
          <w:ins w:id="6469" w:author="Andreas Kuehne" w:date="2019-05-31T12:40:00Z"/>
        </w:rPr>
      </w:pPr>
      <w:ins w:id="6470" w:author="Andreas Kuehne" w:date="2019-05-31T12:40:00Z">
        <w:r w:rsidRPr="005A6FFD">
          <w:rPr>
            <w:rFonts w:eastAsia="Arial"/>
          </w:rPr>
          <w:t xml:space="preserve">The </w:t>
        </w:r>
        <w:r w:rsidRPr="002062A5">
          <w:rPr>
            <w:rFonts w:ascii="Courier New" w:eastAsia="Courier New" w:hAnsi="Courier New" w:cs="Courier New"/>
          </w:rPr>
          <w:t>SignaturePlacementType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49E288" w14:textId="77777777" w:rsidR="00A71F46" w:rsidRDefault="00A71F46" w:rsidP="00A71F46">
      <w:pPr>
        <w:pStyle w:val="Code"/>
        <w:rPr>
          <w:ins w:id="6471" w:author="Andreas Kuehne" w:date="2019-05-31T12:40:00Z"/>
        </w:rPr>
      </w:pPr>
      <w:ins w:id="64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SignaturePlacementType</w:t>
        </w:r>
        <w:r>
          <w:rPr>
            <w:color w:val="943634" w:themeColor="accent2" w:themeShade="BF"/>
          </w:rPr>
          <w:t>"</w:t>
        </w:r>
        <w:r>
          <w:rPr>
            <w:color w:val="31849B" w:themeColor="accent5" w:themeShade="BF"/>
          </w:rPr>
          <w:t>&gt;</w:t>
        </w:r>
      </w:ins>
    </w:p>
    <w:p w14:paraId="41843F4B" w14:textId="77777777" w:rsidR="00A71F46" w:rsidRDefault="00A71F46" w:rsidP="00A71F46">
      <w:pPr>
        <w:pStyle w:val="Code"/>
        <w:rPr>
          <w:ins w:id="6473" w:author="Andreas Kuehne" w:date="2019-05-31T12:40:00Z"/>
        </w:rPr>
      </w:pPr>
      <w:ins w:id="6474" w:author="Andreas Kuehne" w:date="2019-05-31T12:40:00Z">
        <w:r>
          <w:rPr>
            <w:color w:val="31849B" w:themeColor="accent5" w:themeShade="BF"/>
          </w:rPr>
          <w:t xml:space="preserve">  &lt;xs:sequence&gt;</w:t>
        </w:r>
      </w:ins>
    </w:p>
    <w:p w14:paraId="097CE974" w14:textId="77777777" w:rsidR="00A71F46" w:rsidRDefault="00A71F46" w:rsidP="00A71F46">
      <w:pPr>
        <w:pStyle w:val="Code"/>
        <w:rPr>
          <w:ins w:id="6475" w:author="Andreas Kuehne" w:date="2019-05-31T12:40:00Z"/>
        </w:rPr>
      </w:pPr>
      <w:ins w:id="6476" w:author="Andreas Kuehne" w:date="2019-05-31T12:40:00Z">
        <w:r>
          <w:rPr>
            <w:color w:val="31849B" w:themeColor="accent5" w:themeShade="BF"/>
          </w:rPr>
          <w:t xml:space="preserve">    &lt;xs:choice&gt;</w:t>
        </w:r>
      </w:ins>
    </w:p>
    <w:p w14:paraId="1814CC61" w14:textId="77777777" w:rsidR="00A71F46" w:rsidRDefault="00A71F46" w:rsidP="00A71F46">
      <w:pPr>
        <w:pStyle w:val="Code"/>
        <w:rPr>
          <w:ins w:id="6477" w:author="Andreas Kuehne" w:date="2019-05-31T12:40:00Z"/>
        </w:rPr>
      </w:pPr>
      <w:ins w:id="647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XPathAfter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0F1526B" w14:textId="77777777" w:rsidR="00A71F46" w:rsidRDefault="00A71F46" w:rsidP="00A71F46">
      <w:pPr>
        <w:pStyle w:val="Code"/>
        <w:rPr>
          <w:ins w:id="6479" w:author="Andreas Kuehne" w:date="2019-05-31T12:40:00Z"/>
        </w:rPr>
      </w:pPr>
      <w:ins w:id="648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XPathFirstChildOf</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4F3C103" w14:textId="77777777" w:rsidR="00A71F46" w:rsidRDefault="00A71F46" w:rsidP="00A71F46">
      <w:pPr>
        <w:pStyle w:val="Code"/>
        <w:rPr>
          <w:ins w:id="6481" w:author="Andreas Kuehne" w:date="2019-05-31T12:40:00Z"/>
        </w:rPr>
      </w:pPr>
      <w:ins w:id="6482" w:author="Andreas Kuehne" w:date="2019-05-31T12:40:00Z">
        <w:r>
          <w:rPr>
            <w:color w:val="31849B" w:themeColor="accent5" w:themeShade="BF"/>
          </w:rPr>
          <w:t xml:space="preserve">    &lt;/xs:choice&gt;</w:t>
        </w:r>
      </w:ins>
    </w:p>
    <w:p w14:paraId="464090E4" w14:textId="77777777" w:rsidR="00A71F46" w:rsidRDefault="00A71F46" w:rsidP="00A71F46">
      <w:pPr>
        <w:pStyle w:val="Code"/>
        <w:rPr>
          <w:ins w:id="6483" w:author="Andreas Kuehne" w:date="2019-05-31T12:40:00Z"/>
        </w:rPr>
      </w:pPr>
      <w:ins w:id="64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6035DF6" w14:textId="77777777" w:rsidR="00A71F46" w:rsidRDefault="00A71F46" w:rsidP="00A71F46">
      <w:pPr>
        <w:pStyle w:val="Code"/>
        <w:rPr>
          <w:ins w:id="6485" w:author="Andreas Kuehne" w:date="2019-05-31T12:40:00Z"/>
        </w:rPr>
      </w:pPr>
      <w:ins w:id="6486" w:author="Andreas Kuehne" w:date="2019-05-31T12:40:00Z">
        <w:r>
          <w:rPr>
            <w:color w:val="31849B" w:themeColor="accent5" w:themeShade="BF"/>
          </w:rPr>
          <w:t xml:space="preserve">  &lt;/xs:sequence&gt;</w:t>
        </w:r>
      </w:ins>
    </w:p>
    <w:p w14:paraId="3A3865C2" w14:textId="77777777" w:rsidR="00A71F46" w:rsidRDefault="00A71F46" w:rsidP="00A71F46">
      <w:pPr>
        <w:pStyle w:val="Code"/>
        <w:rPr>
          <w:ins w:id="6487" w:author="Andreas Kuehne" w:date="2019-05-31T12:40:00Z"/>
        </w:rPr>
      </w:pPr>
      <w:ins w:id="648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20A49094" w14:textId="77777777" w:rsidR="00A71F46" w:rsidRDefault="00A71F46" w:rsidP="00A71F46">
      <w:pPr>
        <w:pStyle w:val="Code"/>
        <w:rPr>
          <w:ins w:id="6489" w:author="Andreas Kuehne" w:date="2019-05-31T12:40:00Z"/>
        </w:rPr>
      </w:pPr>
      <w:ins w:id="649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CreateEnvelopedSignature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w:t>
        </w:r>
        <w:r>
          <w:rPr>
            <w:color w:val="31849B" w:themeColor="accent5" w:themeShade="BF"/>
          </w:rPr>
          <w:t>/&gt;</w:t>
        </w:r>
      </w:ins>
    </w:p>
    <w:p w14:paraId="644B5415" w14:textId="77777777" w:rsidR="00A71F46" w:rsidRDefault="00A71F46" w:rsidP="00A71F46">
      <w:pPr>
        <w:pStyle w:val="Code"/>
        <w:rPr>
          <w:ins w:id="6491" w:author="Andreas Kuehne" w:date="2019-05-31T12:40:00Z"/>
        </w:rPr>
      </w:pPr>
      <w:ins w:id="6492" w:author="Andreas Kuehne" w:date="2019-05-31T12:40:00Z">
        <w:r>
          <w:rPr>
            <w:color w:val="31849B" w:themeColor="accent5" w:themeShade="BF"/>
          </w:rPr>
          <w:t>&lt;/xs:complexType&gt;</w:t>
        </w:r>
      </w:ins>
    </w:p>
    <w:p w14:paraId="38E58D0F" w14:textId="77777777" w:rsidR="00A71F46" w:rsidRDefault="00A71F46" w:rsidP="00A71F46">
      <w:pPr>
        <w:spacing w:line="259" w:lineRule="auto"/>
        <w:rPr>
          <w:ins w:id="6493" w:author="Andreas Kuehne" w:date="2019-05-31T12:40:00Z"/>
        </w:rPr>
      </w:pPr>
      <w:ins w:id="6494" w:author="Andreas Kuehne" w:date="2019-05-31T12:40:00Z">
        <w:r>
          <w:t>Each child element of</w:t>
        </w:r>
        <w:r w:rsidRPr="71C71F8C">
          <w:t xml:space="preserve"> </w:t>
        </w:r>
        <w:r w:rsidRPr="002062A5">
          <w:rPr>
            <w:rFonts w:ascii="Courier New" w:eastAsia="Courier New" w:hAnsi="Courier New" w:cs="Courier New"/>
          </w:rPr>
          <w:t>SignaturePlacementType</w:t>
        </w:r>
        <w:r w:rsidRPr="71C71F8C">
          <w:t xml:space="preserve"> </w:t>
        </w:r>
        <w:r>
          <w:t xml:space="preserve">XML element SHALL implement in XML syntax the sub-component that has a name equal to its local name. </w:t>
        </w:r>
      </w:ins>
      <w:customXmlInsRangeStart w:id="6495" w:author="Andreas Kuehne" w:date="2019-05-31T12:40:00Z"/>
      <w:sdt>
        <w:sdtPr>
          <w:tag w:val="dss2-SignaturePlacementType.-xmlSchema"/>
          <w:id w:val="-185133666"/>
          <w:showingPlcHdr/>
        </w:sdtPr>
        <w:sdtContent>
          <w:customXmlInsRangeEnd w:id="6495"/>
          <w:ins w:id="6496" w:author="Andreas Kuehne" w:date="2019-05-31T12:40:00Z">
            <w:r>
              <w:rPr>
                <w:color w:val="19D131"/>
              </w:rPr>
              <w:t>[component SignaturePlacement XML schema details]</w:t>
            </w:r>
          </w:ins>
          <w:customXmlInsRangeStart w:id="6497" w:author="Andreas Kuehne" w:date="2019-05-31T12:40:00Z"/>
        </w:sdtContent>
      </w:sdt>
      <w:customXmlInsRangeEnd w:id="6497"/>
    </w:p>
    <w:p w14:paraId="596153B6" w14:textId="77777777" w:rsidR="00A71F46" w:rsidRDefault="00A71F46" w:rsidP="00A71F46">
      <w:pPr>
        <w:pStyle w:val="berschrift3"/>
        <w:numPr>
          <w:ilvl w:val="2"/>
          <w:numId w:val="3"/>
        </w:numPr>
        <w:rPr>
          <w:ins w:id="6498" w:author="Andreas Kuehne" w:date="2019-05-31T12:40:00Z"/>
        </w:rPr>
      </w:pPr>
      <w:ins w:id="6499" w:author="Andreas Kuehne" w:date="2019-05-31T12:40:00Z">
        <w:r>
          <w:t>Component DocumentWithSignature</w:t>
        </w:r>
      </w:ins>
    </w:p>
    <w:p w14:paraId="05D5501A" w14:textId="77777777" w:rsidR="00A71F46" w:rsidRDefault="00A71F46" w:rsidP="00A71F46">
      <w:pPr>
        <w:rPr>
          <w:ins w:id="6500" w:author="Andreas Kuehne" w:date="2019-05-31T12:40:00Z"/>
        </w:rPr>
      </w:pPr>
      <w:customXmlInsRangeStart w:id="6501" w:author="Andreas Kuehne" w:date="2019-05-31T12:40:00Z"/>
      <w:sdt>
        <w:sdtPr>
          <w:tag w:val="dss2-DocumentWithSignatureType.-normative"/>
          <w:id w:val="-1583054142"/>
        </w:sdtPr>
        <w:sdtContent>
          <w:customXmlInsRangeEnd w:id="6501"/>
          <w:ins w:id="6502" w:author="Andreas Kuehne" w:date="2019-05-31T12:40:00Z">
            <w:r w:rsidRPr="003A06D0">
              <w:rPr>
                <w:color w:val="19D131"/>
                <w:lang w:val="en-GB"/>
              </w:rPr>
              <w:t xml:space="preserve">The </w:t>
            </w:r>
            <w:r w:rsidRPr="003A06D0">
              <w:rPr>
                <w:rFonts w:ascii="Courier New" w:eastAsia="Courier New" w:hAnsi="Courier New" w:cs="Courier New"/>
                <w:lang w:val="en-GB"/>
              </w:rPr>
              <w:t>DocumentWithSignature</w:t>
            </w:r>
            <w:r w:rsidRPr="003A06D0">
              <w:rPr>
                <w:color w:val="19D131"/>
                <w:lang w:val="en-GB"/>
              </w:rPr>
              <w:t xml:space="preserve"> component contains a </w:t>
            </w:r>
            <w:r w:rsidRPr="00F71295">
              <w:rPr>
                <w:rStyle w:val="Datatype"/>
              </w:rPr>
              <w:t>Document</w:t>
            </w:r>
            <w:r w:rsidRPr="003A06D0">
              <w:rPr>
                <w:color w:val="19D131"/>
                <w:lang w:val="en-GB"/>
              </w:rPr>
              <w:t xml:space="preserve"> with the signature inserted as requested with the </w:t>
            </w:r>
            <w:r w:rsidRPr="00F71295">
              <w:rPr>
                <w:rStyle w:val="Datatype"/>
              </w:rPr>
              <w:t>SignaturePlacement</w:t>
            </w:r>
            <w:r w:rsidRPr="003A06D0">
              <w:rPr>
                <w:color w:val="19D131"/>
                <w:lang w:val="en-GB"/>
              </w:rPr>
              <w:t xml:space="preserve"> component.</w:t>
            </w:r>
          </w:ins>
          <w:customXmlInsRangeStart w:id="6503" w:author="Andreas Kuehne" w:date="2019-05-31T12:40:00Z"/>
        </w:sdtContent>
      </w:sdt>
      <w:customXmlInsRangeEnd w:id="6503"/>
    </w:p>
    <w:p w14:paraId="636EA6E5" w14:textId="77777777" w:rsidR="00A71F46" w:rsidRDefault="00A71F46" w:rsidP="00A71F46">
      <w:pPr>
        <w:rPr>
          <w:ins w:id="6504" w:author="Andreas Kuehne" w:date="2019-05-31T12:40:00Z"/>
        </w:rPr>
      </w:pPr>
      <w:ins w:id="6505" w:author="Andreas Kuehne" w:date="2019-05-31T12:40:00Z">
        <w:r>
          <w:t>Below follows a list of the sub-components that constitute this component:</w:t>
        </w:r>
      </w:ins>
    </w:p>
    <w:p w14:paraId="27059AE6" w14:textId="77777777" w:rsidR="00A71F46" w:rsidRDefault="00A71F46" w:rsidP="00A71F46">
      <w:pPr>
        <w:pStyle w:val="Member"/>
        <w:rPr>
          <w:ins w:id="6506" w:author="Andreas Kuehne" w:date="2019-05-31T12:40:00Z"/>
        </w:rPr>
      </w:pPr>
      <w:ins w:id="6507" w:author="Andreas Kuehne" w:date="2019-05-31T12:40:00Z">
        <w:r>
          <w:lastRenderedPageBreak/>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ins>
      <w:customXmlInsRangeStart w:id="6508" w:author="Andreas Kuehne" w:date="2019-05-31T12:40:00Z"/>
      <w:sdt>
        <w:sdtPr>
          <w:alias w:val="dss2-DocumentWithSignatureType.doc"/>
          <w:tag w:val="dss2-DocumentWithSignatureType.Document"/>
          <w:id w:val="-1719584673"/>
        </w:sdtPr>
        <w:sdtContent>
          <w:customXmlInsRangeEnd w:id="6508"/>
          <w:ins w:id="6509" w:author="Andreas Kuehne" w:date="2019-05-31T12:40:00Z">
            <w:r w:rsidRPr="003A06D0">
              <w:rPr>
                <w:color w:val="19D131"/>
                <w:lang w:val="en-GB"/>
              </w:rPr>
              <w:t>This contains the input document with a signature inserted in some fashion.</w:t>
            </w:r>
          </w:ins>
          <w:customXmlInsRangeStart w:id="6510" w:author="Andreas Kuehne" w:date="2019-05-31T12:40:00Z"/>
        </w:sdtContent>
      </w:sdt>
      <w:customXmlInsRangeEnd w:id="6510"/>
    </w:p>
    <w:p w14:paraId="1D143F20" w14:textId="77777777" w:rsidR="00A71F46" w:rsidRDefault="00A71F46" w:rsidP="00A71F46">
      <w:pPr>
        <w:pStyle w:val="Member"/>
        <w:rPr>
          <w:ins w:id="6511" w:author="Andreas Kuehne" w:date="2019-05-31T12:40:00Z"/>
        </w:rPr>
      </w:pPr>
      <w:ins w:id="6512" w:author="Andreas Kuehne" w:date="2019-05-31T12:40:00Z">
        <w:r>
          <w:t xml:space="preserve">The OPTIONAL </w:t>
        </w:r>
        <w:r w:rsidRPr="35C1378D">
          <w:rPr>
            <w:rStyle w:val="Datatype"/>
          </w:rPr>
          <w:t>WhichDoc</w:t>
        </w:r>
        <w:r>
          <w:t xml:space="preserve"> element, if present, MUST contain one instance of a URI. </w:t>
        </w:r>
      </w:ins>
      <w:customXmlInsRangeStart w:id="6513" w:author="Andreas Kuehne" w:date="2019-05-31T12:40:00Z"/>
      <w:sdt>
        <w:sdtPr>
          <w:alias w:val="dss2-DocumentWithSignatureType.whichDoc"/>
          <w:tag w:val="dss2-DocumentWithSignatureType.WhichDoc"/>
          <w:id w:val="-405913861"/>
          <w:showingPlcHdr/>
        </w:sdtPr>
        <w:sdtContent>
          <w:customXmlInsRangeEnd w:id="6513"/>
          <w:ins w:id="6514" w:author="Andreas Kuehne" w:date="2019-05-31T12:40:00Z">
            <w:r>
              <w:rPr>
                <w:color w:val="19D131"/>
              </w:rPr>
              <w:t>[sub component WhichDoc details]</w:t>
            </w:r>
          </w:ins>
          <w:customXmlInsRangeStart w:id="6515" w:author="Andreas Kuehne" w:date="2019-05-31T12:40:00Z"/>
        </w:sdtContent>
      </w:sdt>
      <w:customXmlInsRangeEnd w:id="6515"/>
    </w:p>
    <w:p w14:paraId="2CC672BC" w14:textId="77777777" w:rsidR="00A71F46" w:rsidRDefault="00A71F46" w:rsidP="00A71F46">
      <w:pPr>
        <w:pStyle w:val="Non-normativeCommentHeading"/>
        <w:rPr>
          <w:ins w:id="6516" w:author="Andreas Kuehne" w:date="2019-05-31T12:40:00Z"/>
        </w:rPr>
      </w:pPr>
      <w:ins w:id="6517" w:author="Andreas Kuehne" w:date="2019-05-31T12:40:00Z">
        <w:r>
          <w:t>Non-normative Comment:</w:t>
        </w:r>
      </w:ins>
    </w:p>
    <w:p w14:paraId="542C7468" w14:textId="77777777" w:rsidR="00A71F46" w:rsidRDefault="00A71F46" w:rsidP="00A71F46">
      <w:pPr>
        <w:pStyle w:val="Non-normativeComment"/>
        <w:rPr>
          <w:ins w:id="6518" w:author="Andreas Kuehne" w:date="2019-05-31T12:40:00Z"/>
        </w:rPr>
      </w:pPr>
      <w:customXmlInsRangeStart w:id="6519" w:author="Andreas Kuehne" w:date="2019-05-31T12:40:00Z"/>
      <w:sdt>
        <w:sdtPr>
          <w:tag w:val="dss2-DocumentWithSignatureType.-nonNormative"/>
          <w:id w:val="-2136482295"/>
          <w:showingPlcHdr/>
        </w:sdtPr>
        <w:sdtContent>
          <w:customXmlInsRangeEnd w:id="6519"/>
          <w:ins w:id="6520" w:author="Andreas Kuehne" w:date="2019-05-31T12:40:00Z">
            <w:r>
              <w:rPr>
                <w:color w:val="19D131"/>
              </w:rPr>
              <w:t>[component DocumentWithSignature non normative details]</w:t>
            </w:r>
          </w:ins>
          <w:customXmlInsRangeStart w:id="6521" w:author="Andreas Kuehne" w:date="2019-05-31T12:40:00Z"/>
        </w:sdtContent>
      </w:sdt>
      <w:customXmlInsRangeEnd w:id="6521"/>
    </w:p>
    <w:p w14:paraId="487A9904" w14:textId="77777777" w:rsidR="00A71F46" w:rsidRDefault="00A71F46" w:rsidP="00A71F46">
      <w:pPr>
        <w:pStyle w:val="berschrift4"/>
        <w:numPr>
          <w:ilvl w:val="3"/>
          <w:numId w:val="3"/>
        </w:numPr>
        <w:rPr>
          <w:ins w:id="6522" w:author="Andreas Kuehne" w:date="2019-05-31T12:40:00Z"/>
        </w:rPr>
      </w:pPr>
      <w:ins w:id="6523" w:author="Andreas Kuehne" w:date="2019-05-31T12:40:00Z">
        <w:r>
          <w:t>DocumentWithSignature – JSON Syntax</w:t>
        </w:r>
      </w:ins>
    </w:p>
    <w:p w14:paraId="224D0320" w14:textId="77777777" w:rsidR="00A71F46" w:rsidRPr="0248A3D1" w:rsidRDefault="00A71F46" w:rsidP="00A71F46">
      <w:pPr>
        <w:rPr>
          <w:ins w:id="6524" w:author="Andreas Kuehne" w:date="2019-05-31T12:40:00Z"/>
        </w:rPr>
      </w:pPr>
      <w:ins w:id="6525"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DocumentWithSignature</w:t>
        </w:r>
        <w:r>
          <w:t xml:space="preserve"> component.</w:t>
        </w:r>
      </w:ins>
    </w:p>
    <w:p w14:paraId="7F7D9FD6" w14:textId="77777777" w:rsidR="00A71F46" w:rsidRPr="C2430093" w:rsidRDefault="00A71F46" w:rsidP="00A71F46">
      <w:pPr>
        <w:spacing w:line="259" w:lineRule="auto"/>
        <w:rPr>
          <w:ins w:id="6526" w:author="Andreas Kuehne" w:date="2019-05-31T12:40:00Z"/>
          <w:rFonts w:eastAsia="Arial" w:cs="Arial"/>
          <w:sz w:val="22"/>
          <w:szCs w:val="22"/>
        </w:rPr>
      </w:pPr>
      <w:ins w:id="652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DocumentWithSignature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B2DADE4" w14:textId="77777777" w:rsidTr="00A71F46">
        <w:trPr>
          <w:cnfStyle w:val="100000000000" w:firstRow="1" w:lastRow="0" w:firstColumn="0" w:lastColumn="0" w:oddVBand="0" w:evenVBand="0" w:oddHBand="0" w:evenHBand="0" w:firstRowFirstColumn="0" w:firstRowLastColumn="0" w:lastRowFirstColumn="0" w:lastRowLastColumn="0"/>
          <w:ins w:id="65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69E44F" w14:textId="77777777" w:rsidR="00A71F46" w:rsidRDefault="00A71F46" w:rsidP="00A71F46">
            <w:pPr>
              <w:pStyle w:val="Beschriftung"/>
              <w:rPr>
                <w:ins w:id="6529" w:author="Andreas Kuehne" w:date="2019-05-31T12:40:00Z"/>
              </w:rPr>
            </w:pPr>
            <w:ins w:id="6530" w:author="Andreas Kuehne" w:date="2019-05-31T12:40:00Z">
              <w:r>
                <w:t>Element</w:t>
              </w:r>
            </w:ins>
          </w:p>
        </w:tc>
        <w:tc>
          <w:tcPr>
            <w:tcW w:w="4675" w:type="dxa"/>
          </w:tcPr>
          <w:p w14:paraId="26685F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31" w:author="Andreas Kuehne" w:date="2019-05-31T12:40:00Z"/>
              </w:rPr>
            </w:pPr>
            <w:ins w:id="6532" w:author="Andreas Kuehne" w:date="2019-05-31T12:40:00Z">
              <w:r>
                <w:t>Implementing JSON member name</w:t>
              </w:r>
            </w:ins>
          </w:p>
        </w:tc>
        <w:tc>
          <w:tcPr>
            <w:tcW w:w="4675" w:type="dxa"/>
          </w:tcPr>
          <w:p w14:paraId="0D14347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33" w:author="Andreas Kuehne" w:date="2019-05-31T12:40:00Z"/>
              </w:rPr>
            </w:pPr>
            <w:ins w:id="6534" w:author="Andreas Kuehne" w:date="2019-05-31T12:40:00Z">
              <w:r>
                <w:t>Comments</w:t>
              </w:r>
            </w:ins>
          </w:p>
        </w:tc>
      </w:tr>
      <w:tr w:rsidR="00A71F46" w14:paraId="46E2E37F" w14:textId="77777777" w:rsidTr="00A71F46">
        <w:trPr>
          <w:ins w:id="65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74FCEB" w14:textId="77777777" w:rsidR="00A71F46" w:rsidRPr="002062A5" w:rsidRDefault="00A71F46" w:rsidP="00A71F46">
            <w:pPr>
              <w:pStyle w:val="Beschriftung"/>
              <w:rPr>
                <w:ins w:id="6536" w:author="Andreas Kuehne" w:date="2019-05-31T12:40:00Z"/>
                <w:rStyle w:val="Datatype"/>
                <w:b w:val="0"/>
                <w:bCs w:val="0"/>
              </w:rPr>
            </w:pPr>
            <w:ins w:id="6537" w:author="Andreas Kuehne" w:date="2019-05-31T12:40:00Z">
              <w:r w:rsidRPr="002062A5">
                <w:rPr>
                  <w:rStyle w:val="Datatype"/>
                </w:rPr>
                <w:t>Document</w:t>
              </w:r>
            </w:ins>
          </w:p>
        </w:tc>
        <w:tc>
          <w:tcPr>
            <w:tcW w:w="4675" w:type="dxa"/>
          </w:tcPr>
          <w:p w14:paraId="5D1764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38" w:author="Andreas Kuehne" w:date="2019-05-31T12:40:00Z"/>
                <w:rStyle w:val="Datatype"/>
              </w:rPr>
            </w:pPr>
            <w:ins w:id="6539" w:author="Andreas Kuehne" w:date="2019-05-31T12:40:00Z">
              <w:r w:rsidRPr="002062A5">
                <w:rPr>
                  <w:rStyle w:val="Datatype"/>
                </w:rPr>
                <w:t>doc</w:t>
              </w:r>
            </w:ins>
          </w:p>
        </w:tc>
        <w:tc>
          <w:tcPr>
            <w:tcW w:w="4675" w:type="dxa"/>
          </w:tcPr>
          <w:p w14:paraId="6585538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540" w:author="Andreas Kuehne" w:date="2019-05-31T12:40:00Z"/>
              </w:rPr>
            </w:pPr>
            <w:customXmlInsRangeStart w:id="6541" w:author="Andreas Kuehne" w:date="2019-05-31T12:40:00Z"/>
            <w:sdt>
              <w:sdtPr>
                <w:alias w:val="dss2-DocumentWithSignatureType.doc"/>
                <w:tag w:val="dss2-DocumentWithSignatureType.-jsonComment.Document"/>
                <w:id w:val="1634367699"/>
                <w:showingPlcHdr/>
              </w:sdtPr>
              <w:sdtContent>
                <w:customXmlInsRangeEnd w:id="6541"/>
                <w:ins w:id="6542" w:author="Andreas Kuehne" w:date="2019-05-31T12:40:00Z">
                  <w:r>
                    <w:rPr>
                      <w:color w:val="19D131"/>
                    </w:rPr>
                    <w:t>[]</w:t>
                  </w:r>
                </w:ins>
                <w:customXmlInsRangeStart w:id="6543" w:author="Andreas Kuehne" w:date="2019-05-31T12:40:00Z"/>
              </w:sdtContent>
            </w:sdt>
            <w:customXmlInsRangeEnd w:id="6543"/>
          </w:p>
        </w:tc>
      </w:tr>
      <w:tr w:rsidR="00A71F46" w14:paraId="0DD914A7" w14:textId="77777777" w:rsidTr="00A71F46">
        <w:trPr>
          <w:ins w:id="65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3E5D7A" w14:textId="77777777" w:rsidR="00A71F46" w:rsidRPr="002062A5" w:rsidRDefault="00A71F46" w:rsidP="00A71F46">
            <w:pPr>
              <w:pStyle w:val="Beschriftung"/>
              <w:rPr>
                <w:ins w:id="6545" w:author="Andreas Kuehne" w:date="2019-05-31T12:40:00Z"/>
                <w:rStyle w:val="Datatype"/>
                <w:b w:val="0"/>
                <w:bCs w:val="0"/>
              </w:rPr>
            </w:pPr>
            <w:ins w:id="6546" w:author="Andreas Kuehne" w:date="2019-05-31T12:40:00Z">
              <w:r w:rsidRPr="002062A5">
                <w:rPr>
                  <w:rStyle w:val="Datatype"/>
                </w:rPr>
                <w:t>WhichDoc</w:t>
              </w:r>
            </w:ins>
          </w:p>
        </w:tc>
        <w:tc>
          <w:tcPr>
            <w:tcW w:w="4675" w:type="dxa"/>
          </w:tcPr>
          <w:p w14:paraId="3894B8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47" w:author="Andreas Kuehne" w:date="2019-05-31T12:40:00Z"/>
                <w:rStyle w:val="Datatype"/>
              </w:rPr>
            </w:pPr>
            <w:ins w:id="6548" w:author="Andreas Kuehne" w:date="2019-05-31T12:40:00Z">
              <w:r w:rsidRPr="002062A5">
                <w:rPr>
                  <w:rStyle w:val="Datatype"/>
                </w:rPr>
                <w:t>whichDoc</w:t>
              </w:r>
            </w:ins>
          </w:p>
        </w:tc>
        <w:tc>
          <w:tcPr>
            <w:tcW w:w="4675" w:type="dxa"/>
          </w:tcPr>
          <w:p w14:paraId="3C7FCC9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549" w:author="Andreas Kuehne" w:date="2019-05-31T12:40:00Z"/>
              </w:rPr>
            </w:pPr>
            <w:customXmlInsRangeStart w:id="6550" w:author="Andreas Kuehne" w:date="2019-05-31T12:40:00Z"/>
            <w:sdt>
              <w:sdtPr>
                <w:alias w:val="dss2-DocumentWithSignatureType.whichDoc"/>
                <w:tag w:val="dss2-DocumentWithSignatureType.-jsonComment.WhichDoc"/>
                <w:id w:val="-2119821471"/>
                <w:showingPlcHdr/>
              </w:sdtPr>
              <w:sdtContent>
                <w:customXmlInsRangeEnd w:id="6550"/>
                <w:ins w:id="6551" w:author="Andreas Kuehne" w:date="2019-05-31T12:40:00Z">
                  <w:r>
                    <w:rPr>
                      <w:color w:val="19D131"/>
                    </w:rPr>
                    <w:t>[]</w:t>
                  </w:r>
                </w:ins>
                <w:customXmlInsRangeStart w:id="6552" w:author="Andreas Kuehne" w:date="2019-05-31T12:40:00Z"/>
              </w:sdtContent>
            </w:sdt>
            <w:customXmlInsRangeEnd w:id="6552"/>
          </w:p>
        </w:tc>
      </w:tr>
    </w:tbl>
    <w:p w14:paraId="5BFA02F0" w14:textId="77777777" w:rsidR="00A71F46" w:rsidRPr="0202B381" w:rsidRDefault="00A71F46" w:rsidP="00A71F46">
      <w:pPr>
        <w:rPr>
          <w:ins w:id="6553" w:author="Andreas Kuehne" w:date="2019-05-31T12:40:00Z"/>
        </w:rPr>
      </w:pPr>
      <w:ins w:id="6554"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14F9AD7" w14:textId="77777777" w:rsidR="00A71F46" w:rsidRDefault="00A71F46" w:rsidP="00A71F46">
      <w:pPr>
        <w:pStyle w:val="Code"/>
        <w:spacing w:line="259" w:lineRule="auto"/>
        <w:rPr>
          <w:ins w:id="6555" w:author="Andreas Kuehne" w:date="2019-05-31T12:40:00Z"/>
        </w:rPr>
      </w:pPr>
      <w:ins w:id="6556" w:author="Andreas Kuehne" w:date="2019-05-31T12:40:00Z">
        <w:r>
          <w:rPr>
            <w:color w:val="31849B" w:themeColor="accent5" w:themeShade="BF"/>
          </w:rPr>
          <w:t>"dss2-DocumentWithSignatureType"</w:t>
        </w:r>
        <w:r>
          <w:t>: {</w:t>
        </w:r>
      </w:ins>
    </w:p>
    <w:p w14:paraId="05F3E1EE" w14:textId="77777777" w:rsidR="00A71F46" w:rsidRDefault="00A71F46" w:rsidP="00A71F46">
      <w:pPr>
        <w:pStyle w:val="Code"/>
        <w:spacing w:line="259" w:lineRule="auto"/>
        <w:rPr>
          <w:ins w:id="6557" w:author="Andreas Kuehne" w:date="2019-05-31T12:40:00Z"/>
        </w:rPr>
      </w:pPr>
      <w:ins w:id="6558" w:author="Andreas Kuehne" w:date="2019-05-31T12:40:00Z">
        <w:r>
          <w:rPr>
            <w:color w:val="31849B" w:themeColor="accent5" w:themeShade="BF"/>
          </w:rPr>
          <w:t xml:space="preserve">  "type"</w:t>
        </w:r>
        <w:r>
          <w:t xml:space="preserve">: </w:t>
        </w:r>
        <w:r>
          <w:rPr>
            <w:color w:val="244061" w:themeColor="accent1" w:themeShade="80"/>
          </w:rPr>
          <w:t>"object",</w:t>
        </w:r>
      </w:ins>
    </w:p>
    <w:p w14:paraId="782F274C" w14:textId="77777777" w:rsidR="00A71F46" w:rsidRDefault="00A71F46" w:rsidP="00A71F46">
      <w:pPr>
        <w:pStyle w:val="Code"/>
        <w:spacing w:line="259" w:lineRule="auto"/>
        <w:rPr>
          <w:ins w:id="6559" w:author="Andreas Kuehne" w:date="2019-05-31T12:40:00Z"/>
        </w:rPr>
      </w:pPr>
      <w:ins w:id="6560" w:author="Andreas Kuehne" w:date="2019-05-31T12:40:00Z">
        <w:r>
          <w:rPr>
            <w:color w:val="31849B" w:themeColor="accent5" w:themeShade="BF"/>
          </w:rPr>
          <w:t xml:space="preserve">  "properties"</w:t>
        </w:r>
        <w:r>
          <w:t>: {</w:t>
        </w:r>
      </w:ins>
    </w:p>
    <w:p w14:paraId="44038585" w14:textId="77777777" w:rsidR="00A71F46" w:rsidRDefault="00A71F46" w:rsidP="00A71F46">
      <w:pPr>
        <w:pStyle w:val="Code"/>
        <w:spacing w:line="259" w:lineRule="auto"/>
        <w:rPr>
          <w:ins w:id="6561" w:author="Andreas Kuehne" w:date="2019-05-31T12:40:00Z"/>
        </w:rPr>
      </w:pPr>
      <w:ins w:id="6562" w:author="Andreas Kuehne" w:date="2019-05-31T12:40:00Z">
        <w:r>
          <w:rPr>
            <w:color w:val="31849B" w:themeColor="accent5" w:themeShade="BF"/>
          </w:rPr>
          <w:t xml:space="preserve">    "doc"</w:t>
        </w:r>
        <w:r>
          <w:t>: {</w:t>
        </w:r>
      </w:ins>
    </w:p>
    <w:p w14:paraId="56262358" w14:textId="77777777" w:rsidR="00A71F46" w:rsidRDefault="00A71F46" w:rsidP="00A71F46">
      <w:pPr>
        <w:pStyle w:val="Code"/>
        <w:spacing w:line="259" w:lineRule="auto"/>
        <w:rPr>
          <w:ins w:id="6563" w:author="Andreas Kuehne" w:date="2019-05-31T12:40:00Z"/>
        </w:rPr>
      </w:pPr>
      <w:ins w:id="6564"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1026D39E" w14:textId="77777777" w:rsidR="00A71F46" w:rsidRDefault="00A71F46" w:rsidP="00A71F46">
      <w:pPr>
        <w:pStyle w:val="Code"/>
        <w:spacing w:line="259" w:lineRule="auto"/>
        <w:rPr>
          <w:ins w:id="6565" w:author="Andreas Kuehne" w:date="2019-05-31T12:40:00Z"/>
        </w:rPr>
      </w:pPr>
      <w:ins w:id="6566" w:author="Andreas Kuehne" w:date="2019-05-31T12:40:00Z">
        <w:r>
          <w:t xml:space="preserve">    },</w:t>
        </w:r>
      </w:ins>
    </w:p>
    <w:p w14:paraId="3C911669" w14:textId="77777777" w:rsidR="00A71F46" w:rsidRDefault="00A71F46" w:rsidP="00A71F46">
      <w:pPr>
        <w:pStyle w:val="Code"/>
        <w:spacing w:line="259" w:lineRule="auto"/>
        <w:rPr>
          <w:ins w:id="6567" w:author="Andreas Kuehne" w:date="2019-05-31T12:40:00Z"/>
        </w:rPr>
      </w:pPr>
      <w:ins w:id="6568" w:author="Andreas Kuehne" w:date="2019-05-31T12:40:00Z">
        <w:r>
          <w:rPr>
            <w:color w:val="31849B" w:themeColor="accent5" w:themeShade="BF"/>
          </w:rPr>
          <w:t xml:space="preserve">    "whichDoc"</w:t>
        </w:r>
        <w:r>
          <w:t>: {</w:t>
        </w:r>
      </w:ins>
    </w:p>
    <w:p w14:paraId="251594F6" w14:textId="77777777" w:rsidR="00A71F46" w:rsidRDefault="00A71F46" w:rsidP="00A71F46">
      <w:pPr>
        <w:pStyle w:val="Code"/>
        <w:spacing w:line="259" w:lineRule="auto"/>
        <w:rPr>
          <w:ins w:id="6569" w:author="Andreas Kuehne" w:date="2019-05-31T12:40:00Z"/>
        </w:rPr>
      </w:pPr>
      <w:ins w:id="6570" w:author="Andreas Kuehne" w:date="2019-05-31T12:40:00Z">
        <w:r>
          <w:rPr>
            <w:color w:val="31849B" w:themeColor="accent5" w:themeShade="BF"/>
          </w:rPr>
          <w:t xml:space="preserve">      "type"</w:t>
        </w:r>
        <w:r>
          <w:t xml:space="preserve">: </w:t>
        </w:r>
        <w:r>
          <w:rPr>
            <w:color w:val="244061" w:themeColor="accent1" w:themeShade="80"/>
          </w:rPr>
          <w:t>"string"</w:t>
        </w:r>
      </w:ins>
    </w:p>
    <w:p w14:paraId="48005A8A" w14:textId="77777777" w:rsidR="00A71F46" w:rsidRDefault="00A71F46" w:rsidP="00A71F46">
      <w:pPr>
        <w:pStyle w:val="Code"/>
        <w:spacing w:line="259" w:lineRule="auto"/>
        <w:rPr>
          <w:ins w:id="6571" w:author="Andreas Kuehne" w:date="2019-05-31T12:40:00Z"/>
        </w:rPr>
      </w:pPr>
      <w:ins w:id="6572" w:author="Andreas Kuehne" w:date="2019-05-31T12:40:00Z">
        <w:r>
          <w:t xml:space="preserve">    }</w:t>
        </w:r>
      </w:ins>
    </w:p>
    <w:p w14:paraId="509E2A50" w14:textId="77777777" w:rsidR="00A71F46" w:rsidRDefault="00A71F46" w:rsidP="00A71F46">
      <w:pPr>
        <w:pStyle w:val="Code"/>
        <w:spacing w:line="259" w:lineRule="auto"/>
        <w:rPr>
          <w:ins w:id="6573" w:author="Andreas Kuehne" w:date="2019-05-31T12:40:00Z"/>
        </w:rPr>
      </w:pPr>
      <w:ins w:id="6574" w:author="Andreas Kuehne" w:date="2019-05-31T12:40:00Z">
        <w:r>
          <w:t xml:space="preserve">  },</w:t>
        </w:r>
      </w:ins>
    </w:p>
    <w:p w14:paraId="5ECA1228" w14:textId="77777777" w:rsidR="00A71F46" w:rsidRDefault="00A71F46" w:rsidP="00A71F46">
      <w:pPr>
        <w:pStyle w:val="Code"/>
        <w:spacing w:line="259" w:lineRule="auto"/>
        <w:rPr>
          <w:ins w:id="6575" w:author="Andreas Kuehne" w:date="2019-05-31T12:40:00Z"/>
        </w:rPr>
      </w:pPr>
      <w:ins w:id="6576" w:author="Andreas Kuehne" w:date="2019-05-31T12:40:00Z">
        <w:r>
          <w:rPr>
            <w:color w:val="31849B" w:themeColor="accent5" w:themeShade="BF"/>
          </w:rPr>
          <w:t xml:space="preserve">  "required"</w:t>
        </w:r>
        <w:r>
          <w:t>: [</w:t>
        </w:r>
        <w:r>
          <w:rPr>
            <w:color w:val="244061" w:themeColor="accent1" w:themeShade="80"/>
          </w:rPr>
          <w:t>"doc"</w:t>
        </w:r>
        <w:r>
          <w:t>]</w:t>
        </w:r>
      </w:ins>
    </w:p>
    <w:p w14:paraId="0927733C" w14:textId="77777777" w:rsidR="00A71F46" w:rsidRDefault="00A71F46" w:rsidP="00A71F46">
      <w:pPr>
        <w:pStyle w:val="Code"/>
        <w:spacing w:line="259" w:lineRule="auto"/>
        <w:rPr>
          <w:ins w:id="6577" w:author="Andreas Kuehne" w:date="2019-05-31T12:40:00Z"/>
        </w:rPr>
      </w:pPr>
      <w:ins w:id="6578" w:author="Andreas Kuehne" w:date="2019-05-31T12:40:00Z">
        <w:r>
          <w:t>}</w:t>
        </w:r>
      </w:ins>
    </w:p>
    <w:p w14:paraId="497C6B16" w14:textId="77777777" w:rsidR="00A71F46" w:rsidRDefault="00A71F46" w:rsidP="00A71F46">
      <w:pPr>
        <w:rPr>
          <w:ins w:id="6579" w:author="Andreas Kuehne" w:date="2019-05-31T12:40:00Z"/>
        </w:rPr>
      </w:pPr>
      <w:customXmlInsRangeStart w:id="6580" w:author="Andreas Kuehne" w:date="2019-05-31T12:40:00Z"/>
      <w:sdt>
        <w:sdtPr>
          <w:tag w:val="dss2-DocumentWithSignatureType.-jsonSchema"/>
          <w:id w:val="1090816778"/>
          <w:showingPlcHdr/>
        </w:sdtPr>
        <w:sdtContent>
          <w:customXmlInsRangeEnd w:id="6580"/>
          <w:ins w:id="6581" w:author="Andreas Kuehne" w:date="2019-05-31T12:40:00Z">
            <w:r>
              <w:rPr>
                <w:color w:val="19D131"/>
              </w:rPr>
              <w:t>[component DocumentWithSignature JSON schema details]</w:t>
            </w:r>
          </w:ins>
          <w:customXmlInsRangeStart w:id="6582" w:author="Andreas Kuehne" w:date="2019-05-31T12:40:00Z"/>
        </w:sdtContent>
      </w:sdt>
      <w:customXmlInsRangeEnd w:id="6582"/>
    </w:p>
    <w:p w14:paraId="4524FDDD" w14:textId="77777777" w:rsidR="00A71F46" w:rsidRDefault="00A71F46" w:rsidP="00A71F46">
      <w:pPr>
        <w:pStyle w:val="berschrift4"/>
        <w:numPr>
          <w:ilvl w:val="3"/>
          <w:numId w:val="3"/>
        </w:numPr>
        <w:rPr>
          <w:ins w:id="6583" w:author="Andreas Kuehne" w:date="2019-05-31T12:40:00Z"/>
        </w:rPr>
      </w:pPr>
      <w:ins w:id="6584" w:author="Andreas Kuehne" w:date="2019-05-31T12:40:00Z">
        <w:r>
          <w:t>DocumentWithSignature – XML Syntax</w:t>
        </w:r>
      </w:ins>
    </w:p>
    <w:p w14:paraId="372BDD14" w14:textId="77777777" w:rsidR="00A71F46" w:rsidRPr="5404FA76" w:rsidRDefault="00A71F46" w:rsidP="00A71F46">
      <w:pPr>
        <w:rPr>
          <w:ins w:id="6585" w:author="Andreas Kuehne" w:date="2019-05-31T12:40:00Z"/>
        </w:rPr>
      </w:pPr>
      <w:ins w:id="6586" w:author="Andreas Kuehne" w:date="2019-05-31T12:40:00Z">
        <w:r w:rsidRPr="0CCF9147">
          <w:t xml:space="preserve">The XML type </w:t>
        </w:r>
        <w:r w:rsidRPr="002062A5">
          <w:rPr>
            <w:rFonts w:ascii="Courier New" w:eastAsia="Courier New" w:hAnsi="Courier New" w:cs="Courier New"/>
          </w:rPr>
          <w:t>DocumentWithSignatureType</w:t>
        </w:r>
        <w:r w:rsidRPr="0CCF9147">
          <w:t xml:space="preserve"> SHALL implement the requirements defined in the </w:t>
        </w:r>
        <w:r w:rsidRPr="002062A5">
          <w:rPr>
            <w:rFonts w:ascii="Courier New" w:eastAsia="Courier New" w:hAnsi="Courier New" w:cs="Courier New"/>
          </w:rPr>
          <w:t>DocumentWithSignature</w:t>
        </w:r>
        <w:r>
          <w:t xml:space="preserve"> </w:t>
        </w:r>
        <w:r w:rsidRPr="005A6FFD">
          <w:t>component.</w:t>
        </w:r>
      </w:ins>
    </w:p>
    <w:p w14:paraId="28CD2148" w14:textId="77777777" w:rsidR="00A71F46" w:rsidRDefault="00A71F46" w:rsidP="00A71F46">
      <w:pPr>
        <w:rPr>
          <w:ins w:id="6587" w:author="Andreas Kuehne" w:date="2019-05-31T12:40:00Z"/>
        </w:rPr>
      </w:pPr>
      <w:ins w:id="6588" w:author="Andreas Kuehne" w:date="2019-05-31T12:40:00Z">
        <w:r w:rsidRPr="005A6FFD">
          <w:rPr>
            <w:rFonts w:eastAsia="Arial"/>
          </w:rPr>
          <w:t xml:space="preserve">The </w:t>
        </w:r>
        <w:r w:rsidRPr="002062A5">
          <w:rPr>
            <w:rFonts w:ascii="Courier New" w:eastAsia="Courier New" w:hAnsi="Courier New" w:cs="Courier New"/>
          </w:rPr>
          <w:t>DocumentWithSignatureType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08298E7" w14:textId="77777777" w:rsidR="00A71F46" w:rsidRDefault="00A71F46" w:rsidP="00A71F46">
      <w:pPr>
        <w:pStyle w:val="Code"/>
        <w:rPr>
          <w:ins w:id="6589" w:author="Andreas Kuehne" w:date="2019-05-31T12:40:00Z"/>
        </w:rPr>
      </w:pPr>
      <w:ins w:id="659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DocumentWithSignatureType</w:t>
        </w:r>
        <w:r>
          <w:rPr>
            <w:color w:val="943634" w:themeColor="accent2" w:themeShade="BF"/>
          </w:rPr>
          <w:t>"</w:t>
        </w:r>
        <w:r>
          <w:rPr>
            <w:color w:val="31849B" w:themeColor="accent5" w:themeShade="BF"/>
          </w:rPr>
          <w:t>&gt;</w:t>
        </w:r>
      </w:ins>
    </w:p>
    <w:p w14:paraId="0D30B647" w14:textId="77777777" w:rsidR="00A71F46" w:rsidRDefault="00A71F46" w:rsidP="00A71F46">
      <w:pPr>
        <w:pStyle w:val="Code"/>
        <w:rPr>
          <w:ins w:id="6591" w:author="Andreas Kuehne" w:date="2019-05-31T12:40:00Z"/>
        </w:rPr>
      </w:pPr>
      <w:ins w:id="6592" w:author="Andreas Kuehne" w:date="2019-05-31T12:40:00Z">
        <w:r>
          <w:rPr>
            <w:color w:val="31849B" w:themeColor="accent5" w:themeShade="BF"/>
          </w:rPr>
          <w:t xml:space="preserve">  &lt;xs:sequence&gt;</w:t>
        </w:r>
      </w:ins>
    </w:p>
    <w:p w14:paraId="20CD8BE6" w14:textId="77777777" w:rsidR="00A71F46" w:rsidRDefault="00A71F46" w:rsidP="00A71F46">
      <w:pPr>
        <w:pStyle w:val="Code"/>
        <w:rPr>
          <w:ins w:id="6593" w:author="Andreas Kuehne" w:date="2019-05-31T12:40:00Z"/>
        </w:rPr>
      </w:pPr>
      <w:ins w:id="659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087CC2B0" w14:textId="77777777" w:rsidR="00A71F46" w:rsidRDefault="00A71F46" w:rsidP="00A71F46">
      <w:pPr>
        <w:pStyle w:val="Code"/>
        <w:rPr>
          <w:ins w:id="6595" w:author="Andreas Kuehne" w:date="2019-05-31T12:40:00Z"/>
        </w:rPr>
      </w:pPr>
      <w:ins w:id="6596" w:author="Andreas Kuehne" w:date="2019-05-31T12:40:00Z">
        <w:r>
          <w:rPr>
            <w:color w:val="31849B" w:themeColor="accent5" w:themeShade="BF"/>
          </w:rPr>
          <w:t xml:space="preserve">  &lt;/xs:sequence&gt;</w:t>
        </w:r>
      </w:ins>
    </w:p>
    <w:p w14:paraId="35457C08" w14:textId="77777777" w:rsidR="00A71F46" w:rsidRDefault="00A71F46" w:rsidP="00A71F46">
      <w:pPr>
        <w:pStyle w:val="Code"/>
        <w:rPr>
          <w:ins w:id="6597" w:author="Andreas Kuehne" w:date="2019-05-31T12:40:00Z"/>
        </w:rPr>
      </w:pPr>
      <w:ins w:id="659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5B40B2F" w14:textId="77777777" w:rsidR="00A71F46" w:rsidRDefault="00A71F46" w:rsidP="00A71F46">
      <w:pPr>
        <w:pStyle w:val="Code"/>
        <w:rPr>
          <w:ins w:id="6599" w:author="Andreas Kuehne" w:date="2019-05-31T12:40:00Z"/>
        </w:rPr>
      </w:pPr>
      <w:ins w:id="6600" w:author="Andreas Kuehne" w:date="2019-05-31T12:40:00Z">
        <w:r>
          <w:rPr>
            <w:color w:val="31849B" w:themeColor="accent5" w:themeShade="BF"/>
          </w:rPr>
          <w:t>&lt;/xs:complexType&gt;</w:t>
        </w:r>
      </w:ins>
    </w:p>
    <w:p w14:paraId="271DE078" w14:textId="77777777" w:rsidR="00A71F46" w:rsidRDefault="00A71F46" w:rsidP="00A71F46">
      <w:pPr>
        <w:spacing w:line="259" w:lineRule="auto"/>
        <w:rPr>
          <w:ins w:id="6601" w:author="Andreas Kuehne" w:date="2019-05-31T12:40:00Z"/>
        </w:rPr>
      </w:pPr>
      <w:ins w:id="6602" w:author="Andreas Kuehne" w:date="2019-05-31T12:40:00Z">
        <w:r>
          <w:t>Each child element of</w:t>
        </w:r>
        <w:r w:rsidRPr="71C71F8C">
          <w:t xml:space="preserve"> </w:t>
        </w:r>
        <w:r w:rsidRPr="002062A5">
          <w:rPr>
            <w:rFonts w:ascii="Courier New" w:eastAsia="Courier New" w:hAnsi="Courier New" w:cs="Courier New"/>
          </w:rPr>
          <w:t>DocumentWithSignatureType</w:t>
        </w:r>
        <w:r w:rsidRPr="71C71F8C">
          <w:t xml:space="preserve"> </w:t>
        </w:r>
        <w:r>
          <w:t xml:space="preserve">XML element SHALL implement in XML syntax the sub-component that has a name equal to its local name. </w:t>
        </w:r>
      </w:ins>
      <w:customXmlInsRangeStart w:id="6603" w:author="Andreas Kuehne" w:date="2019-05-31T12:40:00Z"/>
      <w:sdt>
        <w:sdtPr>
          <w:tag w:val="dss2-DocumentWithSignatureType.-xmlSchema"/>
          <w:id w:val="1544029824"/>
          <w:showingPlcHdr/>
        </w:sdtPr>
        <w:sdtContent>
          <w:customXmlInsRangeEnd w:id="6603"/>
          <w:ins w:id="6604" w:author="Andreas Kuehne" w:date="2019-05-31T12:40:00Z">
            <w:r>
              <w:rPr>
                <w:color w:val="19D131"/>
              </w:rPr>
              <w:t>[component DocumentWithSignature XML schema details]</w:t>
            </w:r>
          </w:ins>
          <w:customXmlInsRangeStart w:id="6605" w:author="Andreas Kuehne" w:date="2019-05-31T12:40:00Z"/>
        </w:sdtContent>
      </w:sdt>
      <w:customXmlInsRangeEnd w:id="6605"/>
    </w:p>
    <w:p w14:paraId="40391FA1" w14:textId="77777777" w:rsidR="00A71F46" w:rsidRDefault="00A71F46" w:rsidP="00A71F46">
      <w:pPr>
        <w:pStyle w:val="berschrift3"/>
        <w:numPr>
          <w:ilvl w:val="2"/>
          <w:numId w:val="3"/>
        </w:numPr>
        <w:rPr>
          <w:ins w:id="6606" w:author="Andreas Kuehne" w:date="2019-05-31T12:40:00Z"/>
        </w:rPr>
      </w:pPr>
      <w:ins w:id="6607" w:author="Andreas Kuehne" w:date="2019-05-31T12:40:00Z">
        <w:r>
          <w:lastRenderedPageBreak/>
          <w:t>Component SignedReferences</w:t>
        </w:r>
      </w:ins>
    </w:p>
    <w:p w14:paraId="6A7F3AA1" w14:textId="77777777" w:rsidR="00A71F46" w:rsidRDefault="00A71F46" w:rsidP="00A71F46">
      <w:pPr>
        <w:rPr>
          <w:ins w:id="6608" w:author="Andreas Kuehne" w:date="2019-05-31T12:40:00Z"/>
        </w:rPr>
      </w:pPr>
      <w:customXmlInsRangeStart w:id="6609" w:author="Andreas Kuehne" w:date="2019-05-31T12:40:00Z"/>
      <w:sdt>
        <w:sdtPr>
          <w:tag w:val="dss2-SignedReferencesType.-normative"/>
          <w:id w:val="-1683428853"/>
        </w:sdtPr>
        <w:sdtContent>
          <w:customXmlInsRangeEnd w:id="6609"/>
          <w:ins w:id="6610" w:author="Andreas Kuehne" w:date="2019-05-31T12:40:00Z">
            <w:r w:rsidRPr="003A06D0">
              <w:rPr>
                <w:color w:val="19D131"/>
                <w:lang w:val="en-GB"/>
              </w:rPr>
              <w:t xml:space="preserve">The </w:t>
            </w:r>
            <w:r w:rsidRPr="003A06D0">
              <w:rPr>
                <w:rFonts w:ascii="Courier New" w:eastAsia="Courier New" w:hAnsi="Courier New" w:cs="Courier New"/>
                <w:lang w:val="en-GB"/>
              </w:rPr>
              <w:t>SignedReferences</w:t>
            </w:r>
            <w:r w:rsidRPr="003A06D0">
              <w:rPr>
                <w:color w:val="19D131"/>
                <w:lang w:val="en-GB"/>
              </w:rPr>
              <w:t xml:space="preserve"> component gives the client greater control over how the &lt;ds:Reference&gt; elements are formed.</w:t>
            </w:r>
          </w:ins>
          <w:customXmlInsRangeStart w:id="6611" w:author="Andreas Kuehne" w:date="2019-05-31T12:40:00Z"/>
        </w:sdtContent>
      </w:sdt>
      <w:customXmlInsRangeEnd w:id="6611"/>
    </w:p>
    <w:p w14:paraId="2DF915D8" w14:textId="77777777" w:rsidR="00A71F46" w:rsidRDefault="00A71F46" w:rsidP="00A71F46">
      <w:pPr>
        <w:rPr>
          <w:ins w:id="6612" w:author="Andreas Kuehne" w:date="2019-05-31T12:40:00Z"/>
        </w:rPr>
      </w:pPr>
      <w:ins w:id="6613" w:author="Andreas Kuehne" w:date="2019-05-31T12:40:00Z">
        <w:r>
          <w:t>Below follows a list of the sub-components that constitute this component:</w:t>
        </w:r>
      </w:ins>
    </w:p>
    <w:p w14:paraId="47C7D3C3" w14:textId="77777777" w:rsidR="00A71F46" w:rsidRDefault="00A71F46" w:rsidP="00A71F46">
      <w:pPr>
        <w:pStyle w:val="Member"/>
        <w:rPr>
          <w:ins w:id="6614" w:author="Andreas Kuehne" w:date="2019-05-31T12:40:00Z"/>
        </w:rPr>
      </w:pPr>
      <w:ins w:id="6615" w:author="Andreas Kuehne" w:date="2019-05-31T12:40:00Z">
        <w:r>
          <w:t xml:space="preserve">The </w:t>
        </w:r>
        <w:r w:rsidRPr="35C1378D">
          <w:rPr>
            <w:rStyle w:val="Datatype"/>
          </w:rPr>
          <w:t>SignedReference</w:t>
        </w:r>
        <w:r>
          <w:t xml:space="preserve"> element MUST occur 1 or more times containing a sub-component. Each instance MUST satisfy the requirements specified in this document in section </w:t>
        </w:r>
        <w:r>
          <w:fldChar w:fldCharType="begin"/>
        </w:r>
        <w:r>
          <w:instrText xml:space="preserve"> REF _RefComp4D2F9EE5 \r \h </w:instrText>
        </w:r>
        <w:r>
          <w:fldChar w:fldCharType="separate"/>
        </w:r>
        <w:r>
          <w:rPr>
            <w:rStyle w:val="Datatype"/>
            <w:rFonts w:eastAsia="Courier New" w:cs="Courier New"/>
          </w:rPr>
          <w:t>SignedReference</w:t>
        </w:r>
        <w:r>
          <w:fldChar w:fldCharType="end"/>
        </w:r>
        <w:r>
          <w:t xml:space="preserve">. </w:t>
        </w:r>
      </w:ins>
      <w:customXmlInsRangeStart w:id="6616" w:author="Andreas Kuehne" w:date="2019-05-31T12:40:00Z"/>
      <w:sdt>
        <w:sdtPr>
          <w:alias w:val="dss2-SignedReferencesType.signedRef"/>
          <w:tag w:val="dss2-SignedReferencesType.SignedReference"/>
          <w:id w:val="141163036"/>
          <w:showingPlcHdr/>
        </w:sdtPr>
        <w:sdtContent>
          <w:customXmlInsRangeEnd w:id="6616"/>
          <w:ins w:id="6617" w:author="Andreas Kuehne" w:date="2019-05-31T12:40:00Z">
            <w:r>
              <w:rPr>
                <w:color w:val="19D131"/>
              </w:rPr>
              <w:t>[sub component SignedReference details]</w:t>
            </w:r>
          </w:ins>
          <w:customXmlInsRangeStart w:id="6618" w:author="Andreas Kuehne" w:date="2019-05-31T12:40:00Z"/>
        </w:sdtContent>
      </w:sdt>
      <w:customXmlInsRangeEnd w:id="6618"/>
    </w:p>
    <w:p w14:paraId="5813C6F1" w14:textId="77777777" w:rsidR="00A71F46" w:rsidRDefault="00A71F46" w:rsidP="00A71F46">
      <w:pPr>
        <w:pStyle w:val="Non-normativeCommentHeading"/>
        <w:rPr>
          <w:ins w:id="6619" w:author="Andreas Kuehne" w:date="2019-05-31T12:40:00Z"/>
        </w:rPr>
      </w:pPr>
      <w:ins w:id="6620" w:author="Andreas Kuehne" w:date="2019-05-31T12:40:00Z">
        <w:r>
          <w:t>Non-normative Comment:</w:t>
        </w:r>
      </w:ins>
    </w:p>
    <w:p w14:paraId="09C3E2FF" w14:textId="77777777" w:rsidR="00A71F46" w:rsidRDefault="00A71F46" w:rsidP="00A71F46">
      <w:pPr>
        <w:pStyle w:val="Non-normativeComment"/>
        <w:rPr>
          <w:ins w:id="6621" w:author="Andreas Kuehne" w:date="2019-05-31T12:40:00Z"/>
        </w:rPr>
      </w:pPr>
      <w:customXmlInsRangeStart w:id="6622" w:author="Andreas Kuehne" w:date="2019-05-31T12:40:00Z"/>
      <w:sdt>
        <w:sdtPr>
          <w:tag w:val="dss2-SignedReferencesType.-nonNormative"/>
          <w:id w:val="2143383949"/>
          <w:showingPlcHdr/>
        </w:sdtPr>
        <w:sdtContent>
          <w:customXmlInsRangeEnd w:id="6622"/>
          <w:ins w:id="6623" w:author="Andreas Kuehne" w:date="2019-05-31T12:40:00Z">
            <w:r>
              <w:rPr>
                <w:color w:val="19D131"/>
              </w:rPr>
              <w:t>[component SignedReferences non normative details]</w:t>
            </w:r>
          </w:ins>
          <w:customXmlInsRangeStart w:id="6624" w:author="Andreas Kuehne" w:date="2019-05-31T12:40:00Z"/>
        </w:sdtContent>
      </w:sdt>
      <w:customXmlInsRangeEnd w:id="6624"/>
    </w:p>
    <w:p w14:paraId="3AE80324" w14:textId="77777777" w:rsidR="00A71F46" w:rsidRDefault="00A71F46" w:rsidP="00A71F46">
      <w:pPr>
        <w:pStyle w:val="berschrift4"/>
        <w:numPr>
          <w:ilvl w:val="3"/>
          <w:numId w:val="3"/>
        </w:numPr>
        <w:rPr>
          <w:ins w:id="6625" w:author="Andreas Kuehne" w:date="2019-05-31T12:40:00Z"/>
        </w:rPr>
      </w:pPr>
      <w:ins w:id="6626" w:author="Andreas Kuehne" w:date="2019-05-31T12:40:00Z">
        <w:r>
          <w:t>SignedReferences – JSON Syntax</w:t>
        </w:r>
      </w:ins>
    </w:p>
    <w:p w14:paraId="71CD3FE3" w14:textId="77777777" w:rsidR="00A71F46" w:rsidRPr="0248A3D1" w:rsidRDefault="00A71F46" w:rsidP="00A71F46">
      <w:pPr>
        <w:rPr>
          <w:ins w:id="6627" w:author="Andreas Kuehne" w:date="2019-05-31T12:40:00Z"/>
        </w:rPr>
      </w:pPr>
      <w:ins w:id="6628"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SignedReferences</w:t>
        </w:r>
        <w:r>
          <w:t xml:space="preserve"> component.</w:t>
        </w:r>
      </w:ins>
    </w:p>
    <w:p w14:paraId="6A18D010" w14:textId="77777777" w:rsidR="00A71F46" w:rsidRPr="C2430093" w:rsidRDefault="00A71F46" w:rsidP="00A71F46">
      <w:pPr>
        <w:spacing w:line="259" w:lineRule="auto"/>
        <w:rPr>
          <w:ins w:id="6629" w:author="Andreas Kuehne" w:date="2019-05-31T12:40:00Z"/>
          <w:rFonts w:eastAsia="Arial" w:cs="Arial"/>
          <w:sz w:val="22"/>
          <w:szCs w:val="22"/>
        </w:rPr>
      </w:pPr>
      <w:ins w:id="663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ED63D11" w14:textId="77777777" w:rsidTr="00A71F46">
        <w:trPr>
          <w:cnfStyle w:val="100000000000" w:firstRow="1" w:lastRow="0" w:firstColumn="0" w:lastColumn="0" w:oddVBand="0" w:evenVBand="0" w:oddHBand="0" w:evenHBand="0" w:firstRowFirstColumn="0" w:firstRowLastColumn="0" w:lastRowFirstColumn="0" w:lastRowLastColumn="0"/>
          <w:ins w:id="66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F2E588" w14:textId="77777777" w:rsidR="00A71F46" w:rsidRDefault="00A71F46" w:rsidP="00A71F46">
            <w:pPr>
              <w:pStyle w:val="Beschriftung"/>
              <w:rPr>
                <w:ins w:id="6632" w:author="Andreas Kuehne" w:date="2019-05-31T12:40:00Z"/>
              </w:rPr>
            </w:pPr>
            <w:ins w:id="6633" w:author="Andreas Kuehne" w:date="2019-05-31T12:40:00Z">
              <w:r>
                <w:t>Element</w:t>
              </w:r>
            </w:ins>
          </w:p>
        </w:tc>
        <w:tc>
          <w:tcPr>
            <w:tcW w:w="4675" w:type="dxa"/>
          </w:tcPr>
          <w:p w14:paraId="055C65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634" w:author="Andreas Kuehne" w:date="2019-05-31T12:40:00Z"/>
              </w:rPr>
            </w:pPr>
            <w:ins w:id="6635" w:author="Andreas Kuehne" w:date="2019-05-31T12:40:00Z">
              <w:r>
                <w:t>Implementing JSON member name</w:t>
              </w:r>
            </w:ins>
          </w:p>
        </w:tc>
        <w:tc>
          <w:tcPr>
            <w:tcW w:w="4675" w:type="dxa"/>
          </w:tcPr>
          <w:p w14:paraId="44B1AA1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636" w:author="Andreas Kuehne" w:date="2019-05-31T12:40:00Z"/>
              </w:rPr>
            </w:pPr>
            <w:ins w:id="6637" w:author="Andreas Kuehne" w:date="2019-05-31T12:40:00Z">
              <w:r>
                <w:t>Comments</w:t>
              </w:r>
            </w:ins>
          </w:p>
        </w:tc>
      </w:tr>
      <w:tr w:rsidR="00A71F46" w14:paraId="5E9766B1" w14:textId="77777777" w:rsidTr="00A71F46">
        <w:trPr>
          <w:ins w:id="66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F1AEC9" w14:textId="77777777" w:rsidR="00A71F46" w:rsidRPr="002062A5" w:rsidRDefault="00A71F46" w:rsidP="00A71F46">
            <w:pPr>
              <w:pStyle w:val="Beschriftung"/>
              <w:rPr>
                <w:ins w:id="6639" w:author="Andreas Kuehne" w:date="2019-05-31T12:40:00Z"/>
                <w:rStyle w:val="Datatype"/>
                <w:b w:val="0"/>
                <w:bCs w:val="0"/>
              </w:rPr>
            </w:pPr>
            <w:ins w:id="6640" w:author="Andreas Kuehne" w:date="2019-05-31T12:40:00Z">
              <w:r w:rsidRPr="002062A5">
                <w:rPr>
                  <w:rStyle w:val="Datatype"/>
                </w:rPr>
                <w:t>SignedReference</w:t>
              </w:r>
            </w:ins>
          </w:p>
        </w:tc>
        <w:tc>
          <w:tcPr>
            <w:tcW w:w="4675" w:type="dxa"/>
          </w:tcPr>
          <w:p w14:paraId="71CB27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641" w:author="Andreas Kuehne" w:date="2019-05-31T12:40:00Z"/>
                <w:rStyle w:val="Datatype"/>
              </w:rPr>
            </w:pPr>
            <w:ins w:id="6642" w:author="Andreas Kuehne" w:date="2019-05-31T12:40:00Z">
              <w:r w:rsidRPr="002062A5">
                <w:rPr>
                  <w:rStyle w:val="Datatype"/>
                </w:rPr>
                <w:t>signedRef</w:t>
              </w:r>
            </w:ins>
          </w:p>
        </w:tc>
        <w:tc>
          <w:tcPr>
            <w:tcW w:w="4675" w:type="dxa"/>
          </w:tcPr>
          <w:p w14:paraId="19B20C8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643" w:author="Andreas Kuehne" w:date="2019-05-31T12:40:00Z"/>
              </w:rPr>
            </w:pPr>
            <w:customXmlInsRangeStart w:id="6644" w:author="Andreas Kuehne" w:date="2019-05-31T12:40:00Z"/>
            <w:sdt>
              <w:sdtPr>
                <w:alias w:val="dss2-SignedReferencesType.signedRef"/>
                <w:tag w:val="dss2-SignedReferencesType.-jsonComment.SignedReference"/>
                <w:id w:val="-1837301909"/>
                <w:showingPlcHdr/>
              </w:sdtPr>
              <w:sdtContent>
                <w:customXmlInsRangeEnd w:id="6644"/>
                <w:ins w:id="6645" w:author="Andreas Kuehne" w:date="2019-05-31T12:40:00Z">
                  <w:r>
                    <w:rPr>
                      <w:color w:val="19D131"/>
                    </w:rPr>
                    <w:t>[]</w:t>
                  </w:r>
                </w:ins>
                <w:customXmlInsRangeStart w:id="6646" w:author="Andreas Kuehne" w:date="2019-05-31T12:40:00Z"/>
              </w:sdtContent>
            </w:sdt>
            <w:customXmlInsRangeEnd w:id="6646"/>
          </w:p>
        </w:tc>
      </w:tr>
    </w:tbl>
    <w:p w14:paraId="714B715C" w14:textId="77777777" w:rsidR="00A71F46" w:rsidRPr="0202B381" w:rsidRDefault="00A71F46" w:rsidP="00A71F46">
      <w:pPr>
        <w:rPr>
          <w:ins w:id="6647" w:author="Andreas Kuehne" w:date="2019-05-31T12:40:00Z"/>
        </w:rPr>
      </w:pPr>
      <w:ins w:id="6648"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48C730" w14:textId="77777777" w:rsidR="00A71F46" w:rsidRDefault="00A71F46" w:rsidP="00A71F46">
      <w:pPr>
        <w:pStyle w:val="Code"/>
        <w:spacing w:line="259" w:lineRule="auto"/>
        <w:rPr>
          <w:ins w:id="6649" w:author="Andreas Kuehne" w:date="2019-05-31T12:40:00Z"/>
        </w:rPr>
      </w:pPr>
      <w:ins w:id="6650" w:author="Andreas Kuehne" w:date="2019-05-31T12:40:00Z">
        <w:r>
          <w:rPr>
            <w:color w:val="31849B" w:themeColor="accent5" w:themeShade="BF"/>
          </w:rPr>
          <w:t>"dss2-SignedReferencesType"</w:t>
        </w:r>
        <w:r>
          <w:t>: {</w:t>
        </w:r>
      </w:ins>
    </w:p>
    <w:p w14:paraId="610E6483" w14:textId="77777777" w:rsidR="00A71F46" w:rsidRDefault="00A71F46" w:rsidP="00A71F46">
      <w:pPr>
        <w:pStyle w:val="Code"/>
        <w:spacing w:line="259" w:lineRule="auto"/>
        <w:rPr>
          <w:ins w:id="6651" w:author="Andreas Kuehne" w:date="2019-05-31T12:40:00Z"/>
        </w:rPr>
      </w:pPr>
      <w:ins w:id="6652" w:author="Andreas Kuehne" w:date="2019-05-31T12:40:00Z">
        <w:r>
          <w:rPr>
            <w:color w:val="31849B" w:themeColor="accent5" w:themeShade="BF"/>
          </w:rPr>
          <w:t xml:space="preserve">  "type"</w:t>
        </w:r>
        <w:r>
          <w:t xml:space="preserve">: </w:t>
        </w:r>
        <w:r>
          <w:rPr>
            <w:color w:val="244061" w:themeColor="accent1" w:themeShade="80"/>
          </w:rPr>
          <w:t>"object",</w:t>
        </w:r>
      </w:ins>
    </w:p>
    <w:p w14:paraId="0032DAF9" w14:textId="77777777" w:rsidR="00A71F46" w:rsidRDefault="00A71F46" w:rsidP="00A71F46">
      <w:pPr>
        <w:pStyle w:val="Code"/>
        <w:spacing w:line="259" w:lineRule="auto"/>
        <w:rPr>
          <w:ins w:id="6653" w:author="Andreas Kuehne" w:date="2019-05-31T12:40:00Z"/>
        </w:rPr>
      </w:pPr>
      <w:ins w:id="6654" w:author="Andreas Kuehne" w:date="2019-05-31T12:40:00Z">
        <w:r>
          <w:rPr>
            <w:color w:val="31849B" w:themeColor="accent5" w:themeShade="BF"/>
          </w:rPr>
          <w:t xml:space="preserve">  "properties"</w:t>
        </w:r>
        <w:r>
          <w:t>: {</w:t>
        </w:r>
      </w:ins>
    </w:p>
    <w:p w14:paraId="3A072CB8" w14:textId="77777777" w:rsidR="00A71F46" w:rsidRDefault="00A71F46" w:rsidP="00A71F46">
      <w:pPr>
        <w:pStyle w:val="Code"/>
        <w:spacing w:line="259" w:lineRule="auto"/>
        <w:rPr>
          <w:ins w:id="6655" w:author="Andreas Kuehne" w:date="2019-05-31T12:40:00Z"/>
        </w:rPr>
      </w:pPr>
      <w:ins w:id="6656" w:author="Andreas Kuehne" w:date="2019-05-31T12:40:00Z">
        <w:r>
          <w:rPr>
            <w:color w:val="31849B" w:themeColor="accent5" w:themeShade="BF"/>
          </w:rPr>
          <w:t xml:space="preserve">    "signedRef"</w:t>
        </w:r>
        <w:r>
          <w:t>: {</w:t>
        </w:r>
      </w:ins>
    </w:p>
    <w:p w14:paraId="404B5368" w14:textId="77777777" w:rsidR="00A71F46" w:rsidRDefault="00A71F46" w:rsidP="00A71F46">
      <w:pPr>
        <w:pStyle w:val="Code"/>
        <w:spacing w:line="259" w:lineRule="auto"/>
        <w:rPr>
          <w:ins w:id="6657" w:author="Andreas Kuehne" w:date="2019-05-31T12:40:00Z"/>
        </w:rPr>
      </w:pPr>
      <w:ins w:id="6658" w:author="Andreas Kuehne" w:date="2019-05-31T12:40:00Z">
        <w:r>
          <w:rPr>
            <w:color w:val="31849B" w:themeColor="accent5" w:themeShade="BF"/>
          </w:rPr>
          <w:t xml:space="preserve">      "type"</w:t>
        </w:r>
        <w:r>
          <w:t xml:space="preserve">: </w:t>
        </w:r>
        <w:r>
          <w:rPr>
            <w:color w:val="244061" w:themeColor="accent1" w:themeShade="80"/>
          </w:rPr>
          <w:t>"array",</w:t>
        </w:r>
      </w:ins>
    </w:p>
    <w:p w14:paraId="24CB865D" w14:textId="77777777" w:rsidR="00A71F46" w:rsidRDefault="00A71F46" w:rsidP="00A71F46">
      <w:pPr>
        <w:pStyle w:val="Code"/>
        <w:spacing w:line="259" w:lineRule="auto"/>
        <w:rPr>
          <w:ins w:id="6659" w:author="Andreas Kuehne" w:date="2019-05-31T12:40:00Z"/>
        </w:rPr>
      </w:pPr>
      <w:ins w:id="6660" w:author="Andreas Kuehne" w:date="2019-05-31T12:40:00Z">
        <w:r>
          <w:rPr>
            <w:color w:val="31849B" w:themeColor="accent5" w:themeShade="BF"/>
          </w:rPr>
          <w:t xml:space="preserve">      "items"</w:t>
        </w:r>
        <w:r>
          <w:t>: {</w:t>
        </w:r>
      </w:ins>
    </w:p>
    <w:p w14:paraId="2EEE5F80" w14:textId="77777777" w:rsidR="00A71F46" w:rsidRDefault="00A71F46" w:rsidP="00A71F46">
      <w:pPr>
        <w:pStyle w:val="Code"/>
        <w:spacing w:line="259" w:lineRule="auto"/>
        <w:rPr>
          <w:ins w:id="6661" w:author="Andreas Kuehne" w:date="2019-05-31T12:40:00Z"/>
        </w:rPr>
      </w:pPr>
      <w:ins w:id="6662" w:author="Andreas Kuehne" w:date="2019-05-31T12:40:00Z">
        <w:r>
          <w:rPr>
            <w:color w:val="31849B" w:themeColor="accent5" w:themeShade="BF"/>
          </w:rPr>
          <w:t xml:space="preserve">        "$ref"</w:t>
        </w:r>
        <w:r>
          <w:t xml:space="preserve">: </w:t>
        </w:r>
        <w:r>
          <w:rPr>
            <w:color w:val="244061" w:themeColor="accent1" w:themeShade="80"/>
          </w:rPr>
          <w:t>"#/definitions/dss2-SignedReferenceType"</w:t>
        </w:r>
      </w:ins>
    </w:p>
    <w:p w14:paraId="09D27072" w14:textId="77777777" w:rsidR="00A71F46" w:rsidRDefault="00A71F46" w:rsidP="00A71F46">
      <w:pPr>
        <w:pStyle w:val="Code"/>
        <w:spacing w:line="259" w:lineRule="auto"/>
        <w:rPr>
          <w:ins w:id="6663" w:author="Andreas Kuehne" w:date="2019-05-31T12:40:00Z"/>
        </w:rPr>
      </w:pPr>
      <w:ins w:id="6664" w:author="Andreas Kuehne" w:date="2019-05-31T12:40:00Z">
        <w:r>
          <w:t xml:space="preserve">      }</w:t>
        </w:r>
      </w:ins>
    </w:p>
    <w:p w14:paraId="693068B4" w14:textId="77777777" w:rsidR="00A71F46" w:rsidRDefault="00A71F46" w:rsidP="00A71F46">
      <w:pPr>
        <w:pStyle w:val="Code"/>
        <w:spacing w:line="259" w:lineRule="auto"/>
        <w:rPr>
          <w:ins w:id="6665" w:author="Andreas Kuehne" w:date="2019-05-31T12:40:00Z"/>
        </w:rPr>
      </w:pPr>
      <w:ins w:id="6666" w:author="Andreas Kuehne" w:date="2019-05-31T12:40:00Z">
        <w:r>
          <w:t xml:space="preserve">    }</w:t>
        </w:r>
      </w:ins>
    </w:p>
    <w:p w14:paraId="012DB070" w14:textId="77777777" w:rsidR="00A71F46" w:rsidRDefault="00A71F46" w:rsidP="00A71F46">
      <w:pPr>
        <w:pStyle w:val="Code"/>
        <w:spacing w:line="259" w:lineRule="auto"/>
        <w:rPr>
          <w:ins w:id="6667" w:author="Andreas Kuehne" w:date="2019-05-31T12:40:00Z"/>
        </w:rPr>
      </w:pPr>
      <w:ins w:id="6668" w:author="Andreas Kuehne" w:date="2019-05-31T12:40:00Z">
        <w:r>
          <w:t xml:space="preserve">  },</w:t>
        </w:r>
      </w:ins>
    </w:p>
    <w:p w14:paraId="50D67381" w14:textId="77777777" w:rsidR="00A71F46" w:rsidRDefault="00A71F46" w:rsidP="00A71F46">
      <w:pPr>
        <w:pStyle w:val="Code"/>
        <w:spacing w:line="259" w:lineRule="auto"/>
        <w:rPr>
          <w:ins w:id="6669" w:author="Andreas Kuehne" w:date="2019-05-31T12:40:00Z"/>
        </w:rPr>
      </w:pPr>
      <w:ins w:id="6670" w:author="Andreas Kuehne" w:date="2019-05-31T12:40:00Z">
        <w:r>
          <w:rPr>
            <w:color w:val="31849B" w:themeColor="accent5" w:themeShade="BF"/>
          </w:rPr>
          <w:t xml:space="preserve">  "required"</w:t>
        </w:r>
        <w:r>
          <w:t>: [</w:t>
        </w:r>
        <w:r>
          <w:rPr>
            <w:color w:val="244061" w:themeColor="accent1" w:themeShade="80"/>
          </w:rPr>
          <w:t>"signedRef"</w:t>
        </w:r>
        <w:r>
          <w:t>]</w:t>
        </w:r>
      </w:ins>
    </w:p>
    <w:p w14:paraId="4E1A0C42" w14:textId="77777777" w:rsidR="00A71F46" w:rsidRDefault="00A71F46" w:rsidP="00A71F46">
      <w:pPr>
        <w:pStyle w:val="Code"/>
        <w:spacing w:line="259" w:lineRule="auto"/>
        <w:rPr>
          <w:ins w:id="6671" w:author="Andreas Kuehne" w:date="2019-05-31T12:40:00Z"/>
        </w:rPr>
      </w:pPr>
      <w:ins w:id="6672" w:author="Andreas Kuehne" w:date="2019-05-31T12:40:00Z">
        <w:r>
          <w:t>}</w:t>
        </w:r>
      </w:ins>
    </w:p>
    <w:p w14:paraId="58551099" w14:textId="77777777" w:rsidR="00A71F46" w:rsidRDefault="00A71F46" w:rsidP="00A71F46">
      <w:pPr>
        <w:rPr>
          <w:ins w:id="6673" w:author="Andreas Kuehne" w:date="2019-05-31T12:40:00Z"/>
        </w:rPr>
      </w:pPr>
      <w:customXmlInsRangeStart w:id="6674" w:author="Andreas Kuehne" w:date="2019-05-31T12:40:00Z"/>
      <w:sdt>
        <w:sdtPr>
          <w:tag w:val="dss2-SignedReferencesType.-jsonSchema"/>
          <w:id w:val="453439886"/>
          <w:showingPlcHdr/>
        </w:sdtPr>
        <w:sdtContent>
          <w:customXmlInsRangeEnd w:id="6674"/>
          <w:ins w:id="6675" w:author="Andreas Kuehne" w:date="2019-05-31T12:40:00Z">
            <w:r>
              <w:rPr>
                <w:color w:val="19D131"/>
              </w:rPr>
              <w:t>[component SignedReferences JSON schema details]</w:t>
            </w:r>
          </w:ins>
          <w:customXmlInsRangeStart w:id="6676" w:author="Andreas Kuehne" w:date="2019-05-31T12:40:00Z"/>
        </w:sdtContent>
      </w:sdt>
      <w:customXmlInsRangeEnd w:id="6676"/>
    </w:p>
    <w:p w14:paraId="526AA881" w14:textId="77777777" w:rsidR="00A71F46" w:rsidRDefault="00A71F46" w:rsidP="00A71F46">
      <w:pPr>
        <w:pStyle w:val="berschrift4"/>
        <w:numPr>
          <w:ilvl w:val="3"/>
          <w:numId w:val="3"/>
        </w:numPr>
        <w:rPr>
          <w:ins w:id="6677" w:author="Andreas Kuehne" w:date="2019-05-31T12:40:00Z"/>
        </w:rPr>
      </w:pPr>
      <w:ins w:id="6678" w:author="Andreas Kuehne" w:date="2019-05-31T12:40:00Z">
        <w:r>
          <w:t>SignedReferences – XML Syntax</w:t>
        </w:r>
      </w:ins>
    </w:p>
    <w:p w14:paraId="60CF3E6B" w14:textId="77777777" w:rsidR="00A71F46" w:rsidRPr="5404FA76" w:rsidRDefault="00A71F46" w:rsidP="00A71F46">
      <w:pPr>
        <w:rPr>
          <w:ins w:id="6679" w:author="Andreas Kuehne" w:date="2019-05-31T12:40:00Z"/>
        </w:rPr>
      </w:pPr>
      <w:ins w:id="6680" w:author="Andreas Kuehne" w:date="2019-05-31T12:40:00Z">
        <w:r w:rsidRPr="0CCF9147">
          <w:t xml:space="preserve">The XML type </w:t>
        </w:r>
        <w:r w:rsidRPr="002062A5">
          <w:rPr>
            <w:rFonts w:ascii="Courier New" w:eastAsia="Courier New" w:hAnsi="Courier New" w:cs="Courier New"/>
          </w:rPr>
          <w:t>SignedReferencesType</w:t>
        </w:r>
        <w:r w:rsidRPr="0CCF9147">
          <w:t xml:space="preserve"> SHALL implement the requirements defined in the </w:t>
        </w:r>
        <w:r w:rsidRPr="002062A5">
          <w:rPr>
            <w:rFonts w:ascii="Courier New" w:eastAsia="Courier New" w:hAnsi="Courier New" w:cs="Courier New"/>
          </w:rPr>
          <w:t>SignedReferences</w:t>
        </w:r>
        <w:r>
          <w:t xml:space="preserve"> </w:t>
        </w:r>
        <w:r w:rsidRPr="005A6FFD">
          <w:t>component.</w:t>
        </w:r>
      </w:ins>
    </w:p>
    <w:p w14:paraId="099A7BBF" w14:textId="77777777" w:rsidR="00A71F46" w:rsidRDefault="00A71F46" w:rsidP="00A71F46">
      <w:pPr>
        <w:rPr>
          <w:ins w:id="6681" w:author="Andreas Kuehne" w:date="2019-05-31T12:40:00Z"/>
        </w:rPr>
      </w:pPr>
      <w:ins w:id="6682" w:author="Andreas Kuehne" w:date="2019-05-31T12:40:00Z">
        <w:r w:rsidRPr="005A6FFD">
          <w:rPr>
            <w:rFonts w:eastAsia="Arial"/>
          </w:rPr>
          <w:t xml:space="preserve">The </w:t>
        </w:r>
        <w:r w:rsidRPr="002062A5">
          <w:rPr>
            <w:rFonts w:ascii="Courier New" w:eastAsia="Courier New" w:hAnsi="Courier New" w:cs="Courier New"/>
          </w:rPr>
          <w:t>SignedReferencesType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689FEF2" w14:textId="77777777" w:rsidR="00A71F46" w:rsidRDefault="00A71F46" w:rsidP="00A71F46">
      <w:pPr>
        <w:pStyle w:val="Code"/>
        <w:rPr>
          <w:ins w:id="6683" w:author="Andreas Kuehne" w:date="2019-05-31T12:40:00Z"/>
        </w:rPr>
      </w:pPr>
      <w:ins w:id="668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SignedReferencesType</w:t>
        </w:r>
        <w:r>
          <w:rPr>
            <w:color w:val="943634" w:themeColor="accent2" w:themeShade="BF"/>
          </w:rPr>
          <w:t>"</w:t>
        </w:r>
        <w:r>
          <w:rPr>
            <w:color w:val="31849B" w:themeColor="accent5" w:themeShade="BF"/>
          </w:rPr>
          <w:t>&gt;</w:t>
        </w:r>
      </w:ins>
    </w:p>
    <w:p w14:paraId="770631FF" w14:textId="77777777" w:rsidR="00A71F46" w:rsidRDefault="00A71F46" w:rsidP="00A71F46">
      <w:pPr>
        <w:pStyle w:val="Code"/>
        <w:rPr>
          <w:ins w:id="6685" w:author="Andreas Kuehne" w:date="2019-05-31T12:40:00Z"/>
        </w:rPr>
      </w:pPr>
      <w:ins w:id="6686" w:author="Andreas Kuehne" w:date="2019-05-31T12:40:00Z">
        <w:r>
          <w:rPr>
            <w:color w:val="31849B" w:themeColor="accent5" w:themeShade="BF"/>
          </w:rPr>
          <w:t xml:space="preserve">  &lt;xs:sequence&gt;</w:t>
        </w:r>
      </w:ins>
    </w:p>
    <w:p w14:paraId="43B90AA8" w14:textId="77777777" w:rsidR="00A71F46" w:rsidRDefault="00A71F46" w:rsidP="00A71F46">
      <w:pPr>
        <w:pStyle w:val="Code"/>
        <w:rPr>
          <w:ins w:id="6687" w:author="Andreas Kuehne" w:date="2019-05-31T12:40:00Z"/>
        </w:rPr>
      </w:pPr>
      <w:ins w:id="668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w:t>
        </w:r>
        <w:r>
          <w:rPr>
            <w:color w:val="943634" w:themeColor="accent2" w:themeShade="BF"/>
          </w:rPr>
          <w:t>" type="</w:t>
        </w:r>
        <w:r>
          <w:rPr>
            <w:color w:val="244061" w:themeColor="accent1" w:themeShade="80"/>
          </w:rPr>
          <w:t>dss2:SignedReferenceType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2CDAB529" w14:textId="77777777" w:rsidR="00A71F46" w:rsidRDefault="00A71F46" w:rsidP="00A71F46">
      <w:pPr>
        <w:pStyle w:val="Code"/>
        <w:rPr>
          <w:ins w:id="6689" w:author="Andreas Kuehne" w:date="2019-05-31T12:40:00Z"/>
        </w:rPr>
      </w:pPr>
      <w:ins w:id="6690" w:author="Andreas Kuehne" w:date="2019-05-31T12:40:00Z">
        <w:r>
          <w:rPr>
            <w:color w:val="31849B" w:themeColor="accent5" w:themeShade="BF"/>
          </w:rPr>
          <w:t xml:space="preserve">  &lt;/xs:sequence&gt;</w:t>
        </w:r>
      </w:ins>
    </w:p>
    <w:p w14:paraId="5D64AF79" w14:textId="77777777" w:rsidR="00A71F46" w:rsidRDefault="00A71F46" w:rsidP="00A71F46">
      <w:pPr>
        <w:pStyle w:val="Code"/>
        <w:rPr>
          <w:ins w:id="6691" w:author="Andreas Kuehne" w:date="2019-05-31T12:40:00Z"/>
        </w:rPr>
      </w:pPr>
      <w:ins w:id="6692" w:author="Andreas Kuehne" w:date="2019-05-31T12:40:00Z">
        <w:r>
          <w:rPr>
            <w:color w:val="31849B" w:themeColor="accent5" w:themeShade="BF"/>
          </w:rPr>
          <w:t>&lt;/xs:complexType&gt;</w:t>
        </w:r>
      </w:ins>
    </w:p>
    <w:p w14:paraId="7AAC9D07" w14:textId="77777777" w:rsidR="00A71F46" w:rsidRDefault="00A71F46" w:rsidP="00A71F46">
      <w:pPr>
        <w:spacing w:line="259" w:lineRule="auto"/>
        <w:rPr>
          <w:ins w:id="6693" w:author="Andreas Kuehne" w:date="2019-05-31T12:40:00Z"/>
        </w:rPr>
      </w:pPr>
      <w:ins w:id="6694" w:author="Andreas Kuehne" w:date="2019-05-31T12:40:00Z">
        <w:r>
          <w:t>Each child element of</w:t>
        </w:r>
        <w:r w:rsidRPr="71C71F8C">
          <w:t xml:space="preserve"> </w:t>
        </w:r>
        <w:r w:rsidRPr="002062A5">
          <w:rPr>
            <w:rFonts w:ascii="Courier New" w:eastAsia="Courier New" w:hAnsi="Courier New" w:cs="Courier New"/>
          </w:rPr>
          <w:t>SignedReferencesType</w:t>
        </w:r>
        <w:r w:rsidRPr="71C71F8C">
          <w:t xml:space="preserve"> </w:t>
        </w:r>
        <w:r>
          <w:t xml:space="preserve">XML element SHALL implement in XML syntax the sub-component that has a name equal to its local name. </w:t>
        </w:r>
      </w:ins>
      <w:customXmlInsRangeStart w:id="6695" w:author="Andreas Kuehne" w:date="2019-05-31T12:40:00Z"/>
      <w:sdt>
        <w:sdtPr>
          <w:tag w:val="dss2-SignedReferencesType.-xmlSchema"/>
          <w:id w:val="1165128914"/>
          <w:showingPlcHdr/>
        </w:sdtPr>
        <w:sdtContent>
          <w:customXmlInsRangeEnd w:id="6695"/>
          <w:ins w:id="6696" w:author="Andreas Kuehne" w:date="2019-05-31T12:40:00Z">
            <w:r>
              <w:rPr>
                <w:color w:val="19D131"/>
              </w:rPr>
              <w:t>[component SignedReferences XML schema details]</w:t>
            </w:r>
          </w:ins>
          <w:customXmlInsRangeStart w:id="6697" w:author="Andreas Kuehne" w:date="2019-05-31T12:40:00Z"/>
        </w:sdtContent>
      </w:sdt>
      <w:customXmlInsRangeEnd w:id="6697"/>
    </w:p>
    <w:p w14:paraId="4B112135" w14:textId="77777777" w:rsidR="00A71F46" w:rsidRDefault="00A71F46" w:rsidP="00A71F46">
      <w:pPr>
        <w:pStyle w:val="berschrift3"/>
        <w:numPr>
          <w:ilvl w:val="2"/>
          <w:numId w:val="3"/>
        </w:numPr>
        <w:rPr>
          <w:ins w:id="6698" w:author="Andreas Kuehne" w:date="2019-05-31T12:40:00Z"/>
        </w:rPr>
      </w:pPr>
      <w:ins w:id="6699" w:author="Andreas Kuehne" w:date="2019-05-31T12:40:00Z">
        <w:r>
          <w:lastRenderedPageBreak/>
          <w:t>Component SignedReference</w:t>
        </w:r>
      </w:ins>
    </w:p>
    <w:p w14:paraId="6B33DE45" w14:textId="77777777" w:rsidR="00A71F46" w:rsidRDefault="00A71F46" w:rsidP="00A71F46">
      <w:pPr>
        <w:rPr>
          <w:ins w:id="6700" w:author="Andreas Kuehne" w:date="2019-05-31T12:40:00Z"/>
        </w:rPr>
      </w:pPr>
      <w:customXmlInsRangeStart w:id="6701" w:author="Andreas Kuehne" w:date="2019-05-31T12:40:00Z"/>
      <w:sdt>
        <w:sdtPr>
          <w:tag w:val="dss2-SignedReferenceType.-normative"/>
          <w:id w:val="-146214441"/>
        </w:sdtPr>
        <w:sdtContent>
          <w:customXmlInsRangeEnd w:id="6701"/>
          <w:ins w:id="6702" w:author="Andreas Kuehne" w:date="2019-05-31T12:40:00Z">
            <w:r w:rsidRPr="003A06D0">
              <w:rPr>
                <w:color w:val="19D131"/>
                <w:lang w:val="en-GB"/>
              </w:rPr>
              <w:t xml:space="preserve">Each </w:t>
            </w:r>
            <w:r w:rsidRPr="003A06D0">
              <w:rPr>
                <w:rFonts w:ascii="Courier New" w:eastAsia="Courier New" w:hAnsi="Courier New" w:cs="Courier New"/>
                <w:lang w:val="en-GB"/>
              </w:rPr>
              <w:t>SignedReference</w:t>
            </w:r>
            <w:r w:rsidRPr="003A06D0">
              <w:rPr>
                <w:color w:val="19D131"/>
                <w:lang w:val="en-GB"/>
              </w:rPr>
              <w:t xml:space="preserve"> component refers to an input </w:t>
            </w:r>
            <w:r w:rsidRPr="001579B5">
              <w:rPr>
                <w:rStyle w:val="Datatype"/>
              </w:rPr>
              <w:t>DocumentBase</w:t>
            </w:r>
            <w:r>
              <w:rPr>
                <w:color w:val="19D131"/>
                <w:lang w:val="en-GB"/>
              </w:rPr>
              <w:t xml:space="preserve"> component</w:t>
            </w:r>
            <w:r w:rsidRPr="003A06D0">
              <w:rPr>
                <w:color w:val="19D131"/>
                <w:lang w:val="en-GB"/>
              </w:rPr>
              <w:t xml:space="preserve"> and allows multiple </w:t>
            </w:r>
            <w:r w:rsidRPr="003A06D0">
              <w:rPr>
                <w:rStyle w:val="Datatype"/>
                <w:lang w:val="en-GB"/>
              </w:rPr>
              <w:t>&lt;ds:Reference&gt;</w:t>
            </w:r>
            <w:r w:rsidRPr="003A06D0">
              <w:rPr>
                <w:color w:val="19D131"/>
                <w:lang w:val="en-GB"/>
              </w:rPr>
              <w:t xml:space="preserve"> elements to be based on a single </w:t>
            </w:r>
            <w:r>
              <w:rPr>
                <w:color w:val="19D131"/>
                <w:lang w:val="en-GB"/>
              </w:rPr>
              <w:t xml:space="preserve">or multiple </w:t>
            </w:r>
            <w:r w:rsidRPr="003A06D0">
              <w:rPr>
                <w:color w:val="19D131"/>
                <w:lang w:val="en-GB"/>
              </w:rPr>
              <w:t>input document</w:t>
            </w:r>
            <w:r>
              <w:rPr>
                <w:color w:val="19D131"/>
                <w:lang w:val="en-GB"/>
              </w:rPr>
              <w:t>s</w:t>
            </w:r>
            <w:r w:rsidRPr="003A06D0">
              <w:rPr>
                <w:color w:val="19D131"/>
                <w:lang w:val="en-GB"/>
              </w:rPr>
              <w:t xml:space="preserve">. Furthermore, the client can request additional transforms to be applied to each </w:t>
            </w:r>
            <w:r w:rsidRPr="003A06D0">
              <w:rPr>
                <w:rStyle w:val="Datatype"/>
                <w:lang w:val="en-GB"/>
              </w:rPr>
              <w:t>&lt;ds:Reference&gt;</w:t>
            </w:r>
            <w:r w:rsidRPr="003A06D0">
              <w:rPr>
                <w:color w:val="19D131"/>
                <w:lang w:val="en-GB"/>
              </w:rPr>
              <w:t xml:space="preserve">, and can set each </w:t>
            </w:r>
            <w:r w:rsidRPr="003A06D0">
              <w:rPr>
                <w:rStyle w:val="Datatype"/>
                <w:lang w:val="en-GB"/>
              </w:rPr>
              <w:t>&lt;ds:Reference&gt;</w:t>
            </w:r>
            <w:r w:rsidRPr="003A06D0">
              <w:rPr>
                <w:color w:val="19D131"/>
                <w:lang w:val="en-GB"/>
              </w:rPr>
              <w:t xml:space="preserve"> element’s </w:t>
            </w:r>
            <w:r w:rsidRPr="003A06D0">
              <w:rPr>
                <w:rStyle w:val="Datatype"/>
                <w:lang w:val="en-GB"/>
              </w:rPr>
              <w:t>Id</w:t>
            </w:r>
            <w:r w:rsidRPr="003A06D0">
              <w:rPr>
                <w:color w:val="19D131"/>
                <w:lang w:val="en-GB"/>
              </w:rPr>
              <w:t xml:space="preserve"> or </w:t>
            </w:r>
            <w:r w:rsidRPr="003A06D0">
              <w:rPr>
                <w:rStyle w:val="Datatype"/>
                <w:lang w:val="en-GB"/>
              </w:rPr>
              <w:t>URI</w:t>
            </w:r>
            <w:r w:rsidRPr="003A06D0">
              <w:rPr>
                <w:color w:val="19D131"/>
                <w:lang w:val="en-GB"/>
              </w:rPr>
              <w:t xml:space="preserve"> attribute. These aspects of the </w:t>
            </w:r>
            <w:r w:rsidRPr="003A06D0">
              <w:rPr>
                <w:rStyle w:val="Datatype"/>
                <w:lang w:val="en-GB"/>
              </w:rPr>
              <w:t>&lt;ds:Reference&gt;</w:t>
            </w:r>
            <w:r w:rsidRPr="003A06D0">
              <w:rPr>
                <w:color w:val="19D131"/>
                <w:lang w:val="en-GB"/>
              </w:rPr>
              <w:t xml:space="preserve"> can only be set through the </w:t>
            </w:r>
            <w:r w:rsidRPr="003A06D0">
              <w:rPr>
                <w:rFonts w:ascii="Courier New" w:eastAsia="Courier New" w:hAnsi="Courier New" w:cs="Courier New"/>
                <w:lang w:val="en-GB"/>
              </w:rPr>
              <w:t>SignedReference</w:t>
            </w:r>
            <w:r w:rsidRPr="003A06D0">
              <w:rPr>
                <w:color w:val="19D131"/>
                <w:lang w:val="en-GB"/>
              </w:rPr>
              <w:t xml:space="preserve"> component; they cannot be set through the input documents, since they are aspects of the reference to the input document, not the input document itself.</w:t>
            </w:r>
          </w:ins>
          <w:customXmlInsRangeStart w:id="6703" w:author="Andreas Kuehne" w:date="2019-05-31T12:40:00Z"/>
        </w:sdtContent>
      </w:sdt>
      <w:customXmlInsRangeEnd w:id="6703"/>
    </w:p>
    <w:p w14:paraId="3FE2EC1C" w14:textId="77777777" w:rsidR="00A71F46" w:rsidRDefault="00A71F46" w:rsidP="00A71F46">
      <w:pPr>
        <w:rPr>
          <w:ins w:id="6704" w:author="Andreas Kuehne" w:date="2019-05-31T12:40:00Z"/>
        </w:rPr>
      </w:pPr>
      <w:ins w:id="6705" w:author="Andreas Kuehne" w:date="2019-05-31T12:40:00Z">
        <w:r>
          <w:t>Below follows a list of the sub-components that constitute this component:</w:t>
        </w:r>
      </w:ins>
    </w:p>
    <w:p w14:paraId="7F88CF80" w14:textId="77777777" w:rsidR="00A71F46" w:rsidRDefault="00A71F46" w:rsidP="00A71F46">
      <w:pPr>
        <w:pStyle w:val="Member"/>
        <w:rPr>
          <w:ins w:id="6706" w:author="Andreas Kuehne" w:date="2019-05-31T12:40:00Z"/>
        </w:rPr>
      </w:pPr>
      <w:ins w:id="6707"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ins>
      <w:customXmlInsRangeStart w:id="6708" w:author="Andreas Kuehne" w:date="2019-05-31T12:40:00Z"/>
      <w:sdt>
        <w:sdtPr>
          <w:alias w:val="dss2-SignedReferenceType.transforms"/>
          <w:tag w:val="dss2-SignedReferenceType.Transforms"/>
          <w:id w:val="1026672436"/>
        </w:sdtPr>
        <w:sdtContent>
          <w:customXmlInsRangeEnd w:id="6708"/>
          <w:ins w:id="6709" w:author="Andreas Kuehne" w:date="2019-05-31T12:40:00Z">
            <w:r w:rsidRPr="003A06D0">
              <w:rPr>
                <w:color w:val="19D131"/>
                <w:lang w:val="en-GB"/>
              </w:rPr>
              <w:t xml:space="preserve">The </w:t>
            </w:r>
            <w:r w:rsidRPr="003A06D0">
              <w:rPr>
                <w:rStyle w:val="Datatype"/>
                <w:lang w:val="en-GB"/>
              </w:rPr>
              <w:t>Transforms</w:t>
            </w:r>
            <w:r w:rsidRPr="003A06D0">
              <w:rPr>
                <w:color w:val="19D131"/>
                <w:lang w:val="en-GB"/>
              </w:rPr>
              <w:t xml:space="preserve"> element requests the server to perform additional transforms on this reference.</w:t>
            </w:r>
          </w:ins>
          <w:customXmlInsRangeStart w:id="6710" w:author="Andreas Kuehne" w:date="2019-05-31T12:40:00Z"/>
        </w:sdtContent>
      </w:sdt>
      <w:customXmlInsRangeEnd w:id="6710"/>
    </w:p>
    <w:p w14:paraId="3E8D5FD4" w14:textId="77777777" w:rsidR="00A71F46" w:rsidRDefault="00A71F46" w:rsidP="00A71F46">
      <w:pPr>
        <w:pStyle w:val="Member"/>
        <w:rPr>
          <w:ins w:id="6711" w:author="Andreas Kuehne" w:date="2019-05-31T12:40:00Z"/>
        </w:rPr>
      </w:pPr>
      <w:ins w:id="6712" w:author="Andreas Kuehne" w:date="2019-05-31T12:40:00Z">
        <w:r>
          <w:t xml:space="preserve">The </w:t>
        </w:r>
        <w:r w:rsidRPr="35C1378D">
          <w:rPr>
            <w:rStyle w:val="Datatype"/>
          </w:rPr>
          <w:t>WhichDocument</w:t>
        </w:r>
        <w:r>
          <w:t xml:space="preserve"> element MUST contain one instance of a unique identifier reference. </w:t>
        </w:r>
      </w:ins>
      <w:customXmlInsRangeStart w:id="6713" w:author="Andreas Kuehne" w:date="2019-05-31T12:40:00Z"/>
      <w:sdt>
        <w:sdtPr>
          <w:alias w:val="dss2-SignedReferenceType.whichDoc"/>
          <w:tag w:val="dss2-SignedReferenceType.WhichDocument"/>
          <w:id w:val="-2067564111"/>
        </w:sdtPr>
        <w:sdtContent>
          <w:customXmlInsRangeEnd w:id="6713"/>
          <w:ins w:id="6714" w:author="Andreas Kuehne" w:date="2019-05-31T12:40:00Z">
            <w:r w:rsidRPr="003A06D0">
              <w:rPr>
                <w:color w:val="19D131"/>
                <w:lang w:val="en-GB"/>
              </w:rPr>
              <w:t xml:space="preserve">This defines which input </w:t>
            </w:r>
            <w:r w:rsidRPr="001579B5">
              <w:rPr>
                <w:rStyle w:val="Datatype"/>
              </w:rPr>
              <w:t>DocumentBase</w:t>
            </w:r>
            <w:r>
              <w:rPr>
                <w:color w:val="19D131"/>
                <w:lang w:val="en-GB"/>
              </w:rPr>
              <w:t xml:space="preserve"> component</w:t>
            </w:r>
            <w:r w:rsidRPr="003A06D0">
              <w:rPr>
                <w:color w:val="19D131"/>
                <w:lang w:val="en-GB"/>
              </w:rPr>
              <w:t xml:space="preserve"> this reference refers to.</w:t>
            </w:r>
          </w:ins>
          <w:customXmlInsRangeStart w:id="6715" w:author="Andreas Kuehne" w:date="2019-05-31T12:40:00Z"/>
        </w:sdtContent>
      </w:sdt>
      <w:customXmlInsRangeEnd w:id="6715"/>
    </w:p>
    <w:p w14:paraId="50A22B72" w14:textId="77777777" w:rsidR="00A71F46" w:rsidRDefault="00A71F46" w:rsidP="00A71F46">
      <w:pPr>
        <w:pStyle w:val="Member"/>
        <w:rPr>
          <w:ins w:id="6716" w:author="Andreas Kuehne" w:date="2019-05-31T12:40:00Z"/>
        </w:rPr>
      </w:pPr>
      <w:ins w:id="6717" w:author="Andreas Kuehne" w:date="2019-05-31T12:40:00Z">
        <w:r>
          <w:t xml:space="preserve">The OPTIONAL </w:t>
        </w:r>
        <w:r w:rsidRPr="35C1378D">
          <w:rPr>
            <w:rStyle w:val="Datatype"/>
          </w:rPr>
          <w:t>RefURI</w:t>
        </w:r>
        <w:r>
          <w:t xml:space="preserve"> element, if present, MUST contain one instance of a URI. </w:t>
        </w:r>
      </w:ins>
      <w:customXmlInsRangeStart w:id="6718" w:author="Andreas Kuehne" w:date="2019-05-31T12:40:00Z"/>
      <w:sdt>
        <w:sdtPr>
          <w:alias w:val="dss2-SignedReferenceType.refURI"/>
          <w:tag w:val="dss2-SignedReferenceType.RefURI"/>
          <w:id w:val="-635100821"/>
        </w:sdtPr>
        <w:sdtContent>
          <w:customXmlInsRangeEnd w:id="6718"/>
          <w:ins w:id="6719" w:author="Andreas Kuehne" w:date="2019-05-31T12:40:00Z">
            <w:r w:rsidRPr="003A06D0">
              <w:rPr>
                <w:color w:val="19D131"/>
                <w:lang w:val="en-GB"/>
              </w:rPr>
              <w:t xml:space="preserve">If this element is present, the corresponding </w:t>
            </w:r>
            <w:r w:rsidRPr="003A06D0">
              <w:rPr>
                <w:rStyle w:val="Datatype"/>
                <w:lang w:val="en-GB"/>
              </w:rPr>
              <w:t>&lt;ds:Reference&gt;</w:t>
            </w:r>
            <w:r w:rsidRPr="003A06D0">
              <w:rPr>
                <w:color w:val="19D131"/>
                <w:lang w:val="en-GB"/>
              </w:rPr>
              <w:t xml:space="preserve"> element’s </w:t>
            </w:r>
            <w:r w:rsidRPr="003A06D0">
              <w:rPr>
                <w:rStyle w:val="Datatype"/>
                <w:lang w:val="en-GB"/>
              </w:rPr>
              <w:t>URI</w:t>
            </w:r>
            <w:r w:rsidRPr="003A06D0">
              <w:rPr>
                <w:color w:val="19D131"/>
                <w:lang w:val="en-GB"/>
              </w:rPr>
              <w:t xml:space="preserve"> attribute is set to its value. If it is not present, the </w:t>
            </w:r>
            <w:r w:rsidRPr="003A06D0">
              <w:rPr>
                <w:rStyle w:val="Datatype"/>
                <w:lang w:val="en-GB"/>
              </w:rPr>
              <w:t>URI</w:t>
            </w:r>
            <w:r w:rsidRPr="003A06D0">
              <w:rPr>
                <w:color w:val="19D131"/>
                <w:lang w:val="en-GB"/>
              </w:rPr>
              <w:t xml:space="preserve"> attribute is omitted in the corresponding </w:t>
            </w:r>
            <w:r w:rsidRPr="003A06D0">
              <w:rPr>
                <w:rStyle w:val="Datatype"/>
                <w:lang w:val="en-GB"/>
              </w:rPr>
              <w:t>&lt;ds:Reference&gt;.</w:t>
            </w:r>
          </w:ins>
          <w:customXmlInsRangeStart w:id="6720" w:author="Andreas Kuehne" w:date="2019-05-31T12:40:00Z"/>
        </w:sdtContent>
      </w:sdt>
      <w:customXmlInsRangeEnd w:id="6720"/>
    </w:p>
    <w:p w14:paraId="78698FAC" w14:textId="77777777" w:rsidR="00A71F46" w:rsidRDefault="00A71F46" w:rsidP="00A71F46">
      <w:pPr>
        <w:pStyle w:val="Member"/>
        <w:rPr>
          <w:ins w:id="6721" w:author="Andreas Kuehne" w:date="2019-05-31T12:40:00Z"/>
        </w:rPr>
      </w:pPr>
      <w:ins w:id="6722" w:author="Andreas Kuehne" w:date="2019-05-31T12:40:00Z">
        <w:r>
          <w:t xml:space="preserve">The OPTIONAL </w:t>
        </w:r>
        <w:r w:rsidRPr="35C1378D">
          <w:rPr>
            <w:rStyle w:val="Datatype"/>
          </w:rPr>
          <w:t>RefId</w:t>
        </w:r>
        <w:r>
          <w:t xml:space="preserve"> element, if present, MUST contain one instance of a string. </w:t>
        </w:r>
      </w:ins>
      <w:customXmlInsRangeStart w:id="6723" w:author="Andreas Kuehne" w:date="2019-05-31T12:40:00Z"/>
      <w:sdt>
        <w:sdtPr>
          <w:alias w:val="dss2-SignedReferenceType.refId"/>
          <w:tag w:val="dss2-SignedReferenceType.RefId"/>
          <w:id w:val="1186790560"/>
        </w:sdtPr>
        <w:sdtContent>
          <w:customXmlInsRangeEnd w:id="6723"/>
          <w:ins w:id="6724" w:author="Andreas Kuehne" w:date="2019-05-31T12:40:00Z">
            <w:r w:rsidRPr="003A06D0">
              <w:rPr>
                <w:color w:val="19D131"/>
                <w:lang w:val="en-GB"/>
              </w:rPr>
              <w:t xml:space="preserve">This element sets the </w:t>
            </w:r>
            <w:r w:rsidRPr="003A06D0">
              <w:rPr>
                <w:rStyle w:val="Datatype"/>
                <w:lang w:val="en-GB"/>
              </w:rPr>
              <w:t>Id</w:t>
            </w:r>
            <w:r w:rsidRPr="003A06D0">
              <w:rPr>
                <w:color w:val="19D131"/>
                <w:lang w:val="en-GB"/>
              </w:rPr>
              <w:t xml:space="preserve"> attribute of the corresponding </w:t>
            </w:r>
            <w:r w:rsidRPr="003A06D0">
              <w:rPr>
                <w:rStyle w:val="Datatype"/>
                <w:lang w:val="en-GB"/>
              </w:rPr>
              <w:t>&lt;ds:Reference&gt;.</w:t>
            </w:r>
          </w:ins>
          <w:customXmlInsRangeStart w:id="6725" w:author="Andreas Kuehne" w:date="2019-05-31T12:40:00Z"/>
        </w:sdtContent>
      </w:sdt>
      <w:customXmlInsRangeEnd w:id="6725"/>
    </w:p>
    <w:p w14:paraId="04B9C2D5" w14:textId="77777777" w:rsidR="00A71F46" w:rsidRDefault="00A71F46" w:rsidP="00A71F46">
      <w:pPr>
        <w:pStyle w:val="Non-normativeCommentHeading"/>
        <w:rPr>
          <w:ins w:id="6726" w:author="Andreas Kuehne" w:date="2019-05-31T12:40:00Z"/>
        </w:rPr>
      </w:pPr>
      <w:ins w:id="6727" w:author="Andreas Kuehne" w:date="2019-05-31T12:40:00Z">
        <w:r>
          <w:t>Non-normative Comment:</w:t>
        </w:r>
      </w:ins>
    </w:p>
    <w:p w14:paraId="657416E8" w14:textId="77777777" w:rsidR="00A71F46" w:rsidRDefault="00A71F46" w:rsidP="00A71F46">
      <w:pPr>
        <w:pStyle w:val="Non-normativeComment"/>
        <w:rPr>
          <w:ins w:id="6728" w:author="Andreas Kuehne" w:date="2019-05-31T12:40:00Z"/>
        </w:rPr>
      </w:pPr>
      <w:customXmlInsRangeStart w:id="6729" w:author="Andreas Kuehne" w:date="2019-05-31T12:40:00Z"/>
      <w:sdt>
        <w:sdtPr>
          <w:tag w:val="dss2-SignedReferenceType.-nonNormative"/>
          <w:id w:val="-95329369"/>
          <w:showingPlcHdr/>
        </w:sdtPr>
        <w:sdtContent>
          <w:customXmlInsRangeEnd w:id="6729"/>
          <w:ins w:id="6730" w:author="Andreas Kuehne" w:date="2019-05-31T12:40:00Z">
            <w:r>
              <w:rPr>
                <w:color w:val="19D131"/>
              </w:rPr>
              <w:t>[component SignedReference non normative details]</w:t>
            </w:r>
          </w:ins>
          <w:customXmlInsRangeStart w:id="6731" w:author="Andreas Kuehne" w:date="2019-05-31T12:40:00Z"/>
        </w:sdtContent>
      </w:sdt>
      <w:customXmlInsRangeEnd w:id="6731"/>
    </w:p>
    <w:p w14:paraId="319F9E98" w14:textId="77777777" w:rsidR="00A71F46" w:rsidRDefault="00A71F46" w:rsidP="00A71F46">
      <w:pPr>
        <w:pStyle w:val="berschrift4"/>
        <w:numPr>
          <w:ilvl w:val="3"/>
          <w:numId w:val="3"/>
        </w:numPr>
        <w:rPr>
          <w:ins w:id="6732" w:author="Andreas Kuehne" w:date="2019-05-31T12:40:00Z"/>
        </w:rPr>
      </w:pPr>
      <w:ins w:id="6733" w:author="Andreas Kuehne" w:date="2019-05-31T12:40:00Z">
        <w:r>
          <w:t>SignedReference – JSON Syntax</w:t>
        </w:r>
      </w:ins>
    </w:p>
    <w:p w14:paraId="5393FEAA" w14:textId="77777777" w:rsidR="00A71F46" w:rsidRPr="0248A3D1" w:rsidRDefault="00A71F46" w:rsidP="00A71F46">
      <w:pPr>
        <w:rPr>
          <w:ins w:id="6734" w:author="Andreas Kuehne" w:date="2019-05-31T12:40:00Z"/>
        </w:rPr>
      </w:pPr>
      <w:ins w:id="6735"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w:t>
        </w:r>
        <w:r>
          <w:t xml:space="preserve"> component.</w:t>
        </w:r>
      </w:ins>
    </w:p>
    <w:p w14:paraId="6F9DAA9A" w14:textId="77777777" w:rsidR="00A71F46" w:rsidRPr="C2430093" w:rsidRDefault="00A71F46" w:rsidP="00A71F46">
      <w:pPr>
        <w:spacing w:line="259" w:lineRule="auto"/>
        <w:rPr>
          <w:ins w:id="6736" w:author="Andreas Kuehne" w:date="2019-05-31T12:40:00Z"/>
          <w:rFonts w:eastAsia="Arial" w:cs="Arial"/>
          <w:sz w:val="22"/>
          <w:szCs w:val="22"/>
        </w:rPr>
      </w:pPr>
      <w:ins w:id="673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4F50A643" w14:textId="77777777" w:rsidTr="00A71F46">
        <w:trPr>
          <w:cnfStyle w:val="100000000000" w:firstRow="1" w:lastRow="0" w:firstColumn="0" w:lastColumn="0" w:oddVBand="0" w:evenVBand="0" w:oddHBand="0" w:evenHBand="0" w:firstRowFirstColumn="0" w:firstRowLastColumn="0" w:lastRowFirstColumn="0" w:lastRowLastColumn="0"/>
          <w:ins w:id="67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A6D6E6" w14:textId="77777777" w:rsidR="00A71F46" w:rsidRDefault="00A71F46" w:rsidP="00A71F46">
            <w:pPr>
              <w:pStyle w:val="Beschriftung"/>
              <w:rPr>
                <w:ins w:id="6739" w:author="Andreas Kuehne" w:date="2019-05-31T12:40:00Z"/>
              </w:rPr>
            </w:pPr>
            <w:ins w:id="6740" w:author="Andreas Kuehne" w:date="2019-05-31T12:40:00Z">
              <w:r>
                <w:t>Element</w:t>
              </w:r>
            </w:ins>
          </w:p>
        </w:tc>
        <w:tc>
          <w:tcPr>
            <w:tcW w:w="4675" w:type="dxa"/>
          </w:tcPr>
          <w:p w14:paraId="318F004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41" w:author="Andreas Kuehne" w:date="2019-05-31T12:40:00Z"/>
              </w:rPr>
            </w:pPr>
            <w:ins w:id="6742" w:author="Andreas Kuehne" w:date="2019-05-31T12:40:00Z">
              <w:r>
                <w:t>Implementing JSON member name</w:t>
              </w:r>
            </w:ins>
          </w:p>
        </w:tc>
        <w:tc>
          <w:tcPr>
            <w:tcW w:w="4675" w:type="dxa"/>
          </w:tcPr>
          <w:p w14:paraId="5609C17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43" w:author="Andreas Kuehne" w:date="2019-05-31T12:40:00Z"/>
              </w:rPr>
            </w:pPr>
            <w:ins w:id="6744" w:author="Andreas Kuehne" w:date="2019-05-31T12:40:00Z">
              <w:r>
                <w:t>Comments</w:t>
              </w:r>
            </w:ins>
          </w:p>
        </w:tc>
      </w:tr>
      <w:tr w:rsidR="00A71F46" w14:paraId="1C66F9EA" w14:textId="77777777" w:rsidTr="00A71F46">
        <w:trPr>
          <w:ins w:id="67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07279D" w14:textId="77777777" w:rsidR="00A71F46" w:rsidRPr="002062A5" w:rsidRDefault="00A71F46" w:rsidP="00A71F46">
            <w:pPr>
              <w:pStyle w:val="Beschriftung"/>
              <w:rPr>
                <w:ins w:id="6746" w:author="Andreas Kuehne" w:date="2019-05-31T12:40:00Z"/>
                <w:rStyle w:val="Datatype"/>
                <w:b w:val="0"/>
                <w:bCs w:val="0"/>
              </w:rPr>
            </w:pPr>
            <w:ins w:id="6747" w:author="Andreas Kuehne" w:date="2019-05-31T12:40:00Z">
              <w:r w:rsidRPr="002062A5">
                <w:rPr>
                  <w:rStyle w:val="Datatype"/>
                </w:rPr>
                <w:t>Transforms</w:t>
              </w:r>
            </w:ins>
          </w:p>
        </w:tc>
        <w:tc>
          <w:tcPr>
            <w:tcW w:w="4675" w:type="dxa"/>
          </w:tcPr>
          <w:p w14:paraId="0187929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48" w:author="Andreas Kuehne" w:date="2019-05-31T12:40:00Z"/>
                <w:rStyle w:val="Datatype"/>
              </w:rPr>
            </w:pPr>
            <w:ins w:id="6749" w:author="Andreas Kuehne" w:date="2019-05-31T12:40:00Z">
              <w:r w:rsidRPr="002062A5">
                <w:rPr>
                  <w:rStyle w:val="Datatype"/>
                </w:rPr>
                <w:t>transforms</w:t>
              </w:r>
            </w:ins>
          </w:p>
        </w:tc>
        <w:tc>
          <w:tcPr>
            <w:tcW w:w="4675" w:type="dxa"/>
          </w:tcPr>
          <w:p w14:paraId="4910966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750" w:author="Andreas Kuehne" w:date="2019-05-31T12:40:00Z"/>
              </w:rPr>
            </w:pPr>
            <w:customXmlInsRangeStart w:id="6751" w:author="Andreas Kuehne" w:date="2019-05-31T12:40:00Z"/>
            <w:sdt>
              <w:sdtPr>
                <w:alias w:val="dss2-SignedReferenceType.transforms"/>
                <w:tag w:val="dss2-SignedReferenceType.-jsonComment.Transforms"/>
                <w:id w:val="1515726601"/>
                <w:showingPlcHdr/>
              </w:sdtPr>
              <w:sdtContent>
                <w:customXmlInsRangeEnd w:id="6751"/>
                <w:ins w:id="6752" w:author="Andreas Kuehne" w:date="2019-05-31T12:40:00Z">
                  <w:r>
                    <w:rPr>
                      <w:color w:val="19D131"/>
                    </w:rPr>
                    <w:t>[]</w:t>
                  </w:r>
                </w:ins>
                <w:customXmlInsRangeStart w:id="6753" w:author="Andreas Kuehne" w:date="2019-05-31T12:40:00Z"/>
              </w:sdtContent>
            </w:sdt>
            <w:customXmlInsRangeEnd w:id="6753"/>
          </w:p>
        </w:tc>
      </w:tr>
      <w:tr w:rsidR="00A71F46" w14:paraId="5CFD2E0B" w14:textId="77777777" w:rsidTr="00A71F46">
        <w:trPr>
          <w:ins w:id="67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8E34B0" w14:textId="77777777" w:rsidR="00A71F46" w:rsidRPr="002062A5" w:rsidRDefault="00A71F46" w:rsidP="00A71F46">
            <w:pPr>
              <w:pStyle w:val="Beschriftung"/>
              <w:rPr>
                <w:ins w:id="6755" w:author="Andreas Kuehne" w:date="2019-05-31T12:40:00Z"/>
                <w:rStyle w:val="Datatype"/>
                <w:b w:val="0"/>
                <w:bCs w:val="0"/>
              </w:rPr>
            </w:pPr>
            <w:ins w:id="6756" w:author="Andreas Kuehne" w:date="2019-05-31T12:40:00Z">
              <w:r w:rsidRPr="002062A5">
                <w:rPr>
                  <w:rStyle w:val="Datatype"/>
                </w:rPr>
                <w:t>WhichDocument</w:t>
              </w:r>
            </w:ins>
          </w:p>
        </w:tc>
        <w:tc>
          <w:tcPr>
            <w:tcW w:w="4675" w:type="dxa"/>
          </w:tcPr>
          <w:p w14:paraId="2B8823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57" w:author="Andreas Kuehne" w:date="2019-05-31T12:40:00Z"/>
                <w:rStyle w:val="Datatype"/>
              </w:rPr>
            </w:pPr>
            <w:ins w:id="6758" w:author="Andreas Kuehne" w:date="2019-05-31T12:40:00Z">
              <w:r w:rsidRPr="002062A5">
                <w:rPr>
                  <w:rStyle w:val="Datatype"/>
                </w:rPr>
                <w:t>whichDoc</w:t>
              </w:r>
            </w:ins>
          </w:p>
        </w:tc>
        <w:tc>
          <w:tcPr>
            <w:tcW w:w="4675" w:type="dxa"/>
          </w:tcPr>
          <w:p w14:paraId="20D9C23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759" w:author="Andreas Kuehne" w:date="2019-05-31T12:40:00Z"/>
              </w:rPr>
            </w:pPr>
            <w:customXmlInsRangeStart w:id="6760" w:author="Andreas Kuehne" w:date="2019-05-31T12:40:00Z"/>
            <w:sdt>
              <w:sdtPr>
                <w:alias w:val="dss2-SignedReferenceType.whichDoc"/>
                <w:tag w:val="dss2-SignedReferenceType.-jsonComment.WhichDocument"/>
                <w:id w:val="-943835402"/>
                <w:showingPlcHdr/>
              </w:sdtPr>
              <w:sdtContent>
                <w:customXmlInsRangeEnd w:id="6760"/>
                <w:ins w:id="6761" w:author="Andreas Kuehne" w:date="2019-05-31T12:40:00Z">
                  <w:r>
                    <w:rPr>
                      <w:color w:val="19D131"/>
                    </w:rPr>
                    <w:t>[]</w:t>
                  </w:r>
                </w:ins>
                <w:customXmlInsRangeStart w:id="6762" w:author="Andreas Kuehne" w:date="2019-05-31T12:40:00Z"/>
              </w:sdtContent>
            </w:sdt>
            <w:customXmlInsRangeEnd w:id="6762"/>
          </w:p>
        </w:tc>
      </w:tr>
      <w:tr w:rsidR="00A71F46" w14:paraId="7872AD3D" w14:textId="77777777" w:rsidTr="00A71F46">
        <w:trPr>
          <w:ins w:id="67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7DC4950" w14:textId="77777777" w:rsidR="00A71F46" w:rsidRPr="002062A5" w:rsidRDefault="00A71F46" w:rsidP="00A71F46">
            <w:pPr>
              <w:pStyle w:val="Beschriftung"/>
              <w:rPr>
                <w:ins w:id="6764" w:author="Andreas Kuehne" w:date="2019-05-31T12:40:00Z"/>
                <w:rStyle w:val="Datatype"/>
                <w:b w:val="0"/>
                <w:bCs w:val="0"/>
              </w:rPr>
            </w:pPr>
            <w:ins w:id="6765" w:author="Andreas Kuehne" w:date="2019-05-31T12:40:00Z">
              <w:r w:rsidRPr="002062A5">
                <w:rPr>
                  <w:rStyle w:val="Datatype"/>
                </w:rPr>
                <w:t>RefURI</w:t>
              </w:r>
            </w:ins>
          </w:p>
        </w:tc>
        <w:tc>
          <w:tcPr>
            <w:tcW w:w="4675" w:type="dxa"/>
          </w:tcPr>
          <w:p w14:paraId="58F582C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66" w:author="Andreas Kuehne" w:date="2019-05-31T12:40:00Z"/>
                <w:rStyle w:val="Datatype"/>
              </w:rPr>
            </w:pPr>
            <w:ins w:id="6767" w:author="Andreas Kuehne" w:date="2019-05-31T12:40:00Z">
              <w:r w:rsidRPr="002062A5">
                <w:rPr>
                  <w:rStyle w:val="Datatype"/>
                </w:rPr>
                <w:t>refURI</w:t>
              </w:r>
            </w:ins>
          </w:p>
        </w:tc>
        <w:tc>
          <w:tcPr>
            <w:tcW w:w="4675" w:type="dxa"/>
          </w:tcPr>
          <w:p w14:paraId="5DA75B9E"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768" w:author="Andreas Kuehne" w:date="2019-05-31T12:40:00Z"/>
              </w:rPr>
            </w:pPr>
            <w:customXmlInsRangeStart w:id="6769" w:author="Andreas Kuehne" w:date="2019-05-31T12:40:00Z"/>
            <w:sdt>
              <w:sdtPr>
                <w:alias w:val="dss2-SignedReferenceType.refURI"/>
                <w:tag w:val="dss2-SignedReferenceType.-jsonComment.RefURI"/>
                <w:id w:val="-734083037"/>
                <w:showingPlcHdr/>
              </w:sdtPr>
              <w:sdtContent>
                <w:customXmlInsRangeEnd w:id="6769"/>
                <w:ins w:id="6770" w:author="Andreas Kuehne" w:date="2019-05-31T12:40:00Z">
                  <w:r>
                    <w:rPr>
                      <w:color w:val="19D131"/>
                    </w:rPr>
                    <w:t>[]</w:t>
                  </w:r>
                </w:ins>
                <w:customXmlInsRangeStart w:id="6771" w:author="Andreas Kuehne" w:date="2019-05-31T12:40:00Z"/>
              </w:sdtContent>
            </w:sdt>
            <w:customXmlInsRangeEnd w:id="6771"/>
          </w:p>
        </w:tc>
      </w:tr>
      <w:tr w:rsidR="00A71F46" w14:paraId="0F9C31AD" w14:textId="77777777" w:rsidTr="00A71F46">
        <w:trPr>
          <w:ins w:id="67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CEC21" w14:textId="77777777" w:rsidR="00A71F46" w:rsidRPr="002062A5" w:rsidRDefault="00A71F46" w:rsidP="00A71F46">
            <w:pPr>
              <w:pStyle w:val="Beschriftung"/>
              <w:rPr>
                <w:ins w:id="6773" w:author="Andreas Kuehne" w:date="2019-05-31T12:40:00Z"/>
                <w:rStyle w:val="Datatype"/>
                <w:b w:val="0"/>
                <w:bCs w:val="0"/>
              </w:rPr>
            </w:pPr>
            <w:ins w:id="6774" w:author="Andreas Kuehne" w:date="2019-05-31T12:40:00Z">
              <w:r w:rsidRPr="002062A5">
                <w:rPr>
                  <w:rStyle w:val="Datatype"/>
                </w:rPr>
                <w:t>RefId</w:t>
              </w:r>
            </w:ins>
          </w:p>
        </w:tc>
        <w:tc>
          <w:tcPr>
            <w:tcW w:w="4675" w:type="dxa"/>
          </w:tcPr>
          <w:p w14:paraId="07AB884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75" w:author="Andreas Kuehne" w:date="2019-05-31T12:40:00Z"/>
                <w:rStyle w:val="Datatype"/>
              </w:rPr>
            </w:pPr>
            <w:ins w:id="6776" w:author="Andreas Kuehne" w:date="2019-05-31T12:40:00Z">
              <w:r w:rsidRPr="002062A5">
                <w:rPr>
                  <w:rStyle w:val="Datatype"/>
                </w:rPr>
                <w:t>refId</w:t>
              </w:r>
            </w:ins>
          </w:p>
        </w:tc>
        <w:tc>
          <w:tcPr>
            <w:tcW w:w="4675" w:type="dxa"/>
          </w:tcPr>
          <w:p w14:paraId="5A97E0E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777" w:author="Andreas Kuehne" w:date="2019-05-31T12:40:00Z"/>
              </w:rPr>
            </w:pPr>
            <w:customXmlInsRangeStart w:id="6778" w:author="Andreas Kuehne" w:date="2019-05-31T12:40:00Z"/>
            <w:sdt>
              <w:sdtPr>
                <w:alias w:val="dss2-SignedReferenceType.refId"/>
                <w:tag w:val="dss2-SignedReferenceType.-jsonComment.RefId"/>
                <w:id w:val="1370260794"/>
                <w:showingPlcHdr/>
              </w:sdtPr>
              <w:sdtContent>
                <w:customXmlInsRangeEnd w:id="6778"/>
                <w:ins w:id="6779" w:author="Andreas Kuehne" w:date="2019-05-31T12:40:00Z">
                  <w:r>
                    <w:rPr>
                      <w:color w:val="19D131"/>
                    </w:rPr>
                    <w:t>[]</w:t>
                  </w:r>
                </w:ins>
                <w:customXmlInsRangeStart w:id="6780" w:author="Andreas Kuehne" w:date="2019-05-31T12:40:00Z"/>
              </w:sdtContent>
            </w:sdt>
            <w:customXmlInsRangeEnd w:id="6780"/>
          </w:p>
        </w:tc>
      </w:tr>
    </w:tbl>
    <w:p w14:paraId="762A63F4" w14:textId="77777777" w:rsidR="00A71F46" w:rsidRPr="0202B381" w:rsidRDefault="00A71F46" w:rsidP="00A71F46">
      <w:pPr>
        <w:rPr>
          <w:ins w:id="6781" w:author="Andreas Kuehne" w:date="2019-05-31T12:40:00Z"/>
        </w:rPr>
      </w:pPr>
      <w:ins w:id="6782"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3498AFD" w14:textId="77777777" w:rsidR="00A71F46" w:rsidRDefault="00A71F46" w:rsidP="00A71F46">
      <w:pPr>
        <w:pStyle w:val="Code"/>
        <w:spacing w:line="259" w:lineRule="auto"/>
        <w:rPr>
          <w:ins w:id="6783" w:author="Andreas Kuehne" w:date="2019-05-31T12:40:00Z"/>
        </w:rPr>
      </w:pPr>
      <w:ins w:id="6784" w:author="Andreas Kuehne" w:date="2019-05-31T12:40:00Z">
        <w:r>
          <w:rPr>
            <w:color w:val="31849B" w:themeColor="accent5" w:themeShade="BF"/>
          </w:rPr>
          <w:t>"dss2-SignedReferenceType"</w:t>
        </w:r>
        <w:r>
          <w:t>: {</w:t>
        </w:r>
      </w:ins>
    </w:p>
    <w:p w14:paraId="4765F5C9" w14:textId="77777777" w:rsidR="00A71F46" w:rsidRDefault="00A71F46" w:rsidP="00A71F46">
      <w:pPr>
        <w:pStyle w:val="Code"/>
        <w:spacing w:line="259" w:lineRule="auto"/>
        <w:rPr>
          <w:ins w:id="6785" w:author="Andreas Kuehne" w:date="2019-05-31T12:40:00Z"/>
        </w:rPr>
      </w:pPr>
      <w:ins w:id="6786" w:author="Andreas Kuehne" w:date="2019-05-31T12:40:00Z">
        <w:r>
          <w:rPr>
            <w:color w:val="31849B" w:themeColor="accent5" w:themeShade="BF"/>
          </w:rPr>
          <w:t xml:space="preserve">  "type"</w:t>
        </w:r>
        <w:r>
          <w:t xml:space="preserve">: </w:t>
        </w:r>
        <w:r>
          <w:rPr>
            <w:color w:val="244061" w:themeColor="accent1" w:themeShade="80"/>
          </w:rPr>
          <w:t>"object",</w:t>
        </w:r>
      </w:ins>
    </w:p>
    <w:p w14:paraId="2D92ECBF" w14:textId="77777777" w:rsidR="00A71F46" w:rsidRDefault="00A71F46" w:rsidP="00A71F46">
      <w:pPr>
        <w:pStyle w:val="Code"/>
        <w:spacing w:line="259" w:lineRule="auto"/>
        <w:rPr>
          <w:ins w:id="6787" w:author="Andreas Kuehne" w:date="2019-05-31T12:40:00Z"/>
        </w:rPr>
      </w:pPr>
      <w:ins w:id="6788" w:author="Andreas Kuehne" w:date="2019-05-31T12:40:00Z">
        <w:r>
          <w:rPr>
            <w:color w:val="31849B" w:themeColor="accent5" w:themeShade="BF"/>
          </w:rPr>
          <w:t xml:space="preserve">  "properties"</w:t>
        </w:r>
        <w:r>
          <w:t>: {</w:t>
        </w:r>
      </w:ins>
    </w:p>
    <w:p w14:paraId="78913539" w14:textId="77777777" w:rsidR="00A71F46" w:rsidRDefault="00A71F46" w:rsidP="00A71F46">
      <w:pPr>
        <w:pStyle w:val="Code"/>
        <w:spacing w:line="259" w:lineRule="auto"/>
        <w:rPr>
          <w:ins w:id="6789" w:author="Andreas Kuehne" w:date="2019-05-31T12:40:00Z"/>
        </w:rPr>
      </w:pPr>
      <w:ins w:id="6790" w:author="Andreas Kuehne" w:date="2019-05-31T12:40:00Z">
        <w:r>
          <w:rPr>
            <w:color w:val="31849B" w:themeColor="accent5" w:themeShade="BF"/>
          </w:rPr>
          <w:t xml:space="preserve">    "transforms"</w:t>
        </w:r>
        <w:r>
          <w:t>: {</w:t>
        </w:r>
      </w:ins>
    </w:p>
    <w:p w14:paraId="75B3C3BD" w14:textId="77777777" w:rsidR="00A71F46" w:rsidRDefault="00A71F46" w:rsidP="00A71F46">
      <w:pPr>
        <w:pStyle w:val="Code"/>
        <w:spacing w:line="259" w:lineRule="auto"/>
        <w:rPr>
          <w:ins w:id="6791" w:author="Andreas Kuehne" w:date="2019-05-31T12:40:00Z"/>
        </w:rPr>
      </w:pPr>
      <w:ins w:id="6792"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0C692991" w14:textId="77777777" w:rsidR="00A71F46" w:rsidRDefault="00A71F46" w:rsidP="00A71F46">
      <w:pPr>
        <w:pStyle w:val="Code"/>
        <w:spacing w:line="259" w:lineRule="auto"/>
        <w:rPr>
          <w:ins w:id="6793" w:author="Andreas Kuehne" w:date="2019-05-31T12:40:00Z"/>
        </w:rPr>
      </w:pPr>
      <w:ins w:id="6794" w:author="Andreas Kuehne" w:date="2019-05-31T12:40:00Z">
        <w:r>
          <w:t xml:space="preserve">    },</w:t>
        </w:r>
      </w:ins>
    </w:p>
    <w:p w14:paraId="396C558D" w14:textId="77777777" w:rsidR="00A71F46" w:rsidRDefault="00A71F46" w:rsidP="00A71F46">
      <w:pPr>
        <w:pStyle w:val="Code"/>
        <w:spacing w:line="259" w:lineRule="auto"/>
        <w:rPr>
          <w:ins w:id="6795" w:author="Andreas Kuehne" w:date="2019-05-31T12:40:00Z"/>
        </w:rPr>
      </w:pPr>
      <w:ins w:id="6796" w:author="Andreas Kuehne" w:date="2019-05-31T12:40:00Z">
        <w:r>
          <w:rPr>
            <w:color w:val="31849B" w:themeColor="accent5" w:themeShade="BF"/>
          </w:rPr>
          <w:t xml:space="preserve">    "whichDoc"</w:t>
        </w:r>
        <w:r>
          <w:t>: {</w:t>
        </w:r>
      </w:ins>
    </w:p>
    <w:p w14:paraId="0C1ACCB4" w14:textId="77777777" w:rsidR="00A71F46" w:rsidRDefault="00A71F46" w:rsidP="00A71F46">
      <w:pPr>
        <w:pStyle w:val="Code"/>
        <w:spacing w:line="259" w:lineRule="auto"/>
        <w:rPr>
          <w:ins w:id="6797" w:author="Andreas Kuehne" w:date="2019-05-31T12:40:00Z"/>
        </w:rPr>
      </w:pPr>
      <w:ins w:id="6798" w:author="Andreas Kuehne" w:date="2019-05-31T12:40:00Z">
        <w:r>
          <w:rPr>
            <w:color w:val="31849B" w:themeColor="accent5" w:themeShade="BF"/>
          </w:rPr>
          <w:t xml:space="preserve">      "type"</w:t>
        </w:r>
        <w:r>
          <w:t xml:space="preserve">: </w:t>
        </w:r>
        <w:r>
          <w:rPr>
            <w:color w:val="244061" w:themeColor="accent1" w:themeShade="80"/>
          </w:rPr>
          <w:t>"string"</w:t>
        </w:r>
      </w:ins>
    </w:p>
    <w:p w14:paraId="7B2BDDFE" w14:textId="77777777" w:rsidR="00A71F46" w:rsidRDefault="00A71F46" w:rsidP="00A71F46">
      <w:pPr>
        <w:pStyle w:val="Code"/>
        <w:spacing w:line="259" w:lineRule="auto"/>
        <w:rPr>
          <w:ins w:id="6799" w:author="Andreas Kuehne" w:date="2019-05-31T12:40:00Z"/>
        </w:rPr>
      </w:pPr>
      <w:ins w:id="6800" w:author="Andreas Kuehne" w:date="2019-05-31T12:40:00Z">
        <w:r>
          <w:t xml:space="preserve">    },</w:t>
        </w:r>
      </w:ins>
    </w:p>
    <w:p w14:paraId="5CF059D9" w14:textId="77777777" w:rsidR="00A71F46" w:rsidRDefault="00A71F46" w:rsidP="00A71F46">
      <w:pPr>
        <w:pStyle w:val="Code"/>
        <w:spacing w:line="259" w:lineRule="auto"/>
        <w:rPr>
          <w:ins w:id="6801" w:author="Andreas Kuehne" w:date="2019-05-31T12:40:00Z"/>
        </w:rPr>
      </w:pPr>
      <w:ins w:id="6802" w:author="Andreas Kuehne" w:date="2019-05-31T12:40:00Z">
        <w:r>
          <w:rPr>
            <w:color w:val="31849B" w:themeColor="accent5" w:themeShade="BF"/>
          </w:rPr>
          <w:t xml:space="preserve">    "refURI"</w:t>
        </w:r>
        <w:r>
          <w:t>: {</w:t>
        </w:r>
      </w:ins>
    </w:p>
    <w:p w14:paraId="0BB3CE59" w14:textId="77777777" w:rsidR="00A71F46" w:rsidRDefault="00A71F46" w:rsidP="00A71F46">
      <w:pPr>
        <w:pStyle w:val="Code"/>
        <w:spacing w:line="259" w:lineRule="auto"/>
        <w:rPr>
          <w:ins w:id="6803" w:author="Andreas Kuehne" w:date="2019-05-31T12:40:00Z"/>
        </w:rPr>
      </w:pPr>
      <w:ins w:id="6804"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0BFFF11F" w14:textId="77777777" w:rsidR="00A71F46" w:rsidRDefault="00A71F46" w:rsidP="00A71F46">
      <w:pPr>
        <w:pStyle w:val="Code"/>
        <w:spacing w:line="259" w:lineRule="auto"/>
        <w:rPr>
          <w:ins w:id="6805" w:author="Andreas Kuehne" w:date="2019-05-31T12:40:00Z"/>
        </w:rPr>
      </w:pPr>
      <w:ins w:id="6806" w:author="Andreas Kuehne" w:date="2019-05-31T12:40:00Z">
        <w:r>
          <w:t xml:space="preserve">    },</w:t>
        </w:r>
      </w:ins>
    </w:p>
    <w:p w14:paraId="74D1DBFE" w14:textId="77777777" w:rsidR="00A71F46" w:rsidRDefault="00A71F46" w:rsidP="00A71F46">
      <w:pPr>
        <w:pStyle w:val="Code"/>
        <w:spacing w:line="259" w:lineRule="auto"/>
        <w:rPr>
          <w:ins w:id="6807" w:author="Andreas Kuehne" w:date="2019-05-31T12:40:00Z"/>
        </w:rPr>
      </w:pPr>
      <w:ins w:id="6808" w:author="Andreas Kuehne" w:date="2019-05-31T12:40:00Z">
        <w:r>
          <w:rPr>
            <w:color w:val="31849B" w:themeColor="accent5" w:themeShade="BF"/>
          </w:rPr>
          <w:t xml:space="preserve">    "refId"</w:t>
        </w:r>
        <w:r>
          <w:t>: {</w:t>
        </w:r>
      </w:ins>
    </w:p>
    <w:p w14:paraId="31F1A625" w14:textId="77777777" w:rsidR="00A71F46" w:rsidRDefault="00A71F46" w:rsidP="00A71F46">
      <w:pPr>
        <w:pStyle w:val="Code"/>
        <w:spacing w:line="259" w:lineRule="auto"/>
        <w:rPr>
          <w:ins w:id="6809" w:author="Andreas Kuehne" w:date="2019-05-31T12:40:00Z"/>
        </w:rPr>
      </w:pPr>
      <w:ins w:id="6810" w:author="Andreas Kuehne" w:date="2019-05-31T12:40:00Z">
        <w:r>
          <w:rPr>
            <w:color w:val="31849B" w:themeColor="accent5" w:themeShade="BF"/>
          </w:rPr>
          <w:t xml:space="preserve">      "type"</w:t>
        </w:r>
        <w:r>
          <w:t xml:space="preserve">: </w:t>
        </w:r>
        <w:r>
          <w:rPr>
            <w:color w:val="244061" w:themeColor="accent1" w:themeShade="80"/>
          </w:rPr>
          <w:t>"string"</w:t>
        </w:r>
      </w:ins>
    </w:p>
    <w:p w14:paraId="1E7FB17C" w14:textId="77777777" w:rsidR="00A71F46" w:rsidRDefault="00A71F46" w:rsidP="00A71F46">
      <w:pPr>
        <w:pStyle w:val="Code"/>
        <w:spacing w:line="259" w:lineRule="auto"/>
        <w:rPr>
          <w:ins w:id="6811" w:author="Andreas Kuehne" w:date="2019-05-31T12:40:00Z"/>
        </w:rPr>
      </w:pPr>
      <w:ins w:id="6812" w:author="Andreas Kuehne" w:date="2019-05-31T12:40:00Z">
        <w:r>
          <w:t xml:space="preserve">    }</w:t>
        </w:r>
      </w:ins>
    </w:p>
    <w:p w14:paraId="23C8A5EF" w14:textId="77777777" w:rsidR="00A71F46" w:rsidRDefault="00A71F46" w:rsidP="00A71F46">
      <w:pPr>
        <w:pStyle w:val="Code"/>
        <w:spacing w:line="259" w:lineRule="auto"/>
        <w:rPr>
          <w:ins w:id="6813" w:author="Andreas Kuehne" w:date="2019-05-31T12:40:00Z"/>
        </w:rPr>
      </w:pPr>
      <w:ins w:id="6814" w:author="Andreas Kuehne" w:date="2019-05-31T12:40:00Z">
        <w:r>
          <w:t xml:space="preserve">  },</w:t>
        </w:r>
      </w:ins>
    </w:p>
    <w:p w14:paraId="63928B07" w14:textId="77777777" w:rsidR="00A71F46" w:rsidRDefault="00A71F46" w:rsidP="00A71F46">
      <w:pPr>
        <w:pStyle w:val="Code"/>
        <w:spacing w:line="259" w:lineRule="auto"/>
        <w:rPr>
          <w:ins w:id="6815" w:author="Andreas Kuehne" w:date="2019-05-31T12:40:00Z"/>
        </w:rPr>
      </w:pPr>
      <w:ins w:id="6816" w:author="Andreas Kuehne" w:date="2019-05-31T12:40:00Z">
        <w:r>
          <w:rPr>
            <w:color w:val="31849B" w:themeColor="accent5" w:themeShade="BF"/>
          </w:rPr>
          <w:t xml:space="preserve">  "required"</w:t>
        </w:r>
        <w:r>
          <w:t>: [</w:t>
        </w:r>
        <w:r>
          <w:rPr>
            <w:color w:val="244061" w:themeColor="accent1" w:themeShade="80"/>
          </w:rPr>
          <w:t>"whichDoc"</w:t>
        </w:r>
        <w:r>
          <w:t>]</w:t>
        </w:r>
      </w:ins>
    </w:p>
    <w:p w14:paraId="07EC7725" w14:textId="77777777" w:rsidR="00A71F46" w:rsidRDefault="00A71F46" w:rsidP="00A71F46">
      <w:pPr>
        <w:pStyle w:val="Code"/>
        <w:spacing w:line="259" w:lineRule="auto"/>
        <w:rPr>
          <w:ins w:id="6817" w:author="Andreas Kuehne" w:date="2019-05-31T12:40:00Z"/>
        </w:rPr>
      </w:pPr>
      <w:ins w:id="6818" w:author="Andreas Kuehne" w:date="2019-05-31T12:40:00Z">
        <w:r>
          <w:t>}</w:t>
        </w:r>
      </w:ins>
    </w:p>
    <w:p w14:paraId="15A373A0" w14:textId="77777777" w:rsidR="00A71F46" w:rsidRDefault="00A71F46" w:rsidP="00A71F46">
      <w:pPr>
        <w:rPr>
          <w:ins w:id="6819" w:author="Andreas Kuehne" w:date="2019-05-31T12:40:00Z"/>
        </w:rPr>
      </w:pPr>
      <w:customXmlInsRangeStart w:id="6820" w:author="Andreas Kuehne" w:date="2019-05-31T12:40:00Z"/>
      <w:sdt>
        <w:sdtPr>
          <w:tag w:val="dss2-SignedReferenceType.-jsonSchema"/>
          <w:id w:val="1611391987"/>
          <w:showingPlcHdr/>
        </w:sdtPr>
        <w:sdtContent>
          <w:customXmlInsRangeEnd w:id="6820"/>
          <w:ins w:id="6821" w:author="Andreas Kuehne" w:date="2019-05-31T12:40:00Z">
            <w:r>
              <w:rPr>
                <w:color w:val="19D131"/>
              </w:rPr>
              <w:t>[component SignedReference JSON schema details]</w:t>
            </w:r>
          </w:ins>
          <w:customXmlInsRangeStart w:id="6822" w:author="Andreas Kuehne" w:date="2019-05-31T12:40:00Z"/>
        </w:sdtContent>
      </w:sdt>
      <w:customXmlInsRangeEnd w:id="6822"/>
    </w:p>
    <w:p w14:paraId="3A9788E8" w14:textId="77777777" w:rsidR="00A71F46" w:rsidRDefault="00A71F46" w:rsidP="00A71F46">
      <w:pPr>
        <w:pStyle w:val="berschrift4"/>
        <w:numPr>
          <w:ilvl w:val="3"/>
          <w:numId w:val="3"/>
        </w:numPr>
        <w:rPr>
          <w:ins w:id="6823" w:author="Andreas Kuehne" w:date="2019-05-31T12:40:00Z"/>
        </w:rPr>
      </w:pPr>
      <w:ins w:id="6824" w:author="Andreas Kuehne" w:date="2019-05-31T12:40:00Z">
        <w:r>
          <w:t>SignedReference – XML Syntax</w:t>
        </w:r>
      </w:ins>
    </w:p>
    <w:p w14:paraId="626C0691" w14:textId="77777777" w:rsidR="00A71F46" w:rsidRPr="5404FA76" w:rsidRDefault="00A71F46" w:rsidP="00A71F46">
      <w:pPr>
        <w:rPr>
          <w:ins w:id="6825" w:author="Andreas Kuehne" w:date="2019-05-31T12:40:00Z"/>
        </w:rPr>
      </w:pPr>
      <w:ins w:id="6826" w:author="Andreas Kuehne" w:date="2019-05-31T12:40:00Z">
        <w:r w:rsidRPr="0CCF9147">
          <w:t xml:space="preserve">The XML type </w:t>
        </w:r>
        <w:r w:rsidRPr="002062A5">
          <w:rPr>
            <w:rFonts w:ascii="Courier New" w:eastAsia="Courier New" w:hAnsi="Courier New" w:cs="Courier New"/>
          </w:rPr>
          <w:t>SignedReferenceType</w:t>
        </w:r>
        <w:r w:rsidRPr="0CCF9147">
          <w:t xml:space="preserve"> SHALL implement the requirements defined in the </w:t>
        </w:r>
        <w:r w:rsidRPr="002062A5">
          <w:rPr>
            <w:rFonts w:ascii="Courier New" w:eastAsia="Courier New" w:hAnsi="Courier New" w:cs="Courier New"/>
          </w:rPr>
          <w:t>SignedReference</w:t>
        </w:r>
        <w:r>
          <w:t xml:space="preserve"> </w:t>
        </w:r>
        <w:r w:rsidRPr="005A6FFD">
          <w:t>component.</w:t>
        </w:r>
      </w:ins>
    </w:p>
    <w:p w14:paraId="6544E428" w14:textId="77777777" w:rsidR="00A71F46" w:rsidRDefault="00A71F46" w:rsidP="00A71F46">
      <w:pPr>
        <w:rPr>
          <w:ins w:id="6827" w:author="Andreas Kuehne" w:date="2019-05-31T12:40:00Z"/>
        </w:rPr>
      </w:pPr>
      <w:ins w:id="6828" w:author="Andreas Kuehne" w:date="2019-05-31T12:40:00Z">
        <w:r w:rsidRPr="005A6FFD">
          <w:rPr>
            <w:rFonts w:eastAsia="Arial"/>
          </w:rPr>
          <w:t xml:space="preserve">The </w:t>
        </w:r>
        <w:r w:rsidRPr="002062A5">
          <w:rPr>
            <w:rFonts w:ascii="Courier New" w:eastAsia="Courier New" w:hAnsi="Courier New" w:cs="Courier New"/>
          </w:rPr>
          <w:t>SignedReferenceType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EF1B98F" w14:textId="77777777" w:rsidR="00A71F46" w:rsidRDefault="00A71F46" w:rsidP="00A71F46">
      <w:pPr>
        <w:pStyle w:val="Code"/>
        <w:rPr>
          <w:ins w:id="6829" w:author="Andreas Kuehne" w:date="2019-05-31T12:40:00Z"/>
        </w:rPr>
      </w:pPr>
      <w:ins w:id="683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SignedReferenceType</w:t>
        </w:r>
        <w:r>
          <w:rPr>
            <w:color w:val="943634" w:themeColor="accent2" w:themeShade="BF"/>
          </w:rPr>
          <w:t>"</w:t>
        </w:r>
        <w:r>
          <w:rPr>
            <w:color w:val="31849B" w:themeColor="accent5" w:themeShade="BF"/>
          </w:rPr>
          <w:t>&gt;</w:t>
        </w:r>
      </w:ins>
    </w:p>
    <w:p w14:paraId="3A68736C" w14:textId="77777777" w:rsidR="00A71F46" w:rsidRDefault="00A71F46" w:rsidP="00A71F46">
      <w:pPr>
        <w:pStyle w:val="Code"/>
        <w:rPr>
          <w:ins w:id="6831" w:author="Andreas Kuehne" w:date="2019-05-31T12:40:00Z"/>
        </w:rPr>
      </w:pPr>
      <w:ins w:id="6832" w:author="Andreas Kuehne" w:date="2019-05-31T12:40:00Z">
        <w:r>
          <w:rPr>
            <w:color w:val="31849B" w:themeColor="accent5" w:themeShade="BF"/>
          </w:rPr>
          <w:t xml:space="preserve">  &lt;xs:sequence&gt;</w:t>
        </w:r>
      </w:ins>
    </w:p>
    <w:p w14:paraId="5420D338" w14:textId="77777777" w:rsidR="00A71F46" w:rsidRDefault="00A71F46" w:rsidP="00A71F46">
      <w:pPr>
        <w:pStyle w:val="Code"/>
        <w:rPr>
          <w:ins w:id="6833" w:author="Andreas Kuehne" w:date="2019-05-31T12:40:00Z"/>
        </w:rPr>
      </w:pPr>
      <w:ins w:id="68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53F525" w14:textId="77777777" w:rsidR="00A71F46" w:rsidRDefault="00A71F46" w:rsidP="00A71F46">
      <w:pPr>
        <w:pStyle w:val="Code"/>
        <w:rPr>
          <w:ins w:id="6835" w:author="Andreas Kuehne" w:date="2019-05-31T12:40:00Z"/>
        </w:rPr>
      </w:pPr>
      <w:ins w:id="6836" w:author="Andreas Kuehne" w:date="2019-05-31T12:40:00Z">
        <w:r>
          <w:rPr>
            <w:color w:val="31849B" w:themeColor="accent5" w:themeShade="BF"/>
          </w:rPr>
          <w:t xml:space="preserve">  &lt;/xs:sequence&gt;</w:t>
        </w:r>
      </w:ins>
    </w:p>
    <w:p w14:paraId="51F05233" w14:textId="77777777" w:rsidR="00A71F46" w:rsidRDefault="00A71F46" w:rsidP="00A71F46">
      <w:pPr>
        <w:pStyle w:val="Code"/>
        <w:rPr>
          <w:ins w:id="6837" w:author="Andreas Kuehne" w:date="2019-05-31T12:40:00Z"/>
        </w:rPr>
      </w:pPr>
      <w:ins w:id="683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WhichDocument</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0B8E4C7E" w14:textId="77777777" w:rsidR="00A71F46" w:rsidRDefault="00A71F46" w:rsidP="00A71F46">
      <w:pPr>
        <w:pStyle w:val="Code"/>
        <w:rPr>
          <w:ins w:id="6839" w:author="Andreas Kuehne" w:date="2019-05-31T12:40:00Z"/>
        </w:rPr>
      </w:pPr>
      <w:ins w:id="684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D1928B4" w14:textId="77777777" w:rsidR="00A71F46" w:rsidRDefault="00A71F46" w:rsidP="00A71F46">
      <w:pPr>
        <w:pStyle w:val="Code"/>
        <w:rPr>
          <w:ins w:id="6841" w:author="Andreas Kuehne" w:date="2019-05-31T12:40:00Z"/>
        </w:rPr>
      </w:pPr>
      <w:ins w:id="684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93B84A9" w14:textId="77777777" w:rsidR="00A71F46" w:rsidRDefault="00A71F46" w:rsidP="00A71F46">
      <w:pPr>
        <w:pStyle w:val="Code"/>
        <w:rPr>
          <w:ins w:id="6843" w:author="Andreas Kuehne" w:date="2019-05-31T12:40:00Z"/>
        </w:rPr>
      </w:pPr>
      <w:ins w:id="6844" w:author="Andreas Kuehne" w:date="2019-05-31T12:40:00Z">
        <w:r>
          <w:rPr>
            <w:color w:val="31849B" w:themeColor="accent5" w:themeShade="BF"/>
          </w:rPr>
          <w:t>&lt;/xs:complexType&gt;</w:t>
        </w:r>
      </w:ins>
    </w:p>
    <w:p w14:paraId="7B5D5096" w14:textId="77777777" w:rsidR="00A71F46" w:rsidRDefault="00A71F46" w:rsidP="00A71F46">
      <w:pPr>
        <w:spacing w:line="259" w:lineRule="auto"/>
        <w:rPr>
          <w:ins w:id="6845" w:author="Andreas Kuehne" w:date="2019-05-31T12:40:00Z"/>
        </w:rPr>
      </w:pPr>
      <w:ins w:id="6846" w:author="Andreas Kuehne" w:date="2019-05-31T12:40:00Z">
        <w:r>
          <w:t>Each child element of</w:t>
        </w:r>
        <w:r w:rsidRPr="71C71F8C">
          <w:t xml:space="preserve"> </w:t>
        </w:r>
        <w:r w:rsidRPr="002062A5">
          <w:rPr>
            <w:rFonts w:ascii="Courier New" w:eastAsia="Courier New" w:hAnsi="Courier New" w:cs="Courier New"/>
          </w:rPr>
          <w:t>SignedReferenceType</w:t>
        </w:r>
        <w:r w:rsidRPr="71C71F8C">
          <w:t xml:space="preserve"> </w:t>
        </w:r>
        <w:r>
          <w:t xml:space="preserve">XML element SHALL implement in XML syntax the sub-component that has a name equal to its local name. </w:t>
        </w:r>
      </w:ins>
      <w:customXmlInsRangeStart w:id="6847" w:author="Andreas Kuehne" w:date="2019-05-31T12:40:00Z"/>
      <w:sdt>
        <w:sdtPr>
          <w:tag w:val="dss2-SignedReferenceType.-xmlSchema"/>
          <w:id w:val="1163584154"/>
          <w:showingPlcHdr/>
        </w:sdtPr>
        <w:sdtContent>
          <w:customXmlInsRangeEnd w:id="6847"/>
          <w:ins w:id="6848" w:author="Andreas Kuehne" w:date="2019-05-31T12:40:00Z">
            <w:r>
              <w:rPr>
                <w:color w:val="19D131"/>
              </w:rPr>
              <w:t>[component SignedReference XML schema details]</w:t>
            </w:r>
          </w:ins>
          <w:customXmlInsRangeStart w:id="6849" w:author="Andreas Kuehne" w:date="2019-05-31T12:40:00Z"/>
        </w:sdtContent>
      </w:sdt>
      <w:customXmlInsRangeEnd w:id="6849"/>
    </w:p>
    <w:p w14:paraId="45E97ACF" w14:textId="77777777" w:rsidR="00A71F46" w:rsidRDefault="00A71F46" w:rsidP="00A71F46">
      <w:pPr>
        <w:pStyle w:val="berschrift3"/>
        <w:numPr>
          <w:ilvl w:val="2"/>
          <w:numId w:val="3"/>
        </w:numPr>
        <w:rPr>
          <w:ins w:id="6850" w:author="Andreas Kuehne" w:date="2019-05-31T12:40:00Z"/>
        </w:rPr>
      </w:pPr>
      <w:ins w:id="6851" w:author="Andreas Kuehne" w:date="2019-05-31T12:40:00Z">
        <w:r>
          <w:t>Component VerifyManifestResults</w:t>
        </w:r>
      </w:ins>
    </w:p>
    <w:p w14:paraId="29193BD4" w14:textId="77777777" w:rsidR="00A71F46" w:rsidRDefault="00A71F46" w:rsidP="00A71F46">
      <w:pPr>
        <w:rPr>
          <w:ins w:id="6852" w:author="Andreas Kuehne" w:date="2019-05-31T12:40:00Z"/>
        </w:rPr>
      </w:pPr>
      <w:customXmlInsRangeStart w:id="6853" w:author="Andreas Kuehne" w:date="2019-05-31T12:40:00Z"/>
      <w:sdt>
        <w:sdtPr>
          <w:tag w:val="dss2-VerifyManifestResultsType.-normative"/>
          <w:id w:val="-1907603529"/>
        </w:sdtPr>
        <w:sdtContent>
          <w:customXmlInsRangeEnd w:id="6853"/>
          <w:ins w:id="6854" w:author="Andreas Kuehne" w:date="2019-05-31T12:40:00Z">
            <w:r w:rsidRPr="003A06D0">
              <w:rPr>
                <w:color w:val="19D131"/>
                <w:lang w:val="en-GB"/>
              </w:rPr>
              <w:t xml:space="preserve">The results of verifying individual </w:t>
            </w:r>
            <w:r w:rsidRPr="003A06D0">
              <w:rPr>
                <w:rStyle w:val="Datatype"/>
                <w:lang w:val="en-GB"/>
              </w:rPr>
              <w:t>&lt;ds:Reference&gt;</w:t>
            </w:r>
            <w:r w:rsidRPr="003A06D0">
              <w:rPr>
                <w:color w:val="19D131"/>
                <w:lang w:val="en-GB"/>
              </w:rPr>
              <w:t xml:space="preserve">'s within a </w:t>
            </w:r>
            <w:r w:rsidRPr="003A06D0">
              <w:rPr>
                <w:rStyle w:val="Datatype"/>
                <w:lang w:val="en-GB"/>
              </w:rPr>
              <w:t>&lt;ds:Manifest&gt;</w:t>
            </w:r>
            <w:r w:rsidRPr="003A06D0">
              <w:rPr>
                <w:color w:val="19D131"/>
                <w:lang w:val="en-GB"/>
              </w:rPr>
              <w:t xml:space="preserve"> are returned in the </w:t>
            </w:r>
            <w:r w:rsidRPr="003A06D0">
              <w:rPr>
                <w:rFonts w:ascii="Courier New" w:eastAsia="Courier New" w:hAnsi="Courier New" w:cs="Courier New"/>
                <w:lang w:val="en-GB"/>
              </w:rPr>
              <w:t>VerifyManifestResults</w:t>
            </w:r>
            <w:r w:rsidRPr="003A06D0">
              <w:rPr>
                <w:color w:val="19D131"/>
                <w:lang w:val="en-GB"/>
              </w:rPr>
              <w:t xml:space="preserve"> component.</w:t>
            </w:r>
          </w:ins>
          <w:customXmlInsRangeStart w:id="6855" w:author="Andreas Kuehne" w:date="2019-05-31T12:40:00Z"/>
        </w:sdtContent>
      </w:sdt>
      <w:customXmlInsRangeEnd w:id="6855"/>
    </w:p>
    <w:p w14:paraId="48190BAE" w14:textId="77777777" w:rsidR="00A71F46" w:rsidRDefault="00A71F46" w:rsidP="00A71F46">
      <w:pPr>
        <w:rPr>
          <w:ins w:id="6856" w:author="Andreas Kuehne" w:date="2019-05-31T12:40:00Z"/>
        </w:rPr>
      </w:pPr>
      <w:ins w:id="6857" w:author="Andreas Kuehne" w:date="2019-05-31T12:40:00Z">
        <w:r>
          <w:t>Below follows a list of the sub-components that constitute this component:</w:t>
        </w:r>
      </w:ins>
    </w:p>
    <w:p w14:paraId="03E1FFFC" w14:textId="77777777" w:rsidR="00A71F46" w:rsidRDefault="00A71F46" w:rsidP="00A71F46">
      <w:pPr>
        <w:pStyle w:val="Member"/>
        <w:rPr>
          <w:ins w:id="6858" w:author="Andreas Kuehne" w:date="2019-05-31T12:40:00Z"/>
        </w:rPr>
      </w:pPr>
      <w:ins w:id="6859" w:author="Andreas Kuehne" w:date="2019-05-31T12:40:00Z">
        <w:r>
          <w:t xml:space="preserve">The </w:t>
        </w:r>
        <w:r w:rsidRPr="35C1378D">
          <w:rPr>
            <w:rStyle w:val="Datatype"/>
          </w:rPr>
          <w:t>ManifestResult</w:t>
        </w:r>
        <w:r>
          <w:t xml:space="preserve"> element MUST occur 1 or more times containing a sub-component. Each instance MUST satisfy the requirements specified in this document in section </w:t>
        </w:r>
        <w:r>
          <w:fldChar w:fldCharType="begin"/>
        </w:r>
        <w:r>
          <w:instrText xml:space="preserve"> REF _RefComp436DAB8C \r \h </w:instrText>
        </w:r>
        <w:r>
          <w:fldChar w:fldCharType="separate"/>
        </w:r>
        <w:r>
          <w:rPr>
            <w:rStyle w:val="Datatype"/>
            <w:rFonts w:eastAsia="Courier New" w:cs="Courier New"/>
          </w:rPr>
          <w:t>ManifestResult</w:t>
        </w:r>
        <w:r>
          <w:fldChar w:fldCharType="end"/>
        </w:r>
        <w:r>
          <w:t xml:space="preserve">. </w:t>
        </w:r>
      </w:ins>
      <w:customXmlInsRangeStart w:id="6860" w:author="Andreas Kuehne" w:date="2019-05-31T12:40:00Z"/>
      <w:sdt>
        <w:sdtPr>
          <w:alias w:val="dss2-VerifyManifestResultsType.result"/>
          <w:tag w:val="dss2-VerifyManifestResultsType.ManifestResult"/>
          <w:id w:val="-2115125195"/>
          <w:showingPlcHdr/>
        </w:sdtPr>
        <w:sdtContent>
          <w:customXmlInsRangeEnd w:id="6860"/>
          <w:ins w:id="6861" w:author="Andreas Kuehne" w:date="2019-05-31T12:40:00Z">
            <w:r>
              <w:rPr>
                <w:color w:val="19D131"/>
              </w:rPr>
              <w:t>[sub component ManifestResult details]</w:t>
            </w:r>
          </w:ins>
          <w:customXmlInsRangeStart w:id="6862" w:author="Andreas Kuehne" w:date="2019-05-31T12:40:00Z"/>
        </w:sdtContent>
      </w:sdt>
      <w:customXmlInsRangeEnd w:id="6862"/>
    </w:p>
    <w:p w14:paraId="10261DFF" w14:textId="77777777" w:rsidR="00A71F46" w:rsidRDefault="00A71F46" w:rsidP="00A71F46">
      <w:pPr>
        <w:pStyle w:val="Non-normativeCommentHeading"/>
        <w:rPr>
          <w:ins w:id="6863" w:author="Andreas Kuehne" w:date="2019-05-31T12:40:00Z"/>
        </w:rPr>
      </w:pPr>
      <w:ins w:id="6864" w:author="Andreas Kuehne" w:date="2019-05-31T12:40:00Z">
        <w:r>
          <w:t>Non-normative Comment:</w:t>
        </w:r>
      </w:ins>
    </w:p>
    <w:p w14:paraId="21598300" w14:textId="77777777" w:rsidR="00A71F46" w:rsidRDefault="00A71F46" w:rsidP="00A71F46">
      <w:pPr>
        <w:pStyle w:val="Non-normativeComment"/>
        <w:rPr>
          <w:ins w:id="6865" w:author="Andreas Kuehne" w:date="2019-05-31T12:40:00Z"/>
        </w:rPr>
      </w:pPr>
      <w:customXmlInsRangeStart w:id="6866" w:author="Andreas Kuehne" w:date="2019-05-31T12:40:00Z"/>
      <w:sdt>
        <w:sdtPr>
          <w:tag w:val="dss2-VerifyManifestResultsType.-nonNormative"/>
          <w:id w:val="646552221"/>
          <w:showingPlcHdr/>
        </w:sdtPr>
        <w:sdtContent>
          <w:customXmlInsRangeEnd w:id="6866"/>
          <w:ins w:id="6867" w:author="Andreas Kuehne" w:date="2019-05-31T12:40:00Z">
            <w:r>
              <w:rPr>
                <w:color w:val="19D131"/>
              </w:rPr>
              <w:t>[component VerifyManifestResults non normative details]</w:t>
            </w:r>
          </w:ins>
          <w:customXmlInsRangeStart w:id="6868" w:author="Andreas Kuehne" w:date="2019-05-31T12:40:00Z"/>
        </w:sdtContent>
      </w:sdt>
      <w:customXmlInsRangeEnd w:id="6868"/>
    </w:p>
    <w:p w14:paraId="020355CB" w14:textId="77777777" w:rsidR="00A71F46" w:rsidRDefault="00A71F46" w:rsidP="00A71F46">
      <w:pPr>
        <w:pStyle w:val="berschrift4"/>
        <w:numPr>
          <w:ilvl w:val="3"/>
          <w:numId w:val="3"/>
        </w:numPr>
        <w:rPr>
          <w:ins w:id="6869" w:author="Andreas Kuehne" w:date="2019-05-31T12:40:00Z"/>
        </w:rPr>
      </w:pPr>
      <w:ins w:id="6870" w:author="Andreas Kuehne" w:date="2019-05-31T12:40:00Z">
        <w:r>
          <w:t>VerifyManifestResults – JSON Syntax</w:t>
        </w:r>
      </w:ins>
    </w:p>
    <w:p w14:paraId="54FF0877" w14:textId="77777777" w:rsidR="00A71F46" w:rsidRPr="0248A3D1" w:rsidRDefault="00A71F46" w:rsidP="00A71F46">
      <w:pPr>
        <w:rPr>
          <w:ins w:id="6871" w:author="Andreas Kuehne" w:date="2019-05-31T12:40:00Z"/>
        </w:rPr>
      </w:pPr>
      <w:ins w:id="6872"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VerifyManifestResults</w:t>
        </w:r>
        <w:r>
          <w:t xml:space="preserve"> component.</w:t>
        </w:r>
      </w:ins>
    </w:p>
    <w:p w14:paraId="56F48E27" w14:textId="77777777" w:rsidR="00A71F46" w:rsidRPr="C2430093" w:rsidRDefault="00A71F46" w:rsidP="00A71F46">
      <w:pPr>
        <w:spacing w:line="259" w:lineRule="auto"/>
        <w:rPr>
          <w:ins w:id="6873" w:author="Andreas Kuehne" w:date="2019-05-31T12:40:00Z"/>
          <w:rFonts w:eastAsia="Arial" w:cs="Arial"/>
          <w:sz w:val="22"/>
          <w:szCs w:val="22"/>
        </w:rPr>
      </w:pPr>
      <w:ins w:id="687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VerifyManifestResults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01CED39C" w14:textId="77777777" w:rsidTr="00A71F46">
        <w:trPr>
          <w:cnfStyle w:val="100000000000" w:firstRow="1" w:lastRow="0" w:firstColumn="0" w:lastColumn="0" w:oddVBand="0" w:evenVBand="0" w:oddHBand="0" w:evenHBand="0" w:firstRowFirstColumn="0" w:firstRowLastColumn="0" w:lastRowFirstColumn="0" w:lastRowLastColumn="0"/>
          <w:ins w:id="68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FE659A" w14:textId="77777777" w:rsidR="00A71F46" w:rsidRDefault="00A71F46" w:rsidP="00A71F46">
            <w:pPr>
              <w:pStyle w:val="Beschriftung"/>
              <w:rPr>
                <w:ins w:id="6876" w:author="Andreas Kuehne" w:date="2019-05-31T12:40:00Z"/>
              </w:rPr>
            </w:pPr>
            <w:ins w:id="6877" w:author="Andreas Kuehne" w:date="2019-05-31T12:40:00Z">
              <w:r>
                <w:t>Element</w:t>
              </w:r>
            </w:ins>
          </w:p>
        </w:tc>
        <w:tc>
          <w:tcPr>
            <w:tcW w:w="4675" w:type="dxa"/>
          </w:tcPr>
          <w:p w14:paraId="008CB35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78" w:author="Andreas Kuehne" w:date="2019-05-31T12:40:00Z"/>
              </w:rPr>
            </w:pPr>
            <w:ins w:id="6879" w:author="Andreas Kuehne" w:date="2019-05-31T12:40:00Z">
              <w:r>
                <w:t>Implementing JSON member name</w:t>
              </w:r>
            </w:ins>
          </w:p>
        </w:tc>
        <w:tc>
          <w:tcPr>
            <w:tcW w:w="4675" w:type="dxa"/>
          </w:tcPr>
          <w:p w14:paraId="30C7F35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80" w:author="Andreas Kuehne" w:date="2019-05-31T12:40:00Z"/>
              </w:rPr>
            </w:pPr>
            <w:ins w:id="6881" w:author="Andreas Kuehne" w:date="2019-05-31T12:40:00Z">
              <w:r>
                <w:t>Comments</w:t>
              </w:r>
            </w:ins>
          </w:p>
        </w:tc>
      </w:tr>
      <w:tr w:rsidR="00A71F46" w14:paraId="6753A654" w14:textId="77777777" w:rsidTr="00A71F46">
        <w:trPr>
          <w:ins w:id="68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98AA79" w14:textId="77777777" w:rsidR="00A71F46" w:rsidRPr="002062A5" w:rsidRDefault="00A71F46" w:rsidP="00A71F46">
            <w:pPr>
              <w:pStyle w:val="Beschriftung"/>
              <w:rPr>
                <w:ins w:id="6883" w:author="Andreas Kuehne" w:date="2019-05-31T12:40:00Z"/>
                <w:rStyle w:val="Datatype"/>
                <w:b w:val="0"/>
                <w:bCs w:val="0"/>
              </w:rPr>
            </w:pPr>
            <w:ins w:id="6884" w:author="Andreas Kuehne" w:date="2019-05-31T12:40:00Z">
              <w:r w:rsidRPr="002062A5">
                <w:rPr>
                  <w:rStyle w:val="Datatype"/>
                </w:rPr>
                <w:t>ManifestResult</w:t>
              </w:r>
            </w:ins>
          </w:p>
        </w:tc>
        <w:tc>
          <w:tcPr>
            <w:tcW w:w="4675" w:type="dxa"/>
          </w:tcPr>
          <w:p w14:paraId="59D0DF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885" w:author="Andreas Kuehne" w:date="2019-05-31T12:40:00Z"/>
                <w:rStyle w:val="Datatype"/>
              </w:rPr>
            </w:pPr>
            <w:ins w:id="6886" w:author="Andreas Kuehne" w:date="2019-05-31T12:40:00Z">
              <w:r w:rsidRPr="002062A5">
                <w:rPr>
                  <w:rStyle w:val="Datatype"/>
                </w:rPr>
                <w:t>result</w:t>
              </w:r>
            </w:ins>
          </w:p>
        </w:tc>
        <w:tc>
          <w:tcPr>
            <w:tcW w:w="4675" w:type="dxa"/>
          </w:tcPr>
          <w:p w14:paraId="3D119A2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887" w:author="Andreas Kuehne" w:date="2019-05-31T12:40:00Z"/>
              </w:rPr>
            </w:pPr>
            <w:customXmlInsRangeStart w:id="6888" w:author="Andreas Kuehne" w:date="2019-05-31T12:40:00Z"/>
            <w:sdt>
              <w:sdtPr>
                <w:alias w:val="dss2-VerifyManifestResultsType.result"/>
                <w:tag w:val="dss2-VerifyManifestResultsType.-jsonComment.ManifestResult"/>
                <w:id w:val="-671868256"/>
                <w:showingPlcHdr/>
              </w:sdtPr>
              <w:sdtContent>
                <w:customXmlInsRangeEnd w:id="6888"/>
                <w:ins w:id="6889" w:author="Andreas Kuehne" w:date="2019-05-31T12:40:00Z">
                  <w:r>
                    <w:rPr>
                      <w:color w:val="19D131"/>
                    </w:rPr>
                    <w:t>[]</w:t>
                  </w:r>
                </w:ins>
                <w:customXmlInsRangeStart w:id="6890" w:author="Andreas Kuehne" w:date="2019-05-31T12:40:00Z"/>
              </w:sdtContent>
            </w:sdt>
            <w:customXmlInsRangeEnd w:id="6890"/>
          </w:p>
        </w:tc>
      </w:tr>
    </w:tbl>
    <w:p w14:paraId="0F20CE65" w14:textId="77777777" w:rsidR="00A71F46" w:rsidRPr="0202B381" w:rsidRDefault="00A71F46" w:rsidP="00A71F46">
      <w:pPr>
        <w:rPr>
          <w:ins w:id="6891" w:author="Andreas Kuehne" w:date="2019-05-31T12:40:00Z"/>
        </w:rPr>
      </w:pPr>
      <w:ins w:id="6892"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9A9F0D" w14:textId="77777777" w:rsidR="00A71F46" w:rsidRDefault="00A71F46" w:rsidP="00A71F46">
      <w:pPr>
        <w:pStyle w:val="Code"/>
        <w:spacing w:line="259" w:lineRule="auto"/>
        <w:rPr>
          <w:ins w:id="6893" w:author="Andreas Kuehne" w:date="2019-05-31T12:40:00Z"/>
        </w:rPr>
      </w:pPr>
      <w:ins w:id="6894" w:author="Andreas Kuehne" w:date="2019-05-31T12:40:00Z">
        <w:r>
          <w:rPr>
            <w:color w:val="31849B" w:themeColor="accent5" w:themeShade="BF"/>
          </w:rPr>
          <w:lastRenderedPageBreak/>
          <w:t>"dss2-VerifyManifestResultsType"</w:t>
        </w:r>
        <w:r>
          <w:t>: {</w:t>
        </w:r>
      </w:ins>
    </w:p>
    <w:p w14:paraId="5ED4B5EC" w14:textId="77777777" w:rsidR="00A71F46" w:rsidRDefault="00A71F46" w:rsidP="00A71F46">
      <w:pPr>
        <w:pStyle w:val="Code"/>
        <w:spacing w:line="259" w:lineRule="auto"/>
        <w:rPr>
          <w:ins w:id="6895" w:author="Andreas Kuehne" w:date="2019-05-31T12:40:00Z"/>
        </w:rPr>
      </w:pPr>
      <w:ins w:id="6896" w:author="Andreas Kuehne" w:date="2019-05-31T12:40:00Z">
        <w:r>
          <w:rPr>
            <w:color w:val="31849B" w:themeColor="accent5" w:themeShade="BF"/>
          </w:rPr>
          <w:t xml:space="preserve">  "type"</w:t>
        </w:r>
        <w:r>
          <w:t xml:space="preserve">: </w:t>
        </w:r>
        <w:r>
          <w:rPr>
            <w:color w:val="244061" w:themeColor="accent1" w:themeShade="80"/>
          </w:rPr>
          <w:t>"object",</w:t>
        </w:r>
      </w:ins>
    </w:p>
    <w:p w14:paraId="215416D9" w14:textId="77777777" w:rsidR="00A71F46" w:rsidRDefault="00A71F46" w:rsidP="00A71F46">
      <w:pPr>
        <w:pStyle w:val="Code"/>
        <w:spacing w:line="259" w:lineRule="auto"/>
        <w:rPr>
          <w:ins w:id="6897" w:author="Andreas Kuehne" w:date="2019-05-31T12:40:00Z"/>
        </w:rPr>
      </w:pPr>
      <w:ins w:id="6898" w:author="Andreas Kuehne" w:date="2019-05-31T12:40:00Z">
        <w:r>
          <w:rPr>
            <w:color w:val="31849B" w:themeColor="accent5" w:themeShade="BF"/>
          </w:rPr>
          <w:t xml:space="preserve">  "properties"</w:t>
        </w:r>
        <w:r>
          <w:t>: {</w:t>
        </w:r>
      </w:ins>
    </w:p>
    <w:p w14:paraId="31FD3CD4" w14:textId="77777777" w:rsidR="00A71F46" w:rsidRDefault="00A71F46" w:rsidP="00A71F46">
      <w:pPr>
        <w:pStyle w:val="Code"/>
        <w:spacing w:line="259" w:lineRule="auto"/>
        <w:rPr>
          <w:ins w:id="6899" w:author="Andreas Kuehne" w:date="2019-05-31T12:40:00Z"/>
        </w:rPr>
      </w:pPr>
      <w:ins w:id="6900" w:author="Andreas Kuehne" w:date="2019-05-31T12:40:00Z">
        <w:r>
          <w:rPr>
            <w:color w:val="31849B" w:themeColor="accent5" w:themeShade="BF"/>
          </w:rPr>
          <w:t xml:space="preserve">    "result"</w:t>
        </w:r>
        <w:r>
          <w:t>: {</w:t>
        </w:r>
      </w:ins>
    </w:p>
    <w:p w14:paraId="5B135B1E" w14:textId="77777777" w:rsidR="00A71F46" w:rsidRDefault="00A71F46" w:rsidP="00A71F46">
      <w:pPr>
        <w:pStyle w:val="Code"/>
        <w:spacing w:line="259" w:lineRule="auto"/>
        <w:rPr>
          <w:ins w:id="6901" w:author="Andreas Kuehne" w:date="2019-05-31T12:40:00Z"/>
        </w:rPr>
      </w:pPr>
      <w:ins w:id="6902" w:author="Andreas Kuehne" w:date="2019-05-31T12:40:00Z">
        <w:r>
          <w:rPr>
            <w:color w:val="31849B" w:themeColor="accent5" w:themeShade="BF"/>
          </w:rPr>
          <w:t xml:space="preserve">      "type"</w:t>
        </w:r>
        <w:r>
          <w:t xml:space="preserve">: </w:t>
        </w:r>
        <w:r>
          <w:rPr>
            <w:color w:val="244061" w:themeColor="accent1" w:themeShade="80"/>
          </w:rPr>
          <w:t>"array",</w:t>
        </w:r>
      </w:ins>
    </w:p>
    <w:p w14:paraId="109B8064" w14:textId="77777777" w:rsidR="00A71F46" w:rsidRDefault="00A71F46" w:rsidP="00A71F46">
      <w:pPr>
        <w:pStyle w:val="Code"/>
        <w:spacing w:line="259" w:lineRule="auto"/>
        <w:rPr>
          <w:ins w:id="6903" w:author="Andreas Kuehne" w:date="2019-05-31T12:40:00Z"/>
        </w:rPr>
      </w:pPr>
      <w:ins w:id="6904" w:author="Andreas Kuehne" w:date="2019-05-31T12:40:00Z">
        <w:r>
          <w:rPr>
            <w:color w:val="31849B" w:themeColor="accent5" w:themeShade="BF"/>
          </w:rPr>
          <w:t xml:space="preserve">      "items"</w:t>
        </w:r>
        <w:r>
          <w:t>: {</w:t>
        </w:r>
      </w:ins>
    </w:p>
    <w:p w14:paraId="389944C9" w14:textId="77777777" w:rsidR="00A71F46" w:rsidRDefault="00A71F46" w:rsidP="00A71F46">
      <w:pPr>
        <w:pStyle w:val="Code"/>
        <w:spacing w:line="259" w:lineRule="auto"/>
        <w:rPr>
          <w:ins w:id="6905" w:author="Andreas Kuehne" w:date="2019-05-31T12:40:00Z"/>
        </w:rPr>
      </w:pPr>
      <w:ins w:id="6906" w:author="Andreas Kuehne" w:date="2019-05-31T12:40:00Z">
        <w:r>
          <w:rPr>
            <w:color w:val="31849B" w:themeColor="accent5" w:themeShade="BF"/>
          </w:rPr>
          <w:t xml:space="preserve">        "$ref"</w:t>
        </w:r>
        <w:r>
          <w:t xml:space="preserve">: </w:t>
        </w:r>
        <w:r>
          <w:rPr>
            <w:color w:val="244061" w:themeColor="accent1" w:themeShade="80"/>
          </w:rPr>
          <w:t>"#/definitions/dss2-ManifestResultType"</w:t>
        </w:r>
      </w:ins>
    </w:p>
    <w:p w14:paraId="6AF09F4B" w14:textId="77777777" w:rsidR="00A71F46" w:rsidRDefault="00A71F46" w:rsidP="00A71F46">
      <w:pPr>
        <w:pStyle w:val="Code"/>
        <w:spacing w:line="259" w:lineRule="auto"/>
        <w:rPr>
          <w:ins w:id="6907" w:author="Andreas Kuehne" w:date="2019-05-31T12:40:00Z"/>
        </w:rPr>
      </w:pPr>
      <w:ins w:id="6908" w:author="Andreas Kuehne" w:date="2019-05-31T12:40:00Z">
        <w:r>
          <w:t xml:space="preserve">      }</w:t>
        </w:r>
      </w:ins>
    </w:p>
    <w:p w14:paraId="2C1BFD01" w14:textId="77777777" w:rsidR="00A71F46" w:rsidRDefault="00A71F46" w:rsidP="00A71F46">
      <w:pPr>
        <w:pStyle w:val="Code"/>
        <w:spacing w:line="259" w:lineRule="auto"/>
        <w:rPr>
          <w:ins w:id="6909" w:author="Andreas Kuehne" w:date="2019-05-31T12:40:00Z"/>
        </w:rPr>
      </w:pPr>
      <w:ins w:id="6910" w:author="Andreas Kuehne" w:date="2019-05-31T12:40:00Z">
        <w:r>
          <w:t xml:space="preserve">    }</w:t>
        </w:r>
      </w:ins>
    </w:p>
    <w:p w14:paraId="48C5D379" w14:textId="77777777" w:rsidR="00A71F46" w:rsidRDefault="00A71F46" w:rsidP="00A71F46">
      <w:pPr>
        <w:pStyle w:val="Code"/>
        <w:spacing w:line="259" w:lineRule="auto"/>
        <w:rPr>
          <w:ins w:id="6911" w:author="Andreas Kuehne" w:date="2019-05-31T12:40:00Z"/>
        </w:rPr>
      </w:pPr>
      <w:ins w:id="6912" w:author="Andreas Kuehne" w:date="2019-05-31T12:40:00Z">
        <w:r>
          <w:t xml:space="preserve">  },</w:t>
        </w:r>
      </w:ins>
    </w:p>
    <w:p w14:paraId="684EA711" w14:textId="77777777" w:rsidR="00A71F46" w:rsidRDefault="00A71F46" w:rsidP="00A71F46">
      <w:pPr>
        <w:pStyle w:val="Code"/>
        <w:spacing w:line="259" w:lineRule="auto"/>
        <w:rPr>
          <w:ins w:id="6913" w:author="Andreas Kuehne" w:date="2019-05-31T12:40:00Z"/>
        </w:rPr>
      </w:pPr>
      <w:ins w:id="6914" w:author="Andreas Kuehne" w:date="2019-05-31T12:40:00Z">
        <w:r>
          <w:rPr>
            <w:color w:val="31849B" w:themeColor="accent5" w:themeShade="BF"/>
          </w:rPr>
          <w:t xml:space="preserve">  "required"</w:t>
        </w:r>
        <w:r>
          <w:t>: [</w:t>
        </w:r>
        <w:r>
          <w:rPr>
            <w:color w:val="244061" w:themeColor="accent1" w:themeShade="80"/>
          </w:rPr>
          <w:t>"result"</w:t>
        </w:r>
        <w:r>
          <w:t>]</w:t>
        </w:r>
      </w:ins>
    </w:p>
    <w:p w14:paraId="2C6C1669" w14:textId="77777777" w:rsidR="00A71F46" w:rsidRDefault="00A71F46" w:rsidP="00A71F46">
      <w:pPr>
        <w:pStyle w:val="Code"/>
        <w:spacing w:line="259" w:lineRule="auto"/>
        <w:rPr>
          <w:ins w:id="6915" w:author="Andreas Kuehne" w:date="2019-05-31T12:40:00Z"/>
        </w:rPr>
      </w:pPr>
      <w:ins w:id="6916" w:author="Andreas Kuehne" w:date="2019-05-31T12:40:00Z">
        <w:r>
          <w:t>}</w:t>
        </w:r>
      </w:ins>
    </w:p>
    <w:p w14:paraId="49A48ED0" w14:textId="77777777" w:rsidR="00A71F46" w:rsidRDefault="00A71F46" w:rsidP="00A71F46">
      <w:pPr>
        <w:rPr>
          <w:ins w:id="6917" w:author="Andreas Kuehne" w:date="2019-05-31T12:40:00Z"/>
        </w:rPr>
      </w:pPr>
      <w:customXmlInsRangeStart w:id="6918" w:author="Andreas Kuehne" w:date="2019-05-31T12:40:00Z"/>
      <w:sdt>
        <w:sdtPr>
          <w:tag w:val="dss2-VerifyManifestResultsType.-jsonSchema"/>
          <w:id w:val="-935213871"/>
          <w:showingPlcHdr/>
        </w:sdtPr>
        <w:sdtContent>
          <w:customXmlInsRangeEnd w:id="6918"/>
          <w:ins w:id="6919" w:author="Andreas Kuehne" w:date="2019-05-31T12:40:00Z">
            <w:r>
              <w:rPr>
                <w:color w:val="19D131"/>
              </w:rPr>
              <w:t>[component VerifyManifestResults JSON schema details]</w:t>
            </w:r>
          </w:ins>
          <w:customXmlInsRangeStart w:id="6920" w:author="Andreas Kuehne" w:date="2019-05-31T12:40:00Z"/>
        </w:sdtContent>
      </w:sdt>
      <w:customXmlInsRangeEnd w:id="6920"/>
    </w:p>
    <w:p w14:paraId="4907A524" w14:textId="77777777" w:rsidR="00A71F46" w:rsidRDefault="00A71F46" w:rsidP="00A71F46">
      <w:pPr>
        <w:pStyle w:val="berschrift4"/>
        <w:numPr>
          <w:ilvl w:val="3"/>
          <w:numId w:val="3"/>
        </w:numPr>
        <w:rPr>
          <w:ins w:id="6921" w:author="Andreas Kuehne" w:date="2019-05-31T12:40:00Z"/>
        </w:rPr>
      </w:pPr>
      <w:ins w:id="6922" w:author="Andreas Kuehne" w:date="2019-05-31T12:40:00Z">
        <w:r>
          <w:t>VerifyManifestResults – XML Syntax</w:t>
        </w:r>
      </w:ins>
    </w:p>
    <w:p w14:paraId="45573F47" w14:textId="77777777" w:rsidR="00A71F46" w:rsidRPr="5404FA76" w:rsidRDefault="00A71F46" w:rsidP="00A71F46">
      <w:pPr>
        <w:rPr>
          <w:ins w:id="6923" w:author="Andreas Kuehne" w:date="2019-05-31T12:40:00Z"/>
        </w:rPr>
      </w:pPr>
      <w:ins w:id="6924" w:author="Andreas Kuehne" w:date="2019-05-31T12:40:00Z">
        <w:r w:rsidRPr="0CCF9147">
          <w:t xml:space="preserve">The XML type </w:t>
        </w:r>
        <w:r w:rsidRPr="002062A5">
          <w:rPr>
            <w:rFonts w:ascii="Courier New" w:eastAsia="Courier New" w:hAnsi="Courier New" w:cs="Courier New"/>
          </w:rPr>
          <w:t>VerifyManifestResultsType</w:t>
        </w:r>
        <w:r w:rsidRPr="0CCF9147">
          <w:t xml:space="preserve"> SHALL implement the requirements defined in the </w:t>
        </w:r>
        <w:r w:rsidRPr="002062A5">
          <w:rPr>
            <w:rFonts w:ascii="Courier New" w:eastAsia="Courier New" w:hAnsi="Courier New" w:cs="Courier New"/>
          </w:rPr>
          <w:t>VerifyManifestResults</w:t>
        </w:r>
        <w:r>
          <w:t xml:space="preserve"> </w:t>
        </w:r>
        <w:r w:rsidRPr="005A6FFD">
          <w:t>component.</w:t>
        </w:r>
      </w:ins>
    </w:p>
    <w:p w14:paraId="3F236188" w14:textId="77777777" w:rsidR="00A71F46" w:rsidRDefault="00A71F46" w:rsidP="00A71F46">
      <w:pPr>
        <w:rPr>
          <w:ins w:id="6925" w:author="Andreas Kuehne" w:date="2019-05-31T12:40:00Z"/>
        </w:rPr>
      </w:pPr>
      <w:ins w:id="6926" w:author="Andreas Kuehne" w:date="2019-05-31T12:40:00Z">
        <w:r w:rsidRPr="005A6FFD">
          <w:rPr>
            <w:rFonts w:eastAsia="Arial"/>
          </w:rPr>
          <w:t xml:space="preserve">The </w:t>
        </w:r>
        <w:r w:rsidRPr="002062A5">
          <w:rPr>
            <w:rFonts w:ascii="Courier New" w:eastAsia="Courier New" w:hAnsi="Courier New" w:cs="Courier New"/>
          </w:rPr>
          <w:t>VerifyManifestResultsType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B6176F9" w14:textId="77777777" w:rsidR="00A71F46" w:rsidRDefault="00A71F46" w:rsidP="00A71F46">
      <w:pPr>
        <w:pStyle w:val="Code"/>
        <w:rPr>
          <w:ins w:id="6927" w:author="Andreas Kuehne" w:date="2019-05-31T12:40:00Z"/>
        </w:rPr>
      </w:pPr>
      <w:ins w:id="692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VerifyManifestResultsType</w:t>
        </w:r>
        <w:r>
          <w:rPr>
            <w:color w:val="943634" w:themeColor="accent2" w:themeShade="BF"/>
          </w:rPr>
          <w:t>"</w:t>
        </w:r>
        <w:r>
          <w:rPr>
            <w:color w:val="31849B" w:themeColor="accent5" w:themeShade="BF"/>
          </w:rPr>
          <w:t>&gt;</w:t>
        </w:r>
      </w:ins>
    </w:p>
    <w:p w14:paraId="751DFCC1" w14:textId="77777777" w:rsidR="00A71F46" w:rsidRDefault="00A71F46" w:rsidP="00A71F46">
      <w:pPr>
        <w:pStyle w:val="Code"/>
        <w:rPr>
          <w:ins w:id="6929" w:author="Andreas Kuehne" w:date="2019-05-31T12:40:00Z"/>
        </w:rPr>
      </w:pPr>
      <w:ins w:id="6930" w:author="Andreas Kuehne" w:date="2019-05-31T12:40:00Z">
        <w:r>
          <w:rPr>
            <w:color w:val="31849B" w:themeColor="accent5" w:themeShade="BF"/>
          </w:rPr>
          <w:t xml:space="preserve">  &lt;xs:sequence&gt;</w:t>
        </w:r>
      </w:ins>
    </w:p>
    <w:p w14:paraId="1A767133" w14:textId="77777777" w:rsidR="00A71F46" w:rsidRDefault="00A71F46" w:rsidP="00A71F46">
      <w:pPr>
        <w:pStyle w:val="Code"/>
        <w:rPr>
          <w:ins w:id="6931" w:author="Andreas Kuehne" w:date="2019-05-31T12:40:00Z"/>
        </w:rPr>
      </w:pPr>
      <w:ins w:id="693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ManifestResult</w:t>
        </w:r>
        <w:r>
          <w:rPr>
            <w:color w:val="943634" w:themeColor="accent2" w:themeShade="BF"/>
          </w:rPr>
          <w:t>" type="</w:t>
        </w:r>
        <w:r>
          <w:rPr>
            <w:color w:val="244061" w:themeColor="accent1" w:themeShade="80"/>
          </w:rPr>
          <w:t>dss2:ManifestResultType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4CE17962" w14:textId="77777777" w:rsidR="00A71F46" w:rsidRDefault="00A71F46" w:rsidP="00A71F46">
      <w:pPr>
        <w:pStyle w:val="Code"/>
        <w:rPr>
          <w:ins w:id="6933" w:author="Andreas Kuehne" w:date="2019-05-31T12:40:00Z"/>
        </w:rPr>
      </w:pPr>
      <w:ins w:id="6934" w:author="Andreas Kuehne" w:date="2019-05-31T12:40:00Z">
        <w:r>
          <w:rPr>
            <w:color w:val="31849B" w:themeColor="accent5" w:themeShade="BF"/>
          </w:rPr>
          <w:t xml:space="preserve">  &lt;/xs:sequence&gt;</w:t>
        </w:r>
      </w:ins>
    </w:p>
    <w:p w14:paraId="00FA85DD" w14:textId="77777777" w:rsidR="00A71F46" w:rsidRDefault="00A71F46" w:rsidP="00A71F46">
      <w:pPr>
        <w:pStyle w:val="Code"/>
        <w:rPr>
          <w:ins w:id="6935" w:author="Andreas Kuehne" w:date="2019-05-31T12:40:00Z"/>
        </w:rPr>
      </w:pPr>
      <w:ins w:id="6936" w:author="Andreas Kuehne" w:date="2019-05-31T12:40:00Z">
        <w:r>
          <w:rPr>
            <w:color w:val="31849B" w:themeColor="accent5" w:themeShade="BF"/>
          </w:rPr>
          <w:t>&lt;/xs:complexType&gt;</w:t>
        </w:r>
      </w:ins>
    </w:p>
    <w:p w14:paraId="25EE19EC" w14:textId="77777777" w:rsidR="00A71F46" w:rsidRDefault="00A71F46" w:rsidP="00A71F46">
      <w:pPr>
        <w:spacing w:line="259" w:lineRule="auto"/>
        <w:rPr>
          <w:ins w:id="6937" w:author="Andreas Kuehne" w:date="2019-05-31T12:40:00Z"/>
        </w:rPr>
      </w:pPr>
      <w:ins w:id="6938" w:author="Andreas Kuehne" w:date="2019-05-31T12:40:00Z">
        <w:r>
          <w:t>Each child element of</w:t>
        </w:r>
        <w:r w:rsidRPr="71C71F8C">
          <w:t xml:space="preserve"> </w:t>
        </w:r>
        <w:r w:rsidRPr="002062A5">
          <w:rPr>
            <w:rFonts w:ascii="Courier New" w:eastAsia="Courier New" w:hAnsi="Courier New" w:cs="Courier New"/>
          </w:rPr>
          <w:t>VerifyManifestResultsType</w:t>
        </w:r>
        <w:r w:rsidRPr="71C71F8C">
          <w:t xml:space="preserve"> </w:t>
        </w:r>
        <w:r>
          <w:t xml:space="preserve">XML element SHALL implement in XML syntax the sub-component that has a name equal to its local name. </w:t>
        </w:r>
      </w:ins>
      <w:customXmlInsRangeStart w:id="6939" w:author="Andreas Kuehne" w:date="2019-05-31T12:40:00Z"/>
      <w:sdt>
        <w:sdtPr>
          <w:tag w:val="dss2-VerifyManifestResultsType.-xmlSchema"/>
          <w:id w:val="-296063639"/>
          <w:showingPlcHdr/>
        </w:sdtPr>
        <w:sdtContent>
          <w:customXmlInsRangeEnd w:id="6939"/>
          <w:ins w:id="6940" w:author="Andreas Kuehne" w:date="2019-05-31T12:40:00Z">
            <w:r>
              <w:rPr>
                <w:color w:val="19D131"/>
              </w:rPr>
              <w:t>[component VerifyManifestResults XML schema details]</w:t>
            </w:r>
          </w:ins>
          <w:customXmlInsRangeStart w:id="6941" w:author="Andreas Kuehne" w:date="2019-05-31T12:40:00Z"/>
        </w:sdtContent>
      </w:sdt>
      <w:customXmlInsRangeEnd w:id="6941"/>
    </w:p>
    <w:p w14:paraId="3A6533C6" w14:textId="77777777" w:rsidR="00A71F46" w:rsidRDefault="00A71F46" w:rsidP="00A71F46">
      <w:pPr>
        <w:pStyle w:val="berschrift3"/>
        <w:numPr>
          <w:ilvl w:val="2"/>
          <w:numId w:val="3"/>
        </w:numPr>
        <w:rPr>
          <w:ins w:id="6942" w:author="Andreas Kuehne" w:date="2019-05-31T12:40:00Z"/>
        </w:rPr>
      </w:pPr>
      <w:ins w:id="6943" w:author="Andreas Kuehne" w:date="2019-05-31T12:40:00Z">
        <w:r>
          <w:t>Component ManifestResult</w:t>
        </w:r>
      </w:ins>
    </w:p>
    <w:p w14:paraId="57800B62" w14:textId="77777777" w:rsidR="00A71F46" w:rsidRDefault="00A71F46" w:rsidP="00A71F46">
      <w:pPr>
        <w:rPr>
          <w:ins w:id="6944" w:author="Andreas Kuehne" w:date="2019-05-31T12:40:00Z"/>
        </w:rPr>
      </w:pPr>
      <w:customXmlInsRangeStart w:id="6945" w:author="Andreas Kuehne" w:date="2019-05-31T12:40:00Z"/>
      <w:sdt>
        <w:sdtPr>
          <w:tag w:val="dss2-ManifestResultType.-normative"/>
          <w:id w:val="-1224517147"/>
        </w:sdtPr>
        <w:sdtContent>
          <w:customXmlInsRangeEnd w:id="6945"/>
          <w:ins w:id="6946" w:author="Andreas Kuehne" w:date="2019-05-31T12:40:00Z">
            <w:r w:rsidRPr="003A06D0">
              <w:rPr>
                <w:color w:val="19D131"/>
                <w:lang w:val="en-GB"/>
              </w:rPr>
              <w:t xml:space="preserve">The </w:t>
            </w:r>
            <w:r w:rsidRPr="003A06D0">
              <w:rPr>
                <w:rFonts w:ascii="Courier New" w:eastAsia="Courier New" w:hAnsi="Courier New" w:cs="Courier New"/>
                <w:lang w:val="en-GB"/>
              </w:rPr>
              <w:t>VerifyManifestResults</w:t>
            </w:r>
            <w:r w:rsidRPr="003A06D0">
              <w:rPr>
                <w:color w:val="19D131"/>
                <w:lang w:val="en-GB"/>
              </w:rPr>
              <w:t xml:space="preserve"> component is comprised of one or more </w:t>
            </w:r>
            <w:r w:rsidRPr="003A06D0">
              <w:rPr>
                <w:rFonts w:ascii="Courier New" w:eastAsia="Courier New" w:hAnsi="Courier New" w:cs="Courier New"/>
                <w:lang w:val="en-GB"/>
              </w:rPr>
              <w:t>ManifestResult</w:t>
            </w:r>
          </w:ins>
          <w:customXmlInsRangeStart w:id="6947" w:author="Andreas Kuehne" w:date="2019-05-31T12:40:00Z"/>
        </w:sdtContent>
      </w:sdt>
      <w:customXmlInsRangeEnd w:id="6947"/>
    </w:p>
    <w:p w14:paraId="664185AB" w14:textId="77777777" w:rsidR="00A71F46" w:rsidRDefault="00A71F46" w:rsidP="00A71F46">
      <w:pPr>
        <w:rPr>
          <w:ins w:id="6948" w:author="Andreas Kuehne" w:date="2019-05-31T12:40:00Z"/>
        </w:rPr>
      </w:pPr>
      <w:ins w:id="6949" w:author="Andreas Kuehne" w:date="2019-05-31T12:40:00Z">
        <w:r>
          <w:t>Below follows a list of the sub-components that constitute this component:</w:t>
        </w:r>
      </w:ins>
    </w:p>
    <w:p w14:paraId="7AB1CD81" w14:textId="77777777" w:rsidR="00A71F46" w:rsidRDefault="00A71F46" w:rsidP="00A71F46">
      <w:pPr>
        <w:pStyle w:val="Member"/>
        <w:rPr>
          <w:ins w:id="6950" w:author="Andreas Kuehne" w:date="2019-05-31T12:40:00Z"/>
        </w:rPr>
      </w:pPr>
      <w:ins w:id="6951" w:author="Andreas Kuehne" w:date="2019-05-31T12:40:00Z">
        <w:r>
          <w:t xml:space="preserve">The </w:t>
        </w:r>
        <w:r w:rsidRPr="35C1378D">
          <w:rPr>
            <w:rStyle w:val="Datatype"/>
          </w:rPr>
          <w:t>ReferenceXpath</w:t>
        </w:r>
        <w:r>
          <w:t xml:space="preserve"> element MUST contain one instance of a string. </w:t>
        </w:r>
      </w:ins>
      <w:customXmlInsRangeStart w:id="6952" w:author="Andreas Kuehne" w:date="2019-05-31T12:40:00Z"/>
      <w:sdt>
        <w:sdtPr>
          <w:alias w:val="dss2-ManifestResultType.xPath"/>
          <w:tag w:val="dss2-ManifestResultType.ReferenceXpath"/>
          <w:id w:val="-111219030"/>
        </w:sdtPr>
        <w:sdtContent>
          <w:customXmlInsRangeEnd w:id="6952"/>
          <w:ins w:id="6953" w:author="Andreas Kuehne" w:date="2019-05-31T12:40:00Z">
            <w:r w:rsidRPr="003A06D0">
              <w:rPr>
                <w:color w:val="19D131"/>
                <w:lang w:val="en-GB"/>
              </w:rPr>
              <w:t>This element identifies the manifest reference, in the XML signature, to which this result pertains.</w:t>
            </w:r>
          </w:ins>
          <w:customXmlInsRangeStart w:id="6954" w:author="Andreas Kuehne" w:date="2019-05-31T12:40:00Z"/>
        </w:sdtContent>
      </w:sdt>
      <w:customXmlInsRangeEnd w:id="6954"/>
    </w:p>
    <w:p w14:paraId="1225CCA5" w14:textId="77777777" w:rsidR="00A71F46" w:rsidRDefault="00A71F46" w:rsidP="00A71F46">
      <w:pPr>
        <w:pStyle w:val="Member"/>
        <w:rPr>
          <w:ins w:id="6955" w:author="Andreas Kuehne" w:date="2019-05-31T12:40:00Z"/>
        </w:rPr>
      </w:pPr>
      <w:ins w:id="6956" w:author="Andreas Kuehne" w:date="2019-05-31T12:40:00Z">
        <w:r>
          <w:t xml:space="preserve">The </w:t>
        </w:r>
        <w:r w:rsidRPr="35C1378D">
          <w:rPr>
            <w:rStyle w:val="Datatype"/>
          </w:rPr>
          <w:t>Status</w:t>
        </w:r>
        <w:r>
          <w:t xml:space="preserve"> element MUST contain one instance of a URI. Its value is limited to an item of the following set:</w:t>
        </w:r>
        <w:r>
          <w:br/>
        </w:r>
        <w:r>
          <w:rPr>
            <w:color w:val="244061" w:themeColor="accent1" w:themeShade="80"/>
          </w:rPr>
          <w:t>urn:oasis:names:tc:dss:1.0:manifeststatus:Valid</w:t>
        </w:r>
        <w:r>
          <w:br/>
        </w:r>
        <w:r>
          <w:rPr>
            <w:color w:val="244061" w:themeColor="accent1" w:themeShade="80"/>
          </w:rPr>
          <w:t>urn:oasis:names:tc:dss:1.0:manifeststatus:Invalid</w:t>
        </w:r>
        <w:r>
          <w:br/>
        </w:r>
      </w:ins>
      <w:customXmlInsRangeStart w:id="6957" w:author="Andreas Kuehne" w:date="2019-05-31T12:40:00Z"/>
      <w:sdt>
        <w:sdtPr>
          <w:alias w:val="dss2-ManifestResultType.status"/>
          <w:tag w:val="dss2-ManifestResultType.Status"/>
          <w:id w:val="1342663640"/>
        </w:sdtPr>
        <w:sdtContent>
          <w:customXmlInsRangeEnd w:id="6957"/>
          <w:ins w:id="6958" w:author="Andreas Kuehne" w:date="2019-05-31T12:40:00Z">
            <w:r w:rsidRPr="003A06D0">
              <w:rPr>
                <w:color w:val="19D131"/>
                <w:lang w:val="en-GB"/>
              </w:rPr>
              <w:t xml:space="preserve">This element indicates the manifest validation outcome. </w:t>
            </w:r>
          </w:ins>
          <w:customXmlInsRangeStart w:id="6959" w:author="Andreas Kuehne" w:date="2019-05-31T12:40:00Z"/>
        </w:sdtContent>
      </w:sdt>
      <w:customXmlInsRangeEnd w:id="6959"/>
    </w:p>
    <w:p w14:paraId="4F28964E" w14:textId="77777777" w:rsidR="00A71F46" w:rsidRDefault="00A71F46" w:rsidP="00A71F46">
      <w:pPr>
        <w:pStyle w:val="Member"/>
        <w:rPr>
          <w:ins w:id="6960" w:author="Andreas Kuehne" w:date="2019-05-31T12:40:00Z"/>
        </w:rPr>
      </w:pPr>
      <w:ins w:id="6961"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ins>
      <w:customXmlInsRangeStart w:id="6962" w:author="Andreas Kuehne" w:date="2019-05-31T12:40:00Z"/>
      <w:sdt>
        <w:sdtPr>
          <w:alias w:val="dss2-ManifestResultType.nsDecl"/>
          <w:tag w:val="dss2-ManifestResultType.NsPrefixMapping"/>
          <w:id w:val="-1729762451"/>
          <w:showingPlcHdr/>
        </w:sdtPr>
        <w:sdtContent>
          <w:customXmlInsRangeEnd w:id="6962"/>
          <w:ins w:id="6963" w:author="Andreas Kuehne" w:date="2019-05-31T12:40:00Z">
            <w:r>
              <w:rPr>
                <w:color w:val="19D131"/>
              </w:rPr>
              <w:t>[sub component NsPrefixMapping details]</w:t>
            </w:r>
          </w:ins>
          <w:customXmlInsRangeStart w:id="6964" w:author="Andreas Kuehne" w:date="2019-05-31T12:40:00Z"/>
        </w:sdtContent>
      </w:sdt>
      <w:customXmlInsRangeEnd w:id="6964"/>
    </w:p>
    <w:p w14:paraId="631B094C" w14:textId="77777777" w:rsidR="00A71F46" w:rsidRDefault="00A71F46" w:rsidP="00A71F46">
      <w:pPr>
        <w:pStyle w:val="Non-normativeCommentHeading"/>
        <w:rPr>
          <w:ins w:id="6965" w:author="Andreas Kuehne" w:date="2019-05-31T12:40:00Z"/>
        </w:rPr>
      </w:pPr>
      <w:ins w:id="6966" w:author="Andreas Kuehne" w:date="2019-05-31T12:40:00Z">
        <w:r>
          <w:t>Non-normative Comment:</w:t>
        </w:r>
      </w:ins>
    </w:p>
    <w:p w14:paraId="1F409615" w14:textId="77777777" w:rsidR="00A71F46" w:rsidRDefault="00A71F46" w:rsidP="00A71F46">
      <w:pPr>
        <w:pStyle w:val="Non-normativeComment"/>
        <w:rPr>
          <w:ins w:id="6967" w:author="Andreas Kuehne" w:date="2019-05-31T12:40:00Z"/>
        </w:rPr>
      </w:pPr>
      <w:customXmlInsRangeStart w:id="6968" w:author="Andreas Kuehne" w:date="2019-05-31T12:40:00Z"/>
      <w:sdt>
        <w:sdtPr>
          <w:tag w:val="dss2-ManifestResultType.-nonNormative"/>
          <w:id w:val="675461999"/>
          <w:showingPlcHdr/>
        </w:sdtPr>
        <w:sdtContent>
          <w:customXmlInsRangeEnd w:id="6968"/>
          <w:ins w:id="6969" w:author="Andreas Kuehne" w:date="2019-05-31T12:40:00Z">
            <w:r>
              <w:rPr>
                <w:color w:val="19D131"/>
              </w:rPr>
              <w:t>[component ManifestResult non normative details]</w:t>
            </w:r>
          </w:ins>
          <w:customXmlInsRangeStart w:id="6970" w:author="Andreas Kuehne" w:date="2019-05-31T12:40:00Z"/>
        </w:sdtContent>
      </w:sdt>
      <w:customXmlInsRangeEnd w:id="6970"/>
    </w:p>
    <w:p w14:paraId="0BCA6592" w14:textId="77777777" w:rsidR="00A71F46" w:rsidRDefault="00A71F46" w:rsidP="00A71F46">
      <w:pPr>
        <w:pStyle w:val="berschrift4"/>
        <w:numPr>
          <w:ilvl w:val="3"/>
          <w:numId w:val="3"/>
        </w:numPr>
        <w:rPr>
          <w:ins w:id="6971" w:author="Andreas Kuehne" w:date="2019-05-31T12:40:00Z"/>
        </w:rPr>
      </w:pPr>
      <w:ins w:id="6972" w:author="Andreas Kuehne" w:date="2019-05-31T12:40:00Z">
        <w:r>
          <w:t>ManifestResult – JSON Syntax</w:t>
        </w:r>
      </w:ins>
    </w:p>
    <w:p w14:paraId="6EA73F85" w14:textId="77777777" w:rsidR="00A71F46" w:rsidRPr="0248A3D1" w:rsidRDefault="00A71F46" w:rsidP="00A71F46">
      <w:pPr>
        <w:rPr>
          <w:ins w:id="6973" w:author="Andreas Kuehne" w:date="2019-05-31T12:40:00Z"/>
        </w:rPr>
      </w:pPr>
      <w:ins w:id="6974"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ManifestResult</w:t>
        </w:r>
        <w:r>
          <w:t xml:space="preserve"> component.</w:t>
        </w:r>
      </w:ins>
    </w:p>
    <w:p w14:paraId="213CB4F9" w14:textId="77777777" w:rsidR="00A71F46" w:rsidRPr="C2430093" w:rsidRDefault="00A71F46" w:rsidP="00A71F46">
      <w:pPr>
        <w:spacing w:line="259" w:lineRule="auto"/>
        <w:rPr>
          <w:ins w:id="6975" w:author="Andreas Kuehne" w:date="2019-05-31T12:40:00Z"/>
          <w:rFonts w:eastAsia="Arial" w:cs="Arial"/>
          <w:sz w:val="22"/>
          <w:szCs w:val="22"/>
        </w:rPr>
      </w:pPr>
      <w:ins w:id="6976" w:author="Andreas Kuehne" w:date="2019-05-31T12:40:00Z">
        <w:r w:rsidRPr="002062A5">
          <w:rPr>
            <w:rFonts w:eastAsia="Arial" w:cs="Arial"/>
            <w:sz w:val="22"/>
            <w:szCs w:val="22"/>
          </w:rPr>
          <w:lastRenderedPageBreak/>
          <w:t xml:space="preserve">Properties of the JSON object SHALL implement the sub-components of </w:t>
        </w:r>
        <w:r w:rsidRPr="002062A5">
          <w:rPr>
            <w:rFonts w:ascii="Courier New" w:eastAsia="Courier New" w:hAnsi="Courier New" w:cs="Courier New"/>
          </w:rPr>
          <w:t>ManifestResult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9FF819" w14:textId="77777777" w:rsidTr="00A71F46">
        <w:trPr>
          <w:cnfStyle w:val="100000000000" w:firstRow="1" w:lastRow="0" w:firstColumn="0" w:lastColumn="0" w:oddVBand="0" w:evenVBand="0" w:oddHBand="0" w:evenHBand="0" w:firstRowFirstColumn="0" w:firstRowLastColumn="0" w:lastRowFirstColumn="0" w:lastRowLastColumn="0"/>
          <w:ins w:id="69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77E6A" w14:textId="77777777" w:rsidR="00A71F46" w:rsidRDefault="00A71F46" w:rsidP="00A71F46">
            <w:pPr>
              <w:pStyle w:val="Beschriftung"/>
              <w:rPr>
                <w:ins w:id="6978" w:author="Andreas Kuehne" w:date="2019-05-31T12:40:00Z"/>
              </w:rPr>
            </w:pPr>
            <w:ins w:id="6979" w:author="Andreas Kuehne" w:date="2019-05-31T12:40:00Z">
              <w:r>
                <w:t>Element</w:t>
              </w:r>
            </w:ins>
          </w:p>
        </w:tc>
        <w:tc>
          <w:tcPr>
            <w:tcW w:w="4675" w:type="dxa"/>
          </w:tcPr>
          <w:p w14:paraId="21B96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80" w:author="Andreas Kuehne" w:date="2019-05-31T12:40:00Z"/>
              </w:rPr>
            </w:pPr>
            <w:ins w:id="6981" w:author="Andreas Kuehne" w:date="2019-05-31T12:40:00Z">
              <w:r>
                <w:t>Implementing JSON member name</w:t>
              </w:r>
            </w:ins>
          </w:p>
        </w:tc>
        <w:tc>
          <w:tcPr>
            <w:tcW w:w="4675" w:type="dxa"/>
          </w:tcPr>
          <w:p w14:paraId="60A5B1B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82" w:author="Andreas Kuehne" w:date="2019-05-31T12:40:00Z"/>
              </w:rPr>
            </w:pPr>
            <w:ins w:id="6983" w:author="Andreas Kuehne" w:date="2019-05-31T12:40:00Z">
              <w:r>
                <w:t>Comments</w:t>
              </w:r>
            </w:ins>
          </w:p>
        </w:tc>
      </w:tr>
      <w:tr w:rsidR="00A71F46" w14:paraId="6C2D19F1" w14:textId="77777777" w:rsidTr="00A71F46">
        <w:trPr>
          <w:ins w:id="69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DB484" w14:textId="77777777" w:rsidR="00A71F46" w:rsidRPr="002062A5" w:rsidRDefault="00A71F46" w:rsidP="00A71F46">
            <w:pPr>
              <w:pStyle w:val="Beschriftung"/>
              <w:rPr>
                <w:ins w:id="6985" w:author="Andreas Kuehne" w:date="2019-05-31T12:40:00Z"/>
                <w:rStyle w:val="Datatype"/>
                <w:b w:val="0"/>
                <w:bCs w:val="0"/>
              </w:rPr>
            </w:pPr>
            <w:ins w:id="6986" w:author="Andreas Kuehne" w:date="2019-05-31T12:40:00Z">
              <w:r w:rsidRPr="002062A5">
                <w:rPr>
                  <w:rStyle w:val="Datatype"/>
                </w:rPr>
                <w:t>ReferenceXpath</w:t>
              </w:r>
            </w:ins>
          </w:p>
        </w:tc>
        <w:tc>
          <w:tcPr>
            <w:tcW w:w="4675" w:type="dxa"/>
          </w:tcPr>
          <w:p w14:paraId="0E0319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87" w:author="Andreas Kuehne" w:date="2019-05-31T12:40:00Z"/>
                <w:rStyle w:val="Datatype"/>
              </w:rPr>
            </w:pPr>
            <w:ins w:id="6988" w:author="Andreas Kuehne" w:date="2019-05-31T12:40:00Z">
              <w:r w:rsidRPr="002062A5">
                <w:rPr>
                  <w:rStyle w:val="Datatype"/>
                </w:rPr>
                <w:t>xPath</w:t>
              </w:r>
            </w:ins>
          </w:p>
        </w:tc>
        <w:tc>
          <w:tcPr>
            <w:tcW w:w="4675" w:type="dxa"/>
          </w:tcPr>
          <w:p w14:paraId="27EA8CE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989" w:author="Andreas Kuehne" w:date="2019-05-31T12:40:00Z"/>
              </w:rPr>
            </w:pPr>
            <w:customXmlInsRangeStart w:id="6990" w:author="Andreas Kuehne" w:date="2019-05-31T12:40:00Z"/>
            <w:sdt>
              <w:sdtPr>
                <w:alias w:val="dss2-ManifestResultType.xPath"/>
                <w:tag w:val="dss2-ManifestResultType.-jsonComment.ReferenceXpath"/>
                <w:id w:val="-386259445"/>
                <w:showingPlcHdr/>
              </w:sdtPr>
              <w:sdtContent>
                <w:customXmlInsRangeEnd w:id="6990"/>
                <w:ins w:id="6991" w:author="Andreas Kuehne" w:date="2019-05-31T12:40:00Z">
                  <w:r>
                    <w:rPr>
                      <w:color w:val="19D131"/>
                    </w:rPr>
                    <w:t>[]</w:t>
                  </w:r>
                </w:ins>
                <w:customXmlInsRangeStart w:id="6992" w:author="Andreas Kuehne" w:date="2019-05-31T12:40:00Z"/>
              </w:sdtContent>
            </w:sdt>
            <w:customXmlInsRangeEnd w:id="6992"/>
          </w:p>
        </w:tc>
      </w:tr>
      <w:tr w:rsidR="00A71F46" w14:paraId="398F5AF7" w14:textId="77777777" w:rsidTr="00A71F46">
        <w:trPr>
          <w:ins w:id="69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491516" w14:textId="77777777" w:rsidR="00A71F46" w:rsidRPr="002062A5" w:rsidRDefault="00A71F46" w:rsidP="00A71F46">
            <w:pPr>
              <w:pStyle w:val="Beschriftung"/>
              <w:rPr>
                <w:ins w:id="6994" w:author="Andreas Kuehne" w:date="2019-05-31T12:40:00Z"/>
                <w:rStyle w:val="Datatype"/>
                <w:b w:val="0"/>
                <w:bCs w:val="0"/>
              </w:rPr>
            </w:pPr>
            <w:ins w:id="6995" w:author="Andreas Kuehne" w:date="2019-05-31T12:40:00Z">
              <w:r w:rsidRPr="002062A5">
                <w:rPr>
                  <w:rStyle w:val="Datatype"/>
                </w:rPr>
                <w:t>Status</w:t>
              </w:r>
            </w:ins>
          </w:p>
        </w:tc>
        <w:tc>
          <w:tcPr>
            <w:tcW w:w="4675" w:type="dxa"/>
          </w:tcPr>
          <w:p w14:paraId="23BA9B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96" w:author="Andreas Kuehne" w:date="2019-05-31T12:40:00Z"/>
                <w:rStyle w:val="Datatype"/>
              </w:rPr>
            </w:pPr>
            <w:ins w:id="6997" w:author="Andreas Kuehne" w:date="2019-05-31T12:40:00Z">
              <w:r w:rsidRPr="002062A5">
                <w:rPr>
                  <w:rStyle w:val="Datatype"/>
                </w:rPr>
                <w:t>status</w:t>
              </w:r>
            </w:ins>
          </w:p>
        </w:tc>
        <w:tc>
          <w:tcPr>
            <w:tcW w:w="4675" w:type="dxa"/>
          </w:tcPr>
          <w:p w14:paraId="48DBF69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6998" w:author="Andreas Kuehne" w:date="2019-05-31T12:40:00Z"/>
              </w:rPr>
            </w:pPr>
            <w:customXmlInsRangeStart w:id="6999" w:author="Andreas Kuehne" w:date="2019-05-31T12:40:00Z"/>
            <w:sdt>
              <w:sdtPr>
                <w:alias w:val="dss2-ManifestResultType.status"/>
                <w:tag w:val="dss2-ManifestResultType.-jsonComment.Status"/>
                <w:id w:val="-995949801"/>
                <w:showingPlcHdr/>
              </w:sdtPr>
              <w:sdtContent>
                <w:customXmlInsRangeEnd w:id="6999"/>
                <w:ins w:id="7000" w:author="Andreas Kuehne" w:date="2019-05-31T12:40:00Z">
                  <w:r>
                    <w:rPr>
                      <w:color w:val="19D131"/>
                    </w:rPr>
                    <w:t>[]</w:t>
                  </w:r>
                </w:ins>
                <w:customXmlInsRangeStart w:id="7001" w:author="Andreas Kuehne" w:date="2019-05-31T12:40:00Z"/>
              </w:sdtContent>
            </w:sdt>
            <w:customXmlInsRangeEnd w:id="7001"/>
          </w:p>
        </w:tc>
      </w:tr>
      <w:tr w:rsidR="00A71F46" w14:paraId="2BF028D8" w14:textId="77777777" w:rsidTr="00A71F46">
        <w:trPr>
          <w:ins w:id="70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A18F58" w14:textId="77777777" w:rsidR="00A71F46" w:rsidRPr="002062A5" w:rsidRDefault="00A71F46" w:rsidP="00A71F46">
            <w:pPr>
              <w:pStyle w:val="Beschriftung"/>
              <w:rPr>
                <w:ins w:id="7003" w:author="Andreas Kuehne" w:date="2019-05-31T12:40:00Z"/>
                <w:rStyle w:val="Datatype"/>
                <w:b w:val="0"/>
                <w:bCs w:val="0"/>
              </w:rPr>
            </w:pPr>
            <w:ins w:id="7004" w:author="Andreas Kuehne" w:date="2019-05-31T12:40:00Z">
              <w:r w:rsidRPr="002062A5">
                <w:rPr>
                  <w:rStyle w:val="Datatype"/>
                </w:rPr>
                <w:t>NsPrefixMapping</w:t>
              </w:r>
            </w:ins>
          </w:p>
        </w:tc>
        <w:tc>
          <w:tcPr>
            <w:tcW w:w="4675" w:type="dxa"/>
          </w:tcPr>
          <w:p w14:paraId="1005061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005" w:author="Andreas Kuehne" w:date="2019-05-31T12:40:00Z"/>
                <w:rStyle w:val="Datatype"/>
              </w:rPr>
            </w:pPr>
            <w:ins w:id="7006" w:author="Andreas Kuehne" w:date="2019-05-31T12:40:00Z">
              <w:r w:rsidRPr="002062A5">
                <w:rPr>
                  <w:rStyle w:val="Datatype"/>
                </w:rPr>
                <w:t>nsDecl</w:t>
              </w:r>
            </w:ins>
          </w:p>
        </w:tc>
        <w:tc>
          <w:tcPr>
            <w:tcW w:w="4675" w:type="dxa"/>
          </w:tcPr>
          <w:p w14:paraId="2BC7D2D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007" w:author="Andreas Kuehne" w:date="2019-05-31T12:40:00Z"/>
              </w:rPr>
            </w:pPr>
            <w:customXmlInsRangeStart w:id="7008" w:author="Andreas Kuehne" w:date="2019-05-31T12:40:00Z"/>
            <w:sdt>
              <w:sdtPr>
                <w:alias w:val="dss2-ManifestResultType.nsDecl"/>
                <w:tag w:val="dss2-ManifestResultType.-jsonComment.NsPrefixMapping"/>
                <w:id w:val="-861364014"/>
                <w:showingPlcHdr/>
              </w:sdtPr>
              <w:sdtContent>
                <w:customXmlInsRangeEnd w:id="7008"/>
                <w:ins w:id="7009" w:author="Andreas Kuehne" w:date="2019-05-31T12:40:00Z">
                  <w:r>
                    <w:rPr>
                      <w:color w:val="19D131"/>
                    </w:rPr>
                    <w:t>[]</w:t>
                  </w:r>
                </w:ins>
                <w:customXmlInsRangeStart w:id="7010" w:author="Andreas Kuehne" w:date="2019-05-31T12:40:00Z"/>
              </w:sdtContent>
            </w:sdt>
            <w:customXmlInsRangeEnd w:id="7010"/>
          </w:p>
        </w:tc>
      </w:tr>
    </w:tbl>
    <w:p w14:paraId="375BBCC9" w14:textId="77777777" w:rsidR="00A71F46" w:rsidRPr="0202B381" w:rsidRDefault="00A71F46" w:rsidP="00A71F46">
      <w:pPr>
        <w:rPr>
          <w:ins w:id="7011" w:author="Andreas Kuehne" w:date="2019-05-31T12:40:00Z"/>
        </w:rPr>
      </w:pPr>
      <w:ins w:id="7012"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5664E73" w14:textId="77777777" w:rsidR="00A71F46" w:rsidRDefault="00A71F46" w:rsidP="00A71F46">
      <w:pPr>
        <w:pStyle w:val="Code"/>
        <w:spacing w:line="259" w:lineRule="auto"/>
        <w:rPr>
          <w:ins w:id="7013" w:author="Andreas Kuehne" w:date="2019-05-31T12:40:00Z"/>
        </w:rPr>
      </w:pPr>
      <w:ins w:id="7014" w:author="Andreas Kuehne" w:date="2019-05-31T12:40:00Z">
        <w:r>
          <w:rPr>
            <w:color w:val="31849B" w:themeColor="accent5" w:themeShade="BF"/>
          </w:rPr>
          <w:t>"dss2-ManifestResultType"</w:t>
        </w:r>
        <w:r>
          <w:t>: {</w:t>
        </w:r>
      </w:ins>
    </w:p>
    <w:p w14:paraId="50DC6D0A" w14:textId="77777777" w:rsidR="00A71F46" w:rsidRDefault="00A71F46" w:rsidP="00A71F46">
      <w:pPr>
        <w:pStyle w:val="Code"/>
        <w:spacing w:line="259" w:lineRule="auto"/>
        <w:rPr>
          <w:ins w:id="7015" w:author="Andreas Kuehne" w:date="2019-05-31T12:40:00Z"/>
        </w:rPr>
      </w:pPr>
      <w:ins w:id="7016" w:author="Andreas Kuehne" w:date="2019-05-31T12:40:00Z">
        <w:r>
          <w:rPr>
            <w:color w:val="31849B" w:themeColor="accent5" w:themeShade="BF"/>
          </w:rPr>
          <w:t xml:space="preserve">  "type"</w:t>
        </w:r>
        <w:r>
          <w:t xml:space="preserve">: </w:t>
        </w:r>
        <w:r>
          <w:rPr>
            <w:color w:val="244061" w:themeColor="accent1" w:themeShade="80"/>
          </w:rPr>
          <w:t>"object",</w:t>
        </w:r>
      </w:ins>
    </w:p>
    <w:p w14:paraId="334FFB9D" w14:textId="77777777" w:rsidR="00A71F46" w:rsidRDefault="00A71F46" w:rsidP="00A71F46">
      <w:pPr>
        <w:pStyle w:val="Code"/>
        <w:spacing w:line="259" w:lineRule="auto"/>
        <w:rPr>
          <w:ins w:id="7017" w:author="Andreas Kuehne" w:date="2019-05-31T12:40:00Z"/>
        </w:rPr>
      </w:pPr>
      <w:ins w:id="7018" w:author="Andreas Kuehne" w:date="2019-05-31T12:40:00Z">
        <w:r>
          <w:rPr>
            <w:color w:val="31849B" w:themeColor="accent5" w:themeShade="BF"/>
          </w:rPr>
          <w:t xml:space="preserve">  "properties"</w:t>
        </w:r>
        <w:r>
          <w:t>: {</w:t>
        </w:r>
      </w:ins>
    </w:p>
    <w:p w14:paraId="1E748DDA" w14:textId="77777777" w:rsidR="00A71F46" w:rsidRDefault="00A71F46" w:rsidP="00A71F46">
      <w:pPr>
        <w:pStyle w:val="Code"/>
        <w:spacing w:line="259" w:lineRule="auto"/>
        <w:rPr>
          <w:ins w:id="7019" w:author="Andreas Kuehne" w:date="2019-05-31T12:40:00Z"/>
        </w:rPr>
      </w:pPr>
      <w:ins w:id="7020" w:author="Andreas Kuehne" w:date="2019-05-31T12:40:00Z">
        <w:r>
          <w:rPr>
            <w:color w:val="31849B" w:themeColor="accent5" w:themeShade="BF"/>
          </w:rPr>
          <w:t xml:space="preserve">    "xPath"</w:t>
        </w:r>
        <w:r>
          <w:t>: {</w:t>
        </w:r>
      </w:ins>
    </w:p>
    <w:p w14:paraId="7872B989" w14:textId="77777777" w:rsidR="00A71F46" w:rsidRDefault="00A71F46" w:rsidP="00A71F46">
      <w:pPr>
        <w:pStyle w:val="Code"/>
        <w:spacing w:line="259" w:lineRule="auto"/>
        <w:rPr>
          <w:ins w:id="7021" w:author="Andreas Kuehne" w:date="2019-05-31T12:40:00Z"/>
        </w:rPr>
      </w:pPr>
      <w:ins w:id="7022" w:author="Andreas Kuehne" w:date="2019-05-31T12:40:00Z">
        <w:r>
          <w:rPr>
            <w:color w:val="31849B" w:themeColor="accent5" w:themeShade="BF"/>
          </w:rPr>
          <w:t xml:space="preserve">      "type"</w:t>
        </w:r>
        <w:r>
          <w:t xml:space="preserve">: </w:t>
        </w:r>
        <w:r>
          <w:rPr>
            <w:color w:val="244061" w:themeColor="accent1" w:themeShade="80"/>
          </w:rPr>
          <w:t>"string"</w:t>
        </w:r>
      </w:ins>
    </w:p>
    <w:p w14:paraId="6444B8B3" w14:textId="77777777" w:rsidR="00A71F46" w:rsidRDefault="00A71F46" w:rsidP="00A71F46">
      <w:pPr>
        <w:pStyle w:val="Code"/>
        <w:spacing w:line="259" w:lineRule="auto"/>
        <w:rPr>
          <w:ins w:id="7023" w:author="Andreas Kuehne" w:date="2019-05-31T12:40:00Z"/>
        </w:rPr>
      </w:pPr>
      <w:ins w:id="7024" w:author="Andreas Kuehne" w:date="2019-05-31T12:40:00Z">
        <w:r>
          <w:t xml:space="preserve">    },</w:t>
        </w:r>
      </w:ins>
    </w:p>
    <w:p w14:paraId="3B6E95A7" w14:textId="77777777" w:rsidR="00A71F46" w:rsidRDefault="00A71F46" w:rsidP="00A71F46">
      <w:pPr>
        <w:pStyle w:val="Code"/>
        <w:spacing w:line="259" w:lineRule="auto"/>
        <w:rPr>
          <w:ins w:id="7025" w:author="Andreas Kuehne" w:date="2019-05-31T12:40:00Z"/>
        </w:rPr>
      </w:pPr>
      <w:ins w:id="7026" w:author="Andreas Kuehne" w:date="2019-05-31T12:40:00Z">
        <w:r>
          <w:rPr>
            <w:color w:val="31849B" w:themeColor="accent5" w:themeShade="BF"/>
          </w:rPr>
          <w:t xml:space="preserve">    "status"</w:t>
        </w:r>
        <w:r>
          <w:t>: {</w:t>
        </w:r>
      </w:ins>
    </w:p>
    <w:p w14:paraId="1C6FED5B" w14:textId="77777777" w:rsidR="00A71F46" w:rsidRDefault="00A71F46" w:rsidP="00A71F46">
      <w:pPr>
        <w:pStyle w:val="Code"/>
        <w:spacing w:line="259" w:lineRule="auto"/>
        <w:rPr>
          <w:ins w:id="7027" w:author="Andreas Kuehne" w:date="2019-05-31T12:40:00Z"/>
        </w:rPr>
      </w:pPr>
      <w:ins w:id="7028" w:author="Andreas Kuehne" w:date="2019-05-31T12:40:00Z">
        <w:r>
          <w:rPr>
            <w:color w:val="31849B" w:themeColor="accent5" w:themeShade="BF"/>
          </w:rPr>
          <w:t xml:space="preserve">      "type"</w:t>
        </w:r>
        <w:r>
          <w:t xml:space="preserve">: </w:t>
        </w:r>
        <w:r>
          <w:rPr>
            <w:color w:val="244061" w:themeColor="accent1" w:themeShade="80"/>
          </w:rPr>
          <w:t>"string",</w:t>
        </w:r>
      </w:ins>
    </w:p>
    <w:p w14:paraId="0CF16CB1" w14:textId="77777777" w:rsidR="00A71F46" w:rsidRDefault="00A71F46" w:rsidP="00A71F46">
      <w:pPr>
        <w:pStyle w:val="Code"/>
        <w:spacing w:line="259" w:lineRule="auto"/>
        <w:rPr>
          <w:ins w:id="7029" w:author="Andreas Kuehne" w:date="2019-05-31T12:40:00Z"/>
        </w:rPr>
      </w:pPr>
      <w:ins w:id="7030" w:author="Andreas Kuehne" w:date="2019-05-31T12:40:00Z">
        <w:r>
          <w:rPr>
            <w:color w:val="31849B" w:themeColor="accent5" w:themeShade="BF"/>
          </w:rPr>
          <w:t xml:space="preserve">      "enum"</w:t>
        </w:r>
        <w:r>
          <w:t>: [</w:t>
        </w:r>
        <w:r>
          <w:rPr>
            <w:color w:val="244061" w:themeColor="accent1" w:themeShade="80"/>
          </w:rPr>
          <w:t>"urn:oasis:names:tc:dss:1.0:manifeststatus:Valid", "urn:oasis:names:tc:dss:1.0:manifeststatus:Invalid"</w:t>
        </w:r>
        <w:r>
          <w:t>]</w:t>
        </w:r>
      </w:ins>
    </w:p>
    <w:p w14:paraId="24E3715C" w14:textId="77777777" w:rsidR="00A71F46" w:rsidRDefault="00A71F46" w:rsidP="00A71F46">
      <w:pPr>
        <w:pStyle w:val="Code"/>
        <w:spacing w:line="259" w:lineRule="auto"/>
        <w:rPr>
          <w:ins w:id="7031" w:author="Andreas Kuehne" w:date="2019-05-31T12:40:00Z"/>
        </w:rPr>
      </w:pPr>
      <w:ins w:id="7032" w:author="Andreas Kuehne" w:date="2019-05-31T12:40:00Z">
        <w:r>
          <w:t xml:space="preserve">    },</w:t>
        </w:r>
      </w:ins>
    </w:p>
    <w:p w14:paraId="44808C98" w14:textId="77777777" w:rsidR="00A71F46" w:rsidRDefault="00A71F46" w:rsidP="00A71F46">
      <w:pPr>
        <w:pStyle w:val="Code"/>
        <w:spacing w:line="259" w:lineRule="auto"/>
        <w:rPr>
          <w:ins w:id="7033" w:author="Andreas Kuehne" w:date="2019-05-31T12:40:00Z"/>
        </w:rPr>
      </w:pPr>
      <w:ins w:id="7034" w:author="Andreas Kuehne" w:date="2019-05-31T12:40:00Z">
        <w:r>
          <w:rPr>
            <w:color w:val="31849B" w:themeColor="accent5" w:themeShade="BF"/>
          </w:rPr>
          <w:t xml:space="preserve">    "nsDecl"</w:t>
        </w:r>
        <w:r>
          <w:t>: {</w:t>
        </w:r>
      </w:ins>
    </w:p>
    <w:p w14:paraId="129E8993" w14:textId="77777777" w:rsidR="00A71F46" w:rsidRDefault="00A71F46" w:rsidP="00A71F46">
      <w:pPr>
        <w:pStyle w:val="Code"/>
        <w:spacing w:line="259" w:lineRule="auto"/>
        <w:rPr>
          <w:ins w:id="7035" w:author="Andreas Kuehne" w:date="2019-05-31T12:40:00Z"/>
        </w:rPr>
      </w:pPr>
      <w:ins w:id="7036" w:author="Andreas Kuehne" w:date="2019-05-31T12:40:00Z">
        <w:r>
          <w:rPr>
            <w:color w:val="31849B" w:themeColor="accent5" w:themeShade="BF"/>
          </w:rPr>
          <w:t xml:space="preserve">      "type"</w:t>
        </w:r>
        <w:r>
          <w:t xml:space="preserve">: </w:t>
        </w:r>
        <w:r>
          <w:rPr>
            <w:color w:val="244061" w:themeColor="accent1" w:themeShade="80"/>
          </w:rPr>
          <w:t>"array",</w:t>
        </w:r>
      </w:ins>
    </w:p>
    <w:p w14:paraId="67108486" w14:textId="77777777" w:rsidR="00A71F46" w:rsidRDefault="00A71F46" w:rsidP="00A71F46">
      <w:pPr>
        <w:pStyle w:val="Code"/>
        <w:spacing w:line="259" w:lineRule="auto"/>
        <w:rPr>
          <w:ins w:id="7037" w:author="Andreas Kuehne" w:date="2019-05-31T12:40:00Z"/>
        </w:rPr>
      </w:pPr>
      <w:ins w:id="7038" w:author="Andreas Kuehne" w:date="2019-05-31T12:40:00Z">
        <w:r>
          <w:rPr>
            <w:color w:val="31849B" w:themeColor="accent5" w:themeShade="BF"/>
          </w:rPr>
          <w:t xml:space="preserve">      "items"</w:t>
        </w:r>
        <w:r>
          <w:t>: {</w:t>
        </w:r>
      </w:ins>
    </w:p>
    <w:p w14:paraId="7FB8E463" w14:textId="77777777" w:rsidR="00A71F46" w:rsidRDefault="00A71F46" w:rsidP="00A71F46">
      <w:pPr>
        <w:pStyle w:val="Code"/>
        <w:spacing w:line="259" w:lineRule="auto"/>
        <w:rPr>
          <w:ins w:id="7039" w:author="Andreas Kuehne" w:date="2019-05-31T12:40:00Z"/>
        </w:rPr>
      </w:pPr>
      <w:ins w:id="7040"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731EB6C1" w14:textId="77777777" w:rsidR="00A71F46" w:rsidRDefault="00A71F46" w:rsidP="00A71F46">
      <w:pPr>
        <w:pStyle w:val="Code"/>
        <w:spacing w:line="259" w:lineRule="auto"/>
        <w:rPr>
          <w:ins w:id="7041" w:author="Andreas Kuehne" w:date="2019-05-31T12:40:00Z"/>
        </w:rPr>
      </w:pPr>
      <w:ins w:id="7042" w:author="Andreas Kuehne" w:date="2019-05-31T12:40:00Z">
        <w:r>
          <w:t xml:space="preserve">      }</w:t>
        </w:r>
      </w:ins>
    </w:p>
    <w:p w14:paraId="7C55EFA3" w14:textId="77777777" w:rsidR="00A71F46" w:rsidRDefault="00A71F46" w:rsidP="00A71F46">
      <w:pPr>
        <w:pStyle w:val="Code"/>
        <w:spacing w:line="259" w:lineRule="auto"/>
        <w:rPr>
          <w:ins w:id="7043" w:author="Andreas Kuehne" w:date="2019-05-31T12:40:00Z"/>
        </w:rPr>
      </w:pPr>
      <w:ins w:id="7044" w:author="Andreas Kuehne" w:date="2019-05-31T12:40:00Z">
        <w:r>
          <w:t xml:space="preserve">    }</w:t>
        </w:r>
      </w:ins>
    </w:p>
    <w:p w14:paraId="07D74537" w14:textId="77777777" w:rsidR="00A71F46" w:rsidRDefault="00A71F46" w:rsidP="00A71F46">
      <w:pPr>
        <w:pStyle w:val="Code"/>
        <w:spacing w:line="259" w:lineRule="auto"/>
        <w:rPr>
          <w:ins w:id="7045" w:author="Andreas Kuehne" w:date="2019-05-31T12:40:00Z"/>
        </w:rPr>
      </w:pPr>
      <w:ins w:id="7046" w:author="Andreas Kuehne" w:date="2019-05-31T12:40:00Z">
        <w:r>
          <w:t xml:space="preserve">  },</w:t>
        </w:r>
      </w:ins>
    </w:p>
    <w:p w14:paraId="68871257" w14:textId="77777777" w:rsidR="00A71F46" w:rsidRDefault="00A71F46" w:rsidP="00A71F46">
      <w:pPr>
        <w:pStyle w:val="Code"/>
        <w:spacing w:line="259" w:lineRule="auto"/>
        <w:rPr>
          <w:ins w:id="7047" w:author="Andreas Kuehne" w:date="2019-05-31T12:40:00Z"/>
        </w:rPr>
      </w:pPr>
      <w:ins w:id="7048" w:author="Andreas Kuehne" w:date="2019-05-31T12:40:00Z">
        <w:r>
          <w:rPr>
            <w:color w:val="31849B" w:themeColor="accent5" w:themeShade="BF"/>
          </w:rPr>
          <w:t xml:space="preserve">  "required"</w:t>
        </w:r>
        <w:r>
          <w:t>: [</w:t>
        </w:r>
        <w:r>
          <w:rPr>
            <w:color w:val="244061" w:themeColor="accent1" w:themeShade="80"/>
          </w:rPr>
          <w:t>"xPath", "status"</w:t>
        </w:r>
        <w:r>
          <w:t>]</w:t>
        </w:r>
      </w:ins>
    </w:p>
    <w:p w14:paraId="20D778C3" w14:textId="77777777" w:rsidR="00A71F46" w:rsidRDefault="00A71F46" w:rsidP="00A71F46">
      <w:pPr>
        <w:pStyle w:val="Code"/>
        <w:spacing w:line="259" w:lineRule="auto"/>
        <w:rPr>
          <w:ins w:id="7049" w:author="Andreas Kuehne" w:date="2019-05-31T12:40:00Z"/>
        </w:rPr>
      </w:pPr>
      <w:ins w:id="7050" w:author="Andreas Kuehne" w:date="2019-05-31T12:40:00Z">
        <w:r>
          <w:t>}</w:t>
        </w:r>
      </w:ins>
    </w:p>
    <w:p w14:paraId="05408C90" w14:textId="77777777" w:rsidR="00A71F46" w:rsidRDefault="00A71F46" w:rsidP="00A71F46">
      <w:pPr>
        <w:rPr>
          <w:ins w:id="7051" w:author="Andreas Kuehne" w:date="2019-05-31T12:40:00Z"/>
        </w:rPr>
      </w:pPr>
      <w:customXmlInsRangeStart w:id="7052" w:author="Andreas Kuehne" w:date="2019-05-31T12:40:00Z"/>
      <w:sdt>
        <w:sdtPr>
          <w:tag w:val="dss2-ManifestResultType.-jsonSchema"/>
          <w:id w:val="179254019"/>
          <w:showingPlcHdr/>
        </w:sdtPr>
        <w:sdtContent>
          <w:customXmlInsRangeEnd w:id="7052"/>
          <w:ins w:id="7053" w:author="Andreas Kuehne" w:date="2019-05-31T12:40:00Z">
            <w:r>
              <w:rPr>
                <w:color w:val="19D131"/>
              </w:rPr>
              <w:t>[component ManifestResult JSON schema details]</w:t>
            </w:r>
          </w:ins>
          <w:customXmlInsRangeStart w:id="7054" w:author="Andreas Kuehne" w:date="2019-05-31T12:40:00Z"/>
        </w:sdtContent>
      </w:sdt>
      <w:customXmlInsRangeEnd w:id="7054"/>
    </w:p>
    <w:p w14:paraId="185D1AE0" w14:textId="77777777" w:rsidR="00A71F46" w:rsidRDefault="00A71F46" w:rsidP="00A71F46">
      <w:pPr>
        <w:pStyle w:val="berschrift4"/>
        <w:numPr>
          <w:ilvl w:val="3"/>
          <w:numId w:val="3"/>
        </w:numPr>
        <w:rPr>
          <w:ins w:id="7055" w:author="Andreas Kuehne" w:date="2019-05-31T12:40:00Z"/>
        </w:rPr>
      </w:pPr>
      <w:ins w:id="7056" w:author="Andreas Kuehne" w:date="2019-05-31T12:40:00Z">
        <w:r>
          <w:t>ManifestResult – XML Syntax</w:t>
        </w:r>
      </w:ins>
    </w:p>
    <w:p w14:paraId="46DCBD72" w14:textId="77777777" w:rsidR="00A71F46" w:rsidRPr="5404FA76" w:rsidRDefault="00A71F46" w:rsidP="00A71F46">
      <w:pPr>
        <w:rPr>
          <w:ins w:id="7057" w:author="Andreas Kuehne" w:date="2019-05-31T12:40:00Z"/>
        </w:rPr>
      </w:pPr>
      <w:ins w:id="7058" w:author="Andreas Kuehne" w:date="2019-05-31T12:40:00Z">
        <w:r w:rsidRPr="0CCF9147">
          <w:t xml:space="preserve">The XML type </w:t>
        </w:r>
        <w:r w:rsidRPr="002062A5">
          <w:rPr>
            <w:rFonts w:ascii="Courier New" w:eastAsia="Courier New" w:hAnsi="Courier New" w:cs="Courier New"/>
          </w:rPr>
          <w:t>ManifestResultType</w:t>
        </w:r>
        <w:r w:rsidRPr="0CCF9147">
          <w:t xml:space="preserve"> SHALL implement the requirements defined in the </w:t>
        </w:r>
        <w:r w:rsidRPr="002062A5">
          <w:rPr>
            <w:rFonts w:ascii="Courier New" w:eastAsia="Courier New" w:hAnsi="Courier New" w:cs="Courier New"/>
          </w:rPr>
          <w:t>ManifestResult</w:t>
        </w:r>
        <w:r>
          <w:t xml:space="preserve"> </w:t>
        </w:r>
        <w:r w:rsidRPr="005A6FFD">
          <w:t>component.</w:t>
        </w:r>
      </w:ins>
    </w:p>
    <w:p w14:paraId="1D5C8F7D" w14:textId="77777777" w:rsidR="00A71F46" w:rsidRDefault="00A71F46" w:rsidP="00A71F46">
      <w:pPr>
        <w:rPr>
          <w:ins w:id="7059" w:author="Andreas Kuehne" w:date="2019-05-31T12:40:00Z"/>
        </w:rPr>
      </w:pPr>
      <w:ins w:id="7060" w:author="Andreas Kuehne" w:date="2019-05-31T12:40:00Z">
        <w:r w:rsidRPr="005A6FFD">
          <w:rPr>
            <w:rFonts w:eastAsia="Arial"/>
          </w:rPr>
          <w:t xml:space="preserve">The </w:t>
        </w:r>
        <w:r w:rsidRPr="002062A5">
          <w:rPr>
            <w:rFonts w:ascii="Courier New" w:eastAsia="Courier New" w:hAnsi="Courier New" w:cs="Courier New"/>
          </w:rPr>
          <w:t>ManifestResultType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F9766C" w14:textId="77777777" w:rsidR="00A71F46" w:rsidRDefault="00A71F46" w:rsidP="00A71F46">
      <w:pPr>
        <w:pStyle w:val="Code"/>
        <w:rPr>
          <w:ins w:id="7061" w:author="Andreas Kuehne" w:date="2019-05-31T12:40:00Z"/>
        </w:rPr>
      </w:pPr>
      <w:ins w:id="706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ManifestResultType</w:t>
        </w:r>
        <w:r>
          <w:rPr>
            <w:color w:val="943634" w:themeColor="accent2" w:themeShade="BF"/>
          </w:rPr>
          <w:t>"</w:t>
        </w:r>
        <w:r>
          <w:rPr>
            <w:color w:val="31849B" w:themeColor="accent5" w:themeShade="BF"/>
          </w:rPr>
          <w:t>&gt;</w:t>
        </w:r>
      </w:ins>
    </w:p>
    <w:p w14:paraId="3740AFB4" w14:textId="77777777" w:rsidR="00A71F46" w:rsidRDefault="00A71F46" w:rsidP="00A71F46">
      <w:pPr>
        <w:pStyle w:val="Code"/>
        <w:rPr>
          <w:ins w:id="7063" w:author="Andreas Kuehne" w:date="2019-05-31T12:40:00Z"/>
        </w:rPr>
      </w:pPr>
      <w:ins w:id="7064" w:author="Andreas Kuehne" w:date="2019-05-31T12:40:00Z">
        <w:r>
          <w:rPr>
            <w:color w:val="31849B" w:themeColor="accent5" w:themeShade="BF"/>
          </w:rPr>
          <w:t xml:space="preserve">  &lt;xs:sequence&gt;</w:t>
        </w:r>
      </w:ins>
    </w:p>
    <w:p w14:paraId="47A15526" w14:textId="77777777" w:rsidR="00A71F46" w:rsidRDefault="00A71F46" w:rsidP="00A71F46">
      <w:pPr>
        <w:pStyle w:val="Code"/>
        <w:rPr>
          <w:ins w:id="7065" w:author="Andreas Kuehne" w:date="2019-05-31T12:40:00Z"/>
        </w:rPr>
      </w:pPr>
      <w:ins w:id="706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ReferenceXpath</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34C6B99" w14:textId="77777777" w:rsidR="00A71F46" w:rsidRDefault="00A71F46" w:rsidP="00A71F46">
      <w:pPr>
        <w:pStyle w:val="Code"/>
        <w:rPr>
          <w:ins w:id="7067" w:author="Andreas Kuehne" w:date="2019-05-31T12:40:00Z"/>
        </w:rPr>
      </w:pPr>
      <w:ins w:id="706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Status</w:t>
        </w:r>
        <w:r>
          <w:rPr>
            <w:color w:val="943634" w:themeColor="accent2" w:themeShade="BF"/>
          </w:rPr>
          <w:t>"</w:t>
        </w:r>
        <w:r>
          <w:rPr>
            <w:color w:val="31849B" w:themeColor="accent5" w:themeShade="BF"/>
          </w:rPr>
          <w:t>&gt;</w:t>
        </w:r>
      </w:ins>
    </w:p>
    <w:p w14:paraId="75C8896C" w14:textId="77777777" w:rsidR="00A71F46" w:rsidRDefault="00A71F46" w:rsidP="00A71F46">
      <w:pPr>
        <w:pStyle w:val="Code"/>
        <w:rPr>
          <w:ins w:id="7069" w:author="Andreas Kuehne" w:date="2019-05-31T12:40:00Z"/>
        </w:rPr>
      </w:pPr>
      <w:ins w:id="7070" w:author="Andreas Kuehne" w:date="2019-05-31T12:40:00Z">
        <w:r>
          <w:rPr>
            <w:color w:val="31849B" w:themeColor="accent5" w:themeShade="BF"/>
          </w:rPr>
          <w:t xml:space="preserve">      &lt;xs:simpleType&gt;</w:t>
        </w:r>
      </w:ins>
    </w:p>
    <w:p w14:paraId="294CE0F5" w14:textId="77777777" w:rsidR="00A71F46" w:rsidRDefault="00A71F46" w:rsidP="00A71F46">
      <w:pPr>
        <w:pStyle w:val="Code"/>
        <w:rPr>
          <w:ins w:id="7071" w:author="Andreas Kuehne" w:date="2019-05-31T12:40:00Z"/>
        </w:rPr>
      </w:pPr>
      <w:ins w:id="7072"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055EE010" w14:textId="77777777" w:rsidR="00A71F46" w:rsidRDefault="00A71F46" w:rsidP="00A71F46">
      <w:pPr>
        <w:pStyle w:val="Code"/>
        <w:rPr>
          <w:ins w:id="7073" w:author="Andreas Kuehne" w:date="2019-05-31T12:40:00Z"/>
        </w:rPr>
      </w:pPr>
      <w:ins w:id="7074"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urn:oasis:names:tc:dss:1.0:manifeststatus:Valid</w:t>
        </w:r>
        <w:r>
          <w:rPr>
            <w:color w:val="943634" w:themeColor="accent2" w:themeShade="BF"/>
          </w:rPr>
          <w:t>"</w:t>
        </w:r>
        <w:r>
          <w:rPr>
            <w:color w:val="31849B" w:themeColor="accent5" w:themeShade="BF"/>
          </w:rPr>
          <w:t>/&gt;</w:t>
        </w:r>
      </w:ins>
    </w:p>
    <w:p w14:paraId="23C67D1D" w14:textId="77777777" w:rsidR="00A71F46" w:rsidRDefault="00A71F46" w:rsidP="00A71F46">
      <w:pPr>
        <w:pStyle w:val="Code"/>
        <w:rPr>
          <w:ins w:id="7075" w:author="Andreas Kuehne" w:date="2019-05-31T12:40:00Z"/>
        </w:rPr>
      </w:pPr>
      <w:ins w:id="7076"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urn:oasis:names:tc:dss:1.0:manifeststatus:Invalid</w:t>
        </w:r>
        <w:r>
          <w:rPr>
            <w:color w:val="943634" w:themeColor="accent2" w:themeShade="BF"/>
          </w:rPr>
          <w:t>"</w:t>
        </w:r>
        <w:r>
          <w:rPr>
            <w:color w:val="31849B" w:themeColor="accent5" w:themeShade="BF"/>
          </w:rPr>
          <w:t>/&gt;</w:t>
        </w:r>
      </w:ins>
    </w:p>
    <w:p w14:paraId="10BA76F6" w14:textId="77777777" w:rsidR="00A71F46" w:rsidRDefault="00A71F46" w:rsidP="00A71F46">
      <w:pPr>
        <w:pStyle w:val="Code"/>
        <w:rPr>
          <w:ins w:id="7077" w:author="Andreas Kuehne" w:date="2019-05-31T12:40:00Z"/>
        </w:rPr>
      </w:pPr>
      <w:ins w:id="7078" w:author="Andreas Kuehne" w:date="2019-05-31T12:40:00Z">
        <w:r>
          <w:rPr>
            <w:color w:val="31849B" w:themeColor="accent5" w:themeShade="BF"/>
          </w:rPr>
          <w:t xml:space="preserve">        &lt;/xs:restriction&gt;</w:t>
        </w:r>
      </w:ins>
    </w:p>
    <w:p w14:paraId="5C728266" w14:textId="77777777" w:rsidR="00A71F46" w:rsidRDefault="00A71F46" w:rsidP="00A71F46">
      <w:pPr>
        <w:pStyle w:val="Code"/>
        <w:rPr>
          <w:ins w:id="7079" w:author="Andreas Kuehne" w:date="2019-05-31T12:40:00Z"/>
        </w:rPr>
      </w:pPr>
      <w:ins w:id="7080" w:author="Andreas Kuehne" w:date="2019-05-31T12:40:00Z">
        <w:r>
          <w:rPr>
            <w:color w:val="31849B" w:themeColor="accent5" w:themeShade="BF"/>
          </w:rPr>
          <w:t xml:space="preserve">      &lt;/xs:simpleType&gt;</w:t>
        </w:r>
      </w:ins>
    </w:p>
    <w:p w14:paraId="30016463" w14:textId="77777777" w:rsidR="00A71F46" w:rsidRDefault="00A71F46" w:rsidP="00A71F46">
      <w:pPr>
        <w:pStyle w:val="Code"/>
        <w:rPr>
          <w:ins w:id="7081" w:author="Andreas Kuehne" w:date="2019-05-31T12:40:00Z"/>
        </w:rPr>
      </w:pPr>
      <w:ins w:id="7082" w:author="Andreas Kuehne" w:date="2019-05-31T12:40:00Z">
        <w:r>
          <w:rPr>
            <w:color w:val="31849B" w:themeColor="accent5" w:themeShade="BF"/>
          </w:rPr>
          <w:t xml:space="preserve">    &lt;/xs:element&gt;</w:t>
        </w:r>
      </w:ins>
    </w:p>
    <w:p w14:paraId="407501EE" w14:textId="77777777" w:rsidR="00A71F46" w:rsidRDefault="00A71F46" w:rsidP="00A71F46">
      <w:pPr>
        <w:pStyle w:val="Code"/>
        <w:rPr>
          <w:ins w:id="7083" w:author="Andreas Kuehne" w:date="2019-05-31T12:40:00Z"/>
        </w:rPr>
      </w:pPr>
      <w:ins w:id="70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D7EABD" w14:textId="77777777" w:rsidR="00A71F46" w:rsidRDefault="00A71F46" w:rsidP="00A71F46">
      <w:pPr>
        <w:pStyle w:val="Code"/>
        <w:rPr>
          <w:ins w:id="7085" w:author="Andreas Kuehne" w:date="2019-05-31T12:40:00Z"/>
        </w:rPr>
      </w:pPr>
      <w:ins w:id="7086" w:author="Andreas Kuehne" w:date="2019-05-31T12:40:00Z">
        <w:r>
          <w:rPr>
            <w:color w:val="31849B" w:themeColor="accent5" w:themeShade="BF"/>
          </w:rPr>
          <w:lastRenderedPageBreak/>
          <w:t xml:space="preserve">  &lt;/xs:sequence&gt;</w:t>
        </w:r>
      </w:ins>
    </w:p>
    <w:p w14:paraId="6D554859" w14:textId="77777777" w:rsidR="00A71F46" w:rsidRDefault="00A71F46" w:rsidP="00A71F46">
      <w:pPr>
        <w:pStyle w:val="Code"/>
        <w:rPr>
          <w:ins w:id="7087" w:author="Andreas Kuehne" w:date="2019-05-31T12:40:00Z"/>
        </w:rPr>
      </w:pPr>
      <w:ins w:id="7088" w:author="Andreas Kuehne" w:date="2019-05-31T12:40:00Z">
        <w:r>
          <w:rPr>
            <w:color w:val="31849B" w:themeColor="accent5" w:themeShade="BF"/>
          </w:rPr>
          <w:t>&lt;/xs:complexType&gt;</w:t>
        </w:r>
      </w:ins>
    </w:p>
    <w:p w14:paraId="7BC5698D" w14:textId="77777777" w:rsidR="00A71F46" w:rsidRDefault="00A71F46" w:rsidP="00A71F46">
      <w:pPr>
        <w:spacing w:line="259" w:lineRule="auto"/>
        <w:rPr>
          <w:ins w:id="7089" w:author="Andreas Kuehne" w:date="2019-05-31T12:40:00Z"/>
        </w:rPr>
      </w:pPr>
      <w:ins w:id="7090" w:author="Andreas Kuehne" w:date="2019-05-31T12:40:00Z">
        <w:r>
          <w:t>Each child element of</w:t>
        </w:r>
        <w:r w:rsidRPr="71C71F8C">
          <w:t xml:space="preserve"> </w:t>
        </w:r>
        <w:r w:rsidRPr="002062A5">
          <w:rPr>
            <w:rFonts w:ascii="Courier New" w:eastAsia="Courier New" w:hAnsi="Courier New" w:cs="Courier New"/>
          </w:rPr>
          <w:t>ManifestResultType</w:t>
        </w:r>
        <w:r w:rsidRPr="71C71F8C">
          <w:t xml:space="preserve"> </w:t>
        </w:r>
        <w:r>
          <w:t xml:space="preserve">XML element SHALL implement in XML syntax the sub-component that has a name equal to its local name. </w:t>
        </w:r>
      </w:ins>
      <w:customXmlInsRangeStart w:id="7091" w:author="Andreas Kuehne" w:date="2019-05-31T12:40:00Z"/>
      <w:sdt>
        <w:sdtPr>
          <w:tag w:val="dss2-ManifestResultType.-xmlSchema"/>
          <w:id w:val="961846103"/>
          <w:showingPlcHdr/>
        </w:sdtPr>
        <w:sdtContent>
          <w:customXmlInsRangeEnd w:id="7091"/>
          <w:ins w:id="7092" w:author="Andreas Kuehne" w:date="2019-05-31T12:40:00Z">
            <w:r>
              <w:rPr>
                <w:color w:val="19D131"/>
              </w:rPr>
              <w:t>[component ManifestResult XML schema details]</w:t>
            </w:r>
          </w:ins>
          <w:customXmlInsRangeStart w:id="7093" w:author="Andreas Kuehne" w:date="2019-05-31T12:40:00Z"/>
        </w:sdtContent>
      </w:sdt>
      <w:customXmlInsRangeEnd w:id="7093"/>
    </w:p>
    <w:p w14:paraId="5F6F43BA" w14:textId="77777777" w:rsidR="00A71F46" w:rsidRDefault="00A71F46" w:rsidP="00A71F46">
      <w:pPr>
        <w:pStyle w:val="berschrift3"/>
        <w:numPr>
          <w:ilvl w:val="2"/>
          <w:numId w:val="3"/>
        </w:numPr>
        <w:rPr>
          <w:ins w:id="7094" w:author="Andreas Kuehne" w:date="2019-05-31T12:40:00Z"/>
        </w:rPr>
      </w:pPr>
      <w:ins w:id="7095" w:author="Andreas Kuehne" w:date="2019-05-31T12:40:00Z">
        <w:r>
          <w:t>Component UseVerificationTime</w:t>
        </w:r>
      </w:ins>
    </w:p>
    <w:p w14:paraId="4A861A00" w14:textId="77777777" w:rsidR="00A71F46" w:rsidRDefault="00A71F46" w:rsidP="00A71F46">
      <w:pPr>
        <w:rPr>
          <w:ins w:id="7096" w:author="Andreas Kuehne" w:date="2019-05-31T12:40:00Z"/>
        </w:rPr>
      </w:pPr>
      <w:customXmlInsRangeStart w:id="7097" w:author="Andreas Kuehne" w:date="2019-05-31T12:40:00Z"/>
      <w:sdt>
        <w:sdtPr>
          <w:tag w:val="dss2-UseVerificationTimeType.-normative"/>
          <w:id w:val="-1440369185"/>
        </w:sdtPr>
        <w:sdtContent>
          <w:customXmlInsRangeEnd w:id="7097"/>
          <w:ins w:id="7098" w:author="Andreas Kuehne" w:date="2019-05-31T12:40:00Z">
            <w:r w:rsidRPr="003A06D0">
              <w:rPr>
                <w:color w:val="19D131"/>
                <w:lang w:val="en-GB"/>
              </w:rPr>
              <w:t xml:space="preserve">This </w:t>
            </w:r>
            <w:r w:rsidRPr="003A06D0">
              <w:rPr>
                <w:rFonts w:ascii="Courier New" w:eastAsia="Courier New" w:hAnsi="Courier New" w:cs="Courier New"/>
                <w:lang w:val="en-GB"/>
              </w:rPr>
              <w:t>UseVerificationTime</w:t>
            </w:r>
            <w:r w:rsidRPr="003A06D0">
              <w:rPr>
                <w:color w:val="19D131"/>
                <w:lang w:val="en-GB"/>
              </w:rPr>
              <w:t xml:space="preserve"> component instructs the server to attempt to determine the signature’s validity at the specified time, instead of a time determined by the server policy.</w:t>
            </w:r>
          </w:ins>
          <w:customXmlInsRangeStart w:id="7099" w:author="Andreas Kuehne" w:date="2019-05-31T12:40:00Z"/>
        </w:sdtContent>
      </w:sdt>
      <w:customXmlInsRangeEnd w:id="7099"/>
    </w:p>
    <w:p w14:paraId="15A04D44" w14:textId="77777777" w:rsidR="00A71F46" w:rsidRDefault="00A71F46" w:rsidP="00A71F46">
      <w:pPr>
        <w:rPr>
          <w:ins w:id="7100" w:author="Andreas Kuehne" w:date="2019-05-31T12:40:00Z"/>
        </w:rPr>
      </w:pPr>
      <w:ins w:id="7101" w:author="Andreas Kuehne" w:date="2019-05-31T12:40:00Z">
        <w:r>
          <w:t>Below follows a list of the sub-components that constitute this component:</w:t>
        </w:r>
      </w:ins>
    </w:p>
    <w:p w14:paraId="41C0E652" w14:textId="77777777" w:rsidR="00A71F46" w:rsidRDefault="00A71F46" w:rsidP="00A71F46">
      <w:pPr>
        <w:pStyle w:val="Member"/>
        <w:rPr>
          <w:ins w:id="7102" w:author="Andreas Kuehne" w:date="2019-05-31T12:40:00Z"/>
        </w:rPr>
      </w:pPr>
      <w:ins w:id="7103" w:author="Andreas Kuehne" w:date="2019-05-31T12:40:00Z">
        <w:r>
          <w:t xml:space="preserve">The OPTIONAL </w:t>
        </w:r>
        <w:r w:rsidRPr="35C1378D">
          <w:rPr>
            <w:rStyle w:val="Datatype"/>
          </w:rPr>
          <w:t>CurrentTime</w:t>
        </w:r>
        <w:r>
          <w:t xml:space="preserve"> element, if present, MUST contain one instance of a boolean. Its default value is '</w:t>
        </w:r>
        <w:r>
          <w:rPr>
            <w:color w:val="244061" w:themeColor="accent1" w:themeShade="80"/>
          </w:rPr>
          <w:t>false</w:t>
        </w:r>
        <w:r>
          <w:t xml:space="preserve">'. </w:t>
        </w:r>
      </w:ins>
      <w:customXmlInsRangeStart w:id="7104" w:author="Andreas Kuehne" w:date="2019-05-31T12:40:00Z"/>
      <w:sdt>
        <w:sdtPr>
          <w:alias w:val="dss2-UseVerificationTimeType.currTime"/>
          <w:tag w:val="dss2-UseVerificationTimeType.CurrentTime"/>
          <w:id w:val="-2120984740"/>
        </w:sdtPr>
        <w:sdtContent>
          <w:customXmlInsRangeEnd w:id="7104"/>
          <w:ins w:id="7105" w:author="Andreas Kuehne" w:date="2019-05-31T12:40:00Z">
            <w:r w:rsidRPr="003A06D0">
              <w:rPr>
                <w:color w:val="19D131"/>
                <w:lang w:val="en-GB"/>
              </w:rPr>
              <w:t>This element instructs the server to use its current time (normally the time associated with the server-side request processing).</w:t>
            </w:r>
          </w:ins>
          <w:customXmlInsRangeStart w:id="7106" w:author="Andreas Kuehne" w:date="2019-05-31T12:40:00Z"/>
        </w:sdtContent>
      </w:sdt>
      <w:customXmlInsRangeEnd w:id="7106"/>
    </w:p>
    <w:p w14:paraId="2050AF9B" w14:textId="77777777" w:rsidR="00A71F46" w:rsidRDefault="00A71F46" w:rsidP="00A71F46">
      <w:pPr>
        <w:pStyle w:val="Member"/>
        <w:rPr>
          <w:ins w:id="7107" w:author="Andreas Kuehne" w:date="2019-05-31T12:40:00Z"/>
        </w:rPr>
      </w:pPr>
      <w:ins w:id="7108" w:author="Andreas Kuehne" w:date="2019-05-31T12:40:00Z">
        <w:r>
          <w:t xml:space="preserve">The OPTIONAL </w:t>
        </w:r>
        <w:r w:rsidRPr="35C1378D">
          <w:rPr>
            <w:rStyle w:val="Datatype"/>
          </w:rPr>
          <w:t>SpecificTime</w:t>
        </w:r>
        <w:r>
          <w:t xml:space="preserve"> element, if present, MUST contain one instance of a date/time value. </w:t>
        </w:r>
      </w:ins>
      <w:customXmlInsRangeStart w:id="7109" w:author="Andreas Kuehne" w:date="2019-05-31T12:40:00Z"/>
      <w:sdt>
        <w:sdtPr>
          <w:alias w:val="dss2-UseVerificationTimeType.specTime"/>
          <w:tag w:val="dss2-UseVerificationTimeType.SpecificTime"/>
          <w:id w:val="-1012987164"/>
        </w:sdtPr>
        <w:sdtContent>
          <w:customXmlInsRangeEnd w:id="7109"/>
          <w:ins w:id="7110" w:author="Andreas Kuehne" w:date="2019-05-31T12:40:00Z">
            <w:r w:rsidRPr="003A06D0">
              <w:rPr>
                <w:color w:val="19D131"/>
                <w:lang w:val="en-GB"/>
              </w:rPr>
              <w:t xml:space="preserve">The </w:t>
            </w:r>
            <w:r w:rsidRPr="003A06D0">
              <w:rPr>
                <w:rStyle w:val="Datatype"/>
                <w:lang w:val="en-GB"/>
              </w:rPr>
              <w:t>SpecificTime</w:t>
            </w:r>
            <w:r w:rsidRPr="003A06D0">
              <w:rPr>
                <w:color w:val="19D131"/>
                <w:lang w:val="en-GB"/>
              </w:rPr>
              <w:t xml:space="preserve"> element allows the client to manage manually the time instant used in the verification process. It SHOULD be expressed as UTC time (Coordinated Universal Time) to reduce confusion with the local time zone use.</w:t>
            </w:r>
          </w:ins>
          <w:customXmlInsRangeStart w:id="7111" w:author="Andreas Kuehne" w:date="2019-05-31T12:40:00Z"/>
        </w:sdtContent>
      </w:sdt>
      <w:customXmlInsRangeEnd w:id="7111"/>
    </w:p>
    <w:p w14:paraId="526DA2A7" w14:textId="77777777" w:rsidR="00A71F46" w:rsidRDefault="00A71F46" w:rsidP="00A71F46">
      <w:pPr>
        <w:pStyle w:val="Member"/>
        <w:rPr>
          <w:ins w:id="7112" w:author="Andreas Kuehne" w:date="2019-05-31T12:40:00Z"/>
        </w:rPr>
      </w:pPr>
      <w:ins w:id="7113" w:author="Andreas Kuehne" w:date="2019-05-31T12:40:00Z">
        <w:r>
          <w:t xml:space="preserve">The OPTIONAL </w:t>
        </w:r>
        <w:r w:rsidRPr="35C1378D">
          <w:rPr>
            <w:rStyle w:val="Datatype"/>
          </w:rPr>
          <w:t>Base64Content</w:t>
        </w:r>
        <w:r>
          <w:t xml:space="preserve"> element, if present, MUST contain base64 encoded binary data. </w:t>
        </w:r>
      </w:ins>
      <w:customXmlInsRangeStart w:id="7114" w:author="Andreas Kuehne" w:date="2019-05-31T12:40:00Z"/>
      <w:sdt>
        <w:sdtPr>
          <w:alias w:val="dss2-UseVerificationTimeType.b64Content"/>
          <w:tag w:val="dss2-UseVerificationTimeType.Base64Content"/>
          <w:id w:val="299032104"/>
        </w:sdtPr>
        <w:sdtContent>
          <w:customXmlInsRangeEnd w:id="7114"/>
          <w:ins w:id="7115" w:author="Andreas Kuehne" w:date="2019-05-31T12:40:00Z">
            <w:r w:rsidRPr="003A06D0">
              <w:rPr>
                <w:color w:val="19D131"/>
                <w:lang w:val="en-GB"/>
              </w:rPr>
              <w:t xml:space="preserve">The </w:t>
            </w:r>
            <w:r w:rsidRPr="003A06D0">
              <w:rPr>
                <w:rStyle w:val="Datatype"/>
                <w:lang w:val="en-GB"/>
              </w:rPr>
              <w:t>Base64Content</w:t>
            </w:r>
            <w:r w:rsidRPr="003A06D0">
              <w:rPr>
                <w:color w:val="19D131"/>
                <w:lang w:val="en-GB"/>
              </w:rPr>
              <w:t xml:space="preserve"> element allows the provision of additional date/time data.</w:t>
            </w:r>
          </w:ins>
          <w:customXmlInsRangeStart w:id="7116" w:author="Andreas Kuehne" w:date="2019-05-31T12:40:00Z"/>
        </w:sdtContent>
      </w:sdt>
      <w:customXmlInsRangeEnd w:id="7116"/>
    </w:p>
    <w:p w14:paraId="5305B63C" w14:textId="77777777" w:rsidR="00A71F46" w:rsidRDefault="00A71F46" w:rsidP="00A71F46">
      <w:pPr>
        <w:pStyle w:val="Non-normativeCommentHeading"/>
        <w:rPr>
          <w:ins w:id="7117" w:author="Andreas Kuehne" w:date="2019-05-31T12:40:00Z"/>
        </w:rPr>
      </w:pPr>
      <w:ins w:id="7118" w:author="Andreas Kuehne" w:date="2019-05-31T12:40:00Z">
        <w:r>
          <w:t>Non-normative Comment:</w:t>
        </w:r>
      </w:ins>
    </w:p>
    <w:p w14:paraId="1D2D0646" w14:textId="77777777" w:rsidR="00A71F46" w:rsidRDefault="00A71F46" w:rsidP="00A71F46">
      <w:pPr>
        <w:pStyle w:val="Non-normativeComment"/>
        <w:rPr>
          <w:ins w:id="7119" w:author="Andreas Kuehne" w:date="2019-05-31T12:40:00Z"/>
        </w:rPr>
      </w:pPr>
      <w:customXmlInsRangeStart w:id="7120" w:author="Andreas Kuehne" w:date="2019-05-31T12:40:00Z"/>
      <w:sdt>
        <w:sdtPr>
          <w:tag w:val="dss2-UseVerificationTimeType.-nonNormative"/>
          <w:id w:val="246468033"/>
          <w:showingPlcHdr/>
        </w:sdtPr>
        <w:sdtContent>
          <w:customXmlInsRangeEnd w:id="7120"/>
          <w:ins w:id="7121" w:author="Andreas Kuehne" w:date="2019-05-31T12:40:00Z">
            <w:r>
              <w:rPr>
                <w:color w:val="19D131"/>
              </w:rPr>
              <w:t>[component UseVerificationTime non normative details]</w:t>
            </w:r>
          </w:ins>
          <w:customXmlInsRangeStart w:id="7122" w:author="Andreas Kuehne" w:date="2019-05-31T12:40:00Z"/>
        </w:sdtContent>
      </w:sdt>
      <w:customXmlInsRangeEnd w:id="7122"/>
    </w:p>
    <w:p w14:paraId="6356632D" w14:textId="77777777" w:rsidR="00A71F46" w:rsidRDefault="00A71F46" w:rsidP="00A71F46">
      <w:pPr>
        <w:pStyle w:val="berschrift4"/>
        <w:numPr>
          <w:ilvl w:val="3"/>
          <w:numId w:val="3"/>
        </w:numPr>
        <w:rPr>
          <w:ins w:id="7123" w:author="Andreas Kuehne" w:date="2019-05-31T12:40:00Z"/>
        </w:rPr>
      </w:pPr>
      <w:ins w:id="7124" w:author="Andreas Kuehne" w:date="2019-05-31T12:40:00Z">
        <w:r>
          <w:t>UseVerificationTime – JSON Syntax</w:t>
        </w:r>
      </w:ins>
    </w:p>
    <w:p w14:paraId="04279496" w14:textId="77777777" w:rsidR="00A71F46" w:rsidRPr="0248A3D1" w:rsidRDefault="00A71F46" w:rsidP="00A71F46">
      <w:pPr>
        <w:rPr>
          <w:ins w:id="7125" w:author="Andreas Kuehne" w:date="2019-05-31T12:40:00Z"/>
        </w:rPr>
      </w:pPr>
      <w:ins w:id="7126"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UseVerificationTime</w:t>
        </w:r>
        <w:r>
          <w:t xml:space="preserve"> component.</w:t>
        </w:r>
      </w:ins>
    </w:p>
    <w:p w14:paraId="7D7BECCB" w14:textId="77777777" w:rsidR="00A71F46" w:rsidRPr="C2430093" w:rsidRDefault="00A71F46" w:rsidP="00A71F46">
      <w:pPr>
        <w:spacing w:line="259" w:lineRule="auto"/>
        <w:rPr>
          <w:ins w:id="7127" w:author="Andreas Kuehne" w:date="2019-05-31T12:40:00Z"/>
          <w:rFonts w:eastAsia="Arial" w:cs="Arial"/>
          <w:sz w:val="22"/>
          <w:szCs w:val="22"/>
        </w:rPr>
      </w:pPr>
      <w:ins w:id="712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UseVerificationTime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0CBFF9A" w14:textId="77777777" w:rsidTr="00A71F46">
        <w:trPr>
          <w:cnfStyle w:val="100000000000" w:firstRow="1" w:lastRow="0" w:firstColumn="0" w:lastColumn="0" w:oddVBand="0" w:evenVBand="0" w:oddHBand="0" w:evenHBand="0" w:firstRowFirstColumn="0" w:firstRowLastColumn="0" w:lastRowFirstColumn="0" w:lastRowLastColumn="0"/>
          <w:ins w:id="71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3831B1" w14:textId="77777777" w:rsidR="00A71F46" w:rsidRDefault="00A71F46" w:rsidP="00A71F46">
            <w:pPr>
              <w:pStyle w:val="Beschriftung"/>
              <w:rPr>
                <w:ins w:id="7130" w:author="Andreas Kuehne" w:date="2019-05-31T12:40:00Z"/>
              </w:rPr>
            </w:pPr>
            <w:ins w:id="7131" w:author="Andreas Kuehne" w:date="2019-05-31T12:40:00Z">
              <w:r>
                <w:t>Element</w:t>
              </w:r>
            </w:ins>
          </w:p>
        </w:tc>
        <w:tc>
          <w:tcPr>
            <w:tcW w:w="4675" w:type="dxa"/>
          </w:tcPr>
          <w:p w14:paraId="04D716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32" w:author="Andreas Kuehne" w:date="2019-05-31T12:40:00Z"/>
              </w:rPr>
            </w:pPr>
            <w:ins w:id="7133" w:author="Andreas Kuehne" w:date="2019-05-31T12:40:00Z">
              <w:r>
                <w:t>Implementing JSON member name</w:t>
              </w:r>
            </w:ins>
          </w:p>
        </w:tc>
        <w:tc>
          <w:tcPr>
            <w:tcW w:w="4675" w:type="dxa"/>
          </w:tcPr>
          <w:p w14:paraId="4A7BF75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34" w:author="Andreas Kuehne" w:date="2019-05-31T12:40:00Z"/>
              </w:rPr>
            </w:pPr>
            <w:ins w:id="7135" w:author="Andreas Kuehne" w:date="2019-05-31T12:40:00Z">
              <w:r>
                <w:t>Comments</w:t>
              </w:r>
            </w:ins>
          </w:p>
        </w:tc>
      </w:tr>
      <w:tr w:rsidR="00A71F46" w14:paraId="7E6CE15D" w14:textId="77777777" w:rsidTr="00A71F46">
        <w:trPr>
          <w:ins w:id="71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195F41" w14:textId="77777777" w:rsidR="00A71F46" w:rsidRPr="002062A5" w:rsidRDefault="00A71F46" w:rsidP="00A71F46">
            <w:pPr>
              <w:pStyle w:val="Beschriftung"/>
              <w:rPr>
                <w:ins w:id="7137" w:author="Andreas Kuehne" w:date="2019-05-31T12:40:00Z"/>
                <w:rStyle w:val="Datatype"/>
                <w:b w:val="0"/>
                <w:bCs w:val="0"/>
              </w:rPr>
            </w:pPr>
            <w:ins w:id="7138" w:author="Andreas Kuehne" w:date="2019-05-31T12:40:00Z">
              <w:r w:rsidRPr="002062A5">
                <w:rPr>
                  <w:rStyle w:val="Datatype"/>
                </w:rPr>
                <w:t>CurrentTime</w:t>
              </w:r>
            </w:ins>
          </w:p>
        </w:tc>
        <w:tc>
          <w:tcPr>
            <w:tcW w:w="4675" w:type="dxa"/>
          </w:tcPr>
          <w:p w14:paraId="516836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39" w:author="Andreas Kuehne" w:date="2019-05-31T12:40:00Z"/>
                <w:rStyle w:val="Datatype"/>
              </w:rPr>
            </w:pPr>
            <w:ins w:id="7140" w:author="Andreas Kuehne" w:date="2019-05-31T12:40:00Z">
              <w:r w:rsidRPr="002062A5">
                <w:rPr>
                  <w:rStyle w:val="Datatype"/>
                </w:rPr>
                <w:t>currTime</w:t>
              </w:r>
            </w:ins>
          </w:p>
        </w:tc>
        <w:tc>
          <w:tcPr>
            <w:tcW w:w="4675" w:type="dxa"/>
          </w:tcPr>
          <w:p w14:paraId="25F3360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141" w:author="Andreas Kuehne" w:date="2019-05-31T12:40:00Z"/>
              </w:rPr>
            </w:pPr>
            <w:customXmlInsRangeStart w:id="7142" w:author="Andreas Kuehne" w:date="2019-05-31T12:40:00Z"/>
            <w:sdt>
              <w:sdtPr>
                <w:alias w:val="dss2-UseVerificationTimeType.currTime"/>
                <w:tag w:val="dss2-UseVerificationTimeType.-jsonComment.CurrentTime"/>
                <w:id w:val="-824433635"/>
                <w:showingPlcHdr/>
              </w:sdtPr>
              <w:sdtContent>
                <w:customXmlInsRangeEnd w:id="7142"/>
                <w:ins w:id="7143" w:author="Andreas Kuehne" w:date="2019-05-31T12:40:00Z">
                  <w:r>
                    <w:rPr>
                      <w:color w:val="19D131"/>
                    </w:rPr>
                    <w:t>[]</w:t>
                  </w:r>
                </w:ins>
                <w:customXmlInsRangeStart w:id="7144" w:author="Andreas Kuehne" w:date="2019-05-31T12:40:00Z"/>
              </w:sdtContent>
            </w:sdt>
            <w:customXmlInsRangeEnd w:id="7144"/>
          </w:p>
        </w:tc>
      </w:tr>
      <w:tr w:rsidR="00A71F46" w14:paraId="7D6A43AB" w14:textId="77777777" w:rsidTr="00A71F46">
        <w:trPr>
          <w:ins w:id="7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20EB4C8" w14:textId="77777777" w:rsidR="00A71F46" w:rsidRPr="002062A5" w:rsidRDefault="00A71F46" w:rsidP="00A71F46">
            <w:pPr>
              <w:pStyle w:val="Beschriftung"/>
              <w:rPr>
                <w:ins w:id="7146" w:author="Andreas Kuehne" w:date="2019-05-31T12:40:00Z"/>
                <w:rStyle w:val="Datatype"/>
                <w:b w:val="0"/>
                <w:bCs w:val="0"/>
              </w:rPr>
            </w:pPr>
            <w:ins w:id="7147" w:author="Andreas Kuehne" w:date="2019-05-31T12:40:00Z">
              <w:r w:rsidRPr="002062A5">
                <w:rPr>
                  <w:rStyle w:val="Datatype"/>
                </w:rPr>
                <w:t>SpecificTime</w:t>
              </w:r>
            </w:ins>
          </w:p>
        </w:tc>
        <w:tc>
          <w:tcPr>
            <w:tcW w:w="4675" w:type="dxa"/>
          </w:tcPr>
          <w:p w14:paraId="793A2A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48" w:author="Andreas Kuehne" w:date="2019-05-31T12:40:00Z"/>
                <w:rStyle w:val="Datatype"/>
              </w:rPr>
            </w:pPr>
            <w:ins w:id="7149" w:author="Andreas Kuehne" w:date="2019-05-31T12:40:00Z">
              <w:r w:rsidRPr="002062A5">
                <w:rPr>
                  <w:rStyle w:val="Datatype"/>
                </w:rPr>
                <w:t>specTime</w:t>
              </w:r>
            </w:ins>
          </w:p>
        </w:tc>
        <w:tc>
          <w:tcPr>
            <w:tcW w:w="4675" w:type="dxa"/>
          </w:tcPr>
          <w:p w14:paraId="47720D0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150" w:author="Andreas Kuehne" w:date="2019-05-31T12:40:00Z"/>
              </w:rPr>
            </w:pPr>
            <w:customXmlInsRangeStart w:id="7151" w:author="Andreas Kuehne" w:date="2019-05-31T12:40:00Z"/>
            <w:sdt>
              <w:sdtPr>
                <w:alias w:val="dss2-UseVerificationTimeType.specTime"/>
                <w:tag w:val="dss2-UseVerificationTimeType.-jsonComment.SpecificTime"/>
                <w:id w:val="-1149438505"/>
                <w:showingPlcHdr/>
              </w:sdtPr>
              <w:sdtContent>
                <w:customXmlInsRangeEnd w:id="7151"/>
                <w:ins w:id="7152" w:author="Andreas Kuehne" w:date="2019-05-31T12:40:00Z">
                  <w:r>
                    <w:rPr>
                      <w:color w:val="19D131"/>
                    </w:rPr>
                    <w:t>[]</w:t>
                  </w:r>
                </w:ins>
                <w:customXmlInsRangeStart w:id="7153" w:author="Andreas Kuehne" w:date="2019-05-31T12:40:00Z"/>
              </w:sdtContent>
            </w:sdt>
            <w:customXmlInsRangeEnd w:id="7153"/>
          </w:p>
        </w:tc>
      </w:tr>
      <w:tr w:rsidR="00A71F46" w14:paraId="634AD3B5" w14:textId="77777777" w:rsidTr="00A71F46">
        <w:trPr>
          <w:ins w:id="71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B2E291" w14:textId="77777777" w:rsidR="00A71F46" w:rsidRPr="002062A5" w:rsidRDefault="00A71F46" w:rsidP="00A71F46">
            <w:pPr>
              <w:pStyle w:val="Beschriftung"/>
              <w:rPr>
                <w:ins w:id="7155" w:author="Andreas Kuehne" w:date="2019-05-31T12:40:00Z"/>
                <w:rStyle w:val="Datatype"/>
                <w:b w:val="0"/>
                <w:bCs w:val="0"/>
              </w:rPr>
            </w:pPr>
            <w:ins w:id="7156" w:author="Andreas Kuehne" w:date="2019-05-31T12:40:00Z">
              <w:r w:rsidRPr="002062A5">
                <w:rPr>
                  <w:rStyle w:val="Datatype"/>
                </w:rPr>
                <w:t>Base64Content</w:t>
              </w:r>
            </w:ins>
          </w:p>
        </w:tc>
        <w:tc>
          <w:tcPr>
            <w:tcW w:w="4675" w:type="dxa"/>
          </w:tcPr>
          <w:p w14:paraId="19AAC0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57" w:author="Andreas Kuehne" w:date="2019-05-31T12:40:00Z"/>
                <w:rStyle w:val="Datatype"/>
              </w:rPr>
            </w:pPr>
            <w:ins w:id="7158" w:author="Andreas Kuehne" w:date="2019-05-31T12:40:00Z">
              <w:r w:rsidRPr="002062A5">
                <w:rPr>
                  <w:rStyle w:val="Datatype"/>
                </w:rPr>
                <w:t>b64Content</w:t>
              </w:r>
            </w:ins>
          </w:p>
        </w:tc>
        <w:tc>
          <w:tcPr>
            <w:tcW w:w="4675" w:type="dxa"/>
          </w:tcPr>
          <w:p w14:paraId="46B3302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159" w:author="Andreas Kuehne" w:date="2019-05-31T12:40:00Z"/>
              </w:rPr>
            </w:pPr>
            <w:customXmlInsRangeStart w:id="7160" w:author="Andreas Kuehne" w:date="2019-05-31T12:40:00Z"/>
            <w:sdt>
              <w:sdtPr>
                <w:alias w:val="dss2-UseVerificationTimeType.b64Content"/>
                <w:tag w:val="dss2-UseVerificationTimeType.-jsonComment.Base64Content"/>
                <w:id w:val="-1635168144"/>
                <w:showingPlcHdr/>
              </w:sdtPr>
              <w:sdtContent>
                <w:customXmlInsRangeEnd w:id="7160"/>
                <w:ins w:id="7161" w:author="Andreas Kuehne" w:date="2019-05-31T12:40:00Z">
                  <w:r>
                    <w:rPr>
                      <w:color w:val="19D131"/>
                    </w:rPr>
                    <w:t>[]</w:t>
                  </w:r>
                </w:ins>
                <w:customXmlInsRangeStart w:id="7162" w:author="Andreas Kuehne" w:date="2019-05-31T12:40:00Z"/>
              </w:sdtContent>
            </w:sdt>
            <w:customXmlInsRangeEnd w:id="7162"/>
          </w:p>
        </w:tc>
      </w:tr>
    </w:tbl>
    <w:p w14:paraId="48A89F8B" w14:textId="77777777" w:rsidR="00A71F46" w:rsidRPr="0202B381" w:rsidRDefault="00A71F46" w:rsidP="00A71F46">
      <w:pPr>
        <w:rPr>
          <w:ins w:id="7163" w:author="Andreas Kuehne" w:date="2019-05-31T12:40:00Z"/>
        </w:rPr>
      </w:pPr>
      <w:ins w:id="7164"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7FD7AB4" w14:textId="77777777" w:rsidR="00A71F46" w:rsidRDefault="00A71F46" w:rsidP="00A71F46">
      <w:pPr>
        <w:pStyle w:val="Code"/>
        <w:spacing w:line="259" w:lineRule="auto"/>
        <w:rPr>
          <w:ins w:id="7165" w:author="Andreas Kuehne" w:date="2019-05-31T12:40:00Z"/>
        </w:rPr>
      </w:pPr>
      <w:ins w:id="7166" w:author="Andreas Kuehne" w:date="2019-05-31T12:40:00Z">
        <w:r>
          <w:rPr>
            <w:color w:val="31849B" w:themeColor="accent5" w:themeShade="BF"/>
          </w:rPr>
          <w:t>"dss2-UseVerificationTimeType"</w:t>
        </w:r>
        <w:r>
          <w:t>: {</w:t>
        </w:r>
      </w:ins>
    </w:p>
    <w:p w14:paraId="225911C0" w14:textId="77777777" w:rsidR="00A71F46" w:rsidRDefault="00A71F46" w:rsidP="00A71F46">
      <w:pPr>
        <w:pStyle w:val="Code"/>
        <w:spacing w:line="259" w:lineRule="auto"/>
        <w:rPr>
          <w:ins w:id="7167" w:author="Andreas Kuehne" w:date="2019-05-31T12:40:00Z"/>
        </w:rPr>
      </w:pPr>
      <w:ins w:id="7168" w:author="Andreas Kuehne" w:date="2019-05-31T12:40:00Z">
        <w:r>
          <w:rPr>
            <w:color w:val="31849B" w:themeColor="accent5" w:themeShade="BF"/>
          </w:rPr>
          <w:t xml:space="preserve">  "type"</w:t>
        </w:r>
        <w:r>
          <w:t xml:space="preserve">: </w:t>
        </w:r>
        <w:r>
          <w:rPr>
            <w:color w:val="244061" w:themeColor="accent1" w:themeShade="80"/>
          </w:rPr>
          <w:t>"object",</w:t>
        </w:r>
      </w:ins>
    </w:p>
    <w:p w14:paraId="4E0ABBBB" w14:textId="77777777" w:rsidR="00A71F46" w:rsidRDefault="00A71F46" w:rsidP="00A71F46">
      <w:pPr>
        <w:pStyle w:val="Code"/>
        <w:spacing w:line="259" w:lineRule="auto"/>
        <w:rPr>
          <w:ins w:id="7169" w:author="Andreas Kuehne" w:date="2019-05-31T12:40:00Z"/>
        </w:rPr>
      </w:pPr>
      <w:ins w:id="7170" w:author="Andreas Kuehne" w:date="2019-05-31T12:40:00Z">
        <w:r>
          <w:rPr>
            <w:color w:val="31849B" w:themeColor="accent5" w:themeShade="BF"/>
          </w:rPr>
          <w:t xml:space="preserve">  "properties"</w:t>
        </w:r>
        <w:r>
          <w:t>: {</w:t>
        </w:r>
      </w:ins>
    </w:p>
    <w:p w14:paraId="0CD0CBA1" w14:textId="77777777" w:rsidR="00A71F46" w:rsidRDefault="00A71F46" w:rsidP="00A71F46">
      <w:pPr>
        <w:pStyle w:val="Code"/>
        <w:spacing w:line="259" w:lineRule="auto"/>
        <w:rPr>
          <w:ins w:id="7171" w:author="Andreas Kuehne" w:date="2019-05-31T12:40:00Z"/>
        </w:rPr>
      </w:pPr>
      <w:ins w:id="7172" w:author="Andreas Kuehne" w:date="2019-05-31T12:40:00Z">
        <w:r>
          <w:rPr>
            <w:color w:val="31849B" w:themeColor="accent5" w:themeShade="BF"/>
          </w:rPr>
          <w:t xml:space="preserve">    "currTime"</w:t>
        </w:r>
        <w:r>
          <w:t>: {</w:t>
        </w:r>
      </w:ins>
    </w:p>
    <w:p w14:paraId="41209909" w14:textId="77777777" w:rsidR="00A71F46" w:rsidRDefault="00A71F46" w:rsidP="00A71F46">
      <w:pPr>
        <w:pStyle w:val="Code"/>
        <w:spacing w:line="259" w:lineRule="auto"/>
        <w:rPr>
          <w:ins w:id="7173" w:author="Andreas Kuehne" w:date="2019-05-31T12:40:00Z"/>
        </w:rPr>
      </w:pPr>
      <w:ins w:id="7174" w:author="Andreas Kuehne" w:date="2019-05-31T12:40:00Z">
        <w:r>
          <w:rPr>
            <w:color w:val="31849B" w:themeColor="accent5" w:themeShade="BF"/>
          </w:rPr>
          <w:t xml:space="preserve">      "type"</w:t>
        </w:r>
        <w:r>
          <w:t xml:space="preserve">: </w:t>
        </w:r>
        <w:r>
          <w:rPr>
            <w:color w:val="244061" w:themeColor="accent1" w:themeShade="80"/>
          </w:rPr>
          <w:t>"boolean",</w:t>
        </w:r>
      </w:ins>
    </w:p>
    <w:p w14:paraId="1A9BB4EE" w14:textId="77777777" w:rsidR="00A71F46" w:rsidRDefault="00A71F46" w:rsidP="00A71F46">
      <w:pPr>
        <w:pStyle w:val="Code"/>
        <w:spacing w:line="259" w:lineRule="auto"/>
        <w:rPr>
          <w:ins w:id="7175" w:author="Andreas Kuehne" w:date="2019-05-31T12:40:00Z"/>
        </w:rPr>
      </w:pPr>
      <w:ins w:id="7176" w:author="Andreas Kuehne" w:date="2019-05-31T12:40:00Z">
        <w:r>
          <w:rPr>
            <w:color w:val="31849B" w:themeColor="accent5" w:themeShade="BF"/>
          </w:rPr>
          <w:t xml:space="preserve">      "default"</w:t>
        </w:r>
        <w:r>
          <w:t xml:space="preserve">: </w:t>
        </w:r>
        <w:r>
          <w:rPr>
            <w:color w:val="244061" w:themeColor="accent1" w:themeShade="80"/>
          </w:rPr>
          <w:t>"false"</w:t>
        </w:r>
      </w:ins>
    </w:p>
    <w:p w14:paraId="6278CCF3" w14:textId="77777777" w:rsidR="00A71F46" w:rsidRDefault="00A71F46" w:rsidP="00A71F46">
      <w:pPr>
        <w:pStyle w:val="Code"/>
        <w:spacing w:line="259" w:lineRule="auto"/>
        <w:rPr>
          <w:ins w:id="7177" w:author="Andreas Kuehne" w:date="2019-05-31T12:40:00Z"/>
        </w:rPr>
      </w:pPr>
      <w:ins w:id="7178" w:author="Andreas Kuehne" w:date="2019-05-31T12:40:00Z">
        <w:r>
          <w:t xml:space="preserve">    },</w:t>
        </w:r>
      </w:ins>
    </w:p>
    <w:p w14:paraId="4F5B72D9" w14:textId="77777777" w:rsidR="00A71F46" w:rsidRDefault="00A71F46" w:rsidP="00A71F46">
      <w:pPr>
        <w:pStyle w:val="Code"/>
        <w:spacing w:line="259" w:lineRule="auto"/>
        <w:rPr>
          <w:ins w:id="7179" w:author="Andreas Kuehne" w:date="2019-05-31T12:40:00Z"/>
        </w:rPr>
      </w:pPr>
      <w:ins w:id="7180" w:author="Andreas Kuehne" w:date="2019-05-31T12:40:00Z">
        <w:r>
          <w:rPr>
            <w:color w:val="31849B" w:themeColor="accent5" w:themeShade="BF"/>
          </w:rPr>
          <w:t xml:space="preserve">    "specTime"</w:t>
        </w:r>
        <w:r>
          <w:t>: {</w:t>
        </w:r>
      </w:ins>
    </w:p>
    <w:p w14:paraId="0251D03E" w14:textId="77777777" w:rsidR="00A71F46" w:rsidRDefault="00A71F46" w:rsidP="00A71F46">
      <w:pPr>
        <w:pStyle w:val="Code"/>
        <w:spacing w:line="259" w:lineRule="auto"/>
        <w:rPr>
          <w:ins w:id="7181" w:author="Andreas Kuehne" w:date="2019-05-31T12:40:00Z"/>
        </w:rPr>
      </w:pPr>
      <w:ins w:id="7182" w:author="Andreas Kuehne" w:date="2019-05-31T12:40:00Z">
        <w:r>
          <w:rPr>
            <w:color w:val="31849B" w:themeColor="accent5" w:themeShade="BF"/>
          </w:rPr>
          <w:t xml:space="preserve">      "type"</w:t>
        </w:r>
        <w:r>
          <w:t xml:space="preserve">: </w:t>
        </w:r>
        <w:r>
          <w:rPr>
            <w:color w:val="244061" w:themeColor="accent1" w:themeShade="80"/>
          </w:rPr>
          <w:t>"integer",</w:t>
        </w:r>
      </w:ins>
    </w:p>
    <w:p w14:paraId="17AE9319" w14:textId="77777777" w:rsidR="00A71F46" w:rsidRDefault="00A71F46" w:rsidP="00A71F46">
      <w:pPr>
        <w:pStyle w:val="Code"/>
        <w:spacing w:line="259" w:lineRule="auto"/>
        <w:rPr>
          <w:ins w:id="7183" w:author="Andreas Kuehne" w:date="2019-05-31T12:40:00Z"/>
        </w:rPr>
      </w:pPr>
      <w:ins w:id="7184" w:author="Andreas Kuehne" w:date="2019-05-31T12:40:00Z">
        <w:r>
          <w:rPr>
            <w:color w:val="31849B" w:themeColor="accent5" w:themeShade="BF"/>
          </w:rPr>
          <w:t xml:space="preserve">      "format"</w:t>
        </w:r>
        <w:r>
          <w:t xml:space="preserve">: </w:t>
        </w:r>
        <w:r>
          <w:rPr>
            <w:color w:val="244061" w:themeColor="accent1" w:themeShade="80"/>
          </w:rPr>
          <w:t>"utc-millisec"</w:t>
        </w:r>
      </w:ins>
    </w:p>
    <w:p w14:paraId="1F4DDEE2" w14:textId="77777777" w:rsidR="00A71F46" w:rsidRDefault="00A71F46" w:rsidP="00A71F46">
      <w:pPr>
        <w:pStyle w:val="Code"/>
        <w:spacing w:line="259" w:lineRule="auto"/>
        <w:rPr>
          <w:ins w:id="7185" w:author="Andreas Kuehne" w:date="2019-05-31T12:40:00Z"/>
        </w:rPr>
      </w:pPr>
      <w:ins w:id="7186" w:author="Andreas Kuehne" w:date="2019-05-31T12:40:00Z">
        <w:r>
          <w:t xml:space="preserve">    },</w:t>
        </w:r>
      </w:ins>
    </w:p>
    <w:p w14:paraId="096C4272" w14:textId="77777777" w:rsidR="00A71F46" w:rsidRDefault="00A71F46" w:rsidP="00A71F46">
      <w:pPr>
        <w:pStyle w:val="Code"/>
        <w:spacing w:line="259" w:lineRule="auto"/>
        <w:rPr>
          <w:ins w:id="7187" w:author="Andreas Kuehne" w:date="2019-05-31T12:40:00Z"/>
        </w:rPr>
      </w:pPr>
      <w:ins w:id="7188" w:author="Andreas Kuehne" w:date="2019-05-31T12:40:00Z">
        <w:r>
          <w:rPr>
            <w:color w:val="31849B" w:themeColor="accent5" w:themeShade="BF"/>
          </w:rPr>
          <w:t xml:space="preserve">    "b64Content"</w:t>
        </w:r>
        <w:r>
          <w:t>: {</w:t>
        </w:r>
      </w:ins>
    </w:p>
    <w:p w14:paraId="193DC7B0" w14:textId="77777777" w:rsidR="00A71F46" w:rsidRDefault="00A71F46" w:rsidP="00A71F46">
      <w:pPr>
        <w:pStyle w:val="Code"/>
        <w:spacing w:line="259" w:lineRule="auto"/>
        <w:rPr>
          <w:ins w:id="7189" w:author="Andreas Kuehne" w:date="2019-05-31T12:40:00Z"/>
        </w:rPr>
      </w:pPr>
      <w:ins w:id="7190"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72226E38" w14:textId="77777777" w:rsidR="00A71F46" w:rsidRDefault="00A71F46" w:rsidP="00A71F46">
      <w:pPr>
        <w:pStyle w:val="Code"/>
        <w:spacing w:line="259" w:lineRule="auto"/>
        <w:rPr>
          <w:ins w:id="7191" w:author="Andreas Kuehne" w:date="2019-05-31T12:40:00Z"/>
        </w:rPr>
      </w:pPr>
      <w:ins w:id="7192" w:author="Andreas Kuehne" w:date="2019-05-31T12:40:00Z">
        <w:r>
          <w:t xml:space="preserve">    }</w:t>
        </w:r>
      </w:ins>
    </w:p>
    <w:p w14:paraId="2DEB5EE5" w14:textId="77777777" w:rsidR="00A71F46" w:rsidRDefault="00A71F46" w:rsidP="00A71F46">
      <w:pPr>
        <w:pStyle w:val="Code"/>
        <w:spacing w:line="259" w:lineRule="auto"/>
        <w:rPr>
          <w:ins w:id="7193" w:author="Andreas Kuehne" w:date="2019-05-31T12:40:00Z"/>
        </w:rPr>
      </w:pPr>
      <w:ins w:id="7194" w:author="Andreas Kuehne" w:date="2019-05-31T12:40:00Z">
        <w:r>
          <w:t xml:space="preserve">  },</w:t>
        </w:r>
      </w:ins>
    </w:p>
    <w:p w14:paraId="39A4371B" w14:textId="77777777" w:rsidR="00A71F46" w:rsidRDefault="00A71F46" w:rsidP="00A71F46">
      <w:pPr>
        <w:pStyle w:val="Code"/>
        <w:spacing w:line="259" w:lineRule="auto"/>
        <w:rPr>
          <w:ins w:id="7195" w:author="Andreas Kuehne" w:date="2019-05-31T12:40:00Z"/>
        </w:rPr>
      </w:pPr>
      <w:ins w:id="7196" w:author="Andreas Kuehne" w:date="2019-05-31T12:40:00Z">
        <w:r>
          <w:rPr>
            <w:color w:val="31849B" w:themeColor="accent5" w:themeShade="BF"/>
          </w:rPr>
          <w:t xml:space="preserve">  "minProperties"</w:t>
        </w:r>
        <w:r>
          <w:t xml:space="preserve">: </w:t>
        </w:r>
        <w:r>
          <w:rPr>
            <w:color w:val="244061" w:themeColor="accent1" w:themeShade="80"/>
          </w:rPr>
          <w:t>1,</w:t>
        </w:r>
      </w:ins>
    </w:p>
    <w:p w14:paraId="6BE2DE53" w14:textId="77777777" w:rsidR="00A71F46" w:rsidRDefault="00A71F46" w:rsidP="00A71F46">
      <w:pPr>
        <w:pStyle w:val="Code"/>
        <w:spacing w:line="259" w:lineRule="auto"/>
        <w:rPr>
          <w:ins w:id="7197" w:author="Andreas Kuehne" w:date="2019-05-31T12:40:00Z"/>
        </w:rPr>
      </w:pPr>
      <w:ins w:id="7198" w:author="Andreas Kuehne" w:date="2019-05-31T12:40:00Z">
        <w:r>
          <w:rPr>
            <w:color w:val="31849B" w:themeColor="accent5" w:themeShade="BF"/>
          </w:rPr>
          <w:t xml:space="preserve">  "maxProperties"</w:t>
        </w:r>
        <w:r>
          <w:t xml:space="preserve">: </w:t>
        </w:r>
        <w:r>
          <w:rPr>
            <w:color w:val="244061" w:themeColor="accent1" w:themeShade="80"/>
          </w:rPr>
          <w:t>1</w:t>
        </w:r>
      </w:ins>
    </w:p>
    <w:p w14:paraId="7977F5FC" w14:textId="77777777" w:rsidR="00A71F46" w:rsidRDefault="00A71F46" w:rsidP="00A71F46">
      <w:pPr>
        <w:pStyle w:val="Code"/>
        <w:spacing w:line="259" w:lineRule="auto"/>
        <w:rPr>
          <w:ins w:id="7199" w:author="Andreas Kuehne" w:date="2019-05-31T12:40:00Z"/>
        </w:rPr>
      </w:pPr>
      <w:ins w:id="7200" w:author="Andreas Kuehne" w:date="2019-05-31T12:40:00Z">
        <w:r>
          <w:t>}</w:t>
        </w:r>
      </w:ins>
    </w:p>
    <w:p w14:paraId="0A24AAAE" w14:textId="77777777" w:rsidR="00A71F46" w:rsidRDefault="00A71F46" w:rsidP="00A71F46">
      <w:pPr>
        <w:rPr>
          <w:ins w:id="7201" w:author="Andreas Kuehne" w:date="2019-05-31T12:40:00Z"/>
        </w:rPr>
      </w:pPr>
      <w:customXmlInsRangeStart w:id="7202" w:author="Andreas Kuehne" w:date="2019-05-31T12:40:00Z"/>
      <w:sdt>
        <w:sdtPr>
          <w:tag w:val="dss2-UseVerificationTimeType.-jsonSchema"/>
          <w:id w:val="1092752610"/>
          <w:showingPlcHdr/>
        </w:sdtPr>
        <w:sdtContent>
          <w:customXmlInsRangeEnd w:id="7202"/>
          <w:ins w:id="7203" w:author="Andreas Kuehne" w:date="2019-05-31T12:40:00Z">
            <w:r>
              <w:rPr>
                <w:color w:val="19D131"/>
              </w:rPr>
              <w:t>[component UseVerificationTime JSON schema details]</w:t>
            </w:r>
          </w:ins>
          <w:customXmlInsRangeStart w:id="7204" w:author="Andreas Kuehne" w:date="2019-05-31T12:40:00Z"/>
        </w:sdtContent>
      </w:sdt>
      <w:customXmlInsRangeEnd w:id="7204"/>
    </w:p>
    <w:p w14:paraId="3BB47881" w14:textId="77777777" w:rsidR="00A71F46" w:rsidRDefault="00A71F46" w:rsidP="00A71F46">
      <w:pPr>
        <w:pStyle w:val="berschrift4"/>
        <w:numPr>
          <w:ilvl w:val="3"/>
          <w:numId w:val="3"/>
        </w:numPr>
        <w:rPr>
          <w:ins w:id="7205" w:author="Andreas Kuehne" w:date="2019-05-31T12:40:00Z"/>
        </w:rPr>
      </w:pPr>
      <w:ins w:id="7206" w:author="Andreas Kuehne" w:date="2019-05-31T12:40:00Z">
        <w:r>
          <w:t>UseVerificationTime – XML Syntax</w:t>
        </w:r>
      </w:ins>
    </w:p>
    <w:p w14:paraId="157FB58C" w14:textId="77777777" w:rsidR="00A71F46" w:rsidRPr="5404FA76" w:rsidRDefault="00A71F46" w:rsidP="00A71F46">
      <w:pPr>
        <w:rPr>
          <w:ins w:id="7207" w:author="Andreas Kuehne" w:date="2019-05-31T12:40:00Z"/>
        </w:rPr>
      </w:pPr>
      <w:ins w:id="7208" w:author="Andreas Kuehne" w:date="2019-05-31T12:40:00Z">
        <w:r w:rsidRPr="0CCF9147">
          <w:t xml:space="preserve">The XML type </w:t>
        </w:r>
        <w:r w:rsidRPr="002062A5">
          <w:rPr>
            <w:rFonts w:ascii="Courier New" w:eastAsia="Courier New" w:hAnsi="Courier New" w:cs="Courier New"/>
          </w:rPr>
          <w:t>UseVerificationTimeType</w:t>
        </w:r>
        <w:r w:rsidRPr="0CCF9147">
          <w:t xml:space="preserve"> SHALL implement the requirements defined in the </w:t>
        </w:r>
        <w:r w:rsidRPr="002062A5">
          <w:rPr>
            <w:rFonts w:ascii="Courier New" w:eastAsia="Courier New" w:hAnsi="Courier New" w:cs="Courier New"/>
          </w:rPr>
          <w:t>UseVerificationTime</w:t>
        </w:r>
        <w:r>
          <w:t xml:space="preserve"> </w:t>
        </w:r>
        <w:r w:rsidRPr="005A6FFD">
          <w:t>component.</w:t>
        </w:r>
      </w:ins>
    </w:p>
    <w:p w14:paraId="5F6476AD" w14:textId="77777777" w:rsidR="00A71F46" w:rsidRDefault="00A71F46" w:rsidP="00A71F46">
      <w:pPr>
        <w:rPr>
          <w:ins w:id="7209" w:author="Andreas Kuehne" w:date="2019-05-31T12:40:00Z"/>
        </w:rPr>
      </w:pPr>
      <w:ins w:id="7210" w:author="Andreas Kuehne" w:date="2019-05-31T12:40:00Z">
        <w:r w:rsidRPr="005A6FFD">
          <w:rPr>
            <w:rFonts w:eastAsia="Arial"/>
          </w:rPr>
          <w:t xml:space="preserve">The </w:t>
        </w:r>
        <w:r w:rsidRPr="002062A5">
          <w:rPr>
            <w:rFonts w:ascii="Courier New" w:eastAsia="Courier New" w:hAnsi="Courier New" w:cs="Courier New"/>
          </w:rPr>
          <w:t>UseVerificationTimeType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C29BB3E" w14:textId="77777777" w:rsidR="00A71F46" w:rsidRDefault="00A71F46" w:rsidP="00A71F46">
      <w:pPr>
        <w:pStyle w:val="Code"/>
        <w:rPr>
          <w:ins w:id="7211" w:author="Andreas Kuehne" w:date="2019-05-31T12:40:00Z"/>
        </w:rPr>
      </w:pPr>
      <w:ins w:id="721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UseVerificationTimeType</w:t>
        </w:r>
        <w:r>
          <w:rPr>
            <w:color w:val="943634" w:themeColor="accent2" w:themeShade="BF"/>
          </w:rPr>
          <w:t>"</w:t>
        </w:r>
        <w:r>
          <w:rPr>
            <w:color w:val="31849B" w:themeColor="accent5" w:themeShade="BF"/>
          </w:rPr>
          <w:t>&gt;</w:t>
        </w:r>
      </w:ins>
    </w:p>
    <w:p w14:paraId="5800FEAE" w14:textId="77777777" w:rsidR="00A71F46" w:rsidRDefault="00A71F46" w:rsidP="00A71F46">
      <w:pPr>
        <w:pStyle w:val="Code"/>
        <w:rPr>
          <w:ins w:id="7213" w:author="Andreas Kuehne" w:date="2019-05-31T12:40:00Z"/>
        </w:rPr>
      </w:pPr>
      <w:ins w:id="7214" w:author="Andreas Kuehne" w:date="2019-05-31T12:40:00Z">
        <w:r>
          <w:rPr>
            <w:color w:val="31849B" w:themeColor="accent5" w:themeShade="BF"/>
          </w:rPr>
          <w:t xml:space="preserve">  &lt;xs:choice&gt;</w:t>
        </w:r>
      </w:ins>
    </w:p>
    <w:p w14:paraId="39374C27" w14:textId="77777777" w:rsidR="00A71F46" w:rsidRDefault="00A71F46" w:rsidP="00A71F46">
      <w:pPr>
        <w:pStyle w:val="Code"/>
        <w:rPr>
          <w:ins w:id="7215" w:author="Andreas Kuehne" w:date="2019-05-31T12:40:00Z"/>
        </w:rPr>
      </w:pPr>
      <w:ins w:id="721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CurrentTime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9714013" w14:textId="77777777" w:rsidR="00A71F46" w:rsidRDefault="00A71F46" w:rsidP="00A71F46">
      <w:pPr>
        <w:pStyle w:val="Code"/>
        <w:rPr>
          <w:ins w:id="7217" w:author="Andreas Kuehne" w:date="2019-05-31T12:40:00Z"/>
        </w:rPr>
      </w:pPr>
      <w:ins w:id="721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SpecificTime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28B3CC74" w14:textId="77777777" w:rsidR="00A71F46" w:rsidRDefault="00A71F46" w:rsidP="00A71F46">
      <w:pPr>
        <w:pStyle w:val="Code"/>
        <w:rPr>
          <w:ins w:id="7219" w:author="Andreas Kuehne" w:date="2019-05-31T12:40:00Z"/>
        </w:rPr>
      </w:pPr>
      <w:ins w:id="72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4B756C9" w14:textId="77777777" w:rsidR="00A71F46" w:rsidRDefault="00A71F46" w:rsidP="00A71F46">
      <w:pPr>
        <w:pStyle w:val="Code"/>
        <w:rPr>
          <w:ins w:id="7221" w:author="Andreas Kuehne" w:date="2019-05-31T12:40:00Z"/>
        </w:rPr>
      </w:pPr>
      <w:ins w:id="7222" w:author="Andreas Kuehne" w:date="2019-05-31T12:40:00Z">
        <w:r>
          <w:rPr>
            <w:color w:val="31849B" w:themeColor="accent5" w:themeShade="BF"/>
          </w:rPr>
          <w:t xml:space="preserve">  &lt;/xs:choice&gt;</w:t>
        </w:r>
      </w:ins>
    </w:p>
    <w:p w14:paraId="58890BEC" w14:textId="77777777" w:rsidR="00A71F46" w:rsidRDefault="00A71F46" w:rsidP="00A71F46">
      <w:pPr>
        <w:pStyle w:val="Code"/>
        <w:rPr>
          <w:ins w:id="7223" w:author="Andreas Kuehne" w:date="2019-05-31T12:40:00Z"/>
        </w:rPr>
      </w:pPr>
      <w:ins w:id="7224" w:author="Andreas Kuehne" w:date="2019-05-31T12:40:00Z">
        <w:r>
          <w:rPr>
            <w:color w:val="31849B" w:themeColor="accent5" w:themeShade="BF"/>
          </w:rPr>
          <w:t>&lt;/xs:complexType&gt;</w:t>
        </w:r>
      </w:ins>
    </w:p>
    <w:p w14:paraId="1C9B51B3" w14:textId="77777777" w:rsidR="00A71F46" w:rsidRDefault="00A71F46" w:rsidP="00A71F46">
      <w:pPr>
        <w:spacing w:line="259" w:lineRule="auto"/>
        <w:rPr>
          <w:ins w:id="7225" w:author="Andreas Kuehne" w:date="2019-05-31T12:40:00Z"/>
        </w:rPr>
      </w:pPr>
      <w:ins w:id="7226" w:author="Andreas Kuehne" w:date="2019-05-31T12:40:00Z">
        <w:r>
          <w:t>Each child element of</w:t>
        </w:r>
        <w:r w:rsidRPr="71C71F8C">
          <w:t xml:space="preserve"> </w:t>
        </w:r>
        <w:r w:rsidRPr="002062A5">
          <w:rPr>
            <w:rFonts w:ascii="Courier New" w:eastAsia="Courier New" w:hAnsi="Courier New" w:cs="Courier New"/>
          </w:rPr>
          <w:t>UseVerificationTimeType</w:t>
        </w:r>
        <w:r w:rsidRPr="71C71F8C">
          <w:t xml:space="preserve"> </w:t>
        </w:r>
        <w:r>
          <w:t xml:space="preserve">XML element SHALL implement in XML syntax the sub-component that has a name equal to its local name. </w:t>
        </w:r>
      </w:ins>
      <w:customXmlInsRangeStart w:id="7227" w:author="Andreas Kuehne" w:date="2019-05-31T12:40:00Z"/>
      <w:sdt>
        <w:sdtPr>
          <w:tag w:val="dss2-UseVerificationTimeType.-xmlSchema"/>
          <w:id w:val="2113090658"/>
          <w:showingPlcHdr/>
        </w:sdtPr>
        <w:sdtContent>
          <w:customXmlInsRangeEnd w:id="7227"/>
          <w:ins w:id="7228" w:author="Andreas Kuehne" w:date="2019-05-31T12:40:00Z">
            <w:r>
              <w:rPr>
                <w:color w:val="19D131"/>
              </w:rPr>
              <w:t>[component UseVerificationTime XML schema details]</w:t>
            </w:r>
          </w:ins>
          <w:customXmlInsRangeStart w:id="7229" w:author="Andreas Kuehne" w:date="2019-05-31T12:40:00Z"/>
        </w:sdtContent>
      </w:sdt>
      <w:customXmlInsRangeEnd w:id="7229"/>
    </w:p>
    <w:p w14:paraId="0D9A0843" w14:textId="77777777" w:rsidR="00A71F46" w:rsidRDefault="00A71F46" w:rsidP="00A71F46">
      <w:pPr>
        <w:pStyle w:val="berschrift3"/>
        <w:numPr>
          <w:ilvl w:val="2"/>
          <w:numId w:val="3"/>
        </w:numPr>
        <w:rPr>
          <w:ins w:id="7230" w:author="Andreas Kuehne" w:date="2019-05-31T12:40:00Z"/>
        </w:rPr>
      </w:pPr>
      <w:ins w:id="7231" w:author="Andreas Kuehne" w:date="2019-05-31T12:40:00Z">
        <w:r>
          <w:t>Component AdditionalTimeInfo</w:t>
        </w:r>
      </w:ins>
    </w:p>
    <w:p w14:paraId="693BA9B6" w14:textId="77777777" w:rsidR="00A71F46" w:rsidRDefault="00A71F46" w:rsidP="00A71F46">
      <w:pPr>
        <w:rPr>
          <w:ins w:id="7232" w:author="Andreas Kuehne" w:date="2019-05-31T12:40:00Z"/>
        </w:rPr>
      </w:pPr>
      <w:customXmlInsRangeStart w:id="7233" w:author="Andreas Kuehne" w:date="2019-05-31T12:40:00Z"/>
      <w:sdt>
        <w:sdtPr>
          <w:tag w:val="dss2-AdditionalTimeInfoType.-normative"/>
          <w:id w:val="-429505316"/>
        </w:sdtPr>
        <w:sdtContent>
          <w:customXmlInsRangeEnd w:id="7233"/>
          <w:ins w:id="7234" w:author="Andreas Kuehne" w:date="2019-05-31T12:40:00Z">
            <w:r w:rsidRPr="003A06D0">
              <w:rPr>
                <w:color w:val="19D131"/>
                <w:lang w:val="en-GB"/>
              </w:rPr>
              <w:t xml:space="preserve">The </w:t>
            </w:r>
            <w:r w:rsidRPr="003A06D0">
              <w:rPr>
                <w:rFonts w:ascii="Courier New" w:eastAsia="Courier New" w:hAnsi="Courier New" w:cs="Courier New"/>
                <w:lang w:val="en-GB"/>
              </w:rPr>
              <w:t>AdditionalTimeInfo</w:t>
            </w:r>
            <w:r w:rsidRPr="003A06D0">
              <w:rPr>
                <w:color w:val="19D131"/>
                <w:lang w:val="en-GB"/>
              </w:rPr>
              <w:t xml:space="preserve"> component contains other time instant(s) relevant in the context of the verification time determination.</w:t>
            </w:r>
          </w:ins>
          <w:customXmlInsRangeStart w:id="7235" w:author="Andreas Kuehne" w:date="2019-05-31T12:40:00Z"/>
        </w:sdtContent>
      </w:sdt>
      <w:customXmlInsRangeEnd w:id="7235"/>
    </w:p>
    <w:p w14:paraId="30EA8DE0" w14:textId="77777777" w:rsidR="00A71F46" w:rsidRDefault="00A71F46" w:rsidP="00A71F46">
      <w:pPr>
        <w:rPr>
          <w:ins w:id="7236" w:author="Andreas Kuehne" w:date="2019-05-31T12:40:00Z"/>
        </w:rPr>
      </w:pPr>
      <w:ins w:id="7237" w:author="Andreas Kuehne" w:date="2019-05-31T12:40:00Z">
        <w:r>
          <w:t>Below follows a list of the sub-components that constitute this component:</w:t>
        </w:r>
      </w:ins>
    </w:p>
    <w:p w14:paraId="31518D4A" w14:textId="77777777" w:rsidR="00A71F46" w:rsidRDefault="00A71F46" w:rsidP="00A71F46">
      <w:pPr>
        <w:pStyle w:val="Member"/>
        <w:rPr>
          <w:ins w:id="7238" w:author="Andreas Kuehne" w:date="2019-05-31T12:40:00Z"/>
        </w:rPr>
      </w:pPr>
      <w:ins w:id="7239" w:author="Andreas Kuehne" w:date="2019-05-31T12:40:00Z">
        <w:r>
          <w:lastRenderedPageBreak/>
          <w:t xml:space="preserve">The </w:t>
        </w:r>
        <w:r w:rsidRPr="35C1378D">
          <w:rPr>
            <w:rStyle w:val="Datatype"/>
          </w:rPr>
          <w:t>value</w:t>
        </w:r>
        <w:r>
          <w:t xml:space="preserve"> element MUST contain one instance of a date/time value. </w:t>
        </w:r>
      </w:ins>
      <w:customXmlInsRangeStart w:id="7240" w:author="Andreas Kuehne" w:date="2019-05-31T12:40:00Z"/>
      <w:sdt>
        <w:sdtPr>
          <w:tag w:val="dss2-AdditionalTimeInfoType.value"/>
          <w:id w:val="17057038"/>
          <w:showingPlcHdr/>
        </w:sdtPr>
        <w:sdtContent>
          <w:customXmlInsRangeEnd w:id="7240"/>
          <w:ins w:id="7241" w:author="Andreas Kuehne" w:date="2019-05-31T12:40:00Z">
            <w:r>
              <w:rPr>
                <w:color w:val="19D131"/>
              </w:rPr>
              <w:t>[sub component value details]</w:t>
            </w:r>
          </w:ins>
          <w:customXmlInsRangeStart w:id="7242" w:author="Andreas Kuehne" w:date="2019-05-31T12:40:00Z"/>
        </w:sdtContent>
      </w:sdt>
      <w:customXmlInsRangeEnd w:id="7242"/>
    </w:p>
    <w:p w14:paraId="20A60B3A" w14:textId="77777777" w:rsidR="00A71F46" w:rsidRDefault="00A71F46" w:rsidP="00A71F46">
      <w:pPr>
        <w:pStyle w:val="Member"/>
        <w:rPr>
          <w:ins w:id="7243" w:author="Andreas Kuehne" w:date="2019-05-31T12:40:00Z"/>
        </w:rPr>
      </w:pPr>
      <w:ins w:id="7244" w:author="Andreas Kuehne" w:date="2019-05-31T12:40:00Z">
        <w:r>
          <w:t xml:space="preserve">The </w:t>
        </w:r>
        <w:r w:rsidRPr="35C1378D">
          <w:rPr>
            <w:rStyle w:val="Datatype"/>
          </w:rPr>
          <w:t>Type</w:t>
        </w:r>
        <w:r>
          <w:t xml:space="preserve"> element MUST contain one instance of a URI. Its value is limited to an item of the following set:</w:t>
        </w:r>
        <w:r>
          <w:br/>
        </w:r>
        <w:r>
          <w:rPr>
            <w:color w:val="244061" w:themeColor="accent1" w:themeShade="80"/>
          </w:rPr>
          <w:t>urn:oasis:names:tc:dss:1.0:additionaltimeinfo:signatureTimestamp</w:t>
        </w:r>
        <w:r>
          <w:br/>
        </w:r>
        <w:r>
          <w:rPr>
            <w:color w:val="244061" w:themeColor="accent1" w:themeShade="80"/>
          </w:rPr>
          <w:t>urn:oasis:names:tc:dss:1.0:additionaltimeinfo:signatureTimemark</w:t>
        </w:r>
        <w:r>
          <w:br/>
        </w:r>
        <w:r>
          <w:rPr>
            <w:color w:val="244061" w:themeColor="accent1" w:themeShade="80"/>
          </w:rPr>
          <w:t>urn:oasis:names:tc:dss:1.0:additionaltimeinfo:signedObjectTimestamp</w:t>
        </w:r>
        <w:r>
          <w:br/>
        </w:r>
        <w:r>
          <w:rPr>
            <w:color w:val="244061" w:themeColor="accent1" w:themeShade="80"/>
          </w:rPr>
          <w:t>urn:oasis:names:tc:dss:1.0:additionaltimeinfo:claimedSigningTime</w:t>
        </w:r>
        <w:r>
          <w:br/>
        </w:r>
      </w:ins>
      <w:customXmlInsRangeStart w:id="7245" w:author="Andreas Kuehne" w:date="2019-05-31T12:40:00Z"/>
      <w:sdt>
        <w:sdtPr>
          <w:alias w:val="dss2-AdditionalTimeInfoType.type"/>
          <w:tag w:val="dss2-AdditionalTimeInfoType.Type"/>
          <w:id w:val="1984878866"/>
        </w:sdtPr>
        <w:sdtContent>
          <w:customXmlInsRangeEnd w:id="7245"/>
          <w:ins w:id="7246"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attribute qualifies the kind of time information included in the response. This specification defines the listed types, whose values MUST satisfy the format defined as </w:t>
            </w:r>
            <w:r w:rsidRPr="003A06D0">
              <w:rPr>
                <w:rStyle w:val="Datatype"/>
                <w:lang w:val="en-GB"/>
              </w:rPr>
              <w:t>xs:dateTime</w:t>
            </w:r>
            <w:r w:rsidRPr="003A06D0">
              <w:rPr>
                <w:color w:val="19D131"/>
                <w:lang w:val="en-GB"/>
              </w:rPr>
              <w:t xml:space="preserve"> and SHOULD be expressed as UTC time (Coordinated Universal Time). Profiles MAY include and define new values for the </w:t>
            </w:r>
            <w:r w:rsidRPr="003A06D0">
              <w:rPr>
                <w:rStyle w:val="Datatype"/>
                <w:lang w:val="en-GB"/>
              </w:rPr>
              <w:t>Type</w:t>
            </w:r>
            <w:r w:rsidRPr="003A06D0">
              <w:rPr>
                <w:color w:val="19D131"/>
                <w:lang w:val="en-GB"/>
              </w:rPr>
              <w:t xml:space="preserve"> attribute.</w:t>
            </w:r>
          </w:ins>
          <w:customXmlInsRangeStart w:id="7247" w:author="Andreas Kuehne" w:date="2019-05-31T12:40:00Z"/>
        </w:sdtContent>
      </w:sdt>
      <w:customXmlInsRangeEnd w:id="7247"/>
    </w:p>
    <w:p w14:paraId="1D098484" w14:textId="77777777" w:rsidR="00A71F46" w:rsidRDefault="00A71F46" w:rsidP="00A71F46">
      <w:pPr>
        <w:pStyle w:val="Member"/>
        <w:rPr>
          <w:ins w:id="7248" w:author="Andreas Kuehne" w:date="2019-05-31T12:40:00Z"/>
        </w:rPr>
      </w:pPr>
      <w:ins w:id="7249" w:author="Andreas Kuehne" w:date="2019-05-31T12:40:00Z">
        <w:r>
          <w:t xml:space="preserve">The OPTIONAL </w:t>
        </w:r>
        <w:r w:rsidRPr="35C1378D">
          <w:rPr>
            <w:rStyle w:val="Datatype"/>
          </w:rPr>
          <w:t>Ref</w:t>
        </w:r>
        <w:r>
          <w:t xml:space="preserve"> element, if present, MUST contain one instance of a string. </w:t>
        </w:r>
      </w:ins>
      <w:customXmlInsRangeStart w:id="7250" w:author="Andreas Kuehne" w:date="2019-05-31T12:40:00Z"/>
      <w:sdt>
        <w:sdtPr>
          <w:alias w:val="dss2-AdditionalTimeInfoType.ref"/>
          <w:tag w:val="dss2-AdditionalTimeInfoType.Ref"/>
          <w:id w:val="46262040"/>
        </w:sdtPr>
        <w:sdtContent>
          <w:customXmlInsRangeEnd w:id="7250"/>
          <w:ins w:id="7251" w:author="Andreas Kuehne" w:date="2019-05-31T12:40:00Z">
            <w:r w:rsidRPr="003A06D0">
              <w:rPr>
                <w:color w:val="19D131"/>
                <w:lang w:val="en-GB"/>
              </w:rPr>
              <w:t xml:space="preserve">It allows to establish references to the source of the time information, and SHOULD be used when there is a need to disambiguate several </w:t>
            </w:r>
            <w:r w:rsidRPr="003A06D0">
              <w:rPr>
                <w:rStyle w:val="Datatype"/>
                <w:lang w:val="en-GB"/>
              </w:rPr>
              <w:t>AdditionalTimeInfo</w:t>
            </w:r>
            <w:r w:rsidRPr="003A06D0">
              <w:rPr>
                <w:color w:val="19D131"/>
                <w:lang w:val="en-GB"/>
              </w:rPr>
              <w:t xml:space="preserve"> components with the same </w:t>
            </w:r>
            <w:r w:rsidRPr="003A06D0">
              <w:rPr>
                <w:rStyle w:val="Datatype"/>
                <w:lang w:val="en-GB"/>
              </w:rPr>
              <w:t>Type</w:t>
            </w:r>
            <w:r w:rsidRPr="003A06D0">
              <w:rPr>
                <w:color w:val="19D131"/>
                <w:lang w:val="en-GB"/>
              </w:rPr>
              <w:t xml:space="preserve"> attribute.</w:t>
            </w:r>
          </w:ins>
          <w:customXmlInsRangeStart w:id="7252" w:author="Andreas Kuehne" w:date="2019-05-31T12:40:00Z"/>
        </w:sdtContent>
      </w:sdt>
      <w:customXmlInsRangeEnd w:id="7252"/>
    </w:p>
    <w:p w14:paraId="112D8AA2" w14:textId="77777777" w:rsidR="00A71F46" w:rsidRDefault="00A71F46" w:rsidP="00A71F46">
      <w:pPr>
        <w:pStyle w:val="Non-normativeCommentHeading"/>
        <w:rPr>
          <w:ins w:id="7253" w:author="Andreas Kuehne" w:date="2019-05-31T12:40:00Z"/>
        </w:rPr>
      </w:pPr>
      <w:ins w:id="7254" w:author="Andreas Kuehne" w:date="2019-05-31T12:40:00Z">
        <w:r>
          <w:t>Non-normative Comment:</w:t>
        </w:r>
      </w:ins>
    </w:p>
    <w:p w14:paraId="1B2C11B1" w14:textId="77777777" w:rsidR="00A71F46" w:rsidRDefault="00A71F46" w:rsidP="00A71F46">
      <w:pPr>
        <w:pStyle w:val="Non-normativeComment"/>
        <w:rPr>
          <w:ins w:id="7255" w:author="Andreas Kuehne" w:date="2019-05-31T12:40:00Z"/>
        </w:rPr>
      </w:pPr>
      <w:customXmlInsRangeStart w:id="7256" w:author="Andreas Kuehne" w:date="2019-05-31T12:40:00Z"/>
      <w:sdt>
        <w:sdtPr>
          <w:tag w:val="dss2-AdditionalTimeInfoType.-nonNormative"/>
          <w:id w:val="-243642006"/>
          <w:showingPlcHdr/>
        </w:sdtPr>
        <w:sdtContent>
          <w:customXmlInsRangeEnd w:id="7256"/>
          <w:ins w:id="7257" w:author="Andreas Kuehne" w:date="2019-05-31T12:40:00Z">
            <w:r>
              <w:rPr>
                <w:color w:val="19D131"/>
              </w:rPr>
              <w:t>[component AdditionalTimeInfo non normative details]</w:t>
            </w:r>
          </w:ins>
          <w:customXmlInsRangeStart w:id="7258" w:author="Andreas Kuehne" w:date="2019-05-31T12:40:00Z"/>
        </w:sdtContent>
      </w:sdt>
      <w:customXmlInsRangeEnd w:id="7258"/>
    </w:p>
    <w:p w14:paraId="04AF668E" w14:textId="77777777" w:rsidR="00A71F46" w:rsidRDefault="00A71F46" w:rsidP="00A71F46">
      <w:pPr>
        <w:pStyle w:val="berschrift4"/>
        <w:numPr>
          <w:ilvl w:val="3"/>
          <w:numId w:val="3"/>
        </w:numPr>
        <w:rPr>
          <w:ins w:id="7259" w:author="Andreas Kuehne" w:date="2019-05-31T12:40:00Z"/>
        </w:rPr>
      </w:pPr>
      <w:ins w:id="7260" w:author="Andreas Kuehne" w:date="2019-05-31T12:40:00Z">
        <w:r>
          <w:t>AdditionalTimeInfo – JSON Syntax</w:t>
        </w:r>
      </w:ins>
    </w:p>
    <w:p w14:paraId="57FE125A" w14:textId="77777777" w:rsidR="00A71F46" w:rsidRPr="0248A3D1" w:rsidRDefault="00A71F46" w:rsidP="00A71F46">
      <w:pPr>
        <w:rPr>
          <w:ins w:id="7261" w:author="Andreas Kuehne" w:date="2019-05-31T12:40:00Z"/>
        </w:rPr>
      </w:pPr>
      <w:ins w:id="7262"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AdditionalTimeInfo</w:t>
        </w:r>
        <w:r>
          <w:t xml:space="preserve"> component.</w:t>
        </w:r>
      </w:ins>
    </w:p>
    <w:p w14:paraId="4912EC73" w14:textId="77777777" w:rsidR="00A71F46" w:rsidRPr="C2430093" w:rsidRDefault="00A71F46" w:rsidP="00A71F46">
      <w:pPr>
        <w:spacing w:line="259" w:lineRule="auto"/>
        <w:rPr>
          <w:ins w:id="7263" w:author="Andreas Kuehne" w:date="2019-05-31T12:40:00Z"/>
          <w:rFonts w:eastAsia="Arial" w:cs="Arial"/>
          <w:sz w:val="22"/>
          <w:szCs w:val="22"/>
        </w:rPr>
      </w:pPr>
      <w:ins w:id="726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2C9A8138" w14:textId="77777777" w:rsidTr="00A71F46">
        <w:trPr>
          <w:cnfStyle w:val="100000000000" w:firstRow="1" w:lastRow="0" w:firstColumn="0" w:lastColumn="0" w:oddVBand="0" w:evenVBand="0" w:oddHBand="0" w:evenHBand="0" w:firstRowFirstColumn="0" w:firstRowLastColumn="0" w:lastRowFirstColumn="0" w:lastRowLastColumn="0"/>
          <w:ins w:id="7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5C4E0" w14:textId="77777777" w:rsidR="00A71F46" w:rsidRDefault="00A71F46" w:rsidP="00A71F46">
            <w:pPr>
              <w:pStyle w:val="Beschriftung"/>
              <w:rPr>
                <w:ins w:id="7266" w:author="Andreas Kuehne" w:date="2019-05-31T12:40:00Z"/>
              </w:rPr>
            </w:pPr>
            <w:ins w:id="7267" w:author="Andreas Kuehne" w:date="2019-05-31T12:40:00Z">
              <w:r>
                <w:t>Element</w:t>
              </w:r>
            </w:ins>
          </w:p>
        </w:tc>
        <w:tc>
          <w:tcPr>
            <w:tcW w:w="4675" w:type="dxa"/>
          </w:tcPr>
          <w:p w14:paraId="565EC20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268" w:author="Andreas Kuehne" w:date="2019-05-31T12:40:00Z"/>
              </w:rPr>
            </w:pPr>
            <w:ins w:id="7269" w:author="Andreas Kuehne" w:date="2019-05-31T12:40:00Z">
              <w:r>
                <w:t>Implementing JSON member name</w:t>
              </w:r>
            </w:ins>
          </w:p>
        </w:tc>
        <w:tc>
          <w:tcPr>
            <w:tcW w:w="4675" w:type="dxa"/>
          </w:tcPr>
          <w:p w14:paraId="0C4776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270" w:author="Andreas Kuehne" w:date="2019-05-31T12:40:00Z"/>
              </w:rPr>
            </w:pPr>
            <w:ins w:id="7271" w:author="Andreas Kuehne" w:date="2019-05-31T12:40:00Z">
              <w:r>
                <w:t>Comments</w:t>
              </w:r>
            </w:ins>
          </w:p>
        </w:tc>
      </w:tr>
      <w:tr w:rsidR="00A71F46" w14:paraId="18B14C71" w14:textId="77777777" w:rsidTr="00A71F46">
        <w:trPr>
          <w:ins w:id="72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5BFDF6" w14:textId="77777777" w:rsidR="00A71F46" w:rsidRPr="002062A5" w:rsidRDefault="00A71F46" w:rsidP="00A71F46">
            <w:pPr>
              <w:pStyle w:val="Beschriftung"/>
              <w:rPr>
                <w:ins w:id="7273" w:author="Andreas Kuehne" w:date="2019-05-31T12:40:00Z"/>
                <w:rStyle w:val="Datatype"/>
                <w:b w:val="0"/>
                <w:bCs w:val="0"/>
              </w:rPr>
            </w:pPr>
            <w:ins w:id="7274" w:author="Andreas Kuehne" w:date="2019-05-31T12:40:00Z">
              <w:r w:rsidRPr="002062A5">
                <w:rPr>
                  <w:rStyle w:val="Datatype"/>
                </w:rPr>
                <w:t>value</w:t>
              </w:r>
            </w:ins>
          </w:p>
        </w:tc>
        <w:tc>
          <w:tcPr>
            <w:tcW w:w="4675" w:type="dxa"/>
          </w:tcPr>
          <w:p w14:paraId="6A2A9E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275" w:author="Andreas Kuehne" w:date="2019-05-31T12:40:00Z"/>
                <w:rStyle w:val="Datatype"/>
              </w:rPr>
            </w:pPr>
            <w:ins w:id="7276" w:author="Andreas Kuehne" w:date="2019-05-31T12:40:00Z">
              <w:r w:rsidRPr="002062A5">
                <w:rPr>
                  <w:rStyle w:val="Datatype"/>
                </w:rPr>
                <w:t>value</w:t>
              </w:r>
            </w:ins>
          </w:p>
        </w:tc>
        <w:tc>
          <w:tcPr>
            <w:tcW w:w="4675" w:type="dxa"/>
          </w:tcPr>
          <w:p w14:paraId="0003466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277" w:author="Andreas Kuehne" w:date="2019-05-31T12:40:00Z"/>
              </w:rPr>
            </w:pPr>
            <w:customXmlInsRangeStart w:id="7278" w:author="Andreas Kuehne" w:date="2019-05-31T12:40:00Z"/>
            <w:sdt>
              <w:sdtPr>
                <w:alias w:val="dss2-AdditionalTimeInfoType.value"/>
                <w:tag w:val="dss2-AdditionalTimeInfoType.-jsonComment.value"/>
                <w:id w:val="-1773076132"/>
                <w:showingPlcHdr/>
              </w:sdtPr>
              <w:sdtContent>
                <w:customXmlInsRangeEnd w:id="7278"/>
                <w:ins w:id="7279" w:author="Andreas Kuehne" w:date="2019-05-31T12:40:00Z">
                  <w:r>
                    <w:rPr>
                      <w:color w:val="19D131"/>
                    </w:rPr>
                    <w:t>[]</w:t>
                  </w:r>
                </w:ins>
                <w:customXmlInsRangeStart w:id="7280" w:author="Andreas Kuehne" w:date="2019-05-31T12:40:00Z"/>
              </w:sdtContent>
            </w:sdt>
            <w:customXmlInsRangeEnd w:id="7280"/>
          </w:p>
        </w:tc>
      </w:tr>
      <w:tr w:rsidR="00A71F46" w14:paraId="22413A04" w14:textId="77777777" w:rsidTr="00A71F46">
        <w:trPr>
          <w:ins w:id="7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CE4F29" w14:textId="77777777" w:rsidR="00A71F46" w:rsidRPr="002062A5" w:rsidRDefault="00A71F46" w:rsidP="00A71F46">
            <w:pPr>
              <w:pStyle w:val="Beschriftung"/>
              <w:rPr>
                <w:ins w:id="7282" w:author="Andreas Kuehne" w:date="2019-05-31T12:40:00Z"/>
                <w:rStyle w:val="Datatype"/>
                <w:b w:val="0"/>
                <w:bCs w:val="0"/>
              </w:rPr>
            </w:pPr>
            <w:ins w:id="7283" w:author="Andreas Kuehne" w:date="2019-05-31T12:40:00Z">
              <w:r w:rsidRPr="002062A5">
                <w:rPr>
                  <w:rStyle w:val="Datatype"/>
                </w:rPr>
                <w:t>Type</w:t>
              </w:r>
            </w:ins>
          </w:p>
        </w:tc>
        <w:tc>
          <w:tcPr>
            <w:tcW w:w="4675" w:type="dxa"/>
          </w:tcPr>
          <w:p w14:paraId="59BFC3D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284" w:author="Andreas Kuehne" w:date="2019-05-31T12:40:00Z"/>
                <w:rStyle w:val="Datatype"/>
              </w:rPr>
            </w:pPr>
            <w:ins w:id="7285" w:author="Andreas Kuehne" w:date="2019-05-31T12:40:00Z">
              <w:r w:rsidRPr="002062A5">
                <w:rPr>
                  <w:rStyle w:val="Datatype"/>
                </w:rPr>
                <w:t>type</w:t>
              </w:r>
            </w:ins>
          </w:p>
        </w:tc>
        <w:tc>
          <w:tcPr>
            <w:tcW w:w="4675" w:type="dxa"/>
          </w:tcPr>
          <w:p w14:paraId="2CC87BC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286" w:author="Andreas Kuehne" w:date="2019-05-31T12:40:00Z"/>
              </w:rPr>
            </w:pPr>
            <w:customXmlInsRangeStart w:id="7287" w:author="Andreas Kuehne" w:date="2019-05-31T12:40:00Z"/>
            <w:sdt>
              <w:sdtPr>
                <w:alias w:val="dss2-AdditionalTimeInfoType.type"/>
                <w:tag w:val="dss2-AdditionalTimeInfoType.-jsonComment.Type"/>
                <w:id w:val="1720706422"/>
                <w:showingPlcHdr/>
              </w:sdtPr>
              <w:sdtContent>
                <w:customXmlInsRangeEnd w:id="7287"/>
                <w:ins w:id="7288" w:author="Andreas Kuehne" w:date="2019-05-31T12:40:00Z">
                  <w:r>
                    <w:rPr>
                      <w:color w:val="19D131"/>
                    </w:rPr>
                    <w:t>[]</w:t>
                  </w:r>
                </w:ins>
                <w:customXmlInsRangeStart w:id="7289" w:author="Andreas Kuehne" w:date="2019-05-31T12:40:00Z"/>
              </w:sdtContent>
            </w:sdt>
            <w:customXmlInsRangeEnd w:id="7289"/>
          </w:p>
        </w:tc>
      </w:tr>
      <w:tr w:rsidR="00A71F46" w14:paraId="16E68A5D" w14:textId="77777777" w:rsidTr="00A71F46">
        <w:trPr>
          <w:ins w:id="7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B7230" w14:textId="77777777" w:rsidR="00A71F46" w:rsidRPr="002062A5" w:rsidRDefault="00A71F46" w:rsidP="00A71F46">
            <w:pPr>
              <w:pStyle w:val="Beschriftung"/>
              <w:rPr>
                <w:ins w:id="7291" w:author="Andreas Kuehne" w:date="2019-05-31T12:40:00Z"/>
                <w:rStyle w:val="Datatype"/>
                <w:b w:val="0"/>
                <w:bCs w:val="0"/>
              </w:rPr>
            </w:pPr>
            <w:ins w:id="7292" w:author="Andreas Kuehne" w:date="2019-05-31T12:40:00Z">
              <w:r w:rsidRPr="002062A5">
                <w:rPr>
                  <w:rStyle w:val="Datatype"/>
                </w:rPr>
                <w:t>Ref</w:t>
              </w:r>
            </w:ins>
          </w:p>
        </w:tc>
        <w:tc>
          <w:tcPr>
            <w:tcW w:w="4675" w:type="dxa"/>
          </w:tcPr>
          <w:p w14:paraId="3E3860E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293" w:author="Andreas Kuehne" w:date="2019-05-31T12:40:00Z"/>
                <w:rStyle w:val="Datatype"/>
              </w:rPr>
            </w:pPr>
            <w:ins w:id="7294" w:author="Andreas Kuehne" w:date="2019-05-31T12:40:00Z">
              <w:r w:rsidRPr="002062A5">
                <w:rPr>
                  <w:rStyle w:val="Datatype"/>
                </w:rPr>
                <w:t>ref</w:t>
              </w:r>
            </w:ins>
          </w:p>
        </w:tc>
        <w:tc>
          <w:tcPr>
            <w:tcW w:w="4675" w:type="dxa"/>
          </w:tcPr>
          <w:p w14:paraId="13EA19A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295" w:author="Andreas Kuehne" w:date="2019-05-31T12:40:00Z"/>
              </w:rPr>
            </w:pPr>
            <w:customXmlInsRangeStart w:id="7296" w:author="Andreas Kuehne" w:date="2019-05-31T12:40:00Z"/>
            <w:sdt>
              <w:sdtPr>
                <w:alias w:val="dss2-AdditionalTimeInfoType.ref"/>
                <w:tag w:val="dss2-AdditionalTimeInfoType.-jsonComment.Ref"/>
                <w:id w:val="1224954478"/>
                <w:showingPlcHdr/>
              </w:sdtPr>
              <w:sdtContent>
                <w:customXmlInsRangeEnd w:id="7296"/>
                <w:ins w:id="7297" w:author="Andreas Kuehne" w:date="2019-05-31T12:40:00Z">
                  <w:r>
                    <w:rPr>
                      <w:color w:val="19D131"/>
                    </w:rPr>
                    <w:t>[]</w:t>
                  </w:r>
                </w:ins>
                <w:customXmlInsRangeStart w:id="7298" w:author="Andreas Kuehne" w:date="2019-05-31T12:40:00Z"/>
              </w:sdtContent>
            </w:sdt>
            <w:customXmlInsRangeEnd w:id="7298"/>
          </w:p>
        </w:tc>
      </w:tr>
    </w:tbl>
    <w:p w14:paraId="2556C6D6" w14:textId="77777777" w:rsidR="00A71F46" w:rsidRPr="0202B381" w:rsidRDefault="00A71F46" w:rsidP="00A71F46">
      <w:pPr>
        <w:rPr>
          <w:ins w:id="7299" w:author="Andreas Kuehne" w:date="2019-05-31T12:40:00Z"/>
        </w:rPr>
      </w:pPr>
      <w:ins w:id="7300"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16CA4D" w14:textId="77777777" w:rsidR="00A71F46" w:rsidRDefault="00A71F46" w:rsidP="00A71F46">
      <w:pPr>
        <w:pStyle w:val="Code"/>
        <w:spacing w:line="259" w:lineRule="auto"/>
        <w:rPr>
          <w:ins w:id="7301" w:author="Andreas Kuehne" w:date="2019-05-31T12:40:00Z"/>
        </w:rPr>
      </w:pPr>
      <w:ins w:id="7302" w:author="Andreas Kuehne" w:date="2019-05-31T12:40:00Z">
        <w:r>
          <w:rPr>
            <w:color w:val="31849B" w:themeColor="accent5" w:themeShade="BF"/>
          </w:rPr>
          <w:t>"dss2-AdditionalTimeInfoType"</w:t>
        </w:r>
        <w:r>
          <w:t>: {</w:t>
        </w:r>
      </w:ins>
    </w:p>
    <w:p w14:paraId="3E5B952F" w14:textId="77777777" w:rsidR="00A71F46" w:rsidRDefault="00A71F46" w:rsidP="00A71F46">
      <w:pPr>
        <w:pStyle w:val="Code"/>
        <w:spacing w:line="259" w:lineRule="auto"/>
        <w:rPr>
          <w:ins w:id="7303" w:author="Andreas Kuehne" w:date="2019-05-31T12:40:00Z"/>
        </w:rPr>
      </w:pPr>
      <w:ins w:id="7304" w:author="Andreas Kuehne" w:date="2019-05-31T12:40:00Z">
        <w:r>
          <w:rPr>
            <w:color w:val="31849B" w:themeColor="accent5" w:themeShade="BF"/>
          </w:rPr>
          <w:t xml:space="preserve">  "type"</w:t>
        </w:r>
        <w:r>
          <w:t xml:space="preserve">: </w:t>
        </w:r>
        <w:r>
          <w:rPr>
            <w:color w:val="244061" w:themeColor="accent1" w:themeShade="80"/>
          </w:rPr>
          <w:t>"object",</w:t>
        </w:r>
      </w:ins>
    </w:p>
    <w:p w14:paraId="5A77022A" w14:textId="77777777" w:rsidR="00A71F46" w:rsidRDefault="00A71F46" w:rsidP="00A71F46">
      <w:pPr>
        <w:pStyle w:val="Code"/>
        <w:spacing w:line="259" w:lineRule="auto"/>
        <w:rPr>
          <w:ins w:id="7305" w:author="Andreas Kuehne" w:date="2019-05-31T12:40:00Z"/>
        </w:rPr>
      </w:pPr>
      <w:ins w:id="7306" w:author="Andreas Kuehne" w:date="2019-05-31T12:40:00Z">
        <w:r>
          <w:rPr>
            <w:color w:val="31849B" w:themeColor="accent5" w:themeShade="BF"/>
          </w:rPr>
          <w:t xml:space="preserve">  "properties"</w:t>
        </w:r>
        <w:r>
          <w:t>: {</w:t>
        </w:r>
      </w:ins>
    </w:p>
    <w:p w14:paraId="229AFA26" w14:textId="77777777" w:rsidR="00A71F46" w:rsidRDefault="00A71F46" w:rsidP="00A71F46">
      <w:pPr>
        <w:pStyle w:val="Code"/>
        <w:spacing w:line="259" w:lineRule="auto"/>
        <w:rPr>
          <w:ins w:id="7307" w:author="Andreas Kuehne" w:date="2019-05-31T12:40:00Z"/>
        </w:rPr>
      </w:pPr>
      <w:ins w:id="7308" w:author="Andreas Kuehne" w:date="2019-05-31T12:40:00Z">
        <w:r>
          <w:rPr>
            <w:color w:val="31849B" w:themeColor="accent5" w:themeShade="BF"/>
          </w:rPr>
          <w:t xml:space="preserve">    "value"</w:t>
        </w:r>
        <w:r>
          <w:t>: {</w:t>
        </w:r>
      </w:ins>
    </w:p>
    <w:p w14:paraId="2E7B4512" w14:textId="77777777" w:rsidR="00A71F46" w:rsidRDefault="00A71F46" w:rsidP="00A71F46">
      <w:pPr>
        <w:pStyle w:val="Code"/>
        <w:spacing w:line="259" w:lineRule="auto"/>
        <w:rPr>
          <w:ins w:id="7309" w:author="Andreas Kuehne" w:date="2019-05-31T12:40:00Z"/>
        </w:rPr>
      </w:pPr>
      <w:ins w:id="7310" w:author="Andreas Kuehne" w:date="2019-05-31T12:40:00Z">
        <w:r>
          <w:rPr>
            <w:color w:val="31849B" w:themeColor="accent5" w:themeShade="BF"/>
          </w:rPr>
          <w:t xml:space="preserve">      "type"</w:t>
        </w:r>
        <w:r>
          <w:t xml:space="preserve">: </w:t>
        </w:r>
        <w:r>
          <w:rPr>
            <w:color w:val="244061" w:themeColor="accent1" w:themeShade="80"/>
          </w:rPr>
          <w:t>"integer",</w:t>
        </w:r>
      </w:ins>
    </w:p>
    <w:p w14:paraId="4A157F08" w14:textId="77777777" w:rsidR="00A71F46" w:rsidRDefault="00A71F46" w:rsidP="00A71F46">
      <w:pPr>
        <w:pStyle w:val="Code"/>
        <w:spacing w:line="259" w:lineRule="auto"/>
        <w:rPr>
          <w:ins w:id="7311" w:author="Andreas Kuehne" w:date="2019-05-31T12:40:00Z"/>
        </w:rPr>
      </w:pPr>
      <w:ins w:id="7312" w:author="Andreas Kuehne" w:date="2019-05-31T12:40:00Z">
        <w:r>
          <w:rPr>
            <w:color w:val="31849B" w:themeColor="accent5" w:themeShade="BF"/>
          </w:rPr>
          <w:t xml:space="preserve">      "format"</w:t>
        </w:r>
        <w:r>
          <w:t xml:space="preserve">: </w:t>
        </w:r>
        <w:r>
          <w:rPr>
            <w:color w:val="244061" w:themeColor="accent1" w:themeShade="80"/>
          </w:rPr>
          <w:t>"utc-millisec"</w:t>
        </w:r>
      </w:ins>
    </w:p>
    <w:p w14:paraId="35B7384A" w14:textId="77777777" w:rsidR="00A71F46" w:rsidRDefault="00A71F46" w:rsidP="00A71F46">
      <w:pPr>
        <w:pStyle w:val="Code"/>
        <w:spacing w:line="259" w:lineRule="auto"/>
        <w:rPr>
          <w:ins w:id="7313" w:author="Andreas Kuehne" w:date="2019-05-31T12:40:00Z"/>
        </w:rPr>
      </w:pPr>
      <w:ins w:id="7314" w:author="Andreas Kuehne" w:date="2019-05-31T12:40:00Z">
        <w:r>
          <w:t xml:space="preserve">    },</w:t>
        </w:r>
      </w:ins>
    </w:p>
    <w:p w14:paraId="50F73551" w14:textId="77777777" w:rsidR="00A71F46" w:rsidRDefault="00A71F46" w:rsidP="00A71F46">
      <w:pPr>
        <w:pStyle w:val="Code"/>
        <w:spacing w:line="259" w:lineRule="auto"/>
        <w:rPr>
          <w:ins w:id="7315" w:author="Andreas Kuehne" w:date="2019-05-31T12:40:00Z"/>
        </w:rPr>
      </w:pPr>
      <w:ins w:id="7316" w:author="Andreas Kuehne" w:date="2019-05-31T12:40:00Z">
        <w:r>
          <w:rPr>
            <w:color w:val="31849B" w:themeColor="accent5" w:themeShade="BF"/>
          </w:rPr>
          <w:t xml:space="preserve">    "type"</w:t>
        </w:r>
        <w:r>
          <w:t>: {</w:t>
        </w:r>
      </w:ins>
    </w:p>
    <w:p w14:paraId="36C53460" w14:textId="77777777" w:rsidR="00A71F46" w:rsidRDefault="00A71F46" w:rsidP="00A71F46">
      <w:pPr>
        <w:pStyle w:val="Code"/>
        <w:spacing w:line="259" w:lineRule="auto"/>
        <w:rPr>
          <w:ins w:id="7317" w:author="Andreas Kuehne" w:date="2019-05-31T12:40:00Z"/>
        </w:rPr>
      </w:pPr>
      <w:ins w:id="7318" w:author="Andreas Kuehne" w:date="2019-05-31T12:40:00Z">
        <w:r>
          <w:rPr>
            <w:color w:val="31849B" w:themeColor="accent5" w:themeShade="BF"/>
          </w:rPr>
          <w:t xml:space="preserve">      "type"</w:t>
        </w:r>
        <w:r>
          <w:t xml:space="preserve">: </w:t>
        </w:r>
        <w:r>
          <w:rPr>
            <w:color w:val="244061" w:themeColor="accent1" w:themeShade="80"/>
          </w:rPr>
          <w:t>"string",</w:t>
        </w:r>
      </w:ins>
    </w:p>
    <w:p w14:paraId="46771972" w14:textId="77777777" w:rsidR="00A71F46" w:rsidRDefault="00A71F46" w:rsidP="00A71F46">
      <w:pPr>
        <w:pStyle w:val="Code"/>
        <w:spacing w:line="259" w:lineRule="auto"/>
        <w:rPr>
          <w:ins w:id="7319" w:author="Andreas Kuehne" w:date="2019-05-31T12:40:00Z"/>
        </w:rPr>
      </w:pPr>
      <w:ins w:id="7320" w:author="Andreas Kuehne" w:date="2019-05-31T12:40:00Z">
        <w:r>
          <w:rPr>
            <w:color w:val="31849B" w:themeColor="accent5" w:themeShade="BF"/>
          </w:rPr>
          <w:t xml:space="preserve">      "format"</w:t>
        </w:r>
        <w:r>
          <w:t xml:space="preserve">: </w:t>
        </w:r>
        <w:r>
          <w:rPr>
            <w:color w:val="244061" w:themeColor="accent1" w:themeShade="80"/>
          </w:rPr>
          <w:t>"uri"</w:t>
        </w:r>
      </w:ins>
    </w:p>
    <w:p w14:paraId="62180AB2" w14:textId="77777777" w:rsidR="00A71F46" w:rsidRDefault="00A71F46" w:rsidP="00A71F46">
      <w:pPr>
        <w:pStyle w:val="Code"/>
        <w:spacing w:line="259" w:lineRule="auto"/>
        <w:rPr>
          <w:ins w:id="7321" w:author="Andreas Kuehne" w:date="2019-05-31T12:40:00Z"/>
        </w:rPr>
      </w:pPr>
      <w:ins w:id="7322" w:author="Andreas Kuehne" w:date="2019-05-31T12:40:00Z">
        <w:r>
          <w:t xml:space="preserve">    },</w:t>
        </w:r>
      </w:ins>
    </w:p>
    <w:p w14:paraId="4F5F382A" w14:textId="77777777" w:rsidR="00A71F46" w:rsidRDefault="00A71F46" w:rsidP="00A71F46">
      <w:pPr>
        <w:pStyle w:val="Code"/>
        <w:spacing w:line="259" w:lineRule="auto"/>
        <w:rPr>
          <w:ins w:id="7323" w:author="Andreas Kuehne" w:date="2019-05-31T12:40:00Z"/>
        </w:rPr>
      </w:pPr>
      <w:ins w:id="7324" w:author="Andreas Kuehne" w:date="2019-05-31T12:40:00Z">
        <w:r>
          <w:rPr>
            <w:color w:val="31849B" w:themeColor="accent5" w:themeShade="BF"/>
          </w:rPr>
          <w:t xml:space="preserve">    "ref"</w:t>
        </w:r>
        <w:r>
          <w:t>: {</w:t>
        </w:r>
      </w:ins>
    </w:p>
    <w:p w14:paraId="12FA7382" w14:textId="77777777" w:rsidR="00A71F46" w:rsidRDefault="00A71F46" w:rsidP="00A71F46">
      <w:pPr>
        <w:pStyle w:val="Code"/>
        <w:spacing w:line="259" w:lineRule="auto"/>
        <w:rPr>
          <w:ins w:id="7325" w:author="Andreas Kuehne" w:date="2019-05-31T12:40:00Z"/>
        </w:rPr>
      </w:pPr>
      <w:ins w:id="7326" w:author="Andreas Kuehne" w:date="2019-05-31T12:40:00Z">
        <w:r>
          <w:rPr>
            <w:color w:val="31849B" w:themeColor="accent5" w:themeShade="BF"/>
          </w:rPr>
          <w:t xml:space="preserve">      "type"</w:t>
        </w:r>
        <w:r>
          <w:t xml:space="preserve">: </w:t>
        </w:r>
        <w:r>
          <w:rPr>
            <w:color w:val="244061" w:themeColor="accent1" w:themeShade="80"/>
          </w:rPr>
          <w:t>"string"</w:t>
        </w:r>
      </w:ins>
    </w:p>
    <w:p w14:paraId="2D2E0A4F" w14:textId="77777777" w:rsidR="00A71F46" w:rsidRDefault="00A71F46" w:rsidP="00A71F46">
      <w:pPr>
        <w:pStyle w:val="Code"/>
        <w:spacing w:line="259" w:lineRule="auto"/>
        <w:rPr>
          <w:ins w:id="7327" w:author="Andreas Kuehne" w:date="2019-05-31T12:40:00Z"/>
        </w:rPr>
      </w:pPr>
      <w:ins w:id="7328" w:author="Andreas Kuehne" w:date="2019-05-31T12:40:00Z">
        <w:r>
          <w:t xml:space="preserve">    }</w:t>
        </w:r>
      </w:ins>
    </w:p>
    <w:p w14:paraId="5A4E487F" w14:textId="77777777" w:rsidR="00A71F46" w:rsidRDefault="00A71F46" w:rsidP="00A71F46">
      <w:pPr>
        <w:pStyle w:val="Code"/>
        <w:spacing w:line="259" w:lineRule="auto"/>
        <w:rPr>
          <w:ins w:id="7329" w:author="Andreas Kuehne" w:date="2019-05-31T12:40:00Z"/>
        </w:rPr>
      </w:pPr>
      <w:ins w:id="7330" w:author="Andreas Kuehne" w:date="2019-05-31T12:40:00Z">
        <w:r>
          <w:t xml:space="preserve">  },</w:t>
        </w:r>
      </w:ins>
    </w:p>
    <w:p w14:paraId="08401B23" w14:textId="77777777" w:rsidR="00A71F46" w:rsidRDefault="00A71F46" w:rsidP="00A71F46">
      <w:pPr>
        <w:pStyle w:val="Code"/>
        <w:spacing w:line="259" w:lineRule="auto"/>
        <w:rPr>
          <w:ins w:id="7331" w:author="Andreas Kuehne" w:date="2019-05-31T12:40:00Z"/>
        </w:rPr>
      </w:pPr>
      <w:ins w:id="7332" w:author="Andreas Kuehne" w:date="2019-05-31T12:40:00Z">
        <w:r>
          <w:rPr>
            <w:color w:val="31849B" w:themeColor="accent5" w:themeShade="BF"/>
          </w:rPr>
          <w:t xml:space="preserve">  "required"</w:t>
        </w:r>
        <w:r>
          <w:t>: [</w:t>
        </w:r>
        <w:r>
          <w:rPr>
            <w:color w:val="244061" w:themeColor="accent1" w:themeShade="80"/>
          </w:rPr>
          <w:t>"type"</w:t>
        </w:r>
        <w:r>
          <w:t>]</w:t>
        </w:r>
      </w:ins>
    </w:p>
    <w:p w14:paraId="1E5DCFE1" w14:textId="77777777" w:rsidR="00A71F46" w:rsidRDefault="00A71F46" w:rsidP="00A71F46">
      <w:pPr>
        <w:pStyle w:val="Code"/>
        <w:spacing w:line="259" w:lineRule="auto"/>
        <w:rPr>
          <w:ins w:id="7333" w:author="Andreas Kuehne" w:date="2019-05-31T12:40:00Z"/>
        </w:rPr>
      </w:pPr>
      <w:ins w:id="7334" w:author="Andreas Kuehne" w:date="2019-05-31T12:40:00Z">
        <w:r>
          <w:t>}</w:t>
        </w:r>
      </w:ins>
    </w:p>
    <w:p w14:paraId="0FFCAD21" w14:textId="77777777" w:rsidR="00A71F46" w:rsidRDefault="00A71F46" w:rsidP="00A71F46">
      <w:pPr>
        <w:rPr>
          <w:ins w:id="7335" w:author="Andreas Kuehne" w:date="2019-05-31T12:40:00Z"/>
        </w:rPr>
      </w:pPr>
      <w:customXmlInsRangeStart w:id="7336" w:author="Andreas Kuehne" w:date="2019-05-31T12:40:00Z"/>
      <w:sdt>
        <w:sdtPr>
          <w:tag w:val="dss2-AdditionalTimeInfoType.-jsonSchema"/>
          <w:id w:val="-1801446153"/>
          <w:showingPlcHdr/>
        </w:sdtPr>
        <w:sdtContent>
          <w:customXmlInsRangeEnd w:id="7336"/>
          <w:ins w:id="7337" w:author="Andreas Kuehne" w:date="2019-05-31T12:40:00Z">
            <w:r>
              <w:rPr>
                <w:color w:val="19D131"/>
              </w:rPr>
              <w:t>[component AdditionalTimeInfo JSON schema details]</w:t>
            </w:r>
          </w:ins>
          <w:customXmlInsRangeStart w:id="7338" w:author="Andreas Kuehne" w:date="2019-05-31T12:40:00Z"/>
        </w:sdtContent>
      </w:sdt>
      <w:customXmlInsRangeEnd w:id="7338"/>
    </w:p>
    <w:p w14:paraId="6B8A7BEA" w14:textId="77777777" w:rsidR="00A71F46" w:rsidRDefault="00A71F46" w:rsidP="00A71F46">
      <w:pPr>
        <w:pStyle w:val="berschrift4"/>
        <w:numPr>
          <w:ilvl w:val="3"/>
          <w:numId w:val="3"/>
        </w:numPr>
        <w:rPr>
          <w:ins w:id="7339" w:author="Andreas Kuehne" w:date="2019-05-31T12:40:00Z"/>
        </w:rPr>
      </w:pPr>
      <w:ins w:id="7340" w:author="Andreas Kuehne" w:date="2019-05-31T12:40:00Z">
        <w:r>
          <w:lastRenderedPageBreak/>
          <w:t>AdditionalTimeInfo – XML Syntax</w:t>
        </w:r>
      </w:ins>
    </w:p>
    <w:p w14:paraId="3AC0B14D" w14:textId="77777777" w:rsidR="00A71F46" w:rsidRPr="5404FA76" w:rsidRDefault="00A71F46" w:rsidP="00A71F46">
      <w:pPr>
        <w:rPr>
          <w:ins w:id="7341" w:author="Andreas Kuehne" w:date="2019-05-31T12:40:00Z"/>
        </w:rPr>
      </w:pPr>
      <w:ins w:id="7342" w:author="Andreas Kuehne" w:date="2019-05-31T12:40:00Z">
        <w:r w:rsidRPr="0CCF9147">
          <w:t xml:space="preserve">The XML type </w:t>
        </w:r>
        <w:r w:rsidRPr="002062A5">
          <w:rPr>
            <w:rFonts w:ascii="Courier New" w:eastAsia="Courier New" w:hAnsi="Courier New" w:cs="Courier New"/>
          </w:rPr>
          <w:t>AdditionalTimeInfoType</w:t>
        </w:r>
        <w:r w:rsidRPr="0CCF9147">
          <w:t xml:space="preserve"> SHALL implement the requirements defined in the </w:t>
        </w:r>
        <w:r w:rsidRPr="002062A5">
          <w:rPr>
            <w:rFonts w:ascii="Courier New" w:eastAsia="Courier New" w:hAnsi="Courier New" w:cs="Courier New"/>
          </w:rPr>
          <w:t>AdditionalTimeInfo</w:t>
        </w:r>
        <w:r>
          <w:t xml:space="preserve"> </w:t>
        </w:r>
        <w:r w:rsidRPr="005A6FFD">
          <w:t>component.</w:t>
        </w:r>
      </w:ins>
    </w:p>
    <w:p w14:paraId="0D5EA307" w14:textId="77777777" w:rsidR="00A71F46" w:rsidRDefault="00A71F46" w:rsidP="00A71F46">
      <w:pPr>
        <w:rPr>
          <w:ins w:id="7343" w:author="Andreas Kuehne" w:date="2019-05-31T12:40:00Z"/>
        </w:rPr>
      </w:pPr>
      <w:ins w:id="7344" w:author="Andreas Kuehne" w:date="2019-05-31T12:40:00Z">
        <w:r w:rsidRPr="005A6FFD">
          <w:rPr>
            <w:rFonts w:eastAsia="Arial"/>
          </w:rPr>
          <w:t xml:space="preserve">The </w:t>
        </w:r>
        <w:r w:rsidRPr="002062A5">
          <w:rPr>
            <w:rFonts w:ascii="Courier New" w:eastAsia="Courier New" w:hAnsi="Courier New" w:cs="Courier New"/>
          </w:rPr>
          <w:t>AdditionalTimeInfoType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A10509" w14:textId="77777777" w:rsidR="00A71F46" w:rsidRDefault="00A71F46" w:rsidP="00A71F46">
      <w:pPr>
        <w:pStyle w:val="Code"/>
        <w:rPr>
          <w:ins w:id="7345" w:author="Andreas Kuehne" w:date="2019-05-31T12:40:00Z"/>
        </w:rPr>
      </w:pPr>
      <w:ins w:id="734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AdditionalTimeInfoType</w:t>
        </w:r>
        <w:r>
          <w:rPr>
            <w:color w:val="943634" w:themeColor="accent2" w:themeShade="BF"/>
          </w:rPr>
          <w:t>"</w:t>
        </w:r>
        <w:r>
          <w:rPr>
            <w:color w:val="31849B" w:themeColor="accent5" w:themeShade="BF"/>
          </w:rPr>
          <w:t>&gt;</w:t>
        </w:r>
      </w:ins>
    </w:p>
    <w:p w14:paraId="764AD44D" w14:textId="77777777" w:rsidR="00A71F46" w:rsidRDefault="00A71F46" w:rsidP="00A71F46">
      <w:pPr>
        <w:pStyle w:val="Code"/>
        <w:rPr>
          <w:ins w:id="7347" w:author="Andreas Kuehne" w:date="2019-05-31T12:40:00Z"/>
        </w:rPr>
      </w:pPr>
      <w:ins w:id="7348" w:author="Andreas Kuehne" w:date="2019-05-31T12:40:00Z">
        <w:r>
          <w:rPr>
            <w:color w:val="31849B" w:themeColor="accent5" w:themeShade="BF"/>
          </w:rPr>
          <w:t xml:space="preserve">  &lt;xs:simpleContent&gt;</w:t>
        </w:r>
      </w:ins>
    </w:p>
    <w:p w14:paraId="2FBF8A5B" w14:textId="77777777" w:rsidR="00A71F46" w:rsidRDefault="00A71F46" w:rsidP="00A71F46">
      <w:pPr>
        <w:pStyle w:val="Code"/>
        <w:rPr>
          <w:ins w:id="7349" w:author="Andreas Kuehne" w:date="2019-05-31T12:40:00Z"/>
        </w:rPr>
      </w:pPr>
      <w:ins w:id="735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xs:dateTime</w:t>
        </w:r>
        <w:r>
          <w:rPr>
            <w:color w:val="943634" w:themeColor="accent2" w:themeShade="BF"/>
          </w:rPr>
          <w:t>"</w:t>
        </w:r>
        <w:r>
          <w:rPr>
            <w:color w:val="31849B" w:themeColor="accent5" w:themeShade="BF"/>
          </w:rPr>
          <w:t>&gt;</w:t>
        </w:r>
      </w:ins>
    </w:p>
    <w:p w14:paraId="622BA3B1" w14:textId="77777777" w:rsidR="00A71F46" w:rsidRDefault="00A71F46" w:rsidP="00A71F46">
      <w:pPr>
        <w:pStyle w:val="Code"/>
        <w:rPr>
          <w:ins w:id="7351" w:author="Andreas Kuehne" w:date="2019-05-31T12:40:00Z"/>
        </w:rPr>
      </w:pPr>
      <w:ins w:id="735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F33A6F3" w14:textId="77777777" w:rsidR="00A71F46" w:rsidRDefault="00A71F46" w:rsidP="00A71F46">
      <w:pPr>
        <w:pStyle w:val="Code"/>
        <w:rPr>
          <w:ins w:id="7353" w:author="Andreas Kuehne" w:date="2019-05-31T12:40:00Z"/>
        </w:rPr>
      </w:pPr>
      <w:ins w:id="7354" w:author="Andreas Kuehne" w:date="2019-05-31T12:40:00Z">
        <w:r>
          <w:rPr>
            <w:color w:val="31849B" w:themeColor="accent5" w:themeShade="BF"/>
          </w:rPr>
          <w:t xml:space="preserve">        &lt;xs:simpleType&gt;</w:t>
        </w:r>
      </w:ins>
    </w:p>
    <w:p w14:paraId="3B989676" w14:textId="77777777" w:rsidR="00A71F46" w:rsidRDefault="00A71F46" w:rsidP="00A71F46">
      <w:pPr>
        <w:pStyle w:val="Code"/>
        <w:rPr>
          <w:ins w:id="7355" w:author="Andreas Kuehne" w:date="2019-05-31T12:40:00Z"/>
        </w:rPr>
      </w:pPr>
      <w:ins w:id="7356"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67D11311" w14:textId="77777777" w:rsidR="00A71F46" w:rsidRDefault="00A71F46" w:rsidP="00A71F46">
      <w:pPr>
        <w:pStyle w:val="Code"/>
        <w:rPr>
          <w:ins w:id="7357" w:author="Andreas Kuehne" w:date="2019-05-31T12:40:00Z"/>
        </w:rPr>
      </w:pPr>
      <w:ins w:id="7358"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urn:oasis:names:tc:dss:1.0:additionaltimeinfo:signatureTimestamp</w:t>
        </w:r>
        <w:r>
          <w:rPr>
            <w:color w:val="943634" w:themeColor="accent2" w:themeShade="BF"/>
          </w:rPr>
          <w:t>"</w:t>
        </w:r>
        <w:r>
          <w:rPr>
            <w:color w:val="31849B" w:themeColor="accent5" w:themeShade="BF"/>
          </w:rPr>
          <w:t>/&gt;</w:t>
        </w:r>
      </w:ins>
    </w:p>
    <w:p w14:paraId="5AD56A16" w14:textId="77777777" w:rsidR="00A71F46" w:rsidRDefault="00A71F46" w:rsidP="00A71F46">
      <w:pPr>
        <w:pStyle w:val="Code"/>
        <w:rPr>
          <w:ins w:id="7359" w:author="Andreas Kuehne" w:date="2019-05-31T12:40:00Z"/>
        </w:rPr>
      </w:pPr>
      <w:ins w:id="7360"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urn:oasis:names:tc:dss:1.0:additionaltimeinfo:signatureTimemark</w:t>
        </w:r>
        <w:r>
          <w:rPr>
            <w:color w:val="943634" w:themeColor="accent2" w:themeShade="BF"/>
          </w:rPr>
          <w:t>"</w:t>
        </w:r>
        <w:r>
          <w:rPr>
            <w:color w:val="31849B" w:themeColor="accent5" w:themeShade="BF"/>
          </w:rPr>
          <w:t>/&gt;</w:t>
        </w:r>
      </w:ins>
    </w:p>
    <w:p w14:paraId="4853B1F2" w14:textId="77777777" w:rsidR="00A71F46" w:rsidRDefault="00A71F46" w:rsidP="00A71F46">
      <w:pPr>
        <w:pStyle w:val="Code"/>
        <w:rPr>
          <w:ins w:id="7361" w:author="Andreas Kuehne" w:date="2019-05-31T12:40:00Z"/>
        </w:rPr>
      </w:pPr>
      <w:ins w:id="7362"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urn:oasis:names:tc:dss:1.0:additionaltimeinfo:signedObjectTimestamp</w:t>
        </w:r>
        <w:r>
          <w:rPr>
            <w:color w:val="943634" w:themeColor="accent2" w:themeShade="BF"/>
          </w:rPr>
          <w:t>"</w:t>
        </w:r>
        <w:r>
          <w:rPr>
            <w:color w:val="31849B" w:themeColor="accent5" w:themeShade="BF"/>
          </w:rPr>
          <w:t>/&gt;</w:t>
        </w:r>
      </w:ins>
    </w:p>
    <w:p w14:paraId="4DDE7697" w14:textId="77777777" w:rsidR="00A71F46" w:rsidRDefault="00A71F46" w:rsidP="00A71F46">
      <w:pPr>
        <w:pStyle w:val="Code"/>
        <w:rPr>
          <w:ins w:id="7363" w:author="Andreas Kuehne" w:date="2019-05-31T12:40:00Z"/>
        </w:rPr>
      </w:pPr>
      <w:ins w:id="7364"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urn:oasis:names:tc:dss:1.0:additionaltimeinfo:claimedSigningTime</w:t>
        </w:r>
        <w:r>
          <w:rPr>
            <w:color w:val="943634" w:themeColor="accent2" w:themeShade="BF"/>
          </w:rPr>
          <w:t>"</w:t>
        </w:r>
        <w:r>
          <w:rPr>
            <w:color w:val="31849B" w:themeColor="accent5" w:themeShade="BF"/>
          </w:rPr>
          <w:t>/&gt;</w:t>
        </w:r>
      </w:ins>
    </w:p>
    <w:p w14:paraId="6A786B59" w14:textId="77777777" w:rsidR="00A71F46" w:rsidRDefault="00A71F46" w:rsidP="00A71F46">
      <w:pPr>
        <w:pStyle w:val="Code"/>
        <w:rPr>
          <w:ins w:id="7365" w:author="Andreas Kuehne" w:date="2019-05-31T12:40:00Z"/>
        </w:rPr>
      </w:pPr>
      <w:ins w:id="7366" w:author="Andreas Kuehne" w:date="2019-05-31T12:40:00Z">
        <w:r>
          <w:rPr>
            <w:color w:val="31849B" w:themeColor="accent5" w:themeShade="BF"/>
          </w:rPr>
          <w:t xml:space="preserve">          &lt;/xs:restriction&gt;</w:t>
        </w:r>
      </w:ins>
    </w:p>
    <w:p w14:paraId="28BB3623" w14:textId="77777777" w:rsidR="00A71F46" w:rsidRDefault="00A71F46" w:rsidP="00A71F46">
      <w:pPr>
        <w:pStyle w:val="Code"/>
        <w:rPr>
          <w:ins w:id="7367" w:author="Andreas Kuehne" w:date="2019-05-31T12:40:00Z"/>
        </w:rPr>
      </w:pPr>
      <w:ins w:id="7368" w:author="Andreas Kuehne" w:date="2019-05-31T12:40:00Z">
        <w:r>
          <w:rPr>
            <w:color w:val="31849B" w:themeColor="accent5" w:themeShade="BF"/>
          </w:rPr>
          <w:t xml:space="preserve">        &lt;/xs:simpleType&gt;</w:t>
        </w:r>
      </w:ins>
    </w:p>
    <w:p w14:paraId="31189968" w14:textId="77777777" w:rsidR="00A71F46" w:rsidRDefault="00A71F46" w:rsidP="00A71F46">
      <w:pPr>
        <w:pStyle w:val="Code"/>
        <w:rPr>
          <w:ins w:id="7369" w:author="Andreas Kuehne" w:date="2019-05-31T12:40:00Z"/>
        </w:rPr>
      </w:pPr>
      <w:ins w:id="7370" w:author="Andreas Kuehne" w:date="2019-05-31T12:40:00Z">
        <w:r>
          <w:rPr>
            <w:color w:val="31849B" w:themeColor="accent5" w:themeShade="BF"/>
          </w:rPr>
          <w:t xml:space="preserve">      &lt;/xs:attribute&gt;</w:t>
        </w:r>
      </w:ins>
    </w:p>
    <w:p w14:paraId="17C20991" w14:textId="77777777" w:rsidR="00A71F46" w:rsidRDefault="00A71F46" w:rsidP="00A71F46">
      <w:pPr>
        <w:pStyle w:val="Code"/>
        <w:rPr>
          <w:ins w:id="7371" w:author="Andreas Kuehne" w:date="2019-05-31T12:40:00Z"/>
        </w:rPr>
      </w:pPr>
      <w:ins w:id="737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9F5D0E7" w14:textId="77777777" w:rsidR="00A71F46" w:rsidRDefault="00A71F46" w:rsidP="00A71F46">
      <w:pPr>
        <w:pStyle w:val="Code"/>
        <w:rPr>
          <w:ins w:id="7373" w:author="Andreas Kuehne" w:date="2019-05-31T12:40:00Z"/>
        </w:rPr>
      </w:pPr>
      <w:ins w:id="7374" w:author="Andreas Kuehne" w:date="2019-05-31T12:40:00Z">
        <w:r>
          <w:rPr>
            <w:color w:val="31849B" w:themeColor="accent5" w:themeShade="BF"/>
          </w:rPr>
          <w:t xml:space="preserve">    &lt;/xs:extension&gt;</w:t>
        </w:r>
      </w:ins>
    </w:p>
    <w:p w14:paraId="365BDD80" w14:textId="77777777" w:rsidR="00A71F46" w:rsidRDefault="00A71F46" w:rsidP="00A71F46">
      <w:pPr>
        <w:pStyle w:val="Code"/>
        <w:rPr>
          <w:ins w:id="7375" w:author="Andreas Kuehne" w:date="2019-05-31T12:40:00Z"/>
        </w:rPr>
      </w:pPr>
      <w:ins w:id="7376" w:author="Andreas Kuehne" w:date="2019-05-31T12:40:00Z">
        <w:r>
          <w:rPr>
            <w:color w:val="31849B" w:themeColor="accent5" w:themeShade="BF"/>
          </w:rPr>
          <w:t xml:space="preserve">  &lt;/xs:simpleContent&gt;</w:t>
        </w:r>
      </w:ins>
    </w:p>
    <w:p w14:paraId="7D4D3816" w14:textId="77777777" w:rsidR="00A71F46" w:rsidRDefault="00A71F46" w:rsidP="00A71F46">
      <w:pPr>
        <w:pStyle w:val="Code"/>
        <w:rPr>
          <w:ins w:id="7377" w:author="Andreas Kuehne" w:date="2019-05-31T12:40:00Z"/>
        </w:rPr>
      </w:pPr>
      <w:ins w:id="7378" w:author="Andreas Kuehne" w:date="2019-05-31T12:40:00Z">
        <w:r>
          <w:rPr>
            <w:color w:val="31849B" w:themeColor="accent5" w:themeShade="BF"/>
          </w:rPr>
          <w:t>&lt;/xs:complexType&gt;</w:t>
        </w:r>
      </w:ins>
    </w:p>
    <w:p w14:paraId="166D93DD" w14:textId="77777777" w:rsidR="00A71F46" w:rsidRDefault="00A71F46" w:rsidP="00A71F46">
      <w:pPr>
        <w:spacing w:line="259" w:lineRule="auto"/>
        <w:rPr>
          <w:ins w:id="7379" w:author="Andreas Kuehne" w:date="2019-05-31T12:40:00Z"/>
        </w:rPr>
      </w:pPr>
      <w:ins w:id="7380" w:author="Andreas Kuehne" w:date="2019-05-31T12:40:00Z">
        <w:r>
          <w:t>Each child element of</w:t>
        </w:r>
        <w:r w:rsidRPr="71C71F8C">
          <w:t xml:space="preserve"> </w:t>
        </w:r>
        <w:r w:rsidRPr="002062A5">
          <w:rPr>
            <w:rFonts w:ascii="Courier New" w:eastAsia="Courier New" w:hAnsi="Courier New" w:cs="Courier New"/>
          </w:rPr>
          <w:t>AdditionalTimeInfoType</w:t>
        </w:r>
        <w:r w:rsidRPr="71C71F8C">
          <w:t xml:space="preserve"> </w:t>
        </w:r>
        <w:r>
          <w:t xml:space="preserve">XML element SHALL implement in XML syntax the sub-component that has a name equal to its local name. </w:t>
        </w:r>
      </w:ins>
      <w:customXmlInsRangeStart w:id="7381" w:author="Andreas Kuehne" w:date="2019-05-31T12:40:00Z"/>
      <w:sdt>
        <w:sdtPr>
          <w:tag w:val="dss2-AdditionalTimeInfoType.-xmlSchema"/>
          <w:id w:val="2084486901"/>
          <w:showingPlcHdr/>
        </w:sdtPr>
        <w:sdtContent>
          <w:customXmlInsRangeEnd w:id="7381"/>
          <w:ins w:id="7382" w:author="Andreas Kuehne" w:date="2019-05-31T12:40:00Z">
            <w:r>
              <w:rPr>
                <w:color w:val="19D131"/>
              </w:rPr>
              <w:t>[component AdditionalTimeInfo XML schema details]</w:t>
            </w:r>
          </w:ins>
          <w:customXmlInsRangeStart w:id="7383" w:author="Andreas Kuehne" w:date="2019-05-31T12:40:00Z"/>
        </w:sdtContent>
      </w:sdt>
      <w:customXmlInsRangeEnd w:id="7383"/>
    </w:p>
    <w:p w14:paraId="04CE401C" w14:textId="77777777" w:rsidR="00A71F46" w:rsidRDefault="00A71F46" w:rsidP="00A71F46">
      <w:pPr>
        <w:pStyle w:val="berschrift3"/>
        <w:numPr>
          <w:ilvl w:val="2"/>
          <w:numId w:val="3"/>
        </w:numPr>
        <w:rPr>
          <w:ins w:id="7384" w:author="Andreas Kuehne" w:date="2019-05-31T12:40:00Z"/>
        </w:rPr>
      </w:pPr>
      <w:ins w:id="7385" w:author="Andreas Kuehne" w:date="2019-05-31T12:40:00Z">
        <w:r>
          <w:t>Component VerificationTimeInfo</w:t>
        </w:r>
      </w:ins>
    </w:p>
    <w:p w14:paraId="777E15D6" w14:textId="77777777" w:rsidR="00A71F46" w:rsidRDefault="00A71F46" w:rsidP="00A71F46">
      <w:pPr>
        <w:rPr>
          <w:ins w:id="7386" w:author="Andreas Kuehne" w:date="2019-05-31T12:40:00Z"/>
        </w:rPr>
      </w:pPr>
      <w:customXmlInsRangeStart w:id="7387" w:author="Andreas Kuehne" w:date="2019-05-31T12:40:00Z"/>
      <w:sdt>
        <w:sdtPr>
          <w:tag w:val="dss2-VerificationTimeInfoType.-normative"/>
          <w:id w:val="862257584"/>
        </w:sdtPr>
        <w:sdtContent>
          <w:customXmlInsRangeEnd w:id="7387"/>
          <w:ins w:id="7388" w:author="Andreas Kuehne" w:date="2019-05-31T12:40:00Z">
            <w:r w:rsidRPr="003A06D0">
              <w:rPr>
                <w:color w:val="19D131"/>
                <w:lang w:val="en-GB"/>
              </w:rPr>
              <w:t xml:space="preserve">The </w:t>
            </w:r>
            <w:r w:rsidRPr="003A06D0">
              <w:rPr>
                <w:rFonts w:ascii="Courier New" w:eastAsia="Courier New" w:hAnsi="Courier New" w:cs="Courier New"/>
                <w:lang w:val="en-GB"/>
              </w:rPr>
              <w:t>VerificationTimeInfo</w:t>
            </w:r>
            <w:r w:rsidRPr="003A06D0">
              <w:rPr>
                <w:color w:val="19D131"/>
                <w:lang w:val="en-GB"/>
              </w:rPr>
              <w:t xml:space="preserve"> component allows the client to obtain the time instant used by the server to validate the signature.</w:t>
            </w:r>
          </w:ins>
          <w:customXmlInsRangeStart w:id="7389" w:author="Andreas Kuehne" w:date="2019-05-31T12:40:00Z"/>
        </w:sdtContent>
      </w:sdt>
      <w:customXmlInsRangeEnd w:id="7389"/>
    </w:p>
    <w:p w14:paraId="3B189E44" w14:textId="77777777" w:rsidR="00A71F46" w:rsidRDefault="00A71F46" w:rsidP="00A71F46">
      <w:pPr>
        <w:rPr>
          <w:ins w:id="7390" w:author="Andreas Kuehne" w:date="2019-05-31T12:40:00Z"/>
        </w:rPr>
      </w:pPr>
      <w:ins w:id="7391" w:author="Andreas Kuehne" w:date="2019-05-31T12:40:00Z">
        <w:r>
          <w:t>Below follows a list of the sub-components that constitute this component:</w:t>
        </w:r>
      </w:ins>
    </w:p>
    <w:p w14:paraId="3A7C635B" w14:textId="77777777" w:rsidR="00A71F46" w:rsidRDefault="00A71F46" w:rsidP="00A71F46">
      <w:pPr>
        <w:pStyle w:val="Member"/>
        <w:rPr>
          <w:ins w:id="7392" w:author="Andreas Kuehne" w:date="2019-05-31T12:40:00Z"/>
        </w:rPr>
      </w:pPr>
      <w:ins w:id="7393" w:author="Andreas Kuehne" w:date="2019-05-31T12:40:00Z">
        <w:r>
          <w:t xml:space="preserve">The </w:t>
        </w:r>
        <w:r w:rsidRPr="35C1378D">
          <w:rPr>
            <w:rStyle w:val="Datatype"/>
          </w:rPr>
          <w:t>VerificationTime</w:t>
        </w:r>
        <w:r>
          <w:t xml:space="preserve"> element MUST contain one instance of a date/time value. </w:t>
        </w:r>
      </w:ins>
      <w:customXmlInsRangeStart w:id="7394" w:author="Andreas Kuehne" w:date="2019-05-31T12:40:00Z"/>
      <w:sdt>
        <w:sdtPr>
          <w:alias w:val="dss2-VerificationTimeInfoType.verificationTime"/>
          <w:tag w:val="dss2-VerificationTimeInfoType.VerificationTime"/>
          <w:id w:val="117116767"/>
        </w:sdtPr>
        <w:sdtContent>
          <w:customXmlInsRangeEnd w:id="7394"/>
          <w:ins w:id="7395" w:author="Andreas Kuehne" w:date="2019-05-31T12:40:00Z">
            <w:r w:rsidRPr="003A06D0">
              <w:rPr>
                <w:color w:val="19D131"/>
                <w:lang w:val="en-GB"/>
              </w:rPr>
              <w:t>This time instant used by the server when verifying the signature. It SHOULD be expressed as UTC time (Coordinated Universal Time) to reduce confusion with the local time zone use.</w:t>
            </w:r>
          </w:ins>
          <w:customXmlInsRangeStart w:id="7396" w:author="Andreas Kuehne" w:date="2019-05-31T12:40:00Z"/>
        </w:sdtContent>
      </w:sdt>
      <w:customXmlInsRangeEnd w:id="7396"/>
    </w:p>
    <w:p w14:paraId="50FC6CEE" w14:textId="77777777" w:rsidR="00A71F46" w:rsidRDefault="00A71F46" w:rsidP="00A71F46">
      <w:pPr>
        <w:pStyle w:val="Member"/>
        <w:rPr>
          <w:ins w:id="7397" w:author="Andreas Kuehne" w:date="2019-05-31T12:40:00Z"/>
        </w:rPr>
      </w:pPr>
      <w:ins w:id="7398" w:author="Andreas Kuehne" w:date="2019-05-31T12:40:00Z">
        <w:r>
          <w:t xml:space="preserve">The OPTIONAL </w:t>
        </w:r>
        <w:r w:rsidRPr="35C1378D">
          <w:rPr>
            <w:rStyle w:val="Datatype"/>
          </w:rPr>
          <w:t>AdditionalTimeInfo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_RefComp00F39FBD \r \h </w:instrText>
        </w:r>
        <w:r>
          <w:fldChar w:fldCharType="separate"/>
        </w:r>
        <w:r>
          <w:rPr>
            <w:rStyle w:val="Datatype"/>
            <w:rFonts w:eastAsia="Courier New" w:cs="Courier New"/>
          </w:rPr>
          <w:t>AdditionalTimeInfo</w:t>
        </w:r>
        <w:r>
          <w:fldChar w:fldCharType="end"/>
        </w:r>
        <w:r>
          <w:t xml:space="preserve">. </w:t>
        </w:r>
      </w:ins>
      <w:customXmlInsRangeStart w:id="7399" w:author="Andreas Kuehne" w:date="2019-05-31T12:40:00Z"/>
      <w:sdt>
        <w:sdtPr>
          <w:alias w:val="dss2-VerificationTimeInfoType.additionalTimeInfo"/>
          <w:tag w:val="dss2-VerificationTimeInfoType.AdditionalTimeInfo"/>
          <w:id w:val="-355270001"/>
        </w:sdtPr>
        <w:sdtContent>
          <w:customXmlInsRangeEnd w:id="7399"/>
          <w:ins w:id="7400" w:author="Andreas Kuehne" w:date="2019-05-31T12:40:00Z">
            <w:r w:rsidRPr="003A06D0">
              <w:rPr>
                <w:color w:val="19D131"/>
                <w:lang w:val="en-GB"/>
              </w:rPr>
              <w:t xml:space="preserve">The </w:t>
            </w:r>
            <w:r w:rsidRPr="003A06D0">
              <w:rPr>
                <w:rStyle w:val="Datatype"/>
                <w:lang w:val="en-GB"/>
              </w:rPr>
              <w:t>AdditionalTimeInfo</w:t>
            </w:r>
            <w:r w:rsidRPr="003A06D0">
              <w:rPr>
                <w:color w:val="19D131"/>
                <w:lang w:val="en-GB"/>
              </w:rPr>
              <w:t xml:space="preserve"> element can contain any other time instant(s) relevant in the context of the verification time determination.</w:t>
            </w:r>
          </w:ins>
          <w:customXmlInsRangeStart w:id="7401" w:author="Andreas Kuehne" w:date="2019-05-31T12:40:00Z"/>
        </w:sdtContent>
      </w:sdt>
      <w:customXmlInsRangeEnd w:id="7401"/>
    </w:p>
    <w:p w14:paraId="7EEBBC40" w14:textId="77777777" w:rsidR="00A71F46" w:rsidRDefault="00A71F46" w:rsidP="00A71F46">
      <w:pPr>
        <w:pStyle w:val="Non-normativeCommentHeading"/>
        <w:rPr>
          <w:ins w:id="7402" w:author="Andreas Kuehne" w:date="2019-05-31T12:40:00Z"/>
        </w:rPr>
      </w:pPr>
      <w:ins w:id="7403" w:author="Andreas Kuehne" w:date="2019-05-31T12:40:00Z">
        <w:r>
          <w:t>Non-normative Comment:</w:t>
        </w:r>
      </w:ins>
    </w:p>
    <w:p w14:paraId="34A1E2A1" w14:textId="77777777" w:rsidR="00A71F46" w:rsidRDefault="00A71F46" w:rsidP="00A71F46">
      <w:pPr>
        <w:pStyle w:val="Non-normativeComment"/>
        <w:rPr>
          <w:ins w:id="7404" w:author="Andreas Kuehne" w:date="2019-05-31T12:40:00Z"/>
        </w:rPr>
      </w:pPr>
      <w:customXmlInsRangeStart w:id="7405" w:author="Andreas Kuehne" w:date="2019-05-31T12:40:00Z"/>
      <w:sdt>
        <w:sdtPr>
          <w:tag w:val="dss2-VerificationTimeInfoType.-nonNormative"/>
          <w:id w:val="1766345351"/>
          <w:showingPlcHdr/>
        </w:sdtPr>
        <w:sdtContent>
          <w:customXmlInsRangeEnd w:id="7405"/>
          <w:ins w:id="7406" w:author="Andreas Kuehne" w:date="2019-05-31T12:40:00Z">
            <w:r>
              <w:rPr>
                <w:color w:val="19D131"/>
              </w:rPr>
              <w:t>[component VerificationTimeInfo non normative details]</w:t>
            </w:r>
          </w:ins>
          <w:customXmlInsRangeStart w:id="7407" w:author="Andreas Kuehne" w:date="2019-05-31T12:40:00Z"/>
        </w:sdtContent>
      </w:sdt>
      <w:customXmlInsRangeEnd w:id="7407"/>
    </w:p>
    <w:p w14:paraId="41800C3C" w14:textId="77777777" w:rsidR="00A71F46" w:rsidRDefault="00A71F46" w:rsidP="00A71F46">
      <w:pPr>
        <w:pStyle w:val="berschrift4"/>
        <w:numPr>
          <w:ilvl w:val="3"/>
          <w:numId w:val="3"/>
        </w:numPr>
        <w:rPr>
          <w:ins w:id="7408" w:author="Andreas Kuehne" w:date="2019-05-31T12:40:00Z"/>
        </w:rPr>
      </w:pPr>
      <w:ins w:id="7409" w:author="Andreas Kuehne" w:date="2019-05-31T12:40:00Z">
        <w:r>
          <w:t>VerificationTimeInfo – JSON Syntax</w:t>
        </w:r>
      </w:ins>
    </w:p>
    <w:p w14:paraId="68623A27" w14:textId="77777777" w:rsidR="00A71F46" w:rsidRPr="0248A3D1" w:rsidRDefault="00A71F46" w:rsidP="00A71F46">
      <w:pPr>
        <w:rPr>
          <w:ins w:id="7410" w:author="Andreas Kuehne" w:date="2019-05-31T12:40:00Z"/>
        </w:rPr>
      </w:pPr>
      <w:ins w:id="7411"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VerificationTimeInfo</w:t>
        </w:r>
        <w:r>
          <w:t xml:space="preserve"> component.</w:t>
        </w:r>
      </w:ins>
    </w:p>
    <w:p w14:paraId="1B5DDAA3" w14:textId="77777777" w:rsidR="00A71F46" w:rsidRPr="C2430093" w:rsidRDefault="00A71F46" w:rsidP="00A71F46">
      <w:pPr>
        <w:spacing w:line="259" w:lineRule="auto"/>
        <w:rPr>
          <w:ins w:id="7412" w:author="Andreas Kuehne" w:date="2019-05-31T12:40:00Z"/>
          <w:rFonts w:eastAsia="Arial" w:cs="Arial"/>
          <w:sz w:val="22"/>
          <w:szCs w:val="22"/>
        </w:rPr>
      </w:pPr>
      <w:ins w:id="741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VerificationTimeInfo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2"/>
        <w:gridCol w:w="3301"/>
        <w:gridCol w:w="2747"/>
      </w:tblGrid>
      <w:tr w:rsidR="00A71F46" w14:paraId="34BF13A4" w14:textId="77777777" w:rsidTr="00A71F46">
        <w:trPr>
          <w:cnfStyle w:val="100000000000" w:firstRow="1" w:lastRow="0" w:firstColumn="0" w:lastColumn="0" w:oddVBand="0" w:evenVBand="0" w:oddHBand="0" w:evenHBand="0" w:firstRowFirstColumn="0" w:firstRowLastColumn="0" w:lastRowFirstColumn="0" w:lastRowLastColumn="0"/>
          <w:ins w:id="74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996B57" w14:textId="77777777" w:rsidR="00A71F46" w:rsidRDefault="00A71F46" w:rsidP="00A71F46">
            <w:pPr>
              <w:pStyle w:val="Beschriftung"/>
              <w:rPr>
                <w:ins w:id="7415" w:author="Andreas Kuehne" w:date="2019-05-31T12:40:00Z"/>
              </w:rPr>
            </w:pPr>
            <w:ins w:id="7416" w:author="Andreas Kuehne" w:date="2019-05-31T12:40:00Z">
              <w:r>
                <w:t>Element</w:t>
              </w:r>
            </w:ins>
          </w:p>
        </w:tc>
        <w:tc>
          <w:tcPr>
            <w:tcW w:w="4675" w:type="dxa"/>
          </w:tcPr>
          <w:p w14:paraId="6AB7D76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17" w:author="Andreas Kuehne" w:date="2019-05-31T12:40:00Z"/>
              </w:rPr>
            </w:pPr>
            <w:ins w:id="7418" w:author="Andreas Kuehne" w:date="2019-05-31T12:40:00Z">
              <w:r>
                <w:t>Implementing JSON member name</w:t>
              </w:r>
            </w:ins>
          </w:p>
        </w:tc>
        <w:tc>
          <w:tcPr>
            <w:tcW w:w="4675" w:type="dxa"/>
          </w:tcPr>
          <w:p w14:paraId="29D03CF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19" w:author="Andreas Kuehne" w:date="2019-05-31T12:40:00Z"/>
              </w:rPr>
            </w:pPr>
            <w:ins w:id="7420" w:author="Andreas Kuehne" w:date="2019-05-31T12:40:00Z">
              <w:r>
                <w:t>Comments</w:t>
              </w:r>
            </w:ins>
          </w:p>
        </w:tc>
      </w:tr>
      <w:tr w:rsidR="00A71F46" w14:paraId="2A141389" w14:textId="77777777" w:rsidTr="00A71F46">
        <w:trPr>
          <w:ins w:id="74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13A7F" w14:textId="77777777" w:rsidR="00A71F46" w:rsidRPr="002062A5" w:rsidRDefault="00A71F46" w:rsidP="00A71F46">
            <w:pPr>
              <w:pStyle w:val="Beschriftung"/>
              <w:rPr>
                <w:ins w:id="7422" w:author="Andreas Kuehne" w:date="2019-05-31T12:40:00Z"/>
                <w:rStyle w:val="Datatype"/>
                <w:b w:val="0"/>
                <w:bCs w:val="0"/>
              </w:rPr>
            </w:pPr>
            <w:ins w:id="7423" w:author="Andreas Kuehne" w:date="2019-05-31T12:40:00Z">
              <w:r w:rsidRPr="002062A5">
                <w:rPr>
                  <w:rStyle w:val="Datatype"/>
                </w:rPr>
                <w:lastRenderedPageBreak/>
                <w:t>VerificationTime</w:t>
              </w:r>
            </w:ins>
          </w:p>
        </w:tc>
        <w:tc>
          <w:tcPr>
            <w:tcW w:w="4675" w:type="dxa"/>
          </w:tcPr>
          <w:p w14:paraId="2A0DCB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24" w:author="Andreas Kuehne" w:date="2019-05-31T12:40:00Z"/>
                <w:rStyle w:val="Datatype"/>
              </w:rPr>
            </w:pPr>
            <w:ins w:id="7425" w:author="Andreas Kuehne" w:date="2019-05-31T12:40:00Z">
              <w:r w:rsidRPr="002062A5">
                <w:rPr>
                  <w:rStyle w:val="Datatype"/>
                </w:rPr>
                <w:t>verificationTime</w:t>
              </w:r>
            </w:ins>
          </w:p>
        </w:tc>
        <w:tc>
          <w:tcPr>
            <w:tcW w:w="4675" w:type="dxa"/>
          </w:tcPr>
          <w:p w14:paraId="6E3CB5B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426" w:author="Andreas Kuehne" w:date="2019-05-31T12:40:00Z"/>
              </w:rPr>
            </w:pPr>
            <w:customXmlInsRangeStart w:id="7427" w:author="Andreas Kuehne" w:date="2019-05-31T12:40:00Z"/>
            <w:sdt>
              <w:sdtPr>
                <w:alias w:val="dss2-VerificationTimeInfoType.verificationTime"/>
                <w:tag w:val="dss2-VerificationTimeInfoType.-jsonComment.VerificationTime"/>
                <w:id w:val="1595979466"/>
                <w:showingPlcHdr/>
              </w:sdtPr>
              <w:sdtContent>
                <w:customXmlInsRangeEnd w:id="7427"/>
                <w:ins w:id="7428" w:author="Andreas Kuehne" w:date="2019-05-31T12:40:00Z">
                  <w:r>
                    <w:rPr>
                      <w:color w:val="19D131"/>
                    </w:rPr>
                    <w:t>[]</w:t>
                  </w:r>
                </w:ins>
                <w:customXmlInsRangeStart w:id="7429" w:author="Andreas Kuehne" w:date="2019-05-31T12:40:00Z"/>
              </w:sdtContent>
            </w:sdt>
            <w:customXmlInsRangeEnd w:id="7429"/>
          </w:p>
        </w:tc>
      </w:tr>
      <w:tr w:rsidR="00A71F46" w14:paraId="0BE20846" w14:textId="77777777" w:rsidTr="00A71F46">
        <w:trPr>
          <w:ins w:id="74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3E3187" w14:textId="77777777" w:rsidR="00A71F46" w:rsidRPr="002062A5" w:rsidRDefault="00A71F46" w:rsidP="00A71F46">
            <w:pPr>
              <w:pStyle w:val="Beschriftung"/>
              <w:rPr>
                <w:ins w:id="7431" w:author="Andreas Kuehne" w:date="2019-05-31T12:40:00Z"/>
                <w:rStyle w:val="Datatype"/>
                <w:b w:val="0"/>
                <w:bCs w:val="0"/>
              </w:rPr>
            </w:pPr>
            <w:ins w:id="7432" w:author="Andreas Kuehne" w:date="2019-05-31T12:40:00Z">
              <w:r w:rsidRPr="002062A5">
                <w:rPr>
                  <w:rStyle w:val="Datatype"/>
                </w:rPr>
                <w:t>AdditionalTimeInfo</w:t>
              </w:r>
            </w:ins>
          </w:p>
        </w:tc>
        <w:tc>
          <w:tcPr>
            <w:tcW w:w="4675" w:type="dxa"/>
          </w:tcPr>
          <w:p w14:paraId="6FFF02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33" w:author="Andreas Kuehne" w:date="2019-05-31T12:40:00Z"/>
                <w:rStyle w:val="Datatype"/>
              </w:rPr>
            </w:pPr>
            <w:ins w:id="7434" w:author="Andreas Kuehne" w:date="2019-05-31T12:40:00Z">
              <w:r w:rsidRPr="002062A5">
                <w:rPr>
                  <w:rStyle w:val="Datatype"/>
                </w:rPr>
                <w:t>additionalTimeInfo</w:t>
              </w:r>
            </w:ins>
          </w:p>
        </w:tc>
        <w:tc>
          <w:tcPr>
            <w:tcW w:w="4675" w:type="dxa"/>
          </w:tcPr>
          <w:p w14:paraId="2503550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435" w:author="Andreas Kuehne" w:date="2019-05-31T12:40:00Z"/>
              </w:rPr>
            </w:pPr>
            <w:customXmlInsRangeStart w:id="7436" w:author="Andreas Kuehne" w:date="2019-05-31T12:40:00Z"/>
            <w:sdt>
              <w:sdtPr>
                <w:alias w:val="dss2-VerificationTimeInfoType.additionalTimeInfo"/>
                <w:tag w:val="dss2-VerificationTimeInfoType.-jsonComment.AdditionalTimeInfo"/>
                <w:id w:val="-1297366948"/>
                <w:showingPlcHdr/>
              </w:sdtPr>
              <w:sdtContent>
                <w:customXmlInsRangeEnd w:id="7436"/>
                <w:ins w:id="7437" w:author="Andreas Kuehne" w:date="2019-05-31T12:40:00Z">
                  <w:r>
                    <w:rPr>
                      <w:color w:val="19D131"/>
                    </w:rPr>
                    <w:t>[]</w:t>
                  </w:r>
                </w:ins>
                <w:customXmlInsRangeStart w:id="7438" w:author="Andreas Kuehne" w:date="2019-05-31T12:40:00Z"/>
              </w:sdtContent>
            </w:sdt>
            <w:customXmlInsRangeEnd w:id="7438"/>
          </w:p>
        </w:tc>
      </w:tr>
    </w:tbl>
    <w:p w14:paraId="79641C46" w14:textId="77777777" w:rsidR="00A71F46" w:rsidRPr="0202B381" w:rsidRDefault="00A71F46" w:rsidP="00A71F46">
      <w:pPr>
        <w:rPr>
          <w:ins w:id="7439" w:author="Andreas Kuehne" w:date="2019-05-31T12:40:00Z"/>
        </w:rPr>
      </w:pPr>
      <w:ins w:id="7440"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09DA823" w14:textId="77777777" w:rsidR="00A71F46" w:rsidRDefault="00A71F46" w:rsidP="00A71F46">
      <w:pPr>
        <w:pStyle w:val="Code"/>
        <w:spacing w:line="259" w:lineRule="auto"/>
        <w:rPr>
          <w:ins w:id="7441" w:author="Andreas Kuehne" w:date="2019-05-31T12:40:00Z"/>
        </w:rPr>
      </w:pPr>
      <w:ins w:id="7442" w:author="Andreas Kuehne" w:date="2019-05-31T12:40:00Z">
        <w:r>
          <w:rPr>
            <w:color w:val="31849B" w:themeColor="accent5" w:themeShade="BF"/>
          </w:rPr>
          <w:t>"dss2-VerificationTimeInfoType"</w:t>
        </w:r>
        <w:r>
          <w:t>: {</w:t>
        </w:r>
      </w:ins>
    </w:p>
    <w:p w14:paraId="0B480030" w14:textId="77777777" w:rsidR="00A71F46" w:rsidRDefault="00A71F46" w:rsidP="00A71F46">
      <w:pPr>
        <w:pStyle w:val="Code"/>
        <w:spacing w:line="259" w:lineRule="auto"/>
        <w:rPr>
          <w:ins w:id="7443" w:author="Andreas Kuehne" w:date="2019-05-31T12:40:00Z"/>
        </w:rPr>
      </w:pPr>
      <w:ins w:id="7444" w:author="Andreas Kuehne" w:date="2019-05-31T12:40:00Z">
        <w:r>
          <w:rPr>
            <w:color w:val="31849B" w:themeColor="accent5" w:themeShade="BF"/>
          </w:rPr>
          <w:t xml:space="preserve">  "type"</w:t>
        </w:r>
        <w:r>
          <w:t xml:space="preserve">: </w:t>
        </w:r>
        <w:r>
          <w:rPr>
            <w:color w:val="244061" w:themeColor="accent1" w:themeShade="80"/>
          </w:rPr>
          <w:t>"object",</w:t>
        </w:r>
      </w:ins>
    </w:p>
    <w:p w14:paraId="643BF120" w14:textId="77777777" w:rsidR="00A71F46" w:rsidRDefault="00A71F46" w:rsidP="00A71F46">
      <w:pPr>
        <w:pStyle w:val="Code"/>
        <w:spacing w:line="259" w:lineRule="auto"/>
        <w:rPr>
          <w:ins w:id="7445" w:author="Andreas Kuehne" w:date="2019-05-31T12:40:00Z"/>
        </w:rPr>
      </w:pPr>
      <w:ins w:id="7446" w:author="Andreas Kuehne" w:date="2019-05-31T12:40:00Z">
        <w:r>
          <w:rPr>
            <w:color w:val="31849B" w:themeColor="accent5" w:themeShade="BF"/>
          </w:rPr>
          <w:t xml:space="preserve">  "properties"</w:t>
        </w:r>
        <w:r>
          <w:t>: {</w:t>
        </w:r>
      </w:ins>
    </w:p>
    <w:p w14:paraId="6A9E4199" w14:textId="77777777" w:rsidR="00A71F46" w:rsidRDefault="00A71F46" w:rsidP="00A71F46">
      <w:pPr>
        <w:pStyle w:val="Code"/>
        <w:spacing w:line="259" w:lineRule="auto"/>
        <w:rPr>
          <w:ins w:id="7447" w:author="Andreas Kuehne" w:date="2019-05-31T12:40:00Z"/>
        </w:rPr>
      </w:pPr>
      <w:ins w:id="7448" w:author="Andreas Kuehne" w:date="2019-05-31T12:40:00Z">
        <w:r>
          <w:rPr>
            <w:color w:val="31849B" w:themeColor="accent5" w:themeShade="BF"/>
          </w:rPr>
          <w:t xml:space="preserve">    "verificationTime"</w:t>
        </w:r>
        <w:r>
          <w:t>: {</w:t>
        </w:r>
      </w:ins>
    </w:p>
    <w:p w14:paraId="544776C7" w14:textId="77777777" w:rsidR="00A71F46" w:rsidRDefault="00A71F46" w:rsidP="00A71F46">
      <w:pPr>
        <w:pStyle w:val="Code"/>
        <w:spacing w:line="259" w:lineRule="auto"/>
        <w:rPr>
          <w:ins w:id="7449" w:author="Andreas Kuehne" w:date="2019-05-31T12:40:00Z"/>
        </w:rPr>
      </w:pPr>
      <w:ins w:id="7450" w:author="Andreas Kuehne" w:date="2019-05-31T12:40:00Z">
        <w:r>
          <w:rPr>
            <w:color w:val="31849B" w:themeColor="accent5" w:themeShade="BF"/>
          </w:rPr>
          <w:t xml:space="preserve">      "type"</w:t>
        </w:r>
        <w:r>
          <w:t xml:space="preserve">: </w:t>
        </w:r>
        <w:r>
          <w:rPr>
            <w:color w:val="244061" w:themeColor="accent1" w:themeShade="80"/>
          </w:rPr>
          <w:t>"integer",</w:t>
        </w:r>
      </w:ins>
    </w:p>
    <w:p w14:paraId="54A49538" w14:textId="77777777" w:rsidR="00A71F46" w:rsidRDefault="00A71F46" w:rsidP="00A71F46">
      <w:pPr>
        <w:pStyle w:val="Code"/>
        <w:spacing w:line="259" w:lineRule="auto"/>
        <w:rPr>
          <w:ins w:id="7451" w:author="Andreas Kuehne" w:date="2019-05-31T12:40:00Z"/>
        </w:rPr>
      </w:pPr>
      <w:ins w:id="7452" w:author="Andreas Kuehne" w:date="2019-05-31T12:40:00Z">
        <w:r>
          <w:rPr>
            <w:color w:val="31849B" w:themeColor="accent5" w:themeShade="BF"/>
          </w:rPr>
          <w:t xml:space="preserve">      "format"</w:t>
        </w:r>
        <w:r>
          <w:t xml:space="preserve">: </w:t>
        </w:r>
        <w:r>
          <w:rPr>
            <w:color w:val="244061" w:themeColor="accent1" w:themeShade="80"/>
          </w:rPr>
          <w:t>"utc-millisec"</w:t>
        </w:r>
      </w:ins>
    </w:p>
    <w:p w14:paraId="48FD78E2" w14:textId="77777777" w:rsidR="00A71F46" w:rsidRDefault="00A71F46" w:rsidP="00A71F46">
      <w:pPr>
        <w:pStyle w:val="Code"/>
        <w:spacing w:line="259" w:lineRule="auto"/>
        <w:rPr>
          <w:ins w:id="7453" w:author="Andreas Kuehne" w:date="2019-05-31T12:40:00Z"/>
        </w:rPr>
      </w:pPr>
      <w:ins w:id="7454" w:author="Andreas Kuehne" w:date="2019-05-31T12:40:00Z">
        <w:r>
          <w:t xml:space="preserve">    },</w:t>
        </w:r>
      </w:ins>
    </w:p>
    <w:p w14:paraId="3F135363" w14:textId="77777777" w:rsidR="00A71F46" w:rsidRDefault="00A71F46" w:rsidP="00A71F46">
      <w:pPr>
        <w:pStyle w:val="Code"/>
        <w:spacing w:line="259" w:lineRule="auto"/>
        <w:rPr>
          <w:ins w:id="7455" w:author="Andreas Kuehne" w:date="2019-05-31T12:40:00Z"/>
        </w:rPr>
      </w:pPr>
      <w:ins w:id="7456" w:author="Andreas Kuehne" w:date="2019-05-31T12:40:00Z">
        <w:r>
          <w:rPr>
            <w:color w:val="31849B" w:themeColor="accent5" w:themeShade="BF"/>
          </w:rPr>
          <w:t xml:space="preserve">    "additionalTimeInfo"</w:t>
        </w:r>
        <w:r>
          <w:t>: {</w:t>
        </w:r>
      </w:ins>
    </w:p>
    <w:p w14:paraId="6372DC46" w14:textId="77777777" w:rsidR="00A71F46" w:rsidRDefault="00A71F46" w:rsidP="00A71F46">
      <w:pPr>
        <w:pStyle w:val="Code"/>
        <w:spacing w:line="259" w:lineRule="auto"/>
        <w:rPr>
          <w:ins w:id="7457" w:author="Andreas Kuehne" w:date="2019-05-31T12:40:00Z"/>
        </w:rPr>
      </w:pPr>
      <w:ins w:id="7458" w:author="Andreas Kuehne" w:date="2019-05-31T12:40:00Z">
        <w:r>
          <w:rPr>
            <w:color w:val="31849B" w:themeColor="accent5" w:themeShade="BF"/>
          </w:rPr>
          <w:t xml:space="preserve">      "type"</w:t>
        </w:r>
        <w:r>
          <w:t xml:space="preserve">: </w:t>
        </w:r>
        <w:r>
          <w:rPr>
            <w:color w:val="244061" w:themeColor="accent1" w:themeShade="80"/>
          </w:rPr>
          <w:t>"array",</w:t>
        </w:r>
      </w:ins>
    </w:p>
    <w:p w14:paraId="48794511" w14:textId="77777777" w:rsidR="00A71F46" w:rsidRDefault="00A71F46" w:rsidP="00A71F46">
      <w:pPr>
        <w:pStyle w:val="Code"/>
        <w:spacing w:line="259" w:lineRule="auto"/>
        <w:rPr>
          <w:ins w:id="7459" w:author="Andreas Kuehne" w:date="2019-05-31T12:40:00Z"/>
        </w:rPr>
      </w:pPr>
      <w:ins w:id="7460" w:author="Andreas Kuehne" w:date="2019-05-31T12:40:00Z">
        <w:r>
          <w:rPr>
            <w:color w:val="31849B" w:themeColor="accent5" w:themeShade="BF"/>
          </w:rPr>
          <w:t xml:space="preserve">      "items"</w:t>
        </w:r>
        <w:r>
          <w:t>: {</w:t>
        </w:r>
      </w:ins>
    </w:p>
    <w:p w14:paraId="6F5B7CA2" w14:textId="77777777" w:rsidR="00A71F46" w:rsidRDefault="00A71F46" w:rsidP="00A71F46">
      <w:pPr>
        <w:pStyle w:val="Code"/>
        <w:spacing w:line="259" w:lineRule="auto"/>
        <w:rPr>
          <w:ins w:id="7461" w:author="Andreas Kuehne" w:date="2019-05-31T12:40:00Z"/>
        </w:rPr>
      </w:pPr>
      <w:ins w:id="7462" w:author="Andreas Kuehne" w:date="2019-05-31T12:40:00Z">
        <w:r>
          <w:rPr>
            <w:color w:val="31849B" w:themeColor="accent5" w:themeShade="BF"/>
          </w:rPr>
          <w:t xml:space="preserve">        "$ref"</w:t>
        </w:r>
        <w:r>
          <w:t xml:space="preserve">: </w:t>
        </w:r>
        <w:r>
          <w:rPr>
            <w:color w:val="244061" w:themeColor="accent1" w:themeShade="80"/>
          </w:rPr>
          <w:t>"#/definitions/dss2-AdditionalTimeInfoType"</w:t>
        </w:r>
      </w:ins>
    </w:p>
    <w:p w14:paraId="23C93C6D" w14:textId="77777777" w:rsidR="00A71F46" w:rsidRDefault="00A71F46" w:rsidP="00A71F46">
      <w:pPr>
        <w:pStyle w:val="Code"/>
        <w:spacing w:line="259" w:lineRule="auto"/>
        <w:rPr>
          <w:ins w:id="7463" w:author="Andreas Kuehne" w:date="2019-05-31T12:40:00Z"/>
        </w:rPr>
      </w:pPr>
      <w:ins w:id="7464" w:author="Andreas Kuehne" w:date="2019-05-31T12:40:00Z">
        <w:r>
          <w:t xml:space="preserve">      }</w:t>
        </w:r>
      </w:ins>
    </w:p>
    <w:p w14:paraId="7A1FF8E3" w14:textId="77777777" w:rsidR="00A71F46" w:rsidRDefault="00A71F46" w:rsidP="00A71F46">
      <w:pPr>
        <w:pStyle w:val="Code"/>
        <w:spacing w:line="259" w:lineRule="auto"/>
        <w:rPr>
          <w:ins w:id="7465" w:author="Andreas Kuehne" w:date="2019-05-31T12:40:00Z"/>
        </w:rPr>
      </w:pPr>
      <w:ins w:id="7466" w:author="Andreas Kuehne" w:date="2019-05-31T12:40:00Z">
        <w:r>
          <w:t xml:space="preserve">    }</w:t>
        </w:r>
      </w:ins>
    </w:p>
    <w:p w14:paraId="379C0DC2" w14:textId="77777777" w:rsidR="00A71F46" w:rsidRDefault="00A71F46" w:rsidP="00A71F46">
      <w:pPr>
        <w:pStyle w:val="Code"/>
        <w:spacing w:line="259" w:lineRule="auto"/>
        <w:rPr>
          <w:ins w:id="7467" w:author="Andreas Kuehne" w:date="2019-05-31T12:40:00Z"/>
        </w:rPr>
      </w:pPr>
      <w:ins w:id="7468" w:author="Andreas Kuehne" w:date="2019-05-31T12:40:00Z">
        <w:r>
          <w:t xml:space="preserve">  },</w:t>
        </w:r>
      </w:ins>
    </w:p>
    <w:p w14:paraId="78C89787" w14:textId="77777777" w:rsidR="00A71F46" w:rsidRDefault="00A71F46" w:rsidP="00A71F46">
      <w:pPr>
        <w:pStyle w:val="Code"/>
        <w:spacing w:line="259" w:lineRule="auto"/>
        <w:rPr>
          <w:ins w:id="7469" w:author="Andreas Kuehne" w:date="2019-05-31T12:40:00Z"/>
        </w:rPr>
      </w:pPr>
      <w:ins w:id="7470" w:author="Andreas Kuehne" w:date="2019-05-31T12:40:00Z">
        <w:r>
          <w:rPr>
            <w:color w:val="31849B" w:themeColor="accent5" w:themeShade="BF"/>
          </w:rPr>
          <w:t xml:space="preserve">  "required"</w:t>
        </w:r>
        <w:r>
          <w:t>: [</w:t>
        </w:r>
        <w:r>
          <w:rPr>
            <w:color w:val="244061" w:themeColor="accent1" w:themeShade="80"/>
          </w:rPr>
          <w:t>"verificationTime"</w:t>
        </w:r>
        <w:r>
          <w:t>]</w:t>
        </w:r>
      </w:ins>
    </w:p>
    <w:p w14:paraId="4269FDE5" w14:textId="77777777" w:rsidR="00A71F46" w:rsidRDefault="00A71F46" w:rsidP="00A71F46">
      <w:pPr>
        <w:pStyle w:val="Code"/>
        <w:spacing w:line="259" w:lineRule="auto"/>
        <w:rPr>
          <w:ins w:id="7471" w:author="Andreas Kuehne" w:date="2019-05-31T12:40:00Z"/>
        </w:rPr>
      </w:pPr>
      <w:ins w:id="7472" w:author="Andreas Kuehne" w:date="2019-05-31T12:40:00Z">
        <w:r>
          <w:t>}</w:t>
        </w:r>
      </w:ins>
    </w:p>
    <w:p w14:paraId="773E0ABC" w14:textId="77777777" w:rsidR="00A71F46" w:rsidRDefault="00A71F46" w:rsidP="00A71F46">
      <w:pPr>
        <w:rPr>
          <w:ins w:id="7473" w:author="Andreas Kuehne" w:date="2019-05-31T12:40:00Z"/>
        </w:rPr>
      </w:pPr>
      <w:customXmlInsRangeStart w:id="7474" w:author="Andreas Kuehne" w:date="2019-05-31T12:40:00Z"/>
      <w:sdt>
        <w:sdtPr>
          <w:tag w:val="dss2-VerificationTimeInfoType.-jsonSchema"/>
          <w:id w:val="-326361065"/>
          <w:showingPlcHdr/>
        </w:sdtPr>
        <w:sdtContent>
          <w:customXmlInsRangeEnd w:id="7474"/>
          <w:ins w:id="7475" w:author="Andreas Kuehne" w:date="2019-05-31T12:40:00Z">
            <w:r>
              <w:rPr>
                <w:color w:val="19D131"/>
              </w:rPr>
              <w:t>[component VerificationTimeInfo JSON schema details]</w:t>
            </w:r>
          </w:ins>
          <w:customXmlInsRangeStart w:id="7476" w:author="Andreas Kuehne" w:date="2019-05-31T12:40:00Z"/>
        </w:sdtContent>
      </w:sdt>
      <w:customXmlInsRangeEnd w:id="7476"/>
    </w:p>
    <w:p w14:paraId="222ED89E" w14:textId="77777777" w:rsidR="00A71F46" w:rsidRDefault="00A71F46" w:rsidP="00A71F46">
      <w:pPr>
        <w:pStyle w:val="berschrift4"/>
        <w:numPr>
          <w:ilvl w:val="3"/>
          <w:numId w:val="3"/>
        </w:numPr>
        <w:rPr>
          <w:ins w:id="7477" w:author="Andreas Kuehne" w:date="2019-05-31T12:40:00Z"/>
        </w:rPr>
      </w:pPr>
      <w:ins w:id="7478" w:author="Andreas Kuehne" w:date="2019-05-31T12:40:00Z">
        <w:r>
          <w:t>VerificationTimeInfo – XML Syntax</w:t>
        </w:r>
      </w:ins>
    </w:p>
    <w:p w14:paraId="7A38E4DC" w14:textId="77777777" w:rsidR="00A71F46" w:rsidRPr="5404FA76" w:rsidRDefault="00A71F46" w:rsidP="00A71F46">
      <w:pPr>
        <w:rPr>
          <w:ins w:id="7479" w:author="Andreas Kuehne" w:date="2019-05-31T12:40:00Z"/>
        </w:rPr>
      </w:pPr>
      <w:ins w:id="7480" w:author="Andreas Kuehne" w:date="2019-05-31T12:40:00Z">
        <w:r w:rsidRPr="0CCF9147">
          <w:t xml:space="preserve">The XML type </w:t>
        </w:r>
        <w:r w:rsidRPr="002062A5">
          <w:rPr>
            <w:rFonts w:ascii="Courier New" w:eastAsia="Courier New" w:hAnsi="Courier New" w:cs="Courier New"/>
          </w:rPr>
          <w:t>VerificationTimeInfoType</w:t>
        </w:r>
        <w:r w:rsidRPr="0CCF9147">
          <w:t xml:space="preserve"> SHALL implement the requirements defined in the </w:t>
        </w:r>
        <w:r w:rsidRPr="002062A5">
          <w:rPr>
            <w:rFonts w:ascii="Courier New" w:eastAsia="Courier New" w:hAnsi="Courier New" w:cs="Courier New"/>
          </w:rPr>
          <w:t>VerificationTimeInfo</w:t>
        </w:r>
        <w:r>
          <w:t xml:space="preserve"> </w:t>
        </w:r>
        <w:r w:rsidRPr="005A6FFD">
          <w:t>component.</w:t>
        </w:r>
      </w:ins>
    </w:p>
    <w:p w14:paraId="73B0C65A" w14:textId="77777777" w:rsidR="00A71F46" w:rsidRDefault="00A71F46" w:rsidP="00A71F46">
      <w:pPr>
        <w:rPr>
          <w:ins w:id="7481" w:author="Andreas Kuehne" w:date="2019-05-31T12:40:00Z"/>
        </w:rPr>
      </w:pPr>
      <w:ins w:id="7482" w:author="Andreas Kuehne" w:date="2019-05-31T12:40:00Z">
        <w:r w:rsidRPr="005A6FFD">
          <w:rPr>
            <w:rFonts w:eastAsia="Arial"/>
          </w:rPr>
          <w:t xml:space="preserve">The </w:t>
        </w:r>
        <w:r w:rsidRPr="002062A5">
          <w:rPr>
            <w:rFonts w:ascii="Courier New" w:eastAsia="Courier New" w:hAnsi="Courier New" w:cs="Courier New"/>
          </w:rPr>
          <w:t>VerificationTimeInfoType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FB66367" w14:textId="77777777" w:rsidR="00A71F46" w:rsidRDefault="00A71F46" w:rsidP="00A71F46">
      <w:pPr>
        <w:pStyle w:val="Code"/>
        <w:rPr>
          <w:ins w:id="7483" w:author="Andreas Kuehne" w:date="2019-05-31T12:40:00Z"/>
        </w:rPr>
      </w:pPr>
      <w:ins w:id="748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VerificationTimeInfoType</w:t>
        </w:r>
        <w:r>
          <w:rPr>
            <w:color w:val="943634" w:themeColor="accent2" w:themeShade="BF"/>
          </w:rPr>
          <w:t>"</w:t>
        </w:r>
        <w:r>
          <w:rPr>
            <w:color w:val="31849B" w:themeColor="accent5" w:themeShade="BF"/>
          </w:rPr>
          <w:t>&gt;</w:t>
        </w:r>
      </w:ins>
    </w:p>
    <w:p w14:paraId="7310583B" w14:textId="77777777" w:rsidR="00A71F46" w:rsidRDefault="00A71F46" w:rsidP="00A71F46">
      <w:pPr>
        <w:pStyle w:val="Code"/>
        <w:rPr>
          <w:ins w:id="7485" w:author="Andreas Kuehne" w:date="2019-05-31T12:40:00Z"/>
        </w:rPr>
      </w:pPr>
      <w:ins w:id="7486" w:author="Andreas Kuehne" w:date="2019-05-31T12:40:00Z">
        <w:r>
          <w:rPr>
            <w:color w:val="31849B" w:themeColor="accent5" w:themeShade="BF"/>
          </w:rPr>
          <w:t xml:space="preserve">  &lt;xs:sequence&gt;</w:t>
        </w:r>
      </w:ins>
    </w:p>
    <w:p w14:paraId="5515CC43" w14:textId="77777777" w:rsidR="00A71F46" w:rsidRDefault="00A71F46" w:rsidP="00A71F46">
      <w:pPr>
        <w:pStyle w:val="Code"/>
        <w:rPr>
          <w:ins w:id="7487" w:author="Andreas Kuehne" w:date="2019-05-31T12:40:00Z"/>
        </w:rPr>
      </w:pPr>
      <w:ins w:id="748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404A17DB" w14:textId="77777777" w:rsidR="00A71F46" w:rsidRDefault="00A71F46" w:rsidP="00A71F46">
      <w:pPr>
        <w:pStyle w:val="Code"/>
        <w:rPr>
          <w:ins w:id="7489" w:author="Andreas Kuehne" w:date="2019-05-31T12:40:00Z"/>
        </w:rPr>
      </w:pPr>
      <w:ins w:id="749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AdditionalTimeInfo</w:t>
        </w:r>
        <w:r>
          <w:rPr>
            <w:color w:val="943634" w:themeColor="accent2" w:themeShade="BF"/>
          </w:rPr>
          <w:t>" type="</w:t>
        </w:r>
        <w:r>
          <w:rPr>
            <w:color w:val="244061" w:themeColor="accent1" w:themeShade="80"/>
          </w:rPr>
          <w:t>dss2:AdditionalTimeInfoType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820D83" w14:textId="77777777" w:rsidR="00A71F46" w:rsidRDefault="00A71F46" w:rsidP="00A71F46">
      <w:pPr>
        <w:pStyle w:val="Code"/>
        <w:rPr>
          <w:ins w:id="7491" w:author="Andreas Kuehne" w:date="2019-05-31T12:40:00Z"/>
        </w:rPr>
      </w:pPr>
      <w:ins w:id="7492" w:author="Andreas Kuehne" w:date="2019-05-31T12:40:00Z">
        <w:r>
          <w:rPr>
            <w:color w:val="31849B" w:themeColor="accent5" w:themeShade="BF"/>
          </w:rPr>
          <w:t xml:space="preserve">  &lt;/xs:sequence&gt;</w:t>
        </w:r>
      </w:ins>
    </w:p>
    <w:p w14:paraId="194D5C71" w14:textId="77777777" w:rsidR="00A71F46" w:rsidRDefault="00A71F46" w:rsidP="00A71F46">
      <w:pPr>
        <w:pStyle w:val="Code"/>
        <w:rPr>
          <w:ins w:id="7493" w:author="Andreas Kuehne" w:date="2019-05-31T12:40:00Z"/>
        </w:rPr>
      </w:pPr>
      <w:ins w:id="7494" w:author="Andreas Kuehne" w:date="2019-05-31T12:40:00Z">
        <w:r>
          <w:rPr>
            <w:color w:val="31849B" w:themeColor="accent5" w:themeShade="BF"/>
          </w:rPr>
          <w:t>&lt;/xs:complexType&gt;</w:t>
        </w:r>
      </w:ins>
    </w:p>
    <w:p w14:paraId="47E02CA6" w14:textId="77777777" w:rsidR="00A71F46" w:rsidRDefault="00A71F46" w:rsidP="00A71F46">
      <w:pPr>
        <w:spacing w:line="259" w:lineRule="auto"/>
        <w:rPr>
          <w:ins w:id="7495" w:author="Andreas Kuehne" w:date="2019-05-31T12:40:00Z"/>
        </w:rPr>
      </w:pPr>
      <w:ins w:id="7496" w:author="Andreas Kuehne" w:date="2019-05-31T12:40:00Z">
        <w:r>
          <w:t>Each child element of</w:t>
        </w:r>
        <w:r w:rsidRPr="71C71F8C">
          <w:t xml:space="preserve"> </w:t>
        </w:r>
        <w:r w:rsidRPr="002062A5">
          <w:rPr>
            <w:rFonts w:ascii="Courier New" w:eastAsia="Courier New" w:hAnsi="Courier New" w:cs="Courier New"/>
          </w:rPr>
          <w:t>VerificationTimeInfoType</w:t>
        </w:r>
        <w:r w:rsidRPr="71C71F8C">
          <w:t xml:space="preserve"> </w:t>
        </w:r>
        <w:r>
          <w:t xml:space="preserve">XML element SHALL implement in XML syntax the sub-component that has a name equal to its local name. </w:t>
        </w:r>
      </w:ins>
      <w:customXmlInsRangeStart w:id="7497" w:author="Andreas Kuehne" w:date="2019-05-31T12:40:00Z"/>
      <w:sdt>
        <w:sdtPr>
          <w:tag w:val="dss2-VerificationTimeInfoType.-xmlSchema"/>
          <w:id w:val="1603984304"/>
          <w:showingPlcHdr/>
        </w:sdtPr>
        <w:sdtContent>
          <w:customXmlInsRangeEnd w:id="7497"/>
          <w:ins w:id="7498" w:author="Andreas Kuehne" w:date="2019-05-31T12:40:00Z">
            <w:r>
              <w:rPr>
                <w:color w:val="19D131"/>
              </w:rPr>
              <w:t>[component VerificationTimeInfo XML schema details]</w:t>
            </w:r>
          </w:ins>
          <w:customXmlInsRangeStart w:id="7499" w:author="Andreas Kuehne" w:date="2019-05-31T12:40:00Z"/>
        </w:sdtContent>
      </w:sdt>
      <w:customXmlInsRangeEnd w:id="7499"/>
    </w:p>
    <w:p w14:paraId="7E1DAEB9" w14:textId="77777777" w:rsidR="00A71F46" w:rsidRDefault="00A71F46" w:rsidP="00A71F46">
      <w:pPr>
        <w:pStyle w:val="berschrift3"/>
        <w:numPr>
          <w:ilvl w:val="2"/>
          <w:numId w:val="3"/>
        </w:numPr>
        <w:rPr>
          <w:ins w:id="7500" w:author="Andreas Kuehne" w:date="2019-05-31T12:40:00Z"/>
        </w:rPr>
      </w:pPr>
      <w:ins w:id="7501" w:author="Andreas Kuehne" w:date="2019-05-31T12:40:00Z">
        <w:r>
          <w:t>Component AdditionalKeyInfo</w:t>
        </w:r>
      </w:ins>
    </w:p>
    <w:p w14:paraId="53C4E7EA" w14:textId="77777777" w:rsidR="00A71F46" w:rsidRDefault="00A71F46" w:rsidP="00A71F46">
      <w:pPr>
        <w:rPr>
          <w:ins w:id="7502" w:author="Andreas Kuehne" w:date="2019-05-31T12:40:00Z"/>
        </w:rPr>
      </w:pPr>
      <w:customXmlInsRangeStart w:id="7503" w:author="Andreas Kuehne" w:date="2019-05-31T12:40:00Z"/>
      <w:sdt>
        <w:sdtPr>
          <w:tag w:val="dss2-AdditionalKeyInfoType.-normative"/>
          <w:id w:val="1293787206"/>
        </w:sdtPr>
        <w:sdtContent>
          <w:customXmlInsRangeEnd w:id="7503"/>
          <w:ins w:id="7504" w:author="Andreas Kuehne" w:date="2019-05-31T12:40:00Z">
            <w:r w:rsidRPr="003A06D0">
              <w:rPr>
                <w:color w:val="19D131"/>
                <w:lang w:val="en-GB"/>
              </w:rPr>
              <w:t xml:space="preserve">The </w:t>
            </w:r>
            <w:r w:rsidRPr="003A06D0">
              <w:rPr>
                <w:rFonts w:ascii="Courier New" w:eastAsia="Courier New" w:hAnsi="Courier New" w:cs="Courier New"/>
                <w:lang w:val="en-GB"/>
              </w:rPr>
              <w:t>AdditionalKeyInfo</w:t>
            </w:r>
            <w:r w:rsidRPr="003A06D0">
              <w:rPr>
                <w:color w:val="19D131"/>
                <w:lang w:val="en-GB"/>
              </w:rPr>
              <w:t xml:space="preserve"> component provides the server with additional data (such as certificates and CRLs) which it can use to validate the signature.</w:t>
            </w:r>
          </w:ins>
          <w:customXmlInsRangeStart w:id="7505" w:author="Andreas Kuehne" w:date="2019-05-31T12:40:00Z"/>
        </w:sdtContent>
      </w:sdt>
      <w:customXmlInsRangeEnd w:id="7505"/>
    </w:p>
    <w:p w14:paraId="4401EDD3" w14:textId="77777777" w:rsidR="00A71F46" w:rsidRDefault="00A71F46" w:rsidP="00A71F46">
      <w:pPr>
        <w:rPr>
          <w:ins w:id="7506" w:author="Andreas Kuehne" w:date="2019-05-31T12:40:00Z"/>
        </w:rPr>
      </w:pPr>
      <w:ins w:id="7507" w:author="Andreas Kuehne" w:date="2019-05-31T12:40:00Z">
        <w:r>
          <w:t>Below follows a list of the sub-components that constitute this component:</w:t>
        </w:r>
      </w:ins>
    </w:p>
    <w:p w14:paraId="190D8E1F" w14:textId="77777777" w:rsidR="00A71F46" w:rsidRDefault="00A71F46" w:rsidP="00A71F46">
      <w:pPr>
        <w:pStyle w:val="Member"/>
        <w:rPr>
          <w:ins w:id="7508" w:author="Andreas Kuehne" w:date="2019-05-31T12:40:00Z"/>
        </w:rPr>
      </w:pPr>
      <w:ins w:id="7509" w:author="Andreas Kuehne" w:date="2019-05-31T12:40:00Z">
        <w:r>
          <w:lastRenderedPageBreak/>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ins>
      <w:customXmlInsRangeStart w:id="7510" w:author="Andreas Kuehne" w:date="2019-05-31T12:40:00Z"/>
      <w:sdt>
        <w:sdtPr>
          <w:alias w:val="dss2-AdditionalKeyInfoType.x509Digest"/>
          <w:tag w:val="dss2-AdditionalKeyInfoType.X509Digest"/>
          <w:id w:val="-339461967"/>
        </w:sdtPr>
        <w:sdtContent>
          <w:customXmlInsRangeEnd w:id="7510"/>
          <w:ins w:id="7511" w:author="Andreas Kuehne" w:date="2019-05-31T12:40:00Z">
            <w:r w:rsidRPr="003A06D0">
              <w:rPr>
                <w:color w:val="19D131"/>
                <w:lang w:val="en-GB"/>
              </w:rPr>
              <w:t>This element contains a base64-encoded digest of a certificate.</w:t>
            </w:r>
          </w:ins>
          <w:customXmlInsRangeStart w:id="7512" w:author="Andreas Kuehne" w:date="2019-05-31T12:40:00Z"/>
        </w:sdtContent>
      </w:sdt>
      <w:customXmlInsRangeEnd w:id="7512"/>
    </w:p>
    <w:p w14:paraId="38120644" w14:textId="77777777" w:rsidR="00A71F46" w:rsidRDefault="00A71F46" w:rsidP="00A71F46">
      <w:pPr>
        <w:pStyle w:val="Member"/>
        <w:rPr>
          <w:ins w:id="7513" w:author="Andreas Kuehne" w:date="2019-05-31T12:40:00Z"/>
        </w:rPr>
      </w:pPr>
      <w:ins w:id="7514" w:author="Andreas Kuehne" w:date="2019-05-31T12:40:00Z">
        <w:r>
          <w:t xml:space="preserve">The OPTIONAL </w:t>
        </w:r>
        <w:r w:rsidRPr="35C1378D">
          <w:rPr>
            <w:rStyle w:val="Datatype"/>
          </w:rPr>
          <w:t>X509SubjectName</w:t>
        </w:r>
        <w:r>
          <w:t xml:space="preserve"> element, if present, MUST contain one instance of a string. </w:t>
        </w:r>
      </w:ins>
      <w:customXmlInsRangeStart w:id="7515" w:author="Andreas Kuehne" w:date="2019-05-31T12:40:00Z"/>
      <w:sdt>
        <w:sdtPr>
          <w:alias w:val="dss2-AdditionalKeyInfoType.sub"/>
          <w:tag w:val="dss2-AdditionalKeyInfoType.X509SubjectName"/>
          <w:id w:val="872580526"/>
        </w:sdtPr>
        <w:sdtContent>
          <w:customXmlInsRangeEnd w:id="7515"/>
          <w:ins w:id="7516" w:author="Andreas Kuehne" w:date="2019-05-31T12:40:00Z">
            <w:r w:rsidRPr="003A06D0">
              <w:rPr>
                <w:color w:val="19D131"/>
                <w:lang w:val="en-GB"/>
              </w:rPr>
              <w:t>This element contains an X.509 subject distinguished name that is represented as a string.</w:t>
            </w:r>
          </w:ins>
          <w:customXmlInsRangeStart w:id="7517" w:author="Andreas Kuehne" w:date="2019-05-31T12:40:00Z"/>
        </w:sdtContent>
      </w:sdt>
      <w:customXmlInsRangeEnd w:id="7517"/>
    </w:p>
    <w:p w14:paraId="268731BA" w14:textId="77777777" w:rsidR="00A71F46" w:rsidRDefault="00A71F46" w:rsidP="00A71F46">
      <w:pPr>
        <w:pStyle w:val="Member"/>
        <w:rPr>
          <w:ins w:id="7518" w:author="Andreas Kuehne" w:date="2019-05-31T12:40:00Z"/>
        </w:rPr>
      </w:pPr>
      <w:ins w:id="7519"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7520" w:author="Andreas Kuehne" w:date="2019-05-31T12:40:00Z"/>
      <w:sdt>
        <w:sdtPr>
          <w:alias w:val="dss2-AdditionalKeyInfoType.ski"/>
          <w:tag w:val="dss2-AdditionalKeyInfoType.X509SKI"/>
          <w:id w:val="-1185052755"/>
        </w:sdtPr>
        <w:sdtContent>
          <w:customXmlInsRangeEnd w:id="7520"/>
          <w:ins w:id="7521" w:author="Andreas Kuehne" w:date="2019-05-31T12:40:00Z">
            <w:r w:rsidRPr="003A06D0">
              <w:rPr>
                <w:color w:val="19D131"/>
                <w:lang w:val="en-GB"/>
              </w:rPr>
              <w:t>This element contains the base64 encoded value of a X509 V.3 SubjectKeyIdentifier.</w:t>
            </w:r>
          </w:ins>
          <w:customXmlInsRangeStart w:id="7522" w:author="Andreas Kuehne" w:date="2019-05-31T12:40:00Z"/>
        </w:sdtContent>
      </w:sdt>
      <w:customXmlInsRangeEnd w:id="7522"/>
    </w:p>
    <w:p w14:paraId="2B8B69F0" w14:textId="77777777" w:rsidR="00A71F46" w:rsidRDefault="00A71F46" w:rsidP="00A71F46">
      <w:pPr>
        <w:pStyle w:val="Member"/>
        <w:rPr>
          <w:ins w:id="7523" w:author="Andreas Kuehne" w:date="2019-05-31T12:40:00Z"/>
        </w:rPr>
      </w:pPr>
      <w:ins w:id="7524" w:author="Andreas Kuehne" w:date="2019-05-31T12:40:00Z">
        <w:r>
          <w:t xml:space="preserve">The OPTIONAL </w:t>
        </w:r>
        <w:r w:rsidRPr="35C1378D">
          <w:rPr>
            <w:rStyle w:val="Datatype"/>
          </w:rPr>
          <w:t>X509Certificate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7525" w:author="Andreas Kuehne" w:date="2019-05-31T12:40:00Z"/>
      <w:sdt>
        <w:sdtPr>
          <w:alias w:val="dss2-AdditionalKeyInfoType.cert"/>
          <w:tag w:val="dss2-AdditionalKeyInfoType.X509Certificate"/>
          <w:id w:val="1268959858"/>
        </w:sdtPr>
        <w:sdtContent>
          <w:customXmlInsRangeEnd w:id="7525"/>
          <w:ins w:id="7526" w:author="Andreas Kuehne" w:date="2019-05-31T12:40:00Z">
            <w:r w:rsidRPr="003A06D0">
              <w:rPr>
                <w:color w:val="19D131"/>
                <w:lang w:val="en-GB"/>
              </w:rPr>
              <w:t>This element MAY contain certificates useful to build a certificate chain.</w:t>
            </w:r>
          </w:ins>
          <w:customXmlInsRangeStart w:id="7527" w:author="Andreas Kuehne" w:date="2019-05-31T12:40:00Z"/>
        </w:sdtContent>
      </w:sdt>
      <w:customXmlInsRangeEnd w:id="7527"/>
    </w:p>
    <w:p w14:paraId="1E6BECF6" w14:textId="77777777" w:rsidR="00A71F46" w:rsidRDefault="00A71F46" w:rsidP="00A71F46">
      <w:pPr>
        <w:pStyle w:val="Member"/>
        <w:rPr>
          <w:ins w:id="7528" w:author="Andreas Kuehne" w:date="2019-05-31T12:40:00Z"/>
        </w:rPr>
      </w:pPr>
      <w:ins w:id="7529" w:author="Andreas Kuehne" w:date="2019-05-31T12:40:00Z">
        <w:r>
          <w:t xml:space="preserve">The OPTIONAL </w:t>
        </w:r>
        <w:r w:rsidRPr="35C1378D">
          <w:rPr>
            <w:rStyle w:val="Datatype"/>
          </w:rPr>
          <w:t>KeyName</w:t>
        </w:r>
        <w:r>
          <w:t xml:space="preserve"> element, if present, MUST contain one instance of a string. </w:t>
        </w:r>
      </w:ins>
      <w:customXmlInsRangeStart w:id="7530" w:author="Andreas Kuehne" w:date="2019-05-31T12:40:00Z"/>
      <w:sdt>
        <w:sdtPr>
          <w:alias w:val="dss2-AdditionalKeyInfoType.name"/>
          <w:tag w:val="dss2-AdditionalKeyInfoType.KeyName"/>
          <w:id w:val="-267163945"/>
        </w:sdtPr>
        <w:sdtContent>
          <w:customXmlInsRangeEnd w:id="7530"/>
          <w:ins w:id="7531" w:author="Andreas Kuehne" w:date="2019-05-31T12:40:00Z">
            <w:r w:rsidRPr="003A06D0">
              <w:rPr>
                <w:color w:val="19D131"/>
                <w:lang w:val="en-GB"/>
              </w:rPr>
              <w:t xml:space="preserve">It contains a string value to identify the key. </w:t>
            </w:r>
          </w:ins>
          <w:customXmlInsRangeStart w:id="7532" w:author="Andreas Kuehne" w:date="2019-05-31T12:40:00Z"/>
        </w:sdtContent>
      </w:sdt>
      <w:customXmlInsRangeEnd w:id="7532"/>
    </w:p>
    <w:p w14:paraId="2D6E6BDD" w14:textId="77777777" w:rsidR="00A71F46" w:rsidRDefault="00A71F46" w:rsidP="00A71F46">
      <w:pPr>
        <w:pStyle w:val="Member"/>
        <w:rPr>
          <w:ins w:id="7533" w:author="Andreas Kuehne" w:date="2019-05-31T12:40:00Z"/>
        </w:rPr>
      </w:pPr>
      <w:ins w:id="7534" w:author="Andreas Kuehne" w:date="2019-05-31T12:40:00Z">
        <w:r>
          <w:t xml:space="preserve">The OPTIONAL </w:t>
        </w:r>
        <w:r w:rsidRPr="35C1378D">
          <w:rPr>
            <w:rStyle w:val="Datatype"/>
          </w:rPr>
          <w:t>X509CRL</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7535" w:author="Andreas Kuehne" w:date="2019-05-31T12:40:00Z"/>
      <w:sdt>
        <w:sdtPr>
          <w:alias w:val="dss2-AdditionalKeyInfoType.crl"/>
          <w:tag w:val="dss2-AdditionalKeyInfoType.X509CRL"/>
          <w:id w:val="-1761130844"/>
        </w:sdtPr>
        <w:sdtContent>
          <w:customXmlInsRangeEnd w:id="7535"/>
          <w:ins w:id="7536" w:author="Andreas Kuehne" w:date="2019-05-31T12:40:00Z">
            <w:r>
              <w:rPr>
                <w:color w:val="19D131"/>
                <w:lang w:val="en-GB"/>
              </w:rPr>
              <w:t>T</w:t>
            </w:r>
            <w:r w:rsidRPr="003A06D0">
              <w:rPr>
                <w:color w:val="19D131"/>
                <w:lang w:val="en-GB"/>
              </w:rPr>
              <w:t xml:space="preserve">he </w:t>
            </w:r>
            <w:r w:rsidRPr="003A06D0">
              <w:rPr>
                <w:rStyle w:val="Datatype"/>
                <w:lang w:val="en-GB"/>
              </w:rPr>
              <w:t>X509CRL</w:t>
            </w:r>
            <w:r w:rsidRPr="003A06D0">
              <w:rPr>
                <w:color w:val="19D131"/>
                <w:lang w:val="en-GB"/>
              </w:rPr>
              <w:t xml:space="preserve"> element holds a CRL</w:t>
            </w:r>
            <w:r>
              <w:rPr>
                <w:color w:val="19D131"/>
                <w:lang w:val="en-GB"/>
              </w:rPr>
              <w:t xml:space="preserve"> useful for validation</w:t>
            </w:r>
            <w:r w:rsidRPr="003A06D0">
              <w:rPr>
                <w:color w:val="19D131"/>
                <w:lang w:val="en-GB"/>
              </w:rPr>
              <w:t>.</w:t>
            </w:r>
          </w:ins>
          <w:customXmlInsRangeStart w:id="7537" w:author="Andreas Kuehne" w:date="2019-05-31T12:40:00Z"/>
        </w:sdtContent>
      </w:sdt>
      <w:customXmlInsRangeEnd w:id="7537"/>
    </w:p>
    <w:p w14:paraId="002CD69B" w14:textId="77777777" w:rsidR="00A71F46" w:rsidRDefault="00A71F46" w:rsidP="00A71F46">
      <w:pPr>
        <w:pStyle w:val="Member"/>
        <w:rPr>
          <w:ins w:id="7538" w:author="Andreas Kuehne" w:date="2019-05-31T12:40:00Z"/>
        </w:rPr>
      </w:pPr>
      <w:ins w:id="7539" w:author="Andreas Kuehne" w:date="2019-05-31T12:40:00Z">
        <w:r>
          <w:t xml:space="preserve">The OPTIONAL </w:t>
        </w:r>
        <w:r w:rsidRPr="35C1378D">
          <w:rPr>
            <w:rStyle w:val="Datatype"/>
          </w:rPr>
          <w:t>OCSPResponse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7540" w:author="Andreas Kuehne" w:date="2019-05-31T12:40:00Z"/>
      <w:sdt>
        <w:sdtPr>
          <w:alias w:val="dss2-AdditionalKeyInfoType.ocsp"/>
          <w:tag w:val="dss2-AdditionalKeyInfoType.OCSPResponse"/>
          <w:id w:val="1382981773"/>
        </w:sdtPr>
        <w:sdtContent>
          <w:customXmlInsRangeEnd w:id="7540"/>
          <w:ins w:id="7541" w:author="Andreas Kuehne" w:date="2019-05-31T12:40:00Z">
            <w:r w:rsidRPr="003A06D0">
              <w:rPr>
                <w:color w:val="19D131"/>
                <w:lang w:val="en-GB"/>
              </w:rPr>
              <w:t xml:space="preserve">This element can be used by the client to provide available OCSP information. The server MAY consider this information. </w:t>
            </w:r>
          </w:ins>
          <w:customXmlInsRangeStart w:id="7542" w:author="Andreas Kuehne" w:date="2019-05-31T12:40:00Z"/>
        </w:sdtContent>
      </w:sdt>
      <w:customXmlInsRangeEnd w:id="7542"/>
    </w:p>
    <w:p w14:paraId="53319934" w14:textId="77777777" w:rsidR="00A71F46" w:rsidRDefault="00A71F46" w:rsidP="00A71F46">
      <w:pPr>
        <w:pStyle w:val="Member"/>
        <w:rPr>
          <w:ins w:id="7543" w:author="Andreas Kuehne" w:date="2019-05-31T12:40:00Z"/>
        </w:rPr>
      </w:pPr>
      <w:ins w:id="7544" w:author="Andreas Kuehne" w:date="2019-05-31T12:40:00Z">
        <w:r>
          <w:t xml:space="preserve">The OPTIONAL </w:t>
        </w:r>
        <w:r w:rsidRPr="35C1378D">
          <w:rPr>
            <w:rStyle w:val="Datatype"/>
          </w:rPr>
          <w:t>PoE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7545" w:author="Andreas Kuehne" w:date="2019-05-31T12:40:00Z"/>
      <w:sdt>
        <w:sdtPr>
          <w:alias w:val="dss2-AdditionalKeyInfoType.poe"/>
          <w:tag w:val="dss2-AdditionalKeyInfoType.PoE"/>
          <w:id w:val="-1348249190"/>
        </w:sdtPr>
        <w:sdtContent>
          <w:customXmlInsRangeEnd w:id="7545"/>
          <w:ins w:id="7546" w:author="Andreas Kuehne" w:date="2019-05-31T12:40:00Z">
            <w:r w:rsidRPr="003A06D0">
              <w:rPr>
                <w:color w:val="19D131"/>
                <w:lang w:val="en-GB"/>
              </w:rPr>
              <w:t>This element can be used by the client to provide ‘Proof of Existence’ data. Valid information MAY be considered within the validation process.</w:t>
            </w:r>
          </w:ins>
          <w:customXmlInsRangeStart w:id="7547" w:author="Andreas Kuehne" w:date="2019-05-31T12:40:00Z"/>
        </w:sdtContent>
      </w:sdt>
      <w:customXmlInsRangeEnd w:id="7547"/>
    </w:p>
    <w:p w14:paraId="30CF2FC4" w14:textId="77777777" w:rsidR="00A71F46" w:rsidRDefault="00A71F46" w:rsidP="00A71F46">
      <w:pPr>
        <w:pStyle w:val="Non-normativeCommentHeading"/>
        <w:rPr>
          <w:ins w:id="7548" w:author="Andreas Kuehne" w:date="2019-05-31T12:40:00Z"/>
        </w:rPr>
      </w:pPr>
      <w:ins w:id="7549" w:author="Andreas Kuehne" w:date="2019-05-31T12:40:00Z">
        <w:r>
          <w:t>Non-normative Comment:</w:t>
        </w:r>
      </w:ins>
    </w:p>
    <w:p w14:paraId="17684C32" w14:textId="77777777" w:rsidR="00A71F46" w:rsidRDefault="00A71F46" w:rsidP="00A71F46">
      <w:pPr>
        <w:pStyle w:val="Non-normativeComment"/>
        <w:rPr>
          <w:ins w:id="7550" w:author="Andreas Kuehne" w:date="2019-05-31T12:40:00Z"/>
        </w:rPr>
      </w:pPr>
      <w:customXmlInsRangeStart w:id="7551" w:author="Andreas Kuehne" w:date="2019-05-31T12:40:00Z"/>
      <w:sdt>
        <w:sdtPr>
          <w:tag w:val="dss2-AdditionalKeyInfoType.-nonNormative"/>
          <w:id w:val="-1182740955"/>
          <w:showingPlcHdr/>
        </w:sdtPr>
        <w:sdtContent>
          <w:customXmlInsRangeEnd w:id="7551"/>
          <w:ins w:id="7552" w:author="Andreas Kuehne" w:date="2019-05-31T12:40:00Z">
            <w:r>
              <w:rPr>
                <w:color w:val="19D131"/>
              </w:rPr>
              <w:t>[component AdditionalKeyInfo non normative details]</w:t>
            </w:r>
          </w:ins>
          <w:customXmlInsRangeStart w:id="7553" w:author="Andreas Kuehne" w:date="2019-05-31T12:40:00Z"/>
        </w:sdtContent>
      </w:sdt>
      <w:customXmlInsRangeEnd w:id="7553"/>
    </w:p>
    <w:p w14:paraId="173FD369" w14:textId="77777777" w:rsidR="00A71F46" w:rsidRDefault="00A71F46" w:rsidP="00A71F46">
      <w:pPr>
        <w:pStyle w:val="berschrift4"/>
        <w:numPr>
          <w:ilvl w:val="3"/>
          <w:numId w:val="3"/>
        </w:numPr>
        <w:rPr>
          <w:ins w:id="7554" w:author="Andreas Kuehne" w:date="2019-05-31T12:40:00Z"/>
        </w:rPr>
      </w:pPr>
      <w:ins w:id="7555" w:author="Andreas Kuehne" w:date="2019-05-31T12:40:00Z">
        <w:r>
          <w:t>AdditionalKeyInfo – JSON Syntax</w:t>
        </w:r>
      </w:ins>
    </w:p>
    <w:p w14:paraId="069E344C" w14:textId="77777777" w:rsidR="00A71F46" w:rsidRPr="0248A3D1" w:rsidRDefault="00A71F46" w:rsidP="00A71F46">
      <w:pPr>
        <w:rPr>
          <w:ins w:id="7556" w:author="Andreas Kuehne" w:date="2019-05-31T12:40:00Z"/>
        </w:rPr>
      </w:pPr>
      <w:ins w:id="7557"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AdditionalKeyInfo</w:t>
        </w:r>
        <w:r>
          <w:t xml:space="preserve"> component.</w:t>
        </w:r>
      </w:ins>
    </w:p>
    <w:p w14:paraId="7E48F038" w14:textId="77777777" w:rsidR="00A71F46" w:rsidRPr="C2430093" w:rsidRDefault="00A71F46" w:rsidP="00A71F46">
      <w:pPr>
        <w:spacing w:line="259" w:lineRule="auto"/>
        <w:rPr>
          <w:ins w:id="7558" w:author="Andreas Kuehne" w:date="2019-05-31T12:40:00Z"/>
          <w:rFonts w:eastAsia="Arial" w:cs="Arial"/>
          <w:sz w:val="22"/>
          <w:szCs w:val="22"/>
        </w:rPr>
      </w:pPr>
      <w:ins w:id="755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AdditionalKeyInfo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1DB930C" w14:textId="77777777" w:rsidTr="00A71F46">
        <w:trPr>
          <w:cnfStyle w:val="100000000000" w:firstRow="1" w:lastRow="0" w:firstColumn="0" w:lastColumn="0" w:oddVBand="0" w:evenVBand="0" w:oddHBand="0" w:evenHBand="0" w:firstRowFirstColumn="0" w:firstRowLastColumn="0" w:lastRowFirstColumn="0" w:lastRowLastColumn="0"/>
          <w:ins w:id="75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347F6A" w14:textId="77777777" w:rsidR="00A71F46" w:rsidRDefault="00A71F46" w:rsidP="00A71F46">
            <w:pPr>
              <w:pStyle w:val="Beschriftung"/>
              <w:rPr>
                <w:ins w:id="7561" w:author="Andreas Kuehne" w:date="2019-05-31T12:40:00Z"/>
              </w:rPr>
            </w:pPr>
            <w:ins w:id="7562" w:author="Andreas Kuehne" w:date="2019-05-31T12:40:00Z">
              <w:r>
                <w:t>Element</w:t>
              </w:r>
            </w:ins>
          </w:p>
        </w:tc>
        <w:tc>
          <w:tcPr>
            <w:tcW w:w="4675" w:type="dxa"/>
          </w:tcPr>
          <w:p w14:paraId="2C08F51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563" w:author="Andreas Kuehne" w:date="2019-05-31T12:40:00Z"/>
              </w:rPr>
            </w:pPr>
            <w:ins w:id="7564" w:author="Andreas Kuehne" w:date="2019-05-31T12:40:00Z">
              <w:r>
                <w:t>Implementing JSON member name</w:t>
              </w:r>
            </w:ins>
          </w:p>
        </w:tc>
        <w:tc>
          <w:tcPr>
            <w:tcW w:w="4675" w:type="dxa"/>
          </w:tcPr>
          <w:p w14:paraId="6EAEC57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565" w:author="Andreas Kuehne" w:date="2019-05-31T12:40:00Z"/>
              </w:rPr>
            </w:pPr>
            <w:ins w:id="7566" w:author="Andreas Kuehne" w:date="2019-05-31T12:40:00Z">
              <w:r>
                <w:t>Comments</w:t>
              </w:r>
            </w:ins>
          </w:p>
        </w:tc>
      </w:tr>
      <w:tr w:rsidR="00A71F46" w14:paraId="143424EF" w14:textId="77777777" w:rsidTr="00A71F46">
        <w:trPr>
          <w:ins w:id="75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A4FB38" w14:textId="77777777" w:rsidR="00A71F46" w:rsidRPr="002062A5" w:rsidRDefault="00A71F46" w:rsidP="00A71F46">
            <w:pPr>
              <w:pStyle w:val="Beschriftung"/>
              <w:rPr>
                <w:ins w:id="7568" w:author="Andreas Kuehne" w:date="2019-05-31T12:40:00Z"/>
                <w:rStyle w:val="Datatype"/>
                <w:b w:val="0"/>
                <w:bCs w:val="0"/>
              </w:rPr>
            </w:pPr>
            <w:ins w:id="7569" w:author="Andreas Kuehne" w:date="2019-05-31T12:40:00Z">
              <w:r w:rsidRPr="002062A5">
                <w:rPr>
                  <w:rStyle w:val="Datatype"/>
                </w:rPr>
                <w:t>X509Digest</w:t>
              </w:r>
            </w:ins>
          </w:p>
        </w:tc>
        <w:tc>
          <w:tcPr>
            <w:tcW w:w="4675" w:type="dxa"/>
          </w:tcPr>
          <w:p w14:paraId="17464E3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570" w:author="Andreas Kuehne" w:date="2019-05-31T12:40:00Z"/>
                <w:rStyle w:val="Datatype"/>
              </w:rPr>
            </w:pPr>
            <w:ins w:id="7571" w:author="Andreas Kuehne" w:date="2019-05-31T12:40:00Z">
              <w:r w:rsidRPr="002062A5">
                <w:rPr>
                  <w:rStyle w:val="Datatype"/>
                </w:rPr>
                <w:t>x509Digest</w:t>
              </w:r>
            </w:ins>
          </w:p>
        </w:tc>
        <w:tc>
          <w:tcPr>
            <w:tcW w:w="4675" w:type="dxa"/>
          </w:tcPr>
          <w:p w14:paraId="7F344B2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572" w:author="Andreas Kuehne" w:date="2019-05-31T12:40:00Z"/>
              </w:rPr>
            </w:pPr>
            <w:customXmlInsRangeStart w:id="7573" w:author="Andreas Kuehne" w:date="2019-05-31T12:40:00Z"/>
            <w:sdt>
              <w:sdtPr>
                <w:alias w:val="dss2-AdditionalKeyInfoType.x509Digest"/>
                <w:tag w:val="dss2-AdditionalKeyInfoType.-jsonComment.X509Digest"/>
                <w:id w:val="-1159466039"/>
                <w:showingPlcHdr/>
              </w:sdtPr>
              <w:sdtContent>
                <w:customXmlInsRangeEnd w:id="7573"/>
                <w:ins w:id="7574" w:author="Andreas Kuehne" w:date="2019-05-31T12:40:00Z">
                  <w:r>
                    <w:rPr>
                      <w:color w:val="19D131"/>
                    </w:rPr>
                    <w:t>[]</w:t>
                  </w:r>
                </w:ins>
                <w:customXmlInsRangeStart w:id="7575" w:author="Andreas Kuehne" w:date="2019-05-31T12:40:00Z"/>
              </w:sdtContent>
            </w:sdt>
            <w:customXmlInsRangeEnd w:id="7575"/>
          </w:p>
        </w:tc>
      </w:tr>
      <w:tr w:rsidR="00A71F46" w14:paraId="475AE20B" w14:textId="77777777" w:rsidTr="00A71F46">
        <w:trPr>
          <w:ins w:id="75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9B1C7" w14:textId="77777777" w:rsidR="00A71F46" w:rsidRPr="002062A5" w:rsidRDefault="00A71F46" w:rsidP="00A71F46">
            <w:pPr>
              <w:pStyle w:val="Beschriftung"/>
              <w:rPr>
                <w:ins w:id="7577" w:author="Andreas Kuehne" w:date="2019-05-31T12:40:00Z"/>
                <w:rStyle w:val="Datatype"/>
                <w:b w:val="0"/>
                <w:bCs w:val="0"/>
              </w:rPr>
            </w:pPr>
            <w:ins w:id="7578" w:author="Andreas Kuehne" w:date="2019-05-31T12:40:00Z">
              <w:r w:rsidRPr="002062A5">
                <w:rPr>
                  <w:rStyle w:val="Datatype"/>
                </w:rPr>
                <w:t>X509SubjectName</w:t>
              </w:r>
            </w:ins>
          </w:p>
        </w:tc>
        <w:tc>
          <w:tcPr>
            <w:tcW w:w="4675" w:type="dxa"/>
          </w:tcPr>
          <w:p w14:paraId="6AA5E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579" w:author="Andreas Kuehne" w:date="2019-05-31T12:40:00Z"/>
                <w:rStyle w:val="Datatype"/>
              </w:rPr>
            </w:pPr>
            <w:ins w:id="7580" w:author="Andreas Kuehne" w:date="2019-05-31T12:40:00Z">
              <w:r w:rsidRPr="002062A5">
                <w:rPr>
                  <w:rStyle w:val="Datatype"/>
                </w:rPr>
                <w:t>sub</w:t>
              </w:r>
            </w:ins>
          </w:p>
        </w:tc>
        <w:tc>
          <w:tcPr>
            <w:tcW w:w="4675" w:type="dxa"/>
          </w:tcPr>
          <w:p w14:paraId="79B59D2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581" w:author="Andreas Kuehne" w:date="2019-05-31T12:40:00Z"/>
              </w:rPr>
            </w:pPr>
            <w:customXmlInsRangeStart w:id="7582" w:author="Andreas Kuehne" w:date="2019-05-31T12:40:00Z"/>
            <w:sdt>
              <w:sdtPr>
                <w:alias w:val="dss2-AdditionalKeyInfoType.sub"/>
                <w:tag w:val="dss2-AdditionalKeyInfoType.-jsonComment.X509SubjectName"/>
                <w:id w:val="-610281671"/>
                <w:showingPlcHdr/>
              </w:sdtPr>
              <w:sdtContent>
                <w:customXmlInsRangeEnd w:id="7582"/>
                <w:ins w:id="7583" w:author="Andreas Kuehne" w:date="2019-05-31T12:40:00Z">
                  <w:r>
                    <w:rPr>
                      <w:color w:val="19D131"/>
                    </w:rPr>
                    <w:t>[]</w:t>
                  </w:r>
                </w:ins>
                <w:customXmlInsRangeStart w:id="7584" w:author="Andreas Kuehne" w:date="2019-05-31T12:40:00Z"/>
              </w:sdtContent>
            </w:sdt>
            <w:customXmlInsRangeEnd w:id="7584"/>
          </w:p>
        </w:tc>
      </w:tr>
      <w:tr w:rsidR="00A71F46" w14:paraId="713B1893" w14:textId="77777777" w:rsidTr="00A71F46">
        <w:trPr>
          <w:ins w:id="75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9EAA06" w14:textId="77777777" w:rsidR="00A71F46" w:rsidRPr="002062A5" w:rsidRDefault="00A71F46" w:rsidP="00A71F46">
            <w:pPr>
              <w:pStyle w:val="Beschriftung"/>
              <w:rPr>
                <w:ins w:id="7586" w:author="Andreas Kuehne" w:date="2019-05-31T12:40:00Z"/>
                <w:rStyle w:val="Datatype"/>
                <w:b w:val="0"/>
                <w:bCs w:val="0"/>
              </w:rPr>
            </w:pPr>
            <w:ins w:id="7587" w:author="Andreas Kuehne" w:date="2019-05-31T12:40:00Z">
              <w:r w:rsidRPr="002062A5">
                <w:rPr>
                  <w:rStyle w:val="Datatype"/>
                </w:rPr>
                <w:t>X509SKI</w:t>
              </w:r>
            </w:ins>
          </w:p>
        </w:tc>
        <w:tc>
          <w:tcPr>
            <w:tcW w:w="4675" w:type="dxa"/>
          </w:tcPr>
          <w:p w14:paraId="55ED5C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588" w:author="Andreas Kuehne" w:date="2019-05-31T12:40:00Z"/>
                <w:rStyle w:val="Datatype"/>
              </w:rPr>
            </w:pPr>
            <w:ins w:id="7589" w:author="Andreas Kuehne" w:date="2019-05-31T12:40:00Z">
              <w:r w:rsidRPr="002062A5">
                <w:rPr>
                  <w:rStyle w:val="Datatype"/>
                </w:rPr>
                <w:t>ski</w:t>
              </w:r>
            </w:ins>
          </w:p>
        </w:tc>
        <w:tc>
          <w:tcPr>
            <w:tcW w:w="4675" w:type="dxa"/>
          </w:tcPr>
          <w:p w14:paraId="0E01AC49"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590" w:author="Andreas Kuehne" w:date="2019-05-31T12:40:00Z"/>
              </w:rPr>
            </w:pPr>
            <w:customXmlInsRangeStart w:id="7591" w:author="Andreas Kuehne" w:date="2019-05-31T12:40:00Z"/>
            <w:sdt>
              <w:sdtPr>
                <w:alias w:val="dss2-AdditionalKeyInfoType.ski"/>
                <w:tag w:val="dss2-AdditionalKeyInfoType.-jsonComment.X509SKI"/>
                <w:id w:val="126984427"/>
                <w:showingPlcHdr/>
              </w:sdtPr>
              <w:sdtContent>
                <w:customXmlInsRangeEnd w:id="7591"/>
                <w:ins w:id="7592" w:author="Andreas Kuehne" w:date="2019-05-31T12:40:00Z">
                  <w:r>
                    <w:rPr>
                      <w:color w:val="19D131"/>
                    </w:rPr>
                    <w:t>[]</w:t>
                  </w:r>
                </w:ins>
                <w:customXmlInsRangeStart w:id="7593" w:author="Andreas Kuehne" w:date="2019-05-31T12:40:00Z"/>
              </w:sdtContent>
            </w:sdt>
            <w:customXmlInsRangeEnd w:id="7593"/>
          </w:p>
        </w:tc>
      </w:tr>
      <w:tr w:rsidR="00A71F46" w14:paraId="20EC3E3F" w14:textId="77777777" w:rsidTr="00A71F46">
        <w:trPr>
          <w:ins w:id="75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AB81E" w14:textId="77777777" w:rsidR="00A71F46" w:rsidRPr="002062A5" w:rsidRDefault="00A71F46" w:rsidP="00A71F46">
            <w:pPr>
              <w:pStyle w:val="Beschriftung"/>
              <w:rPr>
                <w:ins w:id="7595" w:author="Andreas Kuehne" w:date="2019-05-31T12:40:00Z"/>
                <w:rStyle w:val="Datatype"/>
                <w:b w:val="0"/>
                <w:bCs w:val="0"/>
              </w:rPr>
            </w:pPr>
            <w:ins w:id="7596" w:author="Andreas Kuehne" w:date="2019-05-31T12:40:00Z">
              <w:r w:rsidRPr="002062A5">
                <w:rPr>
                  <w:rStyle w:val="Datatype"/>
                </w:rPr>
                <w:t>X509Certificate</w:t>
              </w:r>
            </w:ins>
          </w:p>
        </w:tc>
        <w:tc>
          <w:tcPr>
            <w:tcW w:w="4675" w:type="dxa"/>
          </w:tcPr>
          <w:p w14:paraId="18E5FB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597" w:author="Andreas Kuehne" w:date="2019-05-31T12:40:00Z"/>
                <w:rStyle w:val="Datatype"/>
              </w:rPr>
            </w:pPr>
            <w:ins w:id="7598" w:author="Andreas Kuehne" w:date="2019-05-31T12:40:00Z">
              <w:r w:rsidRPr="002062A5">
                <w:rPr>
                  <w:rStyle w:val="Datatype"/>
                </w:rPr>
                <w:t>cert</w:t>
              </w:r>
            </w:ins>
          </w:p>
        </w:tc>
        <w:tc>
          <w:tcPr>
            <w:tcW w:w="4675" w:type="dxa"/>
          </w:tcPr>
          <w:p w14:paraId="4A00EF6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599" w:author="Andreas Kuehne" w:date="2019-05-31T12:40:00Z"/>
              </w:rPr>
            </w:pPr>
            <w:customXmlInsRangeStart w:id="7600" w:author="Andreas Kuehne" w:date="2019-05-31T12:40:00Z"/>
            <w:sdt>
              <w:sdtPr>
                <w:alias w:val="dss2-AdditionalKeyInfoType.cert"/>
                <w:tag w:val="dss2-AdditionalKeyInfoType.-jsonComment.X509Certificate"/>
                <w:id w:val="-984623764"/>
                <w:showingPlcHdr/>
              </w:sdtPr>
              <w:sdtContent>
                <w:customXmlInsRangeEnd w:id="7600"/>
                <w:ins w:id="7601" w:author="Andreas Kuehne" w:date="2019-05-31T12:40:00Z">
                  <w:r>
                    <w:rPr>
                      <w:color w:val="19D131"/>
                    </w:rPr>
                    <w:t>[]</w:t>
                  </w:r>
                </w:ins>
                <w:customXmlInsRangeStart w:id="7602" w:author="Andreas Kuehne" w:date="2019-05-31T12:40:00Z"/>
              </w:sdtContent>
            </w:sdt>
            <w:customXmlInsRangeEnd w:id="7602"/>
          </w:p>
        </w:tc>
      </w:tr>
      <w:tr w:rsidR="00A71F46" w14:paraId="09EA3440" w14:textId="77777777" w:rsidTr="00A71F46">
        <w:trPr>
          <w:ins w:id="76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CC0D8" w14:textId="77777777" w:rsidR="00A71F46" w:rsidRPr="002062A5" w:rsidRDefault="00A71F46" w:rsidP="00A71F46">
            <w:pPr>
              <w:pStyle w:val="Beschriftung"/>
              <w:rPr>
                <w:ins w:id="7604" w:author="Andreas Kuehne" w:date="2019-05-31T12:40:00Z"/>
                <w:rStyle w:val="Datatype"/>
                <w:b w:val="0"/>
                <w:bCs w:val="0"/>
              </w:rPr>
            </w:pPr>
            <w:ins w:id="7605" w:author="Andreas Kuehne" w:date="2019-05-31T12:40:00Z">
              <w:r w:rsidRPr="002062A5">
                <w:rPr>
                  <w:rStyle w:val="Datatype"/>
                </w:rPr>
                <w:t>KeyName</w:t>
              </w:r>
            </w:ins>
          </w:p>
        </w:tc>
        <w:tc>
          <w:tcPr>
            <w:tcW w:w="4675" w:type="dxa"/>
          </w:tcPr>
          <w:p w14:paraId="441EDC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06" w:author="Andreas Kuehne" w:date="2019-05-31T12:40:00Z"/>
                <w:rStyle w:val="Datatype"/>
              </w:rPr>
            </w:pPr>
            <w:ins w:id="7607" w:author="Andreas Kuehne" w:date="2019-05-31T12:40:00Z">
              <w:r w:rsidRPr="002062A5">
                <w:rPr>
                  <w:rStyle w:val="Datatype"/>
                </w:rPr>
                <w:t>name</w:t>
              </w:r>
            </w:ins>
          </w:p>
        </w:tc>
        <w:tc>
          <w:tcPr>
            <w:tcW w:w="4675" w:type="dxa"/>
          </w:tcPr>
          <w:p w14:paraId="6F04101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608" w:author="Andreas Kuehne" w:date="2019-05-31T12:40:00Z"/>
              </w:rPr>
            </w:pPr>
            <w:customXmlInsRangeStart w:id="7609" w:author="Andreas Kuehne" w:date="2019-05-31T12:40:00Z"/>
            <w:sdt>
              <w:sdtPr>
                <w:alias w:val="dss2-AdditionalKeyInfoType.name"/>
                <w:tag w:val="dss2-AdditionalKeyInfoType.-jsonComment.KeyName"/>
                <w:id w:val="-262064201"/>
                <w:showingPlcHdr/>
              </w:sdtPr>
              <w:sdtContent>
                <w:customXmlInsRangeEnd w:id="7609"/>
                <w:ins w:id="7610" w:author="Andreas Kuehne" w:date="2019-05-31T12:40:00Z">
                  <w:r>
                    <w:rPr>
                      <w:color w:val="19D131"/>
                    </w:rPr>
                    <w:t>[]</w:t>
                  </w:r>
                </w:ins>
                <w:customXmlInsRangeStart w:id="7611" w:author="Andreas Kuehne" w:date="2019-05-31T12:40:00Z"/>
              </w:sdtContent>
            </w:sdt>
            <w:customXmlInsRangeEnd w:id="7611"/>
          </w:p>
        </w:tc>
      </w:tr>
      <w:tr w:rsidR="00A71F46" w14:paraId="08C13EB6" w14:textId="77777777" w:rsidTr="00A71F46">
        <w:trPr>
          <w:ins w:id="76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E33252" w14:textId="77777777" w:rsidR="00A71F46" w:rsidRPr="002062A5" w:rsidRDefault="00A71F46" w:rsidP="00A71F46">
            <w:pPr>
              <w:pStyle w:val="Beschriftung"/>
              <w:rPr>
                <w:ins w:id="7613" w:author="Andreas Kuehne" w:date="2019-05-31T12:40:00Z"/>
                <w:rStyle w:val="Datatype"/>
                <w:b w:val="0"/>
                <w:bCs w:val="0"/>
              </w:rPr>
            </w:pPr>
            <w:ins w:id="7614" w:author="Andreas Kuehne" w:date="2019-05-31T12:40:00Z">
              <w:r w:rsidRPr="002062A5">
                <w:rPr>
                  <w:rStyle w:val="Datatype"/>
                </w:rPr>
                <w:t>X509CRL</w:t>
              </w:r>
            </w:ins>
          </w:p>
        </w:tc>
        <w:tc>
          <w:tcPr>
            <w:tcW w:w="4675" w:type="dxa"/>
          </w:tcPr>
          <w:p w14:paraId="3F0E61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15" w:author="Andreas Kuehne" w:date="2019-05-31T12:40:00Z"/>
                <w:rStyle w:val="Datatype"/>
              </w:rPr>
            </w:pPr>
            <w:ins w:id="7616" w:author="Andreas Kuehne" w:date="2019-05-31T12:40:00Z">
              <w:r w:rsidRPr="002062A5">
                <w:rPr>
                  <w:rStyle w:val="Datatype"/>
                </w:rPr>
                <w:t>crl</w:t>
              </w:r>
            </w:ins>
          </w:p>
        </w:tc>
        <w:tc>
          <w:tcPr>
            <w:tcW w:w="4675" w:type="dxa"/>
          </w:tcPr>
          <w:p w14:paraId="25AD69D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617" w:author="Andreas Kuehne" w:date="2019-05-31T12:40:00Z"/>
              </w:rPr>
            </w:pPr>
            <w:customXmlInsRangeStart w:id="7618" w:author="Andreas Kuehne" w:date="2019-05-31T12:40:00Z"/>
            <w:sdt>
              <w:sdtPr>
                <w:alias w:val="dss2-AdditionalKeyInfoType.crl"/>
                <w:tag w:val="dss2-AdditionalKeyInfoType.-jsonComment.X509CRL"/>
                <w:id w:val="-1437591511"/>
                <w:showingPlcHdr/>
              </w:sdtPr>
              <w:sdtContent>
                <w:customXmlInsRangeEnd w:id="7618"/>
                <w:ins w:id="7619" w:author="Andreas Kuehne" w:date="2019-05-31T12:40:00Z">
                  <w:r>
                    <w:rPr>
                      <w:color w:val="19D131"/>
                    </w:rPr>
                    <w:t>[]</w:t>
                  </w:r>
                </w:ins>
                <w:customXmlInsRangeStart w:id="7620" w:author="Andreas Kuehne" w:date="2019-05-31T12:40:00Z"/>
              </w:sdtContent>
            </w:sdt>
            <w:customXmlInsRangeEnd w:id="7620"/>
          </w:p>
        </w:tc>
      </w:tr>
      <w:tr w:rsidR="00A71F46" w14:paraId="2ABB5ACA" w14:textId="77777777" w:rsidTr="00A71F46">
        <w:trPr>
          <w:ins w:id="76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8F800A" w14:textId="77777777" w:rsidR="00A71F46" w:rsidRPr="002062A5" w:rsidRDefault="00A71F46" w:rsidP="00A71F46">
            <w:pPr>
              <w:pStyle w:val="Beschriftung"/>
              <w:rPr>
                <w:ins w:id="7622" w:author="Andreas Kuehne" w:date="2019-05-31T12:40:00Z"/>
                <w:rStyle w:val="Datatype"/>
                <w:b w:val="0"/>
                <w:bCs w:val="0"/>
              </w:rPr>
            </w:pPr>
            <w:ins w:id="7623" w:author="Andreas Kuehne" w:date="2019-05-31T12:40:00Z">
              <w:r w:rsidRPr="002062A5">
                <w:rPr>
                  <w:rStyle w:val="Datatype"/>
                </w:rPr>
                <w:t>OCSPResponse</w:t>
              </w:r>
            </w:ins>
          </w:p>
        </w:tc>
        <w:tc>
          <w:tcPr>
            <w:tcW w:w="4675" w:type="dxa"/>
          </w:tcPr>
          <w:p w14:paraId="342FFB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24" w:author="Andreas Kuehne" w:date="2019-05-31T12:40:00Z"/>
                <w:rStyle w:val="Datatype"/>
              </w:rPr>
            </w:pPr>
            <w:ins w:id="7625" w:author="Andreas Kuehne" w:date="2019-05-31T12:40:00Z">
              <w:r w:rsidRPr="002062A5">
                <w:rPr>
                  <w:rStyle w:val="Datatype"/>
                </w:rPr>
                <w:t>ocsp</w:t>
              </w:r>
            </w:ins>
          </w:p>
        </w:tc>
        <w:tc>
          <w:tcPr>
            <w:tcW w:w="4675" w:type="dxa"/>
          </w:tcPr>
          <w:p w14:paraId="2FC16E9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626" w:author="Andreas Kuehne" w:date="2019-05-31T12:40:00Z"/>
              </w:rPr>
            </w:pPr>
            <w:customXmlInsRangeStart w:id="7627" w:author="Andreas Kuehne" w:date="2019-05-31T12:40:00Z"/>
            <w:sdt>
              <w:sdtPr>
                <w:alias w:val="dss2-AdditionalKeyInfoType.ocsp"/>
                <w:tag w:val="dss2-AdditionalKeyInfoType.-jsonComment.OCSPResponse"/>
                <w:id w:val="403964584"/>
                <w:showingPlcHdr/>
              </w:sdtPr>
              <w:sdtContent>
                <w:customXmlInsRangeEnd w:id="7627"/>
                <w:ins w:id="7628" w:author="Andreas Kuehne" w:date="2019-05-31T12:40:00Z">
                  <w:r>
                    <w:rPr>
                      <w:color w:val="19D131"/>
                    </w:rPr>
                    <w:t>[]</w:t>
                  </w:r>
                </w:ins>
                <w:customXmlInsRangeStart w:id="7629" w:author="Andreas Kuehne" w:date="2019-05-31T12:40:00Z"/>
              </w:sdtContent>
            </w:sdt>
            <w:customXmlInsRangeEnd w:id="7629"/>
          </w:p>
        </w:tc>
      </w:tr>
      <w:tr w:rsidR="00A71F46" w14:paraId="6C739A69" w14:textId="77777777" w:rsidTr="00A71F46">
        <w:trPr>
          <w:ins w:id="76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96AE01" w14:textId="77777777" w:rsidR="00A71F46" w:rsidRPr="002062A5" w:rsidRDefault="00A71F46" w:rsidP="00A71F46">
            <w:pPr>
              <w:pStyle w:val="Beschriftung"/>
              <w:rPr>
                <w:ins w:id="7631" w:author="Andreas Kuehne" w:date="2019-05-31T12:40:00Z"/>
                <w:rStyle w:val="Datatype"/>
                <w:b w:val="0"/>
                <w:bCs w:val="0"/>
              </w:rPr>
            </w:pPr>
            <w:ins w:id="7632" w:author="Andreas Kuehne" w:date="2019-05-31T12:40:00Z">
              <w:r w:rsidRPr="002062A5">
                <w:rPr>
                  <w:rStyle w:val="Datatype"/>
                </w:rPr>
                <w:lastRenderedPageBreak/>
                <w:t>PoE</w:t>
              </w:r>
            </w:ins>
          </w:p>
        </w:tc>
        <w:tc>
          <w:tcPr>
            <w:tcW w:w="4675" w:type="dxa"/>
          </w:tcPr>
          <w:p w14:paraId="5F9E462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33" w:author="Andreas Kuehne" w:date="2019-05-31T12:40:00Z"/>
                <w:rStyle w:val="Datatype"/>
              </w:rPr>
            </w:pPr>
            <w:ins w:id="7634" w:author="Andreas Kuehne" w:date="2019-05-31T12:40:00Z">
              <w:r w:rsidRPr="002062A5">
                <w:rPr>
                  <w:rStyle w:val="Datatype"/>
                </w:rPr>
                <w:t>poe</w:t>
              </w:r>
            </w:ins>
          </w:p>
        </w:tc>
        <w:tc>
          <w:tcPr>
            <w:tcW w:w="4675" w:type="dxa"/>
          </w:tcPr>
          <w:p w14:paraId="55F67F0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635" w:author="Andreas Kuehne" w:date="2019-05-31T12:40:00Z"/>
              </w:rPr>
            </w:pPr>
            <w:customXmlInsRangeStart w:id="7636" w:author="Andreas Kuehne" w:date="2019-05-31T12:40:00Z"/>
            <w:sdt>
              <w:sdtPr>
                <w:alias w:val="dss2-AdditionalKeyInfoType.poe"/>
                <w:tag w:val="dss2-AdditionalKeyInfoType.-jsonComment.PoE"/>
                <w:id w:val="970169684"/>
                <w:showingPlcHdr/>
              </w:sdtPr>
              <w:sdtContent>
                <w:customXmlInsRangeEnd w:id="7636"/>
                <w:ins w:id="7637" w:author="Andreas Kuehne" w:date="2019-05-31T12:40:00Z">
                  <w:r>
                    <w:rPr>
                      <w:color w:val="19D131"/>
                    </w:rPr>
                    <w:t>[]</w:t>
                  </w:r>
                </w:ins>
                <w:customXmlInsRangeStart w:id="7638" w:author="Andreas Kuehne" w:date="2019-05-31T12:40:00Z"/>
              </w:sdtContent>
            </w:sdt>
            <w:customXmlInsRangeEnd w:id="7638"/>
          </w:p>
        </w:tc>
      </w:tr>
    </w:tbl>
    <w:p w14:paraId="29F7A5CF" w14:textId="77777777" w:rsidR="00A71F46" w:rsidRPr="0202B381" w:rsidRDefault="00A71F46" w:rsidP="00A71F46">
      <w:pPr>
        <w:rPr>
          <w:ins w:id="7639" w:author="Andreas Kuehne" w:date="2019-05-31T12:40:00Z"/>
        </w:rPr>
      </w:pPr>
      <w:ins w:id="7640"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CA0ACD3" w14:textId="77777777" w:rsidR="00A71F46" w:rsidRDefault="00A71F46" w:rsidP="00A71F46">
      <w:pPr>
        <w:pStyle w:val="Code"/>
        <w:spacing w:line="259" w:lineRule="auto"/>
        <w:rPr>
          <w:ins w:id="7641" w:author="Andreas Kuehne" w:date="2019-05-31T12:40:00Z"/>
        </w:rPr>
      </w:pPr>
      <w:ins w:id="7642" w:author="Andreas Kuehne" w:date="2019-05-31T12:40:00Z">
        <w:r>
          <w:rPr>
            <w:color w:val="31849B" w:themeColor="accent5" w:themeShade="BF"/>
          </w:rPr>
          <w:t>"dss2-AdditionalKeyInfoType"</w:t>
        </w:r>
        <w:r>
          <w:t>: {</w:t>
        </w:r>
      </w:ins>
    </w:p>
    <w:p w14:paraId="5B12DE16" w14:textId="77777777" w:rsidR="00A71F46" w:rsidRDefault="00A71F46" w:rsidP="00A71F46">
      <w:pPr>
        <w:pStyle w:val="Code"/>
        <w:spacing w:line="259" w:lineRule="auto"/>
        <w:rPr>
          <w:ins w:id="7643" w:author="Andreas Kuehne" w:date="2019-05-31T12:40:00Z"/>
        </w:rPr>
      </w:pPr>
      <w:ins w:id="7644" w:author="Andreas Kuehne" w:date="2019-05-31T12:40:00Z">
        <w:r>
          <w:rPr>
            <w:color w:val="31849B" w:themeColor="accent5" w:themeShade="BF"/>
          </w:rPr>
          <w:t xml:space="preserve">  "type"</w:t>
        </w:r>
        <w:r>
          <w:t xml:space="preserve">: </w:t>
        </w:r>
        <w:r>
          <w:rPr>
            <w:color w:val="244061" w:themeColor="accent1" w:themeShade="80"/>
          </w:rPr>
          <w:t>"object",</w:t>
        </w:r>
      </w:ins>
    </w:p>
    <w:p w14:paraId="7DDEDE1C" w14:textId="77777777" w:rsidR="00A71F46" w:rsidRDefault="00A71F46" w:rsidP="00A71F46">
      <w:pPr>
        <w:pStyle w:val="Code"/>
        <w:spacing w:line="259" w:lineRule="auto"/>
        <w:rPr>
          <w:ins w:id="7645" w:author="Andreas Kuehne" w:date="2019-05-31T12:40:00Z"/>
        </w:rPr>
      </w:pPr>
      <w:ins w:id="7646" w:author="Andreas Kuehne" w:date="2019-05-31T12:40:00Z">
        <w:r>
          <w:rPr>
            <w:color w:val="31849B" w:themeColor="accent5" w:themeShade="BF"/>
          </w:rPr>
          <w:t xml:space="preserve">  "properties"</w:t>
        </w:r>
        <w:r>
          <w:t>: {</w:t>
        </w:r>
      </w:ins>
    </w:p>
    <w:p w14:paraId="69FBDC7E" w14:textId="77777777" w:rsidR="00A71F46" w:rsidRDefault="00A71F46" w:rsidP="00A71F46">
      <w:pPr>
        <w:pStyle w:val="Code"/>
        <w:spacing w:line="259" w:lineRule="auto"/>
        <w:rPr>
          <w:ins w:id="7647" w:author="Andreas Kuehne" w:date="2019-05-31T12:40:00Z"/>
        </w:rPr>
      </w:pPr>
      <w:ins w:id="7648" w:author="Andreas Kuehne" w:date="2019-05-31T12:40:00Z">
        <w:r>
          <w:rPr>
            <w:color w:val="31849B" w:themeColor="accent5" w:themeShade="BF"/>
          </w:rPr>
          <w:t xml:space="preserve">    "ocspresponse"</w:t>
        </w:r>
        <w:r>
          <w:t>: {</w:t>
        </w:r>
      </w:ins>
    </w:p>
    <w:p w14:paraId="7E46C595" w14:textId="77777777" w:rsidR="00A71F46" w:rsidRDefault="00A71F46" w:rsidP="00A71F46">
      <w:pPr>
        <w:pStyle w:val="Code"/>
        <w:spacing w:line="259" w:lineRule="auto"/>
        <w:rPr>
          <w:ins w:id="7649" w:author="Andreas Kuehne" w:date="2019-05-31T12:40:00Z"/>
        </w:rPr>
      </w:pPr>
      <w:ins w:id="7650"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C16CFF9" w14:textId="77777777" w:rsidR="00A71F46" w:rsidRDefault="00A71F46" w:rsidP="00A71F46">
      <w:pPr>
        <w:pStyle w:val="Code"/>
        <w:spacing w:line="259" w:lineRule="auto"/>
        <w:rPr>
          <w:ins w:id="7651" w:author="Andreas Kuehne" w:date="2019-05-31T12:40:00Z"/>
        </w:rPr>
      </w:pPr>
      <w:ins w:id="7652" w:author="Andreas Kuehne" w:date="2019-05-31T12:40:00Z">
        <w:r>
          <w:t xml:space="preserve">    },</w:t>
        </w:r>
      </w:ins>
    </w:p>
    <w:p w14:paraId="12358490" w14:textId="77777777" w:rsidR="00A71F46" w:rsidRDefault="00A71F46" w:rsidP="00A71F46">
      <w:pPr>
        <w:pStyle w:val="Code"/>
        <w:spacing w:line="259" w:lineRule="auto"/>
        <w:rPr>
          <w:ins w:id="7653" w:author="Andreas Kuehne" w:date="2019-05-31T12:40:00Z"/>
        </w:rPr>
      </w:pPr>
      <w:ins w:id="7654" w:author="Andreas Kuehne" w:date="2019-05-31T12:40:00Z">
        <w:r>
          <w:rPr>
            <w:color w:val="31849B" w:themeColor="accent5" w:themeShade="BF"/>
          </w:rPr>
          <w:t xml:space="preserve">    "x509Digest"</w:t>
        </w:r>
        <w:r>
          <w:t>: {</w:t>
        </w:r>
      </w:ins>
    </w:p>
    <w:p w14:paraId="2A2B3A97" w14:textId="77777777" w:rsidR="00A71F46" w:rsidRDefault="00A71F46" w:rsidP="00A71F46">
      <w:pPr>
        <w:pStyle w:val="Code"/>
        <w:spacing w:line="259" w:lineRule="auto"/>
        <w:rPr>
          <w:ins w:id="7655" w:author="Andreas Kuehne" w:date="2019-05-31T12:40:00Z"/>
        </w:rPr>
      </w:pPr>
      <w:ins w:id="7656"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5773881F" w14:textId="77777777" w:rsidR="00A71F46" w:rsidRDefault="00A71F46" w:rsidP="00A71F46">
      <w:pPr>
        <w:pStyle w:val="Code"/>
        <w:spacing w:line="259" w:lineRule="auto"/>
        <w:rPr>
          <w:ins w:id="7657" w:author="Andreas Kuehne" w:date="2019-05-31T12:40:00Z"/>
        </w:rPr>
      </w:pPr>
      <w:ins w:id="7658" w:author="Andreas Kuehne" w:date="2019-05-31T12:40:00Z">
        <w:r>
          <w:t xml:space="preserve">    },</w:t>
        </w:r>
      </w:ins>
    </w:p>
    <w:p w14:paraId="063A023B" w14:textId="77777777" w:rsidR="00A71F46" w:rsidRDefault="00A71F46" w:rsidP="00A71F46">
      <w:pPr>
        <w:pStyle w:val="Code"/>
        <w:spacing w:line="259" w:lineRule="auto"/>
        <w:rPr>
          <w:ins w:id="7659" w:author="Andreas Kuehne" w:date="2019-05-31T12:40:00Z"/>
        </w:rPr>
      </w:pPr>
      <w:ins w:id="7660" w:author="Andreas Kuehne" w:date="2019-05-31T12:40:00Z">
        <w:r>
          <w:rPr>
            <w:color w:val="31849B" w:themeColor="accent5" w:themeShade="BF"/>
          </w:rPr>
          <w:t xml:space="preserve">    "sub"</w:t>
        </w:r>
        <w:r>
          <w:t>: {</w:t>
        </w:r>
      </w:ins>
    </w:p>
    <w:p w14:paraId="7A74334C" w14:textId="77777777" w:rsidR="00A71F46" w:rsidRDefault="00A71F46" w:rsidP="00A71F46">
      <w:pPr>
        <w:pStyle w:val="Code"/>
        <w:spacing w:line="259" w:lineRule="auto"/>
        <w:rPr>
          <w:ins w:id="7661" w:author="Andreas Kuehne" w:date="2019-05-31T12:40:00Z"/>
        </w:rPr>
      </w:pPr>
      <w:ins w:id="7662" w:author="Andreas Kuehne" w:date="2019-05-31T12:40:00Z">
        <w:r>
          <w:rPr>
            <w:color w:val="31849B" w:themeColor="accent5" w:themeShade="BF"/>
          </w:rPr>
          <w:t xml:space="preserve">      "type"</w:t>
        </w:r>
        <w:r>
          <w:t xml:space="preserve">: </w:t>
        </w:r>
        <w:r>
          <w:rPr>
            <w:color w:val="244061" w:themeColor="accent1" w:themeShade="80"/>
          </w:rPr>
          <w:t>"string"</w:t>
        </w:r>
      </w:ins>
    </w:p>
    <w:p w14:paraId="56E0EEB5" w14:textId="77777777" w:rsidR="00A71F46" w:rsidRDefault="00A71F46" w:rsidP="00A71F46">
      <w:pPr>
        <w:pStyle w:val="Code"/>
        <w:spacing w:line="259" w:lineRule="auto"/>
        <w:rPr>
          <w:ins w:id="7663" w:author="Andreas Kuehne" w:date="2019-05-31T12:40:00Z"/>
        </w:rPr>
      </w:pPr>
      <w:ins w:id="7664" w:author="Andreas Kuehne" w:date="2019-05-31T12:40:00Z">
        <w:r>
          <w:t xml:space="preserve">    },</w:t>
        </w:r>
      </w:ins>
    </w:p>
    <w:p w14:paraId="0E327896" w14:textId="77777777" w:rsidR="00A71F46" w:rsidRDefault="00A71F46" w:rsidP="00A71F46">
      <w:pPr>
        <w:pStyle w:val="Code"/>
        <w:spacing w:line="259" w:lineRule="auto"/>
        <w:rPr>
          <w:ins w:id="7665" w:author="Andreas Kuehne" w:date="2019-05-31T12:40:00Z"/>
        </w:rPr>
      </w:pPr>
      <w:ins w:id="7666" w:author="Andreas Kuehne" w:date="2019-05-31T12:40:00Z">
        <w:r>
          <w:rPr>
            <w:color w:val="31849B" w:themeColor="accent5" w:themeShade="BF"/>
          </w:rPr>
          <w:t xml:space="preserve">    "ski"</w:t>
        </w:r>
        <w:r>
          <w:t>: {</w:t>
        </w:r>
      </w:ins>
    </w:p>
    <w:p w14:paraId="4148DC5F" w14:textId="77777777" w:rsidR="00A71F46" w:rsidRDefault="00A71F46" w:rsidP="00A71F46">
      <w:pPr>
        <w:pStyle w:val="Code"/>
        <w:spacing w:line="259" w:lineRule="auto"/>
        <w:rPr>
          <w:ins w:id="7667" w:author="Andreas Kuehne" w:date="2019-05-31T12:40:00Z"/>
        </w:rPr>
      </w:pPr>
      <w:ins w:id="7668" w:author="Andreas Kuehne" w:date="2019-05-31T12:40:00Z">
        <w:r>
          <w:rPr>
            <w:color w:val="31849B" w:themeColor="accent5" w:themeShade="BF"/>
          </w:rPr>
          <w:t xml:space="preserve">      "type"</w:t>
        </w:r>
        <w:r>
          <w:t xml:space="preserve">: </w:t>
        </w:r>
        <w:r>
          <w:rPr>
            <w:color w:val="244061" w:themeColor="accent1" w:themeShade="80"/>
          </w:rPr>
          <w:t>"string"</w:t>
        </w:r>
      </w:ins>
    </w:p>
    <w:p w14:paraId="233B0619" w14:textId="77777777" w:rsidR="00A71F46" w:rsidRDefault="00A71F46" w:rsidP="00A71F46">
      <w:pPr>
        <w:pStyle w:val="Code"/>
        <w:spacing w:line="259" w:lineRule="auto"/>
        <w:rPr>
          <w:ins w:id="7669" w:author="Andreas Kuehne" w:date="2019-05-31T12:40:00Z"/>
        </w:rPr>
      </w:pPr>
      <w:ins w:id="7670" w:author="Andreas Kuehne" w:date="2019-05-31T12:40:00Z">
        <w:r>
          <w:t xml:space="preserve">    },</w:t>
        </w:r>
      </w:ins>
    </w:p>
    <w:p w14:paraId="2A65C1E7" w14:textId="77777777" w:rsidR="00A71F46" w:rsidRDefault="00A71F46" w:rsidP="00A71F46">
      <w:pPr>
        <w:pStyle w:val="Code"/>
        <w:spacing w:line="259" w:lineRule="auto"/>
        <w:rPr>
          <w:ins w:id="7671" w:author="Andreas Kuehne" w:date="2019-05-31T12:40:00Z"/>
        </w:rPr>
      </w:pPr>
      <w:ins w:id="7672" w:author="Andreas Kuehne" w:date="2019-05-31T12:40:00Z">
        <w:r>
          <w:rPr>
            <w:color w:val="31849B" w:themeColor="accent5" w:themeShade="BF"/>
          </w:rPr>
          <w:t xml:space="preserve">    "cert"</w:t>
        </w:r>
        <w:r>
          <w:t>: {</w:t>
        </w:r>
      </w:ins>
    </w:p>
    <w:p w14:paraId="1CCC8613" w14:textId="77777777" w:rsidR="00A71F46" w:rsidRDefault="00A71F46" w:rsidP="00A71F46">
      <w:pPr>
        <w:pStyle w:val="Code"/>
        <w:spacing w:line="259" w:lineRule="auto"/>
        <w:rPr>
          <w:ins w:id="7673" w:author="Andreas Kuehne" w:date="2019-05-31T12:40:00Z"/>
        </w:rPr>
      </w:pPr>
      <w:ins w:id="7674"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6D40417E" w14:textId="77777777" w:rsidR="00A71F46" w:rsidRDefault="00A71F46" w:rsidP="00A71F46">
      <w:pPr>
        <w:pStyle w:val="Code"/>
        <w:spacing w:line="259" w:lineRule="auto"/>
        <w:rPr>
          <w:ins w:id="7675" w:author="Andreas Kuehne" w:date="2019-05-31T12:40:00Z"/>
        </w:rPr>
      </w:pPr>
      <w:ins w:id="7676" w:author="Andreas Kuehne" w:date="2019-05-31T12:40:00Z">
        <w:r>
          <w:t xml:space="preserve">    },</w:t>
        </w:r>
      </w:ins>
    </w:p>
    <w:p w14:paraId="551D80A0" w14:textId="77777777" w:rsidR="00A71F46" w:rsidRDefault="00A71F46" w:rsidP="00A71F46">
      <w:pPr>
        <w:pStyle w:val="Code"/>
        <w:spacing w:line="259" w:lineRule="auto"/>
        <w:rPr>
          <w:ins w:id="7677" w:author="Andreas Kuehne" w:date="2019-05-31T12:40:00Z"/>
        </w:rPr>
      </w:pPr>
      <w:ins w:id="7678" w:author="Andreas Kuehne" w:date="2019-05-31T12:40:00Z">
        <w:r>
          <w:rPr>
            <w:color w:val="31849B" w:themeColor="accent5" w:themeShade="BF"/>
          </w:rPr>
          <w:t xml:space="preserve">    "name"</w:t>
        </w:r>
        <w:r>
          <w:t>: {</w:t>
        </w:r>
      </w:ins>
    </w:p>
    <w:p w14:paraId="67DC4BB8" w14:textId="77777777" w:rsidR="00A71F46" w:rsidRDefault="00A71F46" w:rsidP="00A71F46">
      <w:pPr>
        <w:pStyle w:val="Code"/>
        <w:spacing w:line="259" w:lineRule="auto"/>
        <w:rPr>
          <w:ins w:id="7679" w:author="Andreas Kuehne" w:date="2019-05-31T12:40:00Z"/>
        </w:rPr>
      </w:pPr>
      <w:ins w:id="7680" w:author="Andreas Kuehne" w:date="2019-05-31T12:40:00Z">
        <w:r>
          <w:rPr>
            <w:color w:val="31849B" w:themeColor="accent5" w:themeShade="BF"/>
          </w:rPr>
          <w:t xml:space="preserve">      "type"</w:t>
        </w:r>
        <w:r>
          <w:t xml:space="preserve">: </w:t>
        </w:r>
        <w:r>
          <w:rPr>
            <w:color w:val="244061" w:themeColor="accent1" w:themeShade="80"/>
          </w:rPr>
          <w:t>"string"</w:t>
        </w:r>
      </w:ins>
    </w:p>
    <w:p w14:paraId="0951CAA2" w14:textId="77777777" w:rsidR="00A71F46" w:rsidRDefault="00A71F46" w:rsidP="00A71F46">
      <w:pPr>
        <w:pStyle w:val="Code"/>
        <w:spacing w:line="259" w:lineRule="auto"/>
        <w:rPr>
          <w:ins w:id="7681" w:author="Andreas Kuehne" w:date="2019-05-31T12:40:00Z"/>
        </w:rPr>
      </w:pPr>
      <w:ins w:id="7682" w:author="Andreas Kuehne" w:date="2019-05-31T12:40:00Z">
        <w:r>
          <w:t xml:space="preserve">    },</w:t>
        </w:r>
      </w:ins>
    </w:p>
    <w:p w14:paraId="21D754D6" w14:textId="77777777" w:rsidR="00A71F46" w:rsidRDefault="00A71F46" w:rsidP="00A71F46">
      <w:pPr>
        <w:pStyle w:val="Code"/>
        <w:spacing w:line="259" w:lineRule="auto"/>
        <w:rPr>
          <w:ins w:id="7683" w:author="Andreas Kuehne" w:date="2019-05-31T12:40:00Z"/>
        </w:rPr>
      </w:pPr>
      <w:ins w:id="7684" w:author="Andreas Kuehne" w:date="2019-05-31T12:40:00Z">
        <w:r>
          <w:rPr>
            <w:color w:val="31849B" w:themeColor="accent5" w:themeShade="BF"/>
          </w:rPr>
          <w:t xml:space="preserve">    "crl"</w:t>
        </w:r>
        <w:r>
          <w:t>: {</w:t>
        </w:r>
      </w:ins>
    </w:p>
    <w:p w14:paraId="5CDE611E" w14:textId="77777777" w:rsidR="00A71F46" w:rsidRDefault="00A71F46" w:rsidP="00A71F46">
      <w:pPr>
        <w:pStyle w:val="Code"/>
        <w:spacing w:line="259" w:lineRule="auto"/>
        <w:rPr>
          <w:ins w:id="7685" w:author="Andreas Kuehne" w:date="2019-05-31T12:40:00Z"/>
        </w:rPr>
      </w:pPr>
      <w:ins w:id="7686"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5A40B1C2" w14:textId="77777777" w:rsidR="00A71F46" w:rsidRDefault="00A71F46" w:rsidP="00A71F46">
      <w:pPr>
        <w:pStyle w:val="Code"/>
        <w:spacing w:line="259" w:lineRule="auto"/>
        <w:rPr>
          <w:ins w:id="7687" w:author="Andreas Kuehne" w:date="2019-05-31T12:40:00Z"/>
        </w:rPr>
      </w:pPr>
      <w:ins w:id="7688" w:author="Andreas Kuehne" w:date="2019-05-31T12:40:00Z">
        <w:r>
          <w:t xml:space="preserve">    },</w:t>
        </w:r>
      </w:ins>
    </w:p>
    <w:p w14:paraId="7EF054F6" w14:textId="77777777" w:rsidR="00A71F46" w:rsidRDefault="00A71F46" w:rsidP="00A71F46">
      <w:pPr>
        <w:pStyle w:val="Code"/>
        <w:spacing w:line="259" w:lineRule="auto"/>
        <w:rPr>
          <w:ins w:id="7689" w:author="Andreas Kuehne" w:date="2019-05-31T12:40:00Z"/>
        </w:rPr>
      </w:pPr>
      <w:ins w:id="7690" w:author="Andreas Kuehne" w:date="2019-05-31T12:40:00Z">
        <w:r>
          <w:rPr>
            <w:color w:val="31849B" w:themeColor="accent5" w:themeShade="BF"/>
          </w:rPr>
          <w:t xml:space="preserve">    "ocsp"</w:t>
        </w:r>
        <w:r>
          <w:t>: {</w:t>
        </w:r>
      </w:ins>
    </w:p>
    <w:p w14:paraId="64F85A60" w14:textId="77777777" w:rsidR="00A71F46" w:rsidRDefault="00A71F46" w:rsidP="00A71F46">
      <w:pPr>
        <w:pStyle w:val="Code"/>
        <w:spacing w:line="259" w:lineRule="auto"/>
        <w:rPr>
          <w:ins w:id="7691" w:author="Andreas Kuehne" w:date="2019-05-31T12:40:00Z"/>
        </w:rPr>
      </w:pPr>
      <w:ins w:id="7692"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6AFFC34" w14:textId="77777777" w:rsidR="00A71F46" w:rsidRDefault="00A71F46" w:rsidP="00A71F46">
      <w:pPr>
        <w:pStyle w:val="Code"/>
        <w:spacing w:line="259" w:lineRule="auto"/>
        <w:rPr>
          <w:ins w:id="7693" w:author="Andreas Kuehne" w:date="2019-05-31T12:40:00Z"/>
        </w:rPr>
      </w:pPr>
      <w:ins w:id="7694" w:author="Andreas Kuehne" w:date="2019-05-31T12:40:00Z">
        <w:r>
          <w:t xml:space="preserve">    },</w:t>
        </w:r>
      </w:ins>
    </w:p>
    <w:p w14:paraId="486B1CE0" w14:textId="77777777" w:rsidR="00A71F46" w:rsidRDefault="00A71F46" w:rsidP="00A71F46">
      <w:pPr>
        <w:pStyle w:val="Code"/>
        <w:spacing w:line="259" w:lineRule="auto"/>
        <w:rPr>
          <w:ins w:id="7695" w:author="Andreas Kuehne" w:date="2019-05-31T12:40:00Z"/>
        </w:rPr>
      </w:pPr>
      <w:ins w:id="7696" w:author="Andreas Kuehne" w:date="2019-05-31T12:40:00Z">
        <w:r>
          <w:rPr>
            <w:color w:val="31849B" w:themeColor="accent5" w:themeShade="BF"/>
          </w:rPr>
          <w:t xml:space="preserve">    "poe"</w:t>
        </w:r>
        <w:r>
          <w:t>: {</w:t>
        </w:r>
      </w:ins>
    </w:p>
    <w:p w14:paraId="503F89E0" w14:textId="77777777" w:rsidR="00A71F46" w:rsidRDefault="00A71F46" w:rsidP="00A71F46">
      <w:pPr>
        <w:pStyle w:val="Code"/>
        <w:spacing w:line="259" w:lineRule="auto"/>
        <w:rPr>
          <w:ins w:id="7697" w:author="Andreas Kuehne" w:date="2019-05-31T12:40:00Z"/>
        </w:rPr>
      </w:pPr>
      <w:ins w:id="7698"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309941AC" w14:textId="77777777" w:rsidR="00A71F46" w:rsidRDefault="00A71F46" w:rsidP="00A71F46">
      <w:pPr>
        <w:pStyle w:val="Code"/>
        <w:spacing w:line="259" w:lineRule="auto"/>
        <w:rPr>
          <w:ins w:id="7699" w:author="Andreas Kuehne" w:date="2019-05-31T12:40:00Z"/>
        </w:rPr>
      </w:pPr>
      <w:ins w:id="7700" w:author="Andreas Kuehne" w:date="2019-05-31T12:40:00Z">
        <w:r>
          <w:t xml:space="preserve">    }</w:t>
        </w:r>
      </w:ins>
    </w:p>
    <w:p w14:paraId="02794186" w14:textId="77777777" w:rsidR="00A71F46" w:rsidRDefault="00A71F46" w:rsidP="00A71F46">
      <w:pPr>
        <w:pStyle w:val="Code"/>
        <w:spacing w:line="259" w:lineRule="auto"/>
        <w:rPr>
          <w:ins w:id="7701" w:author="Andreas Kuehne" w:date="2019-05-31T12:40:00Z"/>
        </w:rPr>
      </w:pPr>
      <w:ins w:id="7702" w:author="Andreas Kuehne" w:date="2019-05-31T12:40:00Z">
        <w:r>
          <w:t xml:space="preserve">  },</w:t>
        </w:r>
      </w:ins>
    </w:p>
    <w:p w14:paraId="00D36396" w14:textId="77777777" w:rsidR="00A71F46" w:rsidRDefault="00A71F46" w:rsidP="00A71F46">
      <w:pPr>
        <w:pStyle w:val="Code"/>
        <w:spacing w:line="259" w:lineRule="auto"/>
        <w:rPr>
          <w:ins w:id="7703" w:author="Andreas Kuehne" w:date="2019-05-31T12:40:00Z"/>
        </w:rPr>
      </w:pPr>
      <w:ins w:id="7704" w:author="Andreas Kuehne" w:date="2019-05-31T12:40:00Z">
        <w:r>
          <w:rPr>
            <w:color w:val="31849B" w:themeColor="accent5" w:themeShade="BF"/>
          </w:rPr>
          <w:t xml:space="preserve">  "minProperties"</w:t>
        </w:r>
        <w:r>
          <w:t xml:space="preserve">: </w:t>
        </w:r>
        <w:r>
          <w:rPr>
            <w:color w:val="244061" w:themeColor="accent1" w:themeShade="80"/>
          </w:rPr>
          <w:t>1,</w:t>
        </w:r>
      </w:ins>
    </w:p>
    <w:p w14:paraId="48A023EC" w14:textId="77777777" w:rsidR="00A71F46" w:rsidRDefault="00A71F46" w:rsidP="00A71F46">
      <w:pPr>
        <w:pStyle w:val="Code"/>
        <w:spacing w:line="259" w:lineRule="auto"/>
        <w:rPr>
          <w:ins w:id="7705" w:author="Andreas Kuehne" w:date="2019-05-31T12:40:00Z"/>
        </w:rPr>
      </w:pPr>
      <w:ins w:id="7706" w:author="Andreas Kuehne" w:date="2019-05-31T12:40:00Z">
        <w:r>
          <w:rPr>
            <w:color w:val="31849B" w:themeColor="accent5" w:themeShade="BF"/>
          </w:rPr>
          <w:t xml:space="preserve">  "maxProperties"</w:t>
        </w:r>
        <w:r>
          <w:t xml:space="preserve">: </w:t>
        </w:r>
        <w:r>
          <w:rPr>
            <w:color w:val="244061" w:themeColor="accent1" w:themeShade="80"/>
          </w:rPr>
          <w:t>1</w:t>
        </w:r>
      </w:ins>
    </w:p>
    <w:p w14:paraId="428EE893" w14:textId="77777777" w:rsidR="00A71F46" w:rsidRDefault="00A71F46" w:rsidP="00A71F46">
      <w:pPr>
        <w:pStyle w:val="Code"/>
        <w:spacing w:line="259" w:lineRule="auto"/>
        <w:rPr>
          <w:ins w:id="7707" w:author="Andreas Kuehne" w:date="2019-05-31T12:40:00Z"/>
        </w:rPr>
      </w:pPr>
      <w:ins w:id="7708" w:author="Andreas Kuehne" w:date="2019-05-31T12:40:00Z">
        <w:r>
          <w:t>}</w:t>
        </w:r>
      </w:ins>
    </w:p>
    <w:p w14:paraId="7F7D1FF2" w14:textId="77777777" w:rsidR="00A71F46" w:rsidRDefault="00A71F46" w:rsidP="00A71F46">
      <w:pPr>
        <w:rPr>
          <w:ins w:id="7709" w:author="Andreas Kuehne" w:date="2019-05-31T12:40:00Z"/>
        </w:rPr>
      </w:pPr>
      <w:customXmlInsRangeStart w:id="7710" w:author="Andreas Kuehne" w:date="2019-05-31T12:40:00Z"/>
      <w:sdt>
        <w:sdtPr>
          <w:tag w:val="dss2-AdditionalKeyInfoType.-jsonSchema"/>
          <w:id w:val="195977738"/>
          <w:showingPlcHdr/>
        </w:sdtPr>
        <w:sdtContent>
          <w:customXmlInsRangeEnd w:id="7710"/>
          <w:ins w:id="7711" w:author="Andreas Kuehne" w:date="2019-05-31T12:40:00Z">
            <w:r>
              <w:rPr>
                <w:color w:val="19D131"/>
              </w:rPr>
              <w:t>[component AdditionalKeyInfo JSON schema details]</w:t>
            </w:r>
          </w:ins>
          <w:customXmlInsRangeStart w:id="7712" w:author="Andreas Kuehne" w:date="2019-05-31T12:40:00Z"/>
        </w:sdtContent>
      </w:sdt>
      <w:customXmlInsRangeEnd w:id="7712"/>
    </w:p>
    <w:p w14:paraId="7E3F913A" w14:textId="77777777" w:rsidR="00A71F46" w:rsidRDefault="00A71F46" w:rsidP="00A71F46">
      <w:pPr>
        <w:pStyle w:val="berschrift4"/>
        <w:numPr>
          <w:ilvl w:val="3"/>
          <w:numId w:val="3"/>
        </w:numPr>
        <w:rPr>
          <w:ins w:id="7713" w:author="Andreas Kuehne" w:date="2019-05-31T12:40:00Z"/>
        </w:rPr>
      </w:pPr>
      <w:ins w:id="7714" w:author="Andreas Kuehne" w:date="2019-05-31T12:40:00Z">
        <w:r>
          <w:t>AdditionalKeyInfo – XML Syntax</w:t>
        </w:r>
      </w:ins>
    </w:p>
    <w:p w14:paraId="67B36A42" w14:textId="77777777" w:rsidR="00A71F46" w:rsidRPr="5404FA76" w:rsidRDefault="00A71F46" w:rsidP="00A71F46">
      <w:pPr>
        <w:rPr>
          <w:ins w:id="7715" w:author="Andreas Kuehne" w:date="2019-05-31T12:40:00Z"/>
        </w:rPr>
      </w:pPr>
      <w:ins w:id="7716" w:author="Andreas Kuehne" w:date="2019-05-31T12:40:00Z">
        <w:r w:rsidRPr="0CCF9147">
          <w:t xml:space="preserve">The XML type </w:t>
        </w:r>
        <w:r w:rsidRPr="002062A5">
          <w:rPr>
            <w:rFonts w:ascii="Courier New" w:eastAsia="Courier New" w:hAnsi="Courier New" w:cs="Courier New"/>
          </w:rPr>
          <w:t>AdditionalKeyInfoType</w:t>
        </w:r>
        <w:r w:rsidRPr="0CCF9147">
          <w:t xml:space="preserve"> SHALL implement the requirements defined in the </w:t>
        </w:r>
        <w:r w:rsidRPr="002062A5">
          <w:rPr>
            <w:rFonts w:ascii="Courier New" w:eastAsia="Courier New" w:hAnsi="Courier New" w:cs="Courier New"/>
          </w:rPr>
          <w:t>AdditionalKeyInfo</w:t>
        </w:r>
        <w:r>
          <w:t xml:space="preserve"> </w:t>
        </w:r>
        <w:r w:rsidRPr="005A6FFD">
          <w:t>component.</w:t>
        </w:r>
      </w:ins>
    </w:p>
    <w:p w14:paraId="6900607B" w14:textId="77777777" w:rsidR="00A71F46" w:rsidRDefault="00A71F46" w:rsidP="00A71F46">
      <w:pPr>
        <w:rPr>
          <w:ins w:id="7717" w:author="Andreas Kuehne" w:date="2019-05-31T12:40:00Z"/>
        </w:rPr>
      </w:pPr>
      <w:ins w:id="7718" w:author="Andreas Kuehne" w:date="2019-05-31T12:40:00Z">
        <w:r w:rsidRPr="005A6FFD">
          <w:rPr>
            <w:rFonts w:eastAsia="Arial"/>
          </w:rPr>
          <w:t xml:space="preserve">The </w:t>
        </w:r>
        <w:r w:rsidRPr="002062A5">
          <w:rPr>
            <w:rFonts w:ascii="Courier New" w:eastAsia="Courier New" w:hAnsi="Courier New" w:cs="Courier New"/>
          </w:rPr>
          <w:t>AdditionalKeyInfoType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E824E36" w14:textId="77777777" w:rsidR="00A71F46" w:rsidRDefault="00A71F46" w:rsidP="00A71F46">
      <w:pPr>
        <w:pStyle w:val="Code"/>
        <w:rPr>
          <w:ins w:id="7719" w:author="Andreas Kuehne" w:date="2019-05-31T12:40:00Z"/>
        </w:rPr>
      </w:pPr>
      <w:ins w:id="772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AdditionalKeyInfoType</w:t>
        </w:r>
        <w:r>
          <w:rPr>
            <w:color w:val="943634" w:themeColor="accent2" w:themeShade="BF"/>
          </w:rPr>
          <w:t>"</w:t>
        </w:r>
        <w:r>
          <w:rPr>
            <w:color w:val="31849B" w:themeColor="accent5" w:themeShade="BF"/>
          </w:rPr>
          <w:t>&gt;</w:t>
        </w:r>
      </w:ins>
    </w:p>
    <w:p w14:paraId="77FF4D4C" w14:textId="77777777" w:rsidR="00A71F46" w:rsidRDefault="00A71F46" w:rsidP="00A71F46">
      <w:pPr>
        <w:pStyle w:val="Code"/>
        <w:rPr>
          <w:ins w:id="7721" w:author="Andreas Kuehne" w:date="2019-05-31T12:40:00Z"/>
        </w:rPr>
      </w:pPr>
      <w:ins w:id="7722" w:author="Andreas Kuehne" w:date="2019-05-31T12:40:00Z">
        <w:r>
          <w:rPr>
            <w:color w:val="31849B" w:themeColor="accent5" w:themeShade="BF"/>
          </w:rPr>
          <w:t xml:space="preserve">  &lt;xs:choice&gt;</w:t>
        </w:r>
      </w:ins>
    </w:p>
    <w:p w14:paraId="18455B17" w14:textId="77777777" w:rsidR="00A71F46" w:rsidRDefault="00A71F46" w:rsidP="00A71F46">
      <w:pPr>
        <w:pStyle w:val="Code"/>
        <w:rPr>
          <w:ins w:id="7723" w:author="Andreas Kuehne" w:date="2019-05-31T12:40:00Z"/>
        </w:rPr>
      </w:pPr>
      <w:ins w:id="772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7C44C36" w14:textId="77777777" w:rsidR="00A71F46" w:rsidRDefault="00A71F46" w:rsidP="00A71F46">
      <w:pPr>
        <w:pStyle w:val="Code"/>
        <w:rPr>
          <w:ins w:id="7725" w:author="Andreas Kuehne" w:date="2019-05-31T12:40:00Z"/>
        </w:rPr>
      </w:pPr>
      <w:ins w:id="772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0AC78B5" w14:textId="77777777" w:rsidR="00A71F46" w:rsidRDefault="00A71F46" w:rsidP="00A71F46">
      <w:pPr>
        <w:pStyle w:val="Code"/>
        <w:rPr>
          <w:ins w:id="7727" w:author="Andreas Kuehne" w:date="2019-05-31T12:40:00Z"/>
        </w:rPr>
      </w:pPr>
      <w:ins w:id="772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39F56FF" w14:textId="77777777" w:rsidR="00A71F46" w:rsidRDefault="00A71F46" w:rsidP="00A71F46">
      <w:pPr>
        <w:pStyle w:val="Code"/>
        <w:rPr>
          <w:ins w:id="7729" w:author="Andreas Kuehne" w:date="2019-05-31T12:40:00Z"/>
        </w:rPr>
      </w:pPr>
      <w:ins w:id="773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42D96B06" w14:textId="77777777" w:rsidR="00A71F46" w:rsidRDefault="00A71F46" w:rsidP="00A71F46">
      <w:pPr>
        <w:pStyle w:val="Code"/>
        <w:rPr>
          <w:ins w:id="7731" w:author="Andreas Kuehne" w:date="2019-05-31T12:40:00Z"/>
        </w:rPr>
      </w:pPr>
      <w:ins w:id="773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29EBAA42" w14:textId="77777777" w:rsidR="00A71F46" w:rsidRDefault="00A71F46" w:rsidP="00A71F46">
      <w:pPr>
        <w:pStyle w:val="Code"/>
        <w:rPr>
          <w:ins w:id="7733" w:author="Andreas Kuehne" w:date="2019-05-31T12:40:00Z"/>
        </w:rPr>
      </w:pPr>
      <w:ins w:id="77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X509CRL</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50EF8117" w14:textId="77777777" w:rsidR="00A71F46" w:rsidRDefault="00A71F46" w:rsidP="00A71F46">
      <w:pPr>
        <w:pStyle w:val="Code"/>
        <w:rPr>
          <w:ins w:id="7735" w:author="Andreas Kuehne" w:date="2019-05-31T12:40:00Z"/>
        </w:rPr>
      </w:pPr>
      <w:ins w:id="77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OCSPResponse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0F382467" w14:textId="77777777" w:rsidR="00A71F46" w:rsidRDefault="00A71F46" w:rsidP="00A71F46">
      <w:pPr>
        <w:pStyle w:val="Code"/>
        <w:rPr>
          <w:ins w:id="7737" w:author="Andreas Kuehne" w:date="2019-05-31T12:40:00Z"/>
        </w:rPr>
      </w:pPr>
      <w:ins w:id="77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PoE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77D93D1C" w14:textId="77777777" w:rsidR="00A71F46" w:rsidRDefault="00A71F46" w:rsidP="00A71F46">
      <w:pPr>
        <w:pStyle w:val="Code"/>
        <w:rPr>
          <w:ins w:id="7739" w:author="Andreas Kuehne" w:date="2019-05-31T12:40:00Z"/>
        </w:rPr>
      </w:pPr>
      <w:ins w:id="7740" w:author="Andreas Kuehne" w:date="2019-05-31T12:40:00Z">
        <w:r>
          <w:rPr>
            <w:color w:val="31849B" w:themeColor="accent5" w:themeShade="BF"/>
          </w:rPr>
          <w:t xml:space="preserve">  &lt;/xs:choice&gt;</w:t>
        </w:r>
      </w:ins>
    </w:p>
    <w:p w14:paraId="640A5621" w14:textId="77777777" w:rsidR="00A71F46" w:rsidRDefault="00A71F46" w:rsidP="00A71F46">
      <w:pPr>
        <w:pStyle w:val="Code"/>
        <w:rPr>
          <w:ins w:id="7741" w:author="Andreas Kuehne" w:date="2019-05-31T12:40:00Z"/>
        </w:rPr>
      </w:pPr>
      <w:ins w:id="7742" w:author="Andreas Kuehne" w:date="2019-05-31T12:40:00Z">
        <w:r>
          <w:rPr>
            <w:color w:val="31849B" w:themeColor="accent5" w:themeShade="BF"/>
          </w:rPr>
          <w:lastRenderedPageBreak/>
          <w:t>&lt;/xs:complexType&gt;</w:t>
        </w:r>
      </w:ins>
    </w:p>
    <w:p w14:paraId="7B970CAC" w14:textId="77777777" w:rsidR="00A71F46" w:rsidRDefault="00A71F46" w:rsidP="00A71F46">
      <w:pPr>
        <w:spacing w:line="259" w:lineRule="auto"/>
        <w:rPr>
          <w:ins w:id="7743" w:author="Andreas Kuehne" w:date="2019-05-31T12:40:00Z"/>
        </w:rPr>
      </w:pPr>
      <w:ins w:id="7744" w:author="Andreas Kuehne" w:date="2019-05-31T12:40:00Z">
        <w:r>
          <w:t>Each child element of</w:t>
        </w:r>
        <w:r w:rsidRPr="71C71F8C">
          <w:t xml:space="preserve"> </w:t>
        </w:r>
        <w:r w:rsidRPr="002062A5">
          <w:rPr>
            <w:rFonts w:ascii="Courier New" w:eastAsia="Courier New" w:hAnsi="Courier New" w:cs="Courier New"/>
          </w:rPr>
          <w:t>AdditionalKeyInfoType</w:t>
        </w:r>
        <w:r w:rsidRPr="71C71F8C">
          <w:t xml:space="preserve"> </w:t>
        </w:r>
        <w:r>
          <w:t xml:space="preserve">XML element SHALL implement in XML syntax the sub-component that has a name equal to its local name. </w:t>
        </w:r>
      </w:ins>
      <w:customXmlInsRangeStart w:id="7745" w:author="Andreas Kuehne" w:date="2019-05-31T12:40:00Z"/>
      <w:sdt>
        <w:sdtPr>
          <w:tag w:val="dss2-AdditionalKeyInfoType.-xmlSchema"/>
          <w:id w:val="1928761369"/>
          <w:showingPlcHdr/>
        </w:sdtPr>
        <w:sdtContent>
          <w:customXmlInsRangeEnd w:id="7745"/>
          <w:ins w:id="7746" w:author="Andreas Kuehne" w:date="2019-05-31T12:40:00Z">
            <w:r>
              <w:rPr>
                <w:color w:val="19D131"/>
              </w:rPr>
              <w:t>[component AdditionalKeyInfo XML schema details]</w:t>
            </w:r>
          </w:ins>
          <w:customXmlInsRangeStart w:id="7747" w:author="Andreas Kuehne" w:date="2019-05-31T12:40:00Z"/>
        </w:sdtContent>
      </w:sdt>
      <w:customXmlInsRangeEnd w:id="7747"/>
    </w:p>
    <w:p w14:paraId="6CCE16C5" w14:textId="77777777" w:rsidR="00A71F46" w:rsidRDefault="00A71F46" w:rsidP="00A71F46">
      <w:pPr>
        <w:pStyle w:val="berschrift3"/>
        <w:numPr>
          <w:ilvl w:val="2"/>
          <w:numId w:val="3"/>
        </w:numPr>
        <w:rPr>
          <w:ins w:id="7748" w:author="Andreas Kuehne" w:date="2019-05-31T12:40:00Z"/>
        </w:rPr>
      </w:pPr>
      <w:ins w:id="7749" w:author="Andreas Kuehne" w:date="2019-05-31T12:40:00Z">
        <w:r>
          <w:t>Component ProcessingDetails</w:t>
        </w:r>
      </w:ins>
    </w:p>
    <w:p w14:paraId="394C802C" w14:textId="77777777" w:rsidR="00A71F46" w:rsidRDefault="00A71F46" w:rsidP="00A71F46">
      <w:pPr>
        <w:rPr>
          <w:ins w:id="7750" w:author="Andreas Kuehne" w:date="2019-05-31T12:40:00Z"/>
        </w:rPr>
      </w:pPr>
      <w:customXmlInsRangeStart w:id="7751" w:author="Andreas Kuehne" w:date="2019-05-31T12:40:00Z"/>
      <w:sdt>
        <w:sdtPr>
          <w:tag w:val="dss2-ProcessingDetailsType.-normative"/>
          <w:id w:val="1715312368"/>
        </w:sdtPr>
        <w:sdtContent>
          <w:customXmlInsRangeEnd w:id="7751"/>
          <w:ins w:id="7752" w:author="Andreas Kuehne" w:date="2019-05-31T12:40:00Z">
            <w:r w:rsidRPr="003A06D0">
              <w:rPr>
                <w:color w:val="19D131"/>
                <w:lang w:val="en-GB"/>
              </w:rPr>
              <w:t xml:space="preserve">The </w:t>
            </w:r>
            <w:r w:rsidRPr="003A06D0">
              <w:rPr>
                <w:rFonts w:ascii="Courier New" w:eastAsia="Courier New" w:hAnsi="Courier New" w:cs="Courier New"/>
                <w:lang w:val="en-GB"/>
              </w:rPr>
              <w:t>ProcessingDetails</w:t>
            </w:r>
            <w:r w:rsidRPr="003A06D0">
              <w:rPr>
                <w:color w:val="19D131"/>
                <w:lang w:val="en-GB"/>
              </w:rPr>
              <w:t xml:space="preserve"> component elaborates on what signature verification steps succeeded or failed.</w:t>
            </w:r>
          </w:ins>
          <w:customXmlInsRangeStart w:id="7753" w:author="Andreas Kuehne" w:date="2019-05-31T12:40:00Z"/>
        </w:sdtContent>
      </w:sdt>
      <w:customXmlInsRangeEnd w:id="7753"/>
    </w:p>
    <w:p w14:paraId="46DDF485" w14:textId="77777777" w:rsidR="00A71F46" w:rsidRDefault="00A71F46" w:rsidP="00A71F46">
      <w:pPr>
        <w:rPr>
          <w:ins w:id="7754" w:author="Andreas Kuehne" w:date="2019-05-31T12:40:00Z"/>
        </w:rPr>
      </w:pPr>
      <w:ins w:id="7755" w:author="Andreas Kuehne" w:date="2019-05-31T12:40:00Z">
        <w:r>
          <w:t>Below follows a list of the sub-components that constitute this component:</w:t>
        </w:r>
      </w:ins>
    </w:p>
    <w:p w14:paraId="4BFA78AB" w14:textId="77777777" w:rsidR="00A71F46" w:rsidRDefault="00A71F46" w:rsidP="00A71F46">
      <w:pPr>
        <w:pStyle w:val="Member"/>
        <w:rPr>
          <w:ins w:id="7756" w:author="Andreas Kuehne" w:date="2019-05-31T12:40:00Z"/>
        </w:rPr>
      </w:pPr>
      <w:ins w:id="7757" w:author="Andreas Kuehne" w:date="2019-05-31T12:40:00Z">
        <w:r>
          <w:t xml:space="preserve">The OPTIONAL </w:t>
        </w:r>
        <w:r w:rsidRPr="35C1378D">
          <w:rPr>
            <w:rStyle w:val="Datatype"/>
          </w:rPr>
          <w:t>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ins>
      <w:customXmlInsRangeStart w:id="7758" w:author="Andreas Kuehne" w:date="2019-05-31T12:40:00Z"/>
      <w:sdt>
        <w:sdtPr>
          <w:alias w:val="dss2-ProcessingDetailsType.valid"/>
          <w:tag w:val="dss2-ProcessingDetailsType.ValidDetail"/>
          <w:id w:val="-936437397"/>
        </w:sdtPr>
        <w:sdtContent>
          <w:customXmlInsRangeEnd w:id="7758"/>
          <w:ins w:id="7759" w:author="Andreas Kuehne" w:date="2019-05-31T12:40:00Z">
            <w:r w:rsidRPr="003A06D0">
              <w:rPr>
                <w:color w:val="19D131"/>
                <w:lang w:val="en-GB"/>
              </w:rPr>
              <w:t xml:space="preserve">The </w:t>
            </w:r>
            <w:r w:rsidRPr="003A06D0">
              <w:rPr>
                <w:rStyle w:val="Datatype"/>
                <w:lang w:val="en-GB"/>
              </w:rPr>
              <w:t>ValidDetail</w:t>
            </w:r>
            <w:r w:rsidRPr="003A06D0">
              <w:rPr>
                <w:color w:val="19D131"/>
                <w:lang w:val="en-GB"/>
              </w:rPr>
              <w:t xml:space="preserve"> element holds verification details that were evaluated and found to be valid.</w:t>
            </w:r>
          </w:ins>
          <w:customXmlInsRangeStart w:id="7760" w:author="Andreas Kuehne" w:date="2019-05-31T12:40:00Z"/>
        </w:sdtContent>
      </w:sdt>
      <w:customXmlInsRangeEnd w:id="7760"/>
    </w:p>
    <w:p w14:paraId="62F4169B" w14:textId="77777777" w:rsidR="00A71F46" w:rsidRDefault="00A71F46" w:rsidP="00A71F46">
      <w:pPr>
        <w:pStyle w:val="Member"/>
        <w:rPr>
          <w:ins w:id="7761" w:author="Andreas Kuehne" w:date="2019-05-31T12:40:00Z"/>
        </w:rPr>
      </w:pPr>
      <w:ins w:id="7762" w:author="Andreas Kuehne" w:date="2019-05-31T12:40:00Z">
        <w:r>
          <w:t xml:space="preserve">The OPTIONAL </w:t>
        </w:r>
        <w:r w:rsidRPr="35C1378D">
          <w:rPr>
            <w:rStyle w:val="Datatype"/>
          </w:rPr>
          <w:t>IndeterminateDetail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ins>
      <w:customXmlInsRangeStart w:id="7763" w:author="Andreas Kuehne" w:date="2019-05-31T12:40:00Z"/>
      <w:sdt>
        <w:sdtPr>
          <w:alias w:val="dss2-ProcessingDetailsType.indeterminate"/>
          <w:tag w:val="dss2-ProcessingDetailsType.IndeterminateDetail"/>
          <w:id w:val="1645553548"/>
        </w:sdtPr>
        <w:sdtContent>
          <w:customXmlInsRangeEnd w:id="7763"/>
          <w:ins w:id="7764" w:author="Andreas Kuehne" w:date="2019-05-31T12:40:00Z">
            <w:r w:rsidRPr="003A06D0">
              <w:rPr>
                <w:color w:val="19D131"/>
                <w:lang w:val="en-GB"/>
              </w:rPr>
              <w:t xml:space="preserve">The </w:t>
            </w:r>
            <w:r w:rsidRPr="003A06D0">
              <w:rPr>
                <w:rStyle w:val="Datatype"/>
                <w:lang w:val="en-GB"/>
              </w:rPr>
              <w:t>IndeterminateDetail</w:t>
            </w:r>
            <w:r w:rsidRPr="003A06D0">
              <w:rPr>
                <w:color w:val="19D131"/>
                <w:lang w:val="en-GB"/>
              </w:rPr>
              <w:t xml:space="preserve"> element holds verification details that could not be evaluated or were evaluated and returned an indeterminate result.</w:t>
            </w:r>
          </w:ins>
          <w:customXmlInsRangeStart w:id="7765" w:author="Andreas Kuehne" w:date="2019-05-31T12:40:00Z"/>
        </w:sdtContent>
      </w:sdt>
      <w:customXmlInsRangeEnd w:id="7765"/>
    </w:p>
    <w:p w14:paraId="49141405" w14:textId="77777777" w:rsidR="00A71F46" w:rsidRDefault="00A71F46" w:rsidP="00A71F46">
      <w:pPr>
        <w:pStyle w:val="Member"/>
        <w:rPr>
          <w:ins w:id="7766" w:author="Andreas Kuehne" w:date="2019-05-31T12:40:00Z"/>
        </w:rPr>
      </w:pPr>
      <w:ins w:id="7767" w:author="Andreas Kuehne" w:date="2019-05-31T12:40:00Z">
        <w:r>
          <w:t xml:space="preserve">The OPTIONAL </w:t>
        </w:r>
        <w:r w:rsidRPr="35C1378D">
          <w:rPr>
            <w:rStyle w:val="Datatype"/>
          </w:rPr>
          <w:t>InvalidDetail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ins>
      <w:customXmlInsRangeStart w:id="7768" w:author="Andreas Kuehne" w:date="2019-05-31T12:40:00Z"/>
      <w:sdt>
        <w:sdtPr>
          <w:alias w:val="dss2-ProcessingDetailsType.invalid"/>
          <w:tag w:val="dss2-ProcessingDetailsType.InvalidDetail"/>
          <w:id w:val="1986501922"/>
        </w:sdtPr>
        <w:sdtContent>
          <w:customXmlInsRangeEnd w:id="7768"/>
          <w:ins w:id="7769" w:author="Andreas Kuehne" w:date="2019-05-31T12:40:00Z">
            <w:r w:rsidRPr="003A06D0">
              <w:rPr>
                <w:color w:val="19D131"/>
                <w:lang w:val="en-GB"/>
              </w:rPr>
              <w:t xml:space="preserve">The optional </w:t>
            </w:r>
            <w:r w:rsidRPr="003A06D0">
              <w:rPr>
                <w:rStyle w:val="Datatype"/>
                <w:lang w:val="en-GB"/>
              </w:rPr>
              <w:t>InvalidDetail</w:t>
            </w:r>
            <w:r w:rsidRPr="003A06D0">
              <w:rPr>
                <w:color w:val="19D131"/>
                <w:lang w:val="en-GB"/>
              </w:rPr>
              <w:t xml:space="preserve"> element holds verification details that were evaluated and found to be invalid.</w:t>
            </w:r>
          </w:ins>
          <w:customXmlInsRangeStart w:id="7770" w:author="Andreas Kuehne" w:date="2019-05-31T12:40:00Z"/>
        </w:sdtContent>
      </w:sdt>
      <w:customXmlInsRangeEnd w:id="7770"/>
    </w:p>
    <w:p w14:paraId="2250EA3F" w14:textId="77777777" w:rsidR="00A71F46" w:rsidRDefault="00A71F46" w:rsidP="00A71F46">
      <w:pPr>
        <w:pStyle w:val="Non-normativeCommentHeading"/>
        <w:rPr>
          <w:ins w:id="7771" w:author="Andreas Kuehne" w:date="2019-05-31T12:40:00Z"/>
        </w:rPr>
      </w:pPr>
      <w:ins w:id="7772" w:author="Andreas Kuehne" w:date="2019-05-31T12:40:00Z">
        <w:r>
          <w:t>Non-normative Comment:</w:t>
        </w:r>
      </w:ins>
    </w:p>
    <w:p w14:paraId="153731FB" w14:textId="77777777" w:rsidR="00A71F46" w:rsidRDefault="00A71F46" w:rsidP="00A71F46">
      <w:pPr>
        <w:pStyle w:val="Non-normativeComment"/>
        <w:rPr>
          <w:ins w:id="7773" w:author="Andreas Kuehne" w:date="2019-05-31T12:40:00Z"/>
        </w:rPr>
      </w:pPr>
      <w:customXmlInsRangeStart w:id="7774" w:author="Andreas Kuehne" w:date="2019-05-31T12:40:00Z"/>
      <w:sdt>
        <w:sdtPr>
          <w:tag w:val="dss2-ProcessingDetailsType.-nonNormative"/>
          <w:id w:val="-1984069119"/>
          <w:showingPlcHdr/>
        </w:sdtPr>
        <w:sdtContent>
          <w:customXmlInsRangeEnd w:id="7774"/>
          <w:ins w:id="7775" w:author="Andreas Kuehne" w:date="2019-05-31T12:40:00Z">
            <w:r>
              <w:rPr>
                <w:color w:val="19D131"/>
              </w:rPr>
              <w:t>[component ProcessingDetails non normative details]</w:t>
            </w:r>
          </w:ins>
          <w:customXmlInsRangeStart w:id="7776" w:author="Andreas Kuehne" w:date="2019-05-31T12:40:00Z"/>
        </w:sdtContent>
      </w:sdt>
      <w:customXmlInsRangeEnd w:id="7776"/>
    </w:p>
    <w:p w14:paraId="01851B6A" w14:textId="77777777" w:rsidR="00A71F46" w:rsidRDefault="00A71F46" w:rsidP="00A71F46">
      <w:pPr>
        <w:pStyle w:val="berschrift4"/>
        <w:numPr>
          <w:ilvl w:val="3"/>
          <w:numId w:val="3"/>
        </w:numPr>
        <w:rPr>
          <w:ins w:id="7777" w:author="Andreas Kuehne" w:date="2019-05-31T12:40:00Z"/>
        </w:rPr>
      </w:pPr>
      <w:ins w:id="7778" w:author="Andreas Kuehne" w:date="2019-05-31T12:40:00Z">
        <w:r>
          <w:t>ProcessingDetails – JSON Syntax</w:t>
        </w:r>
      </w:ins>
    </w:p>
    <w:p w14:paraId="6A7971F2" w14:textId="77777777" w:rsidR="00A71F46" w:rsidRPr="0248A3D1" w:rsidRDefault="00A71F46" w:rsidP="00A71F46">
      <w:pPr>
        <w:rPr>
          <w:ins w:id="7779" w:author="Andreas Kuehne" w:date="2019-05-31T12:40:00Z"/>
        </w:rPr>
      </w:pPr>
      <w:ins w:id="7780"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ProcessingDetails</w:t>
        </w:r>
        <w:r>
          <w:t xml:space="preserve"> component.</w:t>
        </w:r>
      </w:ins>
    </w:p>
    <w:p w14:paraId="501532D9" w14:textId="77777777" w:rsidR="00A71F46" w:rsidRPr="C2430093" w:rsidRDefault="00A71F46" w:rsidP="00A71F46">
      <w:pPr>
        <w:spacing w:line="259" w:lineRule="auto"/>
        <w:rPr>
          <w:ins w:id="7781" w:author="Andreas Kuehne" w:date="2019-05-31T12:40:00Z"/>
          <w:rFonts w:eastAsia="Arial" w:cs="Arial"/>
          <w:sz w:val="22"/>
          <w:szCs w:val="22"/>
        </w:rPr>
      </w:pPr>
      <w:ins w:id="778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ProcessingDetails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24"/>
        <w:gridCol w:w="3086"/>
        <w:gridCol w:w="2840"/>
      </w:tblGrid>
      <w:tr w:rsidR="00A71F46" w14:paraId="1AE6A824" w14:textId="77777777" w:rsidTr="00A71F46">
        <w:trPr>
          <w:cnfStyle w:val="100000000000" w:firstRow="1" w:lastRow="0" w:firstColumn="0" w:lastColumn="0" w:oddVBand="0" w:evenVBand="0" w:oddHBand="0" w:evenHBand="0" w:firstRowFirstColumn="0" w:firstRowLastColumn="0" w:lastRowFirstColumn="0" w:lastRowLastColumn="0"/>
          <w:ins w:id="7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4C7D48" w14:textId="77777777" w:rsidR="00A71F46" w:rsidRDefault="00A71F46" w:rsidP="00A71F46">
            <w:pPr>
              <w:pStyle w:val="Beschriftung"/>
              <w:rPr>
                <w:ins w:id="7784" w:author="Andreas Kuehne" w:date="2019-05-31T12:40:00Z"/>
              </w:rPr>
            </w:pPr>
            <w:ins w:id="7785" w:author="Andreas Kuehne" w:date="2019-05-31T12:40:00Z">
              <w:r>
                <w:t>Element</w:t>
              </w:r>
            </w:ins>
          </w:p>
        </w:tc>
        <w:tc>
          <w:tcPr>
            <w:tcW w:w="4675" w:type="dxa"/>
          </w:tcPr>
          <w:p w14:paraId="096F13D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86" w:author="Andreas Kuehne" w:date="2019-05-31T12:40:00Z"/>
              </w:rPr>
            </w:pPr>
            <w:ins w:id="7787" w:author="Andreas Kuehne" w:date="2019-05-31T12:40:00Z">
              <w:r>
                <w:t>Implementing JSON member name</w:t>
              </w:r>
            </w:ins>
          </w:p>
        </w:tc>
        <w:tc>
          <w:tcPr>
            <w:tcW w:w="4675" w:type="dxa"/>
          </w:tcPr>
          <w:p w14:paraId="0557F88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88" w:author="Andreas Kuehne" w:date="2019-05-31T12:40:00Z"/>
              </w:rPr>
            </w:pPr>
            <w:ins w:id="7789" w:author="Andreas Kuehne" w:date="2019-05-31T12:40:00Z">
              <w:r>
                <w:t>Comments</w:t>
              </w:r>
            </w:ins>
          </w:p>
        </w:tc>
      </w:tr>
      <w:tr w:rsidR="00A71F46" w14:paraId="0715CB35" w14:textId="77777777" w:rsidTr="00A71F46">
        <w:trPr>
          <w:ins w:id="77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CD3709" w14:textId="77777777" w:rsidR="00A71F46" w:rsidRPr="002062A5" w:rsidRDefault="00A71F46" w:rsidP="00A71F46">
            <w:pPr>
              <w:pStyle w:val="Beschriftung"/>
              <w:rPr>
                <w:ins w:id="7791" w:author="Andreas Kuehne" w:date="2019-05-31T12:40:00Z"/>
                <w:rStyle w:val="Datatype"/>
                <w:b w:val="0"/>
                <w:bCs w:val="0"/>
              </w:rPr>
            </w:pPr>
            <w:ins w:id="7792" w:author="Andreas Kuehne" w:date="2019-05-31T12:40:00Z">
              <w:r w:rsidRPr="002062A5">
                <w:rPr>
                  <w:rStyle w:val="Datatype"/>
                </w:rPr>
                <w:t>ValidDetail</w:t>
              </w:r>
            </w:ins>
          </w:p>
        </w:tc>
        <w:tc>
          <w:tcPr>
            <w:tcW w:w="4675" w:type="dxa"/>
          </w:tcPr>
          <w:p w14:paraId="64C5127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793" w:author="Andreas Kuehne" w:date="2019-05-31T12:40:00Z"/>
                <w:rStyle w:val="Datatype"/>
              </w:rPr>
            </w:pPr>
            <w:ins w:id="7794" w:author="Andreas Kuehne" w:date="2019-05-31T12:40:00Z">
              <w:r w:rsidRPr="002062A5">
                <w:rPr>
                  <w:rStyle w:val="Datatype"/>
                </w:rPr>
                <w:t>valid</w:t>
              </w:r>
            </w:ins>
          </w:p>
        </w:tc>
        <w:tc>
          <w:tcPr>
            <w:tcW w:w="4675" w:type="dxa"/>
          </w:tcPr>
          <w:p w14:paraId="7762099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795" w:author="Andreas Kuehne" w:date="2019-05-31T12:40:00Z"/>
              </w:rPr>
            </w:pPr>
            <w:customXmlInsRangeStart w:id="7796" w:author="Andreas Kuehne" w:date="2019-05-31T12:40:00Z"/>
            <w:sdt>
              <w:sdtPr>
                <w:alias w:val="dss2-ProcessingDetailsType.valid"/>
                <w:tag w:val="dss2-ProcessingDetailsType.-jsonComment.ValidDetail"/>
                <w:id w:val="-1038510207"/>
                <w:showingPlcHdr/>
              </w:sdtPr>
              <w:sdtContent>
                <w:customXmlInsRangeEnd w:id="7796"/>
                <w:ins w:id="7797" w:author="Andreas Kuehne" w:date="2019-05-31T12:40:00Z">
                  <w:r>
                    <w:rPr>
                      <w:color w:val="19D131"/>
                    </w:rPr>
                    <w:t>[]</w:t>
                  </w:r>
                </w:ins>
                <w:customXmlInsRangeStart w:id="7798" w:author="Andreas Kuehne" w:date="2019-05-31T12:40:00Z"/>
              </w:sdtContent>
            </w:sdt>
            <w:customXmlInsRangeEnd w:id="7798"/>
          </w:p>
        </w:tc>
      </w:tr>
      <w:tr w:rsidR="00A71F46" w14:paraId="142E4FFD" w14:textId="77777777" w:rsidTr="00A71F46">
        <w:trPr>
          <w:ins w:id="77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216753" w14:textId="77777777" w:rsidR="00A71F46" w:rsidRPr="002062A5" w:rsidRDefault="00A71F46" w:rsidP="00A71F46">
            <w:pPr>
              <w:pStyle w:val="Beschriftung"/>
              <w:rPr>
                <w:ins w:id="7800" w:author="Andreas Kuehne" w:date="2019-05-31T12:40:00Z"/>
                <w:rStyle w:val="Datatype"/>
                <w:b w:val="0"/>
                <w:bCs w:val="0"/>
              </w:rPr>
            </w:pPr>
            <w:ins w:id="7801" w:author="Andreas Kuehne" w:date="2019-05-31T12:40:00Z">
              <w:r w:rsidRPr="002062A5">
                <w:rPr>
                  <w:rStyle w:val="Datatype"/>
                </w:rPr>
                <w:t>IndeterminateDetail</w:t>
              </w:r>
            </w:ins>
          </w:p>
        </w:tc>
        <w:tc>
          <w:tcPr>
            <w:tcW w:w="4675" w:type="dxa"/>
          </w:tcPr>
          <w:p w14:paraId="1E85C8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02" w:author="Andreas Kuehne" w:date="2019-05-31T12:40:00Z"/>
                <w:rStyle w:val="Datatype"/>
              </w:rPr>
            </w:pPr>
            <w:ins w:id="7803" w:author="Andreas Kuehne" w:date="2019-05-31T12:40:00Z">
              <w:r w:rsidRPr="002062A5">
                <w:rPr>
                  <w:rStyle w:val="Datatype"/>
                </w:rPr>
                <w:t>indeterminate</w:t>
              </w:r>
            </w:ins>
          </w:p>
        </w:tc>
        <w:tc>
          <w:tcPr>
            <w:tcW w:w="4675" w:type="dxa"/>
          </w:tcPr>
          <w:p w14:paraId="0D65C47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804" w:author="Andreas Kuehne" w:date="2019-05-31T12:40:00Z"/>
              </w:rPr>
            </w:pPr>
            <w:customXmlInsRangeStart w:id="7805" w:author="Andreas Kuehne" w:date="2019-05-31T12:40:00Z"/>
            <w:sdt>
              <w:sdtPr>
                <w:alias w:val="dss2-ProcessingDetailsType.indeterminate"/>
                <w:tag w:val="dss2-ProcessingDetailsType.-jsonComment.IndeterminateDetail"/>
                <w:id w:val="-1590691053"/>
                <w:showingPlcHdr/>
              </w:sdtPr>
              <w:sdtContent>
                <w:customXmlInsRangeEnd w:id="7805"/>
                <w:ins w:id="7806" w:author="Andreas Kuehne" w:date="2019-05-31T12:40:00Z">
                  <w:r>
                    <w:rPr>
                      <w:color w:val="19D131"/>
                    </w:rPr>
                    <w:t>[]</w:t>
                  </w:r>
                </w:ins>
                <w:customXmlInsRangeStart w:id="7807" w:author="Andreas Kuehne" w:date="2019-05-31T12:40:00Z"/>
              </w:sdtContent>
            </w:sdt>
            <w:customXmlInsRangeEnd w:id="7807"/>
          </w:p>
        </w:tc>
      </w:tr>
      <w:tr w:rsidR="00A71F46" w14:paraId="3FE47D21" w14:textId="77777777" w:rsidTr="00A71F46">
        <w:trPr>
          <w:ins w:id="78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BF5914" w14:textId="77777777" w:rsidR="00A71F46" w:rsidRPr="002062A5" w:rsidRDefault="00A71F46" w:rsidP="00A71F46">
            <w:pPr>
              <w:pStyle w:val="Beschriftung"/>
              <w:rPr>
                <w:ins w:id="7809" w:author="Andreas Kuehne" w:date="2019-05-31T12:40:00Z"/>
                <w:rStyle w:val="Datatype"/>
                <w:b w:val="0"/>
                <w:bCs w:val="0"/>
              </w:rPr>
            </w:pPr>
            <w:ins w:id="7810" w:author="Andreas Kuehne" w:date="2019-05-31T12:40:00Z">
              <w:r w:rsidRPr="002062A5">
                <w:rPr>
                  <w:rStyle w:val="Datatype"/>
                </w:rPr>
                <w:t>InvalidDetail</w:t>
              </w:r>
            </w:ins>
          </w:p>
        </w:tc>
        <w:tc>
          <w:tcPr>
            <w:tcW w:w="4675" w:type="dxa"/>
          </w:tcPr>
          <w:p w14:paraId="7AC928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11" w:author="Andreas Kuehne" w:date="2019-05-31T12:40:00Z"/>
                <w:rStyle w:val="Datatype"/>
              </w:rPr>
            </w:pPr>
            <w:ins w:id="7812" w:author="Andreas Kuehne" w:date="2019-05-31T12:40:00Z">
              <w:r w:rsidRPr="002062A5">
                <w:rPr>
                  <w:rStyle w:val="Datatype"/>
                </w:rPr>
                <w:t>invalid</w:t>
              </w:r>
            </w:ins>
          </w:p>
        </w:tc>
        <w:tc>
          <w:tcPr>
            <w:tcW w:w="4675" w:type="dxa"/>
          </w:tcPr>
          <w:p w14:paraId="1228BCE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813" w:author="Andreas Kuehne" w:date="2019-05-31T12:40:00Z"/>
              </w:rPr>
            </w:pPr>
            <w:customXmlInsRangeStart w:id="7814" w:author="Andreas Kuehne" w:date="2019-05-31T12:40:00Z"/>
            <w:sdt>
              <w:sdtPr>
                <w:alias w:val="dss2-ProcessingDetailsType.invalid"/>
                <w:tag w:val="dss2-ProcessingDetailsType.-jsonComment.InvalidDetail"/>
                <w:id w:val="1939173337"/>
                <w:showingPlcHdr/>
              </w:sdtPr>
              <w:sdtContent>
                <w:customXmlInsRangeEnd w:id="7814"/>
                <w:ins w:id="7815" w:author="Andreas Kuehne" w:date="2019-05-31T12:40:00Z">
                  <w:r>
                    <w:rPr>
                      <w:color w:val="19D131"/>
                    </w:rPr>
                    <w:t>[]</w:t>
                  </w:r>
                </w:ins>
                <w:customXmlInsRangeStart w:id="7816" w:author="Andreas Kuehne" w:date="2019-05-31T12:40:00Z"/>
              </w:sdtContent>
            </w:sdt>
            <w:customXmlInsRangeEnd w:id="7816"/>
          </w:p>
        </w:tc>
      </w:tr>
    </w:tbl>
    <w:p w14:paraId="3BA13B32" w14:textId="77777777" w:rsidR="00A71F46" w:rsidRPr="0202B381" w:rsidRDefault="00A71F46" w:rsidP="00A71F46">
      <w:pPr>
        <w:rPr>
          <w:ins w:id="7817" w:author="Andreas Kuehne" w:date="2019-05-31T12:40:00Z"/>
        </w:rPr>
      </w:pPr>
      <w:ins w:id="7818"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368CFB2" w14:textId="77777777" w:rsidR="00A71F46" w:rsidRDefault="00A71F46" w:rsidP="00A71F46">
      <w:pPr>
        <w:pStyle w:val="Code"/>
        <w:spacing w:line="259" w:lineRule="auto"/>
        <w:rPr>
          <w:ins w:id="7819" w:author="Andreas Kuehne" w:date="2019-05-31T12:40:00Z"/>
        </w:rPr>
      </w:pPr>
      <w:ins w:id="7820" w:author="Andreas Kuehne" w:date="2019-05-31T12:40:00Z">
        <w:r>
          <w:rPr>
            <w:color w:val="31849B" w:themeColor="accent5" w:themeShade="BF"/>
          </w:rPr>
          <w:t>"dss2-ProcessingDetailsType"</w:t>
        </w:r>
        <w:r>
          <w:t>: {</w:t>
        </w:r>
      </w:ins>
    </w:p>
    <w:p w14:paraId="56F4B408" w14:textId="77777777" w:rsidR="00A71F46" w:rsidRDefault="00A71F46" w:rsidP="00A71F46">
      <w:pPr>
        <w:pStyle w:val="Code"/>
        <w:spacing w:line="259" w:lineRule="auto"/>
        <w:rPr>
          <w:ins w:id="7821" w:author="Andreas Kuehne" w:date="2019-05-31T12:40:00Z"/>
        </w:rPr>
      </w:pPr>
      <w:ins w:id="7822" w:author="Andreas Kuehne" w:date="2019-05-31T12:40:00Z">
        <w:r>
          <w:rPr>
            <w:color w:val="31849B" w:themeColor="accent5" w:themeShade="BF"/>
          </w:rPr>
          <w:t xml:space="preserve">  "type"</w:t>
        </w:r>
        <w:r>
          <w:t xml:space="preserve">: </w:t>
        </w:r>
        <w:r>
          <w:rPr>
            <w:color w:val="244061" w:themeColor="accent1" w:themeShade="80"/>
          </w:rPr>
          <w:t>"object",</w:t>
        </w:r>
      </w:ins>
    </w:p>
    <w:p w14:paraId="04AB84FB" w14:textId="77777777" w:rsidR="00A71F46" w:rsidRDefault="00A71F46" w:rsidP="00A71F46">
      <w:pPr>
        <w:pStyle w:val="Code"/>
        <w:spacing w:line="259" w:lineRule="auto"/>
        <w:rPr>
          <w:ins w:id="7823" w:author="Andreas Kuehne" w:date="2019-05-31T12:40:00Z"/>
        </w:rPr>
      </w:pPr>
      <w:ins w:id="7824" w:author="Andreas Kuehne" w:date="2019-05-31T12:40:00Z">
        <w:r>
          <w:rPr>
            <w:color w:val="31849B" w:themeColor="accent5" w:themeShade="BF"/>
          </w:rPr>
          <w:t xml:space="preserve">  "properties"</w:t>
        </w:r>
        <w:r>
          <w:t>: {</w:t>
        </w:r>
      </w:ins>
    </w:p>
    <w:p w14:paraId="43193E24" w14:textId="77777777" w:rsidR="00A71F46" w:rsidRDefault="00A71F46" w:rsidP="00A71F46">
      <w:pPr>
        <w:pStyle w:val="Code"/>
        <w:spacing w:line="259" w:lineRule="auto"/>
        <w:rPr>
          <w:ins w:id="7825" w:author="Andreas Kuehne" w:date="2019-05-31T12:40:00Z"/>
        </w:rPr>
      </w:pPr>
      <w:ins w:id="7826" w:author="Andreas Kuehne" w:date="2019-05-31T12:40:00Z">
        <w:r>
          <w:rPr>
            <w:color w:val="31849B" w:themeColor="accent5" w:themeShade="BF"/>
          </w:rPr>
          <w:t xml:space="preserve">    "valid"</w:t>
        </w:r>
        <w:r>
          <w:t>: {</w:t>
        </w:r>
      </w:ins>
    </w:p>
    <w:p w14:paraId="3A71C452" w14:textId="77777777" w:rsidR="00A71F46" w:rsidRDefault="00A71F46" w:rsidP="00A71F46">
      <w:pPr>
        <w:pStyle w:val="Code"/>
        <w:spacing w:line="259" w:lineRule="auto"/>
        <w:rPr>
          <w:ins w:id="7827" w:author="Andreas Kuehne" w:date="2019-05-31T12:40:00Z"/>
        </w:rPr>
      </w:pPr>
      <w:ins w:id="7828" w:author="Andreas Kuehne" w:date="2019-05-31T12:40:00Z">
        <w:r>
          <w:rPr>
            <w:color w:val="31849B" w:themeColor="accent5" w:themeShade="BF"/>
          </w:rPr>
          <w:t xml:space="preserve">      "type"</w:t>
        </w:r>
        <w:r>
          <w:t xml:space="preserve">: </w:t>
        </w:r>
        <w:r>
          <w:rPr>
            <w:color w:val="244061" w:themeColor="accent1" w:themeShade="80"/>
          </w:rPr>
          <w:t>"array",</w:t>
        </w:r>
      </w:ins>
    </w:p>
    <w:p w14:paraId="39853E14" w14:textId="77777777" w:rsidR="00A71F46" w:rsidRDefault="00A71F46" w:rsidP="00A71F46">
      <w:pPr>
        <w:pStyle w:val="Code"/>
        <w:spacing w:line="259" w:lineRule="auto"/>
        <w:rPr>
          <w:ins w:id="7829" w:author="Andreas Kuehne" w:date="2019-05-31T12:40:00Z"/>
        </w:rPr>
      </w:pPr>
      <w:ins w:id="7830" w:author="Andreas Kuehne" w:date="2019-05-31T12:40:00Z">
        <w:r>
          <w:rPr>
            <w:color w:val="31849B" w:themeColor="accent5" w:themeShade="BF"/>
          </w:rPr>
          <w:t xml:space="preserve">      "items"</w:t>
        </w:r>
        <w:r>
          <w:t>: {</w:t>
        </w:r>
      </w:ins>
    </w:p>
    <w:p w14:paraId="47AB5943" w14:textId="77777777" w:rsidR="00A71F46" w:rsidRDefault="00A71F46" w:rsidP="00A71F46">
      <w:pPr>
        <w:pStyle w:val="Code"/>
        <w:spacing w:line="259" w:lineRule="auto"/>
        <w:rPr>
          <w:ins w:id="7831" w:author="Andreas Kuehne" w:date="2019-05-31T12:40:00Z"/>
        </w:rPr>
      </w:pPr>
      <w:ins w:id="7832"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138C2A92" w14:textId="77777777" w:rsidR="00A71F46" w:rsidRDefault="00A71F46" w:rsidP="00A71F46">
      <w:pPr>
        <w:pStyle w:val="Code"/>
        <w:spacing w:line="259" w:lineRule="auto"/>
        <w:rPr>
          <w:ins w:id="7833" w:author="Andreas Kuehne" w:date="2019-05-31T12:40:00Z"/>
        </w:rPr>
      </w:pPr>
      <w:ins w:id="7834" w:author="Andreas Kuehne" w:date="2019-05-31T12:40:00Z">
        <w:r>
          <w:t xml:space="preserve">      }</w:t>
        </w:r>
      </w:ins>
    </w:p>
    <w:p w14:paraId="0349E49B" w14:textId="77777777" w:rsidR="00A71F46" w:rsidRDefault="00A71F46" w:rsidP="00A71F46">
      <w:pPr>
        <w:pStyle w:val="Code"/>
        <w:spacing w:line="259" w:lineRule="auto"/>
        <w:rPr>
          <w:ins w:id="7835" w:author="Andreas Kuehne" w:date="2019-05-31T12:40:00Z"/>
        </w:rPr>
      </w:pPr>
      <w:ins w:id="7836" w:author="Andreas Kuehne" w:date="2019-05-31T12:40:00Z">
        <w:r>
          <w:t xml:space="preserve">    },</w:t>
        </w:r>
      </w:ins>
    </w:p>
    <w:p w14:paraId="44D3BF50" w14:textId="77777777" w:rsidR="00A71F46" w:rsidRDefault="00A71F46" w:rsidP="00A71F46">
      <w:pPr>
        <w:pStyle w:val="Code"/>
        <w:spacing w:line="259" w:lineRule="auto"/>
        <w:rPr>
          <w:ins w:id="7837" w:author="Andreas Kuehne" w:date="2019-05-31T12:40:00Z"/>
        </w:rPr>
      </w:pPr>
      <w:ins w:id="7838" w:author="Andreas Kuehne" w:date="2019-05-31T12:40:00Z">
        <w:r>
          <w:rPr>
            <w:color w:val="31849B" w:themeColor="accent5" w:themeShade="BF"/>
          </w:rPr>
          <w:lastRenderedPageBreak/>
          <w:t xml:space="preserve">    "indeterminate"</w:t>
        </w:r>
        <w:r>
          <w:t>: {</w:t>
        </w:r>
      </w:ins>
    </w:p>
    <w:p w14:paraId="0A5F31F7" w14:textId="77777777" w:rsidR="00A71F46" w:rsidRDefault="00A71F46" w:rsidP="00A71F46">
      <w:pPr>
        <w:pStyle w:val="Code"/>
        <w:spacing w:line="259" w:lineRule="auto"/>
        <w:rPr>
          <w:ins w:id="7839" w:author="Andreas Kuehne" w:date="2019-05-31T12:40:00Z"/>
        </w:rPr>
      </w:pPr>
      <w:ins w:id="7840" w:author="Andreas Kuehne" w:date="2019-05-31T12:40:00Z">
        <w:r>
          <w:rPr>
            <w:color w:val="31849B" w:themeColor="accent5" w:themeShade="BF"/>
          </w:rPr>
          <w:t xml:space="preserve">      "type"</w:t>
        </w:r>
        <w:r>
          <w:t xml:space="preserve">: </w:t>
        </w:r>
        <w:r>
          <w:rPr>
            <w:color w:val="244061" w:themeColor="accent1" w:themeShade="80"/>
          </w:rPr>
          <w:t>"array",</w:t>
        </w:r>
      </w:ins>
    </w:p>
    <w:p w14:paraId="010C894E" w14:textId="77777777" w:rsidR="00A71F46" w:rsidRDefault="00A71F46" w:rsidP="00A71F46">
      <w:pPr>
        <w:pStyle w:val="Code"/>
        <w:spacing w:line="259" w:lineRule="auto"/>
        <w:rPr>
          <w:ins w:id="7841" w:author="Andreas Kuehne" w:date="2019-05-31T12:40:00Z"/>
        </w:rPr>
      </w:pPr>
      <w:ins w:id="7842" w:author="Andreas Kuehne" w:date="2019-05-31T12:40:00Z">
        <w:r>
          <w:rPr>
            <w:color w:val="31849B" w:themeColor="accent5" w:themeShade="BF"/>
          </w:rPr>
          <w:t xml:space="preserve">      "items"</w:t>
        </w:r>
        <w:r>
          <w:t>: {</w:t>
        </w:r>
      </w:ins>
    </w:p>
    <w:p w14:paraId="58FC2E21" w14:textId="77777777" w:rsidR="00A71F46" w:rsidRDefault="00A71F46" w:rsidP="00A71F46">
      <w:pPr>
        <w:pStyle w:val="Code"/>
        <w:spacing w:line="259" w:lineRule="auto"/>
        <w:rPr>
          <w:ins w:id="7843" w:author="Andreas Kuehne" w:date="2019-05-31T12:40:00Z"/>
        </w:rPr>
      </w:pPr>
      <w:ins w:id="7844"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5D829C0D" w14:textId="77777777" w:rsidR="00A71F46" w:rsidRDefault="00A71F46" w:rsidP="00A71F46">
      <w:pPr>
        <w:pStyle w:val="Code"/>
        <w:spacing w:line="259" w:lineRule="auto"/>
        <w:rPr>
          <w:ins w:id="7845" w:author="Andreas Kuehne" w:date="2019-05-31T12:40:00Z"/>
        </w:rPr>
      </w:pPr>
      <w:ins w:id="7846" w:author="Andreas Kuehne" w:date="2019-05-31T12:40:00Z">
        <w:r>
          <w:t xml:space="preserve">      }</w:t>
        </w:r>
      </w:ins>
    </w:p>
    <w:p w14:paraId="76A991E2" w14:textId="77777777" w:rsidR="00A71F46" w:rsidRDefault="00A71F46" w:rsidP="00A71F46">
      <w:pPr>
        <w:pStyle w:val="Code"/>
        <w:spacing w:line="259" w:lineRule="auto"/>
        <w:rPr>
          <w:ins w:id="7847" w:author="Andreas Kuehne" w:date="2019-05-31T12:40:00Z"/>
        </w:rPr>
      </w:pPr>
      <w:ins w:id="7848" w:author="Andreas Kuehne" w:date="2019-05-31T12:40:00Z">
        <w:r>
          <w:t xml:space="preserve">    },</w:t>
        </w:r>
      </w:ins>
    </w:p>
    <w:p w14:paraId="624E9245" w14:textId="77777777" w:rsidR="00A71F46" w:rsidRDefault="00A71F46" w:rsidP="00A71F46">
      <w:pPr>
        <w:pStyle w:val="Code"/>
        <w:spacing w:line="259" w:lineRule="auto"/>
        <w:rPr>
          <w:ins w:id="7849" w:author="Andreas Kuehne" w:date="2019-05-31T12:40:00Z"/>
        </w:rPr>
      </w:pPr>
      <w:ins w:id="7850" w:author="Andreas Kuehne" w:date="2019-05-31T12:40:00Z">
        <w:r>
          <w:rPr>
            <w:color w:val="31849B" w:themeColor="accent5" w:themeShade="BF"/>
          </w:rPr>
          <w:t xml:space="preserve">    "invalid"</w:t>
        </w:r>
        <w:r>
          <w:t>: {</w:t>
        </w:r>
      </w:ins>
    </w:p>
    <w:p w14:paraId="7B4E54FA" w14:textId="77777777" w:rsidR="00A71F46" w:rsidRDefault="00A71F46" w:rsidP="00A71F46">
      <w:pPr>
        <w:pStyle w:val="Code"/>
        <w:spacing w:line="259" w:lineRule="auto"/>
        <w:rPr>
          <w:ins w:id="7851" w:author="Andreas Kuehne" w:date="2019-05-31T12:40:00Z"/>
        </w:rPr>
      </w:pPr>
      <w:ins w:id="7852" w:author="Andreas Kuehne" w:date="2019-05-31T12:40:00Z">
        <w:r>
          <w:rPr>
            <w:color w:val="31849B" w:themeColor="accent5" w:themeShade="BF"/>
          </w:rPr>
          <w:t xml:space="preserve">      "type"</w:t>
        </w:r>
        <w:r>
          <w:t xml:space="preserve">: </w:t>
        </w:r>
        <w:r>
          <w:rPr>
            <w:color w:val="244061" w:themeColor="accent1" w:themeShade="80"/>
          </w:rPr>
          <w:t>"array",</w:t>
        </w:r>
      </w:ins>
    </w:p>
    <w:p w14:paraId="071EFAF4" w14:textId="77777777" w:rsidR="00A71F46" w:rsidRDefault="00A71F46" w:rsidP="00A71F46">
      <w:pPr>
        <w:pStyle w:val="Code"/>
        <w:spacing w:line="259" w:lineRule="auto"/>
        <w:rPr>
          <w:ins w:id="7853" w:author="Andreas Kuehne" w:date="2019-05-31T12:40:00Z"/>
        </w:rPr>
      </w:pPr>
      <w:ins w:id="7854" w:author="Andreas Kuehne" w:date="2019-05-31T12:40:00Z">
        <w:r>
          <w:rPr>
            <w:color w:val="31849B" w:themeColor="accent5" w:themeShade="BF"/>
          </w:rPr>
          <w:t xml:space="preserve">      "items"</w:t>
        </w:r>
        <w:r>
          <w:t>: {</w:t>
        </w:r>
      </w:ins>
    </w:p>
    <w:p w14:paraId="4A8E0721" w14:textId="77777777" w:rsidR="00A71F46" w:rsidRDefault="00A71F46" w:rsidP="00A71F46">
      <w:pPr>
        <w:pStyle w:val="Code"/>
        <w:spacing w:line="259" w:lineRule="auto"/>
        <w:rPr>
          <w:ins w:id="7855" w:author="Andreas Kuehne" w:date="2019-05-31T12:40:00Z"/>
        </w:rPr>
      </w:pPr>
      <w:ins w:id="7856"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45B4686F" w14:textId="77777777" w:rsidR="00A71F46" w:rsidRDefault="00A71F46" w:rsidP="00A71F46">
      <w:pPr>
        <w:pStyle w:val="Code"/>
        <w:spacing w:line="259" w:lineRule="auto"/>
        <w:rPr>
          <w:ins w:id="7857" w:author="Andreas Kuehne" w:date="2019-05-31T12:40:00Z"/>
        </w:rPr>
      </w:pPr>
      <w:ins w:id="7858" w:author="Andreas Kuehne" w:date="2019-05-31T12:40:00Z">
        <w:r>
          <w:t xml:space="preserve">      }</w:t>
        </w:r>
      </w:ins>
    </w:p>
    <w:p w14:paraId="3517564C" w14:textId="77777777" w:rsidR="00A71F46" w:rsidRDefault="00A71F46" w:rsidP="00A71F46">
      <w:pPr>
        <w:pStyle w:val="Code"/>
        <w:spacing w:line="259" w:lineRule="auto"/>
        <w:rPr>
          <w:ins w:id="7859" w:author="Andreas Kuehne" w:date="2019-05-31T12:40:00Z"/>
        </w:rPr>
      </w:pPr>
      <w:ins w:id="7860" w:author="Andreas Kuehne" w:date="2019-05-31T12:40:00Z">
        <w:r>
          <w:t xml:space="preserve">    }</w:t>
        </w:r>
      </w:ins>
    </w:p>
    <w:p w14:paraId="5B5671A2" w14:textId="77777777" w:rsidR="00A71F46" w:rsidRDefault="00A71F46" w:rsidP="00A71F46">
      <w:pPr>
        <w:pStyle w:val="Code"/>
        <w:spacing w:line="259" w:lineRule="auto"/>
        <w:rPr>
          <w:ins w:id="7861" w:author="Andreas Kuehne" w:date="2019-05-31T12:40:00Z"/>
        </w:rPr>
      </w:pPr>
      <w:ins w:id="7862" w:author="Andreas Kuehne" w:date="2019-05-31T12:40:00Z">
        <w:r>
          <w:t xml:space="preserve">  }</w:t>
        </w:r>
      </w:ins>
    </w:p>
    <w:p w14:paraId="1E522D65" w14:textId="77777777" w:rsidR="00A71F46" w:rsidRDefault="00A71F46" w:rsidP="00A71F46">
      <w:pPr>
        <w:pStyle w:val="Code"/>
        <w:spacing w:line="259" w:lineRule="auto"/>
        <w:rPr>
          <w:ins w:id="7863" w:author="Andreas Kuehne" w:date="2019-05-31T12:40:00Z"/>
        </w:rPr>
      </w:pPr>
      <w:ins w:id="7864" w:author="Andreas Kuehne" w:date="2019-05-31T12:40:00Z">
        <w:r>
          <w:t>}</w:t>
        </w:r>
      </w:ins>
    </w:p>
    <w:p w14:paraId="51A4317D" w14:textId="77777777" w:rsidR="00A71F46" w:rsidRDefault="00A71F46" w:rsidP="00A71F46">
      <w:pPr>
        <w:rPr>
          <w:ins w:id="7865" w:author="Andreas Kuehne" w:date="2019-05-31T12:40:00Z"/>
        </w:rPr>
      </w:pPr>
      <w:customXmlInsRangeStart w:id="7866" w:author="Andreas Kuehne" w:date="2019-05-31T12:40:00Z"/>
      <w:sdt>
        <w:sdtPr>
          <w:tag w:val="dss2-ProcessingDetailsType.-jsonSchema"/>
          <w:id w:val="618031370"/>
          <w:showingPlcHdr/>
        </w:sdtPr>
        <w:sdtContent>
          <w:customXmlInsRangeEnd w:id="7866"/>
          <w:ins w:id="7867" w:author="Andreas Kuehne" w:date="2019-05-31T12:40:00Z">
            <w:r>
              <w:rPr>
                <w:color w:val="19D131"/>
              </w:rPr>
              <w:t>[component ProcessingDetails JSON schema details]</w:t>
            </w:r>
          </w:ins>
          <w:customXmlInsRangeStart w:id="7868" w:author="Andreas Kuehne" w:date="2019-05-31T12:40:00Z"/>
        </w:sdtContent>
      </w:sdt>
      <w:customXmlInsRangeEnd w:id="7868"/>
    </w:p>
    <w:p w14:paraId="230B7249" w14:textId="77777777" w:rsidR="00A71F46" w:rsidRDefault="00A71F46" w:rsidP="00A71F46">
      <w:pPr>
        <w:pStyle w:val="berschrift4"/>
        <w:numPr>
          <w:ilvl w:val="3"/>
          <w:numId w:val="3"/>
        </w:numPr>
        <w:rPr>
          <w:ins w:id="7869" w:author="Andreas Kuehne" w:date="2019-05-31T12:40:00Z"/>
        </w:rPr>
      </w:pPr>
      <w:ins w:id="7870" w:author="Andreas Kuehne" w:date="2019-05-31T12:40:00Z">
        <w:r>
          <w:t>ProcessingDetails – XML Syntax</w:t>
        </w:r>
      </w:ins>
    </w:p>
    <w:p w14:paraId="092C2740" w14:textId="77777777" w:rsidR="00A71F46" w:rsidRPr="5404FA76" w:rsidRDefault="00A71F46" w:rsidP="00A71F46">
      <w:pPr>
        <w:rPr>
          <w:ins w:id="7871" w:author="Andreas Kuehne" w:date="2019-05-31T12:40:00Z"/>
        </w:rPr>
      </w:pPr>
      <w:ins w:id="7872" w:author="Andreas Kuehne" w:date="2019-05-31T12:40:00Z">
        <w:r w:rsidRPr="0CCF9147">
          <w:t xml:space="preserve">The XML type </w:t>
        </w:r>
        <w:r w:rsidRPr="002062A5">
          <w:rPr>
            <w:rFonts w:ascii="Courier New" w:eastAsia="Courier New" w:hAnsi="Courier New" w:cs="Courier New"/>
          </w:rPr>
          <w:t>ProcessingDetailsType</w:t>
        </w:r>
        <w:r w:rsidRPr="0CCF9147">
          <w:t xml:space="preserve"> SHALL implement the requirements defined in the </w:t>
        </w:r>
        <w:r w:rsidRPr="002062A5">
          <w:rPr>
            <w:rFonts w:ascii="Courier New" w:eastAsia="Courier New" w:hAnsi="Courier New" w:cs="Courier New"/>
          </w:rPr>
          <w:t>ProcessingDetails</w:t>
        </w:r>
        <w:r>
          <w:t xml:space="preserve"> </w:t>
        </w:r>
        <w:r w:rsidRPr="005A6FFD">
          <w:t>component.</w:t>
        </w:r>
      </w:ins>
    </w:p>
    <w:p w14:paraId="7DEA75B9" w14:textId="77777777" w:rsidR="00A71F46" w:rsidRDefault="00A71F46" w:rsidP="00A71F46">
      <w:pPr>
        <w:rPr>
          <w:ins w:id="7873" w:author="Andreas Kuehne" w:date="2019-05-31T12:40:00Z"/>
        </w:rPr>
      </w:pPr>
      <w:ins w:id="7874" w:author="Andreas Kuehne" w:date="2019-05-31T12:40:00Z">
        <w:r w:rsidRPr="005A6FFD">
          <w:rPr>
            <w:rFonts w:eastAsia="Arial"/>
          </w:rPr>
          <w:t xml:space="preserve">The </w:t>
        </w:r>
        <w:r w:rsidRPr="002062A5">
          <w:rPr>
            <w:rFonts w:ascii="Courier New" w:eastAsia="Courier New" w:hAnsi="Courier New" w:cs="Courier New"/>
          </w:rPr>
          <w:t>ProcessingDetailsType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6B3323E" w14:textId="77777777" w:rsidR="00A71F46" w:rsidRDefault="00A71F46" w:rsidP="00A71F46">
      <w:pPr>
        <w:pStyle w:val="Code"/>
        <w:rPr>
          <w:ins w:id="7875" w:author="Andreas Kuehne" w:date="2019-05-31T12:40:00Z"/>
        </w:rPr>
      </w:pPr>
      <w:ins w:id="787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ProcessingDetailsType</w:t>
        </w:r>
        <w:r>
          <w:rPr>
            <w:color w:val="943634" w:themeColor="accent2" w:themeShade="BF"/>
          </w:rPr>
          <w:t>"</w:t>
        </w:r>
        <w:r>
          <w:rPr>
            <w:color w:val="31849B" w:themeColor="accent5" w:themeShade="BF"/>
          </w:rPr>
          <w:t>&gt;</w:t>
        </w:r>
      </w:ins>
    </w:p>
    <w:p w14:paraId="439B4E10" w14:textId="77777777" w:rsidR="00A71F46" w:rsidRDefault="00A71F46" w:rsidP="00A71F46">
      <w:pPr>
        <w:pStyle w:val="Code"/>
        <w:rPr>
          <w:ins w:id="7877" w:author="Andreas Kuehne" w:date="2019-05-31T12:40:00Z"/>
        </w:rPr>
      </w:pPr>
      <w:ins w:id="7878" w:author="Andreas Kuehne" w:date="2019-05-31T12:40:00Z">
        <w:r>
          <w:rPr>
            <w:color w:val="31849B" w:themeColor="accent5" w:themeShade="BF"/>
          </w:rPr>
          <w:t xml:space="preserve">  &lt;xs:sequence&gt;</w:t>
        </w:r>
      </w:ins>
    </w:p>
    <w:p w14:paraId="380E97FA" w14:textId="77777777" w:rsidR="00A71F46" w:rsidRDefault="00A71F46" w:rsidP="00A71F46">
      <w:pPr>
        <w:pStyle w:val="Code"/>
        <w:rPr>
          <w:ins w:id="7879" w:author="Andreas Kuehne" w:date="2019-05-31T12:40:00Z"/>
        </w:rPr>
      </w:pPr>
      <w:ins w:id="788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91555" w14:textId="77777777" w:rsidR="00A71F46" w:rsidRDefault="00A71F46" w:rsidP="00A71F46">
      <w:pPr>
        <w:pStyle w:val="Code"/>
        <w:rPr>
          <w:ins w:id="7881" w:author="Andreas Kuehne" w:date="2019-05-31T12:40:00Z"/>
        </w:rPr>
      </w:pPr>
      <w:ins w:id="78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IndeterminateDetail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42A9B" w14:textId="77777777" w:rsidR="00A71F46" w:rsidRDefault="00A71F46" w:rsidP="00A71F46">
      <w:pPr>
        <w:pStyle w:val="Code"/>
        <w:rPr>
          <w:ins w:id="7883" w:author="Andreas Kuehne" w:date="2019-05-31T12:40:00Z"/>
        </w:rPr>
      </w:pPr>
      <w:ins w:id="78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435625" w14:textId="77777777" w:rsidR="00A71F46" w:rsidRDefault="00A71F46" w:rsidP="00A71F46">
      <w:pPr>
        <w:pStyle w:val="Code"/>
        <w:rPr>
          <w:ins w:id="7885" w:author="Andreas Kuehne" w:date="2019-05-31T12:40:00Z"/>
        </w:rPr>
      </w:pPr>
      <w:ins w:id="7886" w:author="Andreas Kuehne" w:date="2019-05-31T12:40:00Z">
        <w:r>
          <w:rPr>
            <w:color w:val="31849B" w:themeColor="accent5" w:themeShade="BF"/>
          </w:rPr>
          <w:t xml:space="preserve">  &lt;/xs:sequence&gt;</w:t>
        </w:r>
      </w:ins>
    </w:p>
    <w:p w14:paraId="404CC17A" w14:textId="77777777" w:rsidR="00A71F46" w:rsidRDefault="00A71F46" w:rsidP="00A71F46">
      <w:pPr>
        <w:pStyle w:val="Code"/>
        <w:rPr>
          <w:ins w:id="7887" w:author="Andreas Kuehne" w:date="2019-05-31T12:40:00Z"/>
        </w:rPr>
      </w:pPr>
      <w:ins w:id="7888" w:author="Andreas Kuehne" w:date="2019-05-31T12:40:00Z">
        <w:r>
          <w:rPr>
            <w:color w:val="31849B" w:themeColor="accent5" w:themeShade="BF"/>
          </w:rPr>
          <w:t>&lt;/xs:complexType&gt;</w:t>
        </w:r>
      </w:ins>
    </w:p>
    <w:p w14:paraId="5BA73EB5" w14:textId="77777777" w:rsidR="00A71F46" w:rsidRDefault="00A71F46" w:rsidP="00A71F46">
      <w:pPr>
        <w:spacing w:line="259" w:lineRule="auto"/>
        <w:rPr>
          <w:ins w:id="7889" w:author="Andreas Kuehne" w:date="2019-05-31T12:40:00Z"/>
        </w:rPr>
      </w:pPr>
      <w:ins w:id="7890" w:author="Andreas Kuehne" w:date="2019-05-31T12:40:00Z">
        <w:r>
          <w:t>Each child element of</w:t>
        </w:r>
        <w:r w:rsidRPr="71C71F8C">
          <w:t xml:space="preserve"> </w:t>
        </w:r>
        <w:r w:rsidRPr="002062A5">
          <w:rPr>
            <w:rFonts w:ascii="Courier New" w:eastAsia="Courier New" w:hAnsi="Courier New" w:cs="Courier New"/>
          </w:rPr>
          <w:t>ProcessingDetailsType</w:t>
        </w:r>
        <w:r w:rsidRPr="71C71F8C">
          <w:t xml:space="preserve"> </w:t>
        </w:r>
        <w:r>
          <w:t xml:space="preserve">XML element SHALL implement in XML syntax the sub-component that has a name equal to its local name. </w:t>
        </w:r>
      </w:ins>
      <w:customXmlInsRangeStart w:id="7891" w:author="Andreas Kuehne" w:date="2019-05-31T12:40:00Z"/>
      <w:sdt>
        <w:sdtPr>
          <w:tag w:val="dss2-ProcessingDetailsType.-xmlSchema"/>
          <w:id w:val="-64415429"/>
          <w:showingPlcHdr/>
        </w:sdtPr>
        <w:sdtContent>
          <w:customXmlInsRangeEnd w:id="7891"/>
          <w:ins w:id="7892" w:author="Andreas Kuehne" w:date="2019-05-31T12:40:00Z">
            <w:r>
              <w:rPr>
                <w:color w:val="19D131"/>
              </w:rPr>
              <w:t>[component ProcessingDetails XML schema details]</w:t>
            </w:r>
          </w:ins>
          <w:customXmlInsRangeStart w:id="7893" w:author="Andreas Kuehne" w:date="2019-05-31T12:40:00Z"/>
        </w:sdtContent>
      </w:sdt>
      <w:customXmlInsRangeEnd w:id="7893"/>
    </w:p>
    <w:p w14:paraId="3A1D9A58" w14:textId="77777777" w:rsidR="00A71F46" w:rsidRDefault="00A71F46" w:rsidP="00A71F46">
      <w:pPr>
        <w:pStyle w:val="berschrift3"/>
        <w:numPr>
          <w:ilvl w:val="2"/>
          <w:numId w:val="3"/>
        </w:numPr>
        <w:rPr>
          <w:ins w:id="7894" w:author="Andreas Kuehne" w:date="2019-05-31T12:40:00Z"/>
        </w:rPr>
      </w:pPr>
      <w:ins w:id="7895" w:author="Andreas Kuehne" w:date="2019-05-31T12:40:00Z">
        <w:r>
          <w:t>Component Detail</w:t>
        </w:r>
      </w:ins>
    </w:p>
    <w:p w14:paraId="1CB6EDB9" w14:textId="77777777" w:rsidR="00A71F46" w:rsidRDefault="00A71F46" w:rsidP="00A71F46">
      <w:pPr>
        <w:rPr>
          <w:ins w:id="7896" w:author="Andreas Kuehne" w:date="2019-05-31T12:40:00Z"/>
        </w:rPr>
      </w:pPr>
      <w:customXmlInsRangeStart w:id="7897" w:author="Andreas Kuehne" w:date="2019-05-31T12:40:00Z"/>
      <w:sdt>
        <w:sdtPr>
          <w:tag w:val="dss2-DetailType.-normative"/>
          <w:id w:val="1141692851"/>
          <w:showingPlcHdr/>
        </w:sdtPr>
        <w:sdtContent>
          <w:customXmlInsRangeEnd w:id="7897"/>
          <w:ins w:id="7898" w:author="Andreas Kuehne" w:date="2019-05-31T12:40:00Z">
            <w:r>
              <w:rPr>
                <w:color w:val="19D131"/>
              </w:rPr>
              <w:t>[component Detail normative details]</w:t>
            </w:r>
          </w:ins>
          <w:customXmlInsRangeStart w:id="7899" w:author="Andreas Kuehne" w:date="2019-05-31T12:40:00Z"/>
        </w:sdtContent>
      </w:sdt>
      <w:customXmlInsRangeEnd w:id="7899"/>
    </w:p>
    <w:p w14:paraId="30CA9E30" w14:textId="77777777" w:rsidR="00A71F46" w:rsidRDefault="00A71F46" w:rsidP="00A71F46">
      <w:pPr>
        <w:rPr>
          <w:ins w:id="7900" w:author="Andreas Kuehne" w:date="2019-05-31T12:40:00Z"/>
        </w:rPr>
      </w:pPr>
      <w:ins w:id="7901" w:author="Andreas Kuehne" w:date="2019-05-31T12:40:00Z">
        <w:r>
          <w:t>Below follows a list of the sub-components that constitute this component:</w:t>
        </w:r>
      </w:ins>
    </w:p>
    <w:p w14:paraId="682351F4" w14:textId="77777777" w:rsidR="00A71F46" w:rsidRDefault="00A71F46" w:rsidP="00A71F46">
      <w:pPr>
        <w:pStyle w:val="Member"/>
        <w:rPr>
          <w:ins w:id="7902" w:author="Andreas Kuehne" w:date="2019-05-31T12:40:00Z"/>
        </w:rPr>
      </w:pPr>
      <w:ins w:id="7903" w:author="Andreas Kuehne" w:date="2019-05-31T12:40:00Z">
        <w:r>
          <w:lastRenderedPageBreak/>
          <w:t xml:space="preserve">The OPTIONAL </w:t>
        </w:r>
        <w:r w:rsidRPr="35C1378D">
          <w:rPr>
            <w:rStyle w:val="Datatype"/>
          </w:rPr>
          <w:t>Code</w:t>
        </w:r>
        <w:r>
          <w:t xml:space="preserve"> element, if present, MUST contain a URI. </w:t>
        </w:r>
      </w:ins>
      <w:customXmlInsRangeStart w:id="7904" w:author="Andreas Kuehne" w:date="2019-05-31T12:40:00Z"/>
      <w:sdt>
        <w:sdtPr>
          <w:alias w:val="dss2-DetailType.code"/>
          <w:tag w:val="dss2-DetailType.Code"/>
          <w:id w:val="607163217"/>
        </w:sdtPr>
        <w:sdtContent>
          <w:customXmlInsRangeEnd w:id="7904"/>
          <w:ins w:id="7905" w:author="Andreas Kuehne" w:date="2019-05-31T12:40:00Z">
            <w:r w:rsidRPr="003A06D0">
              <w:rPr>
                <w:color w:val="19D131"/>
                <w:lang w:val="en-GB"/>
              </w:rPr>
              <w:t>This URI which more precisely specifies why this detail is valid, invalid, or indeterminate. It must be a value defined by some other specification, since this specification defines no values for this element.</w:t>
            </w:r>
          </w:ins>
          <w:customXmlInsRangeStart w:id="7906" w:author="Andreas Kuehne" w:date="2019-05-31T12:40:00Z"/>
        </w:sdtContent>
      </w:sdt>
      <w:customXmlInsRangeEnd w:id="7906"/>
    </w:p>
    <w:p w14:paraId="2E0BF886" w14:textId="77777777" w:rsidR="00A71F46" w:rsidRDefault="00A71F46" w:rsidP="00A71F46">
      <w:pPr>
        <w:pStyle w:val="Member"/>
        <w:rPr>
          <w:ins w:id="7907" w:author="Andreas Kuehne" w:date="2019-05-31T12:40:00Z"/>
        </w:rPr>
      </w:pPr>
      <w:ins w:id="7908" w:author="Andreas Kuehne" w:date="2019-05-31T12:40:00Z">
        <w:r>
          <w:t xml:space="preserve">The OPTIONAL </w:t>
        </w:r>
        <w:r w:rsidRPr="35C1378D">
          <w:rPr>
            <w:rStyle w:val="Datatype"/>
          </w:rPr>
          <w:t>Message</w:t>
        </w:r>
        <w:r>
          <w:t xml:space="preserve"> element, if present, 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ins>
      <w:customXmlInsRangeStart w:id="7909" w:author="Andreas Kuehne" w:date="2019-05-31T12:40:00Z"/>
      <w:sdt>
        <w:sdtPr>
          <w:alias w:val="dss2-DetailType.msg"/>
          <w:tag w:val="dss2-DetailType.Message"/>
          <w:id w:val="-144354797"/>
        </w:sdtPr>
        <w:sdtContent>
          <w:customXmlInsRangeEnd w:id="7909"/>
          <w:ins w:id="7910" w:author="Andreas Kuehne" w:date="2019-05-31T12:40:00Z">
            <w:r w:rsidRPr="003A06D0">
              <w:rPr>
                <w:color w:val="19D131"/>
                <w:lang w:val="en-GB"/>
              </w:rPr>
              <w:t>This is a human-readable message which MAY be logged, used for debugging, etc.</w:t>
            </w:r>
          </w:ins>
          <w:customXmlInsRangeStart w:id="7911" w:author="Andreas Kuehne" w:date="2019-05-31T12:40:00Z"/>
        </w:sdtContent>
      </w:sdt>
      <w:customXmlInsRangeEnd w:id="7911"/>
    </w:p>
    <w:p w14:paraId="1C4A0253" w14:textId="77777777" w:rsidR="00A71F46" w:rsidRDefault="00A71F46" w:rsidP="00A71F46">
      <w:pPr>
        <w:pStyle w:val="Member"/>
        <w:rPr>
          <w:ins w:id="7912" w:author="Andreas Kuehne" w:date="2019-05-31T12:40:00Z"/>
        </w:rPr>
      </w:pPr>
      <w:ins w:id="7913" w:author="Andreas Kuehne" w:date="2019-05-31T12:40:00Z">
        <w:r>
          <w:t xml:space="preserve">The OPTIONAL </w:t>
        </w:r>
        <w:r w:rsidRPr="35C1378D">
          <w:rPr>
            <w:rStyle w:val="Datatype"/>
          </w:rPr>
          <w:t>Base64Content</w:t>
        </w:r>
        <w:r>
          <w:t xml:space="preserve"> element, if present, MUST contain base64 encoded binary data. </w:t>
        </w:r>
      </w:ins>
      <w:customXmlInsRangeStart w:id="7914" w:author="Andreas Kuehne" w:date="2019-05-31T12:40:00Z"/>
      <w:sdt>
        <w:sdtPr>
          <w:alias w:val="dss2-DetailType.b64Content"/>
          <w:tag w:val="dss2-DetailType.Base64Content"/>
          <w:id w:val="-433282150"/>
        </w:sdtPr>
        <w:sdtContent>
          <w:customXmlInsRangeEnd w:id="7914"/>
          <w:customXmlInsRangeStart w:id="7915" w:author="Andreas Kuehne" w:date="2019-05-31T12:40:00Z"/>
        </w:sdtContent>
      </w:sdt>
      <w:customXmlInsRangeEnd w:id="7915"/>
    </w:p>
    <w:p w14:paraId="5E47F53B" w14:textId="77777777" w:rsidR="00A71F46" w:rsidRDefault="00A71F46" w:rsidP="00A71F46">
      <w:pPr>
        <w:pStyle w:val="Member"/>
        <w:rPr>
          <w:ins w:id="7916" w:author="Andreas Kuehne" w:date="2019-05-31T12:40:00Z"/>
        </w:rPr>
      </w:pPr>
      <w:ins w:id="7917" w:author="Andreas Kuehne" w:date="2019-05-31T12:40:00Z">
        <w:r>
          <w:t xml:space="preserve">The </w:t>
        </w:r>
        <w:r w:rsidRPr="35C1378D">
          <w:rPr>
            <w:rStyle w:val="Datatype"/>
          </w:rPr>
          <w:t>Type</w:t>
        </w:r>
        <w:r>
          <w:t xml:space="preserve"> element MUST contain one instance of a URI. </w:t>
        </w:r>
      </w:ins>
      <w:customXmlInsRangeStart w:id="7918" w:author="Andreas Kuehne" w:date="2019-05-31T12:40:00Z"/>
      <w:sdt>
        <w:sdtPr>
          <w:alias w:val="dss2-DetailType.type"/>
          <w:tag w:val="dss2-DetailType.Type"/>
          <w:id w:val="-1371909205"/>
        </w:sdtPr>
        <w:sdtContent>
          <w:customXmlInsRangeEnd w:id="7918"/>
          <w:ins w:id="7919"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URI identifies the detail. It may be a value defined by this specification, or a value defined by some other specification. Multiple detail elements of the same </w:t>
            </w:r>
            <w:r w:rsidRPr="003A06D0">
              <w:rPr>
                <w:rStyle w:val="Datatype"/>
                <w:lang w:val="en-GB"/>
              </w:rPr>
              <w:t>Type</w:t>
            </w:r>
            <w:r w:rsidRPr="003A06D0">
              <w:rPr>
                <w:color w:val="19D131"/>
                <w:lang w:val="en-GB"/>
              </w:rPr>
              <w:t xml:space="preserve"> may appear in a single </w:t>
            </w:r>
            <w:r w:rsidRPr="003A06D0">
              <w:rPr>
                <w:rFonts w:ascii="Courier New" w:eastAsia="Courier New" w:hAnsi="Courier New" w:cs="Courier New"/>
                <w:lang w:val="en-GB"/>
              </w:rPr>
              <w:t>ProcessingDetails</w:t>
            </w:r>
            <w:r w:rsidRPr="003A06D0">
              <w:rPr>
                <w:color w:val="19D131"/>
                <w:lang w:val="en-GB"/>
              </w:rPr>
              <w:t xml:space="preserve"> component. For example, when a signature contains a certificate chain that certifies the signing key, there may be details of the same </w:t>
            </w:r>
            <w:r w:rsidRPr="003A06D0">
              <w:rPr>
                <w:rStyle w:val="Datatype"/>
                <w:lang w:val="en-GB"/>
              </w:rPr>
              <w:t xml:space="preserve">Type </w:t>
            </w:r>
            <w:r w:rsidRPr="003A06D0">
              <w:rPr>
                <w:color w:val="19D131"/>
                <w:lang w:val="en-GB"/>
              </w:rPr>
              <w:t xml:space="preserve">present for each certificate in the chain, describing how each certificate was processed. </w:t>
            </w:r>
          </w:ins>
          <w:customXmlInsRangeStart w:id="7920" w:author="Andreas Kuehne" w:date="2019-05-31T12:40:00Z"/>
        </w:sdtContent>
      </w:sdt>
      <w:customXmlInsRangeEnd w:id="7920"/>
    </w:p>
    <w:p w14:paraId="0997B26D" w14:textId="77777777" w:rsidR="00A71F46" w:rsidRDefault="00A71F46" w:rsidP="00A71F46">
      <w:pPr>
        <w:pStyle w:val="Non-normativeCommentHeading"/>
        <w:rPr>
          <w:ins w:id="7921" w:author="Andreas Kuehne" w:date="2019-05-31T12:40:00Z"/>
        </w:rPr>
      </w:pPr>
      <w:ins w:id="7922" w:author="Andreas Kuehne" w:date="2019-05-31T12:40:00Z">
        <w:r>
          <w:t>Non-normative Comment:</w:t>
        </w:r>
      </w:ins>
    </w:p>
    <w:p w14:paraId="1BA4B8D8" w14:textId="77777777" w:rsidR="00A71F46" w:rsidRDefault="00A71F46" w:rsidP="00A71F46">
      <w:pPr>
        <w:pStyle w:val="Non-normativeComment"/>
        <w:rPr>
          <w:ins w:id="7923" w:author="Andreas Kuehne" w:date="2019-05-31T12:40:00Z"/>
        </w:rPr>
      </w:pPr>
      <w:customXmlInsRangeStart w:id="7924" w:author="Andreas Kuehne" w:date="2019-05-31T12:40:00Z"/>
      <w:sdt>
        <w:sdtPr>
          <w:tag w:val="dss2-DetailType.-nonNormative"/>
          <w:id w:val="540400667"/>
        </w:sdtPr>
        <w:sdtContent>
          <w:customXmlInsRangeEnd w:id="7924"/>
          <w:ins w:id="7925" w:author="Andreas Kuehne" w:date="2019-05-31T12:40:00Z">
            <w:r w:rsidRPr="003A06D0">
              <w:rPr>
                <w:color w:val="19D131"/>
                <w:lang w:val="en-GB"/>
              </w:rPr>
              <w:t xml:space="preserve">Multiple detail elements of the same </w:t>
            </w:r>
            <w:r w:rsidRPr="003A06D0">
              <w:rPr>
                <w:rStyle w:val="Datatype"/>
                <w:lang w:val="en-GB"/>
              </w:rPr>
              <w:t>Type</w:t>
            </w:r>
            <w:r w:rsidRPr="003A06D0">
              <w:rPr>
                <w:color w:val="19D131"/>
                <w:lang w:val="en-GB"/>
              </w:rPr>
              <w:t xml:space="preserve"> may appear in a single </w:t>
            </w:r>
            <w:r w:rsidRPr="003A06D0">
              <w:rPr>
                <w:rStyle w:val="Datatype"/>
                <w:lang w:val="en-GB"/>
              </w:rPr>
              <w:t>ProcessingDetails</w:t>
            </w:r>
            <w:r w:rsidRPr="003A06D0">
              <w:rPr>
                <w:color w:val="19D131"/>
                <w:lang w:val="en-GB"/>
              </w:rPr>
              <w:t xml:space="preserve">. For example, when a signature contains a certificate chain that certifies the signing key, there may be details of the same </w:t>
            </w:r>
            <w:r w:rsidRPr="003A06D0">
              <w:rPr>
                <w:rStyle w:val="Datatype"/>
                <w:lang w:val="en-GB"/>
              </w:rPr>
              <w:t>Type</w:t>
            </w:r>
            <w:r w:rsidRPr="003A06D0">
              <w:rPr>
                <w:color w:val="19D131"/>
                <w:lang w:val="en-GB"/>
              </w:rPr>
              <w:t xml:space="preserve"> present for each certificate in the chain, describing how each certificate was processed.</w:t>
            </w:r>
          </w:ins>
          <w:customXmlInsRangeStart w:id="7926" w:author="Andreas Kuehne" w:date="2019-05-31T12:40:00Z"/>
        </w:sdtContent>
      </w:sdt>
      <w:customXmlInsRangeEnd w:id="7926"/>
    </w:p>
    <w:p w14:paraId="1954079E" w14:textId="77777777" w:rsidR="00A71F46" w:rsidRDefault="00A71F46" w:rsidP="00A71F46">
      <w:pPr>
        <w:pStyle w:val="berschrift4"/>
        <w:numPr>
          <w:ilvl w:val="3"/>
          <w:numId w:val="3"/>
        </w:numPr>
        <w:rPr>
          <w:ins w:id="7927" w:author="Andreas Kuehne" w:date="2019-05-31T12:40:00Z"/>
        </w:rPr>
      </w:pPr>
      <w:ins w:id="7928" w:author="Andreas Kuehne" w:date="2019-05-31T12:40:00Z">
        <w:r>
          <w:t>Detail – JSON Syntax</w:t>
        </w:r>
      </w:ins>
    </w:p>
    <w:p w14:paraId="47B5075F" w14:textId="77777777" w:rsidR="00A71F46" w:rsidRPr="0248A3D1" w:rsidRDefault="00A71F46" w:rsidP="00A71F46">
      <w:pPr>
        <w:rPr>
          <w:ins w:id="7929" w:author="Andreas Kuehne" w:date="2019-05-31T12:40:00Z"/>
        </w:rPr>
      </w:pPr>
      <w:ins w:id="7930"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Detail</w:t>
        </w:r>
        <w:r>
          <w:t xml:space="preserve"> component.</w:t>
        </w:r>
      </w:ins>
    </w:p>
    <w:p w14:paraId="06E8B297" w14:textId="77777777" w:rsidR="00A71F46" w:rsidRPr="C2430093" w:rsidRDefault="00A71F46" w:rsidP="00A71F46">
      <w:pPr>
        <w:spacing w:line="259" w:lineRule="auto"/>
        <w:rPr>
          <w:ins w:id="7931" w:author="Andreas Kuehne" w:date="2019-05-31T12:40:00Z"/>
          <w:rFonts w:eastAsia="Arial" w:cs="Arial"/>
          <w:sz w:val="22"/>
          <w:szCs w:val="22"/>
        </w:rPr>
      </w:pPr>
      <w:ins w:id="793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Detail</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9ECBE0C" w14:textId="77777777" w:rsidTr="00A71F46">
        <w:trPr>
          <w:cnfStyle w:val="100000000000" w:firstRow="1" w:lastRow="0" w:firstColumn="0" w:lastColumn="0" w:oddVBand="0" w:evenVBand="0" w:oddHBand="0" w:evenHBand="0" w:firstRowFirstColumn="0" w:firstRowLastColumn="0" w:lastRowFirstColumn="0" w:lastRowLastColumn="0"/>
          <w:ins w:id="79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17EDA0" w14:textId="77777777" w:rsidR="00A71F46" w:rsidRDefault="00A71F46" w:rsidP="00A71F46">
            <w:pPr>
              <w:pStyle w:val="Beschriftung"/>
              <w:rPr>
                <w:ins w:id="7934" w:author="Andreas Kuehne" w:date="2019-05-31T12:40:00Z"/>
              </w:rPr>
            </w:pPr>
            <w:ins w:id="7935" w:author="Andreas Kuehne" w:date="2019-05-31T12:40:00Z">
              <w:r>
                <w:t>Element</w:t>
              </w:r>
            </w:ins>
          </w:p>
        </w:tc>
        <w:tc>
          <w:tcPr>
            <w:tcW w:w="4675" w:type="dxa"/>
          </w:tcPr>
          <w:p w14:paraId="3903D16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936" w:author="Andreas Kuehne" w:date="2019-05-31T12:40:00Z"/>
              </w:rPr>
            </w:pPr>
            <w:ins w:id="7937" w:author="Andreas Kuehne" w:date="2019-05-31T12:40:00Z">
              <w:r>
                <w:t>Implementing JSON member name</w:t>
              </w:r>
            </w:ins>
          </w:p>
        </w:tc>
        <w:tc>
          <w:tcPr>
            <w:tcW w:w="4675" w:type="dxa"/>
          </w:tcPr>
          <w:p w14:paraId="6284C0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938" w:author="Andreas Kuehne" w:date="2019-05-31T12:40:00Z"/>
              </w:rPr>
            </w:pPr>
            <w:ins w:id="7939" w:author="Andreas Kuehne" w:date="2019-05-31T12:40:00Z">
              <w:r>
                <w:t>Comments</w:t>
              </w:r>
            </w:ins>
          </w:p>
        </w:tc>
      </w:tr>
      <w:tr w:rsidR="00A71F46" w14:paraId="703CA3AC" w14:textId="77777777" w:rsidTr="00A71F46">
        <w:trPr>
          <w:ins w:id="79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4389CF" w14:textId="77777777" w:rsidR="00A71F46" w:rsidRPr="002062A5" w:rsidRDefault="00A71F46" w:rsidP="00A71F46">
            <w:pPr>
              <w:pStyle w:val="Beschriftung"/>
              <w:rPr>
                <w:ins w:id="7941" w:author="Andreas Kuehne" w:date="2019-05-31T12:40:00Z"/>
                <w:rStyle w:val="Datatype"/>
                <w:b w:val="0"/>
                <w:bCs w:val="0"/>
              </w:rPr>
            </w:pPr>
            <w:ins w:id="7942" w:author="Andreas Kuehne" w:date="2019-05-31T12:40:00Z">
              <w:r w:rsidRPr="002062A5">
                <w:rPr>
                  <w:rStyle w:val="Datatype"/>
                </w:rPr>
                <w:t>Code</w:t>
              </w:r>
            </w:ins>
          </w:p>
        </w:tc>
        <w:tc>
          <w:tcPr>
            <w:tcW w:w="4675" w:type="dxa"/>
          </w:tcPr>
          <w:p w14:paraId="7C0A8D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943" w:author="Andreas Kuehne" w:date="2019-05-31T12:40:00Z"/>
                <w:rStyle w:val="Datatype"/>
              </w:rPr>
            </w:pPr>
            <w:ins w:id="7944" w:author="Andreas Kuehne" w:date="2019-05-31T12:40:00Z">
              <w:r w:rsidRPr="002062A5">
                <w:rPr>
                  <w:rStyle w:val="Datatype"/>
                </w:rPr>
                <w:t>code</w:t>
              </w:r>
            </w:ins>
          </w:p>
        </w:tc>
        <w:tc>
          <w:tcPr>
            <w:tcW w:w="4675" w:type="dxa"/>
          </w:tcPr>
          <w:p w14:paraId="3BE58C1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945" w:author="Andreas Kuehne" w:date="2019-05-31T12:40:00Z"/>
              </w:rPr>
            </w:pPr>
            <w:customXmlInsRangeStart w:id="7946" w:author="Andreas Kuehne" w:date="2019-05-31T12:40:00Z"/>
            <w:sdt>
              <w:sdtPr>
                <w:alias w:val="dss2-DetailType.code"/>
                <w:tag w:val="dss2-DetailType.-jsonComment.Code"/>
                <w:id w:val="1914439872"/>
                <w:showingPlcHdr/>
              </w:sdtPr>
              <w:sdtContent>
                <w:customXmlInsRangeEnd w:id="7946"/>
                <w:ins w:id="7947" w:author="Andreas Kuehne" w:date="2019-05-31T12:40:00Z">
                  <w:r>
                    <w:rPr>
                      <w:color w:val="19D131"/>
                    </w:rPr>
                    <w:t>[]</w:t>
                  </w:r>
                </w:ins>
                <w:customXmlInsRangeStart w:id="7948" w:author="Andreas Kuehne" w:date="2019-05-31T12:40:00Z"/>
              </w:sdtContent>
            </w:sdt>
            <w:customXmlInsRangeEnd w:id="7948"/>
          </w:p>
        </w:tc>
      </w:tr>
      <w:tr w:rsidR="00A71F46" w14:paraId="4CD48167" w14:textId="77777777" w:rsidTr="00A71F46">
        <w:trPr>
          <w:ins w:id="79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6002B5" w14:textId="77777777" w:rsidR="00A71F46" w:rsidRPr="002062A5" w:rsidRDefault="00A71F46" w:rsidP="00A71F46">
            <w:pPr>
              <w:pStyle w:val="Beschriftung"/>
              <w:rPr>
                <w:ins w:id="7950" w:author="Andreas Kuehne" w:date="2019-05-31T12:40:00Z"/>
                <w:rStyle w:val="Datatype"/>
                <w:b w:val="0"/>
                <w:bCs w:val="0"/>
              </w:rPr>
            </w:pPr>
            <w:ins w:id="7951" w:author="Andreas Kuehne" w:date="2019-05-31T12:40:00Z">
              <w:r w:rsidRPr="002062A5">
                <w:rPr>
                  <w:rStyle w:val="Datatype"/>
                </w:rPr>
                <w:t>Message</w:t>
              </w:r>
            </w:ins>
          </w:p>
        </w:tc>
        <w:tc>
          <w:tcPr>
            <w:tcW w:w="4675" w:type="dxa"/>
          </w:tcPr>
          <w:p w14:paraId="3B54B2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952" w:author="Andreas Kuehne" w:date="2019-05-31T12:40:00Z"/>
                <w:rStyle w:val="Datatype"/>
              </w:rPr>
            </w:pPr>
            <w:ins w:id="7953" w:author="Andreas Kuehne" w:date="2019-05-31T12:40:00Z">
              <w:r w:rsidRPr="002062A5">
                <w:rPr>
                  <w:rStyle w:val="Datatype"/>
                </w:rPr>
                <w:t>msg</w:t>
              </w:r>
            </w:ins>
          </w:p>
        </w:tc>
        <w:tc>
          <w:tcPr>
            <w:tcW w:w="4675" w:type="dxa"/>
          </w:tcPr>
          <w:p w14:paraId="3B41227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954" w:author="Andreas Kuehne" w:date="2019-05-31T12:40:00Z"/>
              </w:rPr>
            </w:pPr>
            <w:customXmlInsRangeStart w:id="7955" w:author="Andreas Kuehne" w:date="2019-05-31T12:40:00Z"/>
            <w:sdt>
              <w:sdtPr>
                <w:alias w:val="dss2-DetailType.msg"/>
                <w:tag w:val="dss2-DetailType.-jsonComment.Message"/>
                <w:id w:val="-71278256"/>
                <w:showingPlcHdr/>
              </w:sdtPr>
              <w:sdtContent>
                <w:customXmlInsRangeEnd w:id="7955"/>
                <w:ins w:id="7956" w:author="Andreas Kuehne" w:date="2019-05-31T12:40:00Z">
                  <w:r>
                    <w:rPr>
                      <w:color w:val="19D131"/>
                    </w:rPr>
                    <w:t>[]</w:t>
                  </w:r>
                </w:ins>
                <w:customXmlInsRangeStart w:id="7957" w:author="Andreas Kuehne" w:date="2019-05-31T12:40:00Z"/>
              </w:sdtContent>
            </w:sdt>
            <w:customXmlInsRangeEnd w:id="7957"/>
          </w:p>
        </w:tc>
      </w:tr>
      <w:tr w:rsidR="00A71F46" w14:paraId="195D0F01" w14:textId="77777777" w:rsidTr="00A71F46">
        <w:trPr>
          <w:ins w:id="79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753984" w14:textId="77777777" w:rsidR="00A71F46" w:rsidRPr="002062A5" w:rsidRDefault="00A71F46" w:rsidP="00A71F46">
            <w:pPr>
              <w:pStyle w:val="Beschriftung"/>
              <w:rPr>
                <w:ins w:id="7959" w:author="Andreas Kuehne" w:date="2019-05-31T12:40:00Z"/>
                <w:rStyle w:val="Datatype"/>
                <w:b w:val="0"/>
                <w:bCs w:val="0"/>
              </w:rPr>
            </w:pPr>
            <w:ins w:id="7960" w:author="Andreas Kuehne" w:date="2019-05-31T12:40:00Z">
              <w:r w:rsidRPr="002062A5">
                <w:rPr>
                  <w:rStyle w:val="Datatype"/>
                </w:rPr>
                <w:t>Base64Content</w:t>
              </w:r>
            </w:ins>
          </w:p>
        </w:tc>
        <w:tc>
          <w:tcPr>
            <w:tcW w:w="4675" w:type="dxa"/>
          </w:tcPr>
          <w:p w14:paraId="1F2C4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961" w:author="Andreas Kuehne" w:date="2019-05-31T12:40:00Z"/>
                <w:rStyle w:val="Datatype"/>
              </w:rPr>
            </w:pPr>
            <w:ins w:id="7962" w:author="Andreas Kuehne" w:date="2019-05-31T12:40:00Z">
              <w:r w:rsidRPr="002062A5">
                <w:rPr>
                  <w:rStyle w:val="Datatype"/>
                </w:rPr>
                <w:t>b64Content</w:t>
              </w:r>
            </w:ins>
          </w:p>
        </w:tc>
        <w:tc>
          <w:tcPr>
            <w:tcW w:w="4675" w:type="dxa"/>
          </w:tcPr>
          <w:p w14:paraId="7FFC9E9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963" w:author="Andreas Kuehne" w:date="2019-05-31T12:40:00Z"/>
              </w:rPr>
            </w:pPr>
            <w:customXmlInsRangeStart w:id="7964" w:author="Andreas Kuehne" w:date="2019-05-31T12:40:00Z"/>
            <w:sdt>
              <w:sdtPr>
                <w:alias w:val="dss2-DetailType.b64Content"/>
                <w:tag w:val="dss2-DetailType.-jsonComment.Base64Content"/>
                <w:id w:val="2130279389"/>
                <w:showingPlcHdr/>
              </w:sdtPr>
              <w:sdtContent>
                <w:customXmlInsRangeEnd w:id="7964"/>
                <w:ins w:id="7965" w:author="Andreas Kuehne" w:date="2019-05-31T12:40:00Z">
                  <w:r>
                    <w:rPr>
                      <w:color w:val="19D131"/>
                    </w:rPr>
                    <w:t>[]</w:t>
                  </w:r>
                </w:ins>
                <w:customXmlInsRangeStart w:id="7966" w:author="Andreas Kuehne" w:date="2019-05-31T12:40:00Z"/>
              </w:sdtContent>
            </w:sdt>
            <w:customXmlInsRangeEnd w:id="7966"/>
          </w:p>
        </w:tc>
      </w:tr>
      <w:tr w:rsidR="00A71F46" w14:paraId="56639842" w14:textId="77777777" w:rsidTr="00A71F46">
        <w:trPr>
          <w:ins w:id="79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54E7D" w14:textId="77777777" w:rsidR="00A71F46" w:rsidRPr="002062A5" w:rsidRDefault="00A71F46" w:rsidP="00A71F46">
            <w:pPr>
              <w:pStyle w:val="Beschriftung"/>
              <w:rPr>
                <w:ins w:id="7968" w:author="Andreas Kuehne" w:date="2019-05-31T12:40:00Z"/>
                <w:rStyle w:val="Datatype"/>
                <w:b w:val="0"/>
                <w:bCs w:val="0"/>
              </w:rPr>
            </w:pPr>
            <w:ins w:id="7969" w:author="Andreas Kuehne" w:date="2019-05-31T12:40:00Z">
              <w:r w:rsidRPr="002062A5">
                <w:rPr>
                  <w:rStyle w:val="Datatype"/>
                </w:rPr>
                <w:t>Type</w:t>
              </w:r>
            </w:ins>
          </w:p>
        </w:tc>
        <w:tc>
          <w:tcPr>
            <w:tcW w:w="4675" w:type="dxa"/>
          </w:tcPr>
          <w:p w14:paraId="2670E2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970" w:author="Andreas Kuehne" w:date="2019-05-31T12:40:00Z"/>
                <w:rStyle w:val="Datatype"/>
              </w:rPr>
            </w:pPr>
            <w:ins w:id="7971" w:author="Andreas Kuehne" w:date="2019-05-31T12:40:00Z">
              <w:r w:rsidRPr="002062A5">
                <w:rPr>
                  <w:rStyle w:val="Datatype"/>
                </w:rPr>
                <w:t>type</w:t>
              </w:r>
            </w:ins>
          </w:p>
        </w:tc>
        <w:tc>
          <w:tcPr>
            <w:tcW w:w="4675" w:type="dxa"/>
          </w:tcPr>
          <w:p w14:paraId="53BEB64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7972" w:author="Andreas Kuehne" w:date="2019-05-31T12:40:00Z"/>
              </w:rPr>
            </w:pPr>
            <w:customXmlInsRangeStart w:id="7973" w:author="Andreas Kuehne" w:date="2019-05-31T12:40:00Z"/>
            <w:sdt>
              <w:sdtPr>
                <w:alias w:val="dss2-DetailType.type"/>
                <w:tag w:val="dss2-DetailType.-jsonComment.Type"/>
                <w:id w:val="925077554"/>
                <w:showingPlcHdr/>
              </w:sdtPr>
              <w:sdtContent>
                <w:customXmlInsRangeEnd w:id="7973"/>
                <w:ins w:id="7974" w:author="Andreas Kuehne" w:date="2019-05-31T12:40:00Z">
                  <w:r>
                    <w:rPr>
                      <w:color w:val="19D131"/>
                    </w:rPr>
                    <w:t>[]</w:t>
                  </w:r>
                </w:ins>
                <w:customXmlInsRangeStart w:id="7975" w:author="Andreas Kuehne" w:date="2019-05-31T12:40:00Z"/>
              </w:sdtContent>
            </w:sdt>
            <w:customXmlInsRangeEnd w:id="7975"/>
          </w:p>
        </w:tc>
      </w:tr>
    </w:tbl>
    <w:p w14:paraId="45D50D58" w14:textId="77777777" w:rsidR="00A71F46" w:rsidRPr="0202B381" w:rsidRDefault="00A71F46" w:rsidP="00A71F46">
      <w:pPr>
        <w:rPr>
          <w:ins w:id="7976" w:author="Andreas Kuehne" w:date="2019-05-31T12:40:00Z"/>
        </w:rPr>
      </w:pPr>
      <w:ins w:id="7977"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96DBBFE" w14:textId="77777777" w:rsidR="00A71F46" w:rsidRDefault="00A71F46" w:rsidP="00A71F46">
      <w:pPr>
        <w:pStyle w:val="Code"/>
        <w:spacing w:line="259" w:lineRule="auto"/>
        <w:rPr>
          <w:ins w:id="7978" w:author="Andreas Kuehne" w:date="2019-05-31T12:40:00Z"/>
        </w:rPr>
      </w:pPr>
      <w:ins w:id="7979" w:author="Andreas Kuehne" w:date="2019-05-31T12:40:00Z">
        <w:r>
          <w:rPr>
            <w:color w:val="31849B" w:themeColor="accent5" w:themeShade="BF"/>
          </w:rPr>
          <w:t>"dss2-DetailType"</w:t>
        </w:r>
        <w:r>
          <w:t>: {</w:t>
        </w:r>
      </w:ins>
    </w:p>
    <w:p w14:paraId="21D1BCA4" w14:textId="77777777" w:rsidR="00A71F46" w:rsidRDefault="00A71F46" w:rsidP="00A71F46">
      <w:pPr>
        <w:pStyle w:val="Code"/>
        <w:spacing w:line="259" w:lineRule="auto"/>
        <w:rPr>
          <w:ins w:id="7980" w:author="Andreas Kuehne" w:date="2019-05-31T12:40:00Z"/>
        </w:rPr>
      </w:pPr>
      <w:ins w:id="7981" w:author="Andreas Kuehne" w:date="2019-05-31T12:40:00Z">
        <w:r>
          <w:rPr>
            <w:color w:val="31849B" w:themeColor="accent5" w:themeShade="BF"/>
          </w:rPr>
          <w:t xml:space="preserve">  "type"</w:t>
        </w:r>
        <w:r>
          <w:t xml:space="preserve">: </w:t>
        </w:r>
        <w:r>
          <w:rPr>
            <w:color w:val="244061" w:themeColor="accent1" w:themeShade="80"/>
          </w:rPr>
          <w:t>"object",</w:t>
        </w:r>
      </w:ins>
    </w:p>
    <w:p w14:paraId="063EB05B" w14:textId="77777777" w:rsidR="00A71F46" w:rsidRDefault="00A71F46" w:rsidP="00A71F46">
      <w:pPr>
        <w:pStyle w:val="Code"/>
        <w:spacing w:line="259" w:lineRule="auto"/>
        <w:rPr>
          <w:ins w:id="7982" w:author="Andreas Kuehne" w:date="2019-05-31T12:40:00Z"/>
        </w:rPr>
      </w:pPr>
      <w:ins w:id="7983" w:author="Andreas Kuehne" w:date="2019-05-31T12:40:00Z">
        <w:r>
          <w:rPr>
            <w:color w:val="31849B" w:themeColor="accent5" w:themeShade="BF"/>
          </w:rPr>
          <w:t xml:space="preserve">  "properties"</w:t>
        </w:r>
        <w:r>
          <w:t>: {</w:t>
        </w:r>
      </w:ins>
    </w:p>
    <w:p w14:paraId="2E003F31" w14:textId="77777777" w:rsidR="00A71F46" w:rsidRDefault="00A71F46" w:rsidP="00A71F46">
      <w:pPr>
        <w:pStyle w:val="Code"/>
        <w:spacing w:line="259" w:lineRule="auto"/>
        <w:rPr>
          <w:ins w:id="7984" w:author="Andreas Kuehne" w:date="2019-05-31T12:40:00Z"/>
        </w:rPr>
      </w:pPr>
      <w:ins w:id="7985" w:author="Andreas Kuehne" w:date="2019-05-31T12:40:00Z">
        <w:r>
          <w:rPr>
            <w:color w:val="31849B" w:themeColor="accent5" w:themeShade="BF"/>
          </w:rPr>
          <w:t xml:space="preserve">    "code"</w:t>
        </w:r>
        <w:r>
          <w:t>: {</w:t>
        </w:r>
      </w:ins>
    </w:p>
    <w:p w14:paraId="5A85141D" w14:textId="77777777" w:rsidR="00A71F46" w:rsidRDefault="00A71F46" w:rsidP="00A71F46">
      <w:pPr>
        <w:pStyle w:val="Code"/>
        <w:spacing w:line="259" w:lineRule="auto"/>
        <w:rPr>
          <w:ins w:id="7986" w:author="Andreas Kuehne" w:date="2019-05-31T12:40:00Z"/>
        </w:rPr>
      </w:pPr>
      <w:ins w:id="7987" w:author="Andreas Kuehne" w:date="2019-05-31T12:40:00Z">
        <w:r>
          <w:rPr>
            <w:color w:val="31849B" w:themeColor="accent5" w:themeShade="BF"/>
          </w:rPr>
          <w:t xml:space="preserve">      "type"</w:t>
        </w:r>
        <w:r>
          <w:t xml:space="preserve">: </w:t>
        </w:r>
        <w:r>
          <w:rPr>
            <w:color w:val="244061" w:themeColor="accent1" w:themeShade="80"/>
          </w:rPr>
          <w:t>"string"</w:t>
        </w:r>
      </w:ins>
    </w:p>
    <w:p w14:paraId="3E618A28" w14:textId="77777777" w:rsidR="00A71F46" w:rsidRDefault="00A71F46" w:rsidP="00A71F46">
      <w:pPr>
        <w:pStyle w:val="Code"/>
        <w:spacing w:line="259" w:lineRule="auto"/>
        <w:rPr>
          <w:ins w:id="7988" w:author="Andreas Kuehne" w:date="2019-05-31T12:40:00Z"/>
        </w:rPr>
      </w:pPr>
      <w:ins w:id="7989" w:author="Andreas Kuehne" w:date="2019-05-31T12:40:00Z">
        <w:r>
          <w:t xml:space="preserve">    },</w:t>
        </w:r>
      </w:ins>
    </w:p>
    <w:p w14:paraId="3EFDF068" w14:textId="77777777" w:rsidR="00A71F46" w:rsidRDefault="00A71F46" w:rsidP="00A71F46">
      <w:pPr>
        <w:pStyle w:val="Code"/>
        <w:spacing w:line="259" w:lineRule="auto"/>
        <w:rPr>
          <w:ins w:id="7990" w:author="Andreas Kuehne" w:date="2019-05-31T12:40:00Z"/>
        </w:rPr>
      </w:pPr>
      <w:ins w:id="7991" w:author="Andreas Kuehne" w:date="2019-05-31T12:40:00Z">
        <w:r>
          <w:rPr>
            <w:color w:val="31849B" w:themeColor="accent5" w:themeShade="BF"/>
          </w:rPr>
          <w:t xml:space="preserve">    "msg"</w:t>
        </w:r>
        <w:r>
          <w:t>: {</w:t>
        </w:r>
      </w:ins>
    </w:p>
    <w:p w14:paraId="2EFC9163" w14:textId="77777777" w:rsidR="00A71F46" w:rsidRDefault="00A71F46" w:rsidP="00A71F46">
      <w:pPr>
        <w:pStyle w:val="Code"/>
        <w:spacing w:line="259" w:lineRule="auto"/>
        <w:rPr>
          <w:ins w:id="7992" w:author="Andreas Kuehne" w:date="2019-05-31T12:40:00Z"/>
        </w:rPr>
      </w:pPr>
      <w:ins w:id="7993"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2A624102" w14:textId="77777777" w:rsidR="00A71F46" w:rsidRDefault="00A71F46" w:rsidP="00A71F46">
      <w:pPr>
        <w:pStyle w:val="Code"/>
        <w:spacing w:line="259" w:lineRule="auto"/>
        <w:rPr>
          <w:ins w:id="7994" w:author="Andreas Kuehne" w:date="2019-05-31T12:40:00Z"/>
        </w:rPr>
      </w:pPr>
      <w:ins w:id="7995" w:author="Andreas Kuehne" w:date="2019-05-31T12:40:00Z">
        <w:r>
          <w:t xml:space="preserve">    },</w:t>
        </w:r>
      </w:ins>
    </w:p>
    <w:p w14:paraId="1664AC7E" w14:textId="77777777" w:rsidR="00A71F46" w:rsidRDefault="00A71F46" w:rsidP="00A71F46">
      <w:pPr>
        <w:pStyle w:val="Code"/>
        <w:spacing w:line="259" w:lineRule="auto"/>
        <w:rPr>
          <w:ins w:id="7996" w:author="Andreas Kuehne" w:date="2019-05-31T12:40:00Z"/>
        </w:rPr>
      </w:pPr>
      <w:ins w:id="7997" w:author="Andreas Kuehne" w:date="2019-05-31T12:40:00Z">
        <w:r>
          <w:rPr>
            <w:color w:val="31849B" w:themeColor="accent5" w:themeShade="BF"/>
          </w:rPr>
          <w:t xml:space="preserve">    "b64Content"</w:t>
        </w:r>
        <w:r>
          <w:t>: {</w:t>
        </w:r>
      </w:ins>
    </w:p>
    <w:p w14:paraId="2F3A0B2E" w14:textId="77777777" w:rsidR="00A71F46" w:rsidRDefault="00A71F46" w:rsidP="00A71F46">
      <w:pPr>
        <w:pStyle w:val="Code"/>
        <w:spacing w:line="259" w:lineRule="auto"/>
        <w:rPr>
          <w:ins w:id="7998" w:author="Andreas Kuehne" w:date="2019-05-31T12:40:00Z"/>
        </w:rPr>
      </w:pPr>
      <w:ins w:id="7999" w:author="Andreas Kuehne" w:date="2019-05-31T12:40:00Z">
        <w:r>
          <w:rPr>
            <w:color w:val="31849B" w:themeColor="accent5" w:themeShade="BF"/>
          </w:rPr>
          <w:t xml:space="preserve">      "type"</w:t>
        </w:r>
        <w:r>
          <w:t xml:space="preserve">: </w:t>
        </w:r>
        <w:r>
          <w:rPr>
            <w:color w:val="244061" w:themeColor="accent1" w:themeShade="80"/>
          </w:rPr>
          <w:t>"string"</w:t>
        </w:r>
      </w:ins>
    </w:p>
    <w:p w14:paraId="60CBC065" w14:textId="77777777" w:rsidR="00A71F46" w:rsidRDefault="00A71F46" w:rsidP="00A71F46">
      <w:pPr>
        <w:pStyle w:val="Code"/>
        <w:spacing w:line="259" w:lineRule="auto"/>
        <w:rPr>
          <w:ins w:id="8000" w:author="Andreas Kuehne" w:date="2019-05-31T12:40:00Z"/>
        </w:rPr>
      </w:pPr>
      <w:ins w:id="8001" w:author="Andreas Kuehne" w:date="2019-05-31T12:40:00Z">
        <w:r>
          <w:t xml:space="preserve">    },</w:t>
        </w:r>
      </w:ins>
    </w:p>
    <w:p w14:paraId="03A0D6FC" w14:textId="77777777" w:rsidR="00A71F46" w:rsidRDefault="00A71F46" w:rsidP="00A71F46">
      <w:pPr>
        <w:pStyle w:val="Code"/>
        <w:spacing w:line="259" w:lineRule="auto"/>
        <w:rPr>
          <w:ins w:id="8002" w:author="Andreas Kuehne" w:date="2019-05-31T12:40:00Z"/>
        </w:rPr>
      </w:pPr>
      <w:ins w:id="8003" w:author="Andreas Kuehne" w:date="2019-05-31T12:40:00Z">
        <w:r>
          <w:rPr>
            <w:color w:val="31849B" w:themeColor="accent5" w:themeShade="BF"/>
          </w:rPr>
          <w:lastRenderedPageBreak/>
          <w:t xml:space="preserve">    "type"</w:t>
        </w:r>
        <w:r>
          <w:t>: {</w:t>
        </w:r>
      </w:ins>
    </w:p>
    <w:p w14:paraId="4C64316D" w14:textId="77777777" w:rsidR="00A71F46" w:rsidRDefault="00A71F46" w:rsidP="00A71F46">
      <w:pPr>
        <w:pStyle w:val="Code"/>
        <w:spacing w:line="259" w:lineRule="auto"/>
        <w:rPr>
          <w:ins w:id="8004" w:author="Andreas Kuehne" w:date="2019-05-31T12:40:00Z"/>
        </w:rPr>
      </w:pPr>
      <w:ins w:id="8005" w:author="Andreas Kuehne" w:date="2019-05-31T12:40:00Z">
        <w:r>
          <w:rPr>
            <w:color w:val="31849B" w:themeColor="accent5" w:themeShade="BF"/>
          </w:rPr>
          <w:t xml:space="preserve">      "type"</w:t>
        </w:r>
        <w:r>
          <w:t xml:space="preserve">: </w:t>
        </w:r>
        <w:r>
          <w:rPr>
            <w:color w:val="244061" w:themeColor="accent1" w:themeShade="80"/>
          </w:rPr>
          <w:t>"string",</w:t>
        </w:r>
      </w:ins>
    </w:p>
    <w:p w14:paraId="3AC8FF0F" w14:textId="77777777" w:rsidR="00A71F46" w:rsidRDefault="00A71F46" w:rsidP="00A71F46">
      <w:pPr>
        <w:pStyle w:val="Code"/>
        <w:spacing w:line="259" w:lineRule="auto"/>
        <w:rPr>
          <w:ins w:id="8006" w:author="Andreas Kuehne" w:date="2019-05-31T12:40:00Z"/>
        </w:rPr>
      </w:pPr>
      <w:ins w:id="8007" w:author="Andreas Kuehne" w:date="2019-05-31T12:40:00Z">
        <w:r>
          <w:rPr>
            <w:color w:val="31849B" w:themeColor="accent5" w:themeShade="BF"/>
          </w:rPr>
          <w:t xml:space="preserve">      "format"</w:t>
        </w:r>
        <w:r>
          <w:t xml:space="preserve">: </w:t>
        </w:r>
        <w:r>
          <w:rPr>
            <w:color w:val="244061" w:themeColor="accent1" w:themeShade="80"/>
          </w:rPr>
          <w:t>"uri"</w:t>
        </w:r>
      </w:ins>
    </w:p>
    <w:p w14:paraId="4BEDC1D5" w14:textId="77777777" w:rsidR="00A71F46" w:rsidRDefault="00A71F46" w:rsidP="00A71F46">
      <w:pPr>
        <w:pStyle w:val="Code"/>
        <w:spacing w:line="259" w:lineRule="auto"/>
        <w:rPr>
          <w:ins w:id="8008" w:author="Andreas Kuehne" w:date="2019-05-31T12:40:00Z"/>
        </w:rPr>
      </w:pPr>
      <w:ins w:id="8009" w:author="Andreas Kuehne" w:date="2019-05-31T12:40:00Z">
        <w:r>
          <w:t xml:space="preserve">    }</w:t>
        </w:r>
      </w:ins>
    </w:p>
    <w:p w14:paraId="7B31EAFB" w14:textId="77777777" w:rsidR="00A71F46" w:rsidRDefault="00A71F46" w:rsidP="00A71F46">
      <w:pPr>
        <w:pStyle w:val="Code"/>
        <w:spacing w:line="259" w:lineRule="auto"/>
        <w:rPr>
          <w:ins w:id="8010" w:author="Andreas Kuehne" w:date="2019-05-31T12:40:00Z"/>
        </w:rPr>
      </w:pPr>
      <w:ins w:id="8011" w:author="Andreas Kuehne" w:date="2019-05-31T12:40:00Z">
        <w:r>
          <w:t xml:space="preserve">  },</w:t>
        </w:r>
      </w:ins>
    </w:p>
    <w:p w14:paraId="4510A0E2" w14:textId="77777777" w:rsidR="00A71F46" w:rsidRDefault="00A71F46" w:rsidP="00A71F46">
      <w:pPr>
        <w:pStyle w:val="Code"/>
        <w:spacing w:line="259" w:lineRule="auto"/>
        <w:rPr>
          <w:ins w:id="8012" w:author="Andreas Kuehne" w:date="2019-05-31T12:40:00Z"/>
        </w:rPr>
      </w:pPr>
      <w:ins w:id="8013" w:author="Andreas Kuehne" w:date="2019-05-31T12:40:00Z">
        <w:r>
          <w:rPr>
            <w:color w:val="31849B" w:themeColor="accent5" w:themeShade="BF"/>
          </w:rPr>
          <w:t xml:space="preserve">  "required"</w:t>
        </w:r>
        <w:r>
          <w:t>: [</w:t>
        </w:r>
        <w:r>
          <w:rPr>
            <w:color w:val="244061" w:themeColor="accent1" w:themeShade="80"/>
          </w:rPr>
          <w:t>"type"</w:t>
        </w:r>
        <w:r>
          <w:t>]</w:t>
        </w:r>
      </w:ins>
    </w:p>
    <w:p w14:paraId="29F8E820" w14:textId="77777777" w:rsidR="00A71F46" w:rsidRDefault="00A71F46" w:rsidP="00A71F46">
      <w:pPr>
        <w:pStyle w:val="Code"/>
        <w:spacing w:line="259" w:lineRule="auto"/>
        <w:rPr>
          <w:ins w:id="8014" w:author="Andreas Kuehne" w:date="2019-05-31T12:40:00Z"/>
        </w:rPr>
      </w:pPr>
      <w:ins w:id="8015" w:author="Andreas Kuehne" w:date="2019-05-31T12:40:00Z">
        <w:r>
          <w:t>}</w:t>
        </w:r>
      </w:ins>
    </w:p>
    <w:p w14:paraId="4CEDEE4A" w14:textId="77777777" w:rsidR="00A71F46" w:rsidRDefault="00A71F46" w:rsidP="00A71F46">
      <w:pPr>
        <w:rPr>
          <w:ins w:id="8016" w:author="Andreas Kuehne" w:date="2019-05-31T12:40:00Z"/>
        </w:rPr>
      </w:pPr>
      <w:customXmlInsRangeStart w:id="8017" w:author="Andreas Kuehne" w:date="2019-05-31T12:40:00Z"/>
      <w:sdt>
        <w:sdtPr>
          <w:tag w:val="dss2-DetailType.-jsonSchema"/>
          <w:id w:val="575481720"/>
          <w:showingPlcHdr/>
        </w:sdtPr>
        <w:sdtContent>
          <w:customXmlInsRangeEnd w:id="8017"/>
          <w:ins w:id="8018" w:author="Andreas Kuehne" w:date="2019-05-31T12:40:00Z">
            <w:r>
              <w:rPr>
                <w:color w:val="19D131"/>
              </w:rPr>
              <w:t>[component Detail JSON schema details]</w:t>
            </w:r>
          </w:ins>
          <w:customXmlInsRangeStart w:id="8019" w:author="Andreas Kuehne" w:date="2019-05-31T12:40:00Z"/>
        </w:sdtContent>
      </w:sdt>
      <w:customXmlInsRangeEnd w:id="8019"/>
    </w:p>
    <w:p w14:paraId="5EDB5E7A" w14:textId="77777777" w:rsidR="00A71F46" w:rsidRDefault="00A71F46" w:rsidP="00A71F46">
      <w:pPr>
        <w:pStyle w:val="berschrift4"/>
        <w:numPr>
          <w:ilvl w:val="3"/>
          <w:numId w:val="3"/>
        </w:numPr>
        <w:rPr>
          <w:ins w:id="8020" w:author="Andreas Kuehne" w:date="2019-05-31T12:40:00Z"/>
        </w:rPr>
      </w:pPr>
      <w:ins w:id="8021" w:author="Andreas Kuehne" w:date="2019-05-31T12:40:00Z">
        <w:r>
          <w:t>Detail – XML Syntax</w:t>
        </w:r>
      </w:ins>
    </w:p>
    <w:p w14:paraId="20C4671B" w14:textId="77777777" w:rsidR="00A71F46" w:rsidRPr="5404FA76" w:rsidRDefault="00A71F46" w:rsidP="00A71F46">
      <w:pPr>
        <w:rPr>
          <w:ins w:id="8022" w:author="Andreas Kuehne" w:date="2019-05-31T12:40:00Z"/>
        </w:rPr>
      </w:pPr>
      <w:ins w:id="8023" w:author="Andreas Kuehne" w:date="2019-05-31T12:40:00Z">
        <w:r w:rsidRPr="0CCF9147">
          <w:t xml:space="preserve">The XML type </w:t>
        </w:r>
        <w:r w:rsidRPr="002062A5">
          <w:rPr>
            <w:rFonts w:ascii="Courier New" w:eastAsia="Courier New" w:hAnsi="Courier New" w:cs="Courier New"/>
          </w:rPr>
          <w:t>DetailType</w:t>
        </w:r>
        <w:r w:rsidRPr="0CCF9147">
          <w:t xml:space="preserve"> SHALL implement the requirements defined in the </w:t>
        </w:r>
        <w:r w:rsidRPr="002062A5">
          <w:rPr>
            <w:rFonts w:ascii="Courier New" w:eastAsia="Courier New" w:hAnsi="Courier New" w:cs="Courier New"/>
          </w:rPr>
          <w:t>Detail</w:t>
        </w:r>
        <w:r>
          <w:t xml:space="preserve"> </w:t>
        </w:r>
        <w:r w:rsidRPr="005A6FFD">
          <w:t>component.</w:t>
        </w:r>
      </w:ins>
    </w:p>
    <w:p w14:paraId="29B44928" w14:textId="77777777" w:rsidR="00A71F46" w:rsidRDefault="00A71F46" w:rsidP="00A71F46">
      <w:pPr>
        <w:rPr>
          <w:ins w:id="8024" w:author="Andreas Kuehne" w:date="2019-05-31T12:40:00Z"/>
        </w:rPr>
      </w:pPr>
      <w:ins w:id="8025" w:author="Andreas Kuehne" w:date="2019-05-31T12:40:00Z">
        <w:r w:rsidRPr="005A6FFD">
          <w:rPr>
            <w:rFonts w:eastAsia="Arial"/>
          </w:rPr>
          <w:t xml:space="preserve">The </w:t>
        </w:r>
        <w:r w:rsidRPr="002062A5">
          <w:rPr>
            <w:rFonts w:ascii="Courier New" w:eastAsia="Courier New" w:hAnsi="Courier New" w:cs="Courier New"/>
          </w:rPr>
          <w:t>DetailType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674EEA" w14:textId="77777777" w:rsidR="00A71F46" w:rsidRDefault="00A71F46" w:rsidP="00A71F46">
      <w:pPr>
        <w:pStyle w:val="Code"/>
        <w:rPr>
          <w:ins w:id="8026" w:author="Andreas Kuehne" w:date="2019-05-31T12:40:00Z"/>
        </w:rPr>
      </w:pPr>
      <w:ins w:id="802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DetailType</w:t>
        </w:r>
        <w:r>
          <w:rPr>
            <w:color w:val="943634" w:themeColor="accent2" w:themeShade="BF"/>
          </w:rPr>
          <w:t>"</w:t>
        </w:r>
        <w:r>
          <w:rPr>
            <w:color w:val="31849B" w:themeColor="accent5" w:themeShade="BF"/>
          </w:rPr>
          <w:t>&gt;</w:t>
        </w:r>
      </w:ins>
    </w:p>
    <w:p w14:paraId="0A4B1026" w14:textId="77777777" w:rsidR="00A71F46" w:rsidRDefault="00A71F46" w:rsidP="00A71F46">
      <w:pPr>
        <w:pStyle w:val="Code"/>
        <w:rPr>
          <w:ins w:id="8028" w:author="Andreas Kuehne" w:date="2019-05-31T12:40:00Z"/>
        </w:rPr>
      </w:pPr>
      <w:ins w:id="8029" w:author="Andreas Kuehne" w:date="2019-05-31T12:40:00Z">
        <w:r>
          <w:rPr>
            <w:color w:val="31849B" w:themeColor="accent5" w:themeShade="BF"/>
          </w:rPr>
          <w:t xml:space="preserve">  &lt;xs:sequence&gt;</w:t>
        </w:r>
      </w:ins>
    </w:p>
    <w:p w14:paraId="7CB72A90" w14:textId="77777777" w:rsidR="00A71F46" w:rsidRDefault="00A71F46" w:rsidP="00A71F46">
      <w:pPr>
        <w:pStyle w:val="Code"/>
        <w:rPr>
          <w:ins w:id="8030" w:author="Andreas Kuehne" w:date="2019-05-31T12:40:00Z"/>
        </w:rPr>
      </w:pPr>
      <w:ins w:id="803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Code</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9E8CF53" w14:textId="77777777" w:rsidR="00A71F46" w:rsidRDefault="00A71F46" w:rsidP="00A71F46">
      <w:pPr>
        <w:pStyle w:val="Code"/>
        <w:rPr>
          <w:ins w:id="8032" w:author="Andreas Kuehne" w:date="2019-05-31T12:40:00Z"/>
        </w:rPr>
      </w:pPr>
      <w:ins w:id="803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366641E" w14:textId="77777777" w:rsidR="00A71F46" w:rsidRDefault="00A71F46" w:rsidP="00A71F46">
      <w:pPr>
        <w:pStyle w:val="Code"/>
        <w:rPr>
          <w:ins w:id="8034" w:author="Andreas Kuehne" w:date="2019-05-31T12:40:00Z"/>
        </w:rPr>
      </w:pPr>
      <w:ins w:id="803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1B98E1" w14:textId="77777777" w:rsidR="00A71F46" w:rsidRDefault="00A71F46" w:rsidP="00A71F46">
      <w:pPr>
        <w:pStyle w:val="Code"/>
        <w:rPr>
          <w:ins w:id="8036" w:author="Andreas Kuehne" w:date="2019-05-31T12:40:00Z"/>
        </w:rPr>
      </w:pPr>
      <w:ins w:id="8037" w:author="Andreas Kuehne" w:date="2019-05-31T12:40:00Z">
        <w:r>
          <w:rPr>
            <w:color w:val="31849B" w:themeColor="accent5" w:themeShade="BF"/>
          </w:rPr>
          <w:t xml:space="preserve">  &lt;/xs:sequence&gt;</w:t>
        </w:r>
      </w:ins>
    </w:p>
    <w:p w14:paraId="6FC4E29A" w14:textId="77777777" w:rsidR="00A71F46" w:rsidRDefault="00A71F46" w:rsidP="00A71F46">
      <w:pPr>
        <w:pStyle w:val="Code"/>
        <w:rPr>
          <w:ins w:id="8038" w:author="Andreas Kuehne" w:date="2019-05-31T12:40:00Z"/>
        </w:rPr>
      </w:pPr>
      <w:ins w:id="803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F36193D" w14:textId="77777777" w:rsidR="00A71F46" w:rsidRDefault="00A71F46" w:rsidP="00A71F46">
      <w:pPr>
        <w:pStyle w:val="Code"/>
        <w:rPr>
          <w:ins w:id="8040" w:author="Andreas Kuehne" w:date="2019-05-31T12:40:00Z"/>
        </w:rPr>
      </w:pPr>
      <w:ins w:id="8041" w:author="Andreas Kuehne" w:date="2019-05-31T12:40:00Z">
        <w:r>
          <w:rPr>
            <w:color w:val="31849B" w:themeColor="accent5" w:themeShade="BF"/>
          </w:rPr>
          <w:t>&lt;/xs:complexType&gt;</w:t>
        </w:r>
      </w:ins>
    </w:p>
    <w:p w14:paraId="09733D90" w14:textId="77777777" w:rsidR="00A71F46" w:rsidRDefault="00A71F46" w:rsidP="00A71F46">
      <w:pPr>
        <w:spacing w:line="259" w:lineRule="auto"/>
        <w:rPr>
          <w:ins w:id="8042" w:author="Andreas Kuehne" w:date="2019-05-31T12:40:00Z"/>
        </w:rPr>
      </w:pPr>
      <w:ins w:id="8043" w:author="Andreas Kuehne" w:date="2019-05-31T12:40:00Z">
        <w:r>
          <w:t>Each child element of</w:t>
        </w:r>
        <w:r w:rsidRPr="71C71F8C">
          <w:t xml:space="preserve"> </w:t>
        </w:r>
        <w:r w:rsidRPr="002062A5">
          <w:rPr>
            <w:rFonts w:ascii="Courier New" w:eastAsia="Courier New" w:hAnsi="Courier New" w:cs="Courier New"/>
          </w:rPr>
          <w:t>DetailType</w:t>
        </w:r>
        <w:r w:rsidRPr="71C71F8C">
          <w:t xml:space="preserve"> </w:t>
        </w:r>
        <w:r>
          <w:t xml:space="preserve">XML element SHALL implement in XML syntax the sub-component that has a name equal to its local name. </w:t>
        </w:r>
      </w:ins>
      <w:customXmlInsRangeStart w:id="8044" w:author="Andreas Kuehne" w:date="2019-05-31T12:40:00Z"/>
      <w:sdt>
        <w:sdtPr>
          <w:tag w:val="dss2-DetailType.-xmlSchema"/>
          <w:id w:val="-2131616563"/>
          <w:showingPlcHdr/>
        </w:sdtPr>
        <w:sdtContent>
          <w:customXmlInsRangeEnd w:id="8044"/>
          <w:ins w:id="8045" w:author="Andreas Kuehne" w:date="2019-05-31T12:40:00Z">
            <w:r>
              <w:rPr>
                <w:color w:val="19D131"/>
              </w:rPr>
              <w:t>[component Detail XML schema details]</w:t>
            </w:r>
          </w:ins>
          <w:customXmlInsRangeStart w:id="8046" w:author="Andreas Kuehne" w:date="2019-05-31T12:40:00Z"/>
        </w:sdtContent>
      </w:sdt>
      <w:customXmlInsRangeEnd w:id="8046"/>
    </w:p>
    <w:p w14:paraId="250D6F4B" w14:textId="77777777" w:rsidR="00A71F46" w:rsidRDefault="00A71F46" w:rsidP="00A71F46">
      <w:pPr>
        <w:pStyle w:val="berschrift3"/>
        <w:numPr>
          <w:ilvl w:val="2"/>
          <w:numId w:val="3"/>
        </w:numPr>
        <w:rPr>
          <w:ins w:id="8047" w:author="Andreas Kuehne" w:date="2019-05-31T12:40:00Z"/>
        </w:rPr>
      </w:pPr>
      <w:ins w:id="8048" w:author="Andreas Kuehne" w:date="2019-05-31T12:40:00Z">
        <w:r>
          <w:t>Component SigningTimeInfo</w:t>
        </w:r>
      </w:ins>
    </w:p>
    <w:p w14:paraId="0F7349A5" w14:textId="77777777" w:rsidR="00A71F46" w:rsidRDefault="00A71F46" w:rsidP="00A71F46">
      <w:pPr>
        <w:rPr>
          <w:ins w:id="8049" w:author="Andreas Kuehne" w:date="2019-05-31T12:40:00Z"/>
        </w:rPr>
      </w:pPr>
      <w:customXmlInsRangeStart w:id="8050" w:author="Andreas Kuehne" w:date="2019-05-31T12:40:00Z"/>
      <w:sdt>
        <w:sdtPr>
          <w:tag w:val="dss2-SigningTimeInfoType.-normative"/>
          <w:id w:val="718861195"/>
        </w:sdtPr>
        <w:sdtContent>
          <w:customXmlInsRangeEnd w:id="8050"/>
          <w:ins w:id="8051" w:author="Andreas Kuehne" w:date="2019-05-31T12:40:00Z">
            <w:r w:rsidRPr="003A06D0">
              <w:rPr>
                <w:color w:val="19D131"/>
                <w:lang w:val="en-GB"/>
              </w:rPr>
              <w:t xml:space="preserve">This </w:t>
            </w:r>
            <w:r w:rsidRPr="003A06D0">
              <w:rPr>
                <w:rFonts w:ascii="Courier New" w:eastAsia="Courier New" w:hAnsi="Courier New" w:cs="Courier New"/>
                <w:lang w:val="en-GB"/>
              </w:rPr>
              <w:t>SigningTimeInfo</w:t>
            </w:r>
            <w:r w:rsidRPr="003A06D0">
              <w:rPr>
                <w:color w:val="19D131"/>
                <w:lang w:val="en-GB"/>
              </w:rPr>
              <w:t xml:space="preserve"> component allows the client to obtain the time instant associated to the signature creation.</w:t>
            </w:r>
          </w:ins>
          <w:customXmlInsRangeStart w:id="8052" w:author="Andreas Kuehne" w:date="2019-05-31T12:40:00Z"/>
        </w:sdtContent>
      </w:sdt>
      <w:customXmlInsRangeEnd w:id="8052"/>
    </w:p>
    <w:p w14:paraId="54DCF7A9" w14:textId="77777777" w:rsidR="00A71F46" w:rsidRDefault="00A71F46" w:rsidP="00A71F46">
      <w:pPr>
        <w:rPr>
          <w:ins w:id="8053" w:author="Andreas Kuehne" w:date="2019-05-31T12:40:00Z"/>
        </w:rPr>
      </w:pPr>
      <w:ins w:id="8054" w:author="Andreas Kuehne" w:date="2019-05-31T12:40:00Z">
        <w:r>
          <w:t>Below follows a list of the sub-components that constitute this component:</w:t>
        </w:r>
      </w:ins>
    </w:p>
    <w:p w14:paraId="3C15FB7E" w14:textId="77777777" w:rsidR="00A71F46" w:rsidRDefault="00A71F46" w:rsidP="00A71F46">
      <w:pPr>
        <w:pStyle w:val="Member"/>
        <w:rPr>
          <w:ins w:id="8055" w:author="Andreas Kuehne" w:date="2019-05-31T12:40:00Z"/>
        </w:rPr>
      </w:pPr>
      <w:ins w:id="8056" w:author="Andreas Kuehne" w:date="2019-05-31T12:40:00Z">
        <w:r>
          <w:t xml:space="preserve">The </w:t>
        </w:r>
        <w:r w:rsidRPr="35C1378D">
          <w:rPr>
            <w:rStyle w:val="Datatype"/>
          </w:rPr>
          <w:t>SigningTime</w:t>
        </w:r>
        <w:r>
          <w:t xml:space="preserve"> element MUST contain one instance of a date/time value. </w:t>
        </w:r>
      </w:ins>
      <w:customXmlInsRangeStart w:id="8057" w:author="Andreas Kuehne" w:date="2019-05-31T12:40:00Z"/>
      <w:sdt>
        <w:sdtPr>
          <w:alias w:val="dss2-SigningTimeInfoType.signingTime"/>
          <w:tag w:val="dss2-SigningTimeInfoType.SigningTime"/>
          <w:id w:val="-1863113017"/>
        </w:sdtPr>
        <w:sdtContent>
          <w:customXmlInsRangeEnd w:id="8057"/>
          <w:ins w:id="8058" w:author="Andreas Kuehne" w:date="2019-05-31T12:40:00Z">
            <w:r w:rsidRPr="003A06D0">
              <w:rPr>
                <w:color w:val="19D131"/>
                <w:lang w:val="en-GB"/>
              </w:rPr>
              <w:t>This element returns the time value considered by the server to be the signature creation time.</w:t>
            </w:r>
          </w:ins>
          <w:customXmlInsRangeStart w:id="8059" w:author="Andreas Kuehne" w:date="2019-05-31T12:40:00Z"/>
        </w:sdtContent>
      </w:sdt>
      <w:customXmlInsRangeEnd w:id="8059"/>
    </w:p>
    <w:p w14:paraId="325DD63C" w14:textId="77777777" w:rsidR="00A71F46" w:rsidRDefault="00A71F46" w:rsidP="00A71F46">
      <w:pPr>
        <w:pStyle w:val="Member"/>
        <w:rPr>
          <w:ins w:id="8060" w:author="Andreas Kuehne" w:date="2019-05-31T12:40:00Z"/>
        </w:rPr>
      </w:pPr>
      <w:ins w:id="8061" w:author="Andreas Kuehne" w:date="2019-05-31T12:40:00Z">
        <w:r>
          <w:t xml:space="preserve">The OPTIONAL </w:t>
        </w:r>
        <w:r w:rsidRPr="35C1378D">
          <w:rPr>
            <w:rStyle w:val="Datatype"/>
          </w:rPr>
          <w:t>SigningTimeBoundaries</w:t>
        </w:r>
        <w:r>
          <w:t xml:space="preserve"> element, if present, MUST contain a sub-component. A given element MUST satisfy the requirements specified in this document in section </w:t>
        </w:r>
        <w:r>
          <w:fldChar w:fldCharType="begin"/>
        </w:r>
        <w:r>
          <w:instrText xml:space="preserve"> REF _RefComp2836BDF5 \r \h </w:instrText>
        </w:r>
        <w:r>
          <w:fldChar w:fldCharType="separate"/>
        </w:r>
        <w:r>
          <w:rPr>
            <w:rStyle w:val="Datatype"/>
            <w:rFonts w:eastAsia="Courier New" w:cs="Courier New"/>
          </w:rPr>
          <w:t>SigningTimeBoundaries</w:t>
        </w:r>
        <w:r>
          <w:fldChar w:fldCharType="end"/>
        </w:r>
        <w:r>
          <w:t xml:space="preserve">. </w:t>
        </w:r>
      </w:ins>
      <w:customXmlInsRangeStart w:id="8062" w:author="Andreas Kuehne" w:date="2019-05-31T12:40:00Z"/>
      <w:sdt>
        <w:sdtPr>
          <w:alias w:val="dss2-SigningTimeInfoType.bounds"/>
          <w:tag w:val="dss2-SigningTimeInfoType.SigningTimeBoundaries"/>
          <w:id w:val="-320358794"/>
        </w:sdtPr>
        <w:sdtContent>
          <w:customXmlInsRangeEnd w:id="8062"/>
          <w:ins w:id="8063" w:author="Andreas Kuehne" w:date="2019-05-31T12:40:00Z">
            <w:r w:rsidRPr="003A06D0">
              <w:rPr>
                <w:color w:val="19D131"/>
                <w:lang w:val="en-GB"/>
              </w:rPr>
              <w:t>This element returns the trusted time values considered as lower and upper limits for the signing time.</w:t>
            </w:r>
          </w:ins>
          <w:customXmlInsRangeStart w:id="8064" w:author="Andreas Kuehne" w:date="2019-05-31T12:40:00Z"/>
        </w:sdtContent>
      </w:sdt>
      <w:customXmlInsRangeEnd w:id="8064"/>
    </w:p>
    <w:p w14:paraId="54F07DE2" w14:textId="77777777" w:rsidR="00A71F46" w:rsidRDefault="00A71F46" w:rsidP="00A71F46">
      <w:pPr>
        <w:pStyle w:val="Non-normativeCommentHeading"/>
        <w:rPr>
          <w:ins w:id="8065" w:author="Andreas Kuehne" w:date="2019-05-31T12:40:00Z"/>
        </w:rPr>
      </w:pPr>
      <w:ins w:id="8066" w:author="Andreas Kuehne" w:date="2019-05-31T12:40:00Z">
        <w:r>
          <w:t>Non-normative Comment:</w:t>
        </w:r>
      </w:ins>
    </w:p>
    <w:p w14:paraId="291A28E2" w14:textId="77777777" w:rsidR="00A71F46" w:rsidRDefault="00A71F46" w:rsidP="00A71F46">
      <w:pPr>
        <w:pStyle w:val="Non-normativeComment"/>
        <w:rPr>
          <w:ins w:id="8067" w:author="Andreas Kuehne" w:date="2019-05-31T12:40:00Z"/>
        </w:rPr>
      </w:pPr>
      <w:customXmlInsRangeStart w:id="8068" w:author="Andreas Kuehne" w:date="2019-05-31T12:40:00Z"/>
      <w:sdt>
        <w:sdtPr>
          <w:tag w:val="dss2-SigningTimeInfoType.-nonNormative"/>
          <w:id w:val="1054505713"/>
          <w:showingPlcHdr/>
        </w:sdtPr>
        <w:sdtContent>
          <w:customXmlInsRangeEnd w:id="8068"/>
          <w:ins w:id="8069" w:author="Andreas Kuehne" w:date="2019-05-31T12:40:00Z">
            <w:r>
              <w:rPr>
                <w:color w:val="19D131"/>
              </w:rPr>
              <w:t>[component SigningTimeInfo non normative details]</w:t>
            </w:r>
          </w:ins>
          <w:customXmlInsRangeStart w:id="8070" w:author="Andreas Kuehne" w:date="2019-05-31T12:40:00Z"/>
        </w:sdtContent>
      </w:sdt>
      <w:customXmlInsRangeEnd w:id="8070"/>
    </w:p>
    <w:p w14:paraId="6B9F4183" w14:textId="77777777" w:rsidR="00A71F46" w:rsidRDefault="00A71F46" w:rsidP="00A71F46">
      <w:pPr>
        <w:pStyle w:val="berschrift4"/>
        <w:numPr>
          <w:ilvl w:val="3"/>
          <w:numId w:val="3"/>
        </w:numPr>
        <w:rPr>
          <w:ins w:id="8071" w:author="Andreas Kuehne" w:date="2019-05-31T12:40:00Z"/>
        </w:rPr>
      </w:pPr>
      <w:ins w:id="8072" w:author="Andreas Kuehne" w:date="2019-05-31T12:40:00Z">
        <w:r>
          <w:t>SigningTimeInfo – JSON Syntax</w:t>
        </w:r>
      </w:ins>
    </w:p>
    <w:p w14:paraId="57A12F81" w14:textId="77777777" w:rsidR="00A71F46" w:rsidRPr="0248A3D1" w:rsidRDefault="00A71F46" w:rsidP="00A71F46">
      <w:pPr>
        <w:rPr>
          <w:ins w:id="8073" w:author="Andreas Kuehne" w:date="2019-05-31T12:40:00Z"/>
        </w:rPr>
      </w:pPr>
      <w:ins w:id="8074"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SigningTimeInfo</w:t>
        </w:r>
        <w:r>
          <w:t xml:space="preserve"> component.</w:t>
        </w:r>
      </w:ins>
    </w:p>
    <w:p w14:paraId="5DA85DE0" w14:textId="77777777" w:rsidR="00A71F46" w:rsidRPr="C2430093" w:rsidRDefault="00A71F46" w:rsidP="00A71F46">
      <w:pPr>
        <w:spacing w:line="259" w:lineRule="auto"/>
        <w:rPr>
          <w:ins w:id="8075" w:author="Andreas Kuehne" w:date="2019-05-31T12:40:00Z"/>
          <w:rFonts w:eastAsia="Arial" w:cs="Arial"/>
          <w:sz w:val="22"/>
          <w:szCs w:val="22"/>
        </w:rPr>
      </w:pPr>
      <w:ins w:id="807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36"/>
        <w:gridCol w:w="2974"/>
        <w:gridCol w:w="2840"/>
      </w:tblGrid>
      <w:tr w:rsidR="00A71F46" w14:paraId="75DDB164" w14:textId="77777777" w:rsidTr="00A71F46">
        <w:trPr>
          <w:cnfStyle w:val="100000000000" w:firstRow="1" w:lastRow="0" w:firstColumn="0" w:lastColumn="0" w:oddVBand="0" w:evenVBand="0" w:oddHBand="0" w:evenHBand="0" w:firstRowFirstColumn="0" w:firstRowLastColumn="0" w:lastRowFirstColumn="0" w:lastRowLastColumn="0"/>
          <w:ins w:id="80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263770" w14:textId="77777777" w:rsidR="00A71F46" w:rsidRDefault="00A71F46" w:rsidP="00A71F46">
            <w:pPr>
              <w:pStyle w:val="Beschriftung"/>
              <w:rPr>
                <w:ins w:id="8078" w:author="Andreas Kuehne" w:date="2019-05-31T12:40:00Z"/>
              </w:rPr>
            </w:pPr>
            <w:ins w:id="8079" w:author="Andreas Kuehne" w:date="2019-05-31T12:40:00Z">
              <w:r>
                <w:t>Element</w:t>
              </w:r>
            </w:ins>
          </w:p>
        </w:tc>
        <w:tc>
          <w:tcPr>
            <w:tcW w:w="4675" w:type="dxa"/>
          </w:tcPr>
          <w:p w14:paraId="18298E1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80" w:author="Andreas Kuehne" w:date="2019-05-31T12:40:00Z"/>
              </w:rPr>
            </w:pPr>
            <w:ins w:id="8081" w:author="Andreas Kuehne" w:date="2019-05-31T12:40:00Z">
              <w:r>
                <w:t>Implementing JSON member name</w:t>
              </w:r>
            </w:ins>
          </w:p>
        </w:tc>
        <w:tc>
          <w:tcPr>
            <w:tcW w:w="4675" w:type="dxa"/>
          </w:tcPr>
          <w:p w14:paraId="0D3CF05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82" w:author="Andreas Kuehne" w:date="2019-05-31T12:40:00Z"/>
              </w:rPr>
            </w:pPr>
            <w:ins w:id="8083" w:author="Andreas Kuehne" w:date="2019-05-31T12:40:00Z">
              <w:r>
                <w:t>Comments</w:t>
              </w:r>
            </w:ins>
          </w:p>
        </w:tc>
      </w:tr>
      <w:tr w:rsidR="00A71F46" w14:paraId="14DE4E65" w14:textId="77777777" w:rsidTr="00A71F46">
        <w:trPr>
          <w:ins w:id="80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EB3D77" w14:textId="77777777" w:rsidR="00A71F46" w:rsidRPr="002062A5" w:rsidRDefault="00A71F46" w:rsidP="00A71F46">
            <w:pPr>
              <w:pStyle w:val="Beschriftung"/>
              <w:rPr>
                <w:ins w:id="8085" w:author="Andreas Kuehne" w:date="2019-05-31T12:40:00Z"/>
                <w:rStyle w:val="Datatype"/>
                <w:b w:val="0"/>
                <w:bCs w:val="0"/>
              </w:rPr>
            </w:pPr>
            <w:ins w:id="8086" w:author="Andreas Kuehne" w:date="2019-05-31T12:40:00Z">
              <w:r w:rsidRPr="002062A5">
                <w:rPr>
                  <w:rStyle w:val="Datatype"/>
                </w:rPr>
                <w:t>SigningTime</w:t>
              </w:r>
            </w:ins>
          </w:p>
        </w:tc>
        <w:tc>
          <w:tcPr>
            <w:tcW w:w="4675" w:type="dxa"/>
          </w:tcPr>
          <w:p w14:paraId="5FA1ED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87" w:author="Andreas Kuehne" w:date="2019-05-31T12:40:00Z"/>
                <w:rStyle w:val="Datatype"/>
              </w:rPr>
            </w:pPr>
            <w:ins w:id="8088" w:author="Andreas Kuehne" w:date="2019-05-31T12:40:00Z">
              <w:r w:rsidRPr="002062A5">
                <w:rPr>
                  <w:rStyle w:val="Datatype"/>
                </w:rPr>
                <w:t>signingTime</w:t>
              </w:r>
            </w:ins>
          </w:p>
        </w:tc>
        <w:tc>
          <w:tcPr>
            <w:tcW w:w="4675" w:type="dxa"/>
          </w:tcPr>
          <w:p w14:paraId="620FD7F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089" w:author="Andreas Kuehne" w:date="2019-05-31T12:40:00Z"/>
              </w:rPr>
            </w:pPr>
            <w:customXmlInsRangeStart w:id="8090" w:author="Andreas Kuehne" w:date="2019-05-31T12:40:00Z"/>
            <w:sdt>
              <w:sdtPr>
                <w:alias w:val="dss2-SigningTimeInfoType.signingTime"/>
                <w:tag w:val="dss2-SigningTimeInfoType.-jsonComment.SigningTime"/>
                <w:id w:val="-657536003"/>
                <w:showingPlcHdr/>
              </w:sdtPr>
              <w:sdtContent>
                <w:customXmlInsRangeEnd w:id="8090"/>
                <w:ins w:id="8091" w:author="Andreas Kuehne" w:date="2019-05-31T12:40:00Z">
                  <w:r>
                    <w:rPr>
                      <w:color w:val="19D131"/>
                    </w:rPr>
                    <w:t>[]</w:t>
                  </w:r>
                </w:ins>
                <w:customXmlInsRangeStart w:id="8092" w:author="Andreas Kuehne" w:date="2019-05-31T12:40:00Z"/>
              </w:sdtContent>
            </w:sdt>
            <w:customXmlInsRangeEnd w:id="8092"/>
          </w:p>
        </w:tc>
      </w:tr>
      <w:tr w:rsidR="00A71F46" w14:paraId="3A3BED41" w14:textId="77777777" w:rsidTr="00A71F46">
        <w:trPr>
          <w:ins w:id="80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23CBA" w14:textId="77777777" w:rsidR="00A71F46" w:rsidRPr="002062A5" w:rsidRDefault="00A71F46" w:rsidP="00A71F46">
            <w:pPr>
              <w:pStyle w:val="Beschriftung"/>
              <w:rPr>
                <w:ins w:id="8094" w:author="Andreas Kuehne" w:date="2019-05-31T12:40:00Z"/>
                <w:rStyle w:val="Datatype"/>
                <w:b w:val="0"/>
                <w:bCs w:val="0"/>
              </w:rPr>
            </w:pPr>
            <w:ins w:id="8095" w:author="Andreas Kuehne" w:date="2019-05-31T12:40:00Z">
              <w:r w:rsidRPr="002062A5">
                <w:rPr>
                  <w:rStyle w:val="Datatype"/>
                </w:rPr>
                <w:lastRenderedPageBreak/>
                <w:t>SigningTimeBoundaries</w:t>
              </w:r>
            </w:ins>
          </w:p>
        </w:tc>
        <w:tc>
          <w:tcPr>
            <w:tcW w:w="4675" w:type="dxa"/>
          </w:tcPr>
          <w:p w14:paraId="4C9082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96" w:author="Andreas Kuehne" w:date="2019-05-31T12:40:00Z"/>
                <w:rStyle w:val="Datatype"/>
              </w:rPr>
            </w:pPr>
            <w:ins w:id="8097" w:author="Andreas Kuehne" w:date="2019-05-31T12:40:00Z">
              <w:r w:rsidRPr="002062A5">
                <w:rPr>
                  <w:rStyle w:val="Datatype"/>
                </w:rPr>
                <w:t>bounds</w:t>
              </w:r>
            </w:ins>
          </w:p>
        </w:tc>
        <w:tc>
          <w:tcPr>
            <w:tcW w:w="4675" w:type="dxa"/>
          </w:tcPr>
          <w:p w14:paraId="5EF3637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098" w:author="Andreas Kuehne" w:date="2019-05-31T12:40:00Z"/>
              </w:rPr>
            </w:pPr>
            <w:customXmlInsRangeStart w:id="8099" w:author="Andreas Kuehne" w:date="2019-05-31T12:40:00Z"/>
            <w:sdt>
              <w:sdtPr>
                <w:alias w:val="dss2-SigningTimeInfoType.bounds"/>
                <w:tag w:val="dss2-SigningTimeInfoType.-jsonComment.SigningTimeBoundaries"/>
                <w:id w:val="399185173"/>
                <w:showingPlcHdr/>
              </w:sdtPr>
              <w:sdtContent>
                <w:customXmlInsRangeEnd w:id="8099"/>
                <w:ins w:id="8100" w:author="Andreas Kuehne" w:date="2019-05-31T12:40:00Z">
                  <w:r>
                    <w:rPr>
                      <w:color w:val="19D131"/>
                    </w:rPr>
                    <w:t>[]</w:t>
                  </w:r>
                </w:ins>
                <w:customXmlInsRangeStart w:id="8101" w:author="Andreas Kuehne" w:date="2019-05-31T12:40:00Z"/>
              </w:sdtContent>
            </w:sdt>
            <w:customXmlInsRangeEnd w:id="8101"/>
          </w:p>
        </w:tc>
      </w:tr>
    </w:tbl>
    <w:p w14:paraId="2809975A" w14:textId="77777777" w:rsidR="00A71F46" w:rsidRPr="0202B381" w:rsidRDefault="00A71F46" w:rsidP="00A71F46">
      <w:pPr>
        <w:rPr>
          <w:ins w:id="8102" w:author="Andreas Kuehne" w:date="2019-05-31T12:40:00Z"/>
        </w:rPr>
      </w:pPr>
      <w:ins w:id="8103"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3002F24" w14:textId="77777777" w:rsidR="00A71F46" w:rsidRDefault="00A71F46" w:rsidP="00A71F46">
      <w:pPr>
        <w:pStyle w:val="Code"/>
        <w:spacing w:line="259" w:lineRule="auto"/>
        <w:rPr>
          <w:ins w:id="8104" w:author="Andreas Kuehne" w:date="2019-05-31T12:40:00Z"/>
        </w:rPr>
      </w:pPr>
      <w:ins w:id="8105" w:author="Andreas Kuehne" w:date="2019-05-31T12:40:00Z">
        <w:r>
          <w:rPr>
            <w:color w:val="31849B" w:themeColor="accent5" w:themeShade="BF"/>
          </w:rPr>
          <w:t>"dss2-SigningTimeInfoType"</w:t>
        </w:r>
        <w:r>
          <w:t>: {</w:t>
        </w:r>
      </w:ins>
    </w:p>
    <w:p w14:paraId="091D2A95" w14:textId="77777777" w:rsidR="00A71F46" w:rsidRDefault="00A71F46" w:rsidP="00A71F46">
      <w:pPr>
        <w:pStyle w:val="Code"/>
        <w:spacing w:line="259" w:lineRule="auto"/>
        <w:rPr>
          <w:ins w:id="8106" w:author="Andreas Kuehne" w:date="2019-05-31T12:40:00Z"/>
        </w:rPr>
      </w:pPr>
      <w:ins w:id="8107" w:author="Andreas Kuehne" w:date="2019-05-31T12:40:00Z">
        <w:r>
          <w:rPr>
            <w:color w:val="31849B" w:themeColor="accent5" w:themeShade="BF"/>
          </w:rPr>
          <w:t xml:space="preserve">  "type"</w:t>
        </w:r>
        <w:r>
          <w:t xml:space="preserve">: </w:t>
        </w:r>
        <w:r>
          <w:rPr>
            <w:color w:val="244061" w:themeColor="accent1" w:themeShade="80"/>
          </w:rPr>
          <w:t>"object",</w:t>
        </w:r>
      </w:ins>
    </w:p>
    <w:p w14:paraId="3EF759F0" w14:textId="77777777" w:rsidR="00A71F46" w:rsidRDefault="00A71F46" w:rsidP="00A71F46">
      <w:pPr>
        <w:pStyle w:val="Code"/>
        <w:spacing w:line="259" w:lineRule="auto"/>
        <w:rPr>
          <w:ins w:id="8108" w:author="Andreas Kuehne" w:date="2019-05-31T12:40:00Z"/>
        </w:rPr>
      </w:pPr>
      <w:ins w:id="8109" w:author="Andreas Kuehne" w:date="2019-05-31T12:40:00Z">
        <w:r>
          <w:rPr>
            <w:color w:val="31849B" w:themeColor="accent5" w:themeShade="BF"/>
          </w:rPr>
          <w:t xml:space="preserve">  "properties"</w:t>
        </w:r>
        <w:r>
          <w:t>: {</w:t>
        </w:r>
      </w:ins>
    </w:p>
    <w:p w14:paraId="324234CA" w14:textId="77777777" w:rsidR="00A71F46" w:rsidRDefault="00A71F46" w:rsidP="00A71F46">
      <w:pPr>
        <w:pStyle w:val="Code"/>
        <w:spacing w:line="259" w:lineRule="auto"/>
        <w:rPr>
          <w:ins w:id="8110" w:author="Andreas Kuehne" w:date="2019-05-31T12:40:00Z"/>
        </w:rPr>
      </w:pPr>
      <w:ins w:id="8111" w:author="Andreas Kuehne" w:date="2019-05-31T12:40:00Z">
        <w:r>
          <w:rPr>
            <w:color w:val="31849B" w:themeColor="accent5" w:themeShade="BF"/>
          </w:rPr>
          <w:t xml:space="preserve">    "signingTime"</w:t>
        </w:r>
        <w:r>
          <w:t>: {</w:t>
        </w:r>
      </w:ins>
    </w:p>
    <w:p w14:paraId="30EFF2BD" w14:textId="77777777" w:rsidR="00A71F46" w:rsidRDefault="00A71F46" w:rsidP="00A71F46">
      <w:pPr>
        <w:pStyle w:val="Code"/>
        <w:spacing w:line="259" w:lineRule="auto"/>
        <w:rPr>
          <w:ins w:id="8112" w:author="Andreas Kuehne" w:date="2019-05-31T12:40:00Z"/>
        </w:rPr>
      </w:pPr>
      <w:ins w:id="8113" w:author="Andreas Kuehne" w:date="2019-05-31T12:40:00Z">
        <w:r>
          <w:rPr>
            <w:color w:val="31849B" w:themeColor="accent5" w:themeShade="BF"/>
          </w:rPr>
          <w:t xml:space="preserve">      "type"</w:t>
        </w:r>
        <w:r>
          <w:t xml:space="preserve">: </w:t>
        </w:r>
        <w:r>
          <w:rPr>
            <w:color w:val="244061" w:themeColor="accent1" w:themeShade="80"/>
          </w:rPr>
          <w:t>"integer",</w:t>
        </w:r>
      </w:ins>
    </w:p>
    <w:p w14:paraId="00400FD6" w14:textId="77777777" w:rsidR="00A71F46" w:rsidRDefault="00A71F46" w:rsidP="00A71F46">
      <w:pPr>
        <w:pStyle w:val="Code"/>
        <w:spacing w:line="259" w:lineRule="auto"/>
        <w:rPr>
          <w:ins w:id="8114" w:author="Andreas Kuehne" w:date="2019-05-31T12:40:00Z"/>
        </w:rPr>
      </w:pPr>
      <w:ins w:id="8115" w:author="Andreas Kuehne" w:date="2019-05-31T12:40:00Z">
        <w:r>
          <w:rPr>
            <w:color w:val="31849B" w:themeColor="accent5" w:themeShade="BF"/>
          </w:rPr>
          <w:t xml:space="preserve">      "format"</w:t>
        </w:r>
        <w:r>
          <w:t xml:space="preserve">: </w:t>
        </w:r>
        <w:r>
          <w:rPr>
            <w:color w:val="244061" w:themeColor="accent1" w:themeShade="80"/>
          </w:rPr>
          <w:t>"utc-millisec"</w:t>
        </w:r>
      </w:ins>
    </w:p>
    <w:p w14:paraId="34AC29AF" w14:textId="77777777" w:rsidR="00A71F46" w:rsidRDefault="00A71F46" w:rsidP="00A71F46">
      <w:pPr>
        <w:pStyle w:val="Code"/>
        <w:spacing w:line="259" w:lineRule="auto"/>
        <w:rPr>
          <w:ins w:id="8116" w:author="Andreas Kuehne" w:date="2019-05-31T12:40:00Z"/>
        </w:rPr>
      </w:pPr>
      <w:ins w:id="8117" w:author="Andreas Kuehne" w:date="2019-05-31T12:40:00Z">
        <w:r>
          <w:t xml:space="preserve">    },</w:t>
        </w:r>
      </w:ins>
    </w:p>
    <w:p w14:paraId="4BC7E71B" w14:textId="77777777" w:rsidR="00A71F46" w:rsidRDefault="00A71F46" w:rsidP="00A71F46">
      <w:pPr>
        <w:pStyle w:val="Code"/>
        <w:spacing w:line="259" w:lineRule="auto"/>
        <w:rPr>
          <w:ins w:id="8118" w:author="Andreas Kuehne" w:date="2019-05-31T12:40:00Z"/>
        </w:rPr>
      </w:pPr>
      <w:ins w:id="8119" w:author="Andreas Kuehne" w:date="2019-05-31T12:40:00Z">
        <w:r>
          <w:rPr>
            <w:color w:val="31849B" w:themeColor="accent5" w:themeShade="BF"/>
          </w:rPr>
          <w:t xml:space="preserve">    "bounds"</w:t>
        </w:r>
        <w:r>
          <w:t>: {</w:t>
        </w:r>
      </w:ins>
    </w:p>
    <w:p w14:paraId="4EF9D871" w14:textId="77777777" w:rsidR="00A71F46" w:rsidRDefault="00A71F46" w:rsidP="00A71F46">
      <w:pPr>
        <w:pStyle w:val="Code"/>
        <w:spacing w:line="259" w:lineRule="auto"/>
        <w:rPr>
          <w:ins w:id="8120" w:author="Andreas Kuehne" w:date="2019-05-31T12:40:00Z"/>
        </w:rPr>
      </w:pPr>
      <w:ins w:id="8121" w:author="Andreas Kuehne" w:date="2019-05-31T12:40:00Z">
        <w:r>
          <w:rPr>
            <w:color w:val="31849B" w:themeColor="accent5" w:themeShade="BF"/>
          </w:rPr>
          <w:t xml:space="preserve">      "$ref"</w:t>
        </w:r>
        <w:r>
          <w:t xml:space="preserve">: </w:t>
        </w:r>
        <w:r>
          <w:rPr>
            <w:color w:val="244061" w:themeColor="accent1" w:themeShade="80"/>
          </w:rPr>
          <w:t>"#/definitions/dss2-SigningTimeBoundariesType"</w:t>
        </w:r>
      </w:ins>
    </w:p>
    <w:p w14:paraId="61F13486" w14:textId="77777777" w:rsidR="00A71F46" w:rsidRDefault="00A71F46" w:rsidP="00A71F46">
      <w:pPr>
        <w:pStyle w:val="Code"/>
        <w:spacing w:line="259" w:lineRule="auto"/>
        <w:rPr>
          <w:ins w:id="8122" w:author="Andreas Kuehne" w:date="2019-05-31T12:40:00Z"/>
        </w:rPr>
      </w:pPr>
      <w:ins w:id="8123" w:author="Andreas Kuehne" w:date="2019-05-31T12:40:00Z">
        <w:r>
          <w:t xml:space="preserve">    }</w:t>
        </w:r>
      </w:ins>
    </w:p>
    <w:p w14:paraId="7D78F1D6" w14:textId="77777777" w:rsidR="00A71F46" w:rsidRDefault="00A71F46" w:rsidP="00A71F46">
      <w:pPr>
        <w:pStyle w:val="Code"/>
        <w:spacing w:line="259" w:lineRule="auto"/>
        <w:rPr>
          <w:ins w:id="8124" w:author="Andreas Kuehne" w:date="2019-05-31T12:40:00Z"/>
        </w:rPr>
      </w:pPr>
      <w:ins w:id="8125" w:author="Andreas Kuehne" w:date="2019-05-31T12:40:00Z">
        <w:r>
          <w:t xml:space="preserve">  },</w:t>
        </w:r>
      </w:ins>
    </w:p>
    <w:p w14:paraId="23E293EF" w14:textId="77777777" w:rsidR="00A71F46" w:rsidRDefault="00A71F46" w:rsidP="00A71F46">
      <w:pPr>
        <w:pStyle w:val="Code"/>
        <w:spacing w:line="259" w:lineRule="auto"/>
        <w:rPr>
          <w:ins w:id="8126" w:author="Andreas Kuehne" w:date="2019-05-31T12:40:00Z"/>
        </w:rPr>
      </w:pPr>
      <w:ins w:id="8127" w:author="Andreas Kuehne" w:date="2019-05-31T12:40:00Z">
        <w:r>
          <w:rPr>
            <w:color w:val="31849B" w:themeColor="accent5" w:themeShade="BF"/>
          </w:rPr>
          <w:t xml:space="preserve">  "required"</w:t>
        </w:r>
        <w:r>
          <w:t>: [</w:t>
        </w:r>
        <w:r>
          <w:rPr>
            <w:color w:val="244061" w:themeColor="accent1" w:themeShade="80"/>
          </w:rPr>
          <w:t>"signingTime"</w:t>
        </w:r>
        <w:r>
          <w:t>]</w:t>
        </w:r>
      </w:ins>
    </w:p>
    <w:p w14:paraId="4651EE99" w14:textId="77777777" w:rsidR="00A71F46" w:rsidRDefault="00A71F46" w:rsidP="00A71F46">
      <w:pPr>
        <w:pStyle w:val="Code"/>
        <w:spacing w:line="259" w:lineRule="auto"/>
        <w:rPr>
          <w:ins w:id="8128" w:author="Andreas Kuehne" w:date="2019-05-31T12:40:00Z"/>
        </w:rPr>
      </w:pPr>
      <w:ins w:id="8129" w:author="Andreas Kuehne" w:date="2019-05-31T12:40:00Z">
        <w:r>
          <w:t>}</w:t>
        </w:r>
      </w:ins>
    </w:p>
    <w:p w14:paraId="503B34F4" w14:textId="77777777" w:rsidR="00A71F46" w:rsidRDefault="00A71F46" w:rsidP="00A71F46">
      <w:pPr>
        <w:rPr>
          <w:ins w:id="8130" w:author="Andreas Kuehne" w:date="2019-05-31T12:40:00Z"/>
        </w:rPr>
      </w:pPr>
      <w:customXmlInsRangeStart w:id="8131" w:author="Andreas Kuehne" w:date="2019-05-31T12:40:00Z"/>
      <w:sdt>
        <w:sdtPr>
          <w:tag w:val="dss2-SigningTimeInfoType.-jsonSchema"/>
          <w:id w:val="632138080"/>
          <w:showingPlcHdr/>
        </w:sdtPr>
        <w:sdtContent>
          <w:customXmlInsRangeEnd w:id="8131"/>
          <w:ins w:id="8132" w:author="Andreas Kuehne" w:date="2019-05-31T12:40:00Z">
            <w:r>
              <w:rPr>
                <w:color w:val="19D131"/>
              </w:rPr>
              <w:t>[component SigningTimeInfo JSON schema details]</w:t>
            </w:r>
          </w:ins>
          <w:customXmlInsRangeStart w:id="8133" w:author="Andreas Kuehne" w:date="2019-05-31T12:40:00Z"/>
        </w:sdtContent>
      </w:sdt>
      <w:customXmlInsRangeEnd w:id="8133"/>
    </w:p>
    <w:p w14:paraId="0A6B5886" w14:textId="77777777" w:rsidR="00A71F46" w:rsidRDefault="00A71F46" w:rsidP="00A71F46">
      <w:pPr>
        <w:pStyle w:val="berschrift4"/>
        <w:numPr>
          <w:ilvl w:val="3"/>
          <w:numId w:val="3"/>
        </w:numPr>
        <w:rPr>
          <w:ins w:id="8134" w:author="Andreas Kuehne" w:date="2019-05-31T12:40:00Z"/>
        </w:rPr>
      </w:pPr>
      <w:ins w:id="8135" w:author="Andreas Kuehne" w:date="2019-05-31T12:40:00Z">
        <w:r>
          <w:t>SigningTimeInfo – XML Syntax</w:t>
        </w:r>
      </w:ins>
    </w:p>
    <w:p w14:paraId="532FC506" w14:textId="77777777" w:rsidR="00A71F46" w:rsidRPr="5404FA76" w:rsidRDefault="00A71F46" w:rsidP="00A71F46">
      <w:pPr>
        <w:rPr>
          <w:ins w:id="8136" w:author="Andreas Kuehne" w:date="2019-05-31T12:40:00Z"/>
        </w:rPr>
      </w:pPr>
      <w:ins w:id="8137" w:author="Andreas Kuehne" w:date="2019-05-31T12:40:00Z">
        <w:r w:rsidRPr="0CCF9147">
          <w:t xml:space="preserve">The XML type </w:t>
        </w:r>
        <w:r w:rsidRPr="002062A5">
          <w:rPr>
            <w:rFonts w:ascii="Courier New" w:eastAsia="Courier New" w:hAnsi="Courier New" w:cs="Courier New"/>
          </w:rPr>
          <w:t>SigningTimeInfoType</w:t>
        </w:r>
        <w:r w:rsidRPr="0CCF9147">
          <w:t xml:space="preserve"> SHALL implement the requirements defined in the </w:t>
        </w:r>
        <w:r w:rsidRPr="002062A5">
          <w:rPr>
            <w:rFonts w:ascii="Courier New" w:eastAsia="Courier New" w:hAnsi="Courier New" w:cs="Courier New"/>
          </w:rPr>
          <w:t>SigningTimeInfo</w:t>
        </w:r>
        <w:r>
          <w:t xml:space="preserve"> </w:t>
        </w:r>
        <w:r w:rsidRPr="005A6FFD">
          <w:t>component.</w:t>
        </w:r>
      </w:ins>
    </w:p>
    <w:p w14:paraId="6AA667CB" w14:textId="77777777" w:rsidR="00A71F46" w:rsidRDefault="00A71F46" w:rsidP="00A71F46">
      <w:pPr>
        <w:rPr>
          <w:ins w:id="8138" w:author="Andreas Kuehne" w:date="2019-05-31T12:40:00Z"/>
        </w:rPr>
      </w:pPr>
      <w:ins w:id="8139" w:author="Andreas Kuehne" w:date="2019-05-31T12:40:00Z">
        <w:r w:rsidRPr="005A6FFD">
          <w:rPr>
            <w:rFonts w:eastAsia="Arial"/>
          </w:rPr>
          <w:t xml:space="preserve">The </w:t>
        </w:r>
        <w:r w:rsidRPr="002062A5">
          <w:rPr>
            <w:rFonts w:ascii="Courier New" w:eastAsia="Courier New" w:hAnsi="Courier New" w:cs="Courier New"/>
          </w:rPr>
          <w:t>SigningTimeInfoType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E8D72D" w14:textId="77777777" w:rsidR="00A71F46" w:rsidRDefault="00A71F46" w:rsidP="00A71F46">
      <w:pPr>
        <w:pStyle w:val="Code"/>
        <w:rPr>
          <w:ins w:id="8140" w:author="Andreas Kuehne" w:date="2019-05-31T12:40:00Z"/>
        </w:rPr>
      </w:pPr>
      <w:ins w:id="814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SigningTimeInfoType</w:t>
        </w:r>
        <w:r>
          <w:rPr>
            <w:color w:val="943634" w:themeColor="accent2" w:themeShade="BF"/>
          </w:rPr>
          <w:t>"</w:t>
        </w:r>
        <w:r>
          <w:rPr>
            <w:color w:val="31849B" w:themeColor="accent5" w:themeShade="BF"/>
          </w:rPr>
          <w:t>&gt;</w:t>
        </w:r>
      </w:ins>
    </w:p>
    <w:p w14:paraId="5B93998F" w14:textId="77777777" w:rsidR="00A71F46" w:rsidRDefault="00A71F46" w:rsidP="00A71F46">
      <w:pPr>
        <w:pStyle w:val="Code"/>
        <w:rPr>
          <w:ins w:id="8142" w:author="Andreas Kuehne" w:date="2019-05-31T12:40:00Z"/>
        </w:rPr>
      </w:pPr>
      <w:ins w:id="8143" w:author="Andreas Kuehne" w:date="2019-05-31T12:40:00Z">
        <w:r>
          <w:rPr>
            <w:color w:val="31849B" w:themeColor="accent5" w:themeShade="BF"/>
          </w:rPr>
          <w:t xml:space="preserve">  &lt;xs:sequence&gt;</w:t>
        </w:r>
      </w:ins>
    </w:p>
    <w:p w14:paraId="4876F657" w14:textId="77777777" w:rsidR="00A71F46" w:rsidRDefault="00A71F46" w:rsidP="00A71F46">
      <w:pPr>
        <w:pStyle w:val="Code"/>
        <w:rPr>
          <w:ins w:id="8144" w:author="Andreas Kuehne" w:date="2019-05-31T12:40:00Z"/>
        </w:rPr>
      </w:pPr>
      <w:ins w:id="81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16D536F5" w14:textId="77777777" w:rsidR="00A71F46" w:rsidRDefault="00A71F46" w:rsidP="00A71F46">
      <w:pPr>
        <w:pStyle w:val="Code"/>
        <w:rPr>
          <w:ins w:id="8146" w:author="Andreas Kuehne" w:date="2019-05-31T12:40:00Z"/>
        </w:rPr>
      </w:pPr>
      <w:ins w:id="814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SigningTimeBoundaries</w:t>
        </w:r>
        <w:r>
          <w:rPr>
            <w:color w:val="943634" w:themeColor="accent2" w:themeShade="BF"/>
          </w:rPr>
          <w:t>" type="</w:t>
        </w:r>
        <w:r>
          <w:rPr>
            <w:color w:val="244061" w:themeColor="accent1" w:themeShade="80"/>
          </w:rPr>
          <w:t>dss2:SigningTimeBoundariesType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AA1632" w14:textId="77777777" w:rsidR="00A71F46" w:rsidRDefault="00A71F46" w:rsidP="00A71F46">
      <w:pPr>
        <w:pStyle w:val="Code"/>
        <w:rPr>
          <w:ins w:id="8148" w:author="Andreas Kuehne" w:date="2019-05-31T12:40:00Z"/>
        </w:rPr>
      </w:pPr>
      <w:ins w:id="8149" w:author="Andreas Kuehne" w:date="2019-05-31T12:40:00Z">
        <w:r>
          <w:rPr>
            <w:color w:val="31849B" w:themeColor="accent5" w:themeShade="BF"/>
          </w:rPr>
          <w:t xml:space="preserve">  &lt;/xs:sequence&gt;</w:t>
        </w:r>
      </w:ins>
    </w:p>
    <w:p w14:paraId="742230B0" w14:textId="77777777" w:rsidR="00A71F46" w:rsidRDefault="00A71F46" w:rsidP="00A71F46">
      <w:pPr>
        <w:pStyle w:val="Code"/>
        <w:rPr>
          <w:ins w:id="8150" w:author="Andreas Kuehne" w:date="2019-05-31T12:40:00Z"/>
        </w:rPr>
      </w:pPr>
      <w:ins w:id="8151" w:author="Andreas Kuehne" w:date="2019-05-31T12:40:00Z">
        <w:r>
          <w:rPr>
            <w:color w:val="31849B" w:themeColor="accent5" w:themeShade="BF"/>
          </w:rPr>
          <w:t>&lt;/xs:complexType&gt;</w:t>
        </w:r>
      </w:ins>
    </w:p>
    <w:p w14:paraId="5EB2B670" w14:textId="77777777" w:rsidR="00A71F46" w:rsidRDefault="00A71F46" w:rsidP="00A71F46">
      <w:pPr>
        <w:spacing w:line="259" w:lineRule="auto"/>
        <w:rPr>
          <w:ins w:id="8152" w:author="Andreas Kuehne" w:date="2019-05-31T12:40:00Z"/>
        </w:rPr>
      </w:pPr>
      <w:ins w:id="8153" w:author="Andreas Kuehne" w:date="2019-05-31T12:40:00Z">
        <w:r>
          <w:t>Each child element of</w:t>
        </w:r>
        <w:r w:rsidRPr="71C71F8C">
          <w:t xml:space="preserve"> </w:t>
        </w:r>
        <w:r w:rsidRPr="002062A5">
          <w:rPr>
            <w:rFonts w:ascii="Courier New" w:eastAsia="Courier New" w:hAnsi="Courier New" w:cs="Courier New"/>
          </w:rPr>
          <w:t>SigningTimeInfoType</w:t>
        </w:r>
        <w:r w:rsidRPr="71C71F8C">
          <w:t xml:space="preserve"> </w:t>
        </w:r>
        <w:r>
          <w:t xml:space="preserve">XML element SHALL implement in XML syntax the sub-component that has a name equal to its local name. </w:t>
        </w:r>
      </w:ins>
      <w:customXmlInsRangeStart w:id="8154" w:author="Andreas Kuehne" w:date="2019-05-31T12:40:00Z"/>
      <w:sdt>
        <w:sdtPr>
          <w:tag w:val="dss2-SigningTimeInfoType.-xmlSchema"/>
          <w:id w:val="531687273"/>
          <w:showingPlcHdr/>
        </w:sdtPr>
        <w:sdtContent>
          <w:customXmlInsRangeEnd w:id="8154"/>
          <w:ins w:id="8155" w:author="Andreas Kuehne" w:date="2019-05-31T12:40:00Z">
            <w:r>
              <w:rPr>
                <w:color w:val="19D131"/>
              </w:rPr>
              <w:t>[component SigningTimeInfo XML schema details]</w:t>
            </w:r>
          </w:ins>
          <w:customXmlInsRangeStart w:id="8156" w:author="Andreas Kuehne" w:date="2019-05-31T12:40:00Z"/>
        </w:sdtContent>
      </w:sdt>
      <w:customXmlInsRangeEnd w:id="8156"/>
    </w:p>
    <w:p w14:paraId="090DD31D" w14:textId="77777777" w:rsidR="00A71F46" w:rsidRDefault="00A71F46" w:rsidP="00A71F46">
      <w:pPr>
        <w:pStyle w:val="berschrift3"/>
        <w:numPr>
          <w:ilvl w:val="2"/>
          <w:numId w:val="3"/>
        </w:numPr>
        <w:rPr>
          <w:ins w:id="8157" w:author="Andreas Kuehne" w:date="2019-05-31T12:40:00Z"/>
        </w:rPr>
      </w:pPr>
      <w:ins w:id="8158" w:author="Andreas Kuehne" w:date="2019-05-31T12:40:00Z">
        <w:r>
          <w:t>Component SigningTimeBoundaries</w:t>
        </w:r>
      </w:ins>
    </w:p>
    <w:p w14:paraId="7268ACA4" w14:textId="77777777" w:rsidR="00A71F46" w:rsidRDefault="00A71F46" w:rsidP="00A71F46">
      <w:pPr>
        <w:rPr>
          <w:ins w:id="8159" w:author="Andreas Kuehne" w:date="2019-05-31T12:40:00Z"/>
        </w:rPr>
      </w:pPr>
      <w:customXmlInsRangeStart w:id="8160" w:author="Andreas Kuehne" w:date="2019-05-31T12:40:00Z"/>
      <w:sdt>
        <w:sdtPr>
          <w:tag w:val="dss2-SigningTimeBoundariesType.-normative"/>
          <w:id w:val="214633775"/>
        </w:sdtPr>
        <w:sdtContent>
          <w:customXmlInsRangeEnd w:id="8160"/>
          <w:ins w:id="8161" w:author="Andreas Kuehne" w:date="2019-05-31T12:40:00Z">
            <w:r w:rsidRPr="009D448F">
              <w:rPr>
                <w:color w:val="19D131"/>
              </w:rPr>
              <w:t>This element returns the trusted time values considered as lower and upper limits for the signing time.</w:t>
            </w:r>
          </w:ins>
          <w:customXmlInsRangeStart w:id="8162" w:author="Andreas Kuehne" w:date="2019-05-31T12:40:00Z"/>
        </w:sdtContent>
      </w:sdt>
      <w:customXmlInsRangeEnd w:id="8162"/>
    </w:p>
    <w:p w14:paraId="34B3F6C1" w14:textId="77777777" w:rsidR="00A71F46" w:rsidRDefault="00A71F46" w:rsidP="00A71F46">
      <w:pPr>
        <w:rPr>
          <w:ins w:id="8163" w:author="Andreas Kuehne" w:date="2019-05-31T12:40:00Z"/>
        </w:rPr>
      </w:pPr>
      <w:ins w:id="8164" w:author="Andreas Kuehne" w:date="2019-05-31T12:40:00Z">
        <w:r>
          <w:t>Below follows a list of the sub-components that constitute this component:</w:t>
        </w:r>
      </w:ins>
    </w:p>
    <w:p w14:paraId="770E2898" w14:textId="77777777" w:rsidR="00A71F46" w:rsidRDefault="00A71F46" w:rsidP="00A71F46">
      <w:pPr>
        <w:pStyle w:val="Member"/>
        <w:rPr>
          <w:ins w:id="8165" w:author="Andreas Kuehne" w:date="2019-05-31T12:40:00Z"/>
        </w:rPr>
      </w:pPr>
      <w:ins w:id="8166" w:author="Andreas Kuehne" w:date="2019-05-31T12:40:00Z">
        <w:r>
          <w:t xml:space="preserve">The OPTIONAL </w:t>
        </w:r>
        <w:r w:rsidRPr="35C1378D">
          <w:rPr>
            <w:rStyle w:val="Datatype"/>
          </w:rPr>
          <w:t>LowerBoundary</w:t>
        </w:r>
        <w:r>
          <w:t xml:space="preserve"> element, if present, MUST contain a date/time value. </w:t>
        </w:r>
      </w:ins>
      <w:customXmlInsRangeStart w:id="8167" w:author="Andreas Kuehne" w:date="2019-05-31T12:40:00Z"/>
      <w:sdt>
        <w:sdtPr>
          <w:alias w:val="dss2-SigningTimeBoundariesType.lowerBound"/>
          <w:tag w:val="dss2-SigningTimeBoundariesType.LowerBoundary"/>
          <w:id w:val="44798853"/>
          <w:showingPlcHdr/>
        </w:sdtPr>
        <w:sdtContent>
          <w:customXmlInsRangeEnd w:id="8167"/>
          <w:ins w:id="8168" w:author="Andreas Kuehne" w:date="2019-05-31T12:40:00Z">
            <w:r>
              <w:rPr>
                <w:color w:val="19D131"/>
              </w:rPr>
              <w:t>[sub component LowerBoundary details]</w:t>
            </w:r>
          </w:ins>
          <w:customXmlInsRangeStart w:id="8169" w:author="Andreas Kuehne" w:date="2019-05-31T12:40:00Z"/>
        </w:sdtContent>
      </w:sdt>
      <w:customXmlInsRangeEnd w:id="8169"/>
    </w:p>
    <w:p w14:paraId="7538514B" w14:textId="77777777" w:rsidR="00A71F46" w:rsidRDefault="00A71F46" w:rsidP="00A71F46">
      <w:pPr>
        <w:pStyle w:val="Member"/>
        <w:rPr>
          <w:ins w:id="8170" w:author="Andreas Kuehne" w:date="2019-05-31T12:40:00Z"/>
        </w:rPr>
      </w:pPr>
      <w:ins w:id="8171" w:author="Andreas Kuehne" w:date="2019-05-31T12:40:00Z">
        <w:r>
          <w:t xml:space="preserve">The OPTIONAL </w:t>
        </w:r>
        <w:r w:rsidRPr="35C1378D">
          <w:rPr>
            <w:rStyle w:val="Datatype"/>
          </w:rPr>
          <w:t>UpperBoundary</w:t>
        </w:r>
        <w:r>
          <w:t xml:space="preserve"> element, if present, MUST contain a date/time value. </w:t>
        </w:r>
      </w:ins>
      <w:customXmlInsRangeStart w:id="8172" w:author="Andreas Kuehne" w:date="2019-05-31T12:40:00Z"/>
      <w:sdt>
        <w:sdtPr>
          <w:alias w:val="dss2-SigningTimeBoundariesType.upperBound"/>
          <w:tag w:val="dss2-SigningTimeBoundariesType.UpperBoundary"/>
          <w:id w:val="-981923181"/>
          <w:showingPlcHdr/>
        </w:sdtPr>
        <w:sdtContent>
          <w:customXmlInsRangeEnd w:id="8172"/>
          <w:ins w:id="8173" w:author="Andreas Kuehne" w:date="2019-05-31T12:40:00Z">
            <w:r>
              <w:rPr>
                <w:color w:val="19D131"/>
              </w:rPr>
              <w:t>[sub component UpperBoundary details]</w:t>
            </w:r>
          </w:ins>
          <w:customXmlInsRangeStart w:id="8174" w:author="Andreas Kuehne" w:date="2019-05-31T12:40:00Z"/>
        </w:sdtContent>
      </w:sdt>
      <w:customXmlInsRangeEnd w:id="8174"/>
    </w:p>
    <w:p w14:paraId="0C9390AD" w14:textId="77777777" w:rsidR="00A71F46" w:rsidRDefault="00A71F46" w:rsidP="00A71F46">
      <w:pPr>
        <w:pStyle w:val="Non-normativeCommentHeading"/>
        <w:rPr>
          <w:ins w:id="8175" w:author="Andreas Kuehne" w:date="2019-05-31T12:40:00Z"/>
        </w:rPr>
      </w:pPr>
      <w:ins w:id="8176" w:author="Andreas Kuehne" w:date="2019-05-31T12:40:00Z">
        <w:r>
          <w:t>Non-normative Comment:</w:t>
        </w:r>
      </w:ins>
    </w:p>
    <w:p w14:paraId="1421FC04" w14:textId="77777777" w:rsidR="00A71F46" w:rsidRDefault="00A71F46" w:rsidP="00A71F46">
      <w:pPr>
        <w:pStyle w:val="Non-normativeComment"/>
        <w:rPr>
          <w:ins w:id="8177" w:author="Andreas Kuehne" w:date="2019-05-31T12:40:00Z"/>
        </w:rPr>
      </w:pPr>
      <w:customXmlInsRangeStart w:id="8178" w:author="Andreas Kuehne" w:date="2019-05-31T12:40:00Z"/>
      <w:sdt>
        <w:sdtPr>
          <w:tag w:val="dss2-SigningTimeBoundariesType.-nonNormative"/>
          <w:id w:val="-342543918"/>
          <w:showingPlcHdr/>
        </w:sdtPr>
        <w:sdtContent>
          <w:customXmlInsRangeEnd w:id="8178"/>
          <w:ins w:id="8179" w:author="Andreas Kuehne" w:date="2019-05-31T12:40:00Z">
            <w:r>
              <w:rPr>
                <w:color w:val="19D131"/>
              </w:rPr>
              <w:t>[component SigningTimeBoundaries non normative details]</w:t>
            </w:r>
          </w:ins>
          <w:customXmlInsRangeStart w:id="8180" w:author="Andreas Kuehne" w:date="2019-05-31T12:40:00Z"/>
        </w:sdtContent>
      </w:sdt>
      <w:customXmlInsRangeEnd w:id="8180"/>
    </w:p>
    <w:p w14:paraId="76CDDDA5" w14:textId="77777777" w:rsidR="00A71F46" w:rsidRDefault="00A71F46" w:rsidP="00A71F46">
      <w:pPr>
        <w:pStyle w:val="berschrift4"/>
        <w:numPr>
          <w:ilvl w:val="3"/>
          <w:numId w:val="3"/>
        </w:numPr>
        <w:rPr>
          <w:ins w:id="8181" w:author="Andreas Kuehne" w:date="2019-05-31T12:40:00Z"/>
        </w:rPr>
      </w:pPr>
      <w:ins w:id="8182" w:author="Andreas Kuehne" w:date="2019-05-31T12:40:00Z">
        <w:r>
          <w:t>SigningTimeBoundaries – JSON Syntax</w:t>
        </w:r>
      </w:ins>
    </w:p>
    <w:p w14:paraId="52BD0BFC" w14:textId="77777777" w:rsidR="00A71F46" w:rsidRPr="0248A3D1" w:rsidRDefault="00A71F46" w:rsidP="00A71F46">
      <w:pPr>
        <w:rPr>
          <w:ins w:id="8183" w:author="Andreas Kuehne" w:date="2019-05-31T12:40:00Z"/>
        </w:rPr>
      </w:pPr>
      <w:ins w:id="8184"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SigningTimeBoundaries</w:t>
        </w:r>
        <w:r>
          <w:t xml:space="preserve"> component.</w:t>
        </w:r>
      </w:ins>
    </w:p>
    <w:p w14:paraId="3981A4EE" w14:textId="77777777" w:rsidR="00A71F46" w:rsidRPr="C2430093" w:rsidRDefault="00A71F46" w:rsidP="00A71F46">
      <w:pPr>
        <w:spacing w:line="259" w:lineRule="auto"/>
        <w:rPr>
          <w:ins w:id="8185" w:author="Andreas Kuehne" w:date="2019-05-31T12:40:00Z"/>
          <w:rFonts w:eastAsia="Arial" w:cs="Arial"/>
          <w:sz w:val="22"/>
          <w:szCs w:val="22"/>
        </w:rPr>
      </w:pPr>
      <w:ins w:id="818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SigningTimeBoundaries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3290B897" w14:textId="77777777" w:rsidTr="00A71F46">
        <w:trPr>
          <w:cnfStyle w:val="100000000000" w:firstRow="1" w:lastRow="0" w:firstColumn="0" w:lastColumn="0" w:oddVBand="0" w:evenVBand="0" w:oddHBand="0" w:evenHBand="0" w:firstRowFirstColumn="0" w:firstRowLastColumn="0" w:lastRowFirstColumn="0" w:lastRowLastColumn="0"/>
          <w:ins w:id="818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A104E5" w14:textId="77777777" w:rsidR="00A71F46" w:rsidRDefault="00A71F46" w:rsidP="00A71F46">
            <w:pPr>
              <w:pStyle w:val="Beschriftung"/>
              <w:rPr>
                <w:ins w:id="8188" w:author="Andreas Kuehne" w:date="2019-05-31T12:40:00Z"/>
              </w:rPr>
            </w:pPr>
            <w:ins w:id="8189" w:author="Andreas Kuehne" w:date="2019-05-31T12:40:00Z">
              <w:r>
                <w:lastRenderedPageBreak/>
                <w:t>Element</w:t>
              </w:r>
            </w:ins>
          </w:p>
        </w:tc>
        <w:tc>
          <w:tcPr>
            <w:tcW w:w="4675" w:type="dxa"/>
          </w:tcPr>
          <w:p w14:paraId="6545952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90" w:author="Andreas Kuehne" w:date="2019-05-31T12:40:00Z"/>
              </w:rPr>
            </w:pPr>
            <w:ins w:id="8191" w:author="Andreas Kuehne" w:date="2019-05-31T12:40:00Z">
              <w:r>
                <w:t>Implementing JSON member name</w:t>
              </w:r>
            </w:ins>
          </w:p>
        </w:tc>
        <w:tc>
          <w:tcPr>
            <w:tcW w:w="4675" w:type="dxa"/>
          </w:tcPr>
          <w:p w14:paraId="39775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92" w:author="Andreas Kuehne" w:date="2019-05-31T12:40:00Z"/>
              </w:rPr>
            </w:pPr>
            <w:ins w:id="8193" w:author="Andreas Kuehne" w:date="2019-05-31T12:40:00Z">
              <w:r>
                <w:t>Comments</w:t>
              </w:r>
            </w:ins>
          </w:p>
        </w:tc>
      </w:tr>
      <w:tr w:rsidR="00A71F46" w14:paraId="294DDB83" w14:textId="77777777" w:rsidTr="00A71F46">
        <w:trPr>
          <w:ins w:id="81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063BFD" w14:textId="77777777" w:rsidR="00A71F46" w:rsidRPr="002062A5" w:rsidRDefault="00A71F46" w:rsidP="00A71F46">
            <w:pPr>
              <w:pStyle w:val="Beschriftung"/>
              <w:rPr>
                <w:ins w:id="8195" w:author="Andreas Kuehne" w:date="2019-05-31T12:40:00Z"/>
                <w:rStyle w:val="Datatype"/>
                <w:b w:val="0"/>
                <w:bCs w:val="0"/>
              </w:rPr>
            </w:pPr>
            <w:ins w:id="8196" w:author="Andreas Kuehne" w:date="2019-05-31T12:40:00Z">
              <w:r w:rsidRPr="002062A5">
                <w:rPr>
                  <w:rStyle w:val="Datatype"/>
                </w:rPr>
                <w:t>LowerBoundary</w:t>
              </w:r>
            </w:ins>
          </w:p>
        </w:tc>
        <w:tc>
          <w:tcPr>
            <w:tcW w:w="4675" w:type="dxa"/>
          </w:tcPr>
          <w:p w14:paraId="0B384F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97" w:author="Andreas Kuehne" w:date="2019-05-31T12:40:00Z"/>
                <w:rStyle w:val="Datatype"/>
              </w:rPr>
            </w:pPr>
            <w:ins w:id="8198" w:author="Andreas Kuehne" w:date="2019-05-31T12:40:00Z">
              <w:r w:rsidRPr="002062A5">
                <w:rPr>
                  <w:rStyle w:val="Datatype"/>
                </w:rPr>
                <w:t>lowerBound</w:t>
              </w:r>
            </w:ins>
          </w:p>
        </w:tc>
        <w:tc>
          <w:tcPr>
            <w:tcW w:w="4675" w:type="dxa"/>
          </w:tcPr>
          <w:p w14:paraId="0A4F8FD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199" w:author="Andreas Kuehne" w:date="2019-05-31T12:40:00Z"/>
              </w:rPr>
            </w:pPr>
            <w:customXmlInsRangeStart w:id="8200" w:author="Andreas Kuehne" w:date="2019-05-31T12:40:00Z"/>
            <w:sdt>
              <w:sdtPr>
                <w:alias w:val="dss2-SigningTimeBoundariesType.lowerBound"/>
                <w:tag w:val="dss2-SigningTimeBoundariesType.-jsonComment.LowerBoundary"/>
                <w:id w:val="-1785724039"/>
                <w:showingPlcHdr/>
              </w:sdtPr>
              <w:sdtContent>
                <w:customXmlInsRangeEnd w:id="8200"/>
                <w:ins w:id="8201" w:author="Andreas Kuehne" w:date="2019-05-31T12:40:00Z">
                  <w:r>
                    <w:rPr>
                      <w:color w:val="19D131"/>
                    </w:rPr>
                    <w:t>[]</w:t>
                  </w:r>
                </w:ins>
                <w:customXmlInsRangeStart w:id="8202" w:author="Andreas Kuehne" w:date="2019-05-31T12:40:00Z"/>
              </w:sdtContent>
            </w:sdt>
            <w:customXmlInsRangeEnd w:id="8202"/>
          </w:p>
        </w:tc>
      </w:tr>
      <w:tr w:rsidR="00A71F46" w14:paraId="32D27B37" w14:textId="77777777" w:rsidTr="00A71F46">
        <w:trPr>
          <w:ins w:id="82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EAF11B" w14:textId="77777777" w:rsidR="00A71F46" w:rsidRPr="002062A5" w:rsidRDefault="00A71F46" w:rsidP="00A71F46">
            <w:pPr>
              <w:pStyle w:val="Beschriftung"/>
              <w:rPr>
                <w:ins w:id="8204" w:author="Andreas Kuehne" w:date="2019-05-31T12:40:00Z"/>
                <w:rStyle w:val="Datatype"/>
                <w:b w:val="0"/>
                <w:bCs w:val="0"/>
              </w:rPr>
            </w:pPr>
            <w:ins w:id="8205" w:author="Andreas Kuehne" w:date="2019-05-31T12:40:00Z">
              <w:r w:rsidRPr="002062A5">
                <w:rPr>
                  <w:rStyle w:val="Datatype"/>
                </w:rPr>
                <w:t>UpperBoundary</w:t>
              </w:r>
            </w:ins>
          </w:p>
        </w:tc>
        <w:tc>
          <w:tcPr>
            <w:tcW w:w="4675" w:type="dxa"/>
          </w:tcPr>
          <w:p w14:paraId="12305B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206" w:author="Andreas Kuehne" w:date="2019-05-31T12:40:00Z"/>
                <w:rStyle w:val="Datatype"/>
              </w:rPr>
            </w:pPr>
            <w:ins w:id="8207" w:author="Andreas Kuehne" w:date="2019-05-31T12:40:00Z">
              <w:r w:rsidRPr="002062A5">
                <w:rPr>
                  <w:rStyle w:val="Datatype"/>
                </w:rPr>
                <w:t>upperBound</w:t>
              </w:r>
            </w:ins>
          </w:p>
        </w:tc>
        <w:tc>
          <w:tcPr>
            <w:tcW w:w="4675" w:type="dxa"/>
          </w:tcPr>
          <w:p w14:paraId="642D243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208" w:author="Andreas Kuehne" w:date="2019-05-31T12:40:00Z"/>
              </w:rPr>
            </w:pPr>
            <w:customXmlInsRangeStart w:id="8209" w:author="Andreas Kuehne" w:date="2019-05-31T12:40:00Z"/>
            <w:sdt>
              <w:sdtPr>
                <w:alias w:val="dss2-SigningTimeBoundariesType.upperBound"/>
                <w:tag w:val="dss2-SigningTimeBoundariesType.-jsonComment.UpperBoundary"/>
                <w:id w:val="-1804525973"/>
                <w:showingPlcHdr/>
              </w:sdtPr>
              <w:sdtContent>
                <w:customXmlInsRangeEnd w:id="8209"/>
                <w:ins w:id="8210" w:author="Andreas Kuehne" w:date="2019-05-31T12:40:00Z">
                  <w:r>
                    <w:rPr>
                      <w:color w:val="19D131"/>
                    </w:rPr>
                    <w:t>[]</w:t>
                  </w:r>
                </w:ins>
                <w:customXmlInsRangeStart w:id="8211" w:author="Andreas Kuehne" w:date="2019-05-31T12:40:00Z"/>
              </w:sdtContent>
            </w:sdt>
            <w:customXmlInsRangeEnd w:id="8211"/>
          </w:p>
        </w:tc>
      </w:tr>
    </w:tbl>
    <w:p w14:paraId="4FCDB9C8" w14:textId="77777777" w:rsidR="00A71F46" w:rsidRPr="0202B381" w:rsidRDefault="00A71F46" w:rsidP="00A71F46">
      <w:pPr>
        <w:rPr>
          <w:ins w:id="8212" w:author="Andreas Kuehne" w:date="2019-05-31T12:40:00Z"/>
        </w:rPr>
      </w:pPr>
      <w:ins w:id="8213"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25D0E77" w14:textId="77777777" w:rsidR="00A71F46" w:rsidRDefault="00A71F46" w:rsidP="00A71F46">
      <w:pPr>
        <w:pStyle w:val="Code"/>
        <w:spacing w:line="259" w:lineRule="auto"/>
        <w:rPr>
          <w:ins w:id="8214" w:author="Andreas Kuehne" w:date="2019-05-31T12:40:00Z"/>
        </w:rPr>
      </w:pPr>
      <w:ins w:id="8215" w:author="Andreas Kuehne" w:date="2019-05-31T12:40:00Z">
        <w:r>
          <w:rPr>
            <w:color w:val="31849B" w:themeColor="accent5" w:themeShade="BF"/>
          </w:rPr>
          <w:t>"dss2-SigningTimeBoundariesType"</w:t>
        </w:r>
        <w:r>
          <w:t>: {</w:t>
        </w:r>
      </w:ins>
    </w:p>
    <w:p w14:paraId="6700B8C7" w14:textId="77777777" w:rsidR="00A71F46" w:rsidRDefault="00A71F46" w:rsidP="00A71F46">
      <w:pPr>
        <w:pStyle w:val="Code"/>
        <w:spacing w:line="259" w:lineRule="auto"/>
        <w:rPr>
          <w:ins w:id="8216" w:author="Andreas Kuehne" w:date="2019-05-31T12:40:00Z"/>
        </w:rPr>
      </w:pPr>
      <w:ins w:id="8217" w:author="Andreas Kuehne" w:date="2019-05-31T12:40:00Z">
        <w:r>
          <w:rPr>
            <w:color w:val="31849B" w:themeColor="accent5" w:themeShade="BF"/>
          </w:rPr>
          <w:t xml:space="preserve">  "type"</w:t>
        </w:r>
        <w:r>
          <w:t xml:space="preserve">: </w:t>
        </w:r>
        <w:r>
          <w:rPr>
            <w:color w:val="244061" w:themeColor="accent1" w:themeShade="80"/>
          </w:rPr>
          <w:t>"object",</w:t>
        </w:r>
      </w:ins>
    </w:p>
    <w:p w14:paraId="21BDAA6C" w14:textId="77777777" w:rsidR="00A71F46" w:rsidRDefault="00A71F46" w:rsidP="00A71F46">
      <w:pPr>
        <w:pStyle w:val="Code"/>
        <w:spacing w:line="259" w:lineRule="auto"/>
        <w:rPr>
          <w:ins w:id="8218" w:author="Andreas Kuehne" w:date="2019-05-31T12:40:00Z"/>
        </w:rPr>
      </w:pPr>
      <w:ins w:id="8219" w:author="Andreas Kuehne" w:date="2019-05-31T12:40:00Z">
        <w:r>
          <w:rPr>
            <w:color w:val="31849B" w:themeColor="accent5" w:themeShade="BF"/>
          </w:rPr>
          <w:t xml:space="preserve">  "properties"</w:t>
        </w:r>
        <w:r>
          <w:t>: {</w:t>
        </w:r>
      </w:ins>
    </w:p>
    <w:p w14:paraId="043FBBF1" w14:textId="77777777" w:rsidR="00A71F46" w:rsidRDefault="00A71F46" w:rsidP="00A71F46">
      <w:pPr>
        <w:pStyle w:val="Code"/>
        <w:spacing w:line="259" w:lineRule="auto"/>
        <w:rPr>
          <w:ins w:id="8220" w:author="Andreas Kuehne" w:date="2019-05-31T12:40:00Z"/>
        </w:rPr>
      </w:pPr>
      <w:ins w:id="8221" w:author="Andreas Kuehne" w:date="2019-05-31T12:40:00Z">
        <w:r>
          <w:rPr>
            <w:color w:val="31849B" w:themeColor="accent5" w:themeShade="BF"/>
          </w:rPr>
          <w:t xml:space="preserve">    "lowerBound"</w:t>
        </w:r>
        <w:r>
          <w:t>: {</w:t>
        </w:r>
      </w:ins>
    </w:p>
    <w:p w14:paraId="1C19C3B3" w14:textId="77777777" w:rsidR="00A71F46" w:rsidRDefault="00A71F46" w:rsidP="00A71F46">
      <w:pPr>
        <w:pStyle w:val="Code"/>
        <w:spacing w:line="259" w:lineRule="auto"/>
        <w:rPr>
          <w:ins w:id="8222" w:author="Andreas Kuehne" w:date="2019-05-31T12:40:00Z"/>
        </w:rPr>
      </w:pPr>
      <w:ins w:id="8223" w:author="Andreas Kuehne" w:date="2019-05-31T12:40:00Z">
        <w:r>
          <w:rPr>
            <w:color w:val="31849B" w:themeColor="accent5" w:themeShade="BF"/>
          </w:rPr>
          <w:t xml:space="preserve">      "type"</w:t>
        </w:r>
        <w:r>
          <w:t xml:space="preserve">: </w:t>
        </w:r>
        <w:r>
          <w:rPr>
            <w:color w:val="244061" w:themeColor="accent1" w:themeShade="80"/>
          </w:rPr>
          <w:t>"integer",</w:t>
        </w:r>
      </w:ins>
    </w:p>
    <w:p w14:paraId="237577E1" w14:textId="77777777" w:rsidR="00A71F46" w:rsidRDefault="00A71F46" w:rsidP="00A71F46">
      <w:pPr>
        <w:pStyle w:val="Code"/>
        <w:spacing w:line="259" w:lineRule="auto"/>
        <w:rPr>
          <w:ins w:id="8224" w:author="Andreas Kuehne" w:date="2019-05-31T12:40:00Z"/>
        </w:rPr>
      </w:pPr>
      <w:ins w:id="8225" w:author="Andreas Kuehne" w:date="2019-05-31T12:40:00Z">
        <w:r>
          <w:rPr>
            <w:color w:val="31849B" w:themeColor="accent5" w:themeShade="BF"/>
          </w:rPr>
          <w:t xml:space="preserve">      "format"</w:t>
        </w:r>
        <w:r>
          <w:t xml:space="preserve">: </w:t>
        </w:r>
        <w:r>
          <w:rPr>
            <w:color w:val="244061" w:themeColor="accent1" w:themeShade="80"/>
          </w:rPr>
          <w:t>"utc-millisec"</w:t>
        </w:r>
      </w:ins>
    </w:p>
    <w:p w14:paraId="6C84C203" w14:textId="77777777" w:rsidR="00A71F46" w:rsidRDefault="00A71F46" w:rsidP="00A71F46">
      <w:pPr>
        <w:pStyle w:val="Code"/>
        <w:spacing w:line="259" w:lineRule="auto"/>
        <w:rPr>
          <w:ins w:id="8226" w:author="Andreas Kuehne" w:date="2019-05-31T12:40:00Z"/>
        </w:rPr>
      </w:pPr>
      <w:ins w:id="8227" w:author="Andreas Kuehne" w:date="2019-05-31T12:40:00Z">
        <w:r>
          <w:t xml:space="preserve">    },</w:t>
        </w:r>
      </w:ins>
    </w:p>
    <w:p w14:paraId="3C13CDAC" w14:textId="77777777" w:rsidR="00A71F46" w:rsidRDefault="00A71F46" w:rsidP="00A71F46">
      <w:pPr>
        <w:pStyle w:val="Code"/>
        <w:spacing w:line="259" w:lineRule="auto"/>
        <w:rPr>
          <w:ins w:id="8228" w:author="Andreas Kuehne" w:date="2019-05-31T12:40:00Z"/>
        </w:rPr>
      </w:pPr>
      <w:ins w:id="8229" w:author="Andreas Kuehne" w:date="2019-05-31T12:40:00Z">
        <w:r>
          <w:rPr>
            <w:color w:val="31849B" w:themeColor="accent5" w:themeShade="BF"/>
          </w:rPr>
          <w:t xml:space="preserve">    "upperBound"</w:t>
        </w:r>
        <w:r>
          <w:t>: {</w:t>
        </w:r>
      </w:ins>
    </w:p>
    <w:p w14:paraId="5EC61E91" w14:textId="77777777" w:rsidR="00A71F46" w:rsidRDefault="00A71F46" w:rsidP="00A71F46">
      <w:pPr>
        <w:pStyle w:val="Code"/>
        <w:spacing w:line="259" w:lineRule="auto"/>
        <w:rPr>
          <w:ins w:id="8230" w:author="Andreas Kuehne" w:date="2019-05-31T12:40:00Z"/>
        </w:rPr>
      </w:pPr>
      <w:ins w:id="8231" w:author="Andreas Kuehne" w:date="2019-05-31T12:40:00Z">
        <w:r>
          <w:rPr>
            <w:color w:val="31849B" w:themeColor="accent5" w:themeShade="BF"/>
          </w:rPr>
          <w:t xml:space="preserve">      "type"</w:t>
        </w:r>
        <w:r>
          <w:t xml:space="preserve">: </w:t>
        </w:r>
        <w:r>
          <w:rPr>
            <w:color w:val="244061" w:themeColor="accent1" w:themeShade="80"/>
          </w:rPr>
          <w:t>"integer",</w:t>
        </w:r>
      </w:ins>
    </w:p>
    <w:p w14:paraId="718F8DC5" w14:textId="77777777" w:rsidR="00A71F46" w:rsidRDefault="00A71F46" w:rsidP="00A71F46">
      <w:pPr>
        <w:pStyle w:val="Code"/>
        <w:spacing w:line="259" w:lineRule="auto"/>
        <w:rPr>
          <w:ins w:id="8232" w:author="Andreas Kuehne" w:date="2019-05-31T12:40:00Z"/>
        </w:rPr>
      </w:pPr>
      <w:ins w:id="8233" w:author="Andreas Kuehne" w:date="2019-05-31T12:40:00Z">
        <w:r>
          <w:rPr>
            <w:color w:val="31849B" w:themeColor="accent5" w:themeShade="BF"/>
          </w:rPr>
          <w:t xml:space="preserve">      "format"</w:t>
        </w:r>
        <w:r>
          <w:t xml:space="preserve">: </w:t>
        </w:r>
        <w:r>
          <w:rPr>
            <w:color w:val="244061" w:themeColor="accent1" w:themeShade="80"/>
          </w:rPr>
          <w:t>"utc-millisec"</w:t>
        </w:r>
      </w:ins>
    </w:p>
    <w:p w14:paraId="2B3EAA64" w14:textId="77777777" w:rsidR="00A71F46" w:rsidRDefault="00A71F46" w:rsidP="00A71F46">
      <w:pPr>
        <w:pStyle w:val="Code"/>
        <w:spacing w:line="259" w:lineRule="auto"/>
        <w:rPr>
          <w:ins w:id="8234" w:author="Andreas Kuehne" w:date="2019-05-31T12:40:00Z"/>
        </w:rPr>
      </w:pPr>
      <w:ins w:id="8235" w:author="Andreas Kuehne" w:date="2019-05-31T12:40:00Z">
        <w:r>
          <w:t xml:space="preserve">    }</w:t>
        </w:r>
      </w:ins>
    </w:p>
    <w:p w14:paraId="1E1B807E" w14:textId="77777777" w:rsidR="00A71F46" w:rsidRDefault="00A71F46" w:rsidP="00A71F46">
      <w:pPr>
        <w:pStyle w:val="Code"/>
        <w:spacing w:line="259" w:lineRule="auto"/>
        <w:rPr>
          <w:ins w:id="8236" w:author="Andreas Kuehne" w:date="2019-05-31T12:40:00Z"/>
        </w:rPr>
      </w:pPr>
      <w:ins w:id="8237" w:author="Andreas Kuehne" w:date="2019-05-31T12:40:00Z">
        <w:r>
          <w:t xml:space="preserve">  }</w:t>
        </w:r>
      </w:ins>
    </w:p>
    <w:p w14:paraId="201D242A" w14:textId="77777777" w:rsidR="00A71F46" w:rsidRDefault="00A71F46" w:rsidP="00A71F46">
      <w:pPr>
        <w:pStyle w:val="Code"/>
        <w:spacing w:line="259" w:lineRule="auto"/>
        <w:rPr>
          <w:ins w:id="8238" w:author="Andreas Kuehne" w:date="2019-05-31T12:40:00Z"/>
        </w:rPr>
      </w:pPr>
      <w:ins w:id="8239" w:author="Andreas Kuehne" w:date="2019-05-31T12:40:00Z">
        <w:r>
          <w:t>}</w:t>
        </w:r>
      </w:ins>
    </w:p>
    <w:p w14:paraId="19011030" w14:textId="77777777" w:rsidR="00A71F46" w:rsidRDefault="00A71F46" w:rsidP="00A71F46">
      <w:pPr>
        <w:rPr>
          <w:ins w:id="8240" w:author="Andreas Kuehne" w:date="2019-05-31T12:40:00Z"/>
        </w:rPr>
      </w:pPr>
      <w:customXmlInsRangeStart w:id="8241" w:author="Andreas Kuehne" w:date="2019-05-31T12:40:00Z"/>
      <w:sdt>
        <w:sdtPr>
          <w:tag w:val="dss2-SigningTimeBoundariesType.-jsonSchema"/>
          <w:id w:val="976883044"/>
          <w:showingPlcHdr/>
        </w:sdtPr>
        <w:sdtContent>
          <w:customXmlInsRangeEnd w:id="8241"/>
          <w:ins w:id="8242" w:author="Andreas Kuehne" w:date="2019-05-31T12:40:00Z">
            <w:r>
              <w:rPr>
                <w:color w:val="19D131"/>
              </w:rPr>
              <w:t>[component SigningTimeBoundaries JSON schema details]</w:t>
            </w:r>
          </w:ins>
          <w:customXmlInsRangeStart w:id="8243" w:author="Andreas Kuehne" w:date="2019-05-31T12:40:00Z"/>
        </w:sdtContent>
      </w:sdt>
      <w:customXmlInsRangeEnd w:id="8243"/>
    </w:p>
    <w:p w14:paraId="58D6CC5D" w14:textId="77777777" w:rsidR="00A71F46" w:rsidRDefault="00A71F46" w:rsidP="00A71F46">
      <w:pPr>
        <w:pStyle w:val="berschrift4"/>
        <w:numPr>
          <w:ilvl w:val="3"/>
          <w:numId w:val="3"/>
        </w:numPr>
        <w:rPr>
          <w:ins w:id="8244" w:author="Andreas Kuehne" w:date="2019-05-31T12:40:00Z"/>
        </w:rPr>
      </w:pPr>
      <w:ins w:id="8245" w:author="Andreas Kuehne" w:date="2019-05-31T12:40:00Z">
        <w:r>
          <w:t>SigningTimeBoundaries – XML Syntax</w:t>
        </w:r>
      </w:ins>
    </w:p>
    <w:p w14:paraId="436AFE33" w14:textId="77777777" w:rsidR="00A71F46" w:rsidRPr="5404FA76" w:rsidRDefault="00A71F46" w:rsidP="00A71F46">
      <w:pPr>
        <w:rPr>
          <w:ins w:id="8246" w:author="Andreas Kuehne" w:date="2019-05-31T12:40:00Z"/>
        </w:rPr>
      </w:pPr>
      <w:ins w:id="8247" w:author="Andreas Kuehne" w:date="2019-05-31T12:40:00Z">
        <w:r w:rsidRPr="0CCF9147">
          <w:t xml:space="preserve">The XML type </w:t>
        </w:r>
        <w:r w:rsidRPr="002062A5">
          <w:rPr>
            <w:rFonts w:ascii="Courier New" w:eastAsia="Courier New" w:hAnsi="Courier New" w:cs="Courier New"/>
          </w:rPr>
          <w:t>SigningTimeBoundariesType</w:t>
        </w:r>
        <w:r w:rsidRPr="0CCF9147">
          <w:t xml:space="preserve"> SHALL implement the requirements defined in the </w:t>
        </w:r>
        <w:r w:rsidRPr="002062A5">
          <w:rPr>
            <w:rFonts w:ascii="Courier New" w:eastAsia="Courier New" w:hAnsi="Courier New" w:cs="Courier New"/>
          </w:rPr>
          <w:t>SigningTimeBoundaries</w:t>
        </w:r>
        <w:r>
          <w:t xml:space="preserve"> </w:t>
        </w:r>
        <w:r w:rsidRPr="005A6FFD">
          <w:t>component.</w:t>
        </w:r>
      </w:ins>
    </w:p>
    <w:p w14:paraId="7AA6D260" w14:textId="77777777" w:rsidR="00A71F46" w:rsidRDefault="00A71F46" w:rsidP="00A71F46">
      <w:pPr>
        <w:rPr>
          <w:ins w:id="8248" w:author="Andreas Kuehne" w:date="2019-05-31T12:40:00Z"/>
        </w:rPr>
      </w:pPr>
      <w:ins w:id="8249" w:author="Andreas Kuehne" w:date="2019-05-31T12:40:00Z">
        <w:r w:rsidRPr="005A6FFD">
          <w:rPr>
            <w:rFonts w:eastAsia="Arial"/>
          </w:rPr>
          <w:t xml:space="preserve">The </w:t>
        </w:r>
        <w:r w:rsidRPr="002062A5">
          <w:rPr>
            <w:rFonts w:ascii="Courier New" w:eastAsia="Courier New" w:hAnsi="Courier New" w:cs="Courier New"/>
          </w:rPr>
          <w:t>SigningTimeBoundariesType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E1A3A2" w14:textId="77777777" w:rsidR="00A71F46" w:rsidRDefault="00A71F46" w:rsidP="00A71F46">
      <w:pPr>
        <w:pStyle w:val="Code"/>
        <w:rPr>
          <w:ins w:id="8250" w:author="Andreas Kuehne" w:date="2019-05-31T12:40:00Z"/>
        </w:rPr>
      </w:pPr>
      <w:ins w:id="825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SigningTimeBoundariesType</w:t>
        </w:r>
        <w:r>
          <w:rPr>
            <w:color w:val="943634" w:themeColor="accent2" w:themeShade="BF"/>
          </w:rPr>
          <w:t>"</w:t>
        </w:r>
        <w:r>
          <w:rPr>
            <w:color w:val="31849B" w:themeColor="accent5" w:themeShade="BF"/>
          </w:rPr>
          <w:t>&gt;</w:t>
        </w:r>
      </w:ins>
    </w:p>
    <w:p w14:paraId="274F7A4F" w14:textId="77777777" w:rsidR="00A71F46" w:rsidRDefault="00A71F46" w:rsidP="00A71F46">
      <w:pPr>
        <w:pStyle w:val="Code"/>
        <w:rPr>
          <w:ins w:id="8252" w:author="Andreas Kuehne" w:date="2019-05-31T12:40:00Z"/>
        </w:rPr>
      </w:pPr>
      <w:ins w:id="8253" w:author="Andreas Kuehne" w:date="2019-05-31T12:40:00Z">
        <w:r>
          <w:rPr>
            <w:color w:val="31849B" w:themeColor="accent5" w:themeShade="BF"/>
          </w:rPr>
          <w:t xml:space="preserve">  &lt;xs:sequence&gt;</w:t>
        </w:r>
      </w:ins>
    </w:p>
    <w:p w14:paraId="2F13F74D" w14:textId="77777777" w:rsidR="00A71F46" w:rsidRDefault="00A71F46" w:rsidP="00A71F46">
      <w:pPr>
        <w:pStyle w:val="Code"/>
        <w:rPr>
          <w:ins w:id="8254" w:author="Andreas Kuehne" w:date="2019-05-31T12:40:00Z"/>
        </w:rPr>
      </w:pPr>
      <w:ins w:id="825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LowerBoundary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C030D34" w14:textId="77777777" w:rsidR="00A71F46" w:rsidRDefault="00A71F46" w:rsidP="00A71F46">
      <w:pPr>
        <w:pStyle w:val="Code"/>
        <w:rPr>
          <w:ins w:id="8256" w:author="Andreas Kuehne" w:date="2019-05-31T12:40:00Z"/>
        </w:rPr>
      </w:pPr>
      <w:ins w:id="825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UpperBoundary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1E61A1" w14:textId="77777777" w:rsidR="00A71F46" w:rsidRDefault="00A71F46" w:rsidP="00A71F46">
      <w:pPr>
        <w:pStyle w:val="Code"/>
        <w:rPr>
          <w:ins w:id="8258" w:author="Andreas Kuehne" w:date="2019-05-31T12:40:00Z"/>
        </w:rPr>
      </w:pPr>
      <w:ins w:id="8259" w:author="Andreas Kuehne" w:date="2019-05-31T12:40:00Z">
        <w:r>
          <w:rPr>
            <w:color w:val="31849B" w:themeColor="accent5" w:themeShade="BF"/>
          </w:rPr>
          <w:t xml:space="preserve">  &lt;/xs:sequence&gt;</w:t>
        </w:r>
      </w:ins>
    </w:p>
    <w:p w14:paraId="049419E2" w14:textId="77777777" w:rsidR="00A71F46" w:rsidRDefault="00A71F46" w:rsidP="00A71F46">
      <w:pPr>
        <w:pStyle w:val="Code"/>
        <w:rPr>
          <w:ins w:id="8260" w:author="Andreas Kuehne" w:date="2019-05-31T12:40:00Z"/>
        </w:rPr>
      </w:pPr>
      <w:ins w:id="8261" w:author="Andreas Kuehne" w:date="2019-05-31T12:40:00Z">
        <w:r>
          <w:rPr>
            <w:color w:val="31849B" w:themeColor="accent5" w:themeShade="BF"/>
          </w:rPr>
          <w:t>&lt;/xs:complexType&gt;</w:t>
        </w:r>
      </w:ins>
    </w:p>
    <w:p w14:paraId="40B1B603" w14:textId="77777777" w:rsidR="00A71F46" w:rsidRDefault="00A71F46" w:rsidP="00A71F46">
      <w:pPr>
        <w:spacing w:line="259" w:lineRule="auto"/>
        <w:rPr>
          <w:ins w:id="8262" w:author="Andreas Kuehne" w:date="2019-05-31T12:40:00Z"/>
        </w:rPr>
      </w:pPr>
      <w:ins w:id="8263" w:author="Andreas Kuehne" w:date="2019-05-31T12:40:00Z">
        <w:r>
          <w:t>Each child element of</w:t>
        </w:r>
        <w:r w:rsidRPr="71C71F8C">
          <w:t xml:space="preserve"> </w:t>
        </w:r>
        <w:r w:rsidRPr="002062A5">
          <w:rPr>
            <w:rFonts w:ascii="Courier New" w:eastAsia="Courier New" w:hAnsi="Courier New" w:cs="Courier New"/>
          </w:rPr>
          <w:t>SigningTimeBoundariesType</w:t>
        </w:r>
        <w:r w:rsidRPr="71C71F8C">
          <w:t xml:space="preserve"> </w:t>
        </w:r>
        <w:r>
          <w:t xml:space="preserve">XML element SHALL implement in XML syntax the sub-component that has a name equal to its local name. </w:t>
        </w:r>
      </w:ins>
      <w:customXmlInsRangeStart w:id="8264" w:author="Andreas Kuehne" w:date="2019-05-31T12:40:00Z"/>
      <w:sdt>
        <w:sdtPr>
          <w:tag w:val="dss2-SigningTimeBoundariesType.-xmlSchema"/>
          <w:id w:val="-71280025"/>
          <w:showingPlcHdr/>
        </w:sdtPr>
        <w:sdtContent>
          <w:customXmlInsRangeEnd w:id="8264"/>
          <w:ins w:id="8265" w:author="Andreas Kuehne" w:date="2019-05-31T12:40:00Z">
            <w:r>
              <w:rPr>
                <w:color w:val="19D131"/>
              </w:rPr>
              <w:t>[component SigningTimeBoundaries XML schema details]</w:t>
            </w:r>
          </w:ins>
          <w:customXmlInsRangeStart w:id="8266" w:author="Andreas Kuehne" w:date="2019-05-31T12:40:00Z"/>
        </w:sdtContent>
      </w:sdt>
      <w:customXmlInsRangeEnd w:id="8266"/>
    </w:p>
    <w:p w14:paraId="7CA072CB" w14:textId="77777777" w:rsidR="00A71F46" w:rsidRDefault="00A71F46" w:rsidP="00A71F46">
      <w:pPr>
        <w:pStyle w:val="berschrift3"/>
        <w:numPr>
          <w:ilvl w:val="2"/>
          <w:numId w:val="3"/>
        </w:numPr>
        <w:rPr>
          <w:ins w:id="8267" w:author="Andreas Kuehne" w:date="2019-05-31T12:40:00Z"/>
        </w:rPr>
      </w:pPr>
      <w:ins w:id="8268" w:author="Andreas Kuehne" w:date="2019-05-31T12:40:00Z">
        <w:r>
          <w:t>Component AugmentedSignature</w:t>
        </w:r>
      </w:ins>
    </w:p>
    <w:p w14:paraId="3260D08E" w14:textId="77777777" w:rsidR="00A71F46" w:rsidRDefault="00A71F46" w:rsidP="00A71F46">
      <w:pPr>
        <w:rPr>
          <w:ins w:id="8269" w:author="Andreas Kuehne" w:date="2019-05-31T12:40:00Z"/>
        </w:rPr>
      </w:pPr>
      <w:customXmlInsRangeStart w:id="8270" w:author="Andreas Kuehne" w:date="2019-05-31T12:40:00Z"/>
      <w:sdt>
        <w:sdtPr>
          <w:tag w:val="dss2-AugmentedSignatureType.-normative"/>
          <w:id w:val="1872484988"/>
        </w:sdtPr>
        <w:sdtContent>
          <w:customXmlInsRangeEnd w:id="8270"/>
          <w:ins w:id="8271" w:author="Andreas Kuehne" w:date="2019-05-31T12:40:00Z">
            <w:r w:rsidRPr="003A06D0">
              <w:rPr>
                <w:color w:val="19D131"/>
                <w:lang w:val="en-GB"/>
              </w:rPr>
              <w:t xml:space="preserve">The </w:t>
            </w:r>
            <w:r w:rsidRPr="003A06D0">
              <w:rPr>
                <w:rStyle w:val="Datatype"/>
                <w:lang w:val="en-GB"/>
              </w:rPr>
              <w:t>AugmentedSignature</w:t>
            </w:r>
            <w:r w:rsidRPr="003A06D0">
              <w:rPr>
                <w:color w:val="19D131"/>
                <w:lang w:val="en-GB"/>
              </w:rPr>
              <w:t xml:space="preserve"> component contains the resulting augmented signature or timestamp or, in the case of a signature being enveloped in an output document, a pointer to the signature. The </w:t>
            </w:r>
            <w:r w:rsidRPr="003A06D0">
              <w:rPr>
                <w:rStyle w:val="Datatype"/>
                <w:lang w:val="en-GB"/>
              </w:rPr>
              <w:t>DocumentWithSignature</w:t>
            </w:r>
            <w:r w:rsidRPr="003A06D0">
              <w:rPr>
                <w:color w:val="19D131"/>
                <w:lang w:val="en-GB"/>
              </w:rPr>
              <w:t xml:space="preserve"> element is available to hold an enveloping signature.</w:t>
            </w:r>
          </w:ins>
          <w:customXmlInsRangeStart w:id="8272" w:author="Andreas Kuehne" w:date="2019-05-31T12:40:00Z"/>
        </w:sdtContent>
      </w:sdt>
      <w:customXmlInsRangeEnd w:id="8272"/>
    </w:p>
    <w:p w14:paraId="472DA656" w14:textId="77777777" w:rsidR="00A71F46" w:rsidRDefault="00A71F46" w:rsidP="00A71F46">
      <w:pPr>
        <w:rPr>
          <w:ins w:id="8273" w:author="Andreas Kuehne" w:date="2019-05-31T12:40:00Z"/>
        </w:rPr>
      </w:pPr>
      <w:ins w:id="8274" w:author="Andreas Kuehne" w:date="2019-05-31T12:40:00Z">
        <w:r>
          <w:t>Below follows a list of the sub-components that constitute this component:</w:t>
        </w:r>
      </w:ins>
    </w:p>
    <w:p w14:paraId="3D530769" w14:textId="77777777" w:rsidR="00A71F46" w:rsidRDefault="00A71F46" w:rsidP="00A71F46">
      <w:pPr>
        <w:pStyle w:val="Member"/>
        <w:rPr>
          <w:ins w:id="8275" w:author="Andreas Kuehne" w:date="2019-05-31T12:40:00Z"/>
        </w:rPr>
      </w:pPr>
      <w:ins w:id="8276" w:author="Andreas Kuehne" w:date="2019-05-31T12:40:00Z">
        <w:r>
          <w:lastRenderedPageBreak/>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ins>
      <w:customXmlInsRangeStart w:id="8277" w:author="Andreas Kuehne" w:date="2019-05-31T12:40:00Z"/>
      <w:sdt>
        <w:sdtPr>
          <w:alias w:val="dss2-AugmentedSignatureType.sigObj"/>
          <w:tag w:val="dss2-AugmentedSignatureType.SignatureObject"/>
          <w:id w:val="1046422094"/>
        </w:sdtPr>
        <w:sdtContent>
          <w:customXmlInsRangeEnd w:id="8277"/>
          <w:ins w:id="8278" w:author="Andreas Kuehne" w:date="2019-05-31T12:40:00Z">
            <w:r w:rsidRPr="003A06D0">
              <w:rPr>
                <w:color w:val="19D131"/>
                <w:lang w:val="en-GB"/>
              </w:rPr>
              <w:t>This element contains an augmented signature or timestamp or points to a signature enveloped in another document.</w:t>
            </w:r>
            <w:r>
              <w:rPr>
                <w:color w:val="19D131"/>
                <w:lang w:val="en-GB"/>
              </w:rPr>
              <w:t xml:space="preserve"> </w:t>
            </w:r>
            <w:r w:rsidRPr="0042627A">
              <w:rPr>
                <w:color w:val="19D131"/>
                <w:lang w:val="en-GB"/>
              </w:rPr>
              <w:t xml:space="preserve">The use cases described in this document assume zero or one </w:t>
            </w:r>
            <w:r>
              <w:rPr>
                <w:color w:val="19D131"/>
                <w:lang w:val="en-GB"/>
              </w:rPr>
              <w:t xml:space="preserve">augmented or timestamped </w:t>
            </w:r>
            <w:r w:rsidRPr="0042627A">
              <w:rPr>
                <w:color w:val="19D131"/>
                <w:lang w:val="en-GB"/>
              </w:rPr>
              <w:t>signature being included within this element. Profiles may define processing rules how to handle unbounded cardinality.</w:t>
            </w:r>
          </w:ins>
          <w:customXmlInsRangeStart w:id="8279" w:author="Andreas Kuehne" w:date="2019-05-31T12:40:00Z"/>
        </w:sdtContent>
      </w:sdt>
      <w:customXmlInsRangeEnd w:id="8279"/>
    </w:p>
    <w:p w14:paraId="35501CA4" w14:textId="77777777" w:rsidR="00A71F46" w:rsidRDefault="00A71F46" w:rsidP="00A71F46">
      <w:pPr>
        <w:pStyle w:val="Member"/>
        <w:rPr>
          <w:ins w:id="8280" w:author="Andreas Kuehne" w:date="2019-05-31T12:40:00Z"/>
        </w:rPr>
      </w:pPr>
      <w:ins w:id="8281"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r>
          <w:fldChar w:fldCharType="separate"/>
        </w:r>
        <w:r>
          <w:rPr>
            <w:rStyle w:val="Datatype"/>
            <w:rFonts w:eastAsia="Courier New" w:cs="Courier New"/>
          </w:rPr>
          <w:t>DocumentWithSignature</w:t>
        </w:r>
        <w:r>
          <w:fldChar w:fldCharType="end"/>
        </w:r>
        <w:r>
          <w:t xml:space="preserve">. </w:t>
        </w:r>
      </w:ins>
      <w:customXmlInsRangeStart w:id="8282" w:author="Andreas Kuehne" w:date="2019-05-31T12:40:00Z"/>
      <w:sdt>
        <w:sdtPr>
          <w:alias w:val="dss2-AugmentedSignatureType.docWithSignature"/>
          <w:tag w:val="dss2-AugmentedSignatureType.DocumentWithSignature"/>
          <w:id w:val="1664657651"/>
        </w:sdtPr>
        <w:sdtContent>
          <w:customXmlInsRangeEnd w:id="8282"/>
          <w:ins w:id="8283" w:author="Andreas Kuehne" w:date="2019-05-31T12:40:00Z">
            <w:r w:rsidRPr="003A06D0">
              <w:rPr>
                <w:color w:val="19D131"/>
                <w:lang w:val="en-GB"/>
              </w:rPr>
              <w:t>This element serves as a holder for documents enveloping the augmented signature.</w:t>
            </w:r>
            <w:r>
              <w:rPr>
                <w:color w:val="19D131"/>
                <w:lang w:val="en-GB"/>
              </w:rPr>
              <w:t xml:space="preserve"> </w:t>
            </w:r>
            <w:r w:rsidRPr="008C3923">
              <w:rPr>
                <w:color w:val="19D131"/>
                <w:lang w:val="en-GB"/>
              </w:rPr>
              <w:t>The use cases described in this document assume zero or one document including a signature being returned by this element. Profiles may define processing rules how to handle unbounded cardinality.</w:t>
            </w:r>
          </w:ins>
          <w:customXmlInsRangeStart w:id="8284" w:author="Andreas Kuehne" w:date="2019-05-31T12:40:00Z"/>
        </w:sdtContent>
      </w:sdt>
      <w:customXmlInsRangeEnd w:id="8284"/>
    </w:p>
    <w:p w14:paraId="5D677CB8" w14:textId="77777777" w:rsidR="00A71F46" w:rsidRDefault="00A71F46" w:rsidP="00A71F46">
      <w:pPr>
        <w:pStyle w:val="Member"/>
        <w:rPr>
          <w:ins w:id="8285" w:author="Andreas Kuehne" w:date="2019-05-31T12:40:00Z"/>
        </w:rPr>
      </w:pPr>
      <w:ins w:id="8286" w:author="Andreas Kuehne" w:date="2019-05-31T12:40:00Z">
        <w:r>
          <w:t xml:space="preserve">The OPTIONAL </w:t>
        </w:r>
        <w:r w:rsidRPr="35C1378D">
          <w:rPr>
            <w:rStyle w:val="Datatype"/>
          </w:rPr>
          <w:t>Type</w:t>
        </w:r>
        <w:r>
          <w:t xml:space="preserve"> element, if present, MUST contain one instance of a URI. </w:t>
        </w:r>
      </w:ins>
      <w:customXmlInsRangeStart w:id="8287" w:author="Andreas Kuehne" w:date="2019-05-31T12:40:00Z"/>
      <w:sdt>
        <w:sdtPr>
          <w:alias w:val="dss2-AugmentedSignatureType.type"/>
          <w:tag w:val="dss2-AugmentedSignatureType.Type"/>
          <w:id w:val="-404383045"/>
        </w:sdtPr>
        <w:sdtContent>
          <w:customXmlInsRangeEnd w:id="8287"/>
          <w:ins w:id="8288" w:author="Andreas Kuehne" w:date="2019-05-31T12:40:00Z">
            <w:r w:rsidRPr="003A06D0">
              <w:rPr>
                <w:color w:val="19D131"/>
                <w:lang w:val="en-GB"/>
              </w:rPr>
              <w:t>The URI defines what type of 'augmentation' was applied to the signature.</w:t>
            </w:r>
          </w:ins>
          <w:customXmlInsRangeStart w:id="8289" w:author="Andreas Kuehne" w:date="2019-05-31T12:40:00Z"/>
        </w:sdtContent>
      </w:sdt>
      <w:customXmlInsRangeEnd w:id="8289"/>
    </w:p>
    <w:p w14:paraId="66288113" w14:textId="77777777" w:rsidR="00A71F46" w:rsidRDefault="00A71F46" w:rsidP="00A71F46">
      <w:pPr>
        <w:pStyle w:val="Non-normativeCommentHeading"/>
        <w:rPr>
          <w:ins w:id="8290" w:author="Andreas Kuehne" w:date="2019-05-31T12:40:00Z"/>
        </w:rPr>
      </w:pPr>
      <w:ins w:id="8291" w:author="Andreas Kuehne" w:date="2019-05-31T12:40:00Z">
        <w:r>
          <w:t>Non-normative Comment:</w:t>
        </w:r>
      </w:ins>
    </w:p>
    <w:p w14:paraId="3AEC94C3" w14:textId="77777777" w:rsidR="00A71F46" w:rsidRDefault="00A71F46" w:rsidP="00A71F46">
      <w:pPr>
        <w:pStyle w:val="Non-normativeComment"/>
        <w:rPr>
          <w:ins w:id="8292" w:author="Andreas Kuehne" w:date="2019-05-31T12:40:00Z"/>
        </w:rPr>
      </w:pPr>
      <w:customXmlInsRangeStart w:id="8293" w:author="Andreas Kuehne" w:date="2019-05-31T12:40:00Z"/>
      <w:sdt>
        <w:sdtPr>
          <w:tag w:val="dss2-AugmentedSignatureType.-nonNormative"/>
          <w:id w:val="1398242199"/>
          <w:showingPlcHdr/>
        </w:sdtPr>
        <w:sdtContent>
          <w:customXmlInsRangeEnd w:id="8293"/>
          <w:ins w:id="8294" w:author="Andreas Kuehne" w:date="2019-05-31T12:40:00Z">
            <w:r>
              <w:rPr>
                <w:color w:val="19D131"/>
              </w:rPr>
              <w:t>[component AugmentedSignature non normative details]</w:t>
            </w:r>
          </w:ins>
          <w:customXmlInsRangeStart w:id="8295" w:author="Andreas Kuehne" w:date="2019-05-31T12:40:00Z"/>
        </w:sdtContent>
      </w:sdt>
      <w:customXmlInsRangeEnd w:id="8295"/>
    </w:p>
    <w:p w14:paraId="2113D508" w14:textId="77777777" w:rsidR="00A71F46" w:rsidRDefault="00A71F46" w:rsidP="00A71F46">
      <w:pPr>
        <w:pStyle w:val="berschrift4"/>
        <w:numPr>
          <w:ilvl w:val="3"/>
          <w:numId w:val="3"/>
        </w:numPr>
        <w:rPr>
          <w:ins w:id="8296" w:author="Andreas Kuehne" w:date="2019-05-31T12:40:00Z"/>
        </w:rPr>
      </w:pPr>
      <w:ins w:id="8297" w:author="Andreas Kuehne" w:date="2019-05-31T12:40:00Z">
        <w:r>
          <w:t>AugmentedSignature – JSON Syntax</w:t>
        </w:r>
      </w:ins>
    </w:p>
    <w:p w14:paraId="10E065BB" w14:textId="77777777" w:rsidR="00A71F46" w:rsidRPr="0248A3D1" w:rsidRDefault="00A71F46" w:rsidP="00A71F46">
      <w:pPr>
        <w:rPr>
          <w:ins w:id="8298" w:author="Andreas Kuehne" w:date="2019-05-31T12:40:00Z"/>
        </w:rPr>
      </w:pPr>
      <w:ins w:id="8299"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AugmentedSignature</w:t>
        </w:r>
        <w:r>
          <w:t xml:space="preserve"> component.</w:t>
        </w:r>
      </w:ins>
    </w:p>
    <w:p w14:paraId="0BAB77E6" w14:textId="77777777" w:rsidR="00A71F46" w:rsidRPr="C2430093" w:rsidRDefault="00A71F46" w:rsidP="00A71F46">
      <w:pPr>
        <w:spacing w:line="259" w:lineRule="auto"/>
        <w:rPr>
          <w:ins w:id="8300" w:author="Andreas Kuehne" w:date="2019-05-31T12:40:00Z"/>
          <w:rFonts w:eastAsia="Arial" w:cs="Arial"/>
          <w:sz w:val="22"/>
          <w:szCs w:val="22"/>
        </w:rPr>
      </w:pPr>
      <w:ins w:id="830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AugmentedSignature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21CDDBD8" w14:textId="77777777" w:rsidTr="00A71F46">
        <w:trPr>
          <w:cnfStyle w:val="100000000000" w:firstRow="1" w:lastRow="0" w:firstColumn="0" w:lastColumn="0" w:oddVBand="0" w:evenVBand="0" w:oddHBand="0" w:evenHBand="0" w:firstRowFirstColumn="0" w:firstRowLastColumn="0" w:lastRowFirstColumn="0" w:lastRowLastColumn="0"/>
          <w:ins w:id="83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23788A" w14:textId="77777777" w:rsidR="00A71F46" w:rsidRDefault="00A71F46" w:rsidP="00A71F46">
            <w:pPr>
              <w:pStyle w:val="Beschriftung"/>
              <w:rPr>
                <w:ins w:id="8303" w:author="Andreas Kuehne" w:date="2019-05-31T12:40:00Z"/>
              </w:rPr>
            </w:pPr>
            <w:ins w:id="8304" w:author="Andreas Kuehne" w:date="2019-05-31T12:40:00Z">
              <w:r>
                <w:t>Element</w:t>
              </w:r>
            </w:ins>
          </w:p>
        </w:tc>
        <w:tc>
          <w:tcPr>
            <w:tcW w:w="4675" w:type="dxa"/>
          </w:tcPr>
          <w:p w14:paraId="07D412A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05" w:author="Andreas Kuehne" w:date="2019-05-31T12:40:00Z"/>
              </w:rPr>
            </w:pPr>
            <w:ins w:id="8306" w:author="Andreas Kuehne" w:date="2019-05-31T12:40:00Z">
              <w:r>
                <w:t>Implementing JSON member name</w:t>
              </w:r>
            </w:ins>
          </w:p>
        </w:tc>
        <w:tc>
          <w:tcPr>
            <w:tcW w:w="4675" w:type="dxa"/>
          </w:tcPr>
          <w:p w14:paraId="6DDBBC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07" w:author="Andreas Kuehne" w:date="2019-05-31T12:40:00Z"/>
              </w:rPr>
            </w:pPr>
            <w:ins w:id="8308" w:author="Andreas Kuehne" w:date="2019-05-31T12:40:00Z">
              <w:r>
                <w:t>Comments</w:t>
              </w:r>
            </w:ins>
          </w:p>
        </w:tc>
      </w:tr>
      <w:tr w:rsidR="00A71F46" w14:paraId="40C5EC03" w14:textId="77777777" w:rsidTr="00A71F46">
        <w:trPr>
          <w:ins w:id="83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1779F71" w14:textId="77777777" w:rsidR="00A71F46" w:rsidRPr="002062A5" w:rsidRDefault="00A71F46" w:rsidP="00A71F46">
            <w:pPr>
              <w:pStyle w:val="Beschriftung"/>
              <w:rPr>
                <w:ins w:id="8310" w:author="Andreas Kuehne" w:date="2019-05-31T12:40:00Z"/>
                <w:rStyle w:val="Datatype"/>
                <w:b w:val="0"/>
                <w:bCs w:val="0"/>
              </w:rPr>
            </w:pPr>
            <w:ins w:id="8311" w:author="Andreas Kuehne" w:date="2019-05-31T12:40:00Z">
              <w:r w:rsidRPr="002062A5">
                <w:rPr>
                  <w:rStyle w:val="Datatype"/>
                </w:rPr>
                <w:t>SignatureObject</w:t>
              </w:r>
            </w:ins>
          </w:p>
        </w:tc>
        <w:tc>
          <w:tcPr>
            <w:tcW w:w="4675" w:type="dxa"/>
          </w:tcPr>
          <w:p w14:paraId="152CB8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12" w:author="Andreas Kuehne" w:date="2019-05-31T12:40:00Z"/>
                <w:rStyle w:val="Datatype"/>
              </w:rPr>
            </w:pPr>
            <w:ins w:id="8313" w:author="Andreas Kuehne" w:date="2019-05-31T12:40:00Z">
              <w:r w:rsidRPr="002062A5">
                <w:rPr>
                  <w:rStyle w:val="Datatype"/>
                </w:rPr>
                <w:t>sigObj</w:t>
              </w:r>
            </w:ins>
          </w:p>
        </w:tc>
        <w:tc>
          <w:tcPr>
            <w:tcW w:w="4675" w:type="dxa"/>
          </w:tcPr>
          <w:p w14:paraId="6FA24F3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314" w:author="Andreas Kuehne" w:date="2019-05-31T12:40:00Z"/>
              </w:rPr>
            </w:pPr>
            <w:customXmlInsRangeStart w:id="8315" w:author="Andreas Kuehne" w:date="2019-05-31T12:40:00Z"/>
            <w:sdt>
              <w:sdtPr>
                <w:alias w:val="dss2-AugmentedSignatureType.sigObj"/>
                <w:tag w:val="dss2-AugmentedSignatureType.-jsonComment.SignatureObject"/>
                <w:id w:val="-1705864199"/>
                <w:showingPlcHdr/>
              </w:sdtPr>
              <w:sdtContent>
                <w:customXmlInsRangeEnd w:id="8315"/>
                <w:ins w:id="8316" w:author="Andreas Kuehne" w:date="2019-05-31T12:40:00Z">
                  <w:r>
                    <w:rPr>
                      <w:color w:val="19D131"/>
                    </w:rPr>
                    <w:t>[]</w:t>
                  </w:r>
                </w:ins>
                <w:customXmlInsRangeStart w:id="8317" w:author="Andreas Kuehne" w:date="2019-05-31T12:40:00Z"/>
              </w:sdtContent>
            </w:sdt>
            <w:customXmlInsRangeEnd w:id="8317"/>
          </w:p>
        </w:tc>
      </w:tr>
      <w:tr w:rsidR="00A71F46" w14:paraId="0896B318" w14:textId="77777777" w:rsidTr="00A71F46">
        <w:trPr>
          <w:ins w:id="831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FC12D3" w14:textId="77777777" w:rsidR="00A71F46" w:rsidRPr="002062A5" w:rsidRDefault="00A71F46" w:rsidP="00A71F46">
            <w:pPr>
              <w:pStyle w:val="Beschriftung"/>
              <w:rPr>
                <w:ins w:id="8319" w:author="Andreas Kuehne" w:date="2019-05-31T12:40:00Z"/>
                <w:rStyle w:val="Datatype"/>
                <w:b w:val="0"/>
                <w:bCs w:val="0"/>
              </w:rPr>
            </w:pPr>
            <w:ins w:id="8320" w:author="Andreas Kuehne" w:date="2019-05-31T12:40:00Z">
              <w:r w:rsidRPr="002062A5">
                <w:rPr>
                  <w:rStyle w:val="Datatype"/>
                </w:rPr>
                <w:t>DocumentWithSignature</w:t>
              </w:r>
            </w:ins>
          </w:p>
        </w:tc>
        <w:tc>
          <w:tcPr>
            <w:tcW w:w="4675" w:type="dxa"/>
          </w:tcPr>
          <w:p w14:paraId="786AD3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21" w:author="Andreas Kuehne" w:date="2019-05-31T12:40:00Z"/>
                <w:rStyle w:val="Datatype"/>
              </w:rPr>
            </w:pPr>
            <w:ins w:id="8322" w:author="Andreas Kuehne" w:date="2019-05-31T12:40:00Z">
              <w:r w:rsidRPr="002062A5">
                <w:rPr>
                  <w:rStyle w:val="Datatype"/>
                </w:rPr>
                <w:t>docWithSignature</w:t>
              </w:r>
            </w:ins>
          </w:p>
        </w:tc>
        <w:tc>
          <w:tcPr>
            <w:tcW w:w="4675" w:type="dxa"/>
          </w:tcPr>
          <w:p w14:paraId="352FDF4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323" w:author="Andreas Kuehne" w:date="2019-05-31T12:40:00Z"/>
              </w:rPr>
            </w:pPr>
            <w:customXmlInsRangeStart w:id="8324" w:author="Andreas Kuehne" w:date="2019-05-31T12:40:00Z"/>
            <w:sdt>
              <w:sdtPr>
                <w:alias w:val="dss2-AugmentedSignatureType.docWithSignature"/>
                <w:tag w:val="dss2-AugmentedSignatureType.-jsonComment.DocumentWithSignature"/>
                <w:id w:val="384841468"/>
                <w:showingPlcHdr/>
              </w:sdtPr>
              <w:sdtContent>
                <w:customXmlInsRangeEnd w:id="8324"/>
                <w:ins w:id="8325" w:author="Andreas Kuehne" w:date="2019-05-31T12:40:00Z">
                  <w:r>
                    <w:rPr>
                      <w:color w:val="19D131"/>
                    </w:rPr>
                    <w:t>[]</w:t>
                  </w:r>
                </w:ins>
                <w:customXmlInsRangeStart w:id="8326" w:author="Andreas Kuehne" w:date="2019-05-31T12:40:00Z"/>
              </w:sdtContent>
            </w:sdt>
            <w:customXmlInsRangeEnd w:id="8326"/>
          </w:p>
        </w:tc>
      </w:tr>
      <w:tr w:rsidR="00A71F46" w14:paraId="44145C26" w14:textId="77777777" w:rsidTr="00A71F46">
        <w:trPr>
          <w:ins w:id="832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614795" w14:textId="77777777" w:rsidR="00A71F46" w:rsidRPr="002062A5" w:rsidRDefault="00A71F46" w:rsidP="00A71F46">
            <w:pPr>
              <w:pStyle w:val="Beschriftung"/>
              <w:rPr>
                <w:ins w:id="8328" w:author="Andreas Kuehne" w:date="2019-05-31T12:40:00Z"/>
                <w:rStyle w:val="Datatype"/>
                <w:b w:val="0"/>
                <w:bCs w:val="0"/>
              </w:rPr>
            </w:pPr>
            <w:ins w:id="8329" w:author="Andreas Kuehne" w:date="2019-05-31T12:40:00Z">
              <w:r w:rsidRPr="002062A5">
                <w:rPr>
                  <w:rStyle w:val="Datatype"/>
                </w:rPr>
                <w:t>Type</w:t>
              </w:r>
            </w:ins>
          </w:p>
        </w:tc>
        <w:tc>
          <w:tcPr>
            <w:tcW w:w="4675" w:type="dxa"/>
          </w:tcPr>
          <w:p w14:paraId="6703EA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30" w:author="Andreas Kuehne" w:date="2019-05-31T12:40:00Z"/>
                <w:rStyle w:val="Datatype"/>
              </w:rPr>
            </w:pPr>
            <w:ins w:id="8331" w:author="Andreas Kuehne" w:date="2019-05-31T12:40:00Z">
              <w:r w:rsidRPr="002062A5">
                <w:rPr>
                  <w:rStyle w:val="Datatype"/>
                </w:rPr>
                <w:t>type</w:t>
              </w:r>
            </w:ins>
          </w:p>
        </w:tc>
        <w:tc>
          <w:tcPr>
            <w:tcW w:w="4675" w:type="dxa"/>
          </w:tcPr>
          <w:p w14:paraId="1C56AC15"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332" w:author="Andreas Kuehne" w:date="2019-05-31T12:40:00Z"/>
              </w:rPr>
            </w:pPr>
            <w:customXmlInsRangeStart w:id="8333" w:author="Andreas Kuehne" w:date="2019-05-31T12:40:00Z"/>
            <w:sdt>
              <w:sdtPr>
                <w:alias w:val="dss2-AugmentedSignatureType.type"/>
                <w:tag w:val="dss2-AugmentedSignatureType.-jsonComment.Type"/>
                <w:id w:val="-1280185093"/>
                <w:showingPlcHdr/>
              </w:sdtPr>
              <w:sdtContent>
                <w:customXmlInsRangeEnd w:id="8333"/>
                <w:ins w:id="8334" w:author="Andreas Kuehne" w:date="2019-05-31T12:40:00Z">
                  <w:r>
                    <w:rPr>
                      <w:color w:val="19D131"/>
                    </w:rPr>
                    <w:t>[]</w:t>
                  </w:r>
                </w:ins>
                <w:customXmlInsRangeStart w:id="8335" w:author="Andreas Kuehne" w:date="2019-05-31T12:40:00Z"/>
              </w:sdtContent>
            </w:sdt>
            <w:customXmlInsRangeEnd w:id="8335"/>
          </w:p>
        </w:tc>
      </w:tr>
    </w:tbl>
    <w:p w14:paraId="5C1FF253" w14:textId="77777777" w:rsidR="00A71F46" w:rsidRPr="0202B381" w:rsidRDefault="00A71F46" w:rsidP="00A71F46">
      <w:pPr>
        <w:rPr>
          <w:ins w:id="8336" w:author="Andreas Kuehne" w:date="2019-05-31T12:40:00Z"/>
        </w:rPr>
      </w:pPr>
      <w:ins w:id="8337"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A02FCB" w14:textId="77777777" w:rsidR="00A71F46" w:rsidRDefault="00A71F46" w:rsidP="00A71F46">
      <w:pPr>
        <w:pStyle w:val="Code"/>
        <w:spacing w:line="259" w:lineRule="auto"/>
        <w:rPr>
          <w:ins w:id="8338" w:author="Andreas Kuehne" w:date="2019-05-31T12:40:00Z"/>
        </w:rPr>
      </w:pPr>
      <w:ins w:id="8339" w:author="Andreas Kuehne" w:date="2019-05-31T12:40:00Z">
        <w:r>
          <w:rPr>
            <w:color w:val="31849B" w:themeColor="accent5" w:themeShade="BF"/>
          </w:rPr>
          <w:t>"dss2-AugmentedSignatureType"</w:t>
        </w:r>
        <w:r>
          <w:t>: {</w:t>
        </w:r>
      </w:ins>
    </w:p>
    <w:p w14:paraId="2C567030" w14:textId="77777777" w:rsidR="00A71F46" w:rsidRDefault="00A71F46" w:rsidP="00A71F46">
      <w:pPr>
        <w:pStyle w:val="Code"/>
        <w:spacing w:line="259" w:lineRule="auto"/>
        <w:rPr>
          <w:ins w:id="8340" w:author="Andreas Kuehne" w:date="2019-05-31T12:40:00Z"/>
        </w:rPr>
      </w:pPr>
      <w:ins w:id="8341" w:author="Andreas Kuehne" w:date="2019-05-31T12:40:00Z">
        <w:r>
          <w:rPr>
            <w:color w:val="31849B" w:themeColor="accent5" w:themeShade="BF"/>
          </w:rPr>
          <w:t xml:space="preserve">  "type"</w:t>
        </w:r>
        <w:r>
          <w:t xml:space="preserve">: </w:t>
        </w:r>
        <w:r>
          <w:rPr>
            <w:color w:val="244061" w:themeColor="accent1" w:themeShade="80"/>
          </w:rPr>
          <w:t>"object",</w:t>
        </w:r>
      </w:ins>
    </w:p>
    <w:p w14:paraId="0B1ABB6E" w14:textId="77777777" w:rsidR="00A71F46" w:rsidRDefault="00A71F46" w:rsidP="00A71F46">
      <w:pPr>
        <w:pStyle w:val="Code"/>
        <w:spacing w:line="259" w:lineRule="auto"/>
        <w:rPr>
          <w:ins w:id="8342" w:author="Andreas Kuehne" w:date="2019-05-31T12:40:00Z"/>
        </w:rPr>
      </w:pPr>
      <w:ins w:id="8343" w:author="Andreas Kuehne" w:date="2019-05-31T12:40:00Z">
        <w:r>
          <w:rPr>
            <w:color w:val="31849B" w:themeColor="accent5" w:themeShade="BF"/>
          </w:rPr>
          <w:t xml:space="preserve">  "properties"</w:t>
        </w:r>
        <w:r>
          <w:t>: {</w:t>
        </w:r>
      </w:ins>
    </w:p>
    <w:p w14:paraId="1B952435" w14:textId="77777777" w:rsidR="00A71F46" w:rsidRDefault="00A71F46" w:rsidP="00A71F46">
      <w:pPr>
        <w:pStyle w:val="Code"/>
        <w:spacing w:line="259" w:lineRule="auto"/>
        <w:rPr>
          <w:ins w:id="8344" w:author="Andreas Kuehne" w:date="2019-05-31T12:40:00Z"/>
        </w:rPr>
      </w:pPr>
      <w:ins w:id="8345" w:author="Andreas Kuehne" w:date="2019-05-31T12:40:00Z">
        <w:r>
          <w:rPr>
            <w:color w:val="31849B" w:themeColor="accent5" w:themeShade="BF"/>
          </w:rPr>
          <w:t xml:space="preserve">    "sigObj"</w:t>
        </w:r>
        <w:r>
          <w:t>: {</w:t>
        </w:r>
      </w:ins>
    </w:p>
    <w:p w14:paraId="439AD667" w14:textId="77777777" w:rsidR="00A71F46" w:rsidRDefault="00A71F46" w:rsidP="00A71F46">
      <w:pPr>
        <w:pStyle w:val="Code"/>
        <w:spacing w:line="259" w:lineRule="auto"/>
        <w:rPr>
          <w:ins w:id="8346" w:author="Andreas Kuehne" w:date="2019-05-31T12:40:00Z"/>
        </w:rPr>
      </w:pPr>
      <w:ins w:id="8347" w:author="Andreas Kuehne" w:date="2019-05-31T12:40:00Z">
        <w:r>
          <w:rPr>
            <w:color w:val="31849B" w:themeColor="accent5" w:themeShade="BF"/>
          </w:rPr>
          <w:t xml:space="preserve">      "type"</w:t>
        </w:r>
        <w:r>
          <w:t xml:space="preserve">: </w:t>
        </w:r>
        <w:r>
          <w:rPr>
            <w:color w:val="244061" w:themeColor="accent1" w:themeShade="80"/>
          </w:rPr>
          <w:t>"array",</w:t>
        </w:r>
      </w:ins>
    </w:p>
    <w:p w14:paraId="261FFC65" w14:textId="77777777" w:rsidR="00A71F46" w:rsidRDefault="00A71F46" w:rsidP="00A71F46">
      <w:pPr>
        <w:pStyle w:val="Code"/>
        <w:spacing w:line="259" w:lineRule="auto"/>
        <w:rPr>
          <w:ins w:id="8348" w:author="Andreas Kuehne" w:date="2019-05-31T12:40:00Z"/>
        </w:rPr>
      </w:pPr>
      <w:ins w:id="8349" w:author="Andreas Kuehne" w:date="2019-05-31T12:40:00Z">
        <w:r>
          <w:rPr>
            <w:color w:val="31849B" w:themeColor="accent5" w:themeShade="BF"/>
          </w:rPr>
          <w:t xml:space="preserve">      "items"</w:t>
        </w:r>
        <w:r>
          <w:t>: {</w:t>
        </w:r>
      </w:ins>
    </w:p>
    <w:p w14:paraId="34227367" w14:textId="77777777" w:rsidR="00A71F46" w:rsidRDefault="00A71F46" w:rsidP="00A71F46">
      <w:pPr>
        <w:pStyle w:val="Code"/>
        <w:spacing w:line="259" w:lineRule="auto"/>
        <w:rPr>
          <w:ins w:id="8350" w:author="Andreas Kuehne" w:date="2019-05-31T12:40:00Z"/>
        </w:rPr>
      </w:pPr>
      <w:ins w:id="8351"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B1FF8D" w14:textId="77777777" w:rsidR="00A71F46" w:rsidRDefault="00A71F46" w:rsidP="00A71F46">
      <w:pPr>
        <w:pStyle w:val="Code"/>
        <w:spacing w:line="259" w:lineRule="auto"/>
        <w:rPr>
          <w:ins w:id="8352" w:author="Andreas Kuehne" w:date="2019-05-31T12:40:00Z"/>
        </w:rPr>
      </w:pPr>
      <w:ins w:id="8353" w:author="Andreas Kuehne" w:date="2019-05-31T12:40:00Z">
        <w:r>
          <w:t xml:space="preserve">      }</w:t>
        </w:r>
      </w:ins>
    </w:p>
    <w:p w14:paraId="4FA5827D" w14:textId="77777777" w:rsidR="00A71F46" w:rsidRDefault="00A71F46" w:rsidP="00A71F46">
      <w:pPr>
        <w:pStyle w:val="Code"/>
        <w:spacing w:line="259" w:lineRule="auto"/>
        <w:rPr>
          <w:ins w:id="8354" w:author="Andreas Kuehne" w:date="2019-05-31T12:40:00Z"/>
        </w:rPr>
      </w:pPr>
      <w:ins w:id="8355" w:author="Andreas Kuehne" w:date="2019-05-31T12:40:00Z">
        <w:r>
          <w:t xml:space="preserve">    },</w:t>
        </w:r>
      </w:ins>
    </w:p>
    <w:p w14:paraId="1B8BCD14" w14:textId="77777777" w:rsidR="00A71F46" w:rsidRDefault="00A71F46" w:rsidP="00A71F46">
      <w:pPr>
        <w:pStyle w:val="Code"/>
        <w:spacing w:line="259" w:lineRule="auto"/>
        <w:rPr>
          <w:ins w:id="8356" w:author="Andreas Kuehne" w:date="2019-05-31T12:40:00Z"/>
        </w:rPr>
      </w:pPr>
      <w:ins w:id="8357" w:author="Andreas Kuehne" w:date="2019-05-31T12:40:00Z">
        <w:r>
          <w:rPr>
            <w:color w:val="31849B" w:themeColor="accent5" w:themeShade="BF"/>
          </w:rPr>
          <w:t xml:space="preserve">    "docWithSignature"</w:t>
        </w:r>
        <w:r>
          <w:t>: {</w:t>
        </w:r>
      </w:ins>
    </w:p>
    <w:p w14:paraId="5D473FAC" w14:textId="77777777" w:rsidR="00A71F46" w:rsidRDefault="00A71F46" w:rsidP="00A71F46">
      <w:pPr>
        <w:pStyle w:val="Code"/>
        <w:spacing w:line="259" w:lineRule="auto"/>
        <w:rPr>
          <w:ins w:id="8358" w:author="Andreas Kuehne" w:date="2019-05-31T12:40:00Z"/>
        </w:rPr>
      </w:pPr>
      <w:ins w:id="8359" w:author="Andreas Kuehne" w:date="2019-05-31T12:40:00Z">
        <w:r>
          <w:rPr>
            <w:color w:val="31849B" w:themeColor="accent5" w:themeShade="BF"/>
          </w:rPr>
          <w:t xml:space="preserve">      "type"</w:t>
        </w:r>
        <w:r>
          <w:t xml:space="preserve">: </w:t>
        </w:r>
        <w:r>
          <w:rPr>
            <w:color w:val="244061" w:themeColor="accent1" w:themeShade="80"/>
          </w:rPr>
          <w:t>"array",</w:t>
        </w:r>
      </w:ins>
    </w:p>
    <w:p w14:paraId="1162874C" w14:textId="77777777" w:rsidR="00A71F46" w:rsidRDefault="00A71F46" w:rsidP="00A71F46">
      <w:pPr>
        <w:pStyle w:val="Code"/>
        <w:spacing w:line="259" w:lineRule="auto"/>
        <w:rPr>
          <w:ins w:id="8360" w:author="Andreas Kuehne" w:date="2019-05-31T12:40:00Z"/>
        </w:rPr>
      </w:pPr>
      <w:ins w:id="8361" w:author="Andreas Kuehne" w:date="2019-05-31T12:40:00Z">
        <w:r>
          <w:rPr>
            <w:color w:val="31849B" w:themeColor="accent5" w:themeShade="BF"/>
          </w:rPr>
          <w:t xml:space="preserve">      "items"</w:t>
        </w:r>
        <w:r>
          <w:t>: {</w:t>
        </w:r>
      </w:ins>
    </w:p>
    <w:p w14:paraId="0BED31F9" w14:textId="77777777" w:rsidR="00A71F46" w:rsidRDefault="00A71F46" w:rsidP="00A71F46">
      <w:pPr>
        <w:pStyle w:val="Code"/>
        <w:spacing w:line="259" w:lineRule="auto"/>
        <w:rPr>
          <w:ins w:id="8362" w:author="Andreas Kuehne" w:date="2019-05-31T12:40:00Z"/>
        </w:rPr>
      </w:pPr>
      <w:ins w:id="8363"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25A2DC40" w14:textId="77777777" w:rsidR="00A71F46" w:rsidRDefault="00A71F46" w:rsidP="00A71F46">
      <w:pPr>
        <w:pStyle w:val="Code"/>
        <w:spacing w:line="259" w:lineRule="auto"/>
        <w:rPr>
          <w:ins w:id="8364" w:author="Andreas Kuehne" w:date="2019-05-31T12:40:00Z"/>
        </w:rPr>
      </w:pPr>
      <w:ins w:id="8365" w:author="Andreas Kuehne" w:date="2019-05-31T12:40:00Z">
        <w:r>
          <w:t xml:space="preserve">      }</w:t>
        </w:r>
      </w:ins>
    </w:p>
    <w:p w14:paraId="73E83EF7" w14:textId="77777777" w:rsidR="00A71F46" w:rsidRDefault="00A71F46" w:rsidP="00A71F46">
      <w:pPr>
        <w:pStyle w:val="Code"/>
        <w:spacing w:line="259" w:lineRule="auto"/>
        <w:rPr>
          <w:ins w:id="8366" w:author="Andreas Kuehne" w:date="2019-05-31T12:40:00Z"/>
        </w:rPr>
      </w:pPr>
      <w:ins w:id="8367" w:author="Andreas Kuehne" w:date="2019-05-31T12:40:00Z">
        <w:r>
          <w:t xml:space="preserve">    },</w:t>
        </w:r>
      </w:ins>
    </w:p>
    <w:p w14:paraId="2FC48105" w14:textId="77777777" w:rsidR="00A71F46" w:rsidRDefault="00A71F46" w:rsidP="00A71F46">
      <w:pPr>
        <w:pStyle w:val="Code"/>
        <w:spacing w:line="259" w:lineRule="auto"/>
        <w:rPr>
          <w:ins w:id="8368" w:author="Andreas Kuehne" w:date="2019-05-31T12:40:00Z"/>
        </w:rPr>
      </w:pPr>
      <w:ins w:id="8369" w:author="Andreas Kuehne" w:date="2019-05-31T12:40:00Z">
        <w:r>
          <w:rPr>
            <w:color w:val="31849B" w:themeColor="accent5" w:themeShade="BF"/>
          </w:rPr>
          <w:t xml:space="preserve">    "type"</w:t>
        </w:r>
        <w:r>
          <w:t>: {</w:t>
        </w:r>
      </w:ins>
    </w:p>
    <w:p w14:paraId="209656E3" w14:textId="77777777" w:rsidR="00A71F46" w:rsidRDefault="00A71F46" w:rsidP="00A71F46">
      <w:pPr>
        <w:pStyle w:val="Code"/>
        <w:spacing w:line="259" w:lineRule="auto"/>
        <w:rPr>
          <w:ins w:id="8370" w:author="Andreas Kuehne" w:date="2019-05-31T12:40:00Z"/>
        </w:rPr>
      </w:pPr>
      <w:ins w:id="8371" w:author="Andreas Kuehne" w:date="2019-05-31T12:40:00Z">
        <w:r>
          <w:rPr>
            <w:color w:val="31849B" w:themeColor="accent5" w:themeShade="BF"/>
          </w:rPr>
          <w:t xml:space="preserve">      "type"</w:t>
        </w:r>
        <w:r>
          <w:t xml:space="preserve">: </w:t>
        </w:r>
        <w:r>
          <w:rPr>
            <w:color w:val="244061" w:themeColor="accent1" w:themeShade="80"/>
          </w:rPr>
          <w:t>"string",</w:t>
        </w:r>
      </w:ins>
    </w:p>
    <w:p w14:paraId="4290138A" w14:textId="77777777" w:rsidR="00A71F46" w:rsidRDefault="00A71F46" w:rsidP="00A71F46">
      <w:pPr>
        <w:pStyle w:val="Code"/>
        <w:spacing w:line="259" w:lineRule="auto"/>
        <w:rPr>
          <w:ins w:id="8372" w:author="Andreas Kuehne" w:date="2019-05-31T12:40:00Z"/>
        </w:rPr>
      </w:pPr>
      <w:ins w:id="8373" w:author="Andreas Kuehne" w:date="2019-05-31T12:40:00Z">
        <w:r>
          <w:rPr>
            <w:color w:val="31849B" w:themeColor="accent5" w:themeShade="BF"/>
          </w:rPr>
          <w:t xml:space="preserve">      "format"</w:t>
        </w:r>
        <w:r>
          <w:t xml:space="preserve">: </w:t>
        </w:r>
        <w:r>
          <w:rPr>
            <w:color w:val="244061" w:themeColor="accent1" w:themeShade="80"/>
          </w:rPr>
          <w:t>"uri"</w:t>
        </w:r>
      </w:ins>
    </w:p>
    <w:p w14:paraId="2C4A5D24" w14:textId="77777777" w:rsidR="00A71F46" w:rsidRDefault="00A71F46" w:rsidP="00A71F46">
      <w:pPr>
        <w:pStyle w:val="Code"/>
        <w:spacing w:line="259" w:lineRule="auto"/>
        <w:rPr>
          <w:ins w:id="8374" w:author="Andreas Kuehne" w:date="2019-05-31T12:40:00Z"/>
        </w:rPr>
      </w:pPr>
      <w:ins w:id="8375" w:author="Andreas Kuehne" w:date="2019-05-31T12:40:00Z">
        <w:r>
          <w:t xml:space="preserve">    }</w:t>
        </w:r>
      </w:ins>
    </w:p>
    <w:p w14:paraId="3BE3F6E9" w14:textId="77777777" w:rsidR="00A71F46" w:rsidRDefault="00A71F46" w:rsidP="00A71F46">
      <w:pPr>
        <w:pStyle w:val="Code"/>
        <w:spacing w:line="259" w:lineRule="auto"/>
        <w:rPr>
          <w:ins w:id="8376" w:author="Andreas Kuehne" w:date="2019-05-31T12:40:00Z"/>
        </w:rPr>
      </w:pPr>
      <w:ins w:id="8377" w:author="Andreas Kuehne" w:date="2019-05-31T12:40:00Z">
        <w:r>
          <w:lastRenderedPageBreak/>
          <w:t xml:space="preserve">  }</w:t>
        </w:r>
      </w:ins>
    </w:p>
    <w:p w14:paraId="33841167" w14:textId="77777777" w:rsidR="00A71F46" w:rsidRDefault="00A71F46" w:rsidP="00A71F46">
      <w:pPr>
        <w:pStyle w:val="Code"/>
        <w:spacing w:line="259" w:lineRule="auto"/>
        <w:rPr>
          <w:ins w:id="8378" w:author="Andreas Kuehne" w:date="2019-05-31T12:40:00Z"/>
        </w:rPr>
      </w:pPr>
      <w:ins w:id="8379" w:author="Andreas Kuehne" w:date="2019-05-31T12:40:00Z">
        <w:r>
          <w:t>}</w:t>
        </w:r>
      </w:ins>
    </w:p>
    <w:p w14:paraId="6C9C5E34" w14:textId="77777777" w:rsidR="00A71F46" w:rsidRDefault="00A71F46" w:rsidP="00A71F46">
      <w:pPr>
        <w:rPr>
          <w:ins w:id="8380" w:author="Andreas Kuehne" w:date="2019-05-31T12:40:00Z"/>
        </w:rPr>
      </w:pPr>
      <w:customXmlInsRangeStart w:id="8381" w:author="Andreas Kuehne" w:date="2019-05-31T12:40:00Z"/>
      <w:sdt>
        <w:sdtPr>
          <w:tag w:val="dss2-AugmentedSignatureType.-jsonSchema"/>
          <w:id w:val="-967812372"/>
          <w:showingPlcHdr/>
        </w:sdtPr>
        <w:sdtContent>
          <w:customXmlInsRangeEnd w:id="8381"/>
          <w:ins w:id="8382" w:author="Andreas Kuehne" w:date="2019-05-31T12:40:00Z">
            <w:r>
              <w:rPr>
                <w:color w:val="19D131"/>
              </w:rPr>
              <w:t>[component AugmentedSignature JSON schema details]</w:t>
            </w:r>
          </w:ins>
          <w:customXmlInsRangeStart w:id="8383" w:author="Andreas Kuehne" w:date="2019-05-31T12:40:00Z"/>
        </w:sdtContent>
      </w:sdt>
      <w:customXmlInsRangeEnd w:id="8383"/>
    </w:p>
    <w:p w14:paraId="45D6DD29" w14:textId="77777777" w:rsidR="00A71F46" w:rsidRDefault="00A71F46" w:rsidP="00A71F46">
      <w:pPr>
        <w:pStyle w:val="berschrift4"/>
        <w:numPr>
          <w:ilvl w:val="3"/>
          <w:numId w:val="3"/>
        </w:numPr>
        <w:rPr>
          <w:ins w:id="8384" w:author="Andreas Kuehne" w:date="2019-05-31T12:40:00Z"/>
        </w:rPr>
      </w:pPr>
      <w:ins w:id="8385" w:author="Andreas Kuehne" w:date="2019-05-31T12:40:00Z">
        <w:r>
          <w:t>AugmentedSignature – XML Syntax</w:t>
        </w:r>
      </w:ins>
    </w:p>
    <w:p w14:paraId="5EEF59DD" w14:textId="77777777" w:rsidR="00A71F46" w:rsidRPr="5404FA76" w:rsidRDefault="00A71F46" w:rsidP="00A71F46">
      <w:pPr>
        <w:rPr>
          <w:ins w:id="8386" w:author="Andreas Kuehne" w:date="2019-05-31T12:40:00Z"/>
        </w:rPr>
      </w:pPr>
      <w:ins w:id="8387" w:author="Andreas Kuehne" w:date="2019-05-31T12:40:00Z">
        <w:r w:rsidRPr="0CCF9147">
          <w:t xml:space="preserve">The XML type </w:t>
        </w:r>
        <w:r w:rsidRPr="002062A5">
          <w:rPr>
            <w:rFonts w:ascii="Courier New" w:eastAsia="Courier New" w:hAnsi="Courier New" w:cs="Courier New"/>
          </w:rPr>
          <w:t>AugmentedSignatureType</w:t>
        </w:r>
        <w:r w:rsidRPr="0CCF9147">
          <w:t xml:space="preserve"> SHALL implement the requirements defined in the </w:t>
        </w:r>
        <w:r w:rsidRPr="002062A5">
          <w:rPr>
            <w:rFonts w:ascii="Courier New" w:eastAsia="Courier New" w:hAnsi="Courier New" w:cs="Courier New"/>
          </w:rPr>
          <w:t>AugmentedSignature</w:t>
        </w:r>
        <w:r>
          <w:t xml:space="preserve"> </w:t>
        </w:r>
        <w:r w:rsidRPr="005A6FFD">
          <w:t>component.</w:t>
        </w:r>
      </w:ins>
    </w:p>
    <w:p w14:paraId="1F5769AD" w14:textId="77777777" w:rsidR="00A71F46" w:rsidRDefault="00A71F46" w:rsidP="00A71F46">
      <w:pPr>
        <w:rPr>
          <w:ins w:id="8388" w:author="Andreas Kuehne" w:date="2019-05-31T12:40:00Z"/>
        </w:rPr>
      </w:pPr>
      <w:ins w:id="8389" w:author="Andreas Kuehne" w:date="2019-05-31T12:40:00Z">
        <w:r w:rsidRPr="005A6FFD">
          <w:rPr>
            <w:rFonts w:eastAsia="Arial"/>
          </w:rPr>
          <w:t xml:space="preserve">The </w:t>
        </w:r>
        <w:r w:rsidRPr="002062A5">
          <w:rPr>
            <w:rFonts w:ascii="Courier New" w:eastAsia="Courier New" w:hAnsi="Courier New" w:cs="Courier New"/>
          </w:rPr>
          <w:t>AugmentedSignatureType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77DC505" w14:textId="77777777" w:rsidR="00A71F46" w:rsidRDefault="00A71F46" w:rsidP="00A71F46">
      <w:pPr>
        <w:pStyle w:val="Code"/>
        <w:rPr>
          <w:ins w:id="8390" w:author="Andreas Kuehne" w:date="2019-05-31T12:40:00Z"/>
        </w:rPr>
      </w:pPr>
      <w:ins w:id="839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AugmentedSignatureType</w:t>
        </w:r>
        <w:r>
          <w:rPr>
            <w:color w:val="943634" w:themeColor="accent2" w:themeShade="BF"/>
          </w:rPr>
          <w:t>"</w:t>
        </w:r>
        <w:r>
          <w:rPr>
            <w:color w:val="31849B" w:themeColor="accent5" w:themeShade="BF"/>
          </w:rPr>
          <w:t>&gt;</w:t>
        </w:r>
      </w:ins>
    </w:p>
    <w:p w14:paraId="2EFC5358" w14:textId="77777777" w:rsidR="00A71F46" w:rsidRDefault="00A71F46" w:rsidP="00A71F46">
      <w:pPr>
        <w:pStyle w:val="Code"/>
        <w:rPr>
          <w:ins w:id="8392" w:author="Andreas Kuehne" w:date="2019-05-31T12:40:00Z"/>
        </w:rPr>
      </w:pPr>
      <w:ins w:id="8393" w:author="Andreas Kuehne" w:date="2019-05-31T12:40:00Z">
        <w:r>
          <w:rPr>
            <w:color w:val="31849B" w:themeColor="accent5" w:themeShade="BF"/>
          </w:rPr>
          <w:t xml:space="preserve">  &lt;xs:sequence&gt;</w:t>
        </w:r>
      </w:ins>
    </w:p>
    <w:p w14:paraId="21161AA2" w14:textId="77777777" w:rsidR="00A71F46" w:rsidRDefault="00A71F46" w:rsidP="00A71F46">
      <w:pPr>
        <w:pStyle w:val="Code"/>
        <w:rPr>
          <w:ins w:id="8394" w:author="Andreas Kuehne" w:date="2019-05-31T12:40:00Z"/>
        </w:rPr>
      </w:pPr>
      <w:ins w:id="839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8086D26" w14:textId="77777777" w:rsidR="00A71F46" w:rsidRDefault="00A71F46" w:rsidP="00A71F46">
      <w:pPr>
        <w:pStyle w:val="Code"/>
        <w:rPr>
          <w:ins w:id="8396" w:author="Andreas Kuehne" w:date="2019-05-31T12:40:00Z"/>
        </w:rPr>
      </w:pPr>
      <w:ins w:id="83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5042C4" w14:textId="77777777" w:rsidR="00A71F46" w:rsidRDefault="00A71F46" w:rsidP="00A71F46">
      <w:pPr>
        <w:pStyle w:val="Code"/>
        <w:rPr>
          <w:ins w:id="8398" w:author="Andreas Kuehne" w:date="2019-05-31T12:40:00Z"/>
        </w:rPr>
      </w:pPr>
      <w:ins w:id="8399" w:author="Andreas Kuehne" w:date="2019-05-31T12:40:00Z">
        <w:r>
          <w:rPr>
            <w:color w:val="31849B" w:themeColor="accent5" w:themeShade="BF"/>
          </w:rPr>
          <w:t xml:space="preserve">  &lt;/xs:sequence&gt;</w:t>
        </w:r>
      </w:ins>
    </w:p>
    <w:p w14:paraId="701E2B9F" w14:textId="77777777" w:rsidR="00A71F46" w:rsidRDefault="00A71F46" w:rsidP="00A71F46">
      <w:pPr>
        <w:pStyle w:val="Code"/>
        <w:rPr>
          <w:ins w:id="8400" w:author="Andreas Kuehne" w:date="2019-05-31T12:40:00Z"/>
        </w:rPr>
      </w:pPr>
      <w:ins w:id="840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07C6B78" w14:textId="77777777" w:rsidR="00A71F46" w:rsidRDefault="00A71F46" w:rsidP="00A71F46">
      <w:pPr>
        <w:pStyle w:val="Code"/>
        <w:rPr>
          <w:ins w:id="8402" w:author="Andreas Kuehne" w:date="2019-05-31T12:40:00Z"/>
        </w:rPr>
      </w:pPr>
      <w:ins w:id="8403" w:author="Andreas Kuehne" w:date="2019-05-31T12:40:00Z">
        <w:r>
          <w:rPr>
            <w:color w:val="31849B" w:themeColor="accent5" w:themeShade="BF"/>
          </w:rPr>
          <w:t>&lt;/xs:complexType&gt;</w:t>
        </w:r>
      </w:ins>
    </w:p>
    <w:p w14:paraId="5033CC69" w14:textId="77777777" w:rsidR="00A71F46" w:rsidRDefault="00A71F46" w:rsidP="00A71F46">
      <w:pPr>
        <w:spacing w:line="259" w:lineRule="auto"/>
        <w:rPr>
          <w:ins w:id="8404" w:author="Andreas Kuehne" w:date="2019-05-31T12:40:00Z"/>
        </w:rPr>
      </w:pPr>
      <w:ins w:id="8405" w:author="Andreas Kuehne" w:date="2019-05-31T12:40:00Z">
        <w:r>
          <w:t>Each child element of</w:t>
        </w:r>
        <w:r w:rsidRPr="71C71F8C">
          <w:t xml:space="preserve"> </w:t>
        </w:r>
        <w:r w:rsidRPr="002062A5">
          <w:rPr>
            <w:rFonts w:ascii="Courier New" w:eastAsia="Courier New" w:hAnsi="Courier New" w:cs="Courier New"/>
          </w:rPr>
          <w:t>AugmentedSignatureType</w:t>
        </w:r>
        <w:r w:rsidRPr="71C71F8C">
          <w:t xml:space="preserve"> </w:t>
        </w:r>
        <w:r>
          <w:t xml:space="preserve">XML element SHALL implement in XML syntax the sub-component that has a name equal to its local name. </w:t>
        </w:r>
      </w:ins>
      <w:customXmlInsRangeStart w:id="8406" w:author="Andreas Kuehne" w:date="2019-05-31T12:40:00Z"/>
      <w:sdt>
        <w:sdtPr>
          <w:tag w:val="dss2-AugmentedSignatureType.-xmlSchema"/>
          <w:id w:val="1835571651"/>
          <w:showingPlcHdr/>
        </w:sdtPr>
        <w:sdtContent>
          <w:customXmlInsRangeEnd w:id="8406"/>
          <w:ins w:id="8407" w:author="Andreas Kuehne" w:date="2019-05-31T12:40:00Z">
            <w:r>
              <w:rPr>
                <w:color w:val="19D131"/>
              </w:rPr>
              <w:t>[component AugmentedSignature XML schema details]</w:t>
            </w:r>
          </w:ins>
          <w:customXmlInsRangeStart w:id="8408" w:author="Andreas Kuehne" w:date="2019-05-31T12:40:00Z"/>
        </w:sdtContent>
      </w:sdt>
      <w:customXmlInsRangeEnd w:id="8408"/>
    </w:p>
    <w:p w14:paraId="6E35AE9C" w14:textId="77777777" w:rsidR="00A71F46" w:rsidRDefault="00A71F46" w:rsidP="00A71F46">
      <w:pPr>
        <w:pStyle w:val="berschrift3"/>
        <w:numPr>
          <w:ilvl w:val="2"/>
          <w:numId w:val="3"/>
        </w:numPr>
        <w:rPr>
          <w:ins w:id="8409" w:author="Andreas Kuehne" w:date="2019-05-31T12:40:00Z"/>
        </w:rPr>
      </w:pPr>
      <w:ins w:id="8410" w:author="Andreas Kuehne" w:date="2019-05-31T12:40:00Z">
        <w:r>
          <w:t>Component ReturnTransformedDocument</w:t>
        </w:r>
      </w:ins>
    </w:p>
    <w:p w14:paraId="1C78880A" w14:textId="77777777" w:rsidR="00A71F46" w:rsidRDefault="00A71F46" w:rsidP="00A71F46">
      <w:pPr>
        <w:rPr>
          <w:ins w:id="8411" w:author="Andreas Kuehne" w:date="2019-05-31T12:40:00Z"/>
        </w:rPr>
      </w:pPr>
      <w:customXmlInsRangeStart w:id="8412" w:author="Andreas Kuehne" w:date="2019-05-31T12:40:00Z"/>
      <w:sdt>
        <w:sdtPr>
          <w:tag w:val="dss2-ReturnTransformedDocumentType.-normative"/>
          <w:id w:val="879665019"/>
        </w:sdtPr>
        <w:sdtContent>
          <w:customXmlInsRangeEnd w:id="8412"/>
          <w:ins w:id="8413" w:author="Andreas Kuehne" w:date="2019-05-31T12:40:00Z">
            <w:r w:rsidRPr="003A06D0">
              <w:rPr>
                <w:color w:val="19D131"/>
                <w:lang w:val="en-GB"/>
              </w:rPr>
              <w:t xml:space="preserve">The </w:t>
            </w:r>
            <w:r w:rsidRPr="003A06D0">
              <w:rPr>
                <w:rFonts w:ascii="Courier New" w:eastAsia="Courier New" w:hAnsi="Courier New" w:cs="Courier New"/>
                <w:lang w:val="en-GB"/>
              </w:rPr>
              <w:t>ReturnTransformedDocument</w:t>
            </w:r>
            <w:r w:rsidRPr="003A06D0">
              <w:rPr>
                <w:color w:val="19D131"/>
                <w:lang w:val="en-GB"/>
              </w:rPr>
              <w:t xml:space="preserve"> component instructs the server to return an input document to which the XML signature transforms specified by a particular </w:t>
            </w:r>
            <w:r w:rsidRPr="003A06D0">
              <w:rPr>
                <w:rStyle w:val="Datatype"/>
                <w:lang w:val="en-GB"/>
              </w:rPr>
              <w:t>&lt;ds:Reference&gt;</w:t>
            </w:r>
            <w:r w:rsidRPr="003A06D0">
              <w:rPr>
                <w:color w:val="19D131"/>
                <w:lang w:val="en-GB"/>
              </w:rPr>
              <w:t xml:space="preserve"> have been applied. The </w:t>
            </w:r>
            <w:r w:rsidRPr="003A06D0">
              <w:rPr>
                <w:rStyle w:val="Datatype"/>
                <w:lang w:val="en-GB"/>
              </w:rPr>
              <w:t>&lt;ds:Reference&gt;</w:t>
            </w:r>
            <w:r w:rsidRPr="003A06D0">
              <w:rPr>
                <w:color w:val="19D131"/>
                <w:lang w:val="en-GB"/>
              </w:rPr>
              <w:t xml:space="preserve"> is indicated by the zero-based </w:t>
            </w:r>
            <w:r w:rsidRPr="003A06D0">
              <w:rPr>
                <w:rStyle w:val="Datatype"/>
                <w:lang w:val="en-GB"/>
              </w:rPr>
              <w:t>WhichReference</w:t>
            </w:r>
            <w:r w:rsidRPr="003A06D0">
              <w:rPr>
                <w:color w:val="19D131"/>
                <w:lang w:val="en-GB"/>
              </w:rPr>
              <w:t xml:space="preserve"> attribute (0 means the first </w:t>
            </w:r>
            <w:r w:rsidRPr="003A06D0">
              <w:rPr>
                <w:rStyle w:val="Datatype"/>
                <w:lang w:val="en-GB"/>
              </w:rPr>
              <w:t>&lt;ds:Reference&gt;</w:t>
            </w:r>
            <w:r w:rsidRPr="003A06D0">
              <w:rPr>
                <w:color w:val="19D131"/>
                <w:lang w:val="en-GB"/>
              </w:rPr>
              <w:t xml:space="preserve"> in the signature, 1 means the second, and so on). Multiple occurrences of this optional input can be present in a single verify request message. Each occurrence will generate a corresponding optional output.</w:t>
            </w:r>
          </w:ins>
          <w:customXmlInsRangeStart w:id="8414" w:author="Andreas Kuehne" w:date="2019-05-31T12:40:00Z"/>
        </w:sdtContent>
      </w:sdt>
      <w:customXmlInsRangeEnd w:id="8414"/>
    </w:p>
    <w:p w14:paraId="5707BABA" w14:textId="77777777" w:rsidR="00A71F46" w:rsidRDefault="00A71F46" w:rsidP="00A71F46">
      <w:pPr>
        <w:rPr>
          <w:ins w:id="8415" w:author="Andreas Kuehne" w:date="2019-05-31T12:40:00Z"/>
        </w:rPr>
      </w:pPr>
      <w:ins w:id="8416" w:author="Andreas Kuehne" w:date="2019-05-31T12:40:00Z">
        <w:r>
          <w:t>Below follows a list of the sub-components that constitute this component:</w:t>
        </w:r>
      </w:ins>
    </w:p>
    <w:p w14:paraId="5E935C44" w14:textId="77777777" w:rsidR="00A71F46" w:rsidRDefault="00A71F46" w:rsidP="00A71F46">
      <w:pPr>
        <w:pStyle w:val="Member"/>
        <w:rPr>
          <w:ins w:id="8417" w:author="Andreas Kuehne" w:date="2019-05-31T12:40:00Z"/>
        </w:rPr>
      </w:pPr>
      <w:ins w:id="8418" w:author="Andreas Kuehne" w:date="2019-05-31T12:40:00Z">
        <w:r>
          <w:t xml:space="preserve">The </w:t>
        </w:r>
        <w:r w:rsidRPr="35C1378D">
          <w:rPr>
            <w:rStyle w:val="Datatype"/>
          </w:rPr>
          <w:t>WhichReference</w:t>
        </w:r>
        <w:r>
          <w:t xml:space="preserve"> element MUST contain one instance of an integer. </w:t>
        </w:r>
      </w:ins>
      <w:customXmlInsRangeStart w:id="8419" w:author="Andreas Kuehne" w:date="2019-05-31T12:40:00Z"/>
      <w:sdt>
        <w:sdtPr>
          <w:alias w:val="dss2-ReturnTransformedDocumentType.whichRef"/>
          <w:tag w:val="dss2-ReturnTransformedDocumentType.WhichReference"/>
          <w:id w:val="-1735079886"/>
        </w:sdtPr>
        <w:sdtContent>
          <w:customXmlInsRangeEnd w:id="8419"/>
          <w:ins w:id="8420"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attribute which matches the corresponding optional input.</w:t>
            </w:r>
          </w:ins>
          <w:customXmlInsRangeStart w:id="8421" w:author="Andreas Kuehne" w:date="2019-05-31T12:40:00Z"/>
        </w:sdtContent>
      </w:sdt>
      <w:customXmlInsRangeEnd w:id="8421"/>
    </w:p>
    <w:p w14:paraId="56478FB8" w14:textId="77777777" w:rsidR="00A71F46" w:rsidRDefault="00A71F46" w:rsidP="00A71F46">
      <w:pPr>
        <w:pStyle w:val="Non-normativeCommentHeading"/>
        <w:rPr>
          <w:ins w:id="8422" w:author="Andreas Kuehne" w:date="2019-05-31T12:40:00Z"/>
        </w:rPr>
      </w:pPr>
      <w:ins w:id="8423" w:author="Andreas Kuehne" w:date="2019-05-31T12:40:00Z">
        <w:r>
          <w:t>Non-normative Comment:</w:t>
        </w:r>
      </w:ins>
    </w:p>
    <w:p w14:paraId="126158B8" w14:textId="77777777" w:rsidR="00A71F46" w:rsidRDefault="00A71F46" w:rsidP="00A71F46">
      <w:pPr>
        <w:pStyle w:val="Non-normativeComment"/>
        <w:rPr>
          <w:ins w:id="8424" w:author="Andreas Kuehne" w:date="2019-05-31T12:40:00Z"/>
        </w:rPr>
      </w:pPr>
      <w:customXmlInsRangeStart w:id="8425" w:author="Andreas Kuehne" w:date="2019-05-31T12:40:00Z"/>
      <w:sdt>
        <w:sdtPr>
          <w:tag w:val="dss2-ReturnTransformedDocumentType.-nonNormative"/>
          <w:id w:val="-1734158325"/>
          <w:showingPlcHdr/>
        </w:sdtPr>
        <w:sdtContent>
          <w:customXmlInsRangeEnd w:id="8425"/>
          <w:ins w:id="8426" w:author="Andreas Kuehne" w:date="2019-05-31T12:40:00Z">
            <w:r>
              <w:rPr>
                <w:color w:val="19D131"/>
              </w:rPr>
              <w:t>[component ReturnTransformedDocument non normative details]</w:t>
            </w:r>
          </w:ins>
          <w:customXmlInsRangeStart w:id="8427" w:author="Andreas Kuehne" w:date="2019-05-31T12:40:00Z"/>
        </w:sdtContent>
      </w:sdt>
      <w:customXmlInsRangeEnd w:id="8427"/>
    </w:p>
    <w:p w14:paraId="3B953A46" w14:textId="77777777" w:rsidR="00A71F46" w:rsidRDefault="00A71F46" w:rsidP="00A71F46">
      <w:pPr>
        <w:pStyle w:val="berschrift4"/>
        <w:numPr>
          <w:ilvl w:val="3"/>
          <w:numId w:val="3"/>
        </w:numPr>
        <w:rPr>
          <w:ins w:id="8428" w:author="Andreas Kuehne" w:date="2019-05-31T12:40:00Z"/>
        </w:rPr>
      </w:pPr>
      <w:ins w:id="8429" w:author="Andreas Kuehne" w:date="2019-05-31T12:40:00Z">
        <w:r>
          <w:t>ReturnTransformedDocument – JSON Syntax</w:t>
        </w:r>
      </w:ins>
    </w:p>
    <w:p w14:paraId="66E96871" w14:textId="77777777" w:rsidR="00A71F46" w:rsidRPr="4593A2D4" w:rsidRDefault="00A71F46" w:rsidP="00A71F46">
      <w:pPr>
        <w:rPr>
          <w:ins w:id="8430" w:author="Andreas Kuehne" w:date="2019-05-31T12:40:00Z"/>
        </w:rPr>
      </w:pPr>
      <w:ins w:id="843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ReturnTransformedDocument</w:t>
        </w:r>
        <w:r w:rsidRPr="002062A5">
          <w:rPr>
            <w:rFonts w:eastAsia="Arial" w:cs="Arial"/>
            <w:sz w:val="22"/>
            <w:szCs w:val="22"/>
          </w:rPr>
          <w:t xml:space="preserve"> is not used as JSON object directly.</w:t>
        </w:r>
      </w:ins>
    </w:p>
    <w:p w14:paraId="2358AF2A" w14:textId="77777777" w:rsidR="00A71F46" w:rsidRDefault="00A71F46" w:rsidP="00A71F46">
      <w:pPr>
        <w:rPr>
          <w:ins w:id="8432" w:author="Andreas Kuehne" w:date="2019-05-31T12:40:00Z"/>
        </w:rPr>
      </w:pPr>
      <w:customXmlInsRangeStart w:id="8433" w:author="Andreas Kuehne" w:date="2019-05-31T12:40:00Z"/>
      <w:sdt>
        <w:sdtPr>
          <w:tag w:val="dss2-ReturnTransformedDocumentType.-jsonSchema"/>
          <w:id w:val="-2005354855"/>
          <w:showingPlcHdr/>
        </w:sdtPr>
        <w:sdtContent>
          <w:customXmlInsRangeEnd w:id="8433"/>
          <w:ins w:id="8434" w:author="Andreas Kuehne" w:date="2019-05-31T12:40:00Z">
            <w:r>
              <w:rPr>
                <w:color w:val="19D131"/>
              </w:rPr>
              <w:t>[component ReturnTransformedDocument JSON schema details]</w:t>
            </w:r>
          </w:ins>
          <w:customXmlInsRangeStart w:id="8435" w:author="Andreas Kuehne" w:date="2019-05-31T12:40:00Z"/>
        </w:sdtContent>
      </w:sdt>
      <w:customXmlInsRangeEnd w:id="8435"/>
    </w:p>
    <w:p w14:paraId="1C449841" w14:textId="77777777" w:rsidR="00A71F46" w:rsidRDefault="00A71F46" w:rsidP="00A71F46">
      <w:pPr>
        <w:pStyle w:val="berschrift4"/>
        <w:numPr>
          <w:ilvl w:val="3"/>
          <w:numId w:val="3"/>
        </w:numPr>
        <w:rPr>
          <w:ins w:id="8436" w:author="Andreas Kuehne" w:date="2019-05-31T12:40:00Z"/>
        </w:rPr>
      </w:pPr>
      <w:ins w:id="8437" w:author="Andreas Kuehne" w:date="2019-05-31T12:40:00Z">
        <w:r>
          <w:t>ReturnTransformedDocument – XML Syntax</w:t>
        </w:r>
      </w:ins>
    </w:p>
    <w:p w14:paraId="0E91BFB9" w14:textId="77777777" w:rsidR="00A71F46" w:rsidRPr="5404FA76" w:rsidRDefault="00A71F46" w:rsidP="00A71F46">
      <w:pPr>
        <w:rPr>
          <w:ins w:id="8438" w:author="Andreas Kuehne" w:date="2019-05-31T12:40:00Z"/>
        </w:rPr>
      </w:pPr>
      <w:ins w:id="8439" w:author="Andreas Kuehne" w:date="2019-05-31T12:40:00Z">
        <w:r w:rsidRPr="0CCF9147">
          <w:t xml:space="preserve">The XML type </w:t>
        </w:r>
        <w:r w:rsidRPr="002062A5">
          <w:rPr>
            <w:rFonts w:ascii="Courier New" w:eastAsia="Courier New" w:hAnsi="Courier New" w:cs="Courier New"/>
          </w:rPr>
          <w:t>ReturnTransformedDocumentType</w:t>
        </w:r>
        <w:r w:rsidRPr="0CCF9147">
          <w:t xml:space="preserve"> SHALL implement the requirements defined in the </w:t>
        </w:r>
        <w:r w:rsidRPr="002062A5">
          <w:rPr>
            <w:rFonts w:ascii="Courier New" w:eastAsia="Courier New" w:hAnsi="Courier New" w:cs="Courier New"/>
          </w:rPr>
          <w:t>ReturnTransformedDocument</w:t>
        </w:r>
        <w:r>
          <w:t xml:space="preserve"> </w:t>
        </w:r>
        <w:r w:rsidRPr="005A6FFD">
          <w:t>component.</w:t>
        </w:r>
      </w:ins>
    </w:p>
    <w:p w14:paraId="0874C1FA" w14:textId="77777777" w:rsidR="00A71F46" w:rsidRDefault="00A71F46" w:rsidP="00A71F46">
      <w:pPr>
        <w:rPr>
          <w:ins w:id="8440" w:author="Andreas Kuehne" w:date="2019-05-31T12:40:00Z"/>
        </w:rPr>
      </w:pPr>
      <w:ins w:id="8441" w:author="Andreas Kuehne" w:date="2019-05-31T12:40:00Z">
        <w:r w:rsidRPr="005A6FFD">
          <w:rPr>
            <w:rFonts w:eastAsia="Arial"/>
          </w:rPr>
          <w:t xml:space="preserve">The </w:t>
        </w:r>
        <w:r w:rsidRPr="002062A5">
          <w:rPr>
            <w:rFonts w:ascii="Courier New" w:eastAsia="Courier New" w:hAnsi="Courier New" w:cs="Courier New"/>
          </w:rPr>
          <w:t>ReturnTransformedDocumentType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4235EB" w14:textId="77777777" w:rsidR="00A71F46" w:rsidRDefault="00A71F46" w:rsidP="00A71F46">
      <w:pPr>
        <w:pStyle w:val="Code"/>
        <w:rPr>
          <w:ins w:id="8442" w:author="Andreas Kuehne" w:date="2019-05-31T12:40:00Z"/>
        </w:rPr>
      </w:pPr>
      <w:ins w:id="844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ReturnTransformedDocumentType</w:t>
        </w:r>
        <w:r>
          <w:rPr>
            <w:color w:val="943634" w:themeColor="accent2" w:themeShade="BF"/>
          </w:rPr>
          <w:t>"</w:t>
        </w:r>
        <w:r>
          <w:rPr>
            <w:color w:val="31849B" w:themeColor="accent5" w:themeShade="BF"/>
          </w:rPr>
          <w:t>&gt;</w:t>
        </w:r>
      </w:ins>
    </w:p>
    <w:p w14:paraId="411B1E49" w14:textId="77777777" w:rsidR="00A71F46" w:rsidRDefault="00A71F46" w:rsidP="00A71F46">
      <w:pPr>
        <w:pStyle w:val="Code"/>
        <w:rPr>
          <w:ins w:id="8444" w:author="Andreas Kuehne" w:date="2019-05-31T12:40:00Z"/>
        </w:rPr>
      </w:pPr>
      <w:ins w:id="844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865ACEA" w14:textId="77777777" w:rsidR="00A71F46" w:rsidRDefault="00A71F46" w:rsidP="00A71F46">
      <w:pPr>
        <w:pStyle w:val="Code"/>
        <w:rPr>
          <w:ins w:id="8446" w:author="Andreas Kuehne" w:date="2019-05-31T12:40:00Z"/>
        </w:rPr>
      </w:pPr>
      <w:ins w:id="8447" w:author="Andreas Kuehne" w:date="2019-05-31T12:40:00Z">
        <w:r>
          <w:rPr>
            <w:color w:val="31849B" w:themeColor="accent5" w:themeShade="BF"/>
          </w:rPr>
          <w:t>&lt;/xs:complexType&gt;</w:t>
        </w:r>
      </w:ins>
    </w:p>
    <w:p w14:paraId="7FA7680B" w14:textId="77777777" w:rsidR="00A71F46" w:rsidRDefault="00A71F46" w:rsidP="00A71F46">
      <w:pPr>
        <w:spacing w:line="259" w:lineRule="auto"/>
        <w:rPr>
          <w:ins w:id="8448" w:author="Andreas Kuehne" w:date="2019-05-31T12:40:00Z"/>
        </w:rPr>
      </w:pPr>
      <w:ins w:id="8449" w:author="Andreas Kuehne" w:date="2019-05-31T12:40:00Z">
        <w:r>
          <w:lastRenderedPageBreak/>
          <w:t>Each child element of</w:t>
        </w:r>
        <w:r w:rsidRPr="71C71F8C">
          <w:t xml:space="preserve"> </w:t>
        </w:r>
        <w:r w:rsidRPr="002062A5">
          <w:rPr>
            <w:rFonts w:ascii="Courier New" w:eastAsia="Courier New" w:hAnsi="Courier New" w:cs="Courier New"/>
          </w:rPr>
          <w:t>ReturnTransformedDocumentType</w:t>
        </w:r>
        <w:r w:rsidRPr="71C71F8C">
          <w:t xml:space="preserve"> </w:t>
        </w:r>
        <w:r>
          <w:t xml:space="preserve">XML element SHALL implement in XML syntax the sub-component that has a name equal to its local name. </w:t>
        </w:r>
      </w:ins>
      <w:customXmlInsRangeStart w:id="8450" w:author="Andreas Kuehne" w:date="2019-05-31T12:40:00Z"/>
      <w:sdt>
        <w:sdtPr>
          <w:tag w:val="dss2-ReturnTransformedDocumentType.-xmlSchema"/>
          <w:id w:val="1910347726"/>
          <w:showingPlcHdr/>
        </w:sdtPr>
        <w:sdtContent>
          <w:customXmlInsRangeEnd w:id="8450"/>
          <w:ins w:id="8451" w:author="Andreas Kuehne" w:date="2019-05-31T12:40:00Z">
            <w:r>
              <w:rPr>
                <w:color w:val="19D131"/>
              </w:rPr>
              <w:t>[component ReturnTransformedDocument XML schema details]</w:t>
            </w:r>
          </w:ins>
          <w:customXmlInsRangeStart w:id="8452" w:author="Andreas Kuehne" w:date="2019-05-31T12:40:00Z"/>
        </w:sdtContent>
      </w:sdt>
      <w:customXmlInsRangeEnd w:id="8452"/>
    </w:p>
    <w:p w14:paraId="544F626F" w14:textId="77777777" w:rsidR="00A71F46" w:rsidRDefault="00A71F46" w:rsidP="00A71F46">
      <w:pPr>
        <w:pStyle w:val="berschrift3"/>
        <w:numPr>
          <w:ilvl w:val="2"/>
          <w:numId w:val="3"/>
        </w:numPr>
        <w:rPr>
          <w:ins w:id="8453" w:author="Andreas Kuehne" w:date="2019-05-31T12:40:00Z"/>
        </w:rPr>
      </w:pPr>
      <w:ins w:id="8454" w:author="Andreas Kuehne" w:date="2019-05-31T12:40:00Z">
        <w:r>
          <w:t>Component TransformedDocument</w:t>
        </w:r>
      </w:ins>
    </w:p>
    <w:p w14:paraId="048020A8" w14:textId="77777777" w:rsidR="00A71F46" w:rsidRDefault="00A71F46" w:rsidP="00A71F46">
      <w:pPr>
        <w:rPr>
          <w:ins w:id="8455" w:author="Andreas Kuehne" w:date="2019-05-31T12:40:00Z"/>
        </w:rPr>
      </w:pPr>
      <w:customXmlInsRangeStart w:id="8456" w:author="Andreas Kuehne" w:date="2019-05-31T12:40:00Z"/>
      <w:sdt>
        <w:sdtPr>
          <w:tag w:val="dss2-TransformedDocumentType.-normative"/>
          <w:id w:val="117422911"/>
        </w:sdtPr>
        <w:sdtContent>
          <w:customXmlInsRangeEnd w:id="8456"/>
          <w:ins w:id="8457" w:author="Andreas Kuehne" w:date="2019-05-31T12:40:00Z">
            <w:r w:rsidRPr="003A06D0">
              <w:rPr>
                <w:color w:val="19D131"/>
                <w:lang w:val="en-GB"/>
              </w:rPr>
              <w:t xml:space="preserve">The </w:t>
            </w:r>
            <w:r w:rsidRPr="003A06D0">
              <w:rPr>
                <w:rFonts w:ascii="Courier New" w:eastAsia="Courier New" w:hAnsi="Courier New" w:cs="Courier New"/>
                <w:lang w:val="en-GB"/>
              </w:rPr>
              <w:t>TransformedDocument</w:t>
            </w:r>
            <w:r w:rsidRPr="003A06D0">
              <w:rPr>
                <w:color w:val="19D131"/>
                <w:lang w:val="en-GB"/>
              </w:rPr>
              <w:t xml:space="preserve"> component contains a document corresponding to the specified </w:t>
            </w:r>
            <w:r w:rsidRPr="003A06D0">
              <w:rPr>
                <w:rStyle w:val="Datatype"/>
                <w:lang w:val="en-GB"/>
              </w:rPr>
              <w:t>&lt;ds:Reference&gt;</w:t>
            </w:r>
            <w:r w:rsidRPr="003A06D0">
              <w:rPr>
                <w:color w:val="19D131"/>
                <w:lang w:val="en-GB"/>
              </w:rPr>
              <w:t>, after all the transforms in the reference have been applied.</w:t>
            </w:r>
          </w:ins>
          <w:customXmlInsRangeStart w:id="8458" w:author="Andreas Kuehne" w:date="2019-05-31T12:40:00Z"/>
        </w:sdtContent>
      </w:sdt>
      <w:customXmlInsRangeEnd w:id="8458"/>
    </w:p>
    <w:p w14:paraId="427188D3" w14:textId="77777777" w:rsidR="00A71F46" w:rsidRDefault="00A71F46" w:rsidP="00A71F46">
      <w:pPr>
        <w:rPr>
          <w:ins w:id="8459" w:author="Andreas Kuehne" w:date="2019-05-31T12:40:00Z"/>
        </w:rPr>
      </w:pPr>
      <w:ins w:id="8460" w:author="Andreas Kuehne" w:date="2019-05-31T12:40:00Z">
        <w:r>
          <w:t>Below follows a list of the sub-components that constitute this component:</w:t>
        </w:r>
      </w:ins>
    </w:p>
    <w:p w14:paraId="189ADE8C" w14:textId="77777777" w:rsidR="00A71F46" w:rsidRDefault="00A71F46" w:rsidP="00A71F46">
      <w:pPr>
        <w:pStyle w:val="Member"/>
        <w:rPr>
          <w:ins w:id="8461" w:author="Andreas Kuehne" w:date="2019-05-31T12:40:00Z"/>
        </w:rPr>
      </w:pPr>
      <w:ins w:id="8462" w:author="Andreas Kuehne" w:date="2019-05-31T12:40:00Z">
        <w:r>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ins>
      <w:customXmlInsRangeStart w:id="8463" w:author="Andreas Kuehne" w:date="2019-05-31T12:40:00Z"/>
      <w:sdt>
        <w:sdtPr>
          <w:alias w:val="dss2-TransformedDocumentType.doc"/>
          <w:tag w:val="dss2-TransformedDocumentType.Document"/>
          <w:id w:val="-1158996133"/>
        </w:sdtPr>
        <w:sdtContent>
          <w:customXmlInsRangeEnd w:id="8463"/>
          <w:ins w:id="8464" w:author="Andreas Kuehne" w:date="2019-05-31T12:40:00Z">
            <w:r w:rsidRPr="003A06D0">
              <w:rPr>
                <w:color w:val="19D131"/>
                <w:lang w:val="en-GB"/>
              </w:rPr>
              <w:t>This element contains the transformed document.</w:t>
            </w:r>
          </w:ins>
          <w:customXmlInsRangeStart w:id="8465" w:author="Andreas Kuehne" w:date="2019-05-31T12:40:00Z"/>
        </w:sdtContent>
      </w:sdt>
      <w:customXmlInsRangeEnd w:id="8465"/>
    </w:p>
    <w:p w14:paraId="085856D0" w14:textId="77777777" w:rsidR="00A71F46" w:rsidRDefault="00A71F46" w:rsidP="00A71F46">
      <w:pPr>
        <w:pStyle w:val="Member"/>
        <w:rPr>
          <w:ins w:id="8466" w:author="Andreas Kuehne" w:date="2019-05-31T12:40:00Z"/>
        </w:rPr>
      </w:pPr>
      <w:ins w:id="8467" w:author="Andreas Kuehne" w:date="2019-05-31T12:40:00Z">
        <w:r>
          <w:t xml:space="preserve">The </w:t>
        </w:r>
        <w:r w:rsidRPr="35C1378D">
          <w:rPr>
            <w:rStyle w:val="Datatype"/>
          </w:rPr>
          <w:t>WhichReference</w:t>
        </w:r>
        <w:r>
          <w:t xml:space="preserve"> element MUST contain one instance of an integer. </w:t>
        </w:r>
      </w:ins>
      <w:customXmlInsRangeStart w:id="8468" w:author="Andreas Kuehne" w:date="2019-05-31T12:40:00Z"/>
      <w:sdt>
        <w:sdtPr>
          <w:alias w:val="dss2-TransformedDocumentType.whichRef"/>
          <w:tag w:val="dss2-TransformedDocumentType.WhichReference"/>
          <w:id w:val="782384962"/>
        </w:sdtPr>
        <w:sdtContent>
          <w:customXmlInsRangeEnd w:id="8468"/>
          <w:ins w:id="8469"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element which matches the corresponding optional input.</w:t>
            </w:r>
          </w:ins>
          <w:customXmlInsRangeStart w:id="8470" w:author="Andreas Kuehne" w:date="2019-05-31T12:40:00Z"/>
        </w:sdtContent>
      </w:sdt>
      <w:customXmlInsRangeEnd w:id="8470"/>
    </w:p>
    <w:p w14:paraId="400714A6" w14:textId="77777777" w:rsidR="00A71F46" w:rsidRDefault="00A71F46" w:rsidP="00A71F46">
      <w:pPr>
        <w:pStyle w:val="Non-normativeCommentHeading"/>
        <w:rPr>
          <w:ins w:id="8471" w:author="Andreas Kuehne" w:date="2019-05-31T12:40:00Z"/>
        </w:rPr>
      </w:pPr>
      <w:ins w:id="8472" w:author="Andreas Kuehne" w:date="2019-05-31T12:40:00Z">
        <w:r>
          <w:t>Non-normative Comment:</w:t>
        </w:r>
      </w:ins>
    </w:p>
    <w:p w14:paraId="6AAFE8C9" w14:textId="77777777" w:rsidR="00A71F46" w:rsidRDefault="00A71F46" w:rsidP="00A71F46">
      <w:pPr>
        <w:pStyle w:val="Non-normativeComment"/>
        <w:rPr>
          <w:ins w:id="8473" w:author="Andreas Kuehne" w:date="2019-05-31T12:40:00Z"/>
        </w:rPr>
      </w:pPr>
      <w:customXmlInsRangeStart w:id="8474" w:author="Andreas Kuehne" w:date="2019-05-31T12:40:00Z"/>
      <w:sdt>
        <w:sdtPr>
          <w:tag w:val="dss2-TransformedDocumentType.-nonNormative"/>
          <w:id w:val="717008737"/>
          <w:showingPlcHdr/>
        </w:sdtPr>
        <w:sdtContent>
          <w:customXmlInsRangeEnd w:id="8474"/>
          <w:ins w:id="8475" w:author="Andreas Kuehne" w:date="2019-05-31T12:40:00Z">
            <w:r>
              <w:rPr>
                <w:color w:val="19D131"/>
              </w:rPr>
              <w:t>[component TransformedDocument non normative details]</w:t>
            </w:r>
          </w:ins>
          <w:customXmlInsRangeStart w:id="8476" w:author="Andreas Kuehne" w:date="2019-05-31T12:40:00Z"/>
        </w:sdtContent>
      </w:sdt>
      <w:customXmlInsRangeEnd w:id="8476"/>
    </w:p>
    <w:p w14:paraId="798267F8" w14:textId="77777777" w:rsidR="00A71F46" w:rsidRDefault="00A71F46" w:rsidP="00A71F46">
      <w:pPr>
        <w:pStyle w:val="berschrift4"/>
        <w:numPr>
          <w:ilvl w:val="3"/>
          <w:numId w:val="3"/>
        </w:numPr>
        <w:rPr>
          <w:ins w:id="8477" w:author="Andreas Kuehne" w:date="2019-05-31T12:40:00Z"/>
        </w:rPr>
      </w:pPr>
      <w:ins w:id="8478" w:author="Andreas Kuehne" w:date="2019-05-31T12:40:00Z">
        <w:r>
          <w:t>TransformedDocument – JSON Syntax</w:t>
        </w:r>
      </w:ins>
    </w:p>
    <w:p w14:paraId="1ADB8617" w14:textId="77777777" w:rsidR="00A71F46" w:rsidRPr="4593A2D4" w:rsidRDefault="00A71F46" w:rsidP="00A71F46">
      <w:pPr>
        <w:rPr>
          <w:ins w:id="8479" w:author="Andreas Kuehne" w:date="2019-05-31T12:40:00Z"/>
        </w:rPr>
      </w:pPr>
      <w:ins w:id="8480"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TransformedDocument</w:t>
        </w:r>
        <w:r w:rsidRPr="002062A5">
          <w:rPr>
            <w:rFonts w:eastAsia="Arial" w:cs="Arial"/>
            <w:sz w:val="22"/>
            <w:szCs w:val="22"/>
          </w:rPr>
          <w:t xml:space="preserve"> is not used as JSON object directly.</w:t>
        </w:r>
      </w:ins>
    </w:p>
    <w:p w14:paraId="72B3D088" w14:textId="77777777" w:rsidR="00A71F46" w:rsidRDefault="00A71F46" w:rsidP="00A71F46">
      <w:pPr>
        <w:rPr>
          <w:ins w:id="8481" w:author="Andreas Kuehne" w:date="2019-05-31T12:40:00Z"/>
        </w:rPr>
      </w:pPr>
      <w:customXmlInsRangeStart w:id="8482" w:author="Andreas Kuehne" w:date="2019-05-31T12:40:00Z"/>
      <w:sdt>
        <w:sdtPr>
          <w:tag w:val="dss2-TransformedDocumentType.-jsonSchema"/>
          <w:id w:val="-1917082070"/>
          <w:showingPlcHdr/>
        </w:sdtPr>
        <w:sdtContent>
          <w:customXmlInsRangeEnd w:id="8482"/>
          <w:ins w:id="8483" w:author="Andreas Kuehne" w:date="2019-05-31T12:40:00Z">
            <w:r>
              <w:rPr>
                <w:color w:val="19D131"/>
              </w:rPr>
              <w:t>[component TransformedDocument JSON schema details]</w:t>
            </w:r>
          </w:ins>
          <w:customXmlInsRangeStart w:id="8484" w:author="Andreas Kuehne" w:date="2019-05-31T12:40:00Z"/>
        </w:sdtContent>
      </w:sdt>
      <w:customXmlInsRangeEnd w:id="8484"/>
    </w:p>
    <w:p w14:paraId="7753E9BD" w14:textId="77777777" w:rsidR="00A71F46" w:rsidRDefault="00A71F46" w:rsidP="00A71F46">
      <w:pPr>
        <w:pStyle w:val="berschrift4"/>
        <w:numPr>
          <w:ilvl w:val="3"/>
          <w:numId w:val="3"/>
        </w:numPr>
        <w:rPr>
          <w:ins w:id="8485" w:author="Andreas Kuehne" w:date="2019-05-31T12:40:00Z"/>
        </w:rPr>
      </w:pPr>
      <w:ins w:id="8486" w:author="Andreas Kuehne" w:date="2019-05-31T12:40:00Z">
        <w:r>
          <w:t>TransformedDocument – XML Syntax</w:t>
        </w:r>
      </w:ins>
    </w:p>
    <w:p w14:paraId="693AED12" w14:textId="77777777" w:rsidR="00A71F46" w:rsidRPr="5404FA76" w:rsidRDefault="00A71F46" w:rsidP="00A71F46">
      <w:pPr>
        <w:rPr>
          <w:ins w:id="8487" w:author="Andreas Kuehne" w:date="2019-05-31T12:40:00Z"/>
        </w:rPr>
      </w:pPr>
      <w:ins w:id="8488" w:author="Andreas Kuehne" w:date="2019-05-31T12:40:00Z">
        <w:r w:rsidRPr="0CCF9147">
          <w:t xml:space="preserve">The XML type </w:t>
        </w:r>
        <w:r w:rsidRPr="002062A5">
          <w:rPr>
            <w:rFonts w:ascii="Courier New" w:eastAsia="Courier New" w:hAnsi="Courier New" w:cs="Courier New"/>
          </w:rPr>
          <w:t>TransformedDocumentType</w:t>
        </w:r>
        <w:r w:rsidRPr="0CCF9147">
          <w:t xml:space="preserve"> SHALL implement the requirements defined in the </w:t>
        </w:r>
        <w:r w:rsidRPr="002062A5">
          <w:rPr>
            <w:rFonts w:ascii="Courier New" w:eastAsia="Courier New" w:hAnsi="Courier New" w:cs="Courier New"/>
          </w:rPr>
          <w:t>TransformedDocument</w:t>
        </w:r>
        <w:r>
          <w:t xml:space="preserve"> </w:t>
        </w:r>
        <w:r w:rsidRPr="005A6FFD">
          <w:t>component.</w:t>
        </w:r>
      </w:ins>
    </w:p>
    <w:p w14:paraId="14A5BDA8" w14:textId="77777777" w:rsidR="00A71F46" w:rsidRDefault="00A71F46" w:rsidP="00A71F46">
      <w:pPr>
        <w:rPr>
          <w:ins w:id="8489" w:author="Andreas Kuehne" w:date="2019-05-31T12:40:00Z"/>
        </w:rPr>
      </w:pPr>
      <w:ins w:id="8490" w:author="Andreas Kuehne" w:date="2019-05-31T12:40:00Z">
        <w:r w:rsidRPr="005A6FFD">
          <w:rPr>
            <w:rFonts w:eastAsia="Arial"/>
          </w:rPr>
          <w:t xml:space="preserve">The </w:t>
        </w:r>
        <w:r w:rsidRPr="002062A5">
          <w:rPr>
            <w:rFonts w:ascii="Courier New" w:eastAsia="Courier New" w:hAnsi="Courier New" w:cs="Courier New"/>
          </w:rPr>
          <w:t>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569A202" w14:textId="77777777" w:rsidR="00A71F46" w:rsidRDefault="00A71F46" w:rsidP="00A71F46">
      <w:pPr>
        <w:pStyle w:val="Code"/>
        <w:rPr>
          <w:ins w:id="8491" w:author="Andreas Kuehne" w:date="2019-05-31T12:40:00Z"/>
        </w:rPr>
      </w:pPr>
      <w:ins w:id="849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TransformedDocumentType</w:t>
        </w:r>
        <w:r>
          <w:rPr>
            <w:color w:val="943634" w:themeColor="accent2" w:themeShade="BF"/>
          </w:rPr>
          <w:t>"</w:t>
        </w:r>
        <w:r>
          <w:rPr>
            <w:color w:val="31849B" w:themeColor="accent5" w:themeShade="BF"/>
          </w:rPr>
          <w:t>&gt;</w:t>
        </w:r>
      </w:ins>
    </w:p>
    <w:p w14:paraId="3079079C" w14:textId="77777777" w:rsidR="00A71F46" w:rsidRDefault="00A71F46" w:rsidP="00A71F46">
      <w:pPr>
        <w:pStyle w:val="Code"/>
        <w:rPr>
          <w:ins w:id="8493" w:author="Andreas Kuehne" w:date="2019-05-31T12:40:00Z"/>
        </w:rPr>
      </w:pPr>
      <w:ins w:id="8494" w:author="Andreas Kuehne" w:date="2019-05-31T12:40:00Z">
        <w:r>
          <w:rPr>
            <w:color w:val="31849B" w:themeColor="accent5" w:themeShade="BF"/>
          </w:rPr>
          <w:t xml:space="preserve">  &lt;xs:sequence&gt;</w:t>
        </w:r>
      </w:ins>
    </w:p>
    <w:p w14:paraId="2E25C031" w14:textId="77777777" w:rsidR="00A71F46" w:rsidRDefault="00A71F46" w:rsidP="00A71F46">
      <w:pPr>
        <w:pStyle w:val="Code"/>
        <w:rPr>
          <w:ins w:id="8495" w:author="Andreas Kuehne" w:date="2019-05-31T12:40:00Z"/>
        </w:rPr>
      </w:pPr>
      <w:ins w:id="849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794AED71" w14:textId="77777777" w:rsidR="00A71F46" w:rsidRDefault="00A71F46" w:rsidP="00A71F46">
      <w:pPr>
        <w:pStyle w:val="Code"/>
        <w:rPr>
          <w:ins w:id="8497" w:author="Andreas Kuehne" w:date="2019-05-31T12:40:00Z"/>
        </w:rPr>
      </w:pPr>
      <w:ins w:id="8498" w:author="Andreas Kuehne" w:date="2019-05-31T12:40:00Z">
        <w:r>
          <w:rPr>
            <w:color w:val="31849B" w:themeColor="accent5" w:themeShade="BF"/>
          </w:rPr>
          <w:t xml:space="preserve">  &lt;/xs:sequence&gt;</w:t>
        </w:r>
      </w:ins>
    </w:p>
    <w:p w14:paraId="4A83F97E" w14:textId="77777777" w:rsidR="00A71F46" w:rsidRDefault="00A71F46" w:rsidP="00A71F46">
      <w:pPr>
        <w:pStyle w:val="Code"/>
        <w:rPr>
          <w:ins w:id="8499" w:author="Andreas Kuehne" w:date="2019-05-31T12:40:00Z"/>
        </w:rPr>
      </w:pPr>
      <w:ins w:id="850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40730EA" w14:textId="77777777" w:rsidR="00A71F46" w:rsidRDefault="00A71F46" w:rsidP="00A71F46">
      <w:pPr>
        <w:pStyle w:val="Code"/>
        <w:rPr>
          <w:ins w:id="8501" w:author="Andreas Kuehne" w:date="2019-05-31T12:40:00Z"/>
        </w:rPr>
      </w:pPr>
      <w:ins w:id="8502" w:author="Andreas Kuehne" w:date="2019-05-31T12:40:00Z">
        <w:r>
          <w:rPr>
            <w:color w:val="31849B" w:themeColor="accent5" w:themeShade="BF"/>
          </w:rPr>
          <w:t>&lt;/xs:complexType&gt;</w:t>
        </w:r>
      </w:ins>
    </w:p>
    <w:p w14:paraId="62EC4830" w14:textId="77777777" w:rsidR="00A71F46" w:rsidRDefault="00A71F46" w:rsidP="00A71F46">
      <w:pPr>
        <w:spacing w:line="259" w:lineRule="auto"/>
        <w:rPr>
          <w:ins w:id="8503" w:author="Andreas Kuehne" w:date="2019-05-31T12:40:00Z"/>
        </w:rPr>
      </w:pPr>
      <w:ins w:id="8504" w:author="Andreas Kuehne" w:date="2019-05-31T12:40:00Z">
        <w:r>
          <w:t>Each child element of</w:t>
        </w:r>
        <w:r w:rsidRPr="71C71F8C">
          <w:t xml:space="preserve"> </w:t>
        </w:r>
        <w:r w:rsidRPr="002062A5">
          <w:rPr>
            <w:rFonts w:ascii="Courier New" w:eastAsia="Courier New" w:hAnsi="Courier New" w:cs="Courier New"/>
          </w:rPr>
          <w:t>TransformedDocumentType</w:t>
        </w:r>
        <w:r w:rsidRPr="71C71F8C">
          <w:t xml:space="preserve"> </w:t>
        </w:r>
        <w:r>
          <w:t xml:space="preserve">XML element SHALL implement in XML syntax the sub-component that has a name equal to its local name. </w:t>
        </w:r>
      </w:ins>
      <w:customXmlInsRangeStart w:id="8505" w:author="Andreas Kuehne" w:date="2019-05-31T12:40:00Z"/>
      <w:sdt>
        <w:sdtPr>
          <w:tag w:val="dss2-TransformedDocumentType.-xmlSchema"/>
          <w:id w:val="-344635262"/>
          <w:showingPlcHdr/>
        </w:sdtPr>
        <w:sdtContent>
          <w:customXmlInsRangeEnd w:id="8505"/>
          <w:ins w:id="8506" w:author="Andreas Kuehne" w:date="2019-05-31T12:40:00Z">
            <w:r>
              <w:rPr>
                <w:color w:val="19D131"/>
              </w:rPr>
              <w:t>[component TransformedDocument XML schema details]</w:t>
            </w:r>
          </w:ins>
          <w:customXmlInsRangeStart w:id="8507" w:author="Andreas Kuehne" w:date="2019-05-31T12:40:00Z"/>
        </w:sdtContent>
      </w:sdt>
      <w:customXmlInsRangeEnd w:id="8507"/>
    </w:p>
    <w:p w14:paraId="1D9A48B5" w14:textId="77777777" w:rsidR="00A71F46" w:rsidRDefault="00A71F46" w:rsidP="00A71F46">
      <w:pPr>
        <w:pStyle w:val="berschrift2"/>
        <w:numPr>
          <w:ilvl w:val="1"/>
          <w:numId w:val="3"/>
        </w:numPr>
        <w:rPr>
          <w:ins w:id="8508" w:author="Andreas Kuehne" w:date="2019-05-31T12:40:00Z"/>
        </w:rPr>
      </w:pPr>
      <w:ins w:id="8509" w:author="Andreas Kuehne" w:date="2019-05-31T12:40:00Z">
        <w:r>
          <w:t>Request/Response related data structures defined in this document</w:t>
        </w:r>
      </w:ins>
    </w:p>
    <w:p w14:paraId="42E4177A" w14:textId="77777777" w:rsidR="00A71F46" w:rsidRPr="5404FA76" w:rsidRDefault="00A71F46" w:rsidP="00A71F46">
      <w:pPr>
        <w:rPr>
          <w:ins w:id="8510" w:author="Andreas Kuehne" w:date="2019-05-31T12:40:00Z"/>
        </w:rPr>
      </w:pPr>
      <w:ins w:id="8511"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4365875A" w14:textId="77777777" w:rsidR="00A71F46" w:rsidRDefault="00A71F46" w:rsidP="00A71F46">
      <w:pPr>
        <w:rPr>
          <w:ins w:id="8512" w:author="Andreas Kuehne" w:date="2019-05-31T12:40:00Z"/>
        </w:rPr>
      </w:pPr>
      <w:customXmlInsRangeStart w:id="8513" w:author="Andreas Kuehne" w:date="2019-05-31T12:40:00Z"/>
      <w:sdt>
        <w:sdtPr>
          <w:tag w:val="http://docs.oasis-open.org/dss-x/ns/core-request.-explain"/>
          <w:id w:val="-352034474"/>
          <w:showingPlcHdr/>
        </w:sdtPr>
        <w:sdtContent>
          <w:customXmlInsRangeEnd w:id="8513"/>
          <w:ins w:id="8514" w:author="Andreas Kuehne" w:date="2019-05-31T12:40:00Z">
            <w:r>
              <w:rPr>
                <w:color w:val="19D131"/>
              </w:rPr>
              <w:t>[category request in namespace http://docs.oasis-open.org/dss-x/ns/core explanation]</w:t>
            </w:r>
          </w:ins>
          <w:customXmlInsRangeStart w:id="8515" w:author="Andreas Kuehne" w:date="2019-05-31T12:40:00Z"/>
        </w:sdtContent>
      </w:sdt>
      <w:customXmlInsRangeEnd w:id="8515"/>
    </w:p>
    <w:p w14:paraId="29064DFB" w14:textId="77777777" w:rsidR="00A71F46" w:rsidRDefault="00A71F46" w:rsidP="00A71F46">
      <w:pPr>
        <w:pStyle w:val="berschrift3"/>
        <w:numPr>
          <w:ilvl w:val="2"/>
          <w:numId w:val="3"/>
        </w:numPr>
        <w:rPr>
          <w:ins w:id="8516" w:author="Andreas Kuehne" w:date="2019-05-31T12:40:00Z"/>
        </w:rPr>
      </w:pPr>
      <w:ins w:id="8517" w:author="Andreas Kuehne" w:date="2019-05-31T12:40:00Z">
        <w:r>
          <w:t>Component InputDocuments</w:t>
        </w:r>
      </w:ins>
    </w:p>
    <w:p w14:paraId="71EA5831" w14:textId="77777777" w:rsidR="00A71F46" w:rsidRDefault="00A71F46" w:rsidP="00A71F46">
      <w:pPr>
        <w:rPr>
          <w:ins w:id="8518" w:author="Andreas Kuehne" w:date="2019-05-31T12:40:00Z"/>
        </w:rPr>
      </w:pPr>
      <w:customXmlInsRangeStart w:id="8519" w:author="Andreas Kuehne" w:date="2019-05-31T12:40:00Z"/>
      <w:sdt>
        <w:sdtPr>
          <w:tag w:val="dss2-InputDocumentsType.-normative"/>
          <w:id w:val="-2116435627"/>
        </w:sdtPr>
        <w:sdtContent>
          <w:customXmlInsRangeEnd w:id="8519"/>
          <w:ins w:id="8520" w:author="Andreas Kuehne" w:date="2019-05-31T12:40:00Z">
            <w:r w:rsidRPr="003A06D0">
              <w:rPr>
                <w:color w:val="19D131"/>
                <w:szCs w:val="20"/>
                <w:lang w:val="en-GB"/>
              </w:rPr>
              <w:t>This</w:t>
            </w:r>
            <w:r w:rsidRPr="003A06D0">
              <w:rPr>
                <w:rFonts w:ascii="Courier New" w:hAnsi="Courier New" w:cs="Courier New"/>
                <w:color w:val="19D131"/>
                <w:szCs w:val="20"/>
                <w:lang w:val="en-GB"/>
              </w:rPr>
              <w:t xml:space="preserve"> </w:t>
            </w:r>
            <w:r w:rsidRPr="003A06D0">
              <w:rPr>
                <w:color w:val="19D131"/>
                <w:szCs w:val="20"/>
                <w:lang w:val="en-GB"/>
              </w:rPr>
              <w:t xml:space="preserve">element is used to send input documents to a DSS server, whether for signing or verifying. An input document can be any piece of data that can be used as input to a signature or timestamp calculation. An input document can even </w:t>
            </w:r>
            <w:r w:rsidRPr="003A06D0">
              <w:rPr>
                <w:i/>
                <w:iCs/>
                <w:color w:val="19D131"/>
                <w:szCs w:val="20"/>
                <w:lang w:val="en-GB"/>
              </w:rPr>
              <w:t xml:space="preserve">be </w:t>
            </w:r>
            <w:r w:rsidRPr="003A06D0">
              <w:rPr>
                <w:color w:val="19D131"/>
                <w:szCs w:val="20"/>
                <w:lang w:val="en-GB"/>
              </w:rPr>
              <w:t xml:space="preserve">a signature or timestamp (for example, a pre-existing signature can be counter-signed or timestamped). An input document could also be a </w:t>
            </w:r>
            <w:r w:rsidRPr="003A06D0">
              <w:rPr>
                <w:rFonts w:ascii="Courier New" w:hAnsi="Courier New" w:cs="Courier New"/>
                <w:color w:val="19D131"/>
                <w:szCs w:val="20"/>
                <w:lang w:val="en-GB"/>
              </w:rPr>
              <w:t>&lt;ds:Manifest&gt;</w:t>
            </w:r>
            <w:r w:rsidRPr="003A06D0">
              <w:rPr>
                <w:color w:val="19D131"/>
                <w:szCs w:val="20"/>
                <w:lang w:val="en-GB"/>
              </w:rPr>
              <w:t xml:space="preserve">, allowing the client </w:t>
            </w:r>
            <w:r w:rsidRPr="003A06D0">
              <w:rPr>
                <w:color w:val="19D131"/>
                <w:szCs w:val="20"/>
                <w:lang w:val="en-GB"/>
              </w:rPr>
              <w:lastRenderedPageBreak/>
              <w:t>to handle manifest creation while using the server to create the rest of the signature. Manifest validation is supported by an optional input / output.</w:t>
            </w:r>
          </w:ins>
          <w:customXmlInsRangeStart w:id="8521" w:author="Andreas Kuehne" w:date="2019-05-31T12:40:00Z"/>
        </w:sdtContent>
      </w:sdt>
      <w:customXmlInsRangeEnd w:id="8521"/>
    </w:p>
    <w:p w14:paraId="464650FA" w14:textId="77777777" w:rsidR="00A71F46" w:rsidRDefault="00A71F46" w:rsidP="00A71F46">
      <w:pPr>
        <w:rPr>
          <w:ins w:id="8522" w:author="Andreas Kuehne" w:date="2019-05-31T12:40:00Z"/>
        </w:rPr>
      </w:pPr>
      <w:ins w:id="8523" w:author="Andreas Kuehne" w:date="2019-05-31T12:40:00Z">
        <w:r>
          <w:t>Below follows a list of the sub-components that constitute this component:</w:t>
        </w:r>
      </w:ins>
    </w:p>
    <w:p w14:paraId="129D665B" w14:textId="77777777" w:rsidR="00A71F46" w:rsidRDefault="00A71F46" w:rsidP="00A71F46">
      <w:pPr>
        <w:pStyle w:val="Member"/>
        <w:rPr>
          <w:ins w:id="8524" w:author="Andreas Kuehne" w:date="2019-05-31T12:40:00Z"/>
        </w:rPr>
      </w:pPr>
      <w:ins w:id="8525" w:author="Andreas Kuehne" w:date="2019-05-31T12:40:00Z">
        <w:r>
          <w:t xml:space="preserve">The </w:t>
        </w:r>
        <w:r w:rsidRPr="35C1378D">
          <w:rPr>
            <w:rStyle w:val="Datatype"/>
          </w:rPr>
          <w:t>Document</w:t>
        </w:r>
        <w:r>
          <w:t xml:space="preserve"> element MAY occur zero or more times containing a sub-component. If present each instance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ins>
      <w:customXmlInsRangeStart w:id="8526" w:author="Andreas Kuehne" w:date="2019-05-31T12:40:00Z"/>
      <w:sdt>
        <w:sdtPr>
          <w:tag w:val="dss2-InputDocumentsType.Document"/>
          <w:id w:val="881602828"/>
          <w:showingPlcHdr/>
        </w:sdtPr>
        <w:sdtContent>
          <w:customXmlInsRangeEnd w:id="8526"/>
          <w:ins w:id="8527" w:author="Andreas Kuehne" w:date="2019-05-31T12:40:00Z">
            <w:r>
              <w:rPr>
                <w:color w:val="19D131"/>
              </w:rPr>
              <w:t>[sub component Document details]</w:t>
            </w:r>
          </w:ins>
          <w:customXmlInsRangeStart w:id="8528" w:author="Andreas Kuehne" w:date="2019-05-31T12:40:00Z"/>
        </w:sdtContent>
      </w:sdt>
      <w:customXmlInsRangeEnd w:id="8528"/>
    </w:p>
    <w:p w14:paraId="3B6C7B3D" w14:textId="77777777" w:rsidR="00A71F46" w:rsidRDefault="00A71F46" w:rsidP="00A71F46">
      <w:pPr>
        <w:pStyle w:val="Member"/>
        <w:rPr>
          <w:ins w:id="8529" w:author="Andreas Kuehne" w:date="2019-05-31T12:40:00Z"/>
        </w:rPr>
      </w:pPr>
      <w:ins w:id="8530" w:author="Andreas Kuehne" w:date="2019-05-31T12:40:00Z">
        <w:r>
          <w:t xml:space="preserve">The </w:t>
        </w:r>
        <w:r w:rsidRPr="35C1378D">
          <w:rPr>
            <w:rStyle w:val="Datatype"/>
          </w:rPr>
          <w:t>TransformedData</w:t>
        </w:r>
        <w:r>
          <w:t xml:space="preserve"> element MAY occur zero or more times containing a sub-component. If present each instance MUST satisfy the requirements specified in this document in section </w:t>
        </w:r>
        <w:r>
          <w:fldChar w:fldCharType="begin"/>
        </w:r>
        <w:r>
          <w:instrText xml:space="preserve"> REF _RefComp89952E90 \r \h </w:instrText>
        </w:r>
        <w:r>
          <w:fldChar w:fldCharType="separate"/>
        </w:r>
        <w:r>
          <w:rPr>
            <w:rStyle w:val="Datatype"/>
            <w:rFonts w:eastAsia="Courier New" w:cs="Courier New"/>
          </w:rPr>
          <w:t>TransformedData</w:t>
        </w:r>
        <w:r>
          <w:fldChar w:fldCharType="end"/>
        </w:r>
        <w:r>
          <w:t xml:space="preserve">. </w:t>
        </w:r>
      </w:ins>
      <w:customXmlInsRangeStart w:id="8531" w:author="Andreas Kuehne" w:date="2019-05-31T12:40:00Z"/>
      <w:sdt>
        <w:sdtPr>
          <w:tag w:val="dss2-InputDocumentsType.TransformedData"/>
          <w:id w:val="-544135332"/>
        </w:sdtPr>
        <w:sdtContent>
          <w:customXmlInsRangeEnd w:id="8531"/>
          <w:ins w:id="8532" w:author="Andreas Kuehne" w:date="2019-05-31T12:40:00Z">
            <w:r w:rsidRPr="003A06D0">
              <w:rPr>
                <w:color w:val="19D131"/>
                <w:szCs w:val="20"/>
                <w:lang w:val="en-GB"/>
              </w:rPr>
              <w:t>It contains the binary output of a chain of transforms applied by a client.</w:t>
            </w:r>
          </w:ins>
          <w:customXmlInsRangeStart w:id="8533" w:author="Andreas Kuehne" w:date="2019-05-31T12:40:00Z"/>
        </w:sdtContent>
      </w:sdt>
      <w:customXmlInsRangeEnd w:id="8533"/>
    </w:p>
    <w:p w14:paraId="4BC0A641" w14:textId="77777777" w:rsidR="00A71F46" w:rsidRDefault="00A71F46" w:rsidP="00A71F46">
      <w:pPr>
        <w:pStyle w:val="Member"/>
        <w:rPr>
          <w:ins w:id="8534" w:author="Andreas Kuehne" w:date="2019-05-31T12:40:00Z"/>
        </w:rPr>
      </w:pPr>
      <w:ins w:id="8535" w:author="Andreas Kuehne" w:date="2019-05-31T12:40:00Z">
        <w:r>
          <w:t xml:space="preserve">The </w:t>
        </w:r>
        <w:r w:rsidRPr="35C1378D">
          <w:rPr>
            <w:rStyle w:val="Datatype"/>
          </w:rPr>
          <w:t>DocumentHash</w:t>
        </w:r>
        <w:r>
          <w:t xml:space="preserve"> element MAY occur zero or more times containing a sub-component. If present each instance MUST satisfy the requirements specified in this document in section </w:t>
        </w:r>
        <w:r>
          <w:fldChar w:fldCharType="begin"/>
        </w:r>
        <w:r>
          <w:instrText xml:space="preserve"> REF _RefComp51B1EBF5 \r \h </w:instrText>
        </w:r>
        <w:r>
          <w:fldChar w:fldCharType="separate"/>
        </w:r>
        <w:r>
          <w:rPr>
            <w:rStyle w:val="Datatype"/>
            <w:rFonts w:eastAsia="Courier New" w:cs="Courier New"/>
          </w:rPr>
          <w:t>DocumentHash</w:t>
        </w:r>
        <w:r>
          <w:fldChar w:fldCharType="end"/>
        </w:r>
        <w:r>
          <w:t xml:space="preserve">. </w:t>
        </w:r>
      </w:ins>
      <w:customXmlInsRangeStart w:id="8536" w:author="Andreas Kuehne" w:date="2019-05-31T12:40:00Z"/>
      <w:sdt>
        <w:sdtPr>
          <w:tag w:val="dss2-InputDocumentsType.DocumentHash"/>
          <w:id w:val="1116488460"/>
        </w:sdtPr>
        <w:sdtContent>
          <w:customXmlInsRangeEnd w:id="8536"/>
          <w:ins w:id="8537" w:author="Andreas Kuehne" w:date="2019-05-31T12:40:00Z">
            <w:r w:rsidRPr="003A06D0">
              <w:rPr>
                <w:color w:val="19D131"/>
                <w:lang w:val="en-GB"/>
              </w:rPr>
              <w:t xml:space="preserve">It contains a set of digest algorithm and the corresponding hashes. </w:t>
            </w:r>
            <w:r>
              <w:rPr>
                <w:color w:val="19D131"/>
                <w:lang w:val="en-GB"/>
              </w:rPr>
              <w:t>It will be processed on the result of the r</w:t>
            </w:r>
            <w:r w:rsidRPr="003A06D0">
              <w:rPr>
                <w:color w:val="19D131"/>
                <w:lang w:val="en-GB"/>
              </w:rPr>
              <w:t>equired transformation steps</w:t>
            </w:r>
            <w:r>
              <w:rPr>
                <w:color w:val="19D131"/>
                <w:lang w:val="en-GB"/>
              </w:rPr>
              <w:t>.</w:t>
            </w:r>
          </w:ins>
          <w:customXmlInsRangeStart w:id="8538" w:author="Andreas Kuehne" w:date="2019-05-31T12:40:00Z"/>
        </w:sdtContent>
      </w:sdt>
      <w:customXmlInsRangeEnd w:id="8538"/>
    </w:p>
    <w:p w14:paraId="38B6F650" w14:textId="77777777" w:rsidR="00A71F46" w:rsidRDefault="00A71F46" w:rsidP="00A71F46">
      <w:pPr>
        <w:pStyle w:val="Non-normativeCommentHeading"/>
        <w:rPr>
          <w:ins w:id="8539" w:author="Andreas Kuehne" w:date="2019-05-31T12:40:00Z"/>
        </w:rPr>
      </w:pPr>
      <w:ins w:id="8540" w:author="Andreas Kuehne" w:date="2019-05-31T12:40:00Z">
        <w:r>
          <w:t>Non-normative Comment:</w:t>
        </w:r>
      </w:ins>
    </w:p>
    <w:p w14:paraId="5E1427B6" w14:textId="77777777" w:rsidR="00A71F46" w:rsidRDefault="00A71F46" w:rsidP="00A71F46">
      <w:pPr>
        <w:pStyle w:val="Non-normativeComment"/>
        <w:rPr>
          <w:ins w:id="8541" w:author="Andreas Kuehne" w:date="2019-05-31T12:40:00Z"/>
        </w:rPr>
      </w:pPr>
      <w:customXmlInsRangeStart w:id="8542" w:author="Andreas Kuehne" w:date="2019-05-31T12:40:00Z"/>
      <w:sdt>
        <w:sdtPr>
          <w:tag w:val="dss2-InputDocumentsType.-nonNormative"/>
          <w:id w:val="1675291720"/>
          <w:showingPlcHdr/>
        </w:sdtPr>
        <w:sdtContent>
          <w:customXmlInsRangeEnd w:id="8542"/>
          <w:ins w:id="8543" w:author="Andreas Kuehne" w:date="2019-05-31T12:40:00Z">
            <w:r>
              <w:rPr>
                <w:color w:val="19D131"/>
              </w:rPr>
              <w:t>[component InputDocuments non normative details]</w:t>
            </w:r>
          </w:ins>
          <w:customXmlInsRangeStart w:id="8544" w:author="Andreas Kuehne" w:date="2019-05-31T12:40:00Z"/>
        </w:sdtContent>
      </w:sdt>
      <w:customXmlInsRangeEnd w:id="8544"/>
    </w:p>
    <w:p w14:paraId="46446A5A" w14:textId="77777777" w:rsidR="00A71F46" w:rsidRDefault="00A71F46" w:rsidP="00A71F46">
      <w:pPr>
        <w:pStyle w:val="berschrift4"/>
        <w:numPr>
          <w:ilvl w:val="3"/>
          <w:numId w:val="3"/>
        </w:numPr>
        <w:rPr>
          <w:ins w:id="8545" w:author="Andreas Kuehne" w:date="2019-05-31T12:40:00Z"/>
        </w:rPr>
      </w:pPr>
      <w:ins w:id="8546" w:author="Andreas Kuehne" w:date="2019-05-31T12:40:00Z">
        <w:r>
          <w:t>InputDocuments – JSON Syntax</w:t>
        </w:r>
      </w:ins>
    </w:p>
    <w:p w14:paraId="49B0D47D" w14:textId="77777777" w:rsidR="00A71F46" w:rsidRPr="0248A3D1" w:rsidRDefault="00A71F46" w:rsidP="00A71F46">
      <w:pPr>
        <w:rPr>
          <w:ins w:id="8547" w:author="Andreas Kuehne" w:date="2019-05-31T12:40:00Z"/>
        </w:rPr>
      </w:pPr>
      <w:ins w:id="8548"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InputDocuments</w:t>
        </w:r>
        <w:r>
          <w:t xml:space="preserve"> component.</w:t>
        </w:r>
      </w:ins>
    </w:p>
    <w:p w14:paraId="1FD4986D" w14:textId="77777777" w:rsidR="00A71F46" w:rsidRPr="C2430093" w:rsidRDefault="00A71F46" w:rsidP="00A71F46">
      <w:pPr>
        <w:spacing w:line="259" w:lineRule="auto"/>
        <w:rPr>
          <w:ins w:id="8549" w:author="Andreas Kuehne" w:date="2019-05-31T12:40:00Z"/>
          <w:rFonts w:eastAsia="Arial" w:cs="Arial"/>
          <w:sz w:val="22"/>
          <w:szCs w:val="22"/>
        </w:rPr>
      </w:pPr>
      <w:ins w:id="855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InputDocuments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98"/>
        <w:gridCol w:w="3089"/>
        <w:gridCol w:w="2963"/>
      </w:tblGrid>
      <w:tr w:rsidR="00A71F46" w14:paraId="25A4EAE4" w14:textId="77777777" w:rsidTr="00A71F46">
        <w:trPr>
          <w:cnfStyle w:val="100000000000" w:firstRow="1" w:lastRow="0" w:firstColumn="0" w:lastColumn="0" w:oddVBand="0" w:evenVBand="0" w:oddHBand="0" w:evenHBand="0" w:firstRowFirstColumn="0" w:firstRowLastColumn="0" w:lastRowFirstColumn="0" w:lastRowLastColumn="0"/>
          <w:ins w:id="85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E85F58" w14:textId="77777777" w:rsidR="00A71F46" w:rsidRDefault="00A71F46" w:rsidP="00A71F46">
            <w:pPr>
              <w:pStyle w:val="Beschriftung"/>
              <w:rPr>
                <w:ins w:id="8552" w:author="Andreas Kuehne" w:date="2019-05-31T12:40:00Z"/>
              </w:rPr>
            </w:pPr>
            <w:ins w:id="8553" w:author="Andreas Kuehne" w:date="2019-05-31T12:40:00Z">
              <w:r>
                <w:t>Element</w:t>
              </w:r>
            </w:ins>
          </w:p>
        </w:tc>
        <w:tc>
          <w:tcPr>
            <w:tcW w:w="4675" w:type="dxa"/>
          </w:tcPr>
          <w:p w14:paraId="229E935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54" w:author="Andreas Kuehne" w:date="2019-05-31T12:40:00Z"/>
              </w:rPr>
            </w:pPr>
            <w:ins w:id="8555" w:author="Andreas Kuehne" w:date="2019-05-31T12:40:00Z">
              <w:r>
                <w:t>Implementing JSON member name</w:t>
              </w:r>
            </w:ins>
          </w:p>
        </w:tc>
        <w:tc>
          <w:tcPr>
            <w:tcW w:w="4675" w:type="dxa"/>
          </w:tcPr>
          <w:p w14:paraId="3886C79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56" w:author="Andreas Kuehne" w:date="2019-05-31T12:40:00Z"/>
              </w:rPr>
            </w:pPr>
            <w:ins w:id="8557" w:author="Andreas Kuehne" w:date="2019-05-31T12:40:00Z">
              <w:r>
                <w:t>Comments</w:t>
              </w:r>
            </w:ins>
          </w:p>
        </w:tc>
      </w:tr>
      <w:tr w:rsidR="00A71F46" w14:paraId="4F4F45E6" w14:textId="77777777" w:rsidTr="00A71F46">
        <w:trPr>
          <w:ins w:id="85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D3F549" w14:textId="77777777" w:rsidR="00A71F46" w:rsidRPr="002062A5" w:rsidRDefault="00A71F46" w:rsidP="00A71F46">
            <w:pPr>
              <w:pStyle w:val="Beschriftung"/>
              <w:rPr>
                <w:ins w:id="8559" w:author="Andreas Kuehne" w:date="2019-05-31T12:40:00Z"/>
                <w:rStyle w:val="Datatype"/>
                <w:b w:val="0"/>
                <w:bCs w:val="0"/>
              </w:rPr>
            </w:pPr>
            <w:ins w:id="8560" w:author="Andreas Kuehne" w:date="2019-05-31T12:40:00Z">
              <w:r w:rsidRPr="002062A5">
                <w:rPr>
                  <w:rStyle w:val="Datatype"/>
                </w:rPr>
                <w:t>Document</w:t>
              </w:r>
            </w:ins>
          </w:p>
        </w:tc>
        <w:tc>
          <w:tcPr>
            <w:tcW w:w="4675" w:type="dxa"/>
          </w:tcPr>
          <w:p w14:paraId="5875BD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61" w:author="Andreas Kuehne" w:date="2019-05-31T12:40:00Z"/>
                <w:rStyle w:val="Datatype"/>
              </w:rPr>
            </w:pPr>
            <w:ins w:id="8562" w:author="Andreas Kuehne" w:date="2019-05-31T12:40:00Z">
              <w:r w:rsidRPr="002062A5">
                <w:rPr>
                  <w:rStyle w:val="Datatype"/>
                </w:rPr>
                <w:t>doc</w:t>
              </w:r>
            </w:ins>
          </w:p>
        </w:tc>
        <w:tc>
          <w:tcPr>
            <w:tcW w:w="4675" w:type="dxa"/>
          </w:tcPr>
          <w:p w14:paraId="37FF118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563" w:author="Andreas Kuehne" w:date="2019-05-31T12:40:00Z"/>
              </w:rPr>
            </w:pPr>
            <w:customXmlInsRangeStart w:id="8564" w:author="Andreas Kuehne" w:date="2019-05-31T12:40:00Z"/>
            <w:sdt>
              <w:sdtPr>
                <w:alias w:val="dss2-InputDocumentsType.doc"/>
                <w:tag w:val="dss2-InputDocumentsType.-jsonComment.Document"/>
                <w:id w:val="-56084612"/>
                <w:showingPlcHdr/>
              </w:sdtPr>
              <w:sdtContent>
                <w:customXmlInsRangeEnd w:id="8564"/>
                <w:ins w:id="8565" w:author="Andreas Kuehne" w:date="2019-05-31T12:40:00Z">
                  <w:r>
                    <w:rPr>
                      <w:color w:val="19D131"/>
                    </w:rPr>
                    <w:t>[]</w:t>
                  </w:r>
                </w:ins>
                <w:customXmlInsRangeStart w:id="8566" w:author="Andreas Kuehne" w:date="2019-05-31T12:40:00Z"/>
              </w:sdtContent>
            </w:sdt>
            <w:customXmlInsRangeEnd w:id="8566"/>
          </w:p>
        </w:tc>
      </w:tr>
      <w:tr w:rsidR="00A71F46" w14:paraId="75AEC845" w14:textId="77777777" w:rsidTr="00A71F46">
        <w:trPr>
          <w:ins w:id="85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95FB3" w14:textId="77777777" w:rsidR="00A71F46" w:rsidRPr="002062A5" w:rsidRDefault="00A71F46" w:rsidP="00A71F46">
            <w:pPr>
              <w:pStyle w:val="Beschriftung"/>
              <w:rPr>
                <w:ins w:id="8568" w:author="Andreas Kuehne" w:date="2019-05-31T12:40:00Z"/>
                <w:rStyle w:val="Datatype"/>
                <w:b w:val="0"/>
                <w:bCs w:val="0"/>
              </w:rPr>
            </w:pPr>
            <w:ins w:id="8569" w:author="Andreas Kuehne" w:date="2019-05-31T12:40:00Z">
              <w:r w:rsidRPr="002062A5">
                <w:rPr>
                  <w:rStyle w:val="Datatype"/>
                </w:rPr>
                <w:t>TransformedData</w:t>
              </w:r>
            </w:ins>
          </w:p>
        </w:tc>
        <w:tc>
          <w:tcPr>
            <w:tcW w:w="4675" w:type="dxa"/>
          </w:tcPr>
          <w:p w14:paraId="471913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70" w:author="Andreas Kuehne" w:date="2019-05-31T12:40:00Z"/>
                <w:rStyle w:val="Datatype"/>
              </w:rPr>
            </w:pPr>
            <w:ins w:id="8571" w:author="Andreas Kuehne" w:date="2019-05-31T12:40:00Z">
              <w:r w:rsidRPr="002062A5">
                <w:rPr>
                  <w:rStyle w:val="Datatype"/>
                </w:rPr>
                <w:t>transformed</w:t>
              </w:r>
            </w:ins>
          </w:p>
        </w:tc>
        <w:tc>
          <w:tcPr>
            <w:tcW w:w="4675" w:type="dxa"/>
          </w:tcPr>
          <w:p w14:paraId="27FB7B1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572" w:author="Andreas Kuehne" w:date="2019-05-31T12:40:00Z"/>
              </w:rPr>
            </w:pPr>
            <w:customXmlInsRangeStart w:id="8573" w:author="Andreas Kuehne" w:date="2019-05-31T12:40:00Z"/>
            <w:sdt>
              <w:sdtPr>
                <w:alias w:val="dss2-InputDocumentsType.transformed"/>
                <w:tag w:val="dss2-InputDocumentsType.-jsonComment.TransformedData"/>
                <w:id w:val="-190387633"/>
                <w:showingPlcHdr/>
              </w:sdtPr>
              <w:sdtContent>
                <w:customXmlInsRangeEnd w:id="8573"/>
                <w:ins w:id="8574" w:author="Andreas Kuehne" w:date="2019-05-31T12:40:00Z">
                  <w:r>
                    <w:rPr>
                      <w:color w:val="19D131"/>
                    </w:rPr>
                    <w:t>[]</w:t>
                  </w:r>
                </w:ins>
                <w:customXmlInsRangeStart w:id="8575" w:author="Andreas Kuehne" w:date="2019-05-31T12:40:00Z"/>
              </w:sdtContent>
            </w:sdt>
            <w:customXmlInsRangeEnd w:id="8575"/>
          </w:p>
        </w:tc>
      </w:tr>
      <w:tr w:rsidR="00A71F46" w14:paraId="2E94835A" w14:textId="77777777" w:rsidTr="00A71F46">
        <w:trPr>
          <w:ins w:id="85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5FCDF" w14:textId="77777777" w:rsidR="00A71F46" w:rsidRPr="002062A5" w:rsidRDefault="00A71F46" w:rsidP="00A71F46">
            <w:pPr>
              <w:pStyle w:val="Beschriftung"/>
              <w:rPr>
                <w:ins w:id="8577" w:author="Andreas Kuehne" w:date="2019-05-31T12:40:00Z"/>
                <w:rStyle w:val="Datatype"/>
                <w:b w:val="0"/>
                <w:bCs w:val="0"/>
              </w:rPr>
            </w:pPr>
            <w:ins w:id="8578" w:author="Andreas Kuehne" w:date="2019-05-31T12:40:00Z">
              <w:r w:rsidRPr="002062A5">
                <w:rPr>
                  <w:rStyle w:val="Datatype"/>
                </w:rPr>
                <w:t>DocumentHash</w:t>
              </w:r>
            </w:ins>
          </w:p>
        </w:tc>
        <w:tc>
          <w:tcPr>
            <w:tcW w:w="4675" w:type="dxa"/>
          </w:tcPr>
          <w:p w14:paraId="1102CF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79" w:author="Andreas Kuehne" w:date="2019-05-31T12:40:00Z"/>
                <w:rStyle w:val="Datatype"/>
              </w:rPr>
            </w:pPr>
            <w:ins w:id="8580" w:author="Andreas Kuehne" w:date="2019-05-31T12:40:00Z">
              <w:r w:rsidRPr="002062A5">
                <w:rPr>
                  <w:rStyle w:val="Datatype"/>
                </w:rPr>
                <w:t>docHash</w:t>
              </w:r>
            </w:ins>
          </w:p>
        </w:tc>
        <w:tc>
          <w:tcPr>
            <w:tcW w:w="4675" w:type="dxa"/>
          </w:tcPr>
          <w:p w14:paraId="33F08E6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581" w:author="Andreas Kuehne" w:date="2019-05-31T12:40:00Z"/>
              </w:rPr>
            </w:pPr>
            <w:customXmlInsRangeStart w:id="8582" w:author="Andreas Kuehne" w:date="2019-05-31T12:40:00Z"/>
            <w:sdt>
              <w:sdtPr>
                <w:alias w:val="dss2-InputDocumentsType.docHash"/>
                <w:tag w:val="dss2-InputDocumentsType.-jsonComment.DocumentHash"/>
                <w:id w:val="1421057650"/>
                <w:showingPlcHdr/>
              </w:sdtPr>
              <w:sdtContent>
                <w:customXmlInsRangeEnd w:id="8582"/>
                <w:ins w:id="8583" w:author="Andreas Kuehne" w:date="2019-05-31T12:40:00Z">
                  <w:r>
                    <w:rPr>
                      <w:color w:val="19D131"/>
                    </w:rPr>
                    <w:t>[]</w:t>
                  </w:r>
                </w:ins>
                <w:customXmlInsRangeStart w:id="8584" w:author="Andreas Kuehne" w:date="2019-05-31T12:40:00Z"/>
              </w:sdtContent>
            </w:sdt>
            <w:customXmlInsRangeEnd w:id="8584"/>
          </w:p>
        </w:tc>
      </w:tr>
    </w:tbl>
    <w:p w14:paraId="127FDD6E" w14:textId="77777777" w:rsidR="00A71F46" w:rsidRPr="0202B381" w:rsidRDefault="00A71F46" w:rsidP="00A71F46">
      <w:pPr>
        <w:rPr>
          <w:ins w:id="8585" w:author="Andreas Kuehne" w:date="2019-05-31T12:40:00Z"/>
        </w:rPr>
      </w:pPr>
      <w:ins w:id="8586"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5E6E3F" w14:textId="77777777" w:rsidR="00A71F46" w:rsidRDefault="00A71F46" w:rsidP="00A71F46">
      <w:pPr>
        <w:pStyle w:val="Code"/>
        <w:spacing w:line="259" w:lineRule="auto"/>
        <w:rPr>
          <w:ins w:id="8587" w:author="Andreas Kuehne" w:date="2019-05-31T12:40:00Z"/>
        </w:rPr>
      </w:pPr>
      <w:ins w:id="8588" w:author="Andreas Kuehne" w:date="2019-05-31T12:40:00Z">
        <w:r>
          <w:rPr>
            <w:color w:val="31849B" w:themeColor="accent5" w:themeShade="BF"/>
          </w:rPr>
          <w:t>"dss2-InputDocumentsType"</w:t>
        </w:r>
        <w:r>
          <w:t>: {</w:t>
        </w:r>
      </w:ins>
    </w:p>
    <w:p w14:paraId="17B843F3" w14:textId="77777777" w:rsidR="00A71F46" w:rsidRDefault="00A71F46" w:rsidP="00A71F46">
      <w:pPr>
        <w:pStyle w:val="Code"/>
        <w:spacing w:line="259" w:lineRule="auto"/>
        <w:rPr>
          <w:ins w:id="8589" w:author="Andreas Kuehne" w:date="2019-05-31T12:40:00Z"/>
        </w:rPr>
      </w:pPr>
      <w:ins w:id="8590" w:author="Andreas Kuehne" w:date="2019-05-31T12:40:00Z">
        <w:r>
          <w:rPr>
            <w:color w:val="31849B" w:themeColor="accent5" w:themeShade="BF"/>
          </w:rPr>
          <w:t xml:space="preserve">  "type"</w:t>
        </w:r>
        <w:r>
          <w:t xml:space="preserve">: </w:t>
        </w:r>
        <w:r>
          <w:rPr>
            <w:color w:val="244061" w:themeColor="accent1" w:themeShade="80"/>
          </w:rPr>
          <w:t>"object",</w:t>
        </w:r>
      </w:ins>
    </w:p>
    <w:p w14:paraId="13138BAF" w14:textId="77777777" w:rsidR="00A71F46" w:rsidRDefault="00A71F46" w:rsidP="00A71F46">
      <w:pPr>
        <w:pStyle w:val="Code"/>
        <w:spacing w:line="259" w:lineRule="auto"/>
        <w:rPr>
          <w:ins w:id="8591" w:author="Andreas Kuehne" w:date="2019-05-31T12:40:00Z"/>
        </w:rPr>
      </w:pPr>
      <w:ins w:id="8592" w:author="Andreas Kuehne" w:date="2019-05-31T12:40:00Z">
        <w:r>
          <w:rPr>
            <w:color w:val="31849B" w:themeColor="accent5" w:themeShade="BF"/>
          </w:rPr>
          <w:t xml:space="preserve">  "properties"</w:t>
        </w:r>
        <w:r>
          <w:t>: {</w:t>
        </w:r>
      </w:ins>
    </w:p>
    <w:p w14:paraId="6FE27A35" w14:textId="77777777" w:rsidR="00A71F46" w:rsidRDefault="00A71F46" w:rsidP="00A71F46">
      <w:pPr>
        <w:pStyle w:val="Code"/>
        <w:spacing w:line="259" w:lineRule="auto"/>
        <w:rPr>
          <w:ins w:id="8593" w:author="Andreas Kuehne" w:date="2019-05-31T12:40:00Z"/>
        </w:rPr>
      </w:pPr>
      <w:ins w:id="8594" w:author="Andreas Kuehne" w:date="2019-05-31T12:40:00Z">
        <w:r>
          <w:rPr>
            <w:color w:val="31849B" w:themeColor="accent5" w:themeShade="BF"/>
          </w:rPr>
          <w:t xml:space="preserve">    "doc"</w:t>
        </w:r>
        <w:r>
          <w:t>: {</w:t>
        </w:r>
      </w:ins>
    </w:p>
    <w:p w14:paraId="5E7747F3" w14:textId="77777777" w:rsidR="00A71F46" w:rsidRDefault="00A71F46" w:rsidP="00A71F46">
      <w:pPr>
        <w:pStyle w:val="Code"/>
        <w:spacing w:line="259" w:lineRule="auto"/>
        <w:rPr>
          <w:ins w:id="8595" w:author="Andreas Kuehne" w:date="2019-05-31T12:40:00Z"/>
        </w:rPr>
      </w:pPr>
      <w:ins w:id="8596" w:author="Andreas Kuehne" w:date="2019-05-31T12:40:00Z">
        <w:r>
          <w:rPr>
            <w:color w:val="31849B" w:themeColor="accent5" w:themeShade="BF"/>
          </w:rPr>
          <w:t xml:space="preserve">      "type"</w:t>
        </w:r>
        <w:r>
          <w:t xml:space="preserve">: </w:t>
        </w:r>
        <w:r>
          <w:rPr>
            <w:color w:val="244061" w:themeColor="accent1" w:themeShade="80"/>
          </w:rPr>
          <w:t>"array",</w:t>
        </w:r>
      </w:ins>
    </w:p>
    <w:p w14:paraId="2110297E" w14:textId="77777777" w:rsidR="00A71F46" w:rsidRDefault="00A71F46" w:rsidP="00A71F46">
      <w:pPr>
        <w:pStyle w:val="Code"/>
        <w:spacing w:line="259" w:lineRule="auto"/>
        <w:rPr>
          <w:ins w:id="8597" w:author="Andreas Kuehne" w:date="2019-05-31T12:40:00Z"/>
        </w:rPr>
      </w:pPr>
      <w:ins w:id="8598" w:author="Andreas Kuehne" w:date="2019-05-31T12:40:00Z">
        <w:r>
          <w:rPr>
            <w:color w:val="31849B" w:themeColor="accent5" w:themeShade="BF"/>
          </w:rPr>
          <w:t xml:space="preserve">      "items"</w:t>
        </w:r>
        <w:r>
          <w:t>: {</w:t>
        </w:r>
      </w:ins>
    </w:p>
    <w:p w14:paraId="0414960D" w14:textId="77777777" w:rsidR="00A71F46" w:rsidRDefault="00A71F46" w:rsidP="00A71F46">
      <w:pPr>
        <w:pStyle w:val="Code"/>
        <w:spacing w:line="259" w:lineRule="auto"/>
        <w:rPr>
          <w:ins w:id="8599" w:author="Andreas Kuehne" w:date="2019-05-31T12:40:00Z"/>
        </w:rPr>
      </w:pPr>
      <w:ins w:id="8600"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4CD2AF2" w14:textId="77777777" w:rsidR="00A71F46" w:rsidRDefault="00A71F46" w:rsidP="00A71F46">
      <w:pPr>
        <w:pStyle w:val="Code"/>
        <w:spacing w:line="259" w:lineRule="auto"/>
        <w:rPr>
          <w:ins w:id="8601" w:author="Andreas Kuehne" w:date="2019-05-31T12:40:00Z"/>
        </w:rPr>
      </w:pPr>
      <w:ins w:id="8602" w:author="Andreas Kuehne" w:date="2019-05-31T12:40:00Z">
        <w:r>
          <w:t xml:space="preserve">      }</w:t>
        </w:r>
      </w:ins>
    </w:p>
    <w:p w14:paraId="6DF53E8F" w14:textId="77777777" w:rsidR="00A71F46" w:rsidRDefault="00A71F46" w:rsidP="00A71F46">
      <w:pPr>
        <w:pStyle w:val="Code"/>
        <w:spacing w:line="259" w:lineRule="auto"/>
        <w:rPr>
          <w:ins w:id="8603" w:author="Andreas Kuehne" w:date="2019-05-31T12:40:00Z"/>
        </w:rPr>
      </w:pPr>
      <w:ins w:id="8604" w:author="Andreas Kuehne" w:date="2019-05-31T12:40:00Z">
        <w:r>
          <w:t xml:space="preserve">    },</w:t>
        </w:r>
      </w:ins>
    </w:p>
    <w:p w14:paraId="746DDA13" w14:textId="77777777" w:rsidR="00A71F46" w:rsidRDefault="00A71F46" w:rsidP="00A71F46">
      <w:pPr>
        <w:pStyle w:val="Code"/>
        <w:spacing w:line="259" w:lineRule="auto"/>
        <w:rPr>
          <w:ins w:id="8605" w:author="Andreas Kuehne" w:date="2019-05-31T12:40:00Z"/>
        </w:rPr>
      </w:pPr>
      <w:ins w:id="8606" w:author="Andreas Kuehne" w:date="2019-05-31T12:40:00Z">
        <w:r>
          <w:rPr>
            <w:color w:val="31849B" w:themeColor="accent5" w:themeShade="BF"/>
          </w:rPr>
          <w:t xml:space="preserve">    "transformed"</w:t>
        </w:r>
        <w:r>
          <w:t>: {</w:t>
        </w:r>
      </w:ins>
    </w:p>
    <w:p w14:paraId="3553FAEC" w14:textId="77777777" w:rsidR="00A71F46" w:rsidRDefault="00A71F46" w:rsidP="00A71F46">
      <w:pPr>
        <w:pStyle w:val="Code"/>
        <w:spacing w:line="259" w:lineRule="auto"/>
        <w:rPr>
          <w:ins w:id="8607" w:author="Andreas Kuehne" w:date="2019-05-31T12:40:00Z"/>
        </w:rPr>
      </w:pPr>
      <w:ins w:id="8608" w:author="Andreas Kuehne" w:date="2019-05-31T12:40:00Z">
        <w:r>
          <w:rPr>
            <w:color w:val="31849B" w:themeColor="accent5" w:themeShade="BF"/>
          </w:rPr>
          <w:t xml:space="preserve">      "type"</w:t>
        </w:r>
        <w:r>
          <w:t xml:space="preserve">: </w:t>
        </w:r>
        <w:r>
          <w:rPr>
            <w:color w:val="244061" w:themeColor="accent1" w:themeShade="80"/>
          </w:rPr>
          <w:t>"array",</w:t>
        </w:r>
      </w:ins>
    </w:p>
    <w:p w14:paraId="71CDF87D" w14:textId="77777777" w:rsidR="00A71F46" w:rsidRDefault="00A71F46" w:rsidP="00A71F46">
      <w:pPr>
        <w:pStyle w:val="Code"/>
        <w:spacing w:line="259" w:lineRule="auto"/>
        <w:rPr>
          <w:ins w:id="8609" w:author="Andreas Kuehne" w:date="2019-05-31T12:40:00Z"/>
        </w:rPr>
      </w:pPr>
      <w:ins w:id="8610" w:author="Andreas Kuehne" w:date="2019-05-31T12:40:00Z">
        <w:r>
          <w:rPr>
            <w:color w:val="31849B" w:themeColor="accent5" w:themeShade="BF"/>
          </w:rPr>
          <w:t xml:space="preserve">      "items"</w:t>
        </w:r>
        <w:r>
          <w:t>: {</w:t>
        </w:r>
      </w:ins>
    </w:p>
    <w:p w14:paraId="05C2BB90" w14:textId="77777777" w:rsidR="00A71F46" w:rsidRDefault="00A71F46" w:rsidP="00A71F46">
      <w:pPr>
        <w:pStyle w:val="Code"/>
        <w:spacing w:line="259" w:lineRule="auto"/>
        <w:rPr>
          <w:ins w:id="8611" w:author="Andreas Kuehne" w:date="2019-05-31T12:40:00Z"/>
        </w:rPr>
      </w:pPr>
      <w:ins w:id="8612" w:author="Andreas Kuehne" w:date="2019-05-31T12:40:00Z">
        <w:r>
          <w:rPr>
            <w:color w:val="31849B" w:themeColor="accent5" w:themeShade="BF"/>
          </w:rPr>
          <w:t xml:space="preserve">        "$ref"</w:t>
        </w:r>
        <w:r>
          <w:t xml:space="preserve">: </w:t>
        </w:r>
        <w:r>
          <w:rPr>
            <w:color w:val="244061" w:themeColor="accent1" w:themeShade="80"/>
          </w:rPr>
          <w:t>"#/definitions/dss2-TransformedDataType"</w:t>
        </w:r>
      </w:ins>
    </w:p>
    <w:p w14:paraId="1AA24960" w14:textId="77777777" w:rsidR="00A71F46" w:rsidRDefault="00A71F46" w:rsidP="00A71F46">
      <w:pPr>
        <w:pStyle w:val="Code"/>
        <w:spacing w:line="259" w:lineRule="auto"/>
        <w:rPr>
          <w:ins w:id="8613" w:author="Andreas Kuehne" w:date="2019-05-31T12:40:00Z"/>
        </w:rPr>
      </w:pPr>
      <w:ins w:id="8614" w:author="Andreas Kuehne" w:date="2019-05-31T12:40:00Z">
        <w:r>
          <w:t xml:space="preserve">      }</w:t>
        </w:r>
      </w:ins>
    </w:p>
    <w:p w14:paraId="5EE594FB" w14:textId="77777777" w:rsidR="00A71F46" w:rsidRDefault="00A71F46" w:rsidP="00A71F46">
      <w:pPr>
        <w:pStyle w:val="Code"/>
        <w:spacing w:line="259" w:lineRule="auto"/>
        <w:rPr>
          <w:ins w:id="8615" w:author="Andreas Kuehne" w:date="2019-05-31T12:40:00Z"/>
        </w:rPr>
      </w:pPr>
      <w:ins w:id="8616" w:author="Andreas Kuehne" w:date="2019-05-31T12:40:00Z">
        <w:r>
          <w:t xml:space="preserve">    },</w:t>
        </w:r>
      </w:ins>
    </w:p>
    <w:p w14:paraId="2891485D" w14:textId="77777777" w:rsidR="00A71F46" w:rsidRDefault="00A71F46" w:rsidP="00A71F46">
      <w:pPr>
        <w:pStyle w:val="Code"/>
        <w:spacing w:line="259" w:lineRule="auto"/>
        <w:rPr>
          <w:ins w:id="8617" w:author="Andreas Kuehne" w:date="2019-05-31T12:40:00Z"/>
        </w:rPr>
      </w:pPr>
      <w:ins w:id="8618" w:author="Andreas Kuehne" w:date="2019-05-31T12:40:00Z">
        <w:r>
          <w:rPr>
            <w:color w:val="31849B" w:themeColor="accent5" w:themeShade="BF"/>
          </w:rPr>
          <w:t xml:space="preserve">    "docHash"</w:t>
        </w:r>
        <w:r>
          <w:t>: {</w:t>
        </w:r>
      </w:ins>
    </w:p>
    <w:p w14:paraId="6891CFD4" w14:textId="77777777" w:rsidR="00A71F46" w:rsidRDefault="00A71F46" w:rsidP="00A71F46">
      <w:pPr>
        <w:pStyle w:val="Code"/>
        <w:spacing w:line="259" w:lineRule="auto"/>
        <w:rPr>
          <w:ins w:id="8619" w:author="Andreas Kuehne" w:date="2019-05-31T12:40:00Z"/>
        </w:rPr>
      </w:pPr>
      <w:ins w:id="8620" w:author="Andreas Kuehne" w:date="2019-05-31T12:40:00Z">
        <w:r>
          <w:rPr>
            <w:color w:val="31849B" w:themeColor="accent5" w:themeShade="BF"/>
          </w:rPr>
          <w:t xml:space="preserve">      "type"</w:t>
        </w:r>
        <w:r>
          <w:t xml:space="preserve">: </w:t>
        </w:r>
        <w:r>
          <w:rPr>
            <w:color w:val="244061" w:themeColor="accent1" w:themeShade="80"/>
          </w:rPr>
          <w:t>"array",</w:t>
        </w:r>
      </w:ins>
    </w:p>
    <w:p w14:paraId="3CDEF320" w14:textId="77777777" w:rsidR="00A71F46" w:rsidRDefault="00A71F46" w:rsidP="00A71F46">
      <w:pPr>
        <w:pStyle w:val="Code"/>
        <w:spacing w:line="259" w:lineRule="auto"/>
        <w:rPr>
          <w:ins w:id="8621" w:author="Andreas Kuehne" w:date="2019-05-31T12:40:00Z"/>
        </w:rPr>
      </w:pPr>
      <w:ins w:id="8622" w:author="Andreas Kuehne" w:date="2019-05-31T12:40:00Z">
        <w:r>
          <w:rPr>
            <w:color w:val="31849B" w:themeColor="accent5" w:themeShade="BF"/>
          </w:rPr>
          <w:t xml:space="preserve">      "items"</w:t>
        </w:r>
        <w:r>
          <w:t>: {</w:t>
        </w:r>
      </w:ins>
    </w:p>
    <w:p w14:paraId="5021D6CF" w14:textId="77777777" w:rsidR="00A71F46" w:rsidRDefault="00A71F46" w:rsidP="00A71F46">
      <w:pPr>
        <w:pStyle w:val="Code"/>
        <w:spacing w:line="259" w:lineRule="auto"/>
        <w:rPr>
          <w:ins w:id="8623" w:author="Andreas Kuehne" w:date="2019-05-31T12:40:00Z"/>
        </w:rPr>
      </w:pPr>
      <w:ins w:id="8624" w:author="Andreas Kuehne" w:date="2019-05-31T12:40:00Z">
        <w:r>
          <w:rPr>
            <w:color w:val="31849B" w:themeColor="accent5" w:themeShade="BF"/>
          </w:rPr>
          <w:t xml:space="preserve">        "$ref"</w:t>
        </w:r>
        <w:r>
          <w:t xml:space="preserve">: </w:t>
        </w:r>
        <w:r>
          <w:rPr>
            <w:color w:val="244061" w:themeColor="accent1" w:themeShade="80"/>
          </w:rPr>
          <w:t>"#/definitions/dss2-DocumentHashType"</w:t>
        </w:r>
      </w:ins>
    </w:p>
    <w:p w14:paraId="3D3AA847" w14:textId="77777777" w:rsidR="00A71F46" w:rsidRDefault="00A71F46" w:rsidP="00A71F46">
      <w:pPr>
        <w:pStyle w:val="Code"/>
        <w:spacing w:line="259" w:lineRule="auto"/>
        <w:rPr>
          <w:ins w:id="8625" w:author="Andreas Kuehne" w:date="2019-05-31T12:40:00Z"/>
        </w:rPr>
      </w:pPr>
      <w:ins w:id="8626" w:author="Andreas Kuehne" w:date="2019-05-31T12:40:00Z">
        <w:r>
          <w:t xml:space="preserve">      }</w:t>
        </w:r>
      </w:ins>
    </w:p>
    <w:p w14:paraId="0E5686E9" w14:textId="77777777" w:rsidR="00A71F46" w:rsidRDefault="00A71F46" w:rsidP="00A71F46">
      <w:pPr>
        <w:pStyle w:val="Code"/>
        <w:spacing w:line="259" w:lineRule="auto"/>
        <w:rPr>
          <w:ins w:id="8627" w:author="Andreas Kuehne" w:date="2019-05-31T12:40:00Z"/>
        </w:rPr>
      </w:pPr>
      <w:ins w:id="8628" w:author="Andreas Kuehne" w:date="2019-05-31T12:40:00Z">
        <w:r>
          <w:lastRenderedPageBreak/>
          <w:t xml:space="preserve">    }</w:t>
        </w:r>
      </w:ins>
    </w:p>
    <w:p w14:paraId="28824754" w14:textId="77777777" w:rsidR="00A71F46" w:rsidRDefault="00A71F46" w:rsidP="00A71F46">
      <w:pPr>
        <w:pStyle w:val="Code"/>
        <w:spacing w:line="259" w:lineRule="auto"/>
        <w:rPr>
          <w:ins w:id="8629" w:author="Andreas Kuehne" w:date="2019-05-31T12:40:00Z"/>
        </w:rPr>
      </w:pPr>
      <w:ins w:id="8630" w:author="Andreas Kuehne" w:date="2019-05-31T12:40:00Z">
        <w:r>
          <w:t xml:space="preserve">  }</w:t>
        </w:r>
      </w:ins>
    </w:p>
    <w:p w14:paraId="28F71B36" w14:textId="77777777" w:rsidR="00A71F46" w:rsidRDefault="00A71F46" w:rsidP="00A71F46">
      <w:pPr>
        <w:pStyle w:val="Code"/>
        <w:spacing w:line="259" w:lineRule="auto"/>
        <w:rPr>
          <w:ins w:id="8631" w:author="Andreas Kuehne" w:date="2019-05-31T12:40:00Z"/>
        </w:rPr>
      </w:pPr>
      <w:ins w:id="8632" w:author="Andreas Kuehne" w:date="2019-05-31T12:40:00Z">
        <w:r>
          <w:t>}</w:t>
        </w:r>
      </w:ins>
    </w:p>
    <w:p w14:paraId="2ADBBB36" w14:textId="77777777" w:rsidR="00A71F46" w:rsidRDefault="00A71F46" w:rsidP="00A71F46">
      <w:pPr>
        <w:rPr>
          <w:ins w:id="8633" w:author="Andreas Kuehne" w:date="2019-05-31T12:40:00Z"/>
        </w:rPr>
      </w:pPr>
      <w:customXmlInsRangeStart w:id="8634" w:author="Andreas Kuehne" w:date="2019-05-31T12:40:00Z"/>
      <w:sdt>
        <w:sdtPr>
          <w:tag w:val="dss2-InputDocumentsType.-jsonSchema"/>
          <w:id w:val="-359822324"/>
          <w:showingPlcHdr/>
        </w:sdtPr>
        <w:sdtContent>
          <w:customXmlInsRangeEnd w:id="8634"/>
          <w:ins w:id="8635" w:author="Andreas Kuehne" w:date="2019-05-31T12:40:00Z">
            <w:r>
              <w:rPr>
                <w:color w:val="19D131"/>
              </w:rPr>
              <w:t>[component InputDocuments JSON schema details]</w:t>
            </w:r>
          </w:ins>
          <w:customXmlInsRangeStart w:id="8636" w:author="Andreas Kuehne" w:date="2019-05-31T12:40:00Z"/>
        </w:sdtContent>
      </w:sdt>
      <w:customXmlInsRangeEnd w:id="8636"/>
    </w:p>
    <w:p w14:paraId="4AA9E33A" w14:textId="77777777" w:rsidR="00A71F46" w:rsidRDefault="00A71F46" w:rsidP="00A71F46">
      <w:pPr>
        <w:pStyle w:val="berschrift4"/>
        <w:numPr>
          <w:ilvl w:val="3"/>
          <w:numId w:val="3"/>
        </w:numPr>
        <w:rPr>
          <w:ins w:id="8637" w:author="Andreas Kuehne" w:date="2019-05-31T12:40:00Z"/>
        </w:rPr>
      </w:pPr>
      <w:ins w:id="8638" w:author="Andreas Kuehne" w:date="2019-05-31T12:40:00Z">
        <w:r>
          <w:t>InputDocuments – XML Syntax</w:t>
        </w:r>
      </w:ins>
    </w:p>
    <w:p w14:paraId="727F1563" w14:textId="77777777" w:rsidR="00A71F46" w:rsidRPr="5404FA76" w:rsidRDefault="00A71F46" w:rsidP="00A71F46">
      <w:pPr>
        <w:rPr>
          <w:ins w:id="8639" w:author="Andreas Kuehne" w:date="2019-05-31T12:40:00Z"/>
        </w:rPr>
      </w:pPr>
      <w:ins w:id="8640" w:author="Andreas Kuehne" w:date="2019-05-31T12:40:00Z">
        <w:r w:rsidRPr="0CCF9147">
          <w:t xml:space="preserve">The XML type </w:t>
        </w:r>
        <w:r w:rsidRPr="002062A5">
          <w:rPr>
            <w:rFonts w:ascii="Courier New" w:eastAsia="Courier New" w:hAnsi="Courier New" w:cs="Courier New"/>
          </w:rPr>
          <w:t>InputDocumentsType</w:t>
        </w:r>
        <w:r w:rsidRPr="0CCF9147">
          <w:t xml:space="preserve"> SHALL implement the requirements defined in the </w:t>
        </w:r>
        <w:r w:rsidRPr="002062A5">
          <w:rPr>
            <w:rFonts w:ascii="Courier New" w:eastAsia="Courier New" w:hAnsi="Courier New" w:cs="Courier New"/>
          </w:rPr>
          <w:t>InputDocuments</w:t>
        </w:r>
        <w:r>
          <w:t xml:space="preserve"> </w:t>
        </w:r>
        <w:r w:rsidRPr="005A6FFD">
          <w:t>component.</w:t>
        </w:r>
      </w:ins>
    </w:p>
    <w:p w14:paraId="106477B2" w14:textId="77777777" w:rsidR="00A71F46" w:rsidRDefault="00A71F46" w:rsidP="00A71F46">
      <w:pPr>
        <w:rPr>
          <w:ins w:id="8641" w:author="Andreas Kuehne" w:date="2019-05-31T12:40:00Z"/>
        </w:rPr>
      </w:pPr>
      <w:ins w:id="8642" w:author="Andreas Kuehne" w:date="2019-05-31T12:40:00Z">
        <w:r w:rsidRPr="005A6FFD">
          <w:rPr>
            <w:rFonts w:eastAsia="Arial"/>
          </w:rPr>
          <w:t xml:space="preserve">The </w:t>
        </w:r>
        <w:r w:rsidRPr="002062A5">
          <w:rPr>
            <w:rFonts w:ascii="Courier New" w:eastAsia="Courier New" w:hAnsi="Courier New" w:cs="Courier New"/>
          </w:rPr>
          <w:t>InputDocumentsType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9509D89" w14:textId="77777777" w:rsidR="00A71F46" w:rsidRDefault="00A71F46" w:rsidP="00A71F46">
      <w:pPr>
        <w:pStyle w:val="Code"/>
        <w:rPr>
          <w:ins w:id="8643" w:author="Andreas Kuehne" w:date="2019-05-31T12:40:00Z"/>
        </w:rPr>
      </w:pPr>
      <w:ins w:id="864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InputDocumentsType</w:t>
        </w:r>
        <w:r>
          <w:rPr>
            <w:color w:val="943634" w:themeColor="accent2" w:themeShade="BF"/>
          </w:rPr>
          <w:t>"</w:t>
        </w:r>
        <w:r>
          <w:rPr>
            <w:color w:val="31849B" w:themeColor="accent5" w:themeShade="BF"/>
          </w:rPr>
          <w:t>&gt;</w:t>
        </w:r>
      </w:ins>
    </w:p>
    <w:p w14:paraId="24B8819D" w14:textId="77777777" w:rsidR="00A71F46" w:rsidRDefault="00A71F46" w:rsidP="00A71F46">
      <w:pPr>
        <w:pStyle w:val="Code"/>
        <w:rPr>
          <w:ins w:id="8645" w:author="Andreas Kuehne" w:date="2019-05-31T12:40:00Z"/>
        </w:rPr>
      </w:pPr>
      <w:ins w:id="8646" w:author="Andreas Kuehne" w:date="2019-05-31T12:40:00Z">
        <w:r>
          <w:rPr>
            <w:color w:val="31849B" w:themeColor="accent5" w:themeShade="BF"/>
          </w:rPr>
          <w:t xml:space="preserve">  &lt;xs:sequence&gt;</w:t>
        </w:r>
      </w:ins>
    </w:p>
    <w:p w14:paraId="55512CCA" w14:textId="77777777" w:rsidR="00A71F46" w:rsidRDefault="00A71F46" w:rsidP="00A71F46">
      <w:pPr>
        <w:pStyle w:val="Code"/>
        <w:rPr>
          <w:ins w:id="8647" w:author="Andreas Kuehne" w:date="2019-05-31T12:40:00Z"/>
        </w:rPr>
      </w:pPr>
      <w:ins w:id="8648"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302989" w14:textId="77777777" w:rsidR="00A71F46" w:rsidRDefault="00A71F46" w:rsidP="00A71F46">
      <w:pPr>
        <w:pStyle w:val="Code"/>
        <w:rPr>
          <w:ins w:id="8649" w:author="Andreas Kuehne" w:date="2019-05-31T12:40:00Z"/>
        </w:rPr>
      </w:pPr>
      <w:ins w:id="865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20B632AE" w14:textId="77777777" w:rsidR="00A71F46" w:rsidRDefault="00A71F46" w:rsidP="00A71F46">
      <w:pPr>
        <w:pStyle w:val="Code"/>
        <w:rPr>
          <w:ins w:id="8651" w:author="Andreas Kuehne" w:date="2019-05-31T12:40:00Z"/>
        </w:rPr>
      </w:pPr>
      <w:ins w:id="8652" w:author="Andreas Kuehne" w:date="2019-05-31T12:40:00Z">
        <w:r>
          <w:rPr>
            <w:color w:val="31849B" w:themeColor="accent5" w:themeShade="BF"/>
          </w:rPr>
          <w:t xml:space="preserve">    &lt;/xs:sequence&gt;</w:t>
        </w:r>
      </w:ins>
    </w:p>
    <w:p w14:paraId="08C302C0" w14:textId="77777777" w:rsidR="00A71F46" w:rsidRDefault="00A71F46" w:rsidP="00A71F46">
      <w:pPr>
        <w:pStyle w:val="Code"/>
        <w:rPr>
          <w:ins w:id="8653" w:author="Andreas Kuehne" w:date="2019-05-31T12:40:00Z"/>
        </w:rPr>
      </w:pPr>
      <w:ins w:id="8654"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4D2271" w14:textId="77777777" w:rsidR="00A71F46" w:rsidRDefault="00A71F46" w:rsidP="00A71F46">
      <w:pPr>
        <w:pStyle w:val="Code"/>
        <w:rPr>
          <w:ins w:id="8655" w:author="Andreas Kuehne" w:date="2019-05-31T12:40:00Z"/>
        </w:rPr>
      </w:pPr>
      <w:ins w:id="865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TransformedData</w:t>
        </w:r>
        <w:r>
          <w:rPr>
            <w:color w:val="943634" w:themeColor="accent2" w:themeShade="BF"/>
          </w:rPr>
          <w:t>" type="</w:t>
        </w:r>
        <w:r>
          <w:rPr>
            <w:color w:val="244061" w:themeColor="accent1" w:themeShade="80"/>
          </w:rPr>
          <w:t>dss2:TransformedDataType</w:t>
        </w:r>
        <w:r>
          <w:rPr>
            <w:color w:val="943634" w:themeColor="accent2" w:themeShade="BF"/>
          </w:rPr>
          <w:t>"</w:t>
        </w:r>
        <w:r>
          <w:rPr>
            <w:color w:val="31849B" w:themeColor="accent5" w:themeShade="BF"/>
          </w:rPr>
          <w:t>/&gt;</w:t>
        </w:r>
      </w:ins>
    </w:p>
    <w:p w14:paraId="762F26B5" w14:textId="77777777" w:rsidR="00A71F46" w:rsidRDefault="00A71F46" w:rsidP="00A71F46">
      <w:pPr>
        <w:pStyle w:val="Code"/>
        <w:rPr>
          <w:ins w:id="8657" w:author="Andreas Kuehne" w:date="2019-05-31T12:40:00Z"/>
        </w:rPr>
      </w:pPr>
      <w:ins w:id="8658" w:author="Andreas Kuehne" w:date="2019-05-31T12:40:00Z">
        <w:r>
          <w:rPr>
            <w:color w:val="31849B" w:themeColor="accent5" w:themeShade="BF"/>
          </w:rPr>
          <w:t xml:space="preserve">    &lt;/xs:sequence&gt;</w:t>
        </w:r>
      </w:ins>
    </w:p>
    <w:p w14:paraId="09ECEFE8" w14:textId="77777777" w:rsidR="00A71F46" w:rsidRDefault="00A71F46" w:rsidP="00A71F46">
      <w:pPr>
        <w:pStyle w:val="Code"/>
        <w:rPr>
          <w:ins w:id="8659" w:author="Andreas Kuehne" w:date="2019-05-31T12:40:00Z"/>
        </w:rPr>
      </w:pPr>
      <w:ins w:id="8660"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1BC5E63" w14:textId="77777777" w:rsidR="00A71F46" w:rsidRDefault="00A71F46" w:rsidP="00A71F46">
      <w:pPr>
        <w:pStyle w:val="Code"/>
        <w:rPr>
          <w:ins w:id="8661" w:author="Andreas Kuehne" w:date="2019-05-31T12:40:00Z"/>
        </w:rPr>
      </w:pPr>
      <w:ins w:id="866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DocumentHash</w:t>
        </w:r>
        <w:r>
          <w:rPr>
            <w:color w:val="943634" w:themeColor="accent2" w:themeShade="BF"/>
          </w:rPr>
          <w:t>" type="</w:t>
        </w:r>
        <w:r>
          <w:rPr>
            <w:color w:val="244061" w:themeColor="accent1" w:themeShade="80"/>
          </w:rPr>
          <w:t>dss2:DocumentHashType</w:t>
        </w:r>
        <w:r>
          <w:rPr>
            <w:color w:val="943634" w:themeColor="accent2" w:themeShade="BF"/>
          </w:rPr>
          <w:t>"</w:t>
        </w:r>
        <w:r>
          <w:rPr>
            <w:color w:val="31849B" w:themeColor="accent5" w:themeShade="BF"/>
          </w:rPr>
          <w:t>/&gt;</w:t>
        </w:r>
      </w:ins>
    </w:p>
    <w:p w14:paraId="127DE445" w14:textId="77777777" w:rsidR="00A71F46" w:rsidRDefault="00A71F46" w:rsidP="00A71F46">
      <w:pPr>
        <w:pStyle w:val="Code"/>
        <w:rPr>
          <w:ins w:id="8663" w:author="Andreas Kuehne" w:date="2019-05-31T12:40:00Z"/>
        </w:rPr>
      </w:pPr>
      <w:ins w:id="8664" w:author="Andreas Kuehne" w:date="2019-05-31T12:40:00Z">
        <w:r>
          <w:rPr>
            <w:color w:val="31849B" w:themeColor="accent5" w:themeShade="BF"/>
          </w:rPr>
          <w:t xml:space="preserve">    &lt;/xs:sequence&gt;</w:t>
        </w:r>
      </w:ins>
    </w:p>
    <w:p w14:paraId="02AAD88D" w14:textId="77777777" w:rsidR="00A71F46" w:rsidRDefault="00A71F46" w:rsidP="00A71F46">
      <w:pPr>
        <w:pStyle w:val="Code"/>
        <w:rPr>
          <w:ins w:id="8665" w:author="Andreas Kuehne" w:date="2019-05-31T12:40:00Z"/>
        </w:rPr>
      </w:pPr>
      <w:ins w:id="8666" w:author="Andreas Kuehne" w:date="2019-05-31T12:40:00Z">
        <w:r>
          <w:rPr>
            <w:color w:val="31849B" w:themeColor="accent5" w:themeShade="BF"/>
          </w:rPr>
          <w:t xml:space="preserve">  &lt;/xs:sequence&gt;</w:t>
        </w:r>
      </w:ins>
    </w:p>
    <w:p w14:paraId="6F425683" w14:textId="77777777" w:rsidR="00A71F46" w:rsidRDefault="00A71F46" w:rsidP="00A71F46">
      <w:pPr>
        <w:pStyle w:val="Code"/>
        <w:rPr>
          <w:ins w:id="8667" w:author="Andreas Kuehne" w:date="2019-05-31T12:40:00Z"/>
        </w:rPr>
      </w:pPr>
      <w:ins w:id="8668" w:author="Andreas Kuehne" w:date="2019-05-31T12:40:00Z">
        <w:r>
          <w:rPr>
            <w:color w:val="31849B" w:themeColor="accent5" w:themeShade="BF"/>
          </w:rPr>
          <w:t>&lt;/xs:complexType&gt;</w:t>
        </w:r>
      </w:ins>
    </w:p>
    <w:p w14:paraId="5EFDCFC2" w14:textId="77777777" w:rsidR="00A71F46" w:rsidRDefault="00A71F46" w:rsidP="00A71F46">
      <w:pPr>
        <w:spacing w:line="259" w:lineRule="auto"/>
        <w:rPr>
          <w:ins w:id="8669" w:author="Andreas Kuehne" w:date="2019-05-31T12:40:00Z"/>
        </w:rPr>
      </w:pPr>
      <w:ins w:id="8670" w:author="Andreas Kuehne" w:date="2019-05-31T12:40:00Z">
        <w:r>
          <w:t>Each child element of</w:t>
        </w:r>
        <w:r w:rsidRPr="71C71F8C">
          <w:t xml:space="preserve"> </w:t>
        </w:r>
        <w:r w:rsidRPr="002062A5">
          <w:rPr>
            <w:rFonts w:ascii="Courier New" w:eastAsia="Courier New" w:hAnsi="Courier New" w:cs="Courier New"/>
          </w:rPr>
          <w:t>InputDocumentsType</w:t>
        </w:r>
        <w:r w:rsidRPr="71C71F8C">
          <w:t xml:space="preserve"> </w:t>
        </w:r>
        <w:r>
          <w:t xml:space="preserve">XML element SHALL implement in XML syntax the sub-component that has a name equal to its local name. </w:t>
        </w:r>
      </w:ins>
      <w:customXmlInsRangeStart w:id="8671" w:author="Andreas Kuehne" w:date="2019-05-31T12:40:00Z"/>
      <w:sdt>
        <w:sdtPr>
          <w:tag w:val="dss2-InputDocumentsType.-xmlSchema"/>
          <w:id w:val="39717022"/>
          <w:showingPlcHdr/>
        </w:sdtPr>
        <w:sdtContent>
          <w:customXmlInsRangeEnd w:id="8671"/>
          <w:ins w:id="8672" w:author="Andreas Kuehne" w:date="2019-05-31T12:40:00Z">
            <w:r>
              <w:rPr>
                <w:color w:val="19D131"/>
              </w:rPr>
              <w:t>[component InputDocuments XML schema details]</w:t>
            </w:r>
          </w:ins>
          <w:customXmlInsRangeStart w:id="8673" w:author="Andreas Kuehne" w:date="2019-05-31T12:40:00Z"/>
        </w:sdtContent>
      </w:sdt>
      <w:customXmlInsRangeEnd w:id="8673"/>
    </w:p>
    <w:p w14:paraId="4A183319" w14:textId="77777777" w:rsidR="00A71F46" w:rsidRDefault="00A71F46" w:rsidP="00A71F46">
      <w:pPr>
        <w:pStyle w:val="berschrift3"/>
        <w:numPr>
          <w:ilvl w:val="2"/>
          <w:numId w:val="3"/>
        </w:numPr>
        <w:rPr>
          <w:ins w:id="8674" w:author="Andreas Kuehne" w:date="2019-05-31T12:40:00Z"/>
        </w:rPr>
      </w:pPr>
      <w:ins w:id="8675" w:author="Andreas Kuehne" w:date="2019-05-31T12:40:00Z">
        <w:r>
          <w:t>Component DocumentBase</w:t>
        </w:r>
      </w:ins>
    </w:p>
    <w:p w14:paraId="1D6D15F5" w14:textId="77777777" w:rsidR="00A71F46" w:rsidRDefault="00A71F46" w:rsidP="00A71F46">
      <w:pPr>
        <w:rPr>
          <w:ins w:id="8676" w:author="Andreas Kuehne" w:date="2019-05-31T12:40:00Z"/>
        </w:rPr>
      </w:pPr>
      <w:customXmlInsRangeStart w:id="8677" w:author="Andreas Kuehne" w:date="2019-05-31T12:40:00Z"/>
      <w:sdt>
        <w:sdtPr>
          <w:tag w:val="dss2-DocumentBaseType.-normative"/>
          <w:id w:val="-706875116"/>
        </w:sdtPr>
        <w:sdtContent>
          <w:customXmlInsRangeEnd w:id="8677"/>
          <w:ins w:id="8678" w:author="Andreas Kuehne" w:date="2019-05-31T12:40:00Z">
            <w:r w:rsidRPr="003A06D0">
              <w:rPr>
                <w:color w:val="19D131"/>
                <w:szCs w:val="20"/>
                <w:lang w:val="en-GB"/>
              </w:rPr>
              <w:t xml:space="preserve">The </w:t>
            </w:r>
            <w:r w:rsidRPr="003A06D0">
              <w:rPr>
                <w:bCs/>
                <w:color w:val="19D131"/>
                <w:szCs w:val="20"/>
                <w:lang w:val="en-GB"/>
              </w:rPr>
              <w:t xml:space="preserve">DocumentBaseType forwards its </w:t>
            </w:r>
            <w:r w:rsidRPr="003A06D0">
              <w:rPr>
                <w:color w:val="19D131"/>
                <w:szCs w:val="20"/>
                <w:lang w:val="en-GB"/>
              </w:rPr>
              <w:t xml:space="preserve">elements to the components </w:t>
            </w:r>
            <w:r w:rsidRPr="003A06D0">
              <w:rPr>
                <w:rFonts w:ascii="Courier New" w:hAnsi="Courier New" w:cs="Courier New"/>
                <w:color w:val="19D131"/>
                <w:szCs w:val="20"/>
                <w:lang w:val="en-GB"/>
              </w:rPr>
              <w:t>DocumentType</w:t>
            </w:r>
            <w:r w:rsidRPr="003A06D0">
              <w:rPr>
                <w:color w:val="19D131"/>
                <w:szCs w:val="20"/>
                <w:lang w:val="en-GB"/>
              </w:rPr>
              <w:t xml:space="preserve">, </w:t>
            </w:r>
            <w:r w:rsidRPr="003A06D0">
              <w:rPr>
                <w:rFonts w:ascii="Courier New" w:hAnsi="Courier New" w:cs="Courier New"/>
                <w:color w:val="19D131"/>
                <w:szCs w:val="20"/>
                <w:lang w:val="en-GB"/>
              </w:rPr>
              <w:t xml:space="preserve">TransformedDataType </w:t>
            </w:r>
            <w:r w:rsidRPr="003A06D0">
              <w:rPr>
                <w:color w:val="19D131"/>
                <w:szCs w:val="20"/>
                <w:lang w:val="en-GB"/>
              </w:rPr>
              <w:t xml:space="preserve">and </w:t>
            </w:r>
            <w:r w:rsidRPr="003A06D0">
              <w:rPr>
                <w:rFonts w:ascii="Courier New" w:hAnsi="Courier New" w:cs="Courier New"/>
                <w:color w:val="19D131"/>
                <w:szCs w:val="20"/>
                <w:lang w:val="en-GB"/>
              </w:rPr>
              <w:t>DocumentHashType</w:t>
            </w:r>
            <w:r w:rsidRPr="003A06D0">
              <w:rPr>
                <w:color w:val="19D131"/>
                <w:szCs w:val="20"/>
                <w:lang w:val="en-GB"/>
              </w:rPr>
              <w:t xml:space="preserve">. The </w:t>
            </w:r>
            <w:r w:rsidRPr="003A06D0">
              <w:rPr>
                <w:bCs/>
                <w:color w:val="19D131"/>
                <w:szCs w:val="20"/>
                <w:lang w:val="en-GB"/>
              </w:rPr>
              <w:t>DocumentBaseType</w:t>
            </w:r>
            <w:r w:rsidRPr="003A06D0">
              <w:rPr>
                <w:color w:val="19D131"/>
                <w:szCs w:val="20"/>
                <w:lang w:val="en-GB"/>
              </w:rPr>
              <w:t xml:space="preserve"> contains the basic information shared by the inheriting components and remaining persistent during the process from input document retrieval until digest calculation for the relevant document.</w:t>
            </w:r>
          </w:ins>
          <w:customXmlInsRangeStart w:id="8679" w:author="Andreas Kuehne" w:date="2019-05-31T12:40:00Z"/>
        </w:sdtContent>
      </w:sdt>
      <w:customXmlInsRangeEnd w:id="8679"/>
    </w:p>
    <w:p w14:paraId="7CF0239A" w14:textId="77777777" w:rsidR="00A71F46" w:rsidRDefault="00A71F46" w:rsidP="00A71F46">
      <w:pPr>
        <w:rPr>
          <w:ins w:id="8680" w:author="Andreas Kuehne" w:date="2019-05-31T12:40:00Z"/>
        </w:rPr>
      </w:pPr>
      <w:ins w:id="8681" w:author="Andreas Kuehne" w:date="2019-05-31T12:40:00Z">
        <w:r>
          <w:t>Below follows a list of the sub-components that constitute this component:</w:t>
        </w:r>
      </w:ins>
    </w:p>
    <w:p w14:paraId="2392D5B7" w14:textId="77777777" w:rsidR="00A71F46" w:rsidRDefault="00A71F46" w:rsidP="00A71F46">
      <w:pPr>
        <w:pStyle w:val="Member"/>
        <w:rPr>
          <w:ins w:id="8682" w:author="Andreas Kuehne" w:date="2019-05-31T12:40:00Z"/>
        </w:rPr>
      </w:pPr>
      <w:ins w:id="8683" w:author="Andreas Kuehne" w:date="2019-05-31T12:40:00Z">
        <w:r>
          <w:lastRenderedPageBreak/>
          <w:t xml:space="preserve">The OPTIONAL </w:t>
        </w:r>
        <w:r w:rsidRPr="35C1378D">
          <w:rPr>
            <w:rStyle w:val="Datatype"/>
          </w:rPr>
          <w:t>Id</w:t>
        </w:r>
        <w:r>
          <w:t xml:space="preserve"> element, if present, MUST contain one instance of a unique identifier. </w:t>
        </w:r>
      </w:ins>
      <w:customXmlInsRangeStart w:id="8684" w:author="Andreas Kuehne" w:date="2019-05-31T12:40:00Z"/>
      <w:sdt>
        <w:sdtPr>
          <w:alias w:val="dss2-DocumentBaseType.ID"/>
          <w:tag w:val="dss2-DocumentBaseType.Id"/>
          <w:id w:val="-27270377"/>
        </w:sdtPr>
        <w:sdtContent>
          <w:customXmlInsRangeEnd w:id="8684"/>
          <w:ins w:id="8685" w:author="Andreas Kuehne" w:date="2019-05-31T12:40:00Z">
            <w:r w:rsidRPr="003A06D0">
              <w:rPr>
                <w:color w:val="19D131"/>
                <w:lang w:val="en-GB"/>
              </w:rPr>
              <w:t>This identifier gives the input document a unique label within a particular request message. Through this identifier, an optional input can refer to a single input document. Using this identifier and the IdRef element it is possible to avoid redundant content.</w:t>
            </w:r>
          </w:ins>
          <w:customXmlInsRangeStart w:id="8686" w:author="Andreas Kuehne" w:date="2019-05-31T12:40:00Z"/>
        </w:sdtContent>
      </w:sdt>
      <w:customXmlInsRangeEnd w:id="8686"/>
    </w:p>
    <w:p w14:paraId="531D903E" w14:textId="77777777" w:rsidR="00A71F46" w:rsidRDefault="00A71F46" w:rsidP="00A71F46">
      <w:pPr>
        <w:pStyle w:val="Member"/>
        <w:rPr>
          <w:ins w:id="8687" w:author="Andreas Kuehne" w:date="2019-05-31T12:40:00Z"/>
        </w:rPr>
      </w:pPr>
      <w:ins w:id="8688" w:author="Andreas Kuehne" w:date="2019-05-31T12:40:00Z">
        <w:r>
          <w:t xml:space="preserve">The OPTIONAL </w:t>
        </w:r>
        <w:r w:rsidRPr="35C1378D">
          <w:rPr>
            <w:rStyle w:val="Datatype"/>
          </w:rPr>
          <w:t>RefURI</w:t>
        </w:r>
        <w:r>
          <w:t xml:space="preserve"> element, if present, MUST contain one instance of a URI. </w:t>
        </w:r>
      </w:ins>
      <w:customXmlInsRangeStart w:id="8689" w:author="Andreas Kuehne" w:date="2019-05-31T12:40:00Z"/>
      <w:sdt>
        <w:sdtPr>
          <w:alias w:val="dss2-DocumentBaseType.refURI"/>
          <w:tag w:val="dss2-DocumentBaseType.RefURI"/>
          <w:id w:val="1365167289"/>
        </w:sdtPr>
        <w:sdtContent>
          <w:customXmlInsRangeEnd w:id="8689"/>
          <w:ins w:id="8690"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URI </w:t>
            </w:r>
            <w:r w:rsidRPr="003A06D0">
              <w:rPr>
                <w:color w:val="19D131"/>
                <w:szCs w:val="20"/>
                <w:lang w:val="en-GB"/>
              </w:rPr>
              <w:t xml:space="preserve">attribute when referring to this input document. The </w:t>
            </w:r>
            <w:r w:rsidRPr="003A06D0">
              <w:rPr>
                <w:rFonts w:ascii="Courier New" w:hAnsi="Courier New" w:cs="Courier New"/>
                <w:color w:val="19D131"/>
                <w:szCs w:val="20"/>
                <w:lang w:val="en-GB"/>
              </w:rPr>
              <w:t xml:space="preserve">RefURI </w:t>
            </w:r>
            <w:r w:rsidRPr="003A06D0">
              <w:rPr>
                <w:color w:val="19D131"/>
                <w:lang w:val="en-GB"/>
              </w:rPr>
              <w:t>element</w:t>
            </w:r>
            <w:r w:rsidRPr="003A06D0">
              <w:rPr>
                <w:color w:val="19D131"/>
                <w:szCs w:val="20"/>
                <w:lang w:val="en-GB"/>
              </w:rPr>
              <w:t xml:space="preserve"> SHOULD be specified. Not more than one </w:t>
            </w:r>
            <w:r w:rsidRPr="003A06D0">
              <w:rPr>
                <w:rFonts w:ascii="Courier New" w:hAnsi="Courier New" w:cs="Courier New"/>
                <w:color w:val="19D131"/>
                <w:szCs w:val="20"/>
                <w:lang w:val="en-GB"/>
              </w:rPr>
              <w:t xml:space="preserve">RefURI </w:t>
            </w:r>
            <w:r w:rsidRPr="003A06D0">
              <w:rPr>
                <w:color w:val="19D131"/>
                <w:lang w:val="en-GB"/>
              </w:rPr>
              <w:t xml:space="preserve">element </w:t>
            </w:r>
            <w:r w:rsidRPr="003A06D0">
              <w:rPr>
                <w:color w:val="19D131"/>
                <w:szCs w:val="20"/>
                <w:lang w:val="en-GB"/>
              </w:rPr>
              <w:t>may be omitted in a single signing request.</w:t>
            </w:r>
          </w:ins>
          <w:customXmlInsRangeStart w:id="8691" w:author="Andreas Kuehne" w:date="2019-05-31T12:40:00Z"/>
        </w:sdtContent>
      </w:sdt>
      <w:customXmlInsRangeEnd w:id="8691"/>
    </w:p>
    <w:p w14:paraId="30336E4B" w14:textId="77777777" w:rsidR="00A71F46" w:rsidRDefault="00A71F46" w:rsidP="00A71F46">
      <w:pPr>
        <w:pStyle w:val="Member"/>
        <w:rPr>
          <w:ins w:id="8692" w:author="Andreas Kuehne" w:date="2019-05-31T12:40:00Z"/>
        </w:rPr>
      </w:pPr>
      <w:ins w:id="8693" w:author="Andreas Kuehne" w:date="2019-05-31T12:40:00Z">
        <w:r>
          <w:t xml:space="preserve">The OPTIONAL </w:t>
        </w:r>
        <w:r w:rsidRPr="35C1378D">
          <w:rPr>
            <w:rStyle w:val="Datatype"/>
          </w:rPr>
          <w:t>RefType</w:t>
        </w:r>
        <w:r>
          <w:t xml:space="preserve"> element, if present, MUST contain one instance of a URI. </w:t>
        </w:r>
      </w:ins>
      <w:customXmlInsRangeStart w:id="8694" w:author="Andreas Kuehne" w:date="2019-05-31T12:40:00Z"/>
      <w:sdt>
        <w:sdtPr>
          <w:alias w:val="dss2-DocumentBaseType.refType"/>
          <w:tag w:val="dss2-DocumentBaseType.RefType"/>
          <w:id w:val="1031532443"/>
        </w:sdtPr>
        <w:sdtContent>
          <w:customXmlInsRangeEnd w:id="8694"/>
          <w:ins w:id="8695"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Type </w:t>
            </w:r>
            <w:r w:rsidRPr="003A06D0">
              <w:rPr>
                <w:color w:val="19D131"/>
                <w:szCs w:val="20"/>
                <w:lang w:val="en-GB"/>
              </w:rPr>
              <w:t>attribute when referring to this input document.</w:t>
            </w:r>
          </w:ins>
          <w:customXmlInsRangeStart w:id="8696" w:author="Andreas Kuehne" w:date="2019-05-31T12:40:00Z"/>
        </w:sdtContent>
      </w:sdt>
      <w:customXmlInsRangeEnd w:id="8696"/>
    </w:p>
    <w:p w14:paraId="401B0FEF" w14:textId="77777777" w:rsidR="00A71F46" w:rsidRDefault="00A71F46" w:rsidP="00A71F46">
      <w:pPr>
        <w:pStyle w:val="Member"/>
        <w:rPr>
          <w:ins w:id="8697" w:author="Andreas Kuehne" w:date="2019-05-31T12:40:00Z"/>
        </w:rPr>
      </w:pPr>
      <w:ins w:id="8698"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8699" w:author="Andreas Kuehne" w:date="2019-05-31T12:40:00Z"/>
      <w:sdt>
        <w:sdtPr>
          <w:alias w:val="dss2-DocumentBaseType.schemaRefs"/>
          <w:tag w:val="dss2-DocumentBaseType.SchemaRefs"/>
          <w:id w:val="1948423085"/>
        </w:sdtPr>
        <w:sdtContent>
          <w:customXmlInsRangeEnd w:id="8699"/>
          <w:ins w:id="8700"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 during parsing and for XPath evaluation. If anything else but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are referred to, the server MUST report an error. If a referred to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ResultMessage</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referred to by </w:t>
            </w:r>
            <w:r w:rsidRPr="003A06D0">
              <w:rPr>
                <w:rStyle w:val="Datatype"/>
                <w:lang w:val="en-GB"/>
              </w:rPr>
              <w:t>SchemaRefs</w:t>
            </w:r>
            <w:r w:rsidRPr="003A06D0">
              <w:rPr>
                <w:color w:val="19D131"/>
                <w:szCs w:val="20"/>
                <w:lang w:val="en-GB"/>
              </w:rPr>
              <w:t xml:space="preserve">. If a </w:t>
            </w:r>
            <w:r w:rsidRPr="003A06D0">
              <w:rPr>
                <w:rStyle w:val="Datatype"/>
                <w:lang w:val="en-GB"/>
              </w:rPr>
              <w:t>Schemas</w:t>
            </w:r>
            <w:r w:rsidRPr="003A06D0">
              <w:rPr>
                <w:color w:val="19D131"/>
                <w:szCs w:val="20"/>
                <w:lang w:val="en-GB"/>
              </w:rPr>
              <w:t xml:space="preserve"> element is referred to first by </w:t>
            </w:r>
            <w:r w:rsidRPr="003A06D0">
              <w:rPr>
                <w:rStyle w:val="Datatype"/>
                <w:lang w:val="en-GB"/>
              </w:rPr>
              <w:t>SchemaRefs</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inside </w:t>
            </w:r>
            <w:r w:rsidRPr="003A06D0">
              <w:rPr>
                <w:rStyle w:val="Datatype"/>
                <w:lang w:val="en-GB"/>
              </w:rPr>
              <w:t>SchemaRefs</w:t>
            </w:r>
            <w:r w:rsidRPr="003A06D0">
              <w:rPr>
                <w:color w:val="19D131"/>
                <w:szCs w:val="20"/>
                <w:lang w:val="en-GB"/>
              </w:rPr>
              <w:t xml:space="preserve">. In both cases, the remaining schemas may occur in any order and are used either directly or indirectly by the first schema. If present, the server MUST use the schemas to identify the </w:t>
            </w:r>
            <w:r w:rsidRPr="003A06D0">
              <w:rPr>
                <w:rStyle w:val="Datatype"/>
                <w:lang w:val="en-GB"/>
              </w:rPr>
              <w:t>Id</w:t>
            </w:r>
            <w:r w:rsidRPr="003A06D0">
              <w:rPr>
                <w:color w:val="19D131"/>
                <w:szCs w:val="20"/>
                <w:lang w:val="en-GB"/>
              </w:rPr>
              <w:t xml:space="preserve"> element and MAY also perform complete validation against the schemas.</w:t>
            </w:r>
          </w:ins>
          <w:customXmlInsRangeStart w:id="8701" w:author="Andreas Kuehne" w:date="2019-05-31T12:40:00Z"/>
        </w:sdtContent>
      </w:sdt>
      <w:customXmlInsRangeEnd w:id="8701"/>
    </w:p>
    <w:p w14:paraId="693F11BF" w14:textId="77777777" w:rsidR="00A71F46" w:rsidRDefault="00A71F46" w:rsidP="00A71F46">
      <w:pPr>
        <w:pStyle w:val="Non-normativeCommentHeading"/>
        <w:rPr>
          <w:ins w:id="8702" w:author="Andreas Kuehne" w:date="2019-05-31T12:40:00Z"/>
        </w:rPr>
      </w:pPr>
      <w:ins w:id="8703" w:author="Andreas Kuehne" w:date="2019-05-31T12:40:00Z">
        <w:r>
          <w:t>Non-normative Comment:</w:t>
        </w:r>
      </w:ins>
    </w:p>
    <w:p w14:paraId="3398C8FE" w14:textId="77777777" w:rsidR="00A71F46" w:rsidRDefault="00A71F46" w:rsidP="00A71F46">
      <w:pPr>
        <w:pStyle w:val="Non-normativeComment"/>
        <w:rPr>
          <w:ins w:id="8704" w:author="Andreas Kuehne" w:date="2019-05-31T12:40:00Z"/>
        </w:rPr>
      </w:pPr>
      <w:customXmlInsRangeStart w:id="8705" w:author="Andreas Kuehne" w:date="2019-05-31T12:40:00Z"/>
      <w:sdt>
        <w:sdtPr>
          <w:tag w:val="dss2-DocumentBaseType.-nonNormative"/>
          <w:id w:val="-1246095725"/>
        </w:sdtPr>
        <w:sdtContent>
          <w:customXmlInsRangeEnd w:id="8705"/>
          <w:ins w:id="8706" w:author="Andreas Kuehne" w:date="2019-05-31T12:40:00Z">
            <w:r w:rsidRPr="003A06D0">
              <w:rPr>
                <w:color w:val="19D131"/>
                <w:lang w:val="en-GB"/>
              </w:rPr>
              <w:t xml:space="preserve">It is recommended to use </w:t>
            </w:r>
            <w:r w:rsidRPr="003A06D0">
              <w:rPr>
                <w:rStyle w:val="Datatype"/>
                <w:lang w:val="en-GB"/>
              </w:rPr>
              <w:t>xml:id</w:t>
            </w:r>
            <w:r w:rsidRPr="003A06D0">
              <w:rPr>
                <w:color w:val="19D131"/>
                <w:lang w:val="en-GB"/>
              </w:rPr>
              <w:t xml:space="preserve"> as defined in [xml:id] as id in the payload being referenced by a </w:t>
            </w:r>
            <w:r w:rsidRPr="003A06D0">
              <w:rPr>
                <w:rStyle w:val="Datatype"/>
                <w:lang w:val="en-GB"/>
              </w:rPr>
              <w:t>&lt;ds:Reference&gt;</w:t>
            </w:r>
            <w:r w:rsidRPr="003A06D0">
              <w:rPr>
                <w:color w:val="19D131"/>
                <w:lang w:val="en-GB"/>
              </w:rPr>
              <w:t xml:space="preserve">, because the schema then does not have to be supplied for identifying the </w:t>
            </w:r>
            <w:r w:rsidRPr="003A06D0">
              <w:rPr>
                <w:rStyle w:val="Datatype"/>
                <w:lang w:val="en-GB"/>
              </w:rPr>
              <w:t>ID</w:t>
            </w:r>
            <w:r w:rsidRPr="003A06D0">
              <w:rPr>
                <w:color w:val="19D131"/>
                <w:lang w:val="en-GB"/>
              </w:rPr>
              <w:t xml:space="preserve"> attributes.</w:t>
            </w:r>
          </w:ins>
          <w:customXmlInsRangeStart w:id="8707" w:author="Andreas Kuehne" w:date="2019-05-31T12:40:00Z"/>
        </w:sdtContent>
      </w:sdt>
      <w:customXmlInsRangeEnd w:id="8707"/>
    </w:p>
    <w:p w14:paraId="076394BD" w14:textId="77777777" w:rsidR="00A71F46" w:rsidRDefault="00A71F46" w:rsidP="00A71F46">
      <w:pPr>
        <w:pStyle w:val="berschrift4"/>
        <w:numPr>
          <w:ilvl w:val="3"/>
          <w:numId w:val="3"/>
        </w:numPr>
        <w:rPr>
          <w:ins w:id="8708" w:author="Andreas Kuehne" w:date="2019-05-31T12:40:00Z"/>
        </w:rPr>
      </w:pPr>
      <w:ins w:id="8709" w:author="Andreas Kuehne" w:date="2019-05-31T12:40:00Z">
        <w:r>
          <w:t>DocumentBase – JSON Syntax</w:t>
        </w:r>
      </w:ins>
    </w:p>
    <w:p w14:paraId="124DCFAF" w14:textId="77777777" w:rsidR="00A71F46" w:rsidRPr="0248A3D1" w:rsidRDefault="00A71F46" w:rsidP="00A71F46">
      <w:pPr>
        <w:rPr>
          <w:ins w:id="8710" w:author="Andreas Kuehne" w:date="2019-05-31T12:40:00Z"/>
        </w:rPr>
      </w:pPr>
      <w:ins w:id="8711"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DocumentBase</w:t>
        </w:r>
        <w:r>
          <w:t xml:space="preserve"> component.</w:t>
        </w:r>
      </w:ins>
    </w:p>
    <w:p w14:paraId="4E2528D1" w14:textId="77777777" w:rsidR="00A71F46" w:rsidRPr="C2430093" w:rsidRDefault="00A71F46" w:rsidP="00A71F46">
      <w:pPr>
        <w:spacing w:line="259" w:lineRule="auto"/>
        <w:rPr>
          <w:ins w:id="8712" w:author="Andreas Kuehne" w:date="2019-05-31T12:40:00Z"/>
          <w:rFonts w:eastAsia="Arial" w:cs="Arial"/>
          <w:sz w:val="22"/>
          <w:szCs w:val="22"/>
        </w:rPr>
      </w:pPr>
      <w:ins w:id="871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242B397D" w14:textId="77777777" w:rsidTr="00A71F46">
        <w:trPr>
          <w:cnfStyle w:val="100000000000" w:firstRow="1" w:lastRow="0" w:firstColumn="0" w:lastColumn="0" w:oddVBand="0" w:evenVBand="0" w:oddHBand="0" w:evenHBand="0" w:firstRowFirstColumn="0" w:firstRowLastColumn="0" w:lastRowFirstColumn="0" w:lastRowLastColumn="0"/>
          <w:ins w:id="87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9BB544" w14:textId="77777777" w:rsidR="00A71F46" w:rsidRDefault="00A71F46" w:rsidP="00A71F46">
            <w:pPr>
              <w:pStyle w:val="Beschriftung"/>
              <w:rPr>
                <w:ins w:id="8715" w:author="Andreas Kuehne" w:date="2019-05-31T12:40:00Z"/>
              </w:rPr>
            </w:pPr>
            <w:ins w:id="8716" w:author="Andreas Kuehne" w:date="2019-05-31T12:40:00Z">
              <w:r>
                <w:t>Element</w:t>
              </w:r>
            </w:ins>
          </w:p>
        </w:tc>
        <w:tc>
          <w:tcPr>
            <w:tcW w:w="4675" w:type="dxa"/>
          </w:tcPr>
          <w:p w14:paraId="2A85B54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717" w:author="Andreas Kuehne" w:date="2019-05-31T12:40:00Z"/>
              </w:rPr>
            </w:pPr>
            <w:ins w:id="8718" w:author="Andreas Kuehne" w:date="2019-05-31T12:40:00Z">
              <w:r>
                <w:t>Implementing JSON member name</w:t>
              </w:r>
            </w:ins>
          </w:p>
        </w:tc>
        <w:tc>
          <w:tcPr>
            <w:tcW w:w="4675" w:type="dxa"/>
          </w:tcPr>
          <w:p w14:paraId="6688A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719" w:author="Andreas Kuehne" w:date="2019-05-31T12:40:00Z"/>
              </w:rPr>
            </w:pPr>
            <w:ins w:id="8720" w:author="Andreas Kuehne" w:date="2019-05-31T12:40:00Z">
              <w:r>
                <w:t>Comments</w:t>
              </w:r>
            </w:ins>
          </w:p>
        </w:tc>
      </w:tr>
      <w:tr w:rsidR="00A71F46" w14:paraId="334B313B" w14:textId="77777777" w:rsidTr="00A71F46">
        <w:trPr>
          <w:ins w:id="87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493964" w14:textId="77777777" w:rsidR="00A71F46" w:rsidRPr="002062A5" w:rsidRDefault="00A71F46" w:rsidP="00A71F46">
            <w:pPr>
              <w:pStyle w:val="Beschriftung"/>
              <w:rPr>
                <w:ins w:id="8722" w:author="Andreas Kuehne" w:date="2019-05-31T12:40:00Z"/>
                <w:rStyle w:val="Datatype"/>
                <w:b w:val="0"/>
                <w:bCs w:val="0"/>
              </w:rPr>
            </w:pPr>
            <w:ins w:id="8723" w:author="Andreas Kuehne" w:date="2019-05-31T12:40:00Z">
              <w:r w:rsidRPr="002062A5">
                <w:rPr>
                  <w:rStyle w:val="Datatype"/>
                </w:rPr>
                <w:t>Id</w:t>
              </w:r>
            </w:ins>
          </w:p>
        </w:tc>
        <w:tc>
          <w:tcPr>
            <w:tcW w:w="4675" w:type="dxa"/>
          </w:tcPr>
          <w:p w14:paraId="792B880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724" w:author="Andreas Kuehne" w:date="2019-05-31T12:40:00Z"/>
                <w:rStyle w:val="Datatype"/>
              </w:rPr>
            </w:pPr>
            <w:ins w:id="8725" w:author="Andreas Kuehne" w:date="2019-05-31T12:40:00Z">
              <w:r w:rsidRPr="002062A5">
                <w:rPr>
                  <w:rStyle w:val="Datatype"/>
                </w:rPr>
                <w:t>ID</w:t>
              </w:r>
            </w:ins>
          </w:p>
        </w:tc>
        <w:tc>
          <w:tcPr>
            <w:tcW w:w="4675" w:type="dxa"/>
          </w:tcPr>
          <w:p w14:paraId="160E07B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726" w:author="Andreas Kuehne" w:date="2019-05-31T12:40:00Z"/>
              </w:rPr>
            </w:pPr>
            <w:customXmlInsRangeStart w:id="8727" w:author="Andreas Kuehne" w:date="2019-05-31T12:40:00Z"/>
            <w:sdt>
              <w:sdtPr>
                <w:alias w:val="dss2-DocumentBaseType.ID"/>
                <w:tag w:val="dss2-DocumentBaseType.-jsonComment.Id"/>
                <w:id w:val="1237207134"/>
                <w:showingPlcHdr/>
              </w:sdtPr>
              <w:sdtContent>
                <w:customXmlInsRangeEnd w:id="8727"/>
                <w:ins w:id="8728" w:author="Andreas Kuehne" w:date="2019-05-31T12:40:00Z">
                  <w:r>
                    <w:rPr>
                      <w:color w:val="19D131"/>
                    </w:rPr>
                    <w:t>[]</w:t>
                  </w:r>
                </w:ins>
                <w:customXmlInsRangeStart w:id="8729" w:author="Andreas Kuehne" w:date="2019-05-31T12:40:00Z"/>
              </w:sdtContent>
            </w:sdt>
            <w:customXmlInsRangeEnd w:id="8729"/>
          </w:p>
        </w:tc>
      </w:tr>
      <w:tr w:rsidR="00A71F46" w14:paraId="421608F5" w14:textId="77777777" w:rsidTr="00A71F46">
        <w:trPr>
          <w:ins w:id="87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C62EC" w14:textId="77777777" w:rsidR="00A71F46" w:rsidRPr="002062A5" w:rsidRDefault="00A71F46" w:rsidP="00A71F46">
            <w:pPr>
              <w:pStyle w:val="Beschriftung"/>
              <w:rPr>
                <w:ins w:id="8731" w:author="Andreas Kuehne" w:date="2019-05-31T12:40:00Z"/>
                <w:rStyle w:val="Datatype"/>
                <w:b w:val="0"/>
                <w:bCs w:val="0"/>
              </w:rPr>
            </w:pPr>
            <w:ins w:id="8732" w:author="Andreas Kuehne" w:date="2019-05-31T12:40:00Z">
              <w:r w:rsidRPr="002062A5">
                <w:rPr>
                  <w:rStyle w:val="Datatype"/>
                </w:rPr>
                <w:t>RefURI</w:t>
              </w:r>
            </w:ins>
          </w:p>
        </w:tc>
        <w:tc>
          <w:tcPr>
            <w:tcW w:w="4675" w:type="dxa"/>
          </w:tcPr>
          <w:p w14:paraId="7E5BE4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733" w:author="Andreas Kuehne" w:date="2019-05-31T12:40:00Z"/>
                <w:rStyle w:val="Datatype"/>
              </w:rPr>
            </w:pPr>
            <w:ins w:id="8734" w:author="Andreas Kuehne" w:date="2019-05-31T12:40:00Z">
              <w:r w:rsidRPr="002062A5">
                <w:rPr>
                  <w:rStyle w:val="Datatype"/>
                </w:rPr>
                <w:t>refURI</w:t>
              </w:r>
            </w:ins>
          </w:p>
        </w:tc>
        <w:tc>
          <w:tcPr>
            <w:tcW w:w="4675" w:type="dxa"/>
          </w:tcPr>
          <w:p w14:paraId="265265BF"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735" w:author="Andreas Kuehne" w:date="2019-05-31T12:40:00Z"/>
              </w:rPr>
            </w:pPr>
            <w:customXmlInsRangeStart w:id="8736" w:author="Andreas Kuehne" w:date="2019-05-31T12:40:00Z"/>
            <w:sdt>
              <w:sdtPr>
                <w:alias w:val="dss2-DocumentBaseType.refURI"/>
                <w:tag w:val="dss2-DocumentBaseType.-jsonComment.RefURI"/>
                <w:id w:val="1197273328"/>
                <w:showingPlcHdr/>
              </w:sdtPr>
              <w:sdtContent>
                <w:customXmlInsRangeEnd w:id="8736"/>
                <w:ins w:id="8737" w:author="Andreas Kuehne" w:date="2019-05-31T12:40:00Z">
                  <w:r>
                    <w:rPr>
                      <w:color w:val="19D131"/>
                    </w:rPr>
                    <w:t>[]</w:t>
                  </w:r>
                </w:ins>
                <w:customXmlInsRangeStart w:id="8738" w:author="Andreas Kuehne" w:date="2019-05-31T12:40:00Z"/>
              </w:sdtContent>
            </w:sdt>
            <w:customXmlInsRangeEnd w:id="8738"/>
          </w:p>
        </w:tc>
      </w:tr>
      <w:tr w:rsidR="00A71F46" w14:paraId="54B49637" w14:textId="77777777" w:rsidTr="00A71F46">
        <w:trPr>
          <w:ins w:id="87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27E29" w14:textId="77777777" w:rsidR="00A71F46" w:rsidRPr="002062A5" w:rsidRDefault="00A71F46" w:rsidP="00A71F46">
            <w:pPr>
              <w:pStyle w:val="Beschriftung"/>
              <w:rPr>
                <w:ins w:id="8740" w:author="Andreas Kuehne" w:date="2019-05-31T12:40:00Z"/>
                <w:rStyle w:val="Datatype"/>
                <w:b w:val="0"/>
                <w:bCs w:val="0"/>
              </w:rPr>
            </w:pPr>
            <w:ins w:id="8741" w:author="Andreas Kuehne" w:date="2019-05-31T12:40:00Z">
              <w:r w:rsidRPr="002062A5">
                <w:rPr>
                  <w:rStyle w:val="Datatype"/>
                </w:rPr>
                <w:t>RefType</w:t>
              </w:r>
            </w:ins>
          </w:p>
        </w:tc>
        <w:tc>
          <w:tcPr>
            <w:tcW w:w="4675" w:type="dxa"/>
          </w:tcPr>
          <w:p w14:paraId="778EDEF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742" w:author="Andreas Kuehne" w:date="2019-05-31T12:40:00Z"/>
                <w:rStyle w:val="Datatype"/>
              </w:rPr>
            </w:pPr>
            <w:ins w:id="8743" w:author="Andreas Kuehne" w:date="2019-05-31T12:40:00Z">
              <w:r w:rsidRPr="002062A5">
                <w:rPr>
                  <w:rStyle w:val="Datatype"/>
                </w:rPr>
                <w:t>refType</w:t>
              </w:r>
            </w:ins>
          </w:p>
        </w:tc>
        <w:tc>
          <w:tcPr>
            <w:tcW w:w="4675" w:type="dxa"/>
          </w:tcPr>
          <w:p w14:paraId="3F0C44B4"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744" w:author="Andreas Kuehne" w:date="2019-05-31T12:40:00Z"/>
              </w:rPr>
            </w:pPr>
            <w:customXmlInsRangeStart w:id="8745" w:author="Andreas Kuehne" w:date="2019-05-31T12:40:00Z"/>
            <w:sdt>
              <w:sdtPr>
                <w:alias w:val="dss2-DocumentBaseType.refType"/>
                <w:tag w:val="dss2-DocumentBaseType.-jsonComment.RefType"/>
                <w:id w:val="-1683345896"/>
                <w:showingPlcHdr/>
              </w:sdtPr>
              <w:sdtContent>
                <w:customXmlInsRangeEnd w:id="8745"/>
                <w:ins w:id="8746" w:author="Andreas Kuehne" w:date="2019-05-31T12:40:00Z">
                  <w:r>
                    <w:rPr>
                      <w:color w:val="19D131"/>
                    </w:rPr>
                    <w:t>[]</w:t>
                  </w:r>
                </w:ins>
                <w:customXmlInsRangeStart w:id="8747" w:author="Andreas Kuehne" w:date="2019-05-31T12:40:00Z"/>
              </w:sdtContent>
            </w:sdt>
            <w:customXmlInsRangeEnd w:id="8747"/>
          </w:p>
        </w:tc>
      </w:tr>
      <w:tr w:rsidR="00A71F46" w14:paraId="24A7B4AB" w14:textId="77777777" w:rsidTr="00A71F46">
        <w:trPr>
          <w:ins w:id="874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F39A3E" w14:textId="77777777" w:rsidR="00A71F46" w:rsidRPr="002062A5" w:rsidRDefault="00A71F46" w:rsidP="00A71F46">
            <w:pPr>
              <w:pStyle w:val="Beschriftung"/>
              <w:rPr>
                <w:ins w:id="8749" w:author="Andreas Kuehne" w:date="2019-05-31T12:40:00Z"/>
                <w:rStyle w:val="Datatype"/>
                <w:b w:val="0"/>
                <w:bCs w:val="0"/>
              </w:rPr>
            </w:pPr>
            <w:ins w:id="8750" w:author="Andreas Kuehne" w:date="2019-05-31T12:40:00Z">
              <w:r w:rsidRPr="002062A5">
                <w:rPr>
                  <w:rStyle w:val="Datatype"/>
                </w:rPr>
                <w:t>SchemaRefs</w:t>
              </w:r>
            </w:ins>
          </w:p>
        </w:tc>
        <w:tc>
          <w:tcPr>
            <w:tcW w:w="4675" w:type="dxa"/>
          </w:tcPr>
          <w:p w14:paraId="5271035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751" w:author="Andreas Kuehne" w:date="2019-05-31T12:40:00Z"/>
                <w:rStyle w:val="Datatype"/>
              </w:rPr>
            </w:pPr>
            <w:ins w:id="8752" w:author="Andreas Kuehne" w:date="2019-05-31T12:40:00Z">
              <w:r w:rsidRPr="002062A5">
                <w:rPr>
                  <w:rStyle w:val="Datatype"/>
                </w:rPr>
                <w:t>schemaRefs</w:t>
              </w:r>
            </w:ins>
          </w:p>
        </w:tc>
        <w:tc>
          <w:tcPr>
            <w:tcW w:w="4675" w:type="dxa"/>
          </w:tcPr>
          <w:p w14:paraId="5499A04E"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753" w:author="Andreas Kuehne" w:date="2019-05-31T12:40:00Z"/>
              </w:rPr>
            </w:pPr>
            <w:customXmlInsRangeStart w:id="8754" w:author="Andreas Kuehne" w:date="2019-05-31T12:40:00Z"/>
            <w:sdt>
              <w:sdtPr>
                <w:alias w:val="dss2-DocumentBaseType.schemaRefs"/>
                <w:tag w:val="dss2-DocumentBaseType.-jsonComment.SchemaRefs"/>
                <w:id w:val="-1482305115"/>
                <w:showingPlcHdr/>
              </w:sdtPr>
              <w:sdtContent>
                <w:customXmlInsRangeEnd w:id="8754"/>
                <w:ins w:id="8755" w:author="Andreas Kuehne" w:date="2019-05-31T12:40:00Z">
                  <w:r>
                    <w:rPr>
                      <w:color w:val="19D131"/>
                    </w:rPr>
                    <w:t>[]</w:t>
                  </w:r>
                </w:ins>
                <w:customXmlInsRangeStart w:id="8756" w:author="Andreas Kuehne" w:date="2019-05-31T12:40:00Z"/>
              </w:sdtContent>
            </w:sdt>
            <w:customXmlInsRangeEnd w:id="8756"/>
          </w:p>
        </w:tc>
      </w:tr>
    </w:tbl>
    <w:p w14:paraId="50CABFEA" w14:textId="77777777" w:rsidR="00A71F46" w:rsidRPr="0202B381" w:rsidRDefault="00A71F46" w:rsidP="00A71F46">
      <w:pPr>
        <w:rPr>
          <w:ins w:id="8757" w:author="Andreas Kuehne" w:date="2019-05-31T12:40:00Z"/>
        </w:rPr>
      </w:pPr>
      <w:ins w:id="8758"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314BE7" w14:textId="77777777" w:rsidR="00A71F46" w:rsidRDefault="00A71F46" w:rsidP="00A71F46">
      <w:pPr>
        <w:pStyle w:val="Code"/>
        <w:spacing w:line="259" w:lineRule="auto"/>
        <w:rPr>
          <w:ins w:id="8759" w:author="Andreas Kuehne" w:date="2019-05-31T12:40:00Z"/>
        </w:rPr>
      </w:pPr>
      <w:ins w:id="8760" w:author="Andreas Kuehne" w:date="2019-05-31T12:40:00Z">
        <w:r>
          <w:rPr>
            <w:color w:val="31849B" w:themeColor="accent5" w:themeShade="BF"/>
          </w:rPr>
          <w:t>"dss2-DocumentBaseType"</w:t>
        </w:r>
        <w:r>
          <w:t>: {</w:t>
        </w:r>
      </w:ins>
    </w:p>
    <w:p w14:paraId="373992DE" w14:textId="77777777" w:rsidR="00A71F46" w:rsidRDefault="00A71F46" w:rsidP="00A71F46">
      <w:pPr>
        <w:pStyle w:val="Code"/>
        <w:spacing w:line="259" w:lineRule="auto"/>
        <w:rPr>
          <w:ins w:id="8761" w:author="Andreas Kuehne" w:date="2019-05-31T12:40:00Z"/>
        </w:rPr>
      </w:pPr>
      <w:ins w:id="8762" w:author="Andreas Kuehne" w:date="2019-05-31T12:40:00Z">
        <w:r>
          <w:rPr>
            <w:color w:val="31849B" w:themeColor="accent5" w:themeShade="BF"/>
          </w:rPr>
          <w:t xml:space="preserve">  "type"</w:t>
        </w:r>
        <w:r>
          <w:t xml:space="preserve">: </w:t>
        </w:r>
        <w:r>
          <w:rPr>
            <w:color w:val="244061" w:themeColor="accent1" w:themeShade="80"/>
          </w:rPr>
          <w:t>"object",</w:t>
        </w:r>
      </w:ins>
    </w:p>
    <w:p w14:paraId="36C42019" w14:textId="77777777" w:rsidR="00A71F46" w:rsidRDefault="00A71F46" w:rsidP="00A71F46">
      <w:pPr>
        <w:pStyle w:val="Code"/>
        <w:spacing w:line="259" w:lineRule="auto"/>
        <w:rPr>
          <w:ins w:id="8763" w:author="Andreas Kuehne" w:date="2019-05-31T12:40:00Z"/>
        </w:rPr>
      </w:pPr>
      <w:ins w:id="8764" w:author="Andreas Kuehne" w:date="2019-05-31T12:40:00Z">
        <w:r>
          <w:rPr>
            <w:color w:val="31849B" w:themeColor="accent5" w:themeShade="BF"/>
          </w:rPr>
          <w:t xml:space="preserve">  "properties"</w:t>
        </w:r>
        <w:r>
          <w:t>: {</w:t>
        </w:r>
      </w:ins>
    </w:p>
    <w:p w14:paraId="1D102392" w14:textId="77777777" w:rsidR="00A71F46" w:rsidRDefault="00A71F46" w:rsidP="00A71F46">
      <w:pPr>
        <w:pStyle w:val="Code"/>
        <w:spacing w:line="259" w:lineRule="auto"/>
        <w:rPr>
          <w:ins w:id="8765" w:author="Andreas Kuehne" w:date="2019-05-31T12:40:00Z"/>
        </w:rPr>
      </w:pPr>
      <w:ins w:id="8766" w:author="Andreas Kuehne" w:date="2019-05-31T12:40:00Z">
        <w:r>
          <w:rPr>
            <w:color w:val="31849B" w:themeColor="accent5" w:themeShade="BF"/>
          </w:rPr>
          <w:t xml:space="preserve">    "ID"</w:t>
        </w:r>
        <w:r>
          <w:t>: {</w:t>
        </w:r>
      </w:ins>
    </w:p>
    <w:p w14:paraId="0F314C44" w14:textId="77777777" w:rsidR="00A71F46" w:rsidRDefault="00A71F46" w:rsidP="00A71F46">
      <w:pPr>
        <w:pStyle w:val="Code"/>
        <w:spacing w:line="259" w:lineRule="auto"/>
        <w:rPr>
          <w:ins w:id="8767" w:author="Andreas Kuehne" w:date="2019-05-31T12:40:00Z"/>
        </w:rPr>
      </w:pPr>
      <w:ins w:id="8768" w:author="Andreas Kuehne" w:date="2019-05-31T12:40:00Z">
        <w:r>
          <w:rPr>
            <w:color w:val="31849B" w:themeColor="accent5" w:themeShade="BF"/>
          </w:rPr>
          <w:t xml:space="preserve">      "type"</w:t>
        </w:r>
        <w:r>
          <w:t xml:space="preserve">: </w:t>
        </w:r>
        <w:r>
          <w:rPr>
            <w:color w:val="244061" w:themeColor="accent1" w:themeShade="80"/>
          </w:rPr>
          <w:t>"string"</w:t>
        </w:r>
      </w:ins>
    </w:p>
    <w:p w14:paraId="71479754" w14:textId="77777777" w:rsidR="00A71F46" w:rsidRDefault="00A71F46" w:rsidP="00A71F46">
      <w:pPr>
        <w:pStyle w:val="Code"/>
        <w:spacing w:line="259" w:lineRule="auto"/>
        <w:rPr>
          <w:ins w:id="8769" w:author="Andreas Kuehne" w:date="2019-05-31T12:40:00Z"/>
        </w:rPr>
      </w:pPr>
      <w:ins w:id="8770" w:author="Andreas Kuehne" w:date="2019-05-31T12:40:00Z">
        <w:r>
          <w:lastRenderedPageBreak/>
          <w:t xml:space="preserve">    },</w:t>
        </w:r>
      </w:ins>
    </w:p>
    <w:p w14:paraId="62856E6B" w14:textId="77777777" w:rsidR="00A71F46" w:rsidRDefault="00A71F46" w:rsidP="00A71F46">
      <w:pPr>
        <w:pStyle w:val="Code"/>
        <w:spacing w:line="259" w:lineRule="auto"/>
        <w:rPr>
          <w:ins w:id="8771" w:author="Andreas Kuehne" w:date="2019-05-31T12:40:00Z"/>
        </w:rPr>
      </w:pPr>
      <w:ins w:id="8772" w:author="Andreas Kuehne" w:date="2019-05-31T12:40:00Z">
        <w:r>
          <w:rPr>
            <w:color w:val="31849B" w:themeColor="accent5" w:themeShade="BF"/>
          </w:rPr>
          <w:t xml:space="preserve">    "refURI"</w:t>
        </w:r>
        <w:r>
          <w:t>: {</w:t>
        </w:r>
      </w:ins>
    </w:p>
    <w:p w14:paraId="33E9F748" w14:textId="77777777" w:rsidR="00A71F46" w:rsidRDefault="00A71F46" w:rsidP="00A71F46">
      <w:pPr>
        <w:pStyle w:val="Code"/>
        <w:spacing w:line="259" w:lineRule="auto"/>
        <w:rPr>
          <w:ins w:id="8773" w:author="Andreas Kuehne" w:date="2019-05-31T12:40:00Z"/>
        </w:rPr>
      </w:pPr>
      <w:ins w:id="8774" w:author="Andreas Kuehne" w:date="2019-05-31T12:40:00Z">
        <w:r>
          <w:rPr>
            <w:color w:val="31849B" w:themeColor="accent5" w:themeShade="BF"/>
          </w:rPr>
          <w:t xml:space="preserve">      "type"</w:t>
        </w:r>
        <w:r>
          <w:t xml:space="preserve">: </w:t>
        </w:r>
        <w:r>
          <w:rPr>
            <w:color w:val="244061" w:themeColor="accent1" w:themeShade="80"/>
          </w:rPr>
          <w:t>"string"</w:t>
        </w:r>
      </w:ins>
    </w:p>
    <w:p w14:paraId="31C05B06" w14:textId="77777777" w:rsidR="00A71F46" w:rsidRDefault="00A71F46" w:rsidP="00A71F46">
      <w:pPr>
        <w:pStyle w:val="Code"/>
        <w:spacing w:line="259" w:lineRule="auto"/>
        <w:rPr>
          <w:ins w:id="8775" w:author="Andreas Kuehne" w:date="2019-05-31T12:40:00Z"/>
        </w:rPr>
      </w:pPr>
      <w:ins w:id="8776" w:author="Andreas Kuehne" w:date="2019-05-31T12:40:00Z">
        <w:r>
          <w:t xml:space="preserve">    },</w:t>
        </w:r>
      </w:ins>
    </w:p>
    <w:p w14:paraId="3B70D52A" w14:textId="77777777" w:rsidR="00A71F46" w:rsidRDefault="00A71F46" w:rsidP="00A71F46">
      <w:pPr>
        <w:pStyle w:val="Code"/>
        <w:spacing w:line="259" w:lineRule="auto"/>
        <w:rPr>
          <w:ins w:id="8777" w:author="Andreas Kuehne" w:date="2019-05-31T12:40:00Z"/>
        </w:rPr>
      </w:pPr>
      <w:ins w:id="8778" w:author="Andreas Kuehne" w:date="2019-05-31T12:40:00Z">
        <w:r>
          <w:rPr>
            <w:color w:val="31849B" w:themeColor="accent5" w:themeShade="BF"/>
          </w:rPr>
          <w:t xml:space="preserve">    "refType"</w:t>
        </w:r>
        <w:r>
          <w:t>: {</w:t>
        </w:r>
      </w:ins>
    </w:p>
    <w:p w14:paraId="72AE79E1" w14:textId="77777777" w:rsidR="00A71F46" w:rsidRDefault="00A71F46" w:rsidP="00A71F46">
      <w:pPr>
        <w:pStyle w:val="Code"/>
        <w:spacing w:line="259" w:lineRule="auto"/>
        <w:rPr>
          <w:ins w:id="8779" w:author="Andreas Kuehne" w:date="2019-05-31T12:40:00Z"/>
        </w:rPr>
      </w:pPr>
      <w:ins w:id="8780" w:author="Andreas Kuehne" w:date="2019-05-31T12:40:00Z">
        <w:r>
          <w:rPr>
            <w:color w:val="31849B" w:themeColor="accent5" w:themeShade="BF"/>
          </w:rPr>
          <w:t xml:space="preserve">      "type"</w:t>
        </w:r>
        <w:r>
          <w:t xml:space="preserve">: </w:t>
        </w:r>
        <w:r>
          <w:rPr>
            <w:color w:val="244061" w:themeColor="accent1" w:themeShade="80"/>
          </w:rPr>
          <w:t>"string"</w:t>
        </w:r>
      </w:ins>
    </w:p>
    <w:p w14:paraId="2A86B3D6" w14:textId="77777777" w:rsidR="00A71F46" w:rsidRDefault="00A71F46" w:rsidP="00A71F46">
      <w:pPr>
        <w:pStyle w:val="Code"/>
        <w:spacing w:line="259" w:lineRule="auto"/>
        <w:rPr>
          <w:ins w:id="8781" w:author="Andreas Kuehne" w:date="2019-05-31T12:40:00Z"/>
        </w:rPr>
      </w:pPr>
      <w:ins w:id="8782" w:author="Andreas Kuehne" w:date="2019-05-31T12:40:00Z">
        <w:r>
          <w:t xml:space="preserve">    },</w:t>
        </w:r>
      </w:ins>
    </w:p>
    <w:p w14:paraId="0CADDF67" w14:textId="77777777" w:rsidR="00A71F46" w:rsidRDefault="00A71F46" w:rsidP="00A71F46">
      <w:pPr>
        <w:pStyle w:val="Code"/>
        <w:spacing w:line="259" w:lineRule="auto"/>
        <w:rPr>
          <w:ins w:id="8783" w:author="Andreas Kuehne" w:date="2019-05-31T12:40:00Z"/>
        </w:rPr>
      </w:pPr>
      <w:ins w:id="8784" w:author="Andreas Kuehne" w:date="2019-05-31T12:40:00Z">
        <w:r>
          <w:rPr>
            <w:color w:val="31849B" w:themeColor="accent5" w:themeShade="BF"/>
          </w:rPr>
          <w:t xml:space="preserve">    "schemaRefs"</w:t>
        </w:r>
        <w:r>
          <w:t>: {</w:t>
        </w:r>
      </w:ins>
    </w:p>
    <w:p w14:paraId="056030E9" w14:textId="77777777" w:rsidR="00A71F46" w:rsidRDefault="00A71F46" w:rsidP="00A71F46">
      <w:pPr>
        <w:pStyle w:val="Code"/>
        <w:spacing w:line="259" w:lineRule="auto"/>
        <w:rPr>
          <w:ins w:id="8785" w:author="Andreas Kuehne" w:date="2019-05-31T12:40:00Z"/>
        </w:rPr>
      </w:pPr>
      <w:ins w:id="8786" w:author="Andreas Kuehne" w:date="2019-05-31T12:40:00Z">
        <w:r>
          <w:rPr>
            <w:color w:val="31849B" w:themeColor="accent5" w:themeShade="BF"/>
          </w:rPr>
          <w:t xml:space="preserve">      "type"</w:t>
        </w:r>
        <w:r>
          <w:t xml:space="preserve">: </w:t>
        </w:r>
        <w:r>
          <w:rPr>
            <w:color w:val="244061" w:themeColor="accent1" w:themeShade="80"/>
          </w:rPr>
          <w:t>"array",</w:t>
        </w:r>
      </w:ins>
    </w:p>
    <w:p w14:paraId="564120DA" w14:textId="77777777" w:rsidR="00A71F46" w:rsidRDefault="00A71F46" w:rsidP="00A71F46">
      <w:pPr>
        <w:pStyle w:val="Code"/>
        <w:spacing w:line="259" w:lineRule="auto"/>
        <w:rPr>
          <w:ins w:id="8787" w:author="Andreas Kuehne" w:date="2019-05-31T12:40:00Z"/>
        </w:rPr>
      </w:pPr>
      <w:ins w:id="8788" w:author="Andreas Kuehne" w:date="2019-05-31T12:40:00Z">
        <w:r>
          <w:rPr>
            <w:color w:val="31849B" w:themeColor="accent5" w:themeShade="BF"/>
          </w:rPr>
          <w:t xml:space="preserve">      "items"</w:t>
        </w:r>
        <w:r>
          <w:t>: {</w:t>
        </w:r>
      </w:ins>
    </w:p>
    <w:p w14:paraId="1B962C9B" w14:textId="77777777" w:rsidR="00A71F46" w:rsidRDefault="00A71F46" w:rsidP="00A71F46">
      <w:pPr>
        <w:pStyle w:val="Code"/>
        <w:spacing w:line="259" w:lineRule="auto"/>
        <w:rPr>
          <w:ins w:id="8789" w:author="Andreas Kuehne" w:date="2019-05-31T12:40:00Z"/>
        </w:rPr>
      </w:pPr>
      <w:ins w:id="8790"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6B39EEE1" w14:textId="77777777" w:rsidR="00A71F46" w:rsidRDefault="00A71F46" w:rsidP="00A71F46">
      <w:pPr>
        <w:pStyle w:val="Code"/>
        <w:spacing w:line="259" w:lineRule="auto"/>
        <w:rPr>
          <w:ins w:id="8791" w:author="Andreas Kuehne" w:date="2019-05-31T12:40:00Z"/>
        </w:rPr>
      </w:pPr>
      <w:ins w:id="8792" w:author="Andreas Kuehne" w:date="2019-05-31T12:40:00Z">
        <w:r>
          <w:t xml:space="preserve">      }</w:t>
        </w:r>
      </w:ins>
    </w:p>
    <w:p w14:paraId="288E0CE6" w14:textId="77777777" w:rsidR="00A71F46" w:rsidRDefault="00A71F46" w:rsidP="00A71F46">
      <w:pPr>
        <w:pStyle w:val="Code"/>
        <w:spacing w:line="259" w:lineRule="auto"/>
        <w:rPr>
          <w:ins w:id="8793" w:author="Andreas Kuehne" w:date="2019-05-31T12:40:00Z"/>
        </w:rPr>
      </w:pPr>
      <w:ins w:id="8794" w:author="Andreas Kuehne" w:date="2019-05-31T12:40:00Z">
        <w:r>
          <w:t xml:space="preserve">    }</w:t>
        </w:r>
      </w:ins>
    </w:p>
    <w:p w14:paraId="6C91A167" w14:textId="77777777" w:rsidR="00A71F46" w:rsidRDefault="00A71F46" w:rsidP="00A71F46">
      <w:pPr>
        <w:pStyle w:val="Code"/>
        <w:spacing w:line="259" w:lineRule="auto"/>
        <w:rPr>
          <w:ins w:id="8795" w:author="Andreas Kuehne" w:date="2019-05-31T12:40:00Z"/>
        </w:rPr>
      </w:pPr>
      <w:ins w:id="8796" w:author="Andreas Kuehne" w:date="2019-05-31T12:40:00Z">
        <w:r>
          <w:t xml:space="preserve">  }</w:t>
        </w:r>
      </w:ins>
    </w:p>
    <w:p w14:paraId="29E9E20F" w14:textId="77777777" w:rsidR="00A71F46" w:rsidRDefault="00A71F46" w:rsidP="00A71F46">
      <w:pPr>
        <w:pStyle w:val="Code"/>
        <w:spacing w:line="259" w:lineRule="auto"/>
        <w:rPr>
          <w:ins w:id="8797" w:author="Andreas Kuehne" w:date="2019-05-31T12:40:00Z"/>
        </w:rPr>
      </w:pPr>
      <w:ins w:id="8798" w:author="Andreas Kuehne" w:date="2019-05-31T12:40:00Z">
        <w:r>
          <w:t>}</w:t>
        </w:r>
      </w:ins>
    </w:p>
    <w:p w14:paraId="0C9213D2" w14:textId="77777777" w:rsidR="00A71F46" w:rsidRDefault="00A71F46" w:rsidP="00A71F46">
      <w:pPr>
        <w:rPr>
          <w:ins w:id="8799" w:author="Andreas Kuehne" w:date="2019-05-31T12:40:00Z"/>
        </w:rPr>
      </w:pPr>
      <w:customXmlInsRangeStart w:id="8800" w:author="Andreas Kuehne" w:date="2019-05-31T12:40:00Z"/>
      <w:sdt>
        <w:sdtPr>
          <w:tag w:val="dss2-DocumentBaseType.-jsonSchema"/>
          <w:id w:val="231431559"/>
          <w:showingPlcHdr/>
        </w:sdtPr>
        <w:sdtContent>
          <w:customXmlInsRangeEnd w:id="8800"/>
          <w:ins w:id="8801" w:author="Andreas Kuehne" w:date="2019-05-31T12:40:00Z">
            <w:r>
              <w:rPr>
                <w:color w:val="19D131"/>
              </w:rPr>
              <w:t>[component DocumentBase JSON schema details]</w:t>
            </w:r>
          </w:ins>
          <w:customXmlInsRangeStart w:id="8802" w:author="Andreas Kuehne" w:date="2019-05-31T12:40:00Z"/>
        </w:sdtContent>
      </w:sdt>
      <w:customXmlInsRangeEnd w:id="8802"/>
    </w:p>
    <w:p w14:paraId="5B0F25DF" w14:textId="77777777" w:rsidR="00A71F46" w:rsidRDefault="00A71F46" w:rsidP="00A71F46">
      <w:pPr>
        <w:pStyle w:val="berschrift4"/>
        <w:numPr>
          <w:ilvl w:val="3"/>
          <w:numId w:val="3"/>
        </w:numPr>
        <w:rPr>
          <w:ins w:id="8803" w:author="Andreas Kuehne" w:date="2019-05-31T12:40:00Z"/>
        </w:rPr>
      </w:pPr>
      <w:ins w:id="8804" w:author="Andreas Kuehne" w:date="2019-05-31T12:40:00Z">
        <w:r>
          <w:t>DocumentBase – XML Syntax</w:t>
        </w:r>
      </w:ins>
    </w:p>
    <w:p w14:paraId="6F2CB9E5" w14:textId="77777777" w:rsidR="00A71F46" w:rsidRPr="5404FA76" w:rsidRDefault="00A71F46" w:rsidP="00A71F46">
      <w:pPr>
        <w:rPr>
          <w:ins w:id="8805" w:author="Andreas Kuehne" w:date="2019-05-31T12:40:00Z"/>
        </w:rPr>
      </w:pPr>
      <w:ins w:id="8806" w:author="Andreas Kuehne" w:date="2019-05-31T12:40:00Z">
        <w:r w:rsidRPr="0CCF9147">
          <w:t xml:space="preserve">The XML type </w:t>
        </w:r>
        <w:r w:rsidRPr="002062A5">
          <w:rPr>
            <w:rFonts w:ascii="Courier New" w:eastAsia="Courier New" w:hAnsi="Courier New" w:cs="Courier New"/>
          </w:rPr>
          <w:t>DocumentBaseType</w:t>
        </w:r>
        <w:r w:rsidRPr="0CCF9147">
          <w:t xml:space="preserve"> SHALL implement the requirements defined in the </w:t>
        </w:r>
        <w:r w:rsidRPr="002062A5">
          <w:rPr>
            <w:rFonts w:ascii="Courier New" w:eastAsia="Courier New" w:hAnsi="Courier New" w:cs="Courier New"/>
          </w:rPr>
          <w:t>DocumentBase</w:t>
        </w:r>
        <w:r>
          <w:t xml:space="preserve"> </w:t>
        </w:r>
        <w:r w:rsidRPr="005A6FFD">
          <w:t>component.</w:t>
        </w:r>
      </w:ins>
    </w:p>
    <w:p w14:paraId="21E476E3" w14:textId="77777777" w:rsidR="00A71F46" w:rsidRDefault="00A71F46" w:rsidP="00A71F46">
      <w:pPr>
        <w:rPr>
          <w:ins w:id="8807" w:author="Andreas Kuehne" w:date="2019-05-31T12:40:00Z"/>
        </w:rPr>
      </w:pPr>
      <w:ins w:id="8808" w:author="Andreas Kuehne" w:date="2019-05-31T12:40:00Z">
        <w:r w:rsidRPr="005A6FFD">
          <w:rPr>
            <w:rFonts w:eastAsia="Arial"/>
          </w:rPr>
          <w:t xml:space="preserve">The </w:t>
        </w:r>
        <w:r w:rsidRPr="002062A5">
          <w:rPr>
            <w:rFonts w:ascii="Courier New" w:eastAsia="Courier New" w:hAnsi="Courier New" w:cs="Courier New"/>
          </w:rPr>
          <w:t>DocumentBaseType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4B19D22" w14:textId="77777777" w:rsidR="00A71F46" w:rsidRDefault="00A71F46" w:rsidP="00A71F46">
      <w:pPr>
        <w:pStyle w:val="Code"/>
        <w:rPr>
          <w:ins w:id="8809" w:author="Andreas Kuehne" w:date="2019-05-31T12:40:00Z"/>
        </w:rPr>
      </w:pPr>
      <w:ins w:id="881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3CE603CF" w14:textId="77777777" w:rsidR="00A71F46" w:rsidRDefault="00A71F46" w:rsidP="00A71F46">
      <w:pPr>
        <w:pStyle w:val="Code"/>
        <w:rPr>
          <w:ins w:id="8811" w:author="Andreas Kuehne" w:date="2019-05-31T12:40:00Z"/>
        </w:rPr>
      </w:pPr>
      <w:ins w:id="881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F2CE999" w14:textId="77777777" w:rsidR="00A71F46" w:rsidRDefault="00A71F46" w:rsidP="00A71F46">
      <w:pPr>
        <w:pStyle w:val="Code"/>
        <w:rPr>
          <w:ins w:id="8813" w:author="Andreas Kuehne" w:date="2019-05-31T12:40:00Z"/>
        </w:rPr>
      </w:pPr>
      <w:ins w:id="881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90A84C6" w14:textId="77777777" w:rsidR="00A71F46" w:rsidRDefault="00A71F46" w:rsidP="00A71F46">
      <w:pPr>
        <w:pStyle w:val="Code"/>
        <w:rPr>
          <w:ins w:id="8815" w:author="Andreas Kuehne" w:date="2019-05-31T12:40:00Z"/>
        </w:rPr>
      </w:pPr>
      <w:ins w:id="881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39472E1" w14:textId="77777777" w:rsidR="00A71F46" w:rsidRDefault="00A71F46" w:rsidP="00A71F46">
      <w:pPr>
        <w:pStyle w:val="Code"/>
        <w:rPr>
          <w:ins w:id="8817" w:author="Andreas Kuehne" w:date="2019-05-31T12:40:00Z"/>
        </w:rPr>
      </w:pPr>
      <w:ins w:id="881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107D822" w14:textId="77777777" w:rsidR="00A71F46" w:rsidRDefault="00A71F46" w:rsidP="00A71F46">
      <w:pPr>
        <w:pStyle w:val="Code"/>
        <w:rPr>
          <w:ins w:id="8819" w:author="Andreas Kuehne" w:date="2019-05-31T12:40:00Z"/>
        </w:rPr>
      </w:pPr>
      <w:ins w:id="8820" w:author="Andreas Kuehne" w:date="2019-05-31T12:40:00Z">
        <w:r>
          <w:rPr>
            <w:color w:val="31849B" w:themeColor="accent5" w:themeShade="BF"/>
          </w:rPr>
          <w:t>&lt;/xs:complexType&gt;</w:t>
        </w:r>
      </w:ins>
    </w:p>
    <w:p w14:paraId="54FB8B9C" w14:textId="77777777" w:rsidR="00A71F46" w:rsidRDefault="00A71F46" w:rsidP="00A71F46">
      <w:pPr>
        <w:spacing w:line="259" w:lineRule="auto"/>
        <w:rPr>
          <w:ins w:id="8821" w:author="Andreas Kuehne" w:date="2019-05-31T12:40:00Z"/>
        </w:rPr>
      </w:pPr>
      <w:ins w:id="8822" w:author="Andreas Kuehne" w:date="2019-05-31T12:40:00Z">
        <w:r>
          <w:t>Each child element of</w:t>
        </w:r>
        <w:r w:rsidRPr="71C71F8C">
          <w:t xml:space="preserve"> </w:t>
        </w:r>
        <w:r w:rsidRPr="002062A5">
          <w:rPr>
            <w:rFonts w:ascii="Courier New" w:eastAsia="Courier New" w:hAnsi="Courier New" w:cs="Courier New"/>
          </w:rPr>
          <w:t>DocumentBaseType</w:t>
        </w:r>
        <w:r w:rsidRPr="71C71F8C">
          <w:t xml:space="preserve"> </w:t>
        </w:r>
        <w:r>
          <w:t xml:space="preserve">XML element SHALL implement in XML syntax the sub-component that has a name equal to its local name. </w:t>
        </w:r>
      </w:ins>
      <w:customXmlInsRangeStart w:id="8823" w:author="Andreas Kuehne" w:date="2019-05-31T12:40:00Z"/>
      <w:sdt>
        <w:sdtPr>
          <w:tag w:val="dss2-DocumentBaseType.-xmlSchema"/>
          <w:id w:val="1576319293"/>
          <w:showingPlcHdr/>
        </w:sdtPr>
        <w:sdtContent>
          <w:customXmlInsRangeEnd w:id="8823"/>
          <w:ins w:id="8824" w:author="Andreas Kuehne" w:date="2019-05-31T12:40:00Z">
            <w:r>
              <w:rPr>
                <w:color w:val="19D131"/>
              </w:rPr>
              <w:t>[component DocumentBase XML schema details]</w:t>
            </w:r>
          </w:ins>
          <w:customXmlInsRangeStart w:id="8825" w:author="Andreas Kuehne" w:date="2019-05-31T12:40:00Z"/>
        </w:sdtContent>
      </w:sdt>
      <w:customXmlInsRangeEnd w:id="8825"/>
    </w:p>
    <w:p w14:paraId="5127B1DE" w14:textId="77777777" w:rsidR="00A71F46" w:rsidRDefault="00A71F46" w:rsidP="00A71F46">
      <w:pPr>
        <w:pStyle w:val="berschrift3"/>
        <w:numPr>
          <w:ilvl w:val="2"/>
          <w:numId w:val="3"/>
        </w:numPr>
        <w:rPr>
          <w:ins w:id="8826" w:author="Andreas Kuehne" w:date="2019-05-31T12:40:00Z"/>
        </w:rPr>
      </w:pPr>
      <w:ins w:id="8827" w:author="Andreas Kuehne" w:date="2019-05-31T12:40:00Z">
        <w:r>
          <w:t>Component Document</w:t>
        </w:r>
      </w:ins>
    </w:p>
    <w:p w14:paraId="7ADF7573" w14:textId="77777777" w:rsidR="00A71F46" w:rsidRDefault="00A71F46" w:rsidP="00A71F46">
      <w:pPr>
        <w:rPr>
          <w:ins w:id="8828" w:author="Andreas Kuehne" w:date="2019-05-31T12:40:00Z"/>
        </w:rPr>
      </w:pPr>
      <w:customXmlInsRangeStart w:id="8829" w:author="Andreas Kuehne" w:date="2019-05-31T12:40:00Z"/>
      <w:sdt>
        <w:sdtPr>
          <w:tag w:val="dss2-DocumentType.-normative"/>
          <w:id w:val="-1306005949"/>
        </w:sdtPr>
        <w:sdtContent>
          <w:customXmlInsRangeEnd w:id="8829"/>
          <w:ins w:id="8830" w:author="Andreas Kuehne" w:date="2019-05-31T12:40:00Z">
            <w:r w:rsidRPr="003A06D0">
              <w:rPr>
                <w:color w:val="19D131"/>
                <w:lang w:val="en-GB"/>
              </w:rPr>
              <w:t xml:space="preserve">The </w:t>
            </w:r>
            <w:r w:rsidRPr="003A06D0">
              <w:rPr>
                <w:rStyle w:val="Datatype"/>
                <w:lang w:val="en-GB"/>
              </w:rPr>
              <w:t>Document</w:t>
            </w:r>
            <w:r w:rsidRPr="003A06D0">
              <w:rPr>
                <w:color w:val="19D131"/>
                <w:lang w:val="en-GB"/>
              </w:rPr>
              <w:t xml:space="preserve"> component contains input data for DSS processing.</w:t>
            </w:r>
          </w:ins>
          <w:customXmlInsRangeStart w:id="8831" w:author="Andreas Kuehne" w:date="2019-05-31T12:40:00Z"/>
        </w:sdtContent>
      </w:sdt>
      <w:customXmlInsRangeEnd w:id="8831"/>
    </w:p>
    <w:p w14:paraId="69A9BAE1" w14:textId="77777777" w:rsidR="00A71F46" w:rsidRDefault="00A71F46" w:rsidP="00A71F46">
      <w:pPr>
        <w:rPr>
          <w:ins w:id="8832" w:author="Andreas Kuehne" w:date="2019-05-31T12:40:00Z"/>
        </w:rPr>
      </w:pPr>
      <w:ins w:id="8833" w:author="Andreas Kuehne" w:date="2019-05-31T12:40:00Z">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ins>
    </w:p>
    <w:p w14:paraId="2F733E8E" w14:textId="77777777" w:rsidR="00A71F46" w:rsidRDefault="00A71F46" w:rsidP="00A71F46">
      <w:pPr>
        <w:rPr>
          <w:ins w:id="8834" w:author="Andreas Kuehne" w:date="2019-05-31T12:40:00Z"/>
        </w:rPr>
      </w:pPr>
      <w:ins w:id="8835" w:author="Andreas Kuehne" w:date="2019-05-31T12:40:00Z">
        <w:r>
          <w:t>Below follows a list of the sub-components that constitute this component:</w:t>
        </w:r>
      </w:ins>
    </w:p>
    <w:p w14:paraId="733387E1" w14:textId="77777777" w:rsidR="00A71F46" w:rsidRDefault="00A71F46" w:rsidP="00A71F46">
      <w:pPr>
        <w:pStyle w:val="Member"/>
        <w:rPr>
          <w:ins w:id="8836" w:author="Andreas Kuehne" w:date="2019-05-31T12:40:00Z"/>
        </w:rPr>
      </w:pPr>
      <w:ins w:id="8837"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8838" w:author="Andreas Kuehne" w:date="2019-05-31T12:40:00Z"/>
      <w:sdt>
        <w:sdtPr>
          <w:alias w:val="dss2-DocumentType.b64Data"/>
          <w:tag w:val="dss2-DocumentType.Base64Data"/>
          <w:id w:val="-296914992"/>
          <w:showingPlcHdr/>
        </w:sdtPr>
        <w:sdtContent>
          <w:customXmlInsRangeEnd w:id="8838"/>
          <w:ins w:id="8839" w:author="Andreas Kuehne" w:date="2019-05-31T12:40:00Z">
            <w:r>
              <w:rPr>
                <w:color w:val="19D131"/>
              </w:rPr>
              <w:t>[sub component Base64Data details]</w:t>
            </w:r>
          </w:ins>
          <w:customXmlInsRangeStart w:id="8840" w:author="Andreas Kuehne" w:date="2019-05-31T12:40:00Z"/>
        </w:sdtContent>
      </w:sdt>
      <w:customXmlInsRangeEnd w:id="8840"/>
    </w:p>
    <w:p w14:paraId="1AF0A8B8" w14:textId="77777777" w:rsidR="00A71F46" w:rsidRDefault="00A71F46" w:rsidP="00A71F46">
      <w:pPr>
        <w:pStyle w:val="Non-normativeCommentHeading"/>
        <w:rPr>
          <w:ins w:id="8841" w:author="Andreas Kuehne" w:date="2019-05-31T12:40:00Z"/>
        </w:rPr>
      </w:pPr>
      <w:ins w:id="8842" w:author="Andreas Kuehne" w:date="2019-05-31T12:40:00Z">
        <w:r>
          <w:t>Non-normative Comment:</w:t>
        </w:r>
      </w:ins>
    </w:p>
    <w:p w14:paraId="1D855690" w14:textId="77777777" w:rsidR="00A71F46" w:rsidRDefault="00A71F46" w:rsidP="00A71F46">
      <w:pPr>
        <w:pStyle w:val="Non-normativeComment"/>
        <w:rPr>
          <w:ins w:id="8843" w:author="Andreas Kuehne" w:date="2019-05-31T12:40:00Z"/>
        </w:rPr>
      </w:pPr>
      <w:customXmlInsRangeStart w:id="8844" w:author="Andreas Kuehne" w:date="2019-05-31T12:40:00Z"/>
      <w:sdt>
        <w:sdtPr>
          <w:tag w:val="dss2-DocumentType.-nonNormative"/>
          <w:id w:val="-848868442"/>
          <w:showingPlcHdr/>
        </w:sdtPr>
        <w:sdtContent>
          <w:customXmlInsRangeEnd w:id="8844"/>
          <w:ins w:id="8845" w:author="Andreas Kuehne" w:date="2019-05-31T12:40:00Z">
            <w:r>
              <w:rPr>
                <w:color w:val="19D131"/>
              </w:rPr>
              <w:t>[component Document non normative details]</w:t>
            </w:r>
          </w:ins>
          <w:customXmlInsRangeStart w:id="8846" w:author="Andreas Kuehne" w:date="2019-05-31T12:40:00Z"/>
        </w:sdtContent>
      </w:sdt>
      <w:customXmlInsRangeEnd w:id="8846"/>
    </w:p>
    <w:p w14:paraId="1F56A33D" w14:textId="77777777" w:rsidR="00A71F46" w:rsidRDefault="00A71F46" w:rsidP="00A71F46">
      <w:pPr>
        <w:pStyle w:val="berschrift4"/>
        <w:numPr>
          <w:ilvl w:val="3"/>
          <w:numId w:val="3"/>
        </w:numPr>
        <w:rPr>
          <w:ins w:id="8847" w:author="Andreas Kuehne" w:date="2019-05-31T12:40:00Z"/>
        </w:rPr>
      </w:pPr>
      <w:ins w:id="8848" w:author="Andreas Kuehne" w:date="2019-05-31T12:40:00Z">
        <w:r>
          <w:t>Document – JSON Syntax</w:t>
        </w:r>
      </w:ins>
    </w:p>
    <w:p w14:paraId="59C1153A" w14:textId="77777777" w:rsidR="00A71F46" w:rsidRPr="0248A3D1" w:rsidRDefault="00A71F46" w:rsidP="00A71F46">
      <w:pPr>
        <w:rPr>
          <w:ins w:id="8849" w:author="Andreas Kuehne" w:date="2019-05-31T12:40:00Z"/>
        </w:rPr>
      </w:pPr>
      <w:ins w:id="8850"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t>
        </w:r>
        <w:r>
          <w:t xml:space="preserve"> component.</w:t>
        </w:r>
      </w:ins>
    </w:p>
    <w:p w14:paraId="5F584981" w14:textId="77777777" w:rsidR="00A71F46" w:rsidRPr="C2430093" w:rsidRDefault="00A71F46" w:rsidP="00A71F46">
      <w:pPr>
        <w:spacing w:line="259" w:lineRule="auto"/>
        <w:rPr>
          <w:ins w:id="8851" w:author="Andreas Kuehne" w:date="2019-05-31T12:40:00Z"/>
          <w:rFonts w:eastAsia="Arial" w:cs="Arial"/>
          <w:sz w:val="22"/>
          <w:szCs w:val="22"/>
        </w:rPr>
      </w:pPr>
      <w:ins w:id="885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74C735AC" w14:textId="77777777" w:rsidTr="00A71F46">
        <w:trPr>
          <w:cnfStyle w:val="100000000000" w:firstRow="1" w:lastRow="0" w:firstColumn="0" w:lastColumn="0" w:oddVBand="0" w:evenVBand="0" w:oddHBand="0" w:evenHBand="0" w:firstRowFirstColumn="0" w:firstRowLastColumn="0" w:lastRowFirstColumn="0" w:lastRowLastColumn="0"/>
          <w:ins w:id="885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08C83B" w14:textId="77777777" w:rsidR="00A71F46" w:rsidRDefault="00A71F46" w:rsidP="00A71F46">
            <w:pPr>
              <w:pStyle w:val="Beschriftung"/>
              <w:rPr>
                <w:ins w:id="8854" w:author="Andreas Kuehne" w:date="2019-05-31T12:40:00Z"/>
              </w:rPr>
            </w:pPr>
            <w:ins w:id="8855" w:author="Andreas Kuehne" w:date="2019-05-31T12:40:00Z">
              <w:r>
                <w:lastRenderedPageBreak/>
                <w:t>Element</w:t>
              </w:r>
            </w:ins>
          </w:p>
        </w:tc>
        <w:tc>
          <w:tcPr>
            <w:tcW w:w="4675" w:type="dxa"/>
          </w:tcPr>
          <w:p w14:paraId="40F66EA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56" w:author="Andreas Kuehne" w:date="2019-05-31T12:40:00Z"/>
              </w:rPr>
            </w:pPr>
            <w:ins w:id="8857" w:author="Andreas Kuehne" w:date="2019-05-31T12:40:00Z">
              <w:r>
                <w:t>Implementing JSON member name</w:t>
              </w:r>
            </w:ins>
          </w:p>
        </w:tc>
        <w:tc>
          <w:tcPr>
            <w:tcW w:w="4675" w:type="dxa"/>
          </w:tcPr>
          <w:p w14:paraId="48FEDF3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58" w:author="Andreas Kuehne" w:date="2019-05-31T12:40:00Z"/>
              </w:rPr>
            </w:pPr>
            <w:ins w:id="8859" w:author="Andreas Kuehne" w:date="2019-05-31T12:40:00Z">
              <w:r>
                <w:t>Comments</w:t>
              </w:r>
            </w:ins>
          </w:p>
        </w:tc>
      </w:tr>
      <w:tr w:rsidR="00A71F46" w14:paraId="4A28F5FE" w14:textId="77777777" w:rsidTr="00A71F46">
        <w:trPr>
          <w:ins w:id="88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62F3C2" w14:textId="77777777" w:rsidR="00A71F46" w:rsidRPr="002062A5" w:rsidRDefault="00A71F46" w:rsidP="00A71F46">
            <w:pPr>
              <w:pStyle w:val="Beschriftung"/>
              <w:rPr>
                <w:ins w:id="8861" w:author="Andreas Kuehne" w:date="2019-05-31T12:40:00Z"/>
                <w:rStyle w:val="Datatype"/>
                <w:b w:val="0"/>
                <w:bCs w:val="0"/>
              </w:rPr>
            </w:pPr>
            <w:ins w:id="8862" w:author="Andreas Kuehne" w:date="2019-05-31T12:40:00Z">
              <w:r w:rsidRPr="002062A5">
                <w:rPr>
                  <w:rStyle w:val="Datatype"/>
                </w:rPr>
                <w:t>Base64Data</w:t>
              </w:r>
            </w:ins>
          </w:p>
        </w:tc>
        <w:tc>
          <w:tcPr>
            <w:tcW w:w="4675" w:type="dxa"/>
          </w:tcPr>
          <w:p w14:paraId="042E1F1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63" w:author="Andreas Kuehne" w:date="2019-05-31T12:40:00Z"/>
                <w:rStyle w:val="Datatype"/>
              </w:rPr>
            </w:pPr>
            <w:ins w:id="8864" w:author="Andreas Kuehne" w:date="2019-05-31T12:40:00Z">
              <w:r w:rsidRPr="002062A5">
                <w:rPr>
                  <w:rStyle w:val="Datatype"/>
                </w:rPr>
                <w:t>b64Data</w:t>
              </w:r>
            </w:ins>
          </w:p>
        </w:tc>
        <w:tc>
          <w:tcPr>
            <w:tcW w:w="4675" w:type="dxa"/>
          </w:tcPr>
          <w:p w14:paraId="786B5F03"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8865" w:author="Andreas Kuehne" w:date="2019-05-31T12:40:00Z"/>
              </w:rPr>
            </w:pPr>
            <w:customXmlInsRangeStart w:id="8866" w:author="Andreas Kuehne" w:date="2019-05-31T12:40:00Z"/>
            <w:sdt>
              <w:sdtPr>
                <w:alias w:val="dss2-DocumentType.b64Data"/>
                <w:tag w:val="dss2-DocumentType.-jsonComment.Base64Data"/>
                <w:id w:val="1733424209"/>
                <w:showingPlcHdr/>
              </w:sdtPr>
              <w:sdtContent>
                <w:customXmlInsRangeEnd w:id="8866"/>
                <w:ins w:id="8867" w:author="Andreas Kuehne" w:date="2019-05-31T12:40:00Z">
                  <w:r>
                    <w:rPr>
                      <w:color w:val="19D131"/>
                    </w:rPr>
                    <w:t>[]</w:t>
                  </w:r>
                </w:ins>
                <w:customXmlInsRangeStart w:id="8868" w:author="Andreas Kuehne" w:date="2019-05-31T12:40:00Z"/>
              </w:sdtContent>
            </w:sdt>
            <w:customXmlInsRangeEnd w:id="8868"/>
          </w:p>
        </w:tc>
      </w:tr>
    </w:tbl>
    <w:p w14:paraId="2071ED83" w14:textId="77777777" w:rsidR="00A71F46" w:rsidRPr="0202B381" w:rsidRDefault="00A71F46" w:rsidP="00A71F46">
      <w:pPr>
        <w:rPr>
          <w:ins w:id="8869" w:author="Andreas Kuehne" w:date="2019-05-31T12:40:00Z"/>
        </w:rPr>
      </w:pPr>
      <w:ins w:id="8870"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B18511" w14:textId="77777777" w:rsidR="00A71F46" w:rsidRDefault="00A71F46" w:rsidP="00A71F46">
      <w:pPr>
        <w:pStyle w:val="Code"/>
        <w:spacing w:line="259" w:lineRule="auto"/>
        <w:rPr>
          <w:ins w:id="8871" w:author="Andreas Kuehne" w:date="2019-05-31T12:40:00Z"/>
        </w:rPr>
      </w:pPr>
      <w:ins w:id="8872" w:author="Andreas Kuehne" w:date="2019-05-31T12:40:00Z">
        <w:r>
          <w:rPr>
            <w:color w:val="31849B" w:themeColor="accent5" w:themeShade="BF"/>
          </w:rPr>
          <w:t>"dss2-DocumentType"</w:t>
        </w:r>
        <w:r>
          <w:t>: {</w:t>
        </w:r>
      </w:ins>
    </w:p>
    <w:p w14:paraId="2E4ACC25" w14:textId="77777777" w:rsidR="00A71F46" w:rsidRDefault="00A71F46" w:rsidP="00A71F46">
      <w:pPr>
        <w:pStyle w:val="Code"/>
        <w:spacing w:line="259" w:lineRule="auto"/>
        <w:rPr>
          <w:ins w:id="8873" w:author="Andreas Kuehne" w:date="2019-05-31T12:40:00Z"/>
        </w:rPr>
      </w:pPr>
      <w:ins w:id="8874" w:author="Andreas Kuehne" w:date="2019-05-31T12:40:00Z">
        <w:r>
          <w:rPr>
            <w:color w:val="31849B" w:themeColor="accent5" w:themeShade="BF"/>
          </w:rPr>
          <w:t xml:space="preserve">  "type"</w:t>
        </w:r>
        <w:r>
          <w:t xml:space="preserve">: </w:t>
        </w:r>
        <w:r>
          <w:rPr>
            <w:color w:val="244061" w:themeColor="accent1" w:themeShade="80"/>
          </w:rPr>
          <w:t>"object",</w:t>
        </w:r>
      </w:ins>
    </w:p>
    <w:p w14:paraId="068681A9" w14:textId="77777777" w:rsidR="00A71F46" w:rsidRDefault="00A71F46" w:rsidP="00A71F46">
      <w:pPr>
        <w:pStyle w:val="Code"/>
        <w:spacing w:line="259" w:lineRule="auto"/>
        <w:rPr>
          <w:ins w:id="8875" w:author="Andreas Kuehne" w:date="2019-05-31T12:40:00Z"/>
        </w:rPr>
      </w:pPr>
      <w:ins w:id="8876" w:author="Andreas Kuehne" w:date="2019-05-31T12:40:00Z">
        <w:r>
          <w:rPr>
            <w:color w:val="31849B" w:themeColor="accent5" w:themeShade="BF"/>
          </w:rPr>
          <w:t xml:space="preserve">  "properties"</w:t>
        </w:r>
        <w:r>
          <w:t>: {</w:t>
        </w:r>
      </w:ins>
    </w:p>
    <w:p w14:paraId="7128D82E" w14:textId="77777777" w:rsidR="00A71F46" w:rsidRDefault="00A71F46" w:rsidP="00A71F46">
      <w:pPr>
        <w:pStyle w:val="Code"/>
        <w:spacing w:line="259" w:lineRule="auto"/>
        <w:rPr>
          <w:ins w:id="8877" w:author="Andreas Kuehne" w:date="2019-05-31T12:40:00Z"/>
        </w:rPr>
      </w:pPr>
      <w:ins w:id="8878" w:author="Andreas Kuehne" w:date="2019-05-31T12:40:00Z">
        <w:r>
          <w:rPr>
            <w:color w:val="31849B" w:themeColor="accent5" w:themeShade="BF"/>
          </w:rPr>
          <w:t xml:space="preserve">    "ID"</w:t>
        </w:r>
        <w:r>
          <w:t>: {</w:t>
        </w:r>
      </w:ins>
    </w:p>
    <w:p w14:paraId="46FA47DC" w14:textId="77777777" w:rsidR="00A71F46" w:rsidRDefault="00A71F46" w:rsidP="00A71F46">
      <w:pPr>
        <w:pStyle w:val="Code"/>
        <w:spacing w:line="259" w:lineRule="auto"/>
        <w:rPr>
          <w:ins w:id="8879" w:author="Andreas Kuehne" w:date="2019-05-31T12:40:00Z"/>
        </w:rPr>
      </w:pPr>
      <w:ins w:id="8880" w:author="Andreas Kuehne" w:date="2019-05-31T12:40:00Z">
        <w:r>
          <w:rPr>
            <w:color w:val="31849B" w:themeColor="accent5" w:themeShade="BF"/>
          </w:rPr>
          <w:t xml:space="preserve">      "type"</w:t>
        </w:r>
        <w:r>
          <w:t xml:space="preserve">: </w:t>
        </w:r>
        <w:r>
          <w:rPr>
            <w:color w:val="244061" w:themeColor="accent1" w:themeShade="80"/>
          </w:rPr>
          <w:t>"string"</w:t>
        </w:r>
      </w:ins>
    </w:p>
    <w:p w14:paraId="0AA3932C" w14:textId="77777777" w:rsidR="00A71F46" w:rsidRDefault="00A71F46" w:rsidP="00A71F46">
      <w:pPr>
        <w:pStyle w:val="Code"/>
        <w:spacing w:line="259" w:lineRule="auto"/>
        <w:rPr>
          <w:ins w:id="8881" w:author="Andreas Kuehne" w:date="2019-05-31T12:40:00Z"/>
        </w:rPr>
      </w:pPr>
      <w:ins w:id="8882" w:author="Andreas Kuehne" w:date="2019-05-31T12:40:00Z">
        <w:r>
          <w:t xml:space="preserve">    },</w:t>
        </w:r>
      </w:ins>
    </w:p>
    <w:p w14:paraId="4051C711" w14:textId="77777777" w:rsidR="00A71F46" w:rsidRDefault="00A71F46" w:rsidP="00A71F46">
      <w:pPr>
        <w:pStyle w:val="Code"/>
        <w:spacing w:line="259" w:lineRule="auto"/>
        <w:rPr>
          <w:ins w:id="8883" w:author="Andreas Kuehne" w:date="2019-05-31T12:40:00Z"/>
        </w:rPr>
      </w:pPr>
      <w:ins w:id="8884" w:author="Andreas Kuehne" w:date="2019-05-31T12:40:00Z">
        <w:r>
          <w:rPr>
            <w:color w:val="31849B" w:themeColor="accent5" w:themeShade="BF"/>
          </w:rPr>
          <w:t xml:space="preserve">    "refURI"</w:t>
        </w:r>
        <w:r>
          <w:t>: {</w:t>
        </w:r>
      </w:ins>
    </w:p>
    <w:p w14:paraId="1C4EA6FA" w14:textId="77777777" w:rsidR="00A71F46" w:rsidRDefault="00A71F46" w:rsidP="00A71F46">
      <w:pPr>
        <w:pStyle w:val="Code"/>
        <w:spacing w:line="259" w:lineRule="auto"/>
        <w:rPr>
          <w:ins w:id="8885" w:author="Andreas Kuehne" w:date="2019-05-31T12:40:00Z"/>
        </w:rPr>
      </w:pPr>
      <w:ins w:id="8886" w:author="Andreas Kuehne" w:date="2019-05-31T12:40:00Z">
        <w:r>
          <w:rPr>
            <w:color w:val="31849B" w:themeColor="accent5" w:themeShade="BF"/>
          </w:rPr>
          <w:t xml:space="preserve">      "type"</w:t>
        </w:r>
        <w:r>
          <w:t xml:space="preserve">: </w:t>
        </w:r>
        <w:r>
          <w:rPr>
            <w:color w:val="244061" w:themeColor="accent1" w:themeShade="80"/>
          </w:rPr>
          <w:t>"string"</w:t>
        </w:r>
      </w:ins>
    </w:p>
    <w:p w14:paraId="10688975" w14:textId="77777777" w:rsidR="00A71F46" w:rsidRDefault="00A71F46" w:rsidP="00A71F46">
      <w:pPr>
        <w:pStyle w:val="Code"/>
        <w:spacing w:line="259" w:lineRule="auto"/>
        <w:rPr>
          <w:ins w:id="8887" w:author="Andreas Kuehne" w:date="2019-05-31T12:40:00Z"/>
        </w:rPr>
      </w:pPr>
      <w:ins w:id="8888" w:author="Andreas Kuehne" w:date="2019-05-31T12:40:00Z">
        <w:r>
          <w:t xml:space="preserve">    },</w:t>
        </w:r>
      </w:ins>
    </w:p>
    <w:p w14:paraId="156E0FAB" w14:textId="77777777" w:rsidR="00A71F46" w:rsidRDefault="00A71F46" w:rsidP="00A71F46">
      <w:pPr>
        <w:pStyle w:val="Code"/>
        <w:spacing w:line="259" w:lineRule="auto"/>
        <w:rPr>
          <w:ins w:id="8889" w:author="Andreas Kuehne" w:date="2019-05-31T12:40:00Z"/>
        </w:rPr>
      </w:pPr>
      <w:ins w:id="8890" w:author="Andreas Kuehne" w:date="2019-05-31T12:40:00Z">
        <w:r>
          <w:rPr>
            <w:color w:val="31849B" w:themeColor="accent5" w:themeShade="BF"/>
          </w:rPr>
          <w:t xml:space="preserve">    "refType"</w:t>
        </w:r>
        <w:r>
          <w:t>: {</w:t>
        </w:r>
      </w:ins>
    </w:p>
    <w:p w14:paraId="3A5BD582" w14:textId="77777777" w:rsidR="00A71F46" w:rsidRDefault="00A71F46" w:rsidP="00A71F46">
      <w:pPr>
        <w:pStyle w:val="Code"/>
        <w:spacing w:line="259" w:lineRule="auto"/>
        <w:rPr>
          <w:ins w:id="8891" w:author="Andreas Kuehne" w:date="2019-05-31T12:40:00Z"/>
        </w:rPr>
      </w:pPr>
      <w:ins w:id="8892" w:author="Andreas Kuehne" w:date="2019-05-31T12:40:00Z">
        <w:r>
          <w:rPr>
            <w:color w:val="31849B" w:themeColor="accent5" w:themeShade="BF"/>
          </w:rPr>
          <w:t xml:space="preserve">      "type"</w:t>
        </w:r>
        <w:r>
          <w:t xml:space="preserve">: </w:t>
        </w:r>
        <w:r>
          <w:rPr>
            <w:color w:val="244061" w:themeColor="accent1" w:themeShade="80"/>
          </w:rPr>
          <w:t>"string"</w:t>
        </w:r>
      </w:ins>
    </w:p>
    <w:p w14:paraId="701AB384" w14:textId="77777777" w:rsidR="00A71F46" w:rsidRDefault="00A71F46" w:rsidP="00A71F46">
      <w:pPr>
        <w:pStyle w:val="Code"/>
        <w:spacing w:line="259" w:lineRule="auto"/>
        <w:rPr>
          <w:ins w:id="8893" w:author="Andreas Kuehne" w:date="2019-05-31T12:40:00Z"/>
        </w:rPr>
      </w:pPr>
      <w:ins w:id="8894" w:author="Andreas Kuehne" w:date="2019-05-31T12:40:00Z">
        <w:r>
          <w:t xml:space="preserve">    },</w:t>
        </w:r>
      </w:ins>
    </w:p>
    <w:p w14:paraId="4B65C03F" w14:textId="77777777" w:rsidR="00A71F46" w:rsidRDefault="00A71F46" w:rsidP="00A71F46">
      <w:pPr>
        <w:pStyle w:val="Code"/>
        <w:spacing w:line="259" w:lineRule="auto"/>
        <w:rPr>
          <w:ins w:id="8895" w:author="Andreas Kuehne" w:date="2019-05-31T12:40:00Z"/>
        </w:rPr>
      </w:pPr>
      <w:ins w:id="8896" w:author="Andreas Kuehne" w:date="2019-05-31T12:40:00Z">
        <w:r>
          <w:rPr>
            <w:color w:val="31849B" w:themeColor="accent5" w:themeShade="BF"/>
          </w:rPr>
          <w:t xml:space="preserve">    "schemaRefs"</w:t>
        </w:r>
        <w:r>
          <w:t>: {</w:t>
        </w:r>
      </w:ins>
    </w:p>
    <w:p w14:paraId="198CFCF1" w14:textId="77777777" w:rsidR="00A71F46" w:rsidRDefault="00A71F46" w:rsidP="00A71F46">
      <w:pPr>
        <w:pStyle w:val="Code"/>
        <w:spacing w:line="259" w:lineRule="auto"/>
        <w:rPr>
          <w:ins w:id="8897" w:author="Andreas Kuehne" w:date="2019-05-31T12:40:00Z"/>
        </w:rPr>
      </w:pPr>
      <w:ins w:id="8898" w:author="Andreas Kuehne" w:date="2019-05-31T12:40:00Z">
        <w:r>
          <w:rPr>
            <w:color w:val="31849B" w:themeColor="accent5" w:themeShade="BF"/>
          </w:rPr>
          <w:t xml:space="preserve">      "type"</w:t>
        </w:r>
        <w:r>
          <w:t xml:space="preserve">: </w:t>
        </w:r>
        <w:r>
          <w:rPr>
            <w:color w:val="244061" w:themeColor="accent1" w:themeShade="80"/>
          </w:rPr>
          <w:t>"array",</w:t>
        </w:r>
      </w:ins>
    </w:p>
    <w:p w14:paraId="50D06B0A" w14:textId="77777777" w:rsidR="00A71F46" w:rsidRDefault="00A71F46" w:rsidP="00A71F46">
      <w:pPr>
        <w:pStyle w:val="Code"/>
        <w:spacing w:line="259" w:lineRule="auto"/>
        <w:rPr>
          <w:ins w:id="8899" w:author="Andreas Kuehne" w:date="2019-05-31T12:40:00Z"/>
        </w:rPr>
      </w:pPr>
      <w:ins w:id="8900" w:author="Andreas Kuehne" w:date="2019-05-31T12:40:00Z">
        <w:r>
          <w:rPr>
            <w:color w:val="31849B" w:themeColor="accent5" w:themeShade="BF"/>
          </w:rPr>
          <w:t xml:space="preserve">      "items"</w:t>
        </w:r>
        <w:r>
          <w:t>: {</w:t>
        </w:r>
      </w:ins>
    </w:p>
    <w:p w14:paraId="66A72F07" w14:textId="77777777" w:rsidR="00A71F46" w:rsidRDefault="00A71F46" w:rsidP="00A71F46">
      <w:pPr>
        <w:pStyle w:val="Code"/>
        <w:spacing w:line="259" w:lineRule="auto"/>
        <w:rPr>
          <w:ins w:id="8901" w:author="Andreas Kuehne" w:date="2019-05-31T12:40:00Z"/>
        </w:rPr>
      </w:pPr>
      <w:ins w:id="8902"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36C41BED" w14:textId="77777777" w:rsidR="00A71F46" w:rsidRDefault="00A71F46" w:rsidP="00A71F46">
      <w:pPr>
        <w:pStyle w:val="Code"/>
        <w:spacing w:line="259" w:lineRule="auto"/>
        <w:rPr>
          <w:ins w:id="8903" w:author="Andreas Kuehne" w:date="2019-05-31T12:40:00Z"/>
        </w:rPr>
      </w:pPr>
      <w:ins w:id="8904" w:author="Andreas Kuehne" w:date="2019-05-31T12:40:00Z">
        <w:r>
          <w:t xml:space="preserve">      }</w:t>
        </w:r>
      </w:ins>
    </w:p>
    <w:p w14:paraId="1C701AA8" w14:textId="77777777" w:rsidR="00A71F46" w:rsidRDefault="00A71F46" w:rsidP="00A71F46">
      <w:pPr>
        <w:pStyle w:val="Code"/>
        <w:spacing w:line="259" w:lineRule="auto"/>
        <w:rPr>
          <w:ins w:id="8905" w:author="Andreas Kuehne" w:date="2019-05-31T12:40:00Z"/>
        </w:rPr>
      </w:pPr>
      <w:ins w:id="8906" w:author="Andreas Kuehne" w:date="2019-05-31T12:40:00Z">
        <w:r>
          <w:t xml:space="preserve">    },</w:t>
        </w:r>
      </w:ins>
    </w:p>
    <w:p w14:paraId="13BB646B" w14:textId="77777777" w:rsidR="00A71F46" w:rsidRDefault="00A71F46" w:rsidP="00A71F46">
      <w:pPr>
        <w:pStyle w:val="Code"/>
        <w:spacing w:line="259" w:lineRule="auto"/>
        <w:rPr>
          <w:ins w:id="8907" w:author="Andreas Kuehne" w:date="2019-05-31T12:40:00Z"/>
        </w:rPr>
      </w:pPr>
      <w:ins w:id="8908" w:author="Andreas Kuehne" w:date="2019-05-31T12:40:00Z">
        <w:r>
          <w:rPr>
            <w:color w:val="31849B" w:themeColor="accent5" w:themeShade="BF"/>
          </w:rPr>
          <w:t xml:space="preserve">    "b64Data"</w:t>
        </w:r>
        <w:r>
          <w:t>: {</w:t>
        </w:r>
      </w:ins>
    </w:p>
    <w:p w14:paraId="170817FE" w14:textId="77777777" w:rsidR="00A71F46" w:rsidRDefault="00A71F46" w:rsidP="00A71F46">
      <w:pPr>
        <w:pStyle w:val="Code"/>
        <w:spacing w:line="259" w:lineRule="auto"/>
        <w:rPr>
          <w:ins w:id="8909" w:author="Andreas Kuehne" w:date="2019-05-31T12:40:00Z"/>
        </w:rPr>
      </w:pPr>
      <w:ins w:id="8910"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C8D2AD0" w14:textId="77777777" w:rsidR="00A71F46" w:rsidRDefault="00A71F46" w:rsidP="00A71F46">
      <w:pPr>
        <w:pStyle w:val="Code"/>
        <w:spacing w:line="259" w:lineRule="auto"/>
        <w:rPr>
          <w:ins w:id="8911" w:author="Andreas Kuehne" w:date="2019-05-31T12:40:00Z"/>
        </w:rPr>
      </w:pPr>
      <w:ins w:id="8912" w:author="Andreas Kuehne" w:date="2019-05-31T12:40:00Z">
        <w:r>
          <w:t xml:space="preserve">    }</w:t>
        </w:r>
      </w:ins>
    </w:p>
    <w:p w14:paraId="3EB0489A" w14:textId="77777777" w:rsidR="00A71F46" w:rsidRDefault="00A71F46" w:rsidP="00A71F46">
      <w:pPr>
        <w:pStyle w:val="Code"/>
        <w:spacing w:line="259" w:lineRule="auto"/>
        <w:rPr>
          <w:ins w:id="8913" w:author="Andreas Kuehne" w:date="2019-05-31T12:40:00Z"/>
        </w:rPr>
      </w:pPr>
      <w:ins w:id="8914" w:author="Andreas Kuehne" w:date="2019-05-31T12:40:00Z">
        <w:r>
          <w:t xml:space="preserve">  },</w:t>
        </w:r>
      </w:ins>
    </w:p>
    <w:p w14:paraId="0BDE0A06" w14:textId="77777777" w:rsidR="00A71F46" w:rsidRDefault="00A71F46" w:rsidP="00A71F46">
      <w:pPr>
        <w:pStyle w:val="Code"/>
        <w:spacing w:line="259" w:lineRule="auto"/>
        <w:rPr>
          <w:ins w:id="8915" w:author="Andreas Kuehne" w:date="2019-05-31T12:40:00Z"/>
        </w:rPr>
      </w:pPr>
      <w:ins w:id="8916" w:author="Andreas Kuehne" w:date="2019-05-31T12:40:00Z">
        <w:r>
          <w:rPr>
            <w:color w:val="31849B" w:themeColor="accent5" w:themeShade="BF"/>
          </w:rPr>
          <w:t xml:space="preserve">  "required"</w:t>
        </w:r>
        <w:r>
          <w:t>: [</w:t>
        </w:r>
        <w:r>
          <w:rPr>
            <w:color w:val="244061" w:themeColor="accent1" w:themeShade="80"/>
          </w:rPr>
          <w:t>"b64Data"</w:t>
        </w:r>
        <w:r>
          <w:t>]</w:t>
        </w:r>
      </w:ins>
    </w:p>
    <w:p w14:paraId="603345FE" w14:textId="77777777" w:rsidR="00A71F46" w:rsidRDefault="00A71F46" w:rsidP="00A71F46">
      <w:pPr>
        <w:pStyle w:val="Code"/>
        <w:spacing w:line="259" w:lineRule="auto"/>
        <w:rPr>
          <w:ins w:id="8917" w:author="Andreas Kuehne" w:date="2019-05-31T12:40:00Z"/>
        </w:rPr>
      </w:pPr>
      <w:ins w:id="8918" w:author="Andreas Kuehne" w:date="2019-05-31T12:40:00Z">
        <w:r>
          <w:t>}</w:t>
        </w:r>
      </w:ins>
    </w:p>
    <w:p w14:paraId="2A111BDC" w14:textId="77777777" w:rsidR="00A71F46" w:rsidRDefault="00A71F46" w:rsidP="00A71F46">
      <w:pPr>
        <w:rPr>
          <w:ins w:id="8919" w:author="Andreas Kuehne" w:date="2019-05-31T12:40:00Z"/>
        </w:rPr>
      </w:pPr>
      <w:customXmlInsRangeStart w:id="8920" w:author="Andreas Kuehne" w:date="2019-05-31T12:40:00Z"/>
      <w:sdt>
        <w:sdtPr>
          <w:tag w:val="dss2-DocumentType.-jsonSchema"/>
          <w:id w:val="1172919290"/>
          <w:showingPlcHdr/>
        </w:sdtPr>
        <w:sdtContent>
          <w:customXmlInsRangeEnd w:id="8920"/>
          <w:ins w:id="8921" w:author="Andreas Kuehne" w:date="2019-05-31T12:40:00Z">
            <w:r>
              <w:rPr>
                <w:color w:val="19D131"/>
              </w:rPr>
              <w:t>[component Document JSON schema details]</w:t>
            </w:r>
          </w:ins>
          <w:customXmlInsRangeStart w:id="8922" w:author="Andreas Kuehne" w:date="2019-05-31T12:40:00Z"/>
        </w:sdtContent>
      </w:sdt>
      <w:customXmlInsRangeEnd w:id="8922"/>
    </w:p>
    <w:p w14:paraId="6D6680B0" w14:textId="77777777" w:rsidR="00A71F46" w:rsidRDefault="00A71F46" w:rsidP="00A71F46">
      <w:pPr>
        <w:pStyle w:val="berschrift4"/>
        <w:numPr>
          <w:ilvl w:val="3"/>
          <w:numId w:val="3"/>
        </w:numPr>
        <w:rPr>
          <w:ins w:id="8923" w:author="Andreas Kuehne" w:date="2019-05-31T12:40:00Z"/>
        </w:rPr>
      </w:pPr>
      <w:ins w:id="8924" w:author="Andreas Kuehne" w:date="2019-05-31T12:40:00Z">
        <w:r>
          <w:t>Document – XML Syntax</w:t>
        </w:r>
      </w:ins>
    </w:p>
    <w:p w14:paraId="1063E1DE" w14:textId="77777777" w:rsidR="00A71F46" w:rsidRPr="5404FA76" w:rsidRDefault="00A71F46" w:rsidP="00A71F46">
      <w:pPr>
        <w:rPr>
          <w:ins w:id="8925" w:author="Andreas Kuehne" w:date="2019-05-31T12:40:00Z"/>
        </w:rPr>
      </w:pPr>
      <w:ins w:id="8926" w:author="Andreas Kuehne" w:date="2019-05-31T12:40:00Z">
        <w:r w:rsidRPr="0CCF9147">
          <w:t xml:space="preserve">The XML type </w:t>
        </w:r>
        <w:r w:rsidRPr="002062A5">
          <w:rPr>
            <w:rFonts w:ascii="Courier New" w:eastAsia="Courier New" w:hAnsi="Courier New" w:cs="Courier New"/>
          </w:rPr>
          <w:t>DocumentType</w:t>
        </w:r>
        <w:r w:rsidRPr="0CCF9147">
          <w:t xml:space="preserve"> SHALL implement the requirements defined in the </w:t>
        </w:r>
        <w:r w:rsidRPr="002062A5">
          <w:rPr>
            <w:rFonts w:ascii="Courier New" w:eastAsia="Courier New" w:hAnsi="Courier New" w:cs="Courier New"/>
          </w:rPr>
          <w:t>Document</w:t>
        </w:r>
        <w:r>
          <w:t xml:space="preserve"> </w:t>
        </w:r>
        <w:r w:rsidRPr="005A6FFD">
          <w:t>component.</w:t>
        </w:r>
      </w:ins>
    </w:p>
    <w:p w14:paraId="62DCB3EC" w14:textId="77777777" w:rsidR="00A71F46" w:rsidRDefault="00A71F46" w:rsidP="00A71F46">
      <w:pPr>
        <w:rPr>
          <w:ins w:id="8927" w:author="Andreas Kuehne" w:date="2019-05-31T12:40:00Z"/>
        </w:rPr>
      </w:pPr>
      <w:ins w:id="8928" w:author="Andreas Kuehne" w:date="2019-05-31T12:40:00Z">
        <w:r w:rsidRPr="005A6FFD">
          <w:rPr>
            <w:rFonts w:eastAsia="Arial"/>
          </w:rPr>
          <w:t xml:space="preserve">The </w:t>
        </w:r>
        <w:r w:rsidRPr="002062A5">
          <w:rPr>
            <w:rFonts w:ascii="Courier New" w:eastAsia="Courier New" w:hAnsi="Courier New" w:cs="Courier New"/>
          </w:rPr>
          <w:t>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7EF605E" w14:textId="77777777" w:rsidR="00A71F46" w:rsidRDefault="00A71F46" w:rsidP="00A71F46">
      <w:pPr>
        <w:pStyle w:val="Code"/>
        <w:rPr>
          <w:ins w:id="8929" w:author="Andreas Kuehne" w:date="2019-05-31T12:40:00Z"/>
        </w:rPr>
      </w:pPr>
      <w:ins w:id="893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DocumentType</w:t>
        </w:r>
        <w:r>
          <w:rPr>
            <w:color w:val="943634" w:themeColor="accent2" w:themeShade="BF"/>
          </w:rPr>
          <w:t>"</w:t>
        </w:r>
        <w:r>
          <w:rPr>
            <w:color w:val="31849B" w:themeColor="accent5" w:themeShade="BF"/>
          </w:rPr>
          <w:t>&gt;</w:t>
        </w:r>
      </w:ins>
    </w:p>
    <w:p w14:paraId="4550C4C0" w14:textId="77777777" w:rsidR="00A71F46" w:rsidRDefault="00A71F46" w:rsidP="00A71F46">
      <w:pPr>
        <w:pStyle w:val="Code"/>
        <w:rPr>
          <w:ins w:id="8931" w:author="Andreas Kuehne" w:date="2019-05-31T12:40:00Z"/>
        </w:rPr>
      </w:pPr>
      <w:ins w:id="8932" w:author="Andreas Kuehne" w:date="2019-05-31T12:40:00Z">
        <w:r>
          <w:rPr>
            <w:color w:val="31849B" w:themeColor="accent5" w:themeShade="BF"/>
          </w:rPr>
          <w:t xml:space="preserve">  &lt;xs:complexContent&gt;</w:t>
        </w:r>
      </w:ins>
    </w:p>
    <w:p w14:paraId="4698C1FB" w14:textId="77777777" w:rsidR="00A71F46" w:rsidRDefault="00A71F46" w:rsidP="00A71F46">
      <w:pPr>
        <w:pStyle w:val="Code"/>
        <w:rPr>
          <w:ins w:id="8933" w:author="Andreas Kuehne" w:date="2019-05-31T12:40:00Z"/>
        </w:rPr>
      </w:pPr>
      <w:ins w:id="8934"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6D5697EB" w14:textId="77777777" w:rsidR="00A71F46" w:rsidRDefault="00A71F46" w:rsidP="00A71F46">
      <w:pPr>
        <w:pStyle w:val="Code"/>
        <w:rPr>
          <w:ins w:id="8935" w:author="Andreas Kuehne" w:date="2019-05-31T12:40:00Z"/>
        </w:rPr>
      </w:pPr>
      <w:ins w:id="8936" w:author="Andreas Kuehne" w:date="2019-05-31T12:40:00Z">
        <w:r>
          <w:rPr>
            <w:color w:val="31849B" w:themeColor="accent5" w:themeShade="BF"/>
          </w:rPr>
          <w:t xml:space="preserve">      &lt;xs:sequence&gt;</w:t>
        </w:r>
      </w:ins>
    </w:p>
    <w:p w14:paraId="2E0EF521" w14:textId="77777777" w:rsidR="00A71F46" w:rsidRDefault="00A71F46" w:rsidP="00A71F46">
      <w:pPr>
        <w:pStyle w:val="Code"/>
        <w:rPr>
          <w:ins w:id="8937" w:author="Andreas Kuehne" w:date="2019-05-31T12:40:00Z"/>
        </w:rPr>
      </w:pPr>
      <w:ins w:id="89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0EDEB60D" w14:textId="77777777" w:rsidR="00A71F46" w:rsidRDefault="00A71F46" w:rsidP="00A71F46">
      <w:pPr>
        <w:pStyle w:val="Code"/>
        <w:rPr>
          <w:ins w:id="8939" w:author="Andreas Kuehne" w:date="2019-05-31T12:40:00Z"/>
        </w:rPr>
      </w:pPr>
      <w:ins w:id="8940" w:author="Andreas Kuehne" w:date="2019-05-31T12:40:00Z">
        <w:r>
          <w:rPr>
            <w:color w:val="31849B" w:themeColor="accent5" w:themeShade="BF"/>
          </w:rPr>
          <w:t xml:space="preserve">      &lt;/xs:sequence&gt;</w:t>
        </w:r>
      </w:ins>
    </w:p>
    <w:p w14:paraId="10FADA01" w14:textId="77777777" w:rsidR="00A71F46" w:rsidRDefault="00A71F46" w:rsidP="00A71F46">
      <w:pPr>
        <w:pStyle w:val="Code"/>
        <w:rPr>
          <w:ins w:id="8941" w:author="Andreas Kuehne" w:date="2019-05-31T12:40:00Z"/>
        </w:rPr>
      </w:pPr>
      <w:ins w:id="8942" w:author="Andreas Kuehne" w:date="2019-05-31T12:40:00Z">
        <w:r>
          <w:rPr>
            <w:color w:val="31849B" w:themeColor="accent5" w:themeShade="BF"/>
          </w:rPr>
          <w:t xml:space="preserve">    &lt;/xs:extension&gt;</w:t>
        </w:r>
      </w:ins>
    </w:p>
    <w:p w14:paraId="028A2492" w14:textId="77777777" w:rsidR="00A71F46" w:rsidRDefault="00A71F46" w:rsidP="00A71F46">
      <w:pPr>
        <w:pStyle w:val="Code"/>
        <w:rPr>
          <w:ins w:id="8943" w:author="Andreas Kuehne" w:date="2019-05-31T12:40:00Z"/>
        </w:rPr>
      </w:pPr>
      <w:ins w:id="8944" w:author="Andreas Kuehne" w:date="2019-05-31T12:40:00Z">
        <w:r>
          <w:rPr>
            <w:color w:val="31849B" w:themeColor="accent5" w:themeShade="BF"/>
          </w:rPr>
          <w:t xml:space="preserve">  &lt;/xs:complexContent&gt;</w:t>
        </w:r>
      </w:ins>
    </w:p>
    <w:p w14:paraId="08A99E1A" w14:textId="77777777" w:rsidR="00A71F46" w:rsidRDefault="00A71F46" w:rsidP="00A71F46">
      <w:pPr>
        <w:pStyle w:val="Code"/>
        <w:rPr>
          <w:ins w:id="8945" w:author="Andreas Kuehne" w:date="2019-05-31T12:40:00Z"/>
        </w:rPr>
      </w:pPr>
      <w:ins w:id="8946" w:author="Andreas Kuehne" w:date="2019-05-31T12:40:00Z">
        <w:r>
          <w:rPr>
            <w:color w:val="31849B" w:themeColor="accent5" w:themeShade="BF"/>
          </w:rPr>
          <w:t>&lt;/xs:complexType&gt;</w:t>
        </w:r>
      </w:ins>
    </w:p>
    <w:p w14:paraId="6E23139A" w14:textId="77777777" w:rsidR="00A71F46" w:rsidRDefault="00A71F46" w:rsidP="00A71F46">
      <w:pPr>
        <w:spacing w:line="259" w:lineRule="auto"/>
        <w:rPr>
          <w:ins w:id="8947" w:author="Andreas Kuehne" w:date="2019-05-31T12:40:00Z"/>
        </w:rPr>
      </w:pPr>
      <w:ins w:id="8948" w:author="Andreas Kuehne" w:date="2019-05-31T12:40:00Z">
        <w:r>
          <w:t>Each child element of</w:t>
        </w:r>
        <w:r w:rsidRPr="71C71F8C">
          <w:t xml:space="preserve"> </w:t>
        </w:r>
        <w:r w:rsidRPr="002062A5">
          <w:rPr>
            <w:rFonts w:ascii="Courier New" w:eastAsia="Courier New" w:hAnsi="Courier New" w:cs="Courier New"/>
          </w:rPr>
          <w:t>DocumentType</w:t>
        </w:r>
        <w:r w:rsidRPr="71C71F8C">
          <w:t xml:space="preserve"> </w:t>
        </w:r>
        <w:r>
          <w:t xml:space="preserve">XML element SHALL implement in XML syntax the sub-component that has a name equal to its local name. </w:t>
        </w:r>
      </w:ins>
      <w:customXmlInsRangeStart w:id="8949" w:author="Andreas Kuehne" w:date="2019-05-31T12:40:00Z"/>
      <w:sdt>
        <w:sdtPr>
          <w:tag w:val="dss2-DocumentType.-xmlSchema"/>
          <w:id w:val="-100494648"/>
          <w:showingPlcHdr/>
        </w:sdtPr>
        <w:sdtContent>
          <w:customXmlInsRangeEnd w:id="8949"/>
          <w:ins w:id="8950" w:author="Andreas Kuehne" w:date="2019-05-31T12:40:00Z">
            <w:r>
              <w:rPr>
                <w:color w:val="19D131"/>
              </w:rPr>
              <w:t>[component Document XML schema details]</w:t>
            </w:r>
          </w:ins>
          <w:customXmlInsRangeStart w:id="8951" w:author="Andreas Kuehne" w:date="2019-05-31T12:40:00Z"/>
        </w:sdtContent>
      </w:sdt>
      <w:customXmlInsRangeEnd w:id="8951"/>
    </w:p>
    <w:p w14:paraId="52B3E8B5" w14:textId="77777777" w:rsidR="00A71F46" w:rsidRDefault="00A71F46" w:rsidP="00A71F46">
      <w:pPr>
        <w:pStyle w:val="berschrift3"/>
        <w:numPr>
          <w:ilvl w:val="2"/>
          <w:numId w:val="3"/>
        </w:numPr>
        <w:rPr>
          <w:ins w:id="8952" w:author="Andreas Kuehne" w:date="2019-05-31T12:40:00Z"/>
        </w:rPr>
      </w:pPr>
      <w:ins w:id="8953" w:author="Andreas Kuehne" w:date="2019-05-31T12:40:00Z">
        <w:r>
          <w:t>Component TransformedData</w:t>
        </w:r>
      </w:ins>
    </w:p>
    <w:p w14:paraId="5AF3365A" w14:textId="77777777" w:rsidR="00A71F46" w:rsidRDefault="00A71F46" w:rsidP="00A71F46">
      <w:pPr>
        <w:rPr>
          <w:ins w:id="8954" w:author="Andreas Kuehne" w:date="2019-05-31T12:40:00Z"/>
        </w:rPr>
      </w:pPr>
      <w:customXmlInsRangeStart w:id="8955" w:author="Andreas Kuehne" w:date="2019-05-31T12:40:00Z"/>
      <w:sdt>
        <w:sdtPr>
          <w:tag w:val="dss2-TransformedDataType.-normative"/>
          <w:id w:val="1746379454"/>
          <w:showingPlcHdr/>
        </w:sdtPr>
        <w:sdtContent>
          <w:customXmlInsRangeEnd w:id="8955"/>
          <w:ins w:id="8956" w:author="Andreas Kuehne" w:date="2019-05-31T12:40:00Z">
            <w:r>
              <w:rPr>
                <w:color w:val="19D131"/>
              </w:rPr>
              <w:t>[component TransformedData normative details]</w:t>
            </w:r>
          </w:ins>
          <w:customXmlInsRangeStart w:id="8957" w:author="Andreas Kuehne" w:date="2019-05-31T12:40:00Z"/>
        </w:sdtContent>
      </w:sdt>
      <w:customXmlInsRangeEnd w:id="8957"/>
    </w:p>
    <w:p w14:paraId="3F79094A" w14:textId="77777777" w:rsidR="00A71F46" w:rsidRDefault="00A71F46" w:rsidP="00A71F46">
      <w:pPr>
        <w:rPr>
          <w:ins w:id="8958" w:author="Andreas Kuehne" w:date="2019-05-31T12:40:00Z"/>
        </w:rPr>
      </w:pPr>
      <w:ins w:id="8959" w:author="Andreas Kuehne" w:date="2019-05-31T12:40:00Z">
        <w:r>
          <w:lastRenderedPageBreak/>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ins>
    </w:p>
    <w:p w14:paraId="2166399F" w14:textId="77777777" w:rsidR="00A71F46" w:rsidRDefault="00A71F46" w:rsidP="00A71F46">
      <w:pPr>
        <w:rPr>
          <w:ins w:id="8960" w:author="Andreas Kuehne" w:date="2019-05-31T12:40:00Z"/>
        </w:rPr>
      </w:pPr>
      <w:ins w:id="8961" w:author="Andreas Kuehne" w:date="2019-05-31T12:40:00Z">
        <w:r>
          <w:t>Below follows a list of the sub-components that constitute this component:</w:t>
        </w:r>
      </w:ins>
    </w:p>
    <w:p w14:paraId="69BD4527" w14:textId="77777777" w:rsidR="00A71F46" w:rsidRDefault="00A71F46" w:rsidP="00A71F46">
      <w:pPr>
        <w:pStyle w:val="Member"/>
        <w:rPr>
          <w:ins w:id="8962" w:author="Andreas Kuehne" w:date="2019-05-31T12:40:00Z"/>
        </w:rPr>
      </w:pPr>
      <w:ins w:id="8963"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ins>
      <w:customXmlInsRangeStart w:id="8964" w:author="Andreas Kuehne" w:date="2019-05-31T12:40:00Z"/>
      <w:sdt>
        <w:sdtPr>
          <w:alias w:val="dss2-TransformedDataType.transforms"/>
          <w:tag w:val="dss2-TransformedDataType.Transforms"/>
          <w:id w:val="-978909216"/>
        </w:sdtPr>
        <w:sdtContent>
          <w:customXmlInsRangeEnd w:id="8964"/>
          <w:ins w:id="8965" w:author="Andreas Kuehne" w:date="2019-05-31T12:40:00Z">
            <w:r w:rsidRPr="003A06D0">
              <w:rPr>
                <w:color w:val="19D131"/>
                <w:lang w:val="en-GB"/>
              </w:rPr>
              <w: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t>
            </w:r>
          </w:ins>
          <w:customXmlInsRangeStart w:id="8966" w:author="Andreas Kuehne" w:date="2019-05-31T12:40:00Z"/>
        </w:sdtContent>
      </w:sdt>
      <w:customXmlInsRangeEnd w:id="8966"/>
    </w:p>
    <w:p w14:paraId="1D12D272" w14:textId="77777777" w:rsidR="00A71F46" w:rsidRDefault="00A71F46" w:rsidP="00A71F46">
      <w:pPr>
        <w:pStyle w:val="Member"/>
        <w:rPr>
          <w:ins w:id="8967" w:author="Andreas Kuehne" w:date="2019-05-31T12:40:00Z"/>
        </w:rPr>
      </w:pPr>
      <w:ins w:id="8968"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8969" w:author="Andreas Kuehne" w:date="2019-05-31T12:40:00Z"/>
      <w:sdt>
        <w:sdtPr>
          <w:alias w:val="dss2-TransformedDataType.b64Data"/>
          <w:tag w:val="dss2-TransformedDataType.Base64Data"/>
          <w:id w:val="1585876397"/>
        </w:sdtPr>
        <w:sdtContent>
          <w:customXmlInsRangeEnd w:id="8969"/>
          <w:ins w:id="8970" w:author="Andreas Kuehne" w:date="2019-05-31T12:40:00Z">
            <w:r w:rsidRPr="003A06D0">
              <w:rPr>
                <w:color w:val="19D131"/>
                <w:lang w:val="en-GB"/>
              </w:rPr>
              <w:t>This element gives the binary output of a sequence of transforms to be hashed at the server side.</w:t>
            </w:r>
          </w:ins>
          <w:customXmlInsRangeStart w:id="8971" w:author="Andreas Kuehne" w:date="2019-05-31T12:40:00Z"/>
        </w:sdtContent>
      </w:sdt>
      <w:customXmlInsRangeEnd w:id="8971"/>
    </w:p>
    <w:p w14:paraId="76201AC1" w14:textId="77777777" w:rsidR="00A71F46" w:rsidRDefault="00A71F46" w:rsidP="00A71F46">
      <w:pPr>
        <w:pStyle w:val="Member"/>
        <w:rPr>
          <w:ins w:id="8972" w:author="Andreas Kuehne" w:date="2019-05-31T12:40:00Z"/>
        </w:rPr>
      </w:pPr>
      <w:ins w:id="8973" w:author="Andreas Kuehne" w:date="2019-05-31T12:40:00Z">
        <w:r>
          <w:t xml:space="preserve">The OPTIONAL </w:t>
        </w:r>
        <w:r w:rsidRPr="35C1378D">
          <w:rPr>
            <w:rStyle w:val="Datatype"/>
          </w:rPr>
          <w:t>WhichReference</w:t>
        </w:r>
        <w:r>
          <w:t xml:space="preserve"> element, if present, MUST contain one instance of an integer. </w:t>
        </w:r>
      </w:ins>
      <w:customXmlInsRangeStart w:id="8974" w:author="Andreas Kuehne" w:date="2019-05-31T12:40:00Z"/>
      <w:sdt>
        <w:sdtPr>
          <w:alias w:val="dss2-TransformedDataType.whichRef"/>
          <w:tag w:val="dss2-TransformedDataType.WhichReference"/>
          <w:id w:val="-1815247232"/>
        </w:sdtPr>
        <w:sdtContent>
          <w:customXmlInsRangeEnd w:id="8974"/>
          <w:ins w:id="8975" w:author="Andreas Kuehne" w:date="2019-05-31T12:40:00Z">
            <w:r w:rsidRPr="003A06D0">
              <w:rPr>
                <w:color w:val="19D131"/>
                <w:lang w:val="en-GB"/>
              </w:rPr>
              <w:t xml:space="preserve">As there may be multiple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 xml:space="preserve"> components of the same document having the same URI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URI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&lt;ds:Reference&gt; in the signature, 1 means the second, and so on). This component is ignored on a SignRequest, optional on a VerifyRequest.</w:t>
            </w:r>
          </w:ins>
          <w:customXmlInsRangeStart w:id="8976" w:author="Andreas Kuehne" w:date="2019-05-31T12:40:00Z"/>
        </w:sdtContent>
      </w:sdt>
      <w:customXmlInsRangeEnd w:id="8976"/>
    </w:p>
    <w:p w14:paraId="48AF58EC" w14:textId="77777777" w:rsidR="00A71F46" w:rsidRDefault="00A71F46" w:rsidP="00A71F46">
      <w:pPr>
        <w:pStyle w:val="Non-normativeCommentHeading"/>
        <w:rPr>
          <w:ins w:id="8977" w:author="Andreas Kuehne" w:date="2019-05-31T12:40:00Z"/>
        </w:rPr>
      </w:pPr>
      <w:ins w:id="8978" w:author="Andreas Kuehne" w:date="2019-05-31T12:40:00Z">
        <w:r>
          <w:t>Non-normative Comment:</w:t>
        </w:r>
      </w:ins>
    </w:p>
    <w:p w14:paraId="09F3247D" w14:textId="77777777" w:rsidR="00A71F46" w:rsidRDefault="00A71F46" w:rsidP="00A71F46">
      <w:pPr>
        <w:pStyle w:val="Non-normativeComment"/>
        <w:rPr>
          <w:ins w:id="8979" w:author="Andreas Kuehne" w:date="2019-05-31T12:40:00Z"/>
        </w:rPr>
      </w:pPr>
      <w:customXmlInsRangeStart w:id="8980" w:author="Andreas Kuehne" w:date="2019-05-31T12:40:00Z"/>
      <w:sdt>
        <w:sdtPr>
          <w:tag w:val="dss2-TransformedDataType.-nonNormative"/>
          <w:id w:val="790557247"/>
        </w:sdtPr>
        <w:sdtContent>
          <w:customXmlInsRangeEnd w:id="8980"/>
          <w:ins w:id="8981" w:author="Andreas Kuehne" w:date="2019-05-31T12:40:00Z">
            <w:r w:rsidRPr="003A06D0">
              <w:rPr>
                <w:color w:val="19D131"/>
                <w:lang w:val="en-GB"/>
              </w:rPr>
              <w:t xml:space="preserve">It may be possible to establish the &lt;ds:References&gt; /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 xml:space="preserve"> correspondence by comparing the optionally supplied chain of transforms to those of the &lt;ds:References&gt; having the same URI and </w:t>
            </w:r>
            <w:r w:rsidRPr="003A06D0">
              <w:rPr>
                <w:rStyle w:val="Datatype"/>
                <w:lang w:val="en-GB"/>
              </w:rPr>
              <w:t>RefType</w:t>
            </w:r>
            <w:r w:rsidRPr="003A06D0">
              <w:rPr>
                <w:color w:val="19D131"/>
                <w:lang w:val="en-GB"/>
              </w:rPr>
              <w:t xml:space="preserve"> in the supplied </w:t>
            </w:r>
            <w:r w:rsidRPr="003A06D0">
              <w:rPr>
                <w:rStyle w:val="Datatype"/>
                <w:lang w:val="en-GB"/>
              </w:rPr>
              <w:t>&lt;ds:Signature&gt;</w:t>
            </w:r>
            <w:r w:rsidRPr="003A06D0">
              <w:rPr>
                <w:color w:val="19D131"/>
                <w:lang w:val="en-GB"/>
              </w:rPr>
              <w:t xml:space="preserve"> if this chain of transform has been supplied. This can be quite expensive and even outnumber the advantages of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w:t>
            </w:r>
          </w:ins>
          <w:customXmlInsRangeStart w:id="8982" w:author="Andreas Kuehne" w:date="2019-05-31T12:40:00Z"/>
        </w:sdtContent>
      </w:sdt>
      <w:customXmlInsRangeEnd w:id="8982"/>
    </w:p>
    <w:p w14:paraId="4FCB7F37" w14:textId="77777777" w:rsidR="00A71F46" w:rsidRDefault="00A71F46" w:rsidP="00A71F46">
      <w:pPr>
        <w:pStyle w:val="berschrift4"/>
        <w:numPr>
          <w:ilvl w:val="3"/>
          <w:numId w:val="3"/>
        </w:numPr>
        <w:rPr>
          <w:ins w:id="8983" w:author="Andreas Kuehne" w:date="2019-05-31T12:40:00Z"/>
        </w:rPr>
      </w:pPr>
      <w:ins w:id="8984" w:author="Andreas Kuehne" w:date="2019-05-31T12:40:00Z">
        <w:r>
          <w:t>TransformedData – JSON Syntax</w:t>
        </w:r>
      </w:ins>
    </w:p>
    <w:p w14:paraId="4CDC3679" w14:textId="77777777" w:rsidR="00A71F46" w:rsidRPr="0248A3D1" w:rsidRDefault="00A71F46" w:rsidP="00A71F46">
      <w:pPr>
        <w:rPr>
          <w:ins w:id="8985" w:author="Andreas Kuehne" w:date="2019-05-31T12:40:00Z"/>
        </w:rPr>
      </w:pPr>
      <w:ins w:id="8986"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TransformedData</w:t>
        </w:r>
        <w:r>
          <w:t xml:space="preserve"> component.</w:t>
        </w:r>
      </w:ins>
    </w:p>
    <w:p w14:paraId="3722A376" w14:textId="77777777" w:rsidR="00A71F46" w:rsidRPr="C2430093" w:rsidRDefault="00A71F46" w:rsidP="00A71F46">
      <w:pPr>
        <w:spacing w:line="259" w:lineRule="auto"/>
        <w:rPr>
          <w:ins w:id="8987" w:author="Andreas Kuehne" w:date="2019-05-31T12:40:00Z"/>
          <w:rFonts w:eastAsia="Arial" w:cs="Arial"/>
          <w:sz w:val="22"/>
          <w:szCs w:val="22"/>
        </w:rPr>
      </w:pPr>
      <w:ins w:id="898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TransformedData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260178EC" w14:textId="77777777" w:rsidTr="00A71F46">
        <w:trPr>
          <w:cnfStyle w:val="100000000000" w:firstRow="1" w:lastRow="0" w:firstColumn="0" w:lastColumn="0" w:oddVBand="0" w:evenVBand="0" w:oddHBand="0" w:evenHBand="0" w:firstRowFirstColumn="0" w:firstRowLastColumn="0" w:lastRowFirstColumn="0" w:lastRowLastColumn="0"/>
          <w:ins w:id="89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E5C819" w14:textId="77777777" w:rsidR="00A71F46" w:rsidRDefault="00A71F46" w:rsidP="00A71F46">
            <w:pPr>
              <w:pStyle w:val="Beschriftung"/>
              <w:rPr>
                <w:ins w:id="8990" w:author="Andreas Kuehne" w:date="2019-05-31T12:40:00Z"/>
              </w:rPr>
            </w:pPr>
            <w:ins w:id="8991" w:author="Andreas Kuehne" w:date="2019-05-31T12:40:00Z">
              <w:r>
                <w:t>Element</w:t>
              </w:r>
            </w:ins>
          </w:p>
        </w:tc>
        <w:tc>
          <w:tcPr>
            <w:tcW w:w="4675" w:type="dxa"/>
          </w:tcPr>
          <w:p w14:paraId="783A45F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92" w:author="Andreas Kuehne" w:date="2019-05-31T12:40:00Z"/>
              </w:rPr>
            </w:pPr>
            <w:ins w:id="8993" w:author="Andreas Kuehne" w:date="2019-05-31T12:40:00Z">
              <w:r>
                <w:t>Implementing JSON member name</w:t>
              </w:r>
            </w:ins>
          </w:p>
        </w:tc>
        <w:tc>
          <w:tcPr>
            <w:tcW w:w="4675" w:type="dxa"/>
          </w:tcPr>
          <w:p w14:paraId="6E9A06B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94" w:author="Andreas Kuehne" w:date="2019-05-31T12:40:00Z"/>
              </w:rPr>
            </w:pPr>
            <w:ins w:id="8995" w:author="Andreas Kuehne" w:date="2019-05-31T12:40:00Z">
              <w:r>
                <w:t>Comments</w:t>
              </w:r>
            </w:ins>
          </w:p>
        </w:tc>
      </w:tr>
      <w:tr w:rsidR="00A71F46" w14:paraId="493A9136" w14:textId="77777777" w:rsidTr="00A71F46">
        <w:trPr>
          <w:ins w:id="89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8BDBE" w14:textId="77777777" w:rsidR="00A71F46" w:rsidRPr="002062A5" w:rsidRDefault="00A71F46" w:rsidP="00A71F46">
            <w:pPr>
              <w:pStyle w:val="Beschriftung"/>
              <w:rPr>
                <w:ins w:id="8997" w:author="Andreas Kuehne" w:date="2019-05-31T12:40:00Z"/>
                <w:rStyle w:val="Datatype"/>
                <w:b w:val="0"/>
                <w:bCs w:val="0"/>
              </w:rPr>
            </w:pPr>
            <w:ins w:id="8998" w:author="Andreas Kuehne" w:date="2019-05-31T12:40:00Z">
              <w:r w:rsidRPr="002062A5">
                <w:rPr>
                  <w:rStyle w:val="Datatype"/>
                </w:rPr>
                <w:t>Transforms</w:t>
              </w:r>
            </w:ins>
          </w:p>
        </w:tc>
        <w:tc>
          <w:tcPr>
            <w:tcW w:w="4675" w:type="dxa"/>
          </w:tcPr>
          <w:p w14:paraId="15E3EA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99" w:author="Andreas Kuehne" w:date="2019-05-31T12:40:00Z"/>
                <w:rStyle w:val="Datatype"/>
              </w:rPr>
            </w:pPr>
            <w:ins w:id="9000" w:author="Andreas Kuehne" w:date="2019-05-31T12:40:00Z">
              <w:r w:rsidRPr="002062A5">
                <w:rPr>
                  <w:rStyle w:val="Datatype"/>
                </w:rPr>
                <w:t>transforms</w:t>
              </w:r>
            </w:ins>
          </w:p>
        </w:tc>
        <w:tc>
          <w:tcPr>
            <w:tcW w:w="4675" w:type="dxa"/>
          </w:tcPr>
          <w:p w14:paraId="63B59C5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001" w:author="Andreas Kuehne" w:date="2019-05-31T12:40:00Z"/>
              </w:rPr>
            </w:pPr>
            <w:customXmlInsRangeStart w:id="9002" w:author="Andreas Kuehne" w:date="2019-05-31T12:40:00Z"/>
            <w:sdt>
              <w:sdtPr>
                <w:alias w:val="dss2-TransformedDataType.transforms"/>
                <w:tag w:val="dss2-TransformedDataType.-jsonComment.Transforms"/>
                <w:id w:val="-1180881919"/>
                <w:showingPlcHdr/>
              </w:sdtPr>
              <w:sdtContent>
                <w:customXmlInsRangeEnd w:id="9002"/>
                <w:ins w:id="9003" w:author="Andreas Kuehne" w:date="2019-05-31T12:40:00Z">
                  <w:r>
                    <w:rPr>
                      <w:color w:val="19D131"/>
                    </w:rPr>
                    <w:t>[]</w:t>
                  </w:r>
                </w:ins>
                <w:customXmlInsRangeStart w:id="9004" w:author="Andreas Kuehne" w:date="2019-05-31T12:40:00Z"/>
              </w:sdtContent>
            </w:sdt>
            <w:customXmlInsRangeEnd w:id="9004"/>
          </w:p>
        </w:tc>
      </w:tr>
      <w:tr w:rsidR="00A71F46" w14:paraId="5E24CDD7" w14:textId="77777777" w:rsidTr="00A71F46">
        <w:trPr>
          <w:ins w:id="90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E1B0E3" w14:textId="77777777" w:rsidR="00A71F46" w:rsidRPr="002062A5" w:rsidRDefault="00A71F46" w:rsidP="00A71F46">
            <w:pPr>
              <w:pStyle w:val="Beschriftung"/>
              <w:rPr>
                <w:ins w:id="9006" w:author="Andreas Kuehne" w:date="2019-05-31T12:40:00Z"/>
                <w:rStyle w:val="Datatype"/>
                <w:b w:val="0"/>
                <w:bCs w:val="0"/>
              </w:rPr>
            </w:pPr>
            <w:ins w:id="9007" w:author="Andreas Kuehne" w:date="2019-05-31T12:40:00Z">
              <w:r w:rsidRPr="002062A5">
                <w:rPr>
                  <w:rStyle w:val="Datatype"/>
                </w:rPr>
                <w:t>Base64Data</w:t>
              </w:r>
            </w:ins>
          </w:p>
        </w:tc>
        <w:tc>
          <w:tcPr>
            <w:tcW w:w="4675" w:type="dxa"/>
          </w:tcPr>
          <w:p w14:paraId="7B4BE05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008" w:author="Andreas Kuehne" w:date="2019-05-31T12:40:00Z"/>
                <w:rStyle w:val="Datatype"/>
              </w:rPr>
            </w:pPr>
            <w:ins w:id="9009" w:author="Andreas Kuehne" w:date="2019-05-31T12:40:00Z">
              <w:r w:rsidRPr="002062A5">
                <w:rPr>
                  <w:rStyle w:val="Datatype"/>
                </w:rPr>
                <w:t>b64Data</w:t>
              </w:r>
            </w:ins>
          </w:p>
        </w:tc>
        <w:tc>
          <w:tcPr>
            <w:tcW w:w="4675" w:type="dxa"/>
          </w:tcPr>
          <w:p w14:paraId="28EB18D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010" w:author="Andreas Kuehne" w:date="2019-05-31T12:40:00Z"/>
              </w:rPr>
            </w:pPr>
            <w:customXmlInsRangeStart w:id="9011" w:author="Andreas Kuehne" w:date="2019-05-31T12:40:00Z"/>
            <w:sdt>
              <w:sdtPr>
                <w:alias w:val="dss2-TransformedDataType.b64Data"/>
                <w:tag w:val="dss2-TransformedDataType.-jsonComment.Base64Data"/>
                <w:id w:val="1658956012"/>
                <w:showingPlcHdr/>
              </w:sdtPr>
              <w:sdtContent>
                <w:customXmlInsRangeEnd w:id="9011"/>
                <w:ins w:id="9012" w:author="Andreas Kuehne" w:date="2019-05-31T12:40:00Z">
                  <w:r>
                    <w:rPr>
                      <w:color w:val="19D131"/>
                    </w:rPr>
                    <w:t>[]</w:t>
                  </w:r>
                </w:ins>
                <w:customXmlInsRangeStart w:id="9013" w:author="Andreas Kuehne" w:date="2019-05-31T12:40:00Z"/>
              </w:sdtContent>
            </w:sdt>
            <w:customXmlInsRangeEnd w:id="9013"/>
          </w:p>
        </w:tc>
      </w:tr>
      <w:tr w:rsidR="00A71F46" w14:paraId="09894A76" w14:textId="77777777" w:rsidTr="00A71F46">
        <w:trPr>
          <w:ins w:id="90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F993DC" w14:textId="77777777" w:rsidR="00A71F46" w:rsidRPr="002062A5" w:rsidRDefault="00A71F46" w:rsidP="00A71F46">
            <w:pPr>
              <w:pStyle w:val="Beschriftung"/>
              <w:rPr>
                <w:ins w:id="9015" w:author="Andreas Kuehne" w:date="2019-05-31T12:40:00Z"/>
                <w:rStyle w:val="Datatype"/>
                <w:b w:val="0"/>
                <w:bCs w:val="0"/>
              </w:rPr>
            </w:pPr>
            <w:ins w:id="9016" w:author="Andreas Kuehne" w:date="2019-05-31T12:40:00Z">
              <w:r w:rsidRPr="002062A5">
                <w:rPr>
                  <w:rStyle w:val="Datatype"/>
                </w:rPr>
                <w:t>WhichReference</w:t>
              </w:r>
            </w:ins>
          </w:p>
        </w:tc>
        <w:tc>
          <w:tcPr>
            <w:tcW w:w="4675" w:type="dxa"/>
          </w:tcPr>
          <w:p w14:paraId="35AA483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017" w:author="Andreas Kuehne" w:date="2019-05-31T12:40:00Z"/>
                <w:rStyle w:val="Datatype"/>
              </w:rPr>
            </w:pPr>
            <w:ins w:id="9018" w:author="Andreas Kuehne" w:date="2019-05-31T12:40:00Z">
              <w:r w:rsidRPr="002062A5">
                <w:rPr>
                  <w:rStyle w:val="Datatype"/>
                </w:rPr>
                <w:t>whichRef</w:t>
              </w:r>
            </w:ins>
          </w:p>
        </w:tc>
        <w:tc>
          <w:tcPr>
            <w:tcW w:w="4675" w:type="dxa"/>
          </w:tcPr>
          <w:p w14:paraId="60A087DE"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019" w:author="Andreas Kuehne" w:date="2019-05-31T12:40:00Z"/>
              </w:rPr>
            </w:pPr>
            <w:customXmlInsRangeStart w:id="9020" w:author="Andreas Kuehne" w:date="2019-05-31T12:40:00Z"/>
            <w:sdt>
              <w:sdtPr>
                <w:alias w:val="dss2-TransformedDataType.whichRef"/>
                <w:tag w:val="dss2-TransformedDataType.-jsonComment.WhichReference"/>
                <w:id w:val="-725673187"/>
                <w:showingPlcHdr/>
              </w:sdtPr>
              <w:sdtContent>
                <w:customXmlInsRangeEnd w:id="9020"/>
                <w:ins w:id="9021" w:author="Andreas Kuehne" w:date="2019-05-31T12:40:00Z">
                  <w:r>
                    <w:rPr>
                      <w:color w:val="19D131"/>
                    </w:rPr>
                    <w:t>[]</w:t>
                  </w:r>
                </w:ins>
                <w:customXmlInsRangeStart w:id="9022" w:author="Andreas Kuehne" w:date="2019-05-31T12:40:00Z"/>
              </w:sdtContent>
            </w:sdt>
            <w:customXmlInsRangeEnd w:id="9022"/>
          </w:p>
        </w:tc>
      </w:tr>
    </w:tbl>
    <w:p w14:paraId="72FA392D" w14:textId="77777777" w:rsidR="00A71F46" w:rsidRPr="0202B381" w:rsidRDefault="00A71F46" w:rsidP="00A71F46">
      <w:pPr>
        <w:rPr>
          <w:ins w:id="9023" w:author="Andreas Kuehne" w:date="2019-05-31T12:40:00Z"/>
        </w:rPr>
      </w:pPr>
      <w:ins w:id="9024"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47068EA" w14:textId="77777777" w:rsidR="00A71F46" w:rsidRDefault="00A71F46" w:rsidP="00A71F46">
      <w:pPr>
        <w:pStyle w:val="Code"/>
        <w:spacing w:line="259" w:lineRule="auto"/>
        <w:rPr>
          <w:ins w:id="9025" w:author="Andreas Kuehne" w:date="2019-05-31T12:40:00Z"/>
        </w:rPr>
      </w:pPr>
      <w:ins w:id="9026" w:author="Andreas Kuehne" w:date="2019-05-31T12:40:00Z">
        <w:r>
          <w:rPr>
            <w:color w:val="31849B" w:themeColor="accent5" w:themeShade="BF"/>
          </w:rPr>
          <w:t>"dss2-TransformedDataType"</w:t>
        </w:r>
        <w:r>
          <w:t>: {</w:t>
        </w:r>
      </w:ins>
    </w:p>
    <w:p w14:paraId="67758C55" w14:textId="77777777" w:rsidR="00A71F46" w:rsidRDefault="00A71F46" w:rsidP="00A71F46">
      <w:pPr>
        <w:pStyle w:val="Code"/>
        <w:spacing w:line="259" w:lineRule="auto"/>
        <w:rPr>
          <w:ins w:id="9027" w:author="Andreas Kuehne" w:date="2019-05-31T12:40:00Z"/>
        </w:rPr>
      </w:pPr>
      <w:ins w:id="9028" w:author="Andreas Kuehne" w:date="2019-05-31T12:40:00Z">
        <w:r>
          <w:rPr>
            <w:color w:val="31849B" w:themeColor="accent5" w:themeShade="BF"/>
          </w:rPr>
          <w:t xml:space="preserve">  "type"</w:t>
        </w:r>
        <w:r>
          <w:t xml:space="preserve">: </w:t>
        </w:r>
        <w:r>
          <w:rPr>
            <w:color w:val="244061" w:themeColor="accent1" w:themeShade="80"/>
          </w:rPr>
          <w:t>"object",</w:t>
        </w:r>
      </w:ins>
    </w:p>
    <w:p w14:paraId="239582FB" w14:textId="77777777" w:rsidR="00A71F46" w:rsidRDefault="00A71F46" w:rsidP="00A71F46">
      <w:pPr>
        <w:pStyle w:val="Code"/>
        <w:spacing w:line="259" w:lineRule="auto"/>
        <w:rPr>
          <w:ins w:id="9029" w:author="Andreas Kuehne" w:date="2019-05-31T12:40:00Z"/>
        </w:rPr>
      </w:pPr>
      <w:ins w:id="9030" w:author="Andreas Kuehne" w:date="2019-05-31T12:40:00Z">
        <w:r>
          <w:rPr>
            <w:color w:val="31849B" w:themeColor="accent5" w:themeShade="BF"/>
          </w:rPr>
          <w:t xml:space="preserve">  "properties"</w:t>
        </w:r>
        <w:r>
          <w:t>: {</w:t>
        </w:r>
      </w:ins>
    </w:p>
    <w:p w14:paraId="39CE9274" w14:textId="77777777" w:rsidR="00A71F46" w:rsidRDefault="00A71F46" w:rsidP="00A71F46">
      <w:pPr>
        <w:pStyle w:val="Code"/>
        <w:spacing w:line="259" w:lineRule="auto"/>
        <w:rPr>
          <w:ins w:id="9031" w:author="Andreas Kuehne" w:date="2019-05-31T12:40:00Z"/>
        </w:rPr>
      </w:pPr>
      <w:ins w:id="9032" w:author="Andreas Kuehne" w:date="2019-05-31T12:40:00Z">
        <w:r>
          <w:rPr>
            <w:color w:val="31849B" w:themeColor="accent5" w:themeShade="BF"/>
          </w:rPr>
          <w:t xml:space="preserve">    "ID"</w:t>
        </w:r>
        <w:r>
          <w:t>: {</w:t>
        </w:r>
      </w:ins>
    </w:p>
    <w:p w14:paraId="44D5399E" w14:textId="77777777" w:rsidR="00A71F46" w:rsidRDefault="00A71F46" w:rsidP="00A71F46">
      <w:pPr>
        <w:pStyle w:val="Code"/>
        <w:spacing w:line="259" w:lineRule="auto"/>
        <w:rPr>
          <w:ins w:id="9033" w:author="Andreas Kuehne" w:date="2019-05-31T12:40:00Z"/>
        </w:rPr>
      </w:pPr>
      <w:ins w:id="9034" w:author="Andreas Kuehne" w:date="2019-05-31T12:40:00Z">
        <w:r>
          <w:rPr>
            <w:color w:val="31849B" w:themeColor="accent5" w:themeShade="BF"/>
          </w:rPr>
          <w:t xml:space="preserve">      "type"</w:t>
        </w:r>
        <w:r>
          <w:t xml:space="preserve">: </w:t>
        </w:r>
        <w:r>
          <w:rPr>
            <w:color w:val="244061" w:themeColor="accent1" w:themeShade="80"/>
          </w:rPr>
          <w:t>"string"</w:t>
        </w:r>
      </w:ins>
    </w:p>
    <w:p w14:paraId="43103532" w14:textId="77777777" w:rsidR="00A71F46" w:rsidRDefault="00A71F46" w:rsidP="00A71F46">
      <w:pPr>
        <w:pStyle w:val="Code"/>
        <w:spacing w:line="259" w:lineRule="auto"/>
        <w:rPr>
          <w:ins w:id="9035" w:author="Andreas Kuehne" w:date="2019-05-31T12:40:00Z"/>
        </w:rPr>
      </w:pPr>
      <w:ins w:id="9036" w:author="Andreas Kuehne" w:date="2019-05-31T12:40:00Z">
        <w:r>
          <w:lastRenderedPageBreak/>
          <w:t xml:space="preserve">    },</w:t>
        </w:r>
      </w:ins>
    </w:p>
    <w:p w14:paraId="5FD58DFD" w14:textId="77777777" w:rsidR="00A71F46" w:rsidRDefault="00A71F46" w:rsidP="00A71F46">
      <w:pPr>
        <w:pStyle w:val="Code"/>
        <w:spacing w:line="259" w:lineRule="auto"/>
        <w:rPr>
          <w:ins w:id="9037" w:author="Andreas Kuehne" w:date="2019-05-31T12:40:00Z"/>
        </w:rPr>
      </w:pPr>
      <w:ins w:id="9038" w:author="Andreas Kuehne" w:date="2019-05-31T12:40:00Z">
        <w:r>
          <w:rPr>
            <w:color w:val="31849B" w:themeColor="accent5" w:themeShade="BF"/>
          </w:rPr>
          <w:t xml:space="preserve">    "refURI"</w:t>
        </w:r>
        <w:r>
          <w:t>: {</w:t>
        </w:r>
      </w:ins>
    </w:p>
    <w:p w14:paraId="1EB5000C" w14:textId="77777777" w:rsidR="00A71F46" w:rsidRDefault="00A71F46" w:rsidP="00A71F46">
      <w:pPr>
        <w:pStyle w:val="Code"/>
        <w:spacing w:line="259" w:lineRule="auto"/>
        <w:rPr>
          <w:ins w:id="9039" w:author="Andreas Kuehne" w:date="2019-05-31T12:40:00Z"/>
        </w:rPr>
      </w:pPr>
      <w:ins w:id="9040" w:author="Andreas Kuehne" w:date="2019-05-31T12:40:00Z">
        <w:r>
          <w:rPr>
            <w:color w:val="31849B" w:themeColor="accent5" w:themeShade="BF"/>
          </w:rPr>
          <w:t xml:space="preserve">      "type"</w:t>
        </w:r>
        <w:r>
          <w:t xml:space="preserve">: </w:t>
        </w:r>
        <w:r>
          <w:rPr>
            <w:color w:val="244061" w:themeColor="accent1" w:themeShade="80"/>
          </w:rPr>
          <w:t>"string"</w:t>
        </w:r>
      </w:ins>
    </w:p>
    <w:p w14:paraId="20CF9DBC" w14:textId="77777777" w:rsidR="00A71F46" w:rsidRDefault="00A71F46" w:rsidP="00A71F46">
      <w:pPr>
        <w:pStyle w:val="Code"/>
        <w:spacing w:line="259" w:lineRule="auto"/>
        <w:rPr>
          <w:ins w:id="9041" w:author="Andreas Kuehne" w:date="2019-05-31T12:40:00Z"/>
        </w:rPr>
      </w:pPr>
      <w:ins w:id="9042" w:author="Andreas Kuehne" w:date="2019-05-31T12:40:00Z">
        <w:r>
          <w:t xml:space="preserve">    },</w:t>
        </w:r>
      </w:ins>
    </w:p>
    <w:p w14:paraId="57E2F2D0" w14:textId="77777777" w:rsidR="00A71F46" w:rsidRDefault="00A71F46" w:rsidP="00A71F46">
      <w:pPr>
        <w:pStyle w:val="Code"/>
        <w:spacing w:line="259" w:lineRule="auto"/>
        <w:rPr>
          <w:ins w:id="9043" w:author="Andreas Kuehne" w:date="2019-05-31T12:40:00Z"/>
        </w:rPr>
      </w:pPr>
      <w:ins w:id="9044" w:author="Andreas Kuehne" w:date="2019-05-31T12:40:00Z">
        <w:r>
          <w:rPr>
            <w:color w:val="31849B" w:themeColor="accent5" w:themeShade="BF"/>
          </w:rPr>
          <w:t xml:space="preserve">    "refType"</w:t>
        </w:r>
        <w:r>
          <w:t>: {</w:t>
        </w:r>
      </w:ins>
    </w:p>
    <w:p w14:paraId="3889F446" w14:textId="77777777" w:rsidR="00A71F46" w:rsidRDefault="00A71F46" w:rsidP="00A71F46">
      <w:pPr>
        <w:pStyle w:val="Code"/>
        <w:spacing w:line="259" w:lineRule="auto"/>
        <w:rPr>
          <w:ins w:id="9045" w:author="Andreas Kuehne" w:date="2019-05-31T12:40:00Z"/>
        </w:rPr>
      </w:pPr>
      <w:ins w:id="9046" w:author="Andreas Kuehne" w:date="2019-05-31T12:40:00Z">
        <w:r>
          <w:rPr>
            <w:color w:val="31849B" w:themeColor="accent5" w:themeShade="BF"/>
          </w:rPr>
          <w:t xml:space="preserve">      "type"</w:t>
        </w:r>
        <w:r>
          <w:t xml:space="preserve">: </w:t>
        </w:r>
        <w:r>
          <w:rPr>
            <w:color w:val="244061" w:themeColor="accent1" w:themeShade="80"/>
          </w:rPr>
          <w:t>"string"</w:t>
        </w:r>
      </w:ins>
    </w:p>
    <w:p w14:paraId="1F6CEBB0" w14:textId="77777777" w:rsidR="00A71F46" w:rsidRDefault="00A71F46" w:rsidP="00A71F46">
      <w:pPr>
        <w:pStyle w:val="Code"/>
        <w:spacing w:line="259" w:lineRule="auto"/>
        <w:rPr>
          <w:ins w:id="9047" w:author="Andreas Kuehne" w:date="2019-05-31T12:40:00Z"/>
        </w:rPr>
      </w:pPr>
      <w:ins w:id="9048" w:author="Andreas Kuehne" w:date="2019-05-31T12:40:00Z">
        <w:r>
          <w:t xml:space="preserve">    },</w:t>
        </w:r>
      </w:ins>
    </w:p>
    <w:p w14:paraId="309A72A4" w14:textId="77777777" w:rsidR="00A71F46" w:rsidRDefault="00A71F46" w:rsidP="00A71F46">
      <w:pPr>
        <w:pStyle w:val="Code"/>
        <w:spacing w:line="259" w:lineRule="auto"/>
        <w:rPr>
          <w:ins w:id="9049" w:author="Andreas Kuehne" w:date="2019-05-31T12:40:00Z"/>
        </w:rPr>
      </w:pPr>
      <w:ins w:id="9050" w:author="Andreas Kuehne" w:date="2019-05-31T12:40:00Z">
        <w:r>
          <w:rPr>
            <w:color w:val="31849B" w:themeColor="accent5" w:themeShade="BF"/>
          </w:rPr>
          <w:t xml:space="preserve">    "schemaRefs"</w:t>
        </w:r>
        <w:r>
          <w:t>: {</w:t>
        </w:r>
      </w:ins>
    </w:p>
    <w:p w14:paraId="302CBDCB" w14:textId="77777777" w:rsidR="00A71F46" w:rsidRDefault="00A71F46" w:rsidP="00A71F46">
      <w:pPr>
        <w:pStyle w:val="Code"/>
        <w:spacing w:line="259" w:lineRule="auto"/>
        <w:rPr>
          <w:ins w:id="9051" w:author="Andreas Kuehne" w:date="2019-05-31T12:40:00Z"/>
        </w:rPr>
      </w:pPr>
      <w:ins w:id="9052" w:author="Andreas Kuehne" w:date="2019-05-31T12:40:00Z">
        <w:r>
          <w:rPr>
            <w:color w:val="31849B" w:themeColor="accent5" w:themeShade="BF"/>
          </w:rPr>
          <w:t xml:space="preserve">      "type"</w:t>
        </w:r>
        <w:r>
          <w:t xml:space="preserve">: </w:t>
        </w:r>
        <w:r>
          <w:rPr>
            <w:color w:val="244061" w:themeColor="accent1" w:themeShade="80"/>
          </w:rPr>
          <w:t>"array",</w:t>
        </w:r>
      </w:ins>
    </w:p>
    <w:p w14:paraId="3F79E1C6" w14:textId="77777777" w:rsidR="00A71F46" w:rsidRDefault="00A71F46" w:rsidP="00A71F46">
      <w:pPr>
        <w:pStyle w:val="Code"/>
        <w:spacing w:line="259" w:lineRule="auto"/>
        <w:rPr>
          <w:ins w:id="9053" w:author="Andreas Kuehne" w:date="2019-05-31T12:40:00Z"/>
        </w:rPr>
      </w:pPr>
      <w:ins w:id="9054" w:author="Andreas Kuehne" w:date="2019-05-31T12:40:00Z">
        <w:r>
          <w:rPr>
            <w:color w:val="31849B" w:themeColor="accent5" w:themeShade="BF"/>
          </w:rPr>
          <w:t xml:space="preserve">      "items"</w:t>
        </w:r>
        <w:r>
          <w:t>: {</w:t>
        </w:r>
      </w:ins>
    </w:p>
    <w:p w14:paraId="41D73847" w14:textId="77777777" w:rsidR="00A71F46" w:rsidRDefault="00A71F46" w:rsidP="00A71F46">
      <w:pPr>
        <w:pStyle w:val="Code"/>
        <w:spacing w:line="259" w:lineRule="auto"/>
        <w:rPr>
          <w:ins w:id="9055" w:author="Andreas Kuehne" w:date="2019-05-31T12:40:00Z"/>
        </w:rPr>
      </w:pPr>
      <w:ins w:id="905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7896E357" w14:textId="77777777" w:rsidR="00A71F46" w:rsidRDefault="00A71F46" w:rsidP="00A71F46">
      <w:pPr>
        <w:pStyle w:val="Code"/>
        <w:spacing w:line="259" w:lineRule="auto"/>
        <w:rPr>
          <w:ins w:id="9057" w:author="Andreas Kuehne" w:date="2019-05-31T12:40:00Z"/>
        </w:rPr>
      </w:pPr>
      <w:ins w:id="9058" w:author="Andreas Kuehne" w:date="2019-05-31T12:40:00Z">
        <w:r>
          <w:t xml:space="preserve">      }</w:t>
        </w:r>
      </w:ins>
    </w:p>
    <w:p w14:paraId="4F9C81DB" w14:textId="77777777" w:rsidR="00A71F46" w:rsidRDefault="00A71F46" w:rsidP="00A71F46">
      <w:pPr>
        <w:pStyle w:val="Code"/>
        <w:spacing w:line="259" w:lineRule="auto"/>
        <w:rPr>
          <w:ins w:id="9059" w:author="Andreas Kuehne" w:date="2019-05-31T12:40:00Z"/>
        </w:rPr>
      </w:pPr>
      <w:ins w:id="9060" w:author="Andreas Kuehne" w:date="2019-05-31T12:40:00Z">
        <w:r>
          <w:t xml:space="preserve">    },</w:t>
        </w:r>
      </w:ins>
    </w:p>
    <w:p w14:paraId="422E9523" w14:textId="77777777" w:rsidR="00A71F46" w:rsidRDefault="00A71F46" w:rsidP="00A71F46">
      <w:pPr>
        <w:pStyle w:val="Code"/>
        <w:spacing w:line="259" w:lineRule="auto"/>
        <w:rPr>
          <w:ins w:id="9061" w:author="Andreas Kuehne" w:date="2019-05-31T12:40:00Z"/>
        </w:rPr>
      </w:pPr>
      <w:ins w:id="9062" w:author="Andreas Kuehne" w:date="2019-05-31T12:40:00Z">
        <w:r>
          <w:rPr>
            <w:color w:val="31849B" w:themeColor="accent5" w:themeShade="BF"/>
          </w:rPr>
          <w:t xml:space="preserve">    "transforms"</w:t>
        </w:r>
        <w:r>
          <w:t>: {</w:t>
        </w:r>
      </w:ins>
    </w:p>
    <w:p w14:paraId="101C2CBF" w14:textId="77777777" w:rsidR="00A71F46" w:rsidRDefault="00A71F46" w:rsidP="00A71F46">
      <w:pPr>
        <w:pStyle w:val="Code"/>
        <w:spacing w:line="259" w:lineRule="auto"/>
        <w:rPr>
          <w:ins w:id="9063" w:author="Andreas Kuehne" w:date="2019-05-31T12:40:00Z"/>
        </w:rPr>
      </w:pPr>
      <w:ins w:id="9064"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23ED4460" w14:textId="77777777" w:rsidR="00A71F46" w:rsidRDefault="00A71F46" w:rsidP="00A71F46">
      <w:pPr>
        <w:pStyle w:val="Code"/>
        <w:spacing w:line="259" w:lineRule="auto"/>
        <w:rPr>
          <w:ins w:id="9065" w:author="Andreas Kuehne" w:date="2019-05-31T12:40:00Z"/>
        </w:rPr>
      </w:pPr>
      <w:ins w:id="9066" w:author="Andreas Kuehne" w:date="2019-05-31T12:40:00Z">
        <w:r>
          <w:t xml:space="preserve">    },</w:t>
        </w:r>
      </w:ins>
    </w:p>
    <w:p w14:paraId="6064D810" w14:textId="77777777" w:rsidR="00A71F46" w:rsidRDefault="00A71F46" w:rsidP="00A71F46">
      <w:pPr>
        <w:pStyle w:val="Code"/>
        <w:spacing w:line="259" w:lineRule="auto"/>
        <w:rPr>
          <w:ins w:id="9067" w:author="Andreas Kuehne" w:date="2019-05-31T12:40:00Z"/>
        </w:rPr>
      </w:pPr>
      <w:ins w:id="9068" w:author="Andreas Kuehne" w:date="2019-05-31T12:40:00Z">
        <w:r>
          <w:rPr>
            <w:color w:val="31849B" w:themeColor="accent5" w:themeShade="BF"/>
          </w:rPr>
          <w:t xml:space="preserve">    "b64Data"</w:t>
        </w:r>
        <w:r>
          <w:t>: {</w:t>
        </w:r>
      </w:ins>
    </w:p>
    <w:p w14:paraId="17C1B8B4" w14:textId="77777777" w:rsidR="00A71F46" w:rsidRDefault="00A71F46" w:rsidP="00A71F46">
      <w:pPr>
        <w:pStyle w:val="Code"/>
        <w:spacing w:line="259" w:lineRule="auto"/>
        <w:rPr>
          <w:ins w:id="9069" w:author="Andreas Kuehne" w:date="2019-05-31T12:40:00Z"/>
        </w:rPr>
      </w:pPr>
      <w:ins w:id="9070"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DD79187" w14:textId="77777777" w:rsidR="00A71F46" w:rsidRDefault="00A71F46" w:rsidP="00A71F46">
      <w:pPr>
        <w:pStyle w:val="Code"/>
        <w:spacing w:line="259" w:lineRule="auto"/>
        <w:rPr>
          <w:ins w:id="9071" w:author="Andreas Kuehne" w:date="2019-05-31T12:40:00Z"/>
        </w:rPr>
      </w:pPr>
      <w:ins w:id="9072" w:author="Andreas Kuehne" w:date="2019-05-31T12:40:00Z">
        <w:r>
          <w:t xml:space="preserve">    },</w:t>
        </w:r>
      </w:ins>
    </w:p>
    <w:p w14:paraId="51F6D477" w14:textId="77777777" w:rsidR="00A71F46" w:rsidRDefault="00A71F46" w:rsidP="00A71F46">
      <w:pPr>
        <w:pStyle w:val="Code"/>
        <w:spacing w:line="259" w:lineRule="auto"/>
        <w:rPr>
          <w:ins w:id="9073" w:author="Andreas Kuehne" w:date="2019-05-31T12:40:00Z"/>
        </w:rPr>
      </w:pPr>
      <w:ins w:id="9074" w:author="Andreas Kuehne" w:date="2019-05-31T12:40:00Z">
        <w:r>
          <w:rPr>
            <w:color w:val="31849B" w:themeColor="accent5" w:themeShade="BF"/>
          </w:rPr>
          <w:t xml:space="preserve">    "whichRef"</w:t>
        </w:r>
        <w:r>
          <w:t>: {</w:t>
        </w:r>
      </w:ins>
    </w:p>
    <w:p w14:paraId="0541ACC8" w14:textId="77777777" w:rsidR="00A71F46" w:rsidRDefault="00A71F46" w:rsidP="00A71F46">
      <w:pPr>
        <w:pStyle w:val="Code"/>
        <w:spacing w:line="259" w:lineRule="auto"/>
        <w:rPr>
          <w:ins w:id="9075" w:author="Andreas Kuehne" w:date="2019-05-31T12:40:00Z"/>
        </w:rPr>
      </w:pPr>
      <w:ins w:id="9076" w:author="Andreas Kuehne" w:date="2019-05-31T12:40:00Z">
        <w:r>
          <w:rPr>
            <w:color w:val="31849B" w:themeColor="accent5" w:themeShade="BF"/>
          </w:rPr>
          <w:t xml:space="preserve">      "type"</w:t>
        </w:r>
        <w:r>
          <w:t xml:space="preserve">: </w:t>
        </w:r>
        <w:r>
          <w:rPr>
            <w:color w:val="244061" w:themeColor="accent1" w:themeShade="80"/>
          </w:rPr>
          <w:t>"integer"</w:t>
        </w:r>
      </w:ins>
    </w:p>
    <w:p w14:paraId="438E1613" w14:textId="77777777" w:rsidR="00A71F46" w:rsidRDefault="00A71F46" w:rsidP="00A71F46">
      <w:pPr>
        <w:pStyle w:val="Code"/>
        <w:spacing w:line="259" w:lineRule="auto"/>
        <w:rPr>
          <w:ins w:id="9077" w:author="Andreas Kuehne" w:date="2019-05-31T12:40:00Z"/>
        </w:rPr>
      </w:pPr>
      <w:ins w:id="9078" w:author="Andreas Kuehne" w:date="2019-05-31T12:40:00Z">
        <w:r>
          <w:t xml:space="preserve">    }</w:t>
        </w:r>
      </w:ins>
    </w:p>
    <w:p w14:paraId="3CF1B131" w14:textId="77777777" w:rsidR="00A71F46" w:rsidRDefault="00A71F46" w:rsidP="00A71F46">
      <w:pPr>
        <w:pStyle w:val="Code"/>
        <w:spacing w:line="259" w:lineRule="auto"/>
        <w:rPr>
          <w:ins w:id="9079" w:author="Andreas Kuehne" w:date="2019-05-31T12:40:00Z"/>
        </w:rPr>
      </w:pPr>
      <w:ins w:id="9080" w:author="Andreas Kuehne" w:date="2019-05-31T12:40:00Z">
        <w:r>
          <w:t xml:space="preserve">  },</w:t>
        </w:r>
      </w:ins>
    </w:p>
    <w:p w14:paraId="1F2779EC" w14:textId="77777777" w:rsidR="00A71F46" w:rsidRDefault="00A71F46" w:rsidP="00A71F46">
      <w:pPr>
        <w:pStyle w:val="Code"/>
        <w:spacing w:line="259" w:lineRule="auto"/>
        <w:rPr>
          <w:ins w:id="9081" w:author="Andreas Kuehne" w:date="2019-05-31T12:40:00Z"/>
        </w:rPr>
      </w:pPr>
      <w:ins w:id="9082" w:author="Andreas Kuehne" w:date="2019-05-31T12:40:00Z">
        <w:r>
          <w:rPr>
            <w:color w:val="31849B" w:themeColor="accent5" w:themeShade="BF"/>
          </w:rPr>
          <w:t xml:space="preserve">  "required"</w:t>
        </w:r>
        <w:r>
          <w:t>: [</w:t>
        </w:r>
        <w:r>
          <w:rPr>
            <w:color w:val="244061" w:themeColor="accent1" w:themeShade="80"/>
          </w:rPr>
          <w:t>"b64Data"</w:t>
        </w:r>
        <w:r>
          <w:t>]</w:t>
        </w:r>
      </w:ins>
    </w:p>
    <w:p w14:paraId="487D1366" w14:textId="77777777" w:rsidR="00A71F46" w:rsidRDefault="00A71F46" w:rsidP="00A71F46">
      <w:pPr>
        <w:pStyle w:val="Code"/>
        <w:spacing w:line="259" w:lineRule="auto"/>
        <w:rPr>
          <w:ins w:id="9083" w:author="Andreas Kuehne" w:date="2019-05-31T12:40:00Z"/>
        </w:rPr>
      </w:pPr>
      <w:ins w:id="9084" w:author="Andreas Kuehne" w:date="2019-05-31T12:40:00Z">
        <w:r>
          <w:t>}</w:t>
        </w:r>
      </w:ins>
    </w:p>
    <w:p w14:paraId="015E0088" w14:textId="77777777" w:rsidR="00A71F46" w:rsidRDefault="00A71F46" w:rsidP="00A71F46">
      <w:pPr>
        <w:rPr>
          <w:ins w:id="9085" w:author="Andreas Kuehne" w:date="2019-05-31T12:40:00Z"/>
        </w:rPr>
      </w:pPr>
      <w:customXmlInsRangeStart w:id="9086" w:author="Andreas Kuehne" w:date="2019-05-31T12:40:00Z"/>
      <w:sdt>
        <w:sdtPr>
          <w:tag w:val="dss2-TransformedDataType.-jsonSchema"/>
          <w:id w:val="-2082128811"/>
          <w:showingPlcHdr/>
        </w:sdtPr>
        <w:sdtContent>
          <w:customXmlInsRangeEnd w:id="9086"/>
          <w:ins w:id="9087" w:author="Andreas Kuehne" w:date="2019-05-31T12:40:00Z">
            <w:r>
              <w:rPr>
                <w:color w:val="19D131"/>
              </w:rPr>
              <w:t>[component TransformedData JSON schema details]</w:t>
            </w:r>
          </w:ins>
          <w:customXmlInsRangeStart w:id="9088" w:author="Andreas Kuehne" w:date="2019-05-31T12:40:00Z"/>
        </w:sdtContent>
      </w:sdt>
      <w:customXmlInsRangeEnd w:id="9088"/>
    </w:p>
    <w:p w14:paraId="0E471808" w14:textId="77777777" w:rsidR="00A71F46" w:rsidRDefault="00A71F46" w:rsidP="00A71F46">
      <w:pPr>
        <w:pStyle w:val="berschrift4"/>
        <w:numPr>
          <w:ilvl w:val="3"/>
          <w:numId w:val="3"/>
        </w:numPr>
        <w:rPr>
          <w:ins w:id="9089" w:author="Andreas Kuehne" w:date="2019-05-31T12:40:00Z"/>
        </w:rPr>
      </w:pPr>
      <w:ins w:id="9090" w:author="Andreas Kuehne" w:date="2019-05-31T12:40:00Z">
        <w:r>
          <w:t>TransformedData – XML Syntax</w:t>
        </w:r>
      </w:ins>
    </w:p>
    <w:p w14:paraId="5871AE57" w14:textId="77777777" w:rsidR="00A71F46" w:rsidRPr="5404FA76" w:rsidRDefault="00A71F46" w:rsidP="00A71F46">
      <w:pPr>
        <w:rPr>
          <w:ins w:id="9091" w:author="Andreas Kuehne" w:date="2019-05-31T12:40:00Z"/>
        </w:rPr>
      </w:pPr>
      <w:ins w:id="9092" w:author="Andreas Kuehne" w:date="2019-05-31T12:40:00Z">
        <w:r w:rsidRPr="0CCF9147">
          <w:t xml:space="preserve">The XML type </w:t>
        </w:r>
        <w:r w:rsidRPr="002062A5">
          <w:rPr>
            <w:rFonts w:ascii="Courier New" w:eastAsia="Courier New" w:hAnsi="Courier New" w:cs="Courier New"/>
          </w:rPr>
          <w:t>TransformedDataType</w:t>
        </w:r>
        <w:r w:rsidRPr="0CCF9147">
          <w:t xml:space="preserve"> SHALL implement the requirements defined in the </w:t>
        </w:r>
        <w:r w:rsidRPr="002062A5">
          <w:rPr>
            <w:rFonts w:ascii="Courier New" w:eastAsia="Courier New" w:hAnsi="Courier New" w:cs="Courier New"/>
          </w:rPr>
          <w:t>TransformedData</w:t>
        </w:r>
        <w:r>
          <w:t xml:space="preserve"> </w:t>
        </w:r>
        <w:r w:rsidRPr="005A6FFD">
          <w:t>component.</w:t>
        </w:r>
      </w:ins>
    </w:p>
    <w:p w14:paraId="1C3A373B" w14:textId="77777777" w:rsidR="00A71F46" w:rsidRDefault="00A71F46" w:rsidP="00A71F46">
      <w:pPr>
        <w:rPr>
          <w:ins w:id="9093" w:author="Andreas Kuehne" w:date="2019-05-31T12:40:00Z"/>
        </w:rPr>
      </w:pPr>
      <w:ins w:id="9094" w:author="Andreas Kuehne" w:date="2019-05-31T12:40:00Z">
        <w:r w:rsidRPr="005A6FFD">
          <w:rPr>
            <w:rFonts w:eastAsia="Arial"/>
          </w:rPr>
          <w:t xml:space="preserve">The </w:t>
        </w:r>
        <w:r w:rsidRPr="002062A5">
          <w:rPr>
            <w:rFonts w:ascii="Courier New" w:eastAsia="Courier New" w:hAnsi="Courier New" w:cs="Courier New"/>
          </w:rPr>
          <w:t>TransformedDataType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06598B8" w14:textId="77777777" w:rsidR="00A71F46" w:rsidRDefault="00A71F46" w:rsidP="00A71F46">
      <w:pPr>
        <w:pStyle w:val="Code"/>
        <w:rPr>
          <w:ins w:id="9095" w:author="Andreas Kuehne" w:date="2019-05-31T12:40:00Z"/>
        </w:rPr>
      </w:pPr>
      <w:ins w:id="909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TransformedDataType</w:t>
        </w:r>
        <w:r>
          <w:rPr>
            <w:color w:val="943634" w:themeColor="accent2" w:themeShade="BF"/>
          </w:rPr>
          <w:t>"</w:t>
        </w:r>
        <w:r>
          <w:rPr>
            <w:color w:val="31849B" w:themeColor="accent5" w:themeShade="BF"/>
          </w:rPr>
          <w:t>&gt;</w:t>
        </w:r>
      </w:ins>
    </w:p>
    <w:p w14:paraId="54A08CDB" w14:textId="77777777" w:rsidR="00A71F46" w:rsidRDefault="00A71F46" w:rsidP="00A71F46">
      <w:pPr>
        <w:pStyle w:val="Code"/>
        <w:rPr>
          <w:ins w:id="9097" w:author="Andreas Kuehne" w:date="2019-05-31T12:40:00Z"/>
        </w:rPr>
      </w:pPr>
      <w:ins w:id="9098" w:author="Andreas Kuehne" w:date="2019-05-31T12:40:00Z">
        <w:r>
          <w:rPr>
            <w:color w:val="31849B" w:themeColor="accent5" w:themeShade="BF"/>
          </w:rPr>
          <w:t xml:space="preserve">  &lt;xs:complexContent&gt;</w:t>
        </w:r>
      </w:ins>
    </w:p>
    <w:p w14:paraId="2E488860" w14:textId="77777777" w:rsidR="00A71F46" w:rsidRDefault="00A71F46" w:rsidP="00A71F46">
      <w:pPr>
        <w:pStyle w:val="Code"/>
        <w:rPr>
          <w:ins w:id="9099" w:author="Andreas Kuehne" w:date="2019-05-31T12:40:00Z"/>
        </w:rPr>
      </w:pPr>
      <w:ins w:id="910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FA4926F" w14:textId="77777777" w:rsidR="00A71F46" w:rsidRDefault="00A71F46" w:rsidP="00A71F46">
      <w:pPr>
        <w:pStyle w:val="Code"/>
        <w:rPr>
          <w:ins w:id="9101" w:author="Andreas Kuehne" w:date="2019-05-31T12:40:00Z"/>
        </w:rPr>
      </w:pPr>
      <w:ins w:id="9102" w:author="Andreas Kuehne" w:date="2019-05-31T12:40:00Z">
        <w:r>
          <w:rPr>
            <w:color w:val="31849B" w:themeColor="accent5" w:themeShade="BF"/>
          </w:rPr>
          <w:t xml:space="preserve">      &lt;xs:sequence&gt;</w:t>
        </w:r>
      </w:ins>
    </w:p>
    <w:p w14:paraId="579271B5" w14:textId="77777777" w:rsidR="00A71F46" w:rsidRDefault="00A71F46" w:rsidP="00A71F46">
      <w:pPr>
        <w:pStyle w:val="Code"/>
        <w:rPr>
          <w:ins w:id="9103" w:author="Andreas Kuehne" w:date="2019-05-31T12:40:00Z"/>
        </w:rPr>
      </w:pPr>
      <w:ins w:id="910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8210E3D" w14:textId="77777777" w:rsidR="00A71F46" w:rsidRDefault="00A71F46" w:rsidP="00A71F46">
      <w:pPr>
        <w:pStyle w:val="Code"/>
        <w:rPr>
          <w:ins w:id="9105" w:author="Andreas Kuehne" w:date="2019-05-31T12:40:00Z"/>
        </w:rPr>
      </w:pPr>
      <w:ins w:id="910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72BF9B4" w14:textId="77777777" w:rsidR="00A71F46" w:rsidRDefault="00A71F46" w:rsidP="00A71F46">
      <w:pPr>
        <w:pStyle w:val="Code"/>
        <w:rPr>
          <w:ins w:id="9107" w:author="Andreas Kuehne" w:date="2019-05-31T12:40:00Z"/>
        </w:rPr>
      </w:pPr>
      <w:ins w:id="9108" w:author="Andreas Kuehne" w:date="2019-05-31T12:40:00Z">
        <w:r>
          <w:rPr>
            <w:color w:val="31849B" w:themeColor="accent5" w:themeShade="BF"/>
          </w:rPr>
          <w:t xml:space="preserve">      &lt;/xs:sequence&gt;</w:t>
        </w:r>
      </w:ins>
    </w:p>
    <w:p w14:paraId="0D172312" w14:textId="77777777" w:rsidR="00A71F46" w:rsidRDefault="00A71F46" w:rsidP="00A71F46">
      <w:pPr>
        <w:pStyle w:val="Code"/>
        <w:rPr>
          <w:ins w:id="9109" w:author="Andreas Kuehne" w:date="2019-05-31T12:40:00Z"/>
        </w:rPr>
      </w:pPr>
      <w:ins w:id="911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BA91140" w14:textId="77777777" w:rsidR="00A71F46" w:rsidRDefault="00A71F46" w:rsidP="00A71F46">
      <w:pPr>
        <w:pStyle w:val="Code"/>
        <w:rPr>
          <w:ins w:id="9111" w:author="Andreas Kuehne" w:date="2019-05-31T12:40:00Z"/>
        </w:rPr>
      </w:pPr>
      <w:ins w:id="9112" w:author="Andreas Kuehne" w:date="2019-05-31T12:40:00Z">
        <w:r>
          <w:rPr>
            <w:color w:val="31849B" w:themeColor="accent5" w:themeShade="BF"/>
          </w:rPr>
          <w:t xml:space="preserve">    &lt;/xs:extension&gt;</w:t>
        </w:r>
      </w:ins>
    </w:p>
    <w:p w14:paraId="3007A86E" w14:textId="77777777" w:rsidR="00A71F46" w:rsidRDefault="00A71F46" w:rsidP="00A71F46">
      <w:pPr>
        <w:pStyle w:val="Code"/>
        <w:rPr>
          <w:ins w:id="9113" w:author="Andreas Kuehne" w:date="2019-05-31T12:40:00Z"/>
        </w:rPr>
      </w:pPr>
      <w:ins w:id="9114" w:author="Andreas Kuehne" w:date="2019-05-31T12:40:00Z">
        <w:r>
          <w:rPr>
            <w:color w:val="31849B" w:themeColor="accent5" w:themeShade="BF"/>
          </w:rPr>
          <w:t xml:space="preserve">  &lt;/xs:complexContent&gt;</w:t>
        </w:r>
      </w:ins>
    </w:p>
    <w:p w14:paraId="30D5582E" w14:textId="77777777" w:rsidR="00A71F46" w:rsidRDefault="00A71F46" w:rsidP="00A71F46">
      <w:pPr>
        <w:pStyle w:val="Code"/>
        <w:rPr>
          <w:ins w:id="9115" w:author="Andreas Kuehne" w:date="2019-05-31T12:40:00Z"/>
        </w:rPr>
      </w:pPr>
      <w:ins w:id="9116" w:author="Andreas Kuehne" w:date="2019-05-31T12:40:00Z">
        <w:r>
          <w:rPr>
            <w:color w:val="31849B" w:themeColor="accent5" w:themeShade="BF"/>
          </w:rPr>
          <w:t>&lt;/xs:complexType&gt;</w:t>
        </w:r>
      </w:ins>
    </w:p>
    <w:p w14:paraId="03A4BCD9" w14:textId="77777777" w:rsidR="00A71F46" w:rsidRDefault="00A71F46" w:rsidP="00A71F46">
      <w:pPr>
        <w:spacing w:line="259" w:lineRule="auto"/>
        <w:rPr>
          <w:ins w:id="9117" w:author="Andreas Kuehne" w:date="2019-05-31T12:40:00Z"/>
        </w:rPr>
      </w:pPr>
      <w:ins w:id="9118" w:author="Andreas Kuehne" w:date="2019-05-31T12:40:00Z">
        <w:r>
          <w:t>Each child element of</w:t>
        </w:r>
        <w:r w:rsidRPr="71C71F8C">
          <w:t xml:space="preserve"> </w:t>
        </w:r>
        <w:r w:rsidRPr="002062A5">
          <w:rPr>
            <w:rFonts w:ascii="Courier New" w:eastAsia="Courier New" w:hAnsi="Courier New" w:cs="Courier New"/>
          </w:rPr>
          <w:t>TransformedDataType</w:t>
        </w:r>
        <w:r w:rsidRPr="71C71F8C">
          <w:t xml:space="preserve"> </w:t>
        </w:r>
        <w:r>
          <w:t xml:space="preserve">XML element SHALL implement in XML syntax the sub-component that has a name equal to its local name. </w:t>
        </w:r>
      </w:ins>
      <w:customXmlInsRangeStart w:id="9119" w:author="Andreas Kuehne" w:date="2019-05-31T12:40:00Z"/>
      <w:sdt>
        <w:sdtPr>
          <w:tag w:val="dss2-TransformedDataType.-xmlSchema"/>
          <w:id w:val="-623613621"/>
          <w:showingPlcHdr/>
        </w:sdtPr>
        <w:sdtContent>
          <w:customXmlInsRangeEnd w:id="9119"/>
          <w:ins w:id="9120" w:author="Andreas Kuehne" w:date="2019-05-31T12:40:00Z">
            <w:r>
              <w:rPr>
                <w:color w:val="19D131"/>
              </w:rPr>
              <w:t>[component TransformedData XML schema details]</w:t>
            </w:r>
          </w:ins>
          <w:customXmlInsRangeStart w:id="9121" w:author="Andreas Kuehne" w:date="2019-05-31T12:40:00Z"/>
        </w:sdtContent>
      </w:sdt>
      <w:customXmlInsRangeEnd w:id="9121"/>
    </w:p>
    <w:p w14:paraId="61ED8608" w14:textId="77777777" w:rsidR="00A71F46" w:rsidRDefault="00A71F46" w:rsidP="00A71F46">
      <w:pPr>
        <w:pStyle w:val="berschrift3"/>
        <w:numPr>
          <w:ilvl w:val="2"/>
          <w:numId w:val="3"/>
        </w:numPr>
        <w:rPr>
          <w:ins w:id="9122" w:author="Andreas Kuehne" w:date="2019-05-31T12:40:00Z"/>
        </w:rPr>
      </w:pPr>
      <w:ins w:id="9123" w:author="Andreas Kuehne" w:date="2019-05-31T12:40:00Z">
        <w:r>
          <w:t>Component DocumentHash</w:t>
        </w:r>
      </w:ins>
    </w:p>
    <w:p w14:paraId="703BB965" w14:textId="77777777" w:rsidR="00A71F46" w:rsidRDefault="00A71F46" w:rsidP="00A71F46">
      <w:pPr>
        <w:rPr>
          <w:ins w:id="9124" w:author="Andreas Kuehne" w:date="2019-05-31T12:40:00Z"/>
        </w:rPr>
      </w:pPr>
      <w:customXmlInsRangeStart w:id="9125" w:author="Andreas Kuehne" w:date="2019-05-31T12:40:00Z"/>
      <w:sdt>
        <w:sdtPr>
          <w:tag w:val="dss2-DocumentHashType.-normative"/>
          <w:id w:val="-1322186998"/>
        </w:sdtPr>
        <w:sdtContent>
          <w:customXmlInsRangeEnd w:id="9125"/>
          <w:ins w:id="9126" w:author="Andreas Kuehne" w:date="2019-05-31T12:40:00Z">
            <w:r w:rsidRPr="003A06D0">
              <w:rPr>
                <w:color w:val="19D131"/>
                <w:lang w:val="en-GB"/>
              </w:rPr>
              <w:t xml:space="preserve">The </w:t>
            </w:r>
            <w:r w:rsidRPr="003A06D0">
              <w:rPr>
                <w:rFonts w:ascii="Courier New" w:eastAsia="Courier New" w:hAnsi="Courier New" w:cs="Courier New"/>
                <w:lang w:val="en-GB"/>
              </w:rPr>
              <w:t>DocumentHash</w:t>
            </w:r>
            <w:r w:rsidRPr="003A06D0">
              <w:rPr>
                <w:color w:val="19D131"/>
                <w:lang w:val="en-GB"/>
              </w:rPr>
              <w:t xml:space="preserve"> component represents a document that will not be transported to the server but just the calculated digest of it. This may be useful to limit the amount of data transferred or to ensure privacy of the document. </w:t>
            </w:r>
          </w:ins>
          <w:customXmlInsRangeStart w:id="9127" w:author="Andreas Kuehne" w:date="2019-05-31T12:40:00Z"/>
        </w:sdtContent>
      </w:sdt>
      <w:customXmlInsRangeEnd w:id="9127"/>
    </w:p>
    <w:p w14:paraId="3E444563" w14:textId="77777777" w:rsidR="00A71F46" w:rsidRDefault="00A71F46" w:rsidP="00A71F46">
      <w:pPr>
        <w:rPr>
          <w:ins w:id="9128" w:author="Andreas Kuehne" w:date="2019-05-31T12:40:00Z"/>
        </w:rPr>
      </w:pPr>
      <w:ins w:id="9129" w:author="Andreas Kuehne" w:date="2019-05-31T12:40:00Z">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ins>
    </w:p>
    <w:p w14:paraId="5C26BDCE" w14:textId="77777777" w:rsidR="00A71F46" w:rsidRDefault="00A71F46" w:rsidP="00A71F46">
      <w:pPr>
        <w:rPr>
          <w:ins w:id="9130" w:author="Andreas Kuehne" w:date="2019-05-31T12:40:00Z"/>
        </w:rPr>
      </w:pPr>
      <w:ins w:id="9131" w:author="Andreas Kuehne" w:date="2019-05-31T12:40:00Z">
        <w:r>
          <w:t>Below follows a list of the sub-components that constitute this component:</w:t>
        </w:r>
      </w:ins>
    </w:p>
    <w:p w14:paraId="554C75AE" w14:textId="77777777" w:rsidR="00A71F46" w:rsidRDefault="00A71F46" w:rsidP="00A71F46">
      <w:pPr>
        <w:pStyle w:val="Member"/>
        <w:rPr>
          <w:ins w:id="9132" w:author="Andreas Kuehne" w:date="2019-05-31T12:40:00Z"/>
        </w:rPr>
      </w:pPr>
      <w:ins w:id="9133" w:author="Andreas Kuehne" w:date="2019-05-31T12:40:00Z">
        <w:r>
          <w:lastRenderedPageBreak/>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ins>
      <w:customXmlInsRangeStart w:id="9134" w:author="Andreas Kuehne" w:date="2019-05-31T12:40:00Z"/>
      <w:sdt>
        <w:sdtPr>
          <w:alias w:val="dss2-DocumentHashType.transforms"/>
          <w:tag w:val="dss2-DocumentHashType.Transforms"/>
          <w:id w:val="1671524230"/>
        </w:sdtPr>
        <w:sdtContent>
          <w:customXmlInsRangeEnd w:id="9134"/>
          <w:ins w:id="9135" w:author="Andreas Kuehne" w:date="2019-05-31T12:40:00Z">
            <w:r w:rsidRPr="003A06D0">
              <w:rPr>
                <w:color w:val="19D131"/>
                <w:lang w:val="en-GB"/>
              </w:rPr>
              <w:t xml:space="preserve">It specifies the value for a </w:t>
            </w:r>
            <w:r w:rsidRPr="003A06D0">
              <w:rPr>
                <w:rStyle w:val="Datatype"/>
                <w:lang w:val="en-GB"/>
              </w:rPr>
              <w:t>&lt;ds:Reference&gt;</w:t>
            </w:r>
            <w:r w:rsidRPr="003A06D0">
              <w:rPr>
                <w:color w:val="19D131"/>
                <w:lang w:val="en-GB"/>
              </w:rPr>
              <w:t xml:space="preserve"> element’s </w:t>
            </w:r>
            <w:r w:rsidRPr="003A06D0">
              <w:rPr>
                <w:rStyle w:val="Datatype"/>
                <w:lang w:val="en-GB"/>
              </w:rPr>
              <w:t>&lt;ds:Transforms&gt;</w:t>
            </w:r>
            <w:r w:rsidRPr="003A06D0">
              <w:rPr>
                <w:color w:val="19D131"/>
                <w:lang w:val="en-GB"/>
              </w:rPr>
              <w: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t>
            </w:r>
          </w:ins>
          <w:customXmlInsRangeStart w:id="9136" w:author="Andreas Kuehne" w:date="2019-05-31T12:40:00Z"/>
        </w:sdtContent>
      </w:sdt>
      <w:customXmlInsRangeEnd w:id="9136"/>
    </w:p>
    <w:p w14:paraId="714B78FD" w14:textId="77777777" w:rsidR="00A71F46" w:rsidRDefault="00A71F46" w:rsidP="00A71F46">
      <w:pPr>
        <w:pStyle w:val="Member"/>
        <w:rPr>
          <w:ins w:id="9137" w:author="Andreas Kuehne" w:date="2019-05-31T12:40:00Z"/>
        </w:rPr>
      </w:pPr>
      <w:ins w:id="9138" w:author="Andreas Kuehne" w:date="2019-05-31T12:40:00Z">
        <w:r>
          <w:t xml:space="preserve">The </w:t>
        </w:r>
        <w:r w:rsidRPr="35C1378D">
          <w:rPr>
            <w:rStyle w:val="Datatype"/>
          </w:rPr>
          <w:t>DigestInfos</w:t>
        </w:r>
        <w:r>
          <w:t xml:space="preserve"> element MUST occur 1 or more times containing a sub-component.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DigestInfo</w:t>
        </w:r>
        <w:r>
          <w:fldChar w:fldCharType="end"/>
        </w:r>
        <w:r>
          <w:t xml:space="preserve">. </w:t>
        </w:r>
      </w:ins>
      <w:customXmlInsRangeStart w:id="9139" w:author="Andreas Kuehne" w:date="2019-05-31T12:40:00Z"/>
      <w:sdt>
        <w:sdtPr>
          <w:alias w:val="dss2-DocumentHashType.dis"/>
          <w:tag w:val="dss2-DocumentHashType.DigestInfos"/>
          <w:id w:val="-1079742701"/>
        </w:sdtPr>
        <w:sdtContent>
          <w:customXmlInsRangeEnd w:id="9139"/>
          <w:ins w:id="9140" w:author="Andreas Kuehne" w:date="2019-05-31T12:40:00Z">
            <w:r w:rsidRPr="003A06D0">
              <w:rPr>
                <w:color w:val="19D131"/>
                <w:lang w:val="en-GB"/>
              </w:rPr>
              <w:t xml:space="preserve">This element MAY contain more than one </w:t>
            </w:r>
            <w:r w:rsidRPr="003A06D0">
              <w:rPr>
                <w:rStyle w:val="Datatype"/>
                <w:lang w:val="en-GB"/>
              </w:rPr>
              <w:t xml:space="preserve">DigestInfo </w:t>
            </w:r>
            <w:r w:rsidRPr="003A06D0">
              <w:rPr>
                <w:color w:val="19D131"/>
                <w:lang w:val="en-GB"/>
              </w:rPr>
              <w: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t>
            </w:r>
          </w:ins>
          <w:customXmlInsRangeStart w:id="9141" w:author="Andreas Kuehne" w:date="2019-05-31T12:40:00Z"/>
        </w:sdtContent>
      </w:sdt>
      <w:customXmlInsRangeEnd w:id="9141"/>
    </w:p>
    <w:p w14:paraId="776D6783" w14:textId="77777777" w:rsidR="00A71F46" w:rsidRDefault="00A71F46" w:rsidP="00A71F46">
      <w:pPr>
        <w:pStyle w:val="Member"/>
        <w:rPr>
          <w:ins w:id="9142" w:author="Andreas Kuehne" w:date="2019-05-31T12:40:00Z"/>
        </w:rPr>
      </w:pPr>
      <w:ins w:id="9143" w:author="Andreas Kuehne" w:date="2019-05-31T12:40:00Z">
        <w:r>
          <w:t xml:space="preserve">The OPTIONAL </w:t>
        </w:r>
        <w:r w:rsidRPr="35C1378D">
          <w:rPr>
            <w:rStyle w:val="Datatype"/>
          </w:rPr>
          <w:t>WhichReference</w:t>
        </w:r>
        <w:r>
          <w:t xml:space="preserve"> element, if present, MUST contain one instance of an integer. </w:t>
        </w:r>
      </w:ins>
      <w:customXmlInsRangeStart w:id="9144" w:author="Andreas Kuehne" w:date="2019-05-31T12:40:00Z"/>
      <w:sdt>
        <w:sdtPr>
          <w:alias w:val="dss2-DocumentHashType.whichRef"/>
          <w:tag w:val="dss2-DocumentHashType.WhichReference"/>
          <w:id w:val="-1806995517"/>
        </w:sdtPr>
        <w:sdtContent>
          <w:customXmlInsRangeEnd w:id="9144"/>
          <w:ins w:id="9145" w:author="Andreas Kuehne" w:date="2019-05-31T12:40:00Z">
            <w:r w:rsidRPr="003A06D0">
              <w:rPr>
                <w:color w:val="19D131"/>
                <w:lang w:val="en-GB"/>
              </w:rPr>
              <w:t xml:space="preserve">As there may be multiple </w:t>
            </w:r>
            <w:r w:rsidRPr="003A06D0">
              <w:rPr>
                <w:rStyle w:val="Datatype"/>
                <w:lang w:val="en-GB"/>
              </w:rPr>
              <w:t>TransformedDataType</w:t>
            </w:r>
            <w:r w:rsidRPr="003A06D0">
              <w:rPr>
                <w:color w:val="19D131"/>
                <w:lang w:val="en-GB"/>
              </w:rPr>
              <w:t xml:space="preserve"> / </w:t>
            </w:r>
            <w:r w:rsidRPr="003A06D0">
              <w:rPr>
                <w:rStyle w:val="Datatype"/>
                <w:lang w:val="en-GB"/>
              </w:rPr>
              <w:t>DocumentHashType</w:t>
            </w:r>
            <w:r w:rsidRPr="003A06D0">
              <w:rPr>
                <w:color w:val="19D131"/>
                <w:lang w:val="en-GB"/>
              </w:rPr>
              <w:t xml:space="preserve"> components of the same document having the same </w:t>
            </w:r>
            <w:r w:rsidRPr="003A06D0">
              <w:rPr>
                <w:rStyle w:val="Datatype"/>
                <w:lang w:val="en-GB"/>
              </w:rPr>
              <w:t>URI</w:t>
            </w:r>
            <w:r w:rsidRPr="003A06D0">
              <w:rPr>
                <w:color w:val="19D131"/>
                <w:lang w:val="en-GB"/>
              </w:rPr>
              <w:t xml:space="preserve">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w:t>
            </w:r>
            <w:r w:rsidRPr="003A06D0">
              <w:rPr>
                <w:rStyle w:val="Datatype"/>
                <w:lang w:val="en-GB"/>
              </w:rPr>
              <w:t>URI</w:t>
            </w:r>
            <w:r w:rsidRPr="003A06D0">
              <w:rPr>
                <w:color w:val="19D131"/>
                <w:lang w:val="en-GB"/>
              </w:rPr>
              <w:t xml:space="preserve">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w:t>
            </w:r>
            <w:r w:rsidRPr="003A06D0">
              <w:rPr>
                <w:rStyle w:val="Datatype"/>
                <w:lang w:val="en-GB"/>
              </w:rPr>
              <w:t>&lt;ds:Reference&gt;</w:t>
            </w:r>
            <w:r w:rsidRPr="003A06D0">
              <w:rPr>
                <w:color w:val="19D131"/>
                <w:lang w:val="en-GB"/>
              </w:rPr>
              <w:t xml:space="preserve"> in the signature, 1 means the second, and so on).</w:t>
            </w:r>
          </w:ins>
          <w:customXmlInsRangeStart w:id="9146" w:author="Andreas Kuehne" w:date="2019-05-31T12:40:00Z"/>
        </w:sdtContent>
      </w:sdt>
      <w:customXmlInsRangeEnd w:id="9146"/>
    </w:p>
    <w:p w14:paraId="3B28F21E" w14:textId="77777777" w:rsidR="00A71F46" w:rsidRDefault="00A71F46" w:rsidP="00A71F46">
      <w:pPr>
        <w:pStyle w:val="Non-normativeCommentHeading"/>
        <w:rPr>
          <w:ins w:id="9147" w:author="Andreas Kuehne" w:date="2019-05-31T12:40:00Z"/>
        </w:rPr>
      </w:pPr>
      <w:ins w:id="9148" w:author="Andreas Kuehne" w:date="2019-05-31T12:40:00Z">
        <w:r>
          <w:t>Non-normative Comment:</w:t>
        </w:r>
      </w:ins>
    </w:p>
    <w:p w14:paraId="2CDD4789" w14:textId="77777777" w:rsidR="00A71F46" w:rsidRDefault="00A71F46" w:rsidP="00A71F46">
      <w:pPr>
        <w:pStyle w:val="Non-normativeComment"/>
        <w:rPr>
          <w:ins w:id="9149" w:author="Andreas Kuehne" w:date="2019-05-31T12:40:00Z"/>
        </w:rPr>
      </w:pPr>
      <w:customXmlInsRangeStart w:id="9150" w:author="Andreas Kuehne" w:date="2019-05-31T12:40:00Z"/>
      <w:sdt>
        <w:sdtPr>
          <w:tag w:val="dss2-DocumentHashType.-nonNormative"/>
          <w:id w:val="-575291019"/>
          <w:showingPlcHdr/>
        </w:sdtPr>
        <w:sdtContent>
          <w:customXmlInsRangeEnd w:id="9150"/>
          <w:ins w:id="9151" w:author="Andreas Kuehne" w:date="2019-05-31T12:40:00Z">
            <w:r>
              <w:rPr>
                <w:color w:val="19D131"/>
              </w:rPr>
              <w:t>[component DocumentHash non normative details]</w:t>
            </w:r>
          </w:ins>
          <w:customXmlInsRangeStart w:id="9152" w:author="Andreas Kuehne" w:date="2019-05-31T12:40:00Z"/>
        </w:sdtContent>
      </w:sdt>
      <w:customXmlInsRangeEnd w:id="9152"/>
    </w:p>
    <w:p w14:paraId="400E160E" w14:textId="77777777" w:rsidR="00A71F46" w:rsidRDefault="00A71F46" w:rsidP="00A71F46">
      <w:pPr>
        <w:pStyle w:val="berschrift4"/>
        <w:numPr>
          <w:ilvl w:val="3"/>
          <w:numId w:val="3"/>
        </w:numPr>
        <w:rPr>
          <w:ins w:id="9153" w:author="Andreas Kuehne" w:date="2019-05-31T12:40:00Z"/>
        </w:rPr>
      </w:pPr>
      <w:ins w:id="9154" w:author="Andreas Kuehne" w:date="2019-05-31T12:40:00Z">
        <w:r>
          <w:t>DocumentHash – JSON Syntax</w:t>
        </w:r>
      </w:ins>
    </w:p>
    <w:p w14:paraId="7770F545" w14:textId="77777777" w:rsidR="00A71F46" w:rsidRPr="0248A3D1" w:rsidRDefault="00A71F46" w:rsidP="00A71F46">
      <w:pPr>
        <w:rPr>
          <w:ins w:id="9155" w:author="Andreas Kuehne" w:date="2019-05-31T12:40:00Z"/>
        </w:rPr>
      </w:pPr>
      <w:ins w:id="9156"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DocumentHash</w:t>
        </w:r>
        <w:r>
          <w:t xml:space="preserve"> component.</w:t>
        </w:r>
      </w:ins>
    </w:p>
    <w:p w14:paraId="437E3E45" w14:textId="77777777" w:rsidR="00A71F46" w:rsidRPr="C2430093" w:rsidRDefault="00A71F46" w:rsidP="00A71F46">
      <w:pPr>
        <w:spacing w:line="259" w:lineRule="auto"/>
        <w:rPr>
          <w:ins w:id="9157" w:author="Andreas Kuehne" w:date="2019-05-31T12:40:00Z"/>
          <w:rFonts w:eastAsia="Arial" w:cs="Arial"/>
          <w:sz w:val="22"/>
          <w:szCs w:val="22"/>
        </w:rPr>
      </w:pPr>
      <w:ins w:id="915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DocumentHash</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71A34FD" w14:textId="77777777" w:rsidTr="00A71F46">
        <w:trPr>
          <w:cnfStyle w:val="100000000000" w:firstRow="1" w:lastRow="0" w:firstColumn="0" w:lastColumn="0" w:oddVBand="0" w:evenVBand="0" w:oddHBand="0" w:evenHBand="0" w:firstRowFirstColumn="0" w:firstRowLastColumn="0" w:lastRowFirstColumn="0" w:lastRowLastColumn="0"/>
          <w:ins w:id="91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27AD9D" w14:textId="77777777" w:rsidR="00A71F46" w:rsidRDefault="00A71F46" w:rsidP="00A71F46">
            <w:pPr>
              <w:pStyle w:val="Beschriftung"/>
              <w:rPr>
                <w:ins w:id="9160" w:author="Andreas Kuehne" w:date="2019-05-31T12:40:00Z"/>
              </w:rPr>
            </w:pPr>
            <w:ins w:id="9161" w:author="Andreas Kuehne" w:date="2019-05-31T12:40:00Z">
              <w:r>
                <w:t>Element</w:t>
              </w:r>
            </w:ins>
          </w:p>
        </w:tc>
        <w:tc>
          <w:tcPr>
            <w:tcW w:w="4675" w:type="dxa"/>
          </w:tcPr>
          <w:p w14:paraId="563C43F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62" w:author="Andreas Kuehne" w:date="2019-05-31T12:40:00Z"/>
              </w:rPr>
            </w:pPr>
            <w:ins w:id="9163" w:author="Andreas Kuehne" w:date="2019-05-31T12:40:00Z">
              <w:r>
                <w:t>Implementing JSON member name</w:t>
              </w:r>
            </w:ins>
          </w:p>
        </w:tc>
        <w:tc>
          <w:tcPr>
            <w:tcW w:w="4675" w:type="dxa"/>
          </w:tcPr>
          <w:p w14:paraId="610926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64" w:author="Andreas Kuehne" w:date="2019-05-31T12:40:00Z"/>
              </w:rPr>
            </w:pPr>
            <w:ins w:id="9165" w:author="Andreas Kuehne" w:date="2019-05-31T12:40:00Z">
              <w:r>
                <w:t>Comments</w:t>
              </w:r>
            </w:ins>
          </w:p>
        </w:tc>
      </w:tr>
      <w:tr w:rsidR="00A71F46" w14:paraId="000C040D" w14:textId="77777777" w:rsidTr="00A71F46">
        <w:trPr>
          <w:ins w:id="91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6FA85A" w14:textId="77777777" w:rsidR="00A71F46" w:rsidRPr="002062A5" w:rsidRDefault="00A71F46" w:rsidP="00A71F46">
            <w:pPr>
              <w:pStyle w:val="Beschriftung"/>
              <w:rPr>
                <w:ins w:id="9167" w:author="Andreas Kuehne" w:date="2019-05-31T12:40:00Z"/>
                <w:rStyle w:val="Datatype"/>
                <w:b w:val="0"/>
                <w:bCs w:val="0"/>
              </w:rPr>
            </w:pPr>
            <w:ins w:id="9168" w:author="Andreas Kuehne" w:date="2019-05-31T12:40:00Z">
              <w:r w:rsidRPr="002062A5">
                <w:rPr>
                  <w:rStyle w:val="Datatype"/>
                </w:rPr>
                <w:t>Transforms</w:t>
              </w:r>
            </w:ins>
          </w:p>
        </w:tc>
        <w:tc>
          <w:tcPr>
            <w:tcW w:w="4675" w:type="dxa"/>
          </w:tcPr>
          <w:p w14:paraId="6D9A416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169" w:author="Andreas Kuehne" w:date="2019-05-31T12:40:00Z"/>
                <w:rStyle w:val="Datatype"/>
              </w:rPr>
            </w:pPr>
            <w:ins w:id="9170" w:author="Andreas Kuehne" w:date="2019-05-31T12:40:00Z">
              <w:r w:rsidRPr="002062A5">
                <w:rPr>
                  <w:rStyle w:val="Datatype"/>
                </w:rPr>
                <w:t>transforms</w:t>
              </w:r>
            </w:ins>
          </w:p>
        </w:tc>
        <w:tc>
          <w:tcPr>
            <w:tcW w:w="4675" w:type="dxa"/>
          </w:tcPr>
          <w:p w14:paraId="51CB51C0"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171" w:author="Andreas Kuehne" w:date="2019-05-31T12:40:00Z"/>
              </w:rPr>
            </w:pPr>
            <w:customXmlInsRangeStart w:id="9172" w:author="Andreas Kuehne" w:date="2019-05-31T12:40:00Z"/>
            <w:sdt>
              <w:sdtPr>
                <w:alias w:val="dss2-DocumentHashType.transforms"/>
                <w:tag w:val="dss2-DocumentHashType.-jsonComment.Transforms"/>
                <w:id w:val="222336206"/>
                <w:showingPlcHdr/>
              </w:sdtPr>
              <w:sdtContent>
                <w:customXmlInsRangeEnd w:id="9172"/>
                <w:ins w:id="9173" w:author="Andreas Kuehne" w:date="2019-05-31T12:40:00Z">
                  <w:r>
                    <w:rPr>
                      <w:color w:val="19D131"/>
                    </w:rPr>
                    <w:t>[]</w:t>
                  </w:r>
                </w:ins>
                <w:customXmlInsRangeStart w:id="9174" w:author="Andreas Kuehne" w:date="2019-05-31T12:40:00Z"/>
              </w:sdtContent>
            </w:sdt>
            <w:customXmlInsRangeEnd w:id="9174"/>
          </w:p>
        </w:tc>
      </w:tr>
      <w:tr w:rsidR="00A71F46" w14:paraId="18069760" w14:textId="77777777" w:rsidTr="00A71F46">
        <w:trPr>
          <w:ins w:id="9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041D45" w14:textId="77777777" w:rsidR="00A71F46" w:rsidRPr="002062A5" w:rsidRDefault="00A71F46" w:rsidP="00A71F46">
            <w:pPr>
              <w:pStyle w:val="Beschriftung"/>
              <w:rPr>
                <w:ins w:id="9176" w:author="Andreas Kuehne" w:date="2019-05-31T12:40:00Z"/>
                <w:rStyle w:val="Datatype"/>
                <w:b w:val="0"/>
                <w:bCs w:val="0"/>
              </w:rPr>
            </w:pPr>
            <w:ins w:id="9177" w:author="Andreas Kuehne" w:date="2019-05-31T12:40:00Z">
              <w:r w:rsidRPr="002062A5">
                <w:rPr>
                  <w:rStyle w:val="Datatype"/>
                </w:rPr>
                <w:t>DigestInfos</w:t>
              </w:r>
            </w:ins>
          </w:p>
        </w:tc>
        <w:tc>
          <w:tcPr>
            <w:tcW w:w="4675" w:type="dxa"/>
          </w:tcPr>
          <w:p w14:paraId="00E3C2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178" w:author="Andreas Kuehne" w:date="2019-05-31T12:40:00Z"/>
                <w:rStyle w:val="Datatype"/>
              </w:rPr>
            </w:pPr>
            <w:ins w:id="9179" w:author="Andreas Kuehne" w:date="2019-05-31T12:40:00Z">
              <w:r w:rsidRPr="002062A5">
                <w:rPr>
                  <w:rStyle w:val="Datatype"/>
                </w:rPr>
                <w:t>dis</w:t>
              </w:r>
            </w:ins>
          </w:p>
        </w:tc>
        <w:tc>
          <w:tcPr>
            <w:tcW w:w="4675" w:type="dxa"/>
          </w:tcPr>
          <w:p w14:paraId="3CB8C91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180" w:author="Andreas Kuehne" w:date="2019-05-31T12:40:00Z"/>
              </w:rPr>
            </w:pPr>
            <w:customXmlInsRangeStart w:id="9181" w:author="Andreas Kuehne" w:date="2019-05-31T12:40:00Z"/>
            <w:sdt>
              <w:sdtPr>
                <w:alias w:val="dss2-DocumentHashType.dis"/>
                <w:tag w:val="dss2-DocumentHashType.-jsonComment.DigestInfos"/>
                <w:id w:val="-75593330"/>
                <w:showingPlcHdr/>
              </w:sdtPr>
              <w:sdtContent>
                <w:customXmlInsRangeEnd w:id="9181"/>
                <w:ins w:id="9182" w:author="Andreas Kuehne" w:date="2019-05-31T12:40:00Z">
                  <w:r>
                    <w:rPr>
                      <w:color w:val="19D131"/>
                    </w:rPr>
                    <w:t>[]</w:t>
                  </w:r>
                </w:ins>
                <w:customXmlInsRangeStart w:id="9183" w:author="Andreas Kuehne" w:date="2019-05-31T12:40:00Z"/>
              </w:sdtContent>
            </w:sdt>
            <w:customXmlInsRangeEnd w:id="9183"/>
          </w:p>
        </w:tc>
      </w:tr>
      <w:tr w:rsidR="00A71F46" w14:paraId="61AE426E" w14:textId="77777777" w:rsidTr="00A71F46">
        <w:trPr>
          <w:ins w:id="91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EA0907" w14:textId="77777777" w:rsidR="00A71F46" w:rsidRPr="002062A5" w:rsidRDefault="00A71F46" w:rsidP="00A71F46">
            <w:pPr>
              <w:pStyle w:val="Beschriftung"/>
              <w:rPr>
                <w:ins w:id="9185" w:author="Andreas Kuehne" w:date="2019-05-31T12:40:00Z"/>
                <w:rStyle w:val="Datatype"/>
                <w:b w:val="0"/>
                <w:bCs w:val="0"/>
              </w:rPr>
            </w:pPr>
            <w:ins w:id="9186" w:author="Andreas Kuehne" w:date="2019-05-31T12:40:00Z">
              <w:r w:rsidRPr="002062A5">
                <w:rPr>
                  <w:rStyle w:val="Datatype"/>
                </w:rPr>
                <w:t>WhichReference</w:t>
              </w:r>
            </w:ins>
          </w:p>
        </w:tc>
        <w:tc>
          <w:tcPr>
            <w:tcW w:w="4675" w:type="dxa"/>
          </w:tcPr>
          <w:p w14:paraId="60693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187" w:author="Andreas Kuehne" w:date="2019-05-31T12:40:00Z"/>
                <w:rStyle w:val="Datatype"/>
              </w:rPr>
            </w:pPr>
            <w:ins w:id="9188" w:author="Andreas Kuehne" w:date="2019-05-31T12:40:00Z">
              <w:r w:rsidRPr="002062A5">
                <w:rPr>
                  <w:rStyle w:val="Datatype"/>
                </w:rPr>
                <w:t>whichRef</w:t>
              </w:r>
            </w:ins>
          </w:p>
        </w:tc>
        <w:tc>
          <w:tcPr>
            <w:tcW w:w="4675" w:type="dxa"/>
          </w:tcPr>
          <w:p w14:paraId="3EC333F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189" w:author="Andreas Kuehne" w:date="2019-05-31T12:40:00Z"/>
              </w:rPr>
            </w:pPr>
            <w:customXmlInsRangeStart w:id="9190" w:author="Andreas Kuehne" w:date="2019-05-31T12:40:00Z"/>
            <w:sdt>
              <w:sdtPr>
                <w:alias w:val="dss2-DocumentHashType.whichRef"/>
                <w:tag w:val="dss2-DocumentHashType.-jsonComment.WhichReference"/>
                <w:id w:val="1486366021"/>
                <w:showingPlcHdr/>
              </w:sdtPr>
              <w:sdtContent>
                <w:customXmlInsRangeEnd w:id="9190"/>
                <w:ins w:id="9191" w:author="Andreas Kuehne" w:date="2019-05-31T12:40:00Z">
                  <w:r>
                    <w:rPr>
                      <w:color w:val="19D131"/>
                    </w:rPr>
                    <w:t>[]</w:t>
                  </w:r>
                </w:ins>
                <w:customXmlInsRangeStart w:id="9192" w:author="Andreas Kuehne" w:date="2019-05-31T12:40:00Z"/>
              </w:sdtContent>
            </w:sdt>
            <w:customXmlInsRangeEnd w:id="9192"/>
          </w:p>
        </w:tc>
      </w:tr>
    </w:tbl>
    <w:p w14:paraId="753767C6" w14:textId="77777777" w:rsidR="00A71F46" w:rsidRPr="0202B381" w:rsidRDefault="00A71F46" w:rsidP="00A71F46">
      <w:pPr>
        <w:rPr>
          <w:ins w:id="9193" w:author="Andreas Kuehne" w:date="2019-05-31T12:40:00Z"/>
        </w:rPr>
      </w:pPr>
      <w:ins w:id="9194"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99513C2" w14:textId="77777777" w:rsidR="00A71F46" w:rsidRDefault="00A71F46" w:rsidP="00A71F46">
      <w:pPr>
        <w:pStyle w:val="Code"/>
        <w:spacing w:line="259" w:lineRule="auto"/>
        <w:rPr>
          <w:ins w:id="9195" w:author="Andreas Kuehne" w:date="2019-05-31T12:40:00Z"/>
        </w:rPr>
      </w:pPr>
      <w:ins w:id="9196" w:author="Andreas Kuehne" w:date="2019-05-31T12:40:00Z">
        <w:r>
          <w:rPr>
            <w:color w:val="31849B" w:themeColor="accent5" w:themeShade="BF"/>
          </w:rPr>
          <w:t>"dss2-DocumentHashType"</w:t>
        </w:r>
        <w:r>
          <w:t>: {</w:t>
        </w:r>
      </w:ins>
    </w:p>
    <w:p w14:paraId="1723EAFF" w14:textId="77777777" w:rsidR="00A71F46" w:rsidRDefault="00A71F46" w:rsidP="00A71F46">
      <w:pPr>
        <w:pStyle w:val="Code"/>
        <w:spacing w:line="259" w:lineRule="auto"/>
        <w:rPr>
          <w:ins w:id="9197" w:author="Andreas Kuehne" w:date="2019-05-31T12:40:00Z"/>
        </w:rPr>
      </w:pPr>
      <w:ins w:id="9198" w:author="Andreas Kuehne" w:date="2019-05-31T12:40:00Z">
        <w:r>
          <w:rPr>
            <w:color w:val="31849B" w:themeColor="accent5" w:themeShade="BF"/>
          </w:rPr>
          <w:t xml:space="preserve">  "type"</w:t>
        </w:r>
        <w:r>
          <w:t xml:space="preserve">: </w:t>
        </w:r>
        <w:r>
          <w:rPr>
            <w:color w:val="244061" w:themeColor="accent1" w:themeShade="80"/>
          </w:rPr>
          <w:t>"object",</w:t>
        </w:r>
      </w:ins>
    </w:p>
    <w:p w14:paraId="57FAF33B" w14:textId="77777777" w:rsidR="00A71F46" w:rsidRDefault="00A71F46" w:rsidP="00A71F46">
      <w:pPr>
        <w:pStyle w:val="Code"/>
        <w:spacing w:line="259" w:lineRule="auto"/>
        <w:rPr>
          <w:ins w:id="9199" w:author="Andreas Kuehne" w:date="2019-05-31T12:40:00Z"/>
        </w:rPr>
      </w:pPr>
      <w:ins w:id="9200" w:author="Andreas Kuehne" w:date="2019-05-31T12:40:00Z">
        <w:r>
          <w:rPr>
            <w:color w:val="31849B" w:themeColor="accent5" w:themeShade="BF"/>
          </w:rPr>
          <w:t xml:space="preserve">  "properties"</w:t>
        </w:r>
        <w:r>
          <w:t>: {</w:t>
        </w:r>
      </w:ins>
    </w:p>
    <w:p w14:paraId="5151F9EC" w14:textId="77777777" w:rsidR="00A71F46" w:rsidRDefault="00A71F46" w:rsidP="00A71F46">
      <w:pPr>
        <w:pStyle w:val="Code"/>
        <w:spacing w:line="259" w:lineRule="auto"/>
        <w:rPr>
          <w:ins w:id="9201" w:author="Andreas Kuehne" w:date="2019-05-31T12:40:00Z"/>
        </w:rPr>
      </w:pPr>
      <w:ins w:id="9202" w:author="Andreas Kuehne" w:date="2019-05-31T12:40:00Z">
        <w:r>
          <w:rPr>
            <w:color w:val="31849B" w:themeColor="accent5" w:themeShade="BF"/>
          </w:rPr>
          <w:t xml:space="preserve">    "ID"</w:t>
        </w:r>
        <w:r>
          <w:t>: {</w:t>
        </w:r>
      </w:ins>
    </w:p>
    <w:p w14:paraId="50EDA441" w14:textId="77777777" w:rsidR="00A71F46" w:rsidRDefault="00A71F46" w:rsidP="00A71F46">
      <w:pPr>
        <w:pStyle w:val="Code"/>
        <w:spacing w:line="259" w:lineRule="auto"/>
        <w:rPr>
          <w:ins w:id="9203" w:author="Andreas Kuehne" w:date="2019-05-31T12:40:00Z"/>
        </w:rPr>
      </w:pPr>
      <w:ins w:id="9204" w:author="Andreas Kuehne" w:date="2019-05-31T12:40:00Z">
        <w:r>
          <w:rPr>
            <w:color w:val="31849B" w:themeColor="accent5" w:themeShade="BF"/>
          </w:rPr>
          <w:t xml:space="preserve">      "type"</w:t>
        </w:r>
        <w:r>
          <w:t xml:space="preserve">: </w:t>
        </w:r>
        <w:r>
          <w:rPr>
            <w:color w:val="244061" w:themeColor="accent1" w:themeShade="80"/>
          </w:rPr>
          <w:t>"string"</w:t>
        </w:r>
      </w:ins>
    </w:p>
    <w:p w14:paraId="47C3436E" w14:textId="77777777" w:rsidR="00A71F46" w:rsidRDefault="00A71F46" w:rsidP="00A71F46">
      <w:pPr>
        <w:pStyle w:val="Code"/>
        <w:spacing w:line="259" w:lineRule="auto"/>
        <w:rPr>
          <w:ins w:id="9205" w:author="Andreas Kuehne" w:date="2019-05-31T12:40:00Z"/>
        </w:rPr>
      </w:pPr>
      <w:ins w:id="9206" w:author="Andreas Kuehne" w:date="2019-05-31T12:40:00Z">
        <w:r>
          <w:t xml:space="preserve">    },</w:t>
        </w:r>
      </w:ins>
    </w:p>
    <w:p w14:paraId="28FEA96E" w14:textId="77777777" w:rsidR="00A71F46" w:rsidRDefault="00A71F46" w:rsidP="00A71F46">
      <w:pPr>
        <w:pStyle w:val="Code"/>
        <w:spacing w:line="259" w:lineRule="auto"/>
        <w:rPr>
          <w:ins w:id="9207" w:author="Andreas Kuehne" w:date="2019-05-31T12:40:00Z"/>
        </w:rPr>
      </w:pPr>
      <w:ins w:id="9208" w:author="Andreas Kuehne" w:date="2019-05-31T12:40:00Z">
        <w:r>
          <w:rPr>
            <w:color w:val="31849B" w:themeColor="accent5" w:themeShade="BF"/>
          </w:rPr>
          <w:t xml:space="preserve">    "refURI"</w:t>
        </w:r>
        <w:r>
          <w:t>: {</w:t>
        </w:r>
      </w:ins>
    </w:p>
    <w:p w14:paraId="4CB6ABF7" w14:textId="77777777" w:rsidR="00A71F46" w:rsidRDefault="00A71F46" w:rsidP="00A71F46">
      <w:pPr>
        <w:pStyle w:val="Code"/>
        <w:spacing w:line="259" w:lineRule="auto"/>
        <w:rPr>
          <w:ins w:id="9209" w:author="Andreas Kuehne" w:date="2019-05-31T12:40:00Z"/>
        </w:rPr>
      </w:pPr>
      <w:ins w:id="9210" w:author="Andreas Kuehne" w:date="2019-05-31T12:40:00Z">
        <w:r>
          <w:rPr>
            <w:color w:val="31849B" w:themeColor="accent5" w:themeShade="BF"/>
          </w:rPr>
          <w:t xml:space="preserve">      "type"</w:t>
        </w:r>
        <w:r>
          <w:t xml:space="preserve">: </w:t>
        </w:r>
        <w:r>
          <w:rPr>
            <w:color w:val="244061" w:themeColor="accent1" w:themeShade="80"/>
          </w:rPr>
          <w:t>"string"</w:t>
        </w:r>
      </w:ins>
    </w:p>
    <w:p w14:paraId="16EFF5C1" w14:textId="77777777" w:rsidR="00A71F46" w:rsidRDefault="00A71F46" w:rsidP="00A71F46">
      <w:pPr>
        <w:pStyle w:val="Code"/>
        <w:spacing w:line="259" w:lineRule="auto"/>
        <w:rPr>
          <w:ins w:id="9211" w:author="Andreas Kuehne" w:date="2019-05-31T12:40:00Z"/>
        </w:rPr>
      </w:pPr>
      <w:ins w:id="9212" w:author="Andreas Kuehne" w:date="2019-05-31T12:40:00Z">
        <w:r>
          <w:t xml:space="preserve">    },</w:t>
        </w:r>
      </w:ins>
    </w:p>
    <w:p w14:paraId="0EB3AA7C" w14:textId="77777777" w:rsidR="00A71F46" w:rsidRDefault="00A71F46" w:rsidP="00A71F46">
      <w:pPr>
        <w:pStyle w:val="Code"/>
        <w:spacing w:line="259" w:lineRule="auto"/>
        <w:rPr>
          <w:ins w:id="9213" w:author="Andreas Kuehne" w:date="2019-05-31T12:40:00Z"/>
        </w:rPr>
      </w:pPr>
      <w:ins w:id="9214" w:author="Andreas Kuehne" w:date="2019-05-31T12:40:00Z">
        <w:r>
          <w:rPr>
            <w:color w:val="31849B" w:themeColor="accent5" w:themeShade="BF"/>
          </w:rPr>
          <w:t xml:space="preserve">    "refType"</w:t>
        </w:r>
        <w:r>
          <w:t>: {</w:t>
        </w:r>
      </w:ins>
    </w:p>
    <w:p w14:paraId="1DA00175" w14:textId="77777777" w:rsidR="00A71F46" w:rsidRDefault="00A71F46" w:rsidP="00A71F46">
      <w:pPr>
        <w:pStyle w:val="Code"/>
        <w:spacing w:line="259" w:lineRule="auto"/>
        <w:rPr>
          <w:ins w:id="9215" w:author="Andreas Kuehne" w:date="2019-05-31T12:40:00Z"/>
        </w:rPr>
      </w:pPr>
      <w:ins w:id="9216"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1E64B801" w14:textId="77777777" w:rsidR="00A71F46" w:rsidRDefault="00A71F46" w:rsidP="00A71F46">
      <w:pPr>
        <w:pStyle w:val="Code"/>
        <w:spacing w:line="259" w:lineRule="auto"/>
        <w:rPr>
          <w:ins w:id="9217" w:author="Andreas Kuehne" w:date="2019-05-31T12:40:00Z"/>
        </w:rPr>
      </w:pPr>
      <w:ins w:id="9218" w:author="Andreas Kuehne" w:date="2019-05-31T12:40:00Z">
        <w:r>
          <w:t xml:space="preserve">    },</w:t>
        </w:r>
      </w:ins>
    </w:p>
    <w:p w14:paraId="18F3B151" w14:textId="77777777" w:rsidR="00A71F46" w:rsidRDefault="00A71F46" w:rsidP="00A71F46">
      <w:pPr>
        <w:pStyle w:val="Code"/>
        <w:spacing w:line="259" w:lineRule="auto"/>
        <w:rPr>
          <w:ins w:id="9219" w:author="Andreas Kuehne" w:date="2019-05-31T12:40:00Z"/>
        </w:rPr>
      </w:pPr>
      <w:ins w:id="9220" w:author="Andreas Kuehne" w:date="2019-05-31T12:40:00Z">
        <w:r>
          <w:rPr>
            <w:color w:val="31849B" w:themeColor="accent5" w:themeShade="BF"/>
          </w:rPr>
          <w:t xml:space="preserve">    "schemaRefs"</w:t>
        </w:r>
        <w:r>
          <w:t>: {</w:t>
        </w:r>
      </w:ins>
    </w:p>
    <w:p w14:paraId="57E637AE" w14:textId="77777777" w:rsidR="00A71F46" w:rsidRDefault="00A71F46" w:rsidP="00A71F46">
      <w:pPr>
        <w:pStyle w:val="Code"/>
        <w:spacing w:line="259" w:lineRule="auto"/>
        <w:rPr>
          <w:ins w:id="9221" w:author="Andreas Kuehne" w:date="2019-05-31T12:40:00Z"/>
        </w:rPr>
      </w:pPr>
      <w:ins w:id="9222" w:author="Andreas Kuehne" w:date="2019-05-31T12:40:00Z">
        <w:r>
          <w:rPr>
            <w:color w:val="31849B" w:themeColor="accent5" w:themeShade="BF"/>
          </w:rPr>
          <w:t xml:space="preserve">      "type"</w:t>
        </w:r>
        <w:r>
          <w:t xml:space="preserve">: </w:t>
        </w:r>
        <w:r>
          <w:rPr>
            <w:color w:val="244061" w:themeColor="accent1" w:themeShade="80"/>
          </w:rPr>
          <w:t>"array",</w:t>
        </w:r>
      </w:ins>
    </w:p>
    <w:p w14:paraId="35F30473" w14:textId="77777777" w:rsidR="00A71F46" w:rsidRDefault="00A71F46" w:rsidP="00A71F46">
      <w:pPr>
        <w:pStyle w:val="Code"/>
        <w:spacing w:line="259" w:lineRule="auto"/>
        <w:rPr>
          <w:ins w:id="9223" w:author="Andreas Kuehne" w:date="2019-05-31T12:40:00Z"/>
        </w:rPr>
      </w:pPr>
      <w:ins w:id="9224" w:author="Andreas Kuehne" w:date="2019-05-31T12:40:00Z">
        <w:r>
          <w:rPr>
            <w:color w:val="31849B" w:themeColor="accent5" w:themeShade="BF"/>
          </w:rPr>
          <w:t xml:space="preserve">      "items"</w:t>
        </w:r>
        <w:r>
          <w:t>: {</w:t>
        </w:r>
      </w:ins>
    </w:p>
    <w:p w14:paraId="46FE7B61" w14:textId="77777777" w:rsidR="00A71F46" w:rsidRDefault="00A71F46" w:rsidP="00A71F46">
      <w:pPr>
        <w:pStyle w:val="Code"/>
        <w:spacing w:line="259" w:lineRule="auto"/>
        <w:rPr>
          <w:ins w:id="9225" w:author="Andreas Kuehne" w:date="2019-05-31T12:40:00Z"/>
        </w:rPr>
      </w:pPr>
      <w:ins w:id="922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BD01CA5" w14:textId="77777777" w:rsidR="00A71F46" w:rsidRDefault="00A71F46" w:rsidP="00A71F46">
      <w:pPr>
        <w:pStyle w:val="Code"/>
        <w:spacing w:line="259" w:lineRule="auto"/>
        <w:rPr>
          <w:ins w:id="9227" w:author="Andreas Kuehne" w:date="2019-05-31T12:40:00Z"/>
        </w:rPr>
      </w:pPr>
      <w:ins w:id="9228" w:author="Andreas Kuehne" w:date="2019-05-31T12:40:00Z">
        <w:r>
          <w:t xml:space="preserve">      }</w:t>
        </w:r>
      </w:ins>
    </w:p>
    <w:p w14:paraId="69E7A8B3" w14:textId="77777777" w:rsidR="00A71F46" w:rsidRDefault="00A71F46" w:rsidP="00A71F46">
      <w:pPr>
        <w:pStyle w:val="Code"/>
        <w:spacing w:line="259" w:lineRule="auto"/>
        <w:rPr>
          <w:ins w:id="9229" w:author="Andreas Kuehne" w:date="2019-05-31T12:40:00Z"/>
        </w:rPr>
      </w:pPr>
      <w:ins w:id="9230" w:author="Andreas Kuehne" w:date="2019-05-31T12:40:00Z">
        <w:r>
          <w:t xml:space="preserve">    },</w:t>
        </w:r>
      </w:ins>
    </w:p>
    <w:p w14:paraId="773FD528" w14:textId="77777777" w:rsidR="00A71F46" w:rsidRDefault="00A71F46" w:rsidP="00A71F46">
      <w:pPr>
        <w:pStyle w:val="Code"/>
        <w:spacing w:line="259" w:lineRule="auto"/>
        <w:rPr>
          <w:ins w:id="9231" w:author="Andreas Kuehne" w:date="2019-05-31T12:40:00Z"/>
        </w:rPr>
      </w:pPr>
      <w:ins w:id="9232" w:author="Andreas Kuehne" w:date="2019-05-31T12:40:00Z">
        <w:r>
          <w:rPr>
            <w:color w:val="31849B" w:themeColor="accent5" w:themeShade="BF"/>
          </w:rPr>
          <w:t xml:space="preserve">    "transforms"</w:t>
        </w:r>
        <w:r>
          <w:t>: {</w:t>
        </w:r>
      </w:ins>
    </w:p>
    <w:p w14:paraId="66E16294" w14:textId="77777777" w:rsidR="00A71F46" w:rsidRDefault="00A71F46" w:rsidP="00A71F46">
      <w:pPr>
        <w:pStyle w:val="Code"/>
        <w:spacing w:line="259" w:lineRule="auto"/>
        <w:rPr>
          <w:ins w:id="9233" w:author="Andreas Kuehne" w:date="2019-05-31T12:40:00Z"/>
        </w:rPr>
      </w:pPr>
      <w:ins w:id="9234"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6F8FBC20" w14:textId="77777777" w:rsidR="00A71F46" w:rsidRDefault="00A71F46" w:rsidP="00A71F46">
      <w:pPr>
        <w:pStyle w:val="Code"/>
        <w:spacing w:line="259" w:lineRule="auto"/>
        <w:rPr>
          <w:ins w:id="9235" w:author="Andreas Kuehne" w:date="2019-05-31T12:40:00Z"/>
        </w:rPr>
      </w:pPr>
      <w:ins w:id="9236" w:author="Andreas Kuehne" w:date="2019-05-31T12:40:00Z">
        <w:r>
          <w:t xml:space="preserve">    },</w:t>
        </w:r>
      </w:ins>
    </w:p>
    <w:p w14:paraId="78311B32" w14:textId="77777777" w:rsidR="00A71F46" w:rsidRDefault="00A71F46" w:rsidP="00A71F46">
      <w:pPr>
        <w:pStyle w:val="Code"/>
        <w:spacing w:line="259" w:lineRule="auto"/>
        <w:rPr>
          <w:ins w:id="9237" w:author="Andreas Kuehne" w:date="2019-05-31T12:40:00Z"/>
        </w:rPr>
      </w:pPr>
      <w:ins w:id="9238" w:author="Andreas Kuehne" w:date="2019-05-31T12:40:00Z">
        <w:r>
          <w:rPr>
            <w:color w:val="31849B" w:themeColor="accent5" w:themeShade="BF"/>
          </w:rPr>
          <w:t xml:space="preserve">    "dis"</w:t>
        </w:r>
        <w:r>
          <w:t>: {</w:t>
        </w:r>
      </w:ins>
    </w:p>
    <w:p w14:paraId="0EED4BDF" w14:textId="77777777" w:rsidR="00A71F46" w:rsidRDefault="00A71F46" w:rsidP="00A71F46">
      <w:pPr>
        <w:pStyle w:val="Code"/>
        <w:spacing w:line="259" w:lineRule="auto"/>
        <w:rPr>
          <w:ins w:id="9239" w:author="Andreas Kuehne" w:date="2019-05-31T12:40:00Z"/>
        </w:rPr>
      </w:pPr>
      <w:ins w:id="9240" w:author="Andreas Kuehne" w:date="2019-05-31T12:40:00Z">
        <w:r>
          <w:rPr>
            <w:color w:val="31849B" w:themeColor="accent5" w:themeShade="BF"/>
          </w:rPr>
          <w:t xml:space="preserve">      "type"</w:t>
        </w:r>
        <w:r>
          <w:t xml:space="preserve">: </w:t>
        </w:r>
        <w:r>
          <w:rPr>
            <w:color w:val="244061" w:themeColor="accent1" w:themeShade="80"/>
          </w:rPr>
          <w:t>"array",</w:t>
        </w:r>
      </w:ins>
    </w:p>
    <w:p w14:paraId="4084637B" w14:textId="77777777" w:rsidR="00A71F46" w:rsidRDefault="00A71F46" w:rsidP="00A71F46">
      <w:pPr>
        <w:pStyle w:val="Code"/>
        <w:spacing w:line="259" w:lineRule="auto"/>
        <w:rPr>
          <w:ins w:id="9241" w:author="Andreas Kuehne" w:date="2019-05-31T12:40:00Z"/>
        </w:rPr>
      </w:pPr>
      <w:ins w:id="9242" w:author="Andreas Kuehne" w:date="2019-05-31T12:40:00Z">
        <w:r>
          <w:rPr>
            <w:color w:val="31849B" w:themeColor="accent5" w:themeShade="BF"/>
          </w:rPr>
          <w:t xml:space="preserve">      "items"</w:t>
        </w:r>
        <w:r>
          <w:t>: {</w:t>
        </w:r>
      </w:ins>
    </w:p>
    <w:p w14:paraId="31E94BBD" w14:textId="77777777" w:rsidR="00A71F46" w:rsidRDefault="00A71F46" w:rsidP="00A71F46">
      <w:pPr>
        <w:pStyle w:val="Code"/>
        <w:spacing w:line="259" w:lineRule="auto"/>
        <w:rPr>
          <w:ins w:id="9243" w:author="Andreas Kuehne" w:date="2019-05-31T12:40:00Z"/>
        </w:rPr>
      </w:pPr>
      <w:ins w:id="9244"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E0B5445" w14:textId="77777777" w:rsidR="00A71F46" w:rsidRDefault="00A71F46" w:rsidP="00A71F46">
      <w:pPr>
        <w:pStyle w:val="Code"/>
        <w:spacing w:line="259" w:lineRule="auto"/>
        <w:rPr>
          <w:ins w:id="9245" w:author="Andreas Kuehne" w:date="2019-05-31T12:40:00Z"/>
        </w:rPr>
      </w:pPr>
      <w:ins w:id="9246" w:author="Andreas Kuehne" w:date="2019-05-31T12:40:00Z">
        <w:r>
          <w:t xml:space="preserve">      }</w:t>
        </w:r>
      </w:ins>
    </w:p>
    <w:p w14:paraId="73ACC743" w14:textId="77777777" w:rsidR="00A71F46" w:rsidRDefault="00A71F46" w:rsidP="00A71F46">
      <w:pPr>
        <w:pStyle w:val="Code"/>
        <w:spacing w:line="259" w:lineRule="auto"/>
        <w:rPr>
          <w:ins w:id="9247" w:author="Andreas Kuehne" w:date="2019-05-31T12:40:00Z"/>
        </w:rPr>
      </w:pPr>
      <w:ins w:id="9248" w:author="Andreas Kuehne" w:date="2019-05-31T12:40:00Z">
        <w:r>
          <w:t xml:space="preserve">    },</w:t>
        </w:r>
      </w:ins>
    </w:p>
    <w:p w14:paraId="46653A45" w14:textId="77777777" w:rsidR="00A71F46" w:rsidRDefault="00A71F46" w:rsidP="00A71F46">
      <w:pPr>
        <w:pStyle w:val="Code"/>
        <w:spacing w:line="259" w:lineRule="auto"/>
        <w:rPr>
          <w:ins w:id="9249" w:author="Andreas Kuehne" w:date="2019-05-31T12:40:00Z"/>
        </w:rPr>
      </w:pPr>
      <w:ins w:id="9250" w:author="Andreas Kuehne" w:date="2019-05-31T12:40:00Z">
        <w:r>
          <w:rPr>
            <w:color w:val="31849B" w:themeColor="accent5" w:themeShade="BF"/>
          </w:rPr>
          <w:t xml:space="preserve">    "whichRef"</w:t>
        </w:r>
        <w:r>
          <w:t>: {</w:t>
        </w:r>
      </w:ins>
    </w:p>
    <w:p w14:paraId="34793652" w14:textId="77777777" w:rsidR="00A71F46" w:rsidRDefault="00A71F46" w:rsidP="00A71F46">
      <w:pPr>
        <w:pStyle w:val="Code"/>
        <w:spacing w:line="259" w:lineRule="auto"/>
        <w:rPr>
          <w:ins w:id="9251" w:author="Andreas Kuehne" w:date="2019-05-31T12:40:00Z"/>
        </w:rPr>
      </w:pPr>
      <w:ins w:id="9252" w:author="Andreas Kuehne" w:date="2019-05-31T12:40:00Z">
        <w:r>
          <w:rPr>
            <w:color w:val="31849B" w:themeColor="accent5" w:themeShade="BF"/>
          </w:rPr>
          <w:t xml:space="preserve">      "type"</w:t>
        </w:r>
        <w:r>
          <w:t xml:space="preserve">: </w:t>
        </w:r>
        <w:r>
          <w:rPr>
            <w:color w:val="244061" w:themeColor="accent1" w:themeShade="80"/>
          </w:rPr>
          <w:t>"integer"</w:t>
        </w:r>
      </w:ins>
    </w:p>
    <w:p w14:paraId="2925A5AE" w14:textId="77777777" w:rsidR="00A71F46" w:rsidRDefault="00A71F46" w:rsidP="00A71F46">
      <w:pPr>
        <w:pStyle w:val="Code"/>
        <w:spacing w:line="259" w:lineRule="auto"/>
        <w:rPr>
          <w:ins w:id="9253" w:author="Andreas Kuehne" w:date="2019-05-31T12:40:00Z"/>
        </w:rPr>
      </w:pPr>
      <w:ins w:id="9254" w:author="Andreas Kuehne" w:date="2019-05-31T12:40:00Z">
        <w:r>
          <w:t xml:space="preserve">    }</w:t>
        </w:r>
      </w:ins>
    </w:p>
    <w:p w14:paraId="2451DF67" w14:textId="77777777" w:rsidR="00A71F46" w:rsidRDefault="00A71F46" w:rsidP="00A71F46">
      <w:pPr>
        <w:pStyle w:val="Code"/>
        <w:spacing w:line="259" w:lineRule="auto"/>
        <w:rPr>
          <w:ins w:id="9255" w:author="Andreas Kuehne" w:date="2019-05-31T12:40:00Z"/>
        </w:rPr>
      </w:pPr>
      <w:ins w:id="9256" w:author="Andreas Kuehne" w:date="2019-05-31T12:40:00Z">
        <w:r>
          <w:t xml:space="preserve">  },</w:t>
        </w:r>
      </w:ins>
    </w:p>
    <w:p w14:paraId="73F42810" w14:textId="77777777" w:rsidR="00A71F46" w:rsidRDefault="00A71F46" w:rsidP="00A71F46">
      <w:pPr>
        <w:pStyle w:val="Code"/>
        <w:spacing w:line="259" w:lineRule="auto"/>
        <w:rPr>
          <w:ins w:id="9257" w:author="Andreas Kuehne" w:date="2019-05-31T12:40:00Z"/>
        </w:rPr>
      </w:pPr>
      <w:ins w:id="9258" w:author="Andreas Kuehne" w:date="2019-05-31T12:40:00Z">
        <w:r>
          <w:rPr>
            <w:color w:val="31849B" w:themeColor="accent5" w:themeShade="BF"/>
          </w:rPr>
          <w:t xml:space="preserve">  "required"</w:t>
        </w:r>
        <w:r>
          <w:t>: [</w:t>
        </w:r>
        <w:r>
          <w:rPr>
            <w:color w:val="244061" w:themeColor="accent1" w:themeShade="80"/>
          </w:rPr>
          <w:t>"dis"</w:t>
        </w:r>
        <w:r>
          <w:t>]</w:t>
        </w:r>
      </w:ins>
    </w:p>
    <w:p w14:paraId="78B1F01C" w14:textId="77777777" w:rsidR="00A71F46" w:rsidRDefault="00A71F46" w:rsidP="00A71F46">
      <w:pPr>
        <w:pStyle w:val="Code"/>
        <w:spacing w:line="259" w:lineRule="auto"/>
        <w:rPr>
          <w:ins w:id="9259" w:author="Andreas Kuehne" w:date="2019-05-31T12:40:00Z"/>
        </w:rPr>
      </w:pPr>
      <w:ins w:id="9260" w:author="Andreas Kuehne" w:date="2019-05-31T12:40:00Z">
        <w:r>
          <w:t>}</w:t>
        </w:r>
      </w:ins>
    </w:p>
    <w:p w14:paraId="5D555D94" w14:textId="77777777" w:rsidR="00A71F46" w:rsidRDefault="00A71F46" w:rsidP="00A71F46">
      <w:pPr>
        <w:rPr>
          <w:ins w:id="9261" w:author="Andreas Kuehne" w:date="2019-05-31T12:40:00Z"/>
        </w:rPr>
      </w:pPr>
      <w:customXmlInsRangeStart w:id="9262" w:author="Andreas Kuehne" w:date="2019-05-31T12:40:00Z"/>
      <w:sdt>
        <w:sdtPr>
          <w:tag w:val="dss2-DocumentHashType.-jsonSchema"/>
          <w:id w:val="411206683"/>
          <w:showingPlcHdr/>
        </w:sdtPr>
        <w:sdtContent>
          <w:customXmlInsRangeEnd w:id="9262"/>
          <w:ins w:id="9263" w:author="Andreas Kuehne" w:date="2019-05-31T12:40:00Z">
            <w:r>
              <w:rPr>
                <w:color w:val="19D131"/>
              </w:rPr>
              <w:t>[component DocumentHash JSON schema details]</w:t>
            </w:r>
          </w:ins>
          <w:customXmlInsRangeStart w:id="9264" w:author="Andreas Kuehne" w:date="2019-05-31T12:40:00Z"/>
        </w:sdtContent>
      </w:sdt>
      <w:customXmlInsRangeEnd w:id="9264"/>
    </w:p>
    <w:p w14:paraId="2EF3D6E6" w14:textId="77777777" w:rsidR="00A71F46" w:rsidRDefault="00A71F46" w:rsidP="00A71F46">
      <w:pPr>
        <w:pStyle w:val="berschrift4"/>
        <w:numPr>
          <w:ilvl w:val="3"/>
          <w:numId w:val="3"/>
        </w:numPr>
        <w:rPr>
          <w:ins w:id="9265" w:author="Andreas Kuehne" w:date="2019-05-31T12:40:00Z"/>
        </w:rPr>
      </w:pPr>
      <w:ins w:id="9266" w:author="Andreas Kuehne" w:date="2019-05-31T12:40:00Z">
        <w:r>
          <w:t>DocumentHash – XML Syntax</w:t>
        </w:r>
      </w:ins>
    </w:p>
    <w:p w14:paraId="5B88111E" w14:textId="77777777" w:rsidR="00A71F46" w:rsidRPr="5404FA76" w:rsidRDefault="00A71F46" w:rsidP="00A71F46">
      <w:pPr>
        <w:rPr>
          <w:ins w:id="9267" w:author="Andreas Kuehne" w:date="2019-05-31T12:40:00Z"/>
        </w:rPr>
      </w:pPr>
      <w:ins w:id="9268" w:author="Andreas Kuehne" w:date="2019-05-31T12:40:00Z">
        <w:r w:rsidRPr="0CCF9147">
          <w:t xml:space="preserve">The XML type </w:t>
        </w:r>
        <w:r w:rsidRPr="002062A5">
          <w:rPr>
            <w:rFonts w:ascii="Courier New" w:eastAsia="Courier New" w:hAnsi="Courier New" w:cs="Courier New"/>
          </w:rPr>
          <w:t>DocumentHashType</w:t>
        </w:r>
        <w:r w:rsidRPr="0CCF9147">
          <w:t xml:space="preserve"> SHALL implement the requirements defined in the </w:t>
        </w:r>
        <w:r w:rsidRPr="002062A5">
          <w:rPr>
            <w:rFonts w:ascii="Courier New" w:eastAsia="Courier New" w:hAnsi="Courier New" w:cs="Courier New"/>
          </w:rPr>
          <w:t>DocumentHash</w:t>
        </w:r>
        <w:r>
          <w:t xml:space="preserve"> </w:t>
        </w:r>
        <w:r w:rsidRPr="005A6FFD">
          <w:t>component.</w:t>
        </w:r>
      </w:ins>
    </w:p>
    <w:p w14:paraId="0E058464" w14:textId="77777777" w:rsidR="00A71F46" w:rsidRDefault="00A71F46" w:rsidP="00A71F46">
      <w:pPr>
        <w:rPr>
          <w:ins w:id="9269" w:author="Andreas Kuehne" w:date="2019-05-31T12:40:00Z"/>
        </w:rPr>
      </w:pPr>
      <w:ins w:id="9270" w:author="Andreas Kuehne" w:date="2019-05-31T12:40:00Z">
        <w:r w:rsidRPr="005A6FFD">
          <w:rPr>
            <w:rFonts w:eastAsia="Arial"/>
          </w:rPr>
          <w:t xml:space="preserve">The </w:t>
        </w:r>
        <w:r w:rsidRPr="002062A5">
          <w:rPr>
            <w:rFonts w:ascii="Courier New" w:eastAsia="Courier New" w:hAnsi="Courier New" w:cs="Courier New"/>
          </w:rPr>
          <w:t>DocumentHashType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B4B7AA" w14:textId="77777777" w:rsidR="00A71F46" w:rsidRDefault="00A71F46" w:rsidP="00A71F46">
      <w:pPr>
        <w:pStyle w:val="Code"/>
        <w:rPr>
          <w:ins w:id="9271" w:author="Andreas Kuehne" w:date="2019-05-31T12:40:00Z"/>
        </w:rPr>
      </w:pPr>
      <w:ins w:id="92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DocumentHashType</w:t>
        </w:r>
        <w:r>
          <w:rPr>
            <w:color w:val="943634" w:themeColor="accent2" w:themeShade="BF"/>
          </w:rPr>
          <w:t>"</w:t>
        </w:r>
        <w:r>
          <w:rPr>
            <w:color w:val="31849B" w:themeColor="accent5" w:themeShade="BF"/>
          </w:rPr>
          <w:t>&gt;</w:t>
        </w:r>
      </w:ins>
    </w:p>
    <w:p w14:paraId="23F6A53D" w14:textId="77777777" w:rsidR="00A71F46" w:rsidRDefault="00A71F46" w:rsidP="00A71F46">
      <w:pPr>
        <w:pStyle w:val="Code"/>
        <w:rPr>
          <w:ins w:id="9273" w:author="Andreas Kuehne" w:date="2019-05-31T12:40:00Z"/>
        </w:rPr>
      </w:pPr>
      <w:ins w:id="9274" w:author="Andreas Kuehne" w:date="2019-05-31T12:40:00Z">
        <w:r>
          <w:rPr>
            <w:color w:val="31849B" w:themeColor="accent5" w:themeShade="BF"/>
          </w:rPr>
          <w:t xml:space="preserve">  &lt;xs:complexContent&gt;</w:t>
        </w:r>
      </w:ins>
    </w:p>
    <w:p w14:paraId="482DDCA4" w14:textId="77777777" w:rsidR="00A71F46" w:rsidRDefault="00A71F46" w:rsidP="00A71F46">
      <w:pPr>
        <w:pStyle w:val="Code"/>
        <w:rPr>
          <w:ins w:id="9275" w:author="Andreas Kuehne" w:date="2019-05-31T12:40:00Z"/>
        </w:rPr>
      </w:pPr>
      <w:ins w:id="9276"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276645C" w14:textId="77777777" w:rsidR="00A71F46" w:rsidRDefault="00A71F46" w:rsidP="00A71F46">
      <w:pPr>
        <w:pStyle w:val="Code"/>
        <w:rPr>
          <w:ins w:id="9277" w:author="Andreas Kuehne" w:date="2019-05-31T12:40:00Z"/>
        </w:rPr>
      </w:pPr>
      <w:ins w:id="9278" w:author="Andreas Kuehne" w:date="2019-05-31T12:40:00Z">
        <w:r>
          <w:rPr>
            <w:color w:val="31849B" w:themeColor="accent5" w:themeShade="BF"/>
          </w:rPr>
          <w:t xml:space="preserve">      &lt;xs:sequence&gt;</w:t>
        </w:r>
      </w:ins>
    </w:p>
    <w:p w14:paraId="32F4DCAA" w14:textId="77777777" w:rsidR="00A71F46" w:rsidRDefault="00A71F46" w:rsidP="00A71F46">
      <w:pPr>
        <w:pStyle w:val="Code"/>
        <w:rPr>
          <w:ins w:id="9279" w:author="Andreas Kuehne" w:date="2019-05-31T12:40:00Z"/>
        </w:rPr>
      </w:pPr>
      <w:ins w:id="928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6C224EB" w14:textId="77777777" w:rsidR="00A71F46" w:rsidRDefault="00A71F46" w:rsidP="00A71F46">
      <w:pPr>
        <w:pStyle w:val="Code"/>
        <w:rPr>
          <w:ins w:id="9281" w:author="Andreas Kuehne" w:date="2019-05-31T12:40:00Z"/>
        </w:rPr>
      </w:pPr>
      <w:ins w:id="92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DigestInfos</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110F504C" w14:textId="77777777" w:rsidR="00A71F46" w:rsidRDefault="00A71F46" w:rsidP="00A71F46">
      <w:pPr>
        <w:pStyle w:val="Code"/>
        <w:rPr>
          <w:ins w:id="9283" w:author="Andreas Kuehne" w:date="2019-05-31T12:40:00Z"/>
        </w:rPr>
      </w:pPr>
      <w:ins w:id="9284" w:author="Andreas Kuehne" w:date="2019-05-31T12:40:00Z">
        <w:r>
          <w:rPr>
            <w:color w:val="31849B" w:themeColor="accent5" w:themeShade="BF"/>
          </w:rPr>
          <w:t xml:space="preserve">      &lt;/xs:sequence&gt;</w:t>
        </w:r>
      </w:ins>
    </w:p>
    <w:p w14:paraId="13883014" w14:textId="77777777" w:rsidR="00A71F46" w:rsidRDefault="00A71F46" w:rsidP="00A71F46">
      <w:pPr>
        <w:pStyle w:val="Code"/>
        <w:rPr>
          <w:ins w:id="9285" w:author="Andreas Kuehne" w:date="2019-05-31T12:40:00Z"/>
        </w:rPr>
      </w:pPr>
      <w:ins w:id="928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AA93925" w14:textId="77777777" w:rsidR="00A71F46" w:rsidRDefault="00A71F46" w:rsidP="00A71F46">
      <w:pPr>
        <w:pStyle w:val="Code"/>
        <w:rPr>
          <w:ins w:id="9287" w:author="Andreas Kuehne" w:date="2019-05-31T12:40:00Z"/>
        </w:rPr>
      </w:pPr>
      <w:ins w:id="9288" w:author="Andreas Kuehne" w:date="2019-05-31T12:40:00Z">
        <w:r>
          <w:rPr>
            <w:color w:val="31849B" w:themeColor="accent5" w:themeShade="BF"/>
          </w:rPr>
          <w:t xml:space="preserve">    &lt;/xs:extension&gt;</w:t>
        </w:r>
      </w:ins>
    </w:p>
    <w:p w14:paraId="79021E06" w14:textId="77777777" w:rsidR="00A71F46" w:rsidRDefault="00A71F46" w:rsidP="00A71F46">
      <w:pPr>
        <w:pStyle w:val="Code"/>
        <w:rPr>
          <w:ins w:id="9289" w:author="Andreas Kuehne" w:date="2019-05-31T12:40:00Z"/>
        </w:rPr>
      </w:pPr>
      <w:ins w:id="9290" w:author="Andreas Kuehne" w:date="2019-05-31T12:40:00Z">
        <w:r>
          <w:rPr>
            <w:color w:val="31849B" w:themeColor="accent5" w:themeShade="BF"/>
          </w:rPr>
          <w:t xml:space="preserve">  &lt;/xs:complexContent&gt;</w:t>
        </w:r>
      </w:ins>
    </w:p>
    <w:p w14:paraId="6146C75C" w14:textId="77777777" w:rsidR="00A71F46" w:rsidRDefault="00A71F46" w:rsidP="00A71F46">
      <w:pPr>
        <w:pStyle w:val="Code"/>
        <w:rPr>
          <w:ins w:id="9291" w:author="Andreas Kuehne" w:date="2019-05-31T12:40:00Z"/>
        </w:rPr>
      </w:pPr>
      <w:ins w:id="9292" w:author="Andreas Kuehne" w:date="2019-05-31T12:40:00Z">
        <w:r>
          <w:rPr>
            <w:color w:val="31849B" w:themeColor="accent5" w:themeShade="BF"/>
          </w:rPr>
          <w:t>&lt;/xs:complexType&gt;</w:t>
        </w:r>
      </w:ins>
    </w:p>
    <w:p w14:paraId="735B05EF" w14:textId="77777777" w:rsidR="00A71F46" w:rsidRDefault="00A71F46" w:rsidP="00A71F46">
      <w:pPr>
        <w:spacing w:line="259" w:lineRule="auto"/>
        <w:rPr>
          <w:ins w:id="9293" w:author="Andreas Kuehne" w:date="2019-05-31T12:40:00Z"/>
        </w:rPr>
      </w:pPr>
      <w:ins w:id="9294" w:author="Andreas Kuehne" w:date="2019-05-31T12:40:00Z">
        <w:r>
          <w:t>Each child element of</w:t>
        </w:r>
        <w:r w:rsidRPr="71C71F8C">
          <w:t xml:space="preserve"> </w:t>
        </w:r>
        <w:r w:rsidRPr="002062A5">
          <w:rPr>
            <w:rFonts w:ascii="Courier New" w:eastAsia="Courier New" w:hAnsi="Courier New" w:cs="Courier New"/>
          </w:rPr>
          <w:t>DocumentHashType</w:t>
        </w:r>
        <w:r w:rsidRPr="71C71F8C">
          <w:t xml:space="preserve"> </w:t>
        </w:r>
        <w:r>
          <w:t xml:space="preserve">XML element SHALL implement in XML syntax the sub-component that has a name equal to its local name. </w:t>
        </w:r>
      </w:ins>
      <w:customXmlInsRangeStart w:id="9295" w:author="Andreas Kuehne" w:date="2019-05-31T12:40:00Z"/>
      <w:sdt>
        <w:sdtPr>
          <w:tag w:val="dss2-DocumentHashType.-xmlSchema"/>
          <w:id w:val="1634597716"/>
          <w:showingPlcHdr/>
        </w:sdtPr>
        <w:sdtContent>
          <w:customXmlInsRangeEnd w:id="9295"/>
          <w:ins w:id="9296" w:author="Andreas Kuehne" w:date="2019-05-31T12:40:00Z">
            <w:r>
              <w:rPr>
                <w:color w:val="19D131"/>
              </w:rPr>
              <w:t>[component DocumentHash XML schema details]</w:t>
            </w:r>
          </w:ins>
          <w:customXmlInsRangeStart w:id="9297" w:author="Andreas Kuehne" w:date="2019-05-31T12:40:00Z"/>
        </w:sdtContent>
      </w:sdt>
      <w:customXmlInsRangeEnd w:id="9297"/>
    </w:p>
    <w:p w14:paraId="05FFA926" w14:textId="77777777" w:rsidR="00A71F46" w:rsidRDefault="00A71F46" w:rsidP="00A71F46">
      <w:pPr>
        <w:pStyle w:val="berschrift3"/>
        <w:numPr>
          <w:ilvl w:val="2"/>
          <w:numId w:val="3"/>
        </w:numPr>
        <w:rPr>
          <w:ins w:id="9298" w:author="Andreas Kuehne" w:date="2019-05-31T12:40:00Z"/>
        </w:rPr>
      </w:pPr>
      <w:ins w:id="9299" w:author="Andreas Kuehne" w:date="2019-05-31T12:40:00Z">
        <w:r>
          <w:t>Component SignatureObject</w:t>
        </w:r>
      </w:ins>
    </w:p>
    <w:p w14:paraId="3C08CC14" w14:textId="77777777" w:rsidR="00A71F46" w:rsidRDefault="00A71F46" w:rsidP="00A71F46">
      <w:pPr>
        <w:rPr>
          <w:ins w:id="9300" w:author="Andreas Kuehne" w:date="2019-05-31T12:40:00Z"/>
        </w:rPr>
      </w:pPr>
      <w:customXmlInsRangeStart w:id="9301" w:author="Andreas Kuehne" w:date="2019-05-31T12:40:00Z"/>
      <w:sdt>
        <w:sdtPr>
          <w:tag w:val="dss2-SignatureObjectType.-normative"/>
          <w:id w:val="801733485"/>
        </w:sdtPr>
        <w:sdtContent>
          <w:customXmlInsRangeEnd w:id="9301"/>
          <w:ins w:id="9302" w:author="Andreas Kuehne" w:date="2019-05-31T12:40:00Z">
            <w:r w:rsidRPr="003A06D0">
              <w:rPr>
                <w:color w:val="19D131"/>
                <w:lang w:val="en-GB"/>
              </w:rPr>
              <w:t xml:space="preserve">The </w:t>
            </w:r>
            <w:r w:rsidRPr="003A06D0">
              <w:rPr>
                <w:rFonts w:ascii="Courier New" w:eastAsia="Courier New" w:hAnsi="Courier New" w:cs="Courier New"/>
                <w:lang w:val="en-GB"/>
              </w:rPr>
              <w:t>SignatureObject</w:t>
            </w:r>
            <w:r w:rsidRPr="003A06D0">
              <w:rPr>
                <w:color w:val="19D131"/>
                <w:lang w:val="en-GB"/>
              </w:rPr>
              <w:t xml:space="preserve"> component contains a signature or timestamp of some sort. This element is returned in a sign response message, and sent in a verify request message.</w:t>
            </w:r>
          </w:ins>
          <w:customXmlInsRangeStart w:id="9303" w:author="Andreas Kuehne" w:date="2019-05-31T12:40:00Z"/>
        </w:sdtContent>
      </w:sdt>
      <w:customXmlInsRangeEnd w:id="9303"/>
    </w:p>
    <w:p w14:paraId="3889FABA" w14:textId="77777777" w:rsidR="00A71F46" w:rsidRDefault="00A71F46" w:rsidP="00A71F46">
      <w:pPr>
        <w:rPr>
          <w:ins w:id="9304" w:author="Andreas Kuehne" w:date="2019-05-31T12:40:00Z"/>
        </w:rPr>
      </w:pPr>
      <w:ins w:id="9305" w:author="Andreas Kuehne" w:date="2019-05-31T12:40:00Z">
        <w:r>
          <w:t>Below follows a list of the sub-components that constitute this component:</w:t>
        </w:r>
      </w:ins>
    </w:p>
    <w:p w14:paraId="206474C9" w14:textId="77777777" w:rsidR="00A71F46" w:rsidRDefault="00A71F46" w:rsidP="00A71F46">
      <w:pPr>
        <w:pStyle w:val="Member"/>
        <w:rPr>
          <w:ins w:id="9306" w:author="Andreas Kuehne" w:date="2019-05-31T12:40:00Z"/>
        </w:rPr>
      </w:pPr>
      <w:ins w:id="9307" w:author="Andreas Kuehne" w:date="2019-05-31T12:40:00Z">
        <w:r>
          <w:lastRenderedPageBreak/>
          <w:t xml:space="preserve">The OPTIONAL </w:t>
        </w:r>
        <w:r w:rsidRPr="35C1378D">
          <w:rPr>
            <w:rStyle w:val="Datatype"/>
          </w:rPr>
          <w:t>Base64Signature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ins>
      <w:customXmlInsRangeStart w:id="9308" w:author="Andreas Kuehne" w:date="2019-05-31T12:40:00Z"/>
      <w:sdt>
        <w:sdtPr>
          <w:alias w:val="dss2-SignatureObjectType.b64Sig"/>
          <w:tag w:val="dss2-SignatureObjectType.Base64Signature"/>
          <w:id w:val="1750843379"/>
        </w:sdtPr>
        <w:sdtContent>
          <w:customXmlInsRangeEnd w:id="9308"/>
          <w:ins w:id="9309" w:author="Andreas Kuehne" w:date="2019-05-31T12:40:00Z">
            <w:r w:rsidRPr="003A06D0">
              <w:rPr>
                <w:color w:val="19D131"/>
                <w:lang w:val="en-GB"/>
              </w:rPr>
              <w:t xml:space="preserve">A base64 encoding of some arbitrary signature, such as a XML signature [XMLDSIG], PGP [RFC 2440] or CMS [RFC 5652] signature or a RFC 3161 timestamp [RFC 3161]. The type of signature is specified by the </w:t>
            </w:r>
            <w:r w:rsidRPr="003A06D0">
              <w:rPr>
                <w:rStyle w:val="Datatype"/>
                <w:lang w:val="en-GB"/>
              </w:rPr>
              <w:t>MimeType</w:t>
            </w:r>
            <w:r w:rsidRPr="003A06D0">
              <w:rPr>
                <w:color w:val="19D131"/>
                <w:lang w:val="en-GB"/>
              </w:rPr>
              <w:t xml:space="preserve"> element of the </w:t>
            </w:r>
            <w:r w:rsidRPr="003A06D0">
              <w:rPr>
                <w:rFonts w:ascii="Courier New" w:eastAsia="Courier New" w:hAnsi="Courier New" w:cs="Courier New"/>
                <w:lang w:val="en-GB"/>
              </w:rPr>
              <w:t>Base64DataType</w:t>
            </w:r>
            <w:r w:rsidRPr="003A06D0">
              <w:rPr>
                <w:color w:val="19D131"/>
                <w:lang w:val="en-GB"/>
              </w:rPr>
              <w:t xml:space="preserve"> component. Profiles MAY define the handling of additional types.</w:t>
            </w:r>
          </w:ins>
          <w:customXmlInsRangeStart w:id="9310" w:author="Andreas Kuehne" w:date="2019-05-31T12:40:00Z"/>
        </w:sdtContent>
      </w:sdt>
      <w:customXmlInsRangeEnd w:id="9310"/>
    </w:p>
    <w:p w14:paraId="48E0F3DF" w14:textId="77777777" w:rsidR="00A71F46" w:rsidRDefault="00A71F46" w:rsidP="00A71F46">
      <w:pPr>
        <w:pStyle w:val="Member"/>
        <w:rPr>
          <w:ins w:id="9311" w:author="Andreas Kuehne" w:date="2019-05-31T12:40:00Z"/>
        </w:rPr>
      </w:pPr>
      <w:ins w:id="9312" w:author="Andreas Kuehne" w:date="2019-05-31T12:40:00Z">
        <w:r>
          <w:t xml:space="preserve">The OPTIONAL </w:t>
        </w:r>
        <w:r w:rsidRPr="35C1378D">
          <w:rPr>
            <w:rStyle w:val="Datatype"/>
          </w:rPr>
          <w:t>SignaturePtr</w:t>
        </w:r>
        <w:r>
          <w:t xml:space="preserve"> element, if present, MUST contain one instance of a sub-component. This element MUST satisfy the requirements specified in this document in section </w:t>
        </w:r>
        <w:r>
          <w:fldChar w:fldCharType="begin"/>
        </w:r>
        <w:r>
          <w:instrText xml:space="preserve"> REF _RefComp69B8F57B \r \h </w:instrText>
        </w:r>
        <w:r>
          <w:fldChar w:fldCharType="separate"/>
        </w:r>
        <w:r>
          <w:rPr>
            <w:rStyle w:val="Datatype"/>
            <w:rFonts w:eastAsia="Courier New" w:cs="Courier New"/>
          </w:rPr>
          <w:t>SignaturePtr</w:t>
        </w:r>
        <w:r>
          <w:fldChar w:fldCharType="end"/>
        </w:r>
        <w:r>
          <w:t xml:space="preserve">. </w:t>
        </w:r>
      </w:ins>
      <w:customXmlInsRangeStart w:id="9313" w:author="Andreas Kuehne" w:date="2019-05-31T12:40:00Z"/>
      <w:sdt>
        <w:sdtPr>
          <w:alias w:val="dss2-SignatureObjectType.sigPtr"/>
          <w:tag w:val="dss2-SignatureObjectType.SignaturePtr"/>
          <w:id w:val="801426461"/>
        </w:sdtPr>
        <w:sdtContent>
          <w:customXmlInsRangeEnd w:id="9313"/>
          <w:ins w:id="9314" w:author="Andreas Kuehne" w:date="2019-05-31T12:40:00Z">
            <w:r w:rsidRPr="003A06D0">
              <w:rPr>
                <w:color w:val="19D131"/>
                <w:lang w:val="en-GB"/>
              </w:rPr>
              <w:t>This element is used to point to an XML signature in an input (for a verify request) or output (for a sign response) document in which a signature is enveloped.</w:t>
            </w:r>
          </w:ins>
          <w:customXmlInsRangeStart w:id="9315" w:author="Andreas Kuehne" w:date="2019-05-31T12:40:00Z"/>
        </w:sdtContent>
      </w:sdt>
      <w:customXmlInsRangeEnd w:id="9315"/>
    </w:p>
    <w:p w14:paraId="78F89C55" w14:textId="77777777" w:rsidR="00A71F46" w:rsidRDefault="00A71F46" w:rsidP="00A71F46">
      <w:pPr>
        <w:pStyle w:val="Member"/>
        <w:rPr>
          <w:ins w:id="9316" w:author="Andreas Kuehne" w:date="2019-05-31T12:40:00Z"/>
        </w:rPr>
      </w:pPr>
      <w:ins w:id="9317"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9318" w:author="Andreas Kuehne" w:date="2019-05-31T12:40:00Z"/>
      <w:sdt>
        <w:sdtPr>
          <w:alias w:val="dss2-SignatureObjectType.schemaRefs"/>
          <w:tag w:val="dss2-SignatureObjectType.SchemaRefs"/>
          <w:id w:val="-544147111"/>
        </w:sdtPr>
        <w:sdtContent>
          <w:customXmlInsRangeEnd w:id="9318"/>
          <w:ins w:id="9319"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elements during parsing and for XPath evaluation. If anything else but </w:t>
            </w:r>
            <w:r w:rsidRPr="003A06D0">
              <w:rPr>
                <w:rFonts w:ascii="Courier New" w:hAnsi="Courier New" w:cs="Courier New"/>
                <w:color w:val="19D131"/>
                <w:szCs w:val="20"/>
                <w:lang w:val="en-GB"/>
              </w:rPr>
              <w:t xml:space="preserve">&lt;Schema&gt; </w:t>
            </w:r>
            <w:r w:rsidRPr="003A06D0">
              <w:rPr>
                <w:color w:val="19D131"/>
                <w:szCs w:val="20"/>
                <w:lang w:val="en-GB"/>
              </w:rPr>
              <w:t xml:space="preserve">are referred to, the server MUST report an error. If a referred to </w:t>
            </w:r>
            <w:r w:rsidRPr="003A06D0">
              <w:rPr>
                <w:rFonts w:ascii="Courier New" w:hAnsi="Courier New" w:cs="Courier New"/>
                <w:color w:val="19D131"/>
                <w:szCs w:val="20"/>
                <w:lang w:val="en-GB"/>
              </w:rPr>
              <w:t xml:space="preserve">&lt;Schema&gt;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 xml:space="preserve">ResultMessage </w:t>
            </w:r>
            <w:r w:rsidRPr="003A06D0">
              <w:rPr>
                <w:color w:val="19D131"/>
                <w:szCs w:val="20"/>
                <w:lang w:val="en-GB"/>
              </w:rPr>
              <w:t xml:space="preserve">(for the definition of </w:t>
            </w:r>
            <w:r w:rsidRPr="003A06D0">
              <w:rPr>
                <w:rFonts w:ascii="Courier New" w:hAnsi="Courier New" w:cs="Courier New"/>
                <w:color w:val="19D131"/>
                <w:szCs w:val="20"/>
                <w:lang w:val="en-GB"/>
              </w:rPr>
              <w:t>Schema</w:t>
            </w:r>
            <w:r>
              <w:rPr>
                <w:rFonts w:ascii="Courier New" w:hAnsi="Courier New" w:cs="Courier New"/>
                <w:color w:val="19D131"/>
                <w:szCs w:val="20"/>
                <w:lang w:val="en-GB"/>
              </w:rPr>
              <w:t>s</w:t>
            </w:r>
            <w:r w:rsidRPr="003A06D0">
              <w:rPr>
                <w:rFonts w:ascii="Courier New" w:hAnsi="Courier New" w:cs="Courier New"/>
                <w:color w:val="19D131"/>
                <w:szCs w:val="20"/>
                <w:lang w:val="en-GB"/>
              </w:rPr>
              <w:t xml:space="preserve"> </w:t>
            </w:r>
            <w:r w:rsidRPr="003A06D0">
              <w:rPr>
                <w:color w:val="19D131"/>
                <w:szCs w:val="20"/>
                <w:lang w:val="en-GB"/>
              </w:rPr>
              <w:t xml:space="preserve">subcomponent </w:t>
            </w:r>
            <w:r>
              <w:rPr>
                <w:color w:val="19D131"/>
                <w:szCs w:val="20"/>
                <w:lang w:val="en-GB"/>
              </w:rPr>
              <w:t>(</w:t>
            </w:r>
            <w:r w:rsidRPr="003A06D0">
              <w:rPr>
                <w:color w:val="19D131"/>
                <w:szCs w:val="20"/>
                <w:lang w:val="en-GB"/>
              </w:rPr>
              <w:t xml:space="preserve">see </w:t>
            </w:r>
            <w:r>
              <w:rPr>
                <w:color w:val="19D131"/>
                <w:szCs w:val="20"/>
                <w:lang w:val="en-GB"/>
              </w:rPr>
              <w:t xml:space="preserve">section </w:t>
            </w:r>
            <w:r>
              <w:rPr>
                <w:color w:val="19D131"/>
                <w:szCs w:val="20"/>
                <w:lang w:val="en-GB"/>
              </w:rPr>
              <w:fldChar w:fldCharType="begin"/>
            </w:r>
            <w:r>
              <w:rPr>
                <w:color w:val="19D131"/>
                <w:szCs w:val="20"/>
                <w:lang w:val="en-GB"/>
              </w:rPr>
              <w:instrText xml:space="preserve"> REF _RefComp94AB9E83 \r \h </w:instrText>
            </w:r>
            <w:r>
              <w:rPr>
                <w:color w:val="19D131"/>
                <w:szCs w:val="20"/>
                <w:lang w:val="en-GB"/>
              </w:rPr>
            </w:r>
            <w:r>
              <w:rPr>
                <w:color w:val="19D131"/>
                <w:szCs w:val="20"/>
                <w:lang w:val="en-GB"/>
              </w:rPr>
              <w:fldChar w:fldCharType="separate"/>
            </w:r>
            <w:r>
              <w:rPr>
                <w:color w:val="19D131"/>
                <w:szCs w:val="20"/>
                <w:lang w:val="en-GB"/>
              </w:rPr>
              <w:t>4.3.10</w:t>
            </w:r>
            <w:r>
              <w:rPr>
                <w:color w:val="19D131"/>
                <w:szCs w:val="20"/>
                <w:lang w:val="en-GB"/>
              </w:rPr>
              <w:fldChar w:fldCharType="end"/>
            </w:r>
            <w:r w:rsidRPr="003A06D0">
              <w:rPr>
                <w:rFonts w:ascii="Courier New" w:hAnsi="Courier New" w:cs="Courier New"/>
                <w:color w:val="19D131"/>
                <w:szCs w:val="20"/>
                <w:lang w:val="en-GB"/>
              </w:rPr>
              <w:t>)</w:t>
            </w:r>
          </w:ins>
          <w:customXmlInsRangeStart w:id="9320" w:author="Andreas Kuehne" w:date="2019-05-31T12:40:00Z"/>
        </w:sdtContent>
      </w:sdt>
      <w:customXmlInsRangeEnd w:id="9320"/>
    </w:p>
    <w:p w14:paraId="74925F6A" w14:textId="77777777" w:rsidR="00A71F46" w:rsidRDefault="00A71F46" w:rsidP="00A71F46">
      <w:pPr>
        <w:pStyle w:val="Member"/>
        <w:rPr>
          <w:ins w:id="9321" w:author="Andreas Kuehne" w:date="2019-05-31T12:40:00Z"/>
        </w:rPr>
      </w:pPr>
      <w:ins w:id="9322" w:author="Andreas Kuehne" w:date="2019-05-31T12:40:00Z">
        <w:r>
          <w:t xml:space="preserve">The OPTIONAL </w:t>
        </w:r>
        <w:r w:rsidRPr="35C1378D">
          <w:rPr>
            <w:rStyle w:val="Datatype"/>
          </w:rPr>
          <w:t>WhichDoc</w:t>
        </w:r>
        <w:r>
          <w:t xml:space="preserve"> element, if present, MUST contain one instance of a URI. </w:t>
        </w:r>
      </w:ins>
      <w:customXmlInsRangeStart w:id="9323" w:author="Andreas Kuehne" w:date="2019-05-31T12:40:00Z"/>
      <w:sdt>
        <w:sdtPr>
          <w:alias w:val="dss2-SignatureObjectType.whichDoc"/>
          <w:tag w:val="dss2-SignatureObjectType.WhichDoc"/>
          <w:id w:val="982038628"/>
        </w:sdtPr>
        <w:sdtContent>
          <w:customXmlInsRangeEnd w:id="9323"/>
          <w:ins w:id="9324" w:author="Andreas Kuehne" w:date="2019-05-31T12:40:00Z">
            <w:r w:rsidRPr="002A7671">
              <w:rPr>
                <w:color w:val="19D131"/>
              </w:rPr>
              <w:t xml:space="preserve">The use cases described in this document assume </w:t>
            </w:r>
            <w:r>
              <w:rPr>
                <w:color w:val="19D131"/>
              </w:rPr>
              <w:t xml:space="preserve">exactly </w:t>
            </w:r>
            <w:r w:rsidRPr="002A7671">
              <w:rPr>
                <w:color w:val="19D131"/>
              </w:rPr>
              <w:t>one signature</w:t>
            </w:r>
            <w:r>
              <w:rPr>
                <w:color w:val="19D131"/>
              </w:rPr>
              <w:t xml:space="preserve"> (or timestamp)</w:t>
            </w:r>
            <w:r w:rsidRPr="002A7671">
              <w:rPr>
                <w:color w:val="19D131"/>
              </w:rPr>
              <w:t xml:space="preserve"> being </w:t>
            </w:r>
            <w:r>
              <w:rPr>
                <w:color w:val="19D131"/>
              </w:rPr>
              <w:t>created by a signing request.</w:t>
            </w:r>
            <w:r w:rsidRPr="002A7671">
              <w:rPr>
                <w:color w:val="19D131"/>
              </w:rPr>
              <w:t xml:space="preserve"> Profiles may defin</w:t>
            </w:r>
            <w:r>
              <w:rPr>
                <w:color w:val="19D131"/>
              </w:rPr>
              <w:t>e processing rules how to create multiple signature as a response to a single request</w:t>
            </w:r>
            <w:r w:rsidRPr="002A7671">
              <w:rPr>
                <w:color w:val="19D131"/>
              </w:rPr>
              <w:t>.</w:t>
            </w:r>
            <w:r>
              <w:rPr>
                <w:color w:val="19D131"/>
              </w:rPr>
              <w:t xml:space="preserve"> For these use case this element provides a way to link a created signature back to an input document within the signing request. As the input document does not reside within the same document the use of the ID / IDREF mechanism is not possible. Therefore, this element is an instance of a URI. Profiles using this element MUST define the way how the value is constructed.</w:t>
            </w:r>
          </w:ins>
          <w:customXmlInsRangeStart w:id="9325" w:author="Andreas Kuehne" w:date="2019-05-31T12:40:00Z"/>
        </w:sdtContent>
      </w:sdt>
      <w:customXmlInsRangeEnd w:id="9325"/>
    </w:p>
    <w:p w14:paraId="2E634D23" w14:textId="77777777" w:rsidR="00A71F46" w:rsidRDefault="00A71F46" w:rsidP="00A71F46">
      <w:pPr>
        <w:pStyle w:val="Non-normativeCommentHeading"/>
        <w:rPr>
          <w:ins w:id="9326" w:author="Andreas Kuehne" w:date="2019-05-31T12:40:00Z"/>
        </w:rPr>
      </w:pPr>
      <w:ins w:id="9327" w:author="Andreas Kuehne" w:date="2019-05-31T12:40:00Z">
        <w:r>
          <w:t>Non-normative Comment:</w:t>
        </w:r>
      </w:ins>
    </w:p>
    <w:p w14:paraId="3292F349" w14:textId="77777777" w:rsidR="00A71F46" w:rsidRDefault="00A71F46" w:rsidP="00A71F46">
      <w:pPr>
        <w:pStyle w:val="Non-normativeComment"/>
        <w:rPr>
          <w:ins w:id="9328" w:author="Andreas Kuehne" w:date="2019-05-31T12:40:00Z"/>
        </w:rPr>
      </w:pPr>
      <w:customXmlInsRangeStart w:id="9329" w:author="Andreas Kuehne" w:date="2019-05-31T12:40:00Z"/>
      <w:sdt>
        <w:sdtPr>
          <w:tag w:val="dss2-SignatureObjectType.-nonNormative"/>
          <w:id w:val="1258107666"/>
        </w:sdtPr>
        <w:sdtContent>
          <w:customXmlInsRangeEnd w:id="9329"/>
          <w:ins w:id="9330" w:author="Andreas Kuehne" w:date="2019-05-31T12:40:00Z">
            <w:r>
              <w:rPr>
                <w:color w:val="19D131"/>
              </w:rPr>
              <w:t xml:space="preserve">Proposed format of the </w:t>
            </w:r>
            <w:r w:rsidRPr="35C1378D">
              <w:rPr>
                <w:rStyle w:val="Datatype"/>
              </w:rPr>
              <w:t>WhichDoc</w:t>
            </w:r>
            <w:r>
              <w:rPr>
                <w:color w:val="19D131"/>
              </w:rPr>
              <w:t xml:space="preserve"> element: scheme ‘dssReq’, the path contains the value of the value of the </w:t>
            </w:r>
            <w:r w:rsidRPr="00D55226">
              <w:rPr>
                <w:rStyle w:val="Datatype"/>
              </w:rPr>
              <w:t>RequestId</w:t>
            </w:r>
            <w:r>
              <w:rPr>
                <w:color w:val="19D131"/>
              </w:rPr>
              <w:t xml:space="preserve">, the fragment contains the ID element of the referenced </w:t>
            </w:r>
            <w:r w:rsidRPr="0073092D">
              <w:rPr>
                <w:rStyle w:val="Datatype"/>
              </w:rPr>
              <w:t>Document</w:t>
            </w:r>
            <w:r>
              <w:rPr>
                <w:color w:val="19D131"/>
              </w:rPr>
              <w:t>. An example is ‘dssReq:req-12234#doc-3’.</w:t>
            </w:r>
          </w:ins>
          <w:customXmlInsRangeStart w:id="9331" w:author="Andreas Kuehne" w:date="2019-05-31T12:40:00Z"/>
        </w:sdtContent>
      </w:sdt>
      <w:customXmlInsRangeEnd w:id="9331"/>
    </w:p>
    <w:p w14:paraId="4A8BFA81" w14:textId="77777777" w:rsidR="00A71F46" w:rsidRDefault="00A71F46" w:rsidP="00A71F46">
      <w:pPr>
        <w:pStyle w:val="berschrift4"/>
        <w:numPr>
          <w:ilvl w:val="3"/>
          <w:numId w:val="3"/>
        </w:numPr>
        <w:rPr>
          <w:ins w:id="9332" w:author="Andreas Kuehne" w:date="2019-05-31T12:40:00Z"/>
        </w:rPr>
      </w:pPr>
      <w:ins w:id="9333" w:author="Andreas Kuehne" w:date="2019-05-31T12:40:00Z">
        <w:r>
          <w:t>SignatureObject – JSON Syntax</w:t>
        </w:r>
      </w:ins>
    </w:p>
    <w:p w14:paraId="77160F89" w14:textId="77777777" w:rsidR="00A71F46" w:rsidRPr="0248A3D1" w:rsidRDefault="00A71F46" w:rsidP="00A71F46">
      <w:pPr>
        <w:rPr>
          <w:ins w:id="9334" w:author="Andreas Kuehne" w:date="2019-05-31T12:40:00Z"/>
        </w:rPr>
      </w:pPr>
      <w:ins w:id="9335"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SignatureObject</w:t>
        </w:r>
        <w:r>
          <w:t xml:space="preserve"> component.</w:t>
        </w:r>
      </w:ins>
    </w:p>
    <w:p w14:paraId="245EF175" w14:textId="77777777" w:rsidR="00A71F46" w:rsidRPr="C2430093" w:rsidRDefault="00A71F46" w:rsidP="00A71F46">
      <w:pPr>
        <w:spacing w:line="259" w:lineRule="auto"/>
        <w:rPr>
          <w:ins w:id="9336" w:author="Andreas Kuehne" w:date="2019-05-31T12:40:00Z"/>
          <w:rFonts w:eastAsia="Arial" w:cs="Arial"/>
          <w:sz w:val="22"/>
          <w:szCs w:val="22"/>
        </w:rPr>
      </w:pPr>
      <w:ins w:id="933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2AE8B31" w14:textId="77777777" w:rsidTr="00A71F46">
        <w:trPr>
          <w:cnfStyle w:val="100000000000" w:firstRow="1" w:lastRow="0" w:firstColumn="0" w:lastColumn="0" w:oddVBand="0" w:evenVBand="0" w:oddHBand="0" w:evenHBand="0" w:firstRowFirstColumn="0" w:firstRowLastColumn="0" w:lastRowFirstColumn="0" w:lastRowLastColumn="0"/>
          <w:ins w:id="93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1E48D" w14:textId="77777777" w:rsidR="00A71F46" w:rsidRDefault="00A71F46" w:rsidP="00A71F46">
            <w:pPr>
              <w:pStyle w:val="Beschriftung"/>
              <w:rPr>
                <w:ins w:id="9339" w:author="Andreas Kuehne" w:date="2019-05-31T12:40:00Z"/>
              </w:rPr>
            </w:pPr>
            <w:ins w:id="9340" w:author="Andreas Kuehne" w:date="2019-05-31T12:40:00Z">
              <w:r>
                <w:t>Element</w:t>
              </w:r>
            </w:ins>
          </w:p>
        </w:tc>
        <w:tc>
          <w:tcPr>
            <w:tcW w:w="4675" w:type="dxa"/>
          </w:tcPr>
          <w:p w14:paraId="6B89E74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341" w:author="Andreas Kuehne" w:date="2019-05-31T12:40:00Z"/>
              </w:rPr>
            </w:pPr>
            <w:ins w:id="9342" w:author="Andreas Kuehne" w:date="2019-05-31T12:40:00Z">
              <w:r>
                <w:t>Implementing JSON member name</w:t>
              </w:r>
            </w:ins>
          </w:p>
        </w:tc>
        <w:tc>
          <w:tcPr>
            <w:tcW w:w="4675" w:type="dxa"/>
          </w:tcPr>
          <w:p w14:paraId="2479E0B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343" w:author="Andreas Kuehne" w:date="2019-05-31T12:40:00Z"/>
              </w:rPr>
            </w:pPr>
            <w:ins w:id="9344" w:author="Andreas Kuehne" w:date="2019-05-31T12:40:00Z">
              <w:r>
                <w:t>Comments</w:t>
              </w:r>
            </w:ins>
          </w:p>
        </w:tc>
      </w:tr>
      <w:tr w:rsidR="00A71F46" w14:paraId="49A48A11" w14:textId="77777777" w:rsidTr="00A71F46">
        <w:trPr>
          <w:ins w:id="93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1ED847" w14:textId="77777777" w:rsidR="00A71F46" w:rsidRPr="002062A5" w:rsidRDefault="00A71F46" w:rsidP="00A71F46">
            <w:pPr>
              <w:pStyle w:val="Beschriftung"/>
              <w:rPr>
                <w:ins w:id="9346" w:author="Andreas Kuehne" w:date="2019-05-31T12:40:00Z"/>
                <w:rStyle w:val="Datatype"/>
                <w:b w:val="0"/>
                <w:bCs w:val="0"/>
              </w:rPr>
            </w:pPr>
            <w:ins w:id="9347" w:author="Andreas Kuehne" w:date="2019-05-31T12:40:00Z">
              <w:r w:rsidRPr="002062A5">
                <w:rPr>
                  <w:rStyle w:val="Datatype"/>
                </w:rPr>
                <w:t>Base64Signature</w:t>
              </w:r>
            </w:ins>
          </w:p>
        </w:tc>
        <w:tc>
          <w:tcPr>
            <w:tcW w:w="4675" w:type="dxa"/>
          </w:tcPr>
          <w:p w14:paraId="135BF0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348" w:author="Andreas Kuehne" w:date="2019-05-31T12:40:00Z"/>
                <w:rStyle w:val="Datatype"/>
              </w:rPr>
            </w:pPr>
            <w:ins w:id="9349" w:author="Andreas Kuehne" w:date="2019-05-31T12:40:00Z">
              <w:r w:rsidRPr="002062A5">
                <w:rPr>
                  <w:rStyle w:val="Datatype"/>
                </w:rPr>
                <w:t>b64Sig</w:t>
              </w:r>
            </w:ins>
          </w:p>
        </w:tc>
        <w:tc>
          <w:tcPr>
            <w:tcW w:w="4675" w:type="dxa"/>
          </w:tcPr>
          <w:p w14:paraId="493321C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350" w:author="Andreas Kuehne" w:date="2019-05-31T12:40:00Z"/>
              </w:rPr>
            </w:pPr>
            <w:customXmlInsRangeStart w:id="9351" w:author="Andreas Kuehne" w:date="2019-05-31T12:40:00Z"/>
            <w:sdt>
              <w:sdtPr>
                <w:alias w:val="dss2-SignatureObjectType.b64Sig"/>
                <w:tag w:val="dss2-SignatureObjectType.-jsonComment.Base64Signature"/>
                <w:id w:val="-1943148027"/>
                <w:showingPlcHdr/>
              </w:sdtPr>
              <w:sdtContent>
                <w:customXmlInsRangeEnd w:id="9351"/>
                <w:ins w:id="9352" w:author="Andreas Kuehne" w:date="2019-05-31T12:40:00Z">
                  <w:r>
                    <w:rPr>
                      <w:color w:val="19D131"/>
                    </w:rPr>
                    <w:t>[]</w:t>
                  </w:r>
                </w:ins>
                <w:customXmlInsRangeStart w:id="9353" w:author="Andreas Kuehne" w:date="2019-05-31T12:40:00Z"/>
              </w:sdtContent>
            </w:sdt>
            <w:customXmlInsRangeEnd w:id="9353"/>
          </w:p>
        </w:tc>
      </w:tr>
      <w:tr w:rsidR="00A71F46" w14:paraId="375B9B55" w14:textId="77777777" w:rsidTr="00A71F46">
        <w:trPr>
          <w:ins w:id="93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518AC9" w14:textId="77777777" w:rsidR="00A71F46" w:rsidRPr="002062A5" w:rsidRDefault="00A71F46" w:rsidP="00A71F46">
            <w:pPr>
              <w:pStyle w:val="Beschriftung"/>
              <w:rPr>
                <w:ins w:id="9355" w:author="Andreas Kuehne" w:date="2019-05-31T12:40:00Z"/>
                <w:rStyle w:val="Datatype"/>
                <w:b w:val="0"/>
                <w:bCs w:val="0"/>
              </w:rPr>
            </w:pPr>
            <w:ins w:id="9356" w:author="Andreas Kuehne" w:date="2019-05-31T12:40:00Z">
              <w:r w:rsidRPr="002062A5">
                <w:rPr>
                  <w:rStyle w:val="Datatype"/>
                </w:rPr>
                <w:t>SignaturePtr</w:t>
              </w:r>
            </w:ins>
          </w:p>
        </w:tc>
        <w:tc>
          <w:tcPr>
            <w:tcW w:w="4675" w:type="dxa"/>
          </w:tcPr>
          <w:p w14:paraId="7B462E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357" w:author="Andreas Kuehne" w:date="2019-05-31T12:40:00Z"/>
                <w:rStyle w:val="Datatype"/>
              </w:rPr>
            </w:pPr>
            <w:ins w:id="9358" w:author="Andreas Kuehne" w:date="2019-05-31T12:40:00Z">
              <w:r w:rsidRPr="002062A5">
                <w:rPr>
                  <w:rStyle w:val="Datatype"/>
                </w:rPr>
                <w:t>sigPtr</w:t>
              </w:r>
            </w:ins>
          </w:p>
        </w:tc>
        <w:tc>
          <w:tcPr>
            <w:tcW w:w="4675" w:type="dxa"/>
          </w:tcPr>
          <w:p w14:paraId="4E6C99F8"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359" w:author="Andreas Kuehne" w:date="2019-05-31T12:40:00Z"/>
              </w:rPr>
            </w:pPr>
            <w:customXmlInsRangeStart w:id="9360" w:author="Andreas Kuehne" w:date="2019-05-31T12:40:00Z"/>
            <w:sdt>
              <w:sdtPr>
                <w:alias w:val="dss2-SignatureObjectType.sigPtr"/>
                <w:tag w:val="dss2-SignatureObjectType.-jsonComment.SignaturePtr"/>
                <w:id w:val="784384241"/>
                <w:showingPlcHdr/>
              </w:sdtPr>
              <w:sdtContent>
                <w:customXmlInsRangeEnd w:id="9360"/>
                <w:ins w:id="9361" w:author="Andreas Kuehne" w:date="2019-05-31T12:40:00Z">
                  <w:r>
                    <w:rPr>
                      <w:color w:val="19D131"/>
                    </w:rPr>
                    <w:t>[]</w:t>
                  </w:r>
                </w:ins>
                <w:customXmlInsRangeStart w:id="9362" w:author="Andreas Kuehne" w:date="2019-05-31T12:40:00Z"/>
              </w:sdtContent>
            </w:sdt>
            <w:customXmlInsRangeEnd w:id="9362"/>
          </w:p>
        </w:tc>
      </w:tr>
      <w:tr w:rsidR="00A71F46" w14:paraId="7E1F3EA0" w14:textId="77777777" w:rsidTr="00A71F46">
        <w:trPr>
          <w:ins w:id="93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62D65B" w14:textId="77777777" w:rsidR="00A71F46" w:rsidRPr="002062A5" w:rsidRDefault="00A71F46" w:rsidP="00A71F46">
            <w:pPr>
              <w:pStyle w:val="Beschriftung"/>
              <w:rPr>
                <w:ins w:id="9364" w:author="Andreas Kuehne" w:date="2019-05-31T12:40:00Z"/>
                <w:rStyle w:val="Datatype"/>
                <w:b w:val="0"/>
                <w:bCs w:val="0"/>
              </w:rPr>
            </w:pPr>
            <w:ins w:id="9365" w:author="Andreas Kuehne" w:date="2019-05-31T12:40:00Z">
              <w:r w:rsidRPr="002062A5">
                <w:rPr>
                  <w:rStyle w:val="Datatype"/>
                </w:rPr>
                <w:t>SchemaRefs</w:t>
              </w:r>
            </w:ins>
          </w:p>
        </w:tc>
        <w:tc>
          <w:tcPr>
            <w:tcW w:w="4675" w:type="dxa"/>
          </w:tcPr>
          <w:p w14:paraId="7AC6500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366" w:author="Andreas Kuehne" w:date="2019-05-31T12:40:00Z"/>
                <w:rStyle w:val="Datatype"/>
              </w:rPr>
            </w:pPr>
            <w:ins w:id="9367" w:author="Andreas Kuehne" w:date="2019-05-31T12:40:00Z">
              <w:r w:rsidRPr="002062A5">
                <w:rPr>
                  <w:rStyle w:val="Datatype"/>
                </w:rPr>
                <w:t>schemaRefs</w:t>
              </w:r>
            </w:ins>
          </w:p>
        </w:tc>
        <w:tc>
          <w:tcPr>
            <w:tcW w:w="4675" w:type="dxa"/>
          </w:tcPr>
          <w:p w14:paraId="24F8F6C2"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368" w:author="Andreas Kuehne" w:date="2019-05-31T12:40:00Z"/>
              </w:rPr>
            </w:pPr>
            <w:customXmlInsRangeStart w:id="9369" w:author="Andreas Kuehne" w:date="2019-05-31T12:40:00Z"/>
            <w:sdt>
              <w:sdtPr>
                <w:alias w:val="dss2-SignatureObjectType.schemaRefs"/>
                <w:tag w:val="dss2-SignatureObjectType.-jsonComment.SchemaRefs"/>
                <w:id w:val="974341756"/>
                <w:showingPlcHdr/>
              </w:sdtPr>
              <w:sdtContent>
                <w:customXmlInsRangeEnd w:id="9369"/>
                <w:ins w:id="9370" w:author="Andreas Kuehne" w:date="2019-05-31T12:40:00Z">
                  <w:r>
                    <w:rPr>
                      <w:color w:val="19D131"/>
                    </w:rPr>
                    <w:t>[]</w:t>
                  </w:r>
                </w:ins>
                <w:customXmlInsRangeStart w:id="9371" w:author="Andreas Kuehne" w:date="2019-05-31T12:40:00Z"/>
              </w:sdtContent>
            </w:sdt>
            <w:customXmlInsRangeEnd w:id="9371"/>
          </w:p>
        </w:tc>
      </w:tr>
      <w:tr w:rsidR="00A71F46" w14:paraId="0BF0280C" w14:textId="77777777" w:rsidTr="00A71F46">
        <w:trPr>
          <w:ins w:id="93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B26B47" w14:textId="77777777" w:rsidR="00A71F46" w:rsidRPr="002062A5" w:rsidRDefault="00A71F46" w:rsidP="00A71F46">
            <w:pPr>
              <w:pStyle w:val="Beschriftung"/>
              <w:rPr>
                <w:ins w:id="9373" w:author="Andreas Kuehne" w:date="2019-05-31T12:40:00Z"/>
                <w:rStyle w:val="Datatype"/>
                <w:b w:val="0"/>
                <w:bCs w:val="0"/>
              </w:rPr>
            </w:pPr>
            <w:ins w:id="9374" w:author="Andreas Kuehne" w:date="2019-05-31T12:40:00Z">
              <w:r w:rsidRPr="002062A5">
                <w:rPr>
                  <w:rStyle w:val="Datatype"/>
                </w:rPr>
                <w:t>WhichDoc</w:t>
              </w:r>
            </w:ins>
          </w:p>
        </w:tc>
        <w:tc>
          <w:tcPr>
            <w:tcW w:w="4675" w:type="dxa"/>
          </w:tcPr>
          <w:p w14:paraId="4ACA2C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375" w:author="Andreas Kuehne" w:date="2019-05-31T12:40:00Z"/>
                <w:rStyle w:val="Datatype"/>
              </w:rPr>
            </w:pPr>
            <w:ins w:id="9376" w:author="Andreas Kuehne" w:date="2019-05-31T12:40:00Z">
              <w:r w:rsidRPr="002062A5">
                <w:rPr>
                  <w:rStyle w:val="Datatype"/>
                </w:rPr>
                <w:t>whichDoc</w:t>
              </w:r>
            </w:ins>
          </w:p>
        </w:tc>
        <w:tc>
          <w:tcPr>
            <w:tcW w:w="4675" w:type="dxa"/>
          </w:tcPr>
          <w:p w14:paraId="4920D74B"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377" w:author="Andreas Kuehne" w:date="2019-05-31T12:40:00Z"/>
              </w:rPr>
            </w:pPr>
            <w:customXmlInsRangeStart w:id="9378" w:author="Andreas Kuehne" w:date="2019-05-31T12:40:00Z"/>
            <w:sdt>
              <w:sdtPr>
                <w:alias w:val="dss2-SignatureObjectType.whichDoc"/>
                <w:tag w:val="dss2-SignatureObjectType.-jsonComment.WhichDoc"/>
                <w:id w:val="1537627467"/>
                <w:showingPlcHdr/>
              </w:sdtPr>
              <w:sdtContent>
                <w:customXmlInsRangeEnd w:id="9378"/>
                <w:ins w:id="9379" w:author="Andreas Kuehne" w:date="2019-05-31T12:40:00Z">
                  <w:r>
                    <w:rPr>
                      <w:color w:val="19D131"/>
                    </w:rPr>
                    <w:t>[]</w:t>
                  </w:r>
                </w:ins>
                <w:customXmlInsRangeStart w:id="9380" w:author="Andreas Kuehne" w:date="2019-05-31T12:40:00Z"/>
              </w:sdtContent>
            </w:sdt>
            <w:customXmlInsRangeEnd w:id="9380"/>
          </w:p>
        </w:tc>
      </w:tr>
    </w:tbl>
    <w:p w14:paraId="173D18FF" w14:textId="77777777" w:rsidR="00A71F46" w:rsidRPr="0202B381" w:rsidRDefault="00A71F46" w:rsidP="00A71F46">
      <w:pPr>
        <w:rPr>
          <w:ins w:id="9381" w:author="Andreas Kuehne" w:date="2019-05-31T12:40:00Z"/>
        </w:rPr>
      </w:pPr>
      <w:ins w:id="9382"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DF4B0CD" w14:textId="77777777" w:rsidR="00A71F46" w:rsidRDefault="00A71F46" w:rsidP="00A71F46">
      <w:pPr>
        <w:pStyle w:val="Code"/>
        <w:spacing w:line="259" w:lineRule="auto"/>
        <w:rPr>
          <w:ins w:id="9383" w:author="Andreas Kuehne" w:date="2019-05-31T12:40:00Z"/>
        </w:rPr>
      </w:pPr>
      <w:ins w:id="9384" w:author="Andreas Kuehne" w:date="2019-05-31T12:40:00Z">
        <w:r>
          <w:rPr>
            <w:color w:val="31849B" w:themeColor="accent5" w:themeShade="BF"/>
          </w:rPr>
          <w:t>"dss2-SignatureObjectType"</w:t>
        </w:r>
        <w:r>
          <w:t>: {</w:t>
        </w:r>
      </w:ins>
    </w:p>
    <w:p w14:paraId="4F2F6ADC" w14:textId="77777777" w:rsidR="00A71F46" w:rsidRDefault="00A71F46" w:rsidP="00A71F46">
      <w:pPr>
        <w:pStyle w:val="Code"/>
        <w:spacing w:line="259" w:lineRule="auto"/>
        <w:rPr>
          <w:ins w:id="9385" w:author="Andreas Kuehne" w:date="2019-05-31T12:40:00Z"/>
        </w:rPr>
      </w:pPr>
      <w:ins w:id="9386" w:author="Andreas Kuehne" w:date="2019-05-31T12:40:00Z">
        <w:r>
          <w:rPr>
            <w:color w:val="31849B" w:themeColor="accent5" w:themeShade="BF"/>
          </w:rPr>
          <w:t xml:space="preserve">  "type"</w:t>
        </w:r>
        <w:r>
          <w:t xml:space="preserve">: </w:t>
        </w:r>
        <w:r>
          <w:rPr>
            <w:color w:val="244061" w:themeColor="accent1" w:themeShade="80"/>
          </w:rPr>
          <w:t>"object",</w:t>
        </w:r>
      </w:ins>
    </w:p>
    <w:p w14:paraId="69235136" w14:textId="77777777" w:rsidR="00A71F46" w:rsidRDefault="00A71F46" w:rsidP="00A71F46">
      <w:pPr>
        <w:pStyle w:val="Code"/>
        <w:spacing w:line="259" w:lineRule="auto"/>
        <w:rPr>
          <w:ins w:id="9387" w:author="Andreas Kuehne" w:date="2019-05-31T12:40:00Z"/>
        </w:rPr>
      </w:pPr>
      <w:ins w:id="9388" w:author="Andreas Kuehne" w:date="2019-05-31T12:40:00Z">
        <w:r>
          <w:rPr>
            <w:color w:val="31849B" w:themeColor="accent5" w:themeShade="BF"/>
          </w:rPr>
          <w:t xml:space="preserve">  "properties"</w:t>
        </w:r>
        <w:r>
          <w:t>: {</w:t>
        </w:r>
      </w:ins>
    </w:p>
    <w:p w14:paraId="0AEF75EA" w14:textId="77777777" w:rsidR="00A71F46" w:rsidRDefault="00A71F46" w:rsidP="00A71F46">
      <w:pPr>
        <w:pStyle w:val="Code"/>
        <w:spacing w:line="259" w:lineRule="auto"/>
        <w:rPr>
          <w:ins w:id="9389" w:author="Andreas Kuehne" w:date="2019-05-31T12:40:00Z"/>
        </w:rPr>
      </w:pPr>
      <w:ins w:id="9390" w:author="Andreas Kuehne" w:date="2019-05-31T12:40:00Z">
        <w:r>
          <w:rPr>
            <w:color w:val="31849B" w:themeColor="accent5" w:themeShade="BF"/>
          </w:rPr>
          <w:t xml:space="preserve">    "b64Sig"</w:t>
        </w:r>
        <w:r>
          <w:t>: {</w:t>
        </w:r>
      </w:ins>
    </w:p>
    <w:p w14:paraId="1F8B37B3" w14:textId="77777777" w:rsidR="00A71F46" w:rsidRDefault="00A71F46" w:rsidP="00A71F46">
      <w:pPr>
        <w:pStyle w:val="Code"/>
        <w:spacing w:line="259" w:lineRule="auto"/>
        <w:rPr>
          <w:ins w:id="9391" w:author="Andreas Kuehne" w:date="2019-05-31T12:40:00Z"/>
        </w:rPr>
      </w:pPr>
      <w:ins w:id="9392" w:author="Andreas Kuehne" w:date="2019-05-31T12:40:00Z">
        <w:r>
          <w:rPr>
            <w:color w:val="31849B" w:themeColor="accent5" w:themeShade="BF"/>
          </w:rPr>
          <w:lastRenderedPageBreak/>
          <w:t xml:space="preserve">      "$ref"</w:t>
        </w:r>
        <w:r>
          <w:t xml:space="preserve">: </w:t>
        </w:r>
        <w:r>
          <w:rPr>
            <w:color w:val="244061" w:themeColor="accent1" w:themeShade="80"/>
          </w:rPr>
          <w:t>"#/definitions/dsb-Base64DataType"</w:t>
        </w:r>
      </w:ins>
    </w:p>
    <w:p w14:paraId="3AE48F84" w14:textId="77777777" w:rsidR="00A71F46" w:rsidRDefault="00A71F46" w:rsidP="00A71F46">
      <w:pPr>
        <w:pStyle w:val="Code"/>
        <w:spacing w:line="259" w:lineRule="auto"/>
        <w:rPr>
          <w:ins w:id="9393" w:author="Andreas Kuehne" w:date="2019-05-31T12:40:00Z"/>
        </w:rPr>
      </w:pPr>
      <w:ins w:id="9394" w:author="Andreas Kuehne" w:date="2019-05-31T12:40:00Z">
        <w:r>
          <w:t xml:space="preserve">    },</w:t>
        </w:r>
      </w:ins>
    </w:p>
    <w:p w14:paraId="6D628B59" w14:textId="77777777" w:rsidR="00A71F46" w:rsidRDefault="00A71F46" w:rsidP="00A71F46">
      <w:pPr>
        <w:pStyle w:val="Code"/>
        <w:spacing w:line="259" w:lineRule="auto"/>
        <w:rPr>
          <w:ins w:id="9395" w:author="Andreas Kuehne" w:date="2019-05-31T12:40:00Z"/>
        </w:rPr>
      </w:pPr>
      <w:ins w:id="9396" w:author="Andreas Kuehne" w:date="2019-05-31T12:40:00Z">
        <w:r>
          <w:rPr>
            <w:color w:val="31849B" w:themeColor="accent5" w:themeShade="BF"/>
          </w:rPr>
          <w:t xml:space="preserve">    "sigPtr"</w:t>
        </w:r>
        <w:r>
          <w:t>: {</w:t>
        </w:r>
      </w:ins>
    </w:p>
    <w:p w14:paraId="7888D1B6" w14:textId="77777777" w:rsidR="00A71F46" w:rsidRDefault="00A71F46" w:rsidP="00A71F46">
      <w:pPr>
        <w:pStyle w:val="Code"/>
        <w:spacing w:line="259" w:lineRule="auto"/>
        <w:rPr>
          <w:ins w:id="9397" w:author="Andreas Kuehne" w:date="2019-05-31T12:40:00Z"/>
        </w:rPr>
      </w:pPr>
      <w:ins w:id="9398" w:author="Andreas Kuehne" w:date="2019-05-31T12:40:00Z">
        <w:r>
          <w:rPr>
            <w:color w:val="31849B" w:themeColor="accent5" w:themeShade="BF"/>
          </w:rPr>
          <w:t xml:space="preserve">      "$ref"</w:t>
        </w:r>
        <w:r>
          <w:t xml:space="preserve">: </w:t>
        </w:r>
        <w:r>
          <w:rPr>
            <w:color w:val="244061" w:themeColor="accent1" w:themeShade="80"/>
          </w:rPr>
          <w:t>"#/definitions/dsb-SignaturePtrType"</w:t>
        </w:r>
      </w:ins>
    </w:p>
    <w:p w14:paraId="33E2210A" w14:textId="77777777" w:rsidR="00A71F46" w:rsidRDefault="00A71F46" w:rsidP="00A71F46">
      <w:pPr>
        <w:pStyle w:val="Code"/>
        <w:spacing w:line="259" w:lineRule="auto"/>
        <w:rPr>
          <w:ins w:id="9399" w:author="Andreas Kuehne" w:date="2019-05-31T12:40:00Z"/>
        </w:rPr>
      </w:pPr>
      <w:ins w:id="9400" w:author="Andreas Kuehne" w:date="2019-05-31T12:40:00Z">
        <w:r>
          <w:t xml:space="preserve">    },</w:t>
        </w:r>
      </w:ins>
    </w:p>
    <w:p w14:paraId="051A4218" w14:textId="77777777" w:rsidR="00A71F46" w:rsidRDefault="00A71F46" w:rsidP="00A71F46">
      <w:pPr>
        <w:pStyle w:val="Code"/>
        <w:spacing w:line="259" w:lineRule="auto"/>
        <w:rPr>
          <w:ins w:id="9401" w:author="Andreas Kuehne" w:date="2019-05-31T12:40:00Z"/>
        </w:rPr>
      </w:pPr>
      <w:ins w:id="9402" w:author="Andreas Kuehne" w:date="2019-05-31T12:40:00Z">
        <w:r>
          <w:rPr>
            <w:color w:val="31849B" w:themeColor="accent5" w:themeShade="BF"/>
          </w:rPr>
          <w:t xml:space="preserve">    "schemaRefs"</w:t>
        </w:r>
        <w:r>
          <w:t>: {</w:t>
        </w:r>
      </w:ins>
    </w:p>
    <w:p w14:paraId="5B6654CE" w14:textId="77777777" w:rsidR="00A71F46" w:rsidRDefault="00A71F46" w:rsidP="00A71F46">
      <w:pPr>
        <w:pStyle w:val="Code"/>
        <w:spacing w:line="259" w:lineRule="auto"/>
        <w:rPr>
          <w:ins w:id="9403" w:author="Andreas Kuehne" w:date="2019-05-31T12:40:00Z"/>
        </w:rPr>
      </w:pPr>
      <w:ins w:id="9404" w:author="Andreas Kuehne" w:date="2019-05-31T12:40:00Z">
        <w:r>
          <w:rPr>
            <w:color w:val="31849B" w:themeColor="accent5" w:themeShade="BF"/>
          </w:rPr>
          <w:t xml:space="preserve">      "type"</w:t>
        </w:r>
        <w:r>
          <w:t xml:space="preserve">: </w:t>
        </w:r>
        <w:r>
          <w:rPr>
            <w:color w:val="244061" w:themeColor="accent1" w:themeShade="80"/>
          </w:rPr>
          <w:t>"array",</w:t>
        </w:r>
      </w:ins>
    </w:p>
    <w:p w14:paraId="7FD0449D" w14:textId="77777777" w:rsidR="00A71F46" w:rsidRDefault="00A71F46" w:rsidP="00A71F46">
      <w:pPr>
        <w:pStyle w:val="Code"/>
        <w:spacing w:line="259" w:lineRule="auto"/>
        <w:rPr>
          <w:ins w:id="9405" w:author="Andreas Kuehne" w:date="2019-05-31T12:40:00Z"/>
        </w:rPr>
      </w:pPr>
      <w:ins w:id="9406" w:author="Andreas Kuehne" w:date="2019-05-31T12:40:00Z">
        <w:r>
          <w:rPr>
            <w:color w:val="31849B" w:themeColor="accent5" w:themeShade="BF"/>
          </w:rPr>
          <w:t xml:space="preserve">      "items"</w:t>
        </w:r>
        <w:r>
          <w:t>: {</w:t>
        </w:r>
      </w:ins>
    </w:p>
    <w:p w14:paraId="73E53CCF" w14:textId="77777777" w:rsidR="00A71F46" w:rsidRDefault="00A71F46" w:rsidP="00A71F46">
      <w:pPr>
        <w:pStyle w:val="Code"/>
        <w:spacing w:line="259" w:lineRule="auto"/>
        <w:rPr>
          <w:ins w:id="9407" w:author="Andreas Kuehne" w:date="2019-05-31T12:40:00Z"/>
        </w:rPr>
      </w:pPr>
      <w:ins w:id="9408" w:author="Andreas Kuehne" w:date="2019-05-31T12:40:00Z">
        <w:r>
          <w:rPr>
            <w:color w:val="31849B" w:themeColor="accent5" w:themeShade="BF"/>
          </w:rPr>
          <w:t xml:space="preserve">        "$ref"</w:t>
        </w:r>
        <w:r>
          <w:t xml:space="preserve">: </w:t>
        </w:r>
        <w:r>
          <w:rPr>
            <w:color w:val="244061" w:themeColor="accent1" w:themeShade="80"/>
          </w:rPr>
          <w:t>"#/definitions/dss2-DocumentBaseType"</w:t>
        </w:r>
      </w:ins>
    </w:p>
    <w:p w14:paraId="3C5AC21E" w14:textId="77777777" w:rsidR="00A71F46" w:rsidRDefault="00A71F46" w:rsidP="00A71F46">
      <w:pPr>
        <w:pStyle w:val="Code"/>
        <w:spacing w:line="259" w:lineRule="auto"/>
        <w:rPr>
          <w:ins w:id="9409" w:author="Andreas Kuehne" w:date="2019-05-31T12:40:00Z"/>
        </w:rPr>
      </w:pPr>
      <w:ins w:id="9410" w:author="Andreas Kuehne" w:date="2019-05-31T12:40:00Z">
        <w:r>
          <w:t xml:space="preserve">      }</w:t>
        </w:r>
      </w:ins>
    </w:p>
    <w:p w14:paraId="00D5C88D" w14:textId="77777777" w:rsidR="00A71F46" w:rsidRDefault="00A71F46" w:rsidP="00A71F46">
      <w:pPr>
        <w:pStyle w:val="Code"/>
        <w:spacing w:line="259" w:lineRule="auto"/>
        <w:rPr>
          <w:ins w:id="9411" w:author="Andreas Kuehne" w:date="2019-05-31T12:40:00Z"/>
        </w:rPr>
      </w:pPr>
      <w:ins w:id="9412" w:author="Andreas Kuehne" w:date="2019-05-31T12:40:00Z">
        <w:r>
          <w:t xml:space="preserve">    },</w:t>
        </w:r>
      </w:ins>
    </w:p>
    <w:p w14:paraId="247B7FEC" w14:textId="77777777" w:rsidR="00A71F46" w:rsidRDefault="00A71F46" w:rsidP="00A71F46">
      <w:pPr>
        <w:pStyle w:val="Code"/>
        <w:spacing w:line="259" w:lineRule="auto"/>
        <w:rPr>
          <w:ins w:id="9413" w:author="Andreas Kuehne" w:date="2019-05-31T12:40:00Z"/>
        </w:rPr>
      </w:pPr>
      <w:ins w:id="9414" w:author="Andreas Kuehne" w:date="2019-05-31T12:40:00Z">
        <w:r>
          <w:rPr>
            <w:color w:val="31849B" w:themeColor="accent5" w:themeShade="BF"/>
          </w:rPr>
          <w:t xml:space="preserve">    "whichDoc"</w:t>
        </w:r>
        <w:r>
          <w:t>: {</w:t>
        </w:r>
      </w:ins>
    </w:p>
    <w:p w14:paraId="30E74B24" w14:textId="77777777" w:rsidR="00A71F46" w:rsidRDefault="00A71F46" w:rsidP="00A71F46">
      <w:pPr>
        <w:pStyle w:val="Code"/>
        <w:spacing w:line="259" w:lineRule="auto"/>
        <w:rPr>
          <w:ins w:id="9415" w:author="Andreas Kuehne" w:date="2019-05-31T12:40:00Z"/>
        </w:rPr>
      </w:pPr>
      <w:ins w:id="9416" w:author="Andreas Kuehne" w:date="2019-05-31T12:40:00Z">
        <w:r>
          <w:rPr>
            <w:color w:val="31849B" w:themeColor="accent5" w:themeShade="BF"/>
          </w:rPr>
          <w:t xml:space="preserve">      "type"</w:t>
        </w:r>
        <w:r>
          <w:t xml:space="preserve">: </w:t>
        </w:r>
        <w:r>
          <w:rPr>
            <w:color w:val="244061" w:themeColor="accent1" w:themeShade="80"/>
          </w:rPr>
          <w:t>"string"</w:t>
        </w:r>
      </w:ins>
    </w:p>
    <w:p w14:paraId="343A7138" w14:textId="77777777" w:rsidR="00A71F46" w:rsidRDefault="00A71F46" w:rsidP="00A71F46">
      <w:pPr>
        <w:pStyle w:val="Code"/>
        <w:spacing w:line="259" w:lineRule="auto"/>
        <w:rPr>
          <w:ins w:id="9417" w:author="Andreas Kuehne" w:date="2019-05-31T12:40:00Z"/>
        </w:rPr>
      </w:pPr>
      <w:ins w:id="9418" w:author="Andreas Kuehne" w:date="2019-05-31T12:40:00Z">
        <w:r>
          <w:t xml:space="preserve">    }</w:t>
        </w:r>
      </w:ins>
    </w:p>
    <w:p w14:paraId="411637F7" w14:textId="77777777" w:rsidR="00A71F46" w:rsidRDefault="00A71F46" w:rsidP="00A71F46">
      <w:pPr>
        <w:pStyle w:val="Code"/>
        <w:spacing w:line="259" w:lineRule="auto"/>
        <w:rPr>
          <w:ins w:id="9419" w:author="Andreas Kuehne" w:date="2019-05-31T12:40:00Z"/>
        </w:rPr>
      </w:pPr>
      <w:ins w:id="9420" w:author="Andreas Kuehne" w:date="2019-05-31T12:40:00Z">
        <w:r>
          <w:t xml:space="preserve">  },</w:t>
        </w:r>
      </w:ins>
    </w:p>
    <w:p w14:paraId="0C6DCCEC" w14:textId="77777777" w:rsidR="00A71F46" w:rsidRDefault="00A71F46" w:rsidP="00A71F46">
      <w:pPr>
        <w:pStyle w:val="Code"/>
        <w:spacing w:line="259" w:lineRule="auto"/>
        <w:rPr>
          <w:ins w:id="9421" w:author="Andreas Kuehne" w:date="2019-05-31T12:40:00Z"/>
        </w:rPr>
      </w:pPr>
      <w:ins w:id="9422" w:author="Andreas Kuehne" w:date="2019-05-31T12:40:00Z">
        <w:r>
          <w:rPr>
            <w:color w:val="31849B" w:themeColor="accent5" w:themeShade="BF"/>
          </w:rPr>
          <w:t xml:space="preserve">  "minProperties"</w:t>
        </w:r>
        <w:r>
          <w:t xml:space="preserve">: </w:t>
        </w:r>
        <w:r>
          <w:rPr>
            <w:color w:val="244061" w:themeColor="accent1" w:themeShade="80"/>
          </w:rPr>
          <w:t>1</w:t>
        </w:r>
      </w:ins>
    </w:p>
    <w:p w14:paraId="6B5B2EC8" w14:textId="77777777" w:rsidR="00A71F46" w:rsidRDefault="00A71F46" w:rsidP="00A71F46">
      <w:pPr>
        <w:pStyle w:val="Code"/>
        <w:spacing w:line="259" w:lineRule="auto"/>
        <w:rPr>
          <w:ins w:id="9423" w:author="Andreas Kuehne" w:date="2019-05-31T12:40:00Z"/>
        </w:rPr>
      </w:pPr>
      <w:ins w:id="9424" w:author="Andreas Kuehne" w:date="2019-05-31T12:40:00Z">
        <w:r>
          <w:t>}</w:t>
        </w:r>
      </w:ins>
    </w:p>
    <w:p w14:paraId="241E9F93" w14:textId="77777777" w:rsidR="00A71F46" w:rsidRDefault="00A71F46" w:rsidP="00A71F46">
      <w:pPr>
        <w:rPr>
          <w:ins w:id="9425" w:author="Andreas Kuehne" w:date="2019-05-31T12:40:00Z"/>
        </w:rPr>
      </w:pPr>
      <w:customXmlInsRangeStart w:id="9426" w:author="Andreas Kuehne" w:date="2019-05-31T12:40:00Z"/>
      <w:sdt>
        <w:sdtPr>
          <w:tag w:val="dss2-SignatureObjectType.-jsonSchema"/>
          <w:id w:val="1949657765"/>
          <w:showingPlcHdr/>
        </w:sdtPr>
        <w:sdtContent>
          <w:customXmlInsRangeEnd w:id="9426"/>
          <w:ins w:id="9427" w:author="Andreas Kuehne" w:date="2019-05-31T12:40:00Z">
            <w:r>
              <w:rPr>
                <w:color w:val="19D131"/>
              </w:rPr>
              <w:t>[component SignatureObject JSON schema details]</w:t>
            </w:r>
          </w:ins>
          <w:customXmlInsRangeStart w:id="9428" w:author="Andreas Kuehne" w:date="2019-05-31T12:40:00Z"/>
        </w:sdtContent>
      </w:sdt>
      <w:customXmlInsRangeEnd w:id="9428"/>
    </w:p>
    <w:p w14:paraId="45DC9A0D" w14:textId="77777777" w:rsidR="00A71F46" w:rsidRDefault="00A71F46" w:rsidP="00A71F46">
      <w:pPr>
        <w:pStyle w:val="berschrift4"/>
        <w:numPr>
          <w:ilvl w:val="3"/>
          <w:numId w:val="3"/>
        </w:numPr>
        <w:rPr>
          <w:ins w:id="9429" w:author="Andreas Kuehne" w:date="2019-05-31T12:40:00Z"/>
        </w:rPr>
      </w:pPr>
      <w:ins w:id="9430" w:author="Andreas Kuehne" w:date="2019-05-31T12:40:00Z">
        <w:r>
          <w:t>SignatureObject – XML Syntax</w:t>
        </w:r>
      </w:ins>
    </w:p>
    <w:p w14:paraId="3B0EC1C9" w14:textId="77777777" w:rsidR="00A71F46" w:rsidRPr="5404FA76" w:rsidRDefault="00A71F46" w:rsidP="00A71F46">
      <w:pPr>
        <w:rPr>
          <w:ins w:id="9431" w:author="Andreas Kuehne" w:date="2019-05-31T12:40:00Z"/>
        </w:rPr>
      </w:pPr>
      <w:ins w:id="9432" w:author="Andreas Kuehne" w:date="2019-05-31T12:40:00Z">
        <w:r w:rsidRPr="0CCF9147">
          <w:t xml:space="preserve">The XML type </w:t>
        </w:r>
        <w:r w:rsidRPr="002062A5">
          <w:rPr>
            <w:rFonts w:ascii="Courier New" w:eastAsia="Courier New" w:hAnsi="Courier New" w:cs="Courier New"/>
          </w:rPr>
          <w:t>SignatureObjectType</w:t>
        </w:r>
        <w:r w:rsidRPr="0CCF9147">
          <w:t xml:space="preserve"> SHALL implement the requirements defined in the </w:t>
        </w:r>
        <w:r w:rsidRPr="002062A5">
          <w:rPr>
            <w:rFonts w:ascii="Courier New" w:eastAsia="Courier New" w:hAnsi="Courier New" w:cs="Courier New"/>
          </w:rPr>
          <w:t>SignatureObject</w:t>
        </w:r>
        <w:r>
          <w:t xml:space="preserve"> </w:t>
        </w:r>
        <w:r w:rsidRPr="005A6FFD">
          <w:t>component.</w:t>
        </w:r>
      </w:ins>
    </w:p>
    <w:p w14:paraId="402D066C" w14:textId="77777777" w:rsidR="00A71F46" w:rsidRDefault="00A71F46" w:rsidP="00A71F46">
      <w:pPr>
        <w:rPr>
          <w:ins w:id="9433" w:author="Andreas Kuehne" w:date="2019-05-31T12:40:00Z"/>
        </w:rPr>
      </w:pPr>
      <w:ins w:id="9434" w:author="Andreas Kuehne" w:date="2019-05-31T12:40:00Z">
        <w:r w:rsidRPr="005A6FFD">
          <w:rPr>
            <w:rFonts w:eastAsia="Arial"/>
          </w:rPr>
          <w:t xml:space="preserve">The </w:t>
        </w:r>
        <w:r w:rsidRPr="002062A5">
          <w:rPr>
            <w:rFonts w:ascii="Courier New" w:eastAsia="Courier New" w:hAnsi="Courier New" w:cs="Courier New"/>
          </w:rPr>
          <w:t>SignatureObjectType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A5C453D" w14:textId="77777777" w:rsidR="00A71F46" w:rsidRDefault="00A71F46" w:rsidP="00A71F46">
      <w:pPr>
        <w:pStyle w:val="Code"/>
        <w:rPr>
          <w:ins w:id="9435" w:author="Andreas Kuehne" w:date="2019-05-31T12:40:00Z"/>
        </w:rPr>
      </w:pPr>
      <w:ins w:id="943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SignatureObjectType</w:t>
        </w:r>
        <w:r>
          <w:rPr>
            <w:color w:val="943634" w:themeColor="accent2" w:themeShade="BF"/>
          </w:rPr>
          <w:t>"</w:t>
        </w:r>
        <w:r>
          <w:rPr>
            <w:color w:val="31849B" w:themeColor="accent5" w:themeShade="BF"/>
          </w:rPr>
          <w:t>&gt;</w:t>
        </w:r>
      </w:ins>
    </w:p>
    <w:p w14:paraId="60D8ED21" w14:textId="77777777" w:rsidR="00A71F46" w:rsidRDefault="00A71F46" w:rsidP="00A71F46">
      <w:pPr>
        <w:pStyle w:val="Code"/>
        <w:rPr>
          <w:ins w:id="9437" w:author="Andreas Kuehne" w:date="2019-05-31T12:40:00Z"/>
        </w:rPr>
      </w:pPr>
      <w:ins w:id="9438" w:author="Andreas Kuehne" w:date="2019-05-31T12:40:00Z">
        <w:r>
          <w:rPr>
            <w:color w:val="31849B" w:themeColor="accent5" w:themeShade="BF"/>
          </w:rPr>
          <w:t xml:space="preserve">  &lt;xs:choice&gt;</w:t>
        </w:r>
      </w:ins>
    </w:p>
    <w:p w14:paraId="7D0DFF20" w14:textId="77777777" w:rsidR="00A71F46" w:rsidRDefault="00A71F46" w:rsidP="00A71F46">
      <w:pPr>
        <w:pStyle w:val="Code"/>
        <w:rPr>
          <w:ins w:id="9439" w:author="Andreas Kuehne" w:date="2019-05-31T12:40:00Z"/>
        </w:rPr>
      </w:pPr>
      <w:ins w:id="944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Base64Signature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D015D4C" w14:textId="77777777" w:rsidR="00A71F46" w:rsidRDefault="00A71F46" w:rsidP="00A71F46">
      <w:pPr>
        <w:pStyle w:val="Code"/>
        <w:rPr>
          <w:ins w:id="9441" w:author="Andreas Kuehne" w:date="2019-05-31T12:40:00Z"/>
        </w:rPr>
      </w:pPr>
      <w:ins w:id="94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SignaturePtr</w:t>
        </w:r>
        <w:r>
          <w:rPr>
            <w:color w:val="943634" w:themeColor="accent2" w:themeShade="BF"/>
          </w:rPr>
          <w:t>" type="</w:t>
        </w:r>
        <w:r>
          <w:rPr>
            <w:color w:val="244061" w:themeColor="accent1" w:themeShade="80"/>
          </w:rPr>
          <w:t>dsb:SignaturePtrType</w:t>
        </w:r>
        <w:r>
          <w:rPr>
            <w:color w:val="943634" w:themeColor="accent2" w:themeShade="BF"/>
          </w:rPr>
          <w:t>"</w:t>
        </w:r>
        <w:r>
          <w:rPr>
            <w:color w:val="31849B" w:themeColor="accent5" w:themeShade="BF"/>
          </w:rPr>
          <w:t>/&gt;</w:t>
        </w:r>
      </w:ins>
    </w:p>
    <w:p w14:paraId="5864EB06" w14:textId="77777777" w:rsidR="00A71F46" w:rsidRDefault="00A71F46" w:rsidP="00A71F46">
      <w:pPr>
        <w:pStyle w:val="Code"/>
        <w:rPr>
          <w:ins w:id="9443" w:author="Andreas Kuehne" w:date="2019-05-31T12:40:00Z"/>
        </w:rPr>
      </w:pPr>
      <w:ins w:id="9444" w:author="Andreas Kuehne" w:date="2019-05-31T12:40:00Z">
        <w:r>
          <w:rPr>
            <w:color w:val="31849B" w:themeColor="accent5" w:themeShade="BF"/>
          </w:rPr>
          <w:t xml:space="preserve">  &lt;/xs:choice&gt;</w:t>
        </w:r>
      </w:ins>
    </w:p>
    <w:p w14:paraId="32992AC9" w14:textId="77777777" w:rsidR="00A71F46" w:rsidRDefault="00A71F46" w:rsidP="00A71F46">
      <w:pPr>
        <w:pStyle w:val="Code"/>
        <w:rPr>
          <w:ins w:id="9445" w:author="Andreas Kuehne" w:date="2019-05-31T12:40:00Z"/>
        </w:rPr>
      </w:pPr>
      <w:ins w:id="944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90B202F" w14:textId="77777777" w:rsidR="00A71F46" w:rsidRDefault="00A71F46" w:rsidP="00A71F46">
      <w:pPr>
        <w:pStyle w:val="Code"/>
        <w:rPr>
          <w:ins w:id="9447" w:author="Andreas Kuehne" w:date="2019-05-31T12:40:00Z"/>
        </w:rPr>
      </w:pPr>
      <w:ins w:id="944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ADE89A1" w14:textId="77777777" w:rsidR="00A71F46" w:rsidRDefault="00A71F46" w:rsidP="00A71F46">
      <w:pPr>
        <w:pStyle w:val="Code"/>
        <w:rPr>
          <w:ins w:id="9449" w:author="Andreas Kuehne" w:date="2019-05-31T12:40:00Z"/>
        </w:rPr>
      </w:pPr>
      <w:ins w:id="9450" w:author="Andreas Kuehne" w:date="2019-05-31T12:40:00Z">
        <w:r>
          <w:rPr>
            <w:color w:val="31849B" w:themeColor="accent5" w:themeShade="BF"/>
          </w:rPr>
          <w:t>&lt;/xs:complexType&gt;</w:t>
        </w:r>
      </w:ins>
    </w:p>
    <w:p w14:paraId="4652EE88" w14:textId="77777777" w:rsidR="00A71F46" w:rsidRDefault="00A71F46" w:rsidP="00A71F46">
      <w:pPr>
        <w:spacing w:line="259" w:lineRule="auto"/>
        <w:rPr>
          <w:ins w:id="9451" w:author="Andreas Kuehne" w:date="2019-05-31T12:40:00Z"/>
        </w:rPr>
      </w:pPr>
      <w:ins w:id="9452" w:author="Andreas Kuehne" w:date="2019-05-31T12:40:00Z">
        <w:r>
          <w:t>Each child element of</w:t>
        </w:r>
        <w:r w:rsidRPr="71C71F8C">
          <w:t xml:space="preserve"> </w:t>
        </w:r>
        <w:r w:rsidRPr="002062A5">
          <w:rPr>
            <w:rFonts w:ascii="Courier New" w:eastAsia="Courier New" w:hAnsi="Courier New" w:cs="Courier New"/>
          </w:rPr>
          <w:t>SignatureObjectType</w:t>
        </w:r>
        <w:r w:rsidRPr="71C71F8C">
          <w:t xml:space="preserve"> </w:t>
        </w:r>
        <w:r>
          <w:t xml:space="preserve">XML element SHALL implement in XML syntax the sub-component that has a name equal to its local name. </w:t>
        </w:r>
      </w:ins>
      <w:customXmlInsRangeStart w:id="9453" w:author="Andreas Kuehne" w:date="2019-05-31T12:40:00Z"/>
      <w:sdt>
        <w:sdtPr>
          <w:tag w:val="dss2-SignatureObjectType.-xmlSchema"/>
          <w:id w:val="-1834520957"/>
          <w:showingPlcHdr/>
        </w:sdtPr>
        <w:sdtContent>
          <w:customXmlInsRangeEnd w:id="9453"/>
          <w:ins w:id="9454" w:author="Andreas Kuehne" w:date="2019-05-31T12:40:00Z">
            <w:r>
              <w:rPr>
                <w:color w:val="19D131"/>
              </w:rPr>
              <w:t>[component SignatureObject XML schema details]</w:t>
            </w:r>
          </w:ins>
          <w:customXmlInsRangeStart w:id="9455" w:author="Andreas Kuehne" w:date="2019-05-31T12:40:00Z"/>
        </w:sdtContent>
      </w:sdt>
      <w:customXmlInsRangeEnd w:id="9455"/>
    </w:p>
    <w:p w14:paraId="7695B9C9" w14:textId="77777777" w:rsidR="00A71F46" w:rsidRDefault="00A71F46" w:rsidP="00A71F46">
      <w:pPr>
        <w:pStyle w:val="berschrift2"/>
        <w:numPr>
          <w:ilvl w:val="1"/>
          <w:numId w:val="3"/>
        </w:numPr>
        <w:rPr>
          <w:ins w:id="9456" w:author="Andreas Kuehne" w:date="2019-05-31T12:40:00Z"/>
        </w:rPr>
      </w:pPr>
      <w:ins w:id="9457" w:author="Andreas Kuehne" w:date="2019-05-31T12:40:00Z">
        <w:r>
          <w:t>Referenced Data Structure Models from other documents</w:t>
        </w:r>
      </w:ins>
    </w:p>
    <w:p w14:paraId="690540D0" w14:textId="77777777" w:rsidR="00A71F46" w:rsidRDefault="00A71F46" w:rsidP="00A71F46">
      <w:pPr>
        <w:pStyle w:val="berschrift3"/>
        <w:numPr>
          <w:ilvl w:val="2"/>
          <w:numId w:val="3"/>
        </w:numPr>
        <w:rPr>
          <w:ins w:id="9458" w:author="Andreas Kuehne" w:date="2019-05-31T12:40:00Z"/>
        </w:rPr>
      </w:pPr>
      <w:ins w:id="9459" w:author="Andreas Kuehne" w:date="2019-05-31T12:40:00Z">
        <w:r>
          <w:t>Component NameID</w:t>
        </w:r>
      </w:ins>
    </w:p>
    <w:p w14:paraId="099461E1" w14:textId="77777777" w:rsidR="00A71F46" w:rsidRDefault="00A71F46" w:rsidP="00A71F46">
      <w:pPr>
        <w:rPr>
          <w:ins w:id="9460" w:author="Andreas Kuehne" w:date="2019-05-31T12:40:00Z"/>
        </w:rPr>
      </w:pPr>
      <w:customXmlInsRangeStart w:id="9461" w:author="Andreas Kuehne" w:date="2019-05-31T12:40:00Z"/>
      <w:sdt>
        <w:sdtPr>
          <w:tag w:val="saml2rw-NameIDType.-normative"/>
          <w:id w:val="-471532444"/>
        </w:sdtPr>
        <w:sdtContent>
          <w:customXmlInsRangeEnd w:id="9461"/>
          <w:ins w:id="9462" w:author="Andreas Kuehne" w:date="2019-05-31T12:40:00Z">
            <w:r w:rsidRPr="003A06D0">
              <w:rPr>
                <w:color w:val="19D131"/>
                <w:lang w:val="en-GB"/>
              </w:rPr>
              <w:t xml:space="preserve">The </w:t>
            </w:r>
            <w:r w:rsidRPr="003A06D0">
              <w:rPr>
                <w:rFonts w:ascii="Courier New" w:eastAsia="Courier New" w:hAnsi="Courier New" w:cs="Courier New"/>
                <w:lang w:val="en-GB"/>
              </w:rPr>
              <w:t>NameID</w:t>
            </w:r>
            <w:r w:rsidRPr="003A06D0">
              <w:rPr>
                <w:color w:val="19D131"/>
                <w:lang w:val="en-GB"/>
              </w:rPr>
              <w:t xml:space="preserve"> component is used when an element serves to represent an entity by a string-valued name. This component reflects the structure ‘NameID’ defined in the SAML2 specification </w:t>
            </w:r>
            <w:r w:rsidRPr="003A06D0">
              <w:rPr>
                <w:rFonts w:eastAsia="Arial"/>
                <w:lang w:val="en-GB"/>
              </w:rPr>
              <w:t>[CLAUSE FOR LINK TO THE SAML2 SPEC]</w:t>
            </w:r>
            <w:r w:rsidRPr="003A06D0">
              <w:rPr>
                <w:color w:val="19D131"/>
                <w:lang w:val="en-GB"/>
              </w:rPr>
              <w:t>. This section provides the definition required to support the DSS-X 2.0 multi-syntax approach.</w:t>
            </w:r>
          </w:ins>
          <w:customXmlInsRangeStart w:id="9463" w:author="Andreas Kuehne" w:date="2019-05-31T12:40:00Z"/>
        </w:sdtContent>
      </w:sdt>
      <w:customXmlInsRangeEnd w:id="9463"/>
    </w:p>
    <w:p w14:paraId="1C7BA0F3" w14:textId="77777777" w:rsidR="00A71F46" w:rsidRDefault="00A71F46" w:rsidP="00A71F46">
      <w:pPr>
        <w:rPr>
          <w:ins w:id="9464" w:author="Andreas Kuehne" w:date="2019-05-31T12:40:00Z"/>
        </w:rPr>
      </w:pPr>
      <w:ins w:id="9465" w:author="Andreas Kuehne" w:date="2019-05-31T12:40:00Z">
        <w:r>
          <w:t>Below follows a list of the sub-components that constitute this component:</w:t>
        </w:r>
      </w:ins>
    </w:p>
    <w:p w14:paraId="4DDA4432" w14:textId="77777777" w:rsidR="00A71F46" w:rsidRDefault="00A71F46" w:rsidP="00A71F46">
      <w:pPr>
        <w:pStyle w:val="Member"/>
        <w:rPr>
          <w:ins w:id="9466" w:author="Andreas Kuehne" w:date="2019-05-31T12:40:00Z"/>
        </w:rPr>
      </w:pPr>
      <w:ins w:id="9467" w:author="Andreas Kuehne" w:date="2019-05-31T12:40:00Z">
        <w:r>
          <w:lastRenderedPageBreak/>
          <w:t xml:space="preserve">The </w:t>
        </w:r>
        <w:r w:rsidRPr="35C1378D">
          <w:rPr>
            <w:rStyle w:val="Datatype"/>
          </w:rPr>
          <w:t>value</w:t>
        </w:r>
        <w:r>
          <w:t xml:space="preserve"> element MUST contain one instance of a string. </w:t>
        </w:r>
      </w:ins>
      <w:customXmlInsRangeStart w:id="9468" w:author="Andreas Kuehne" w:date="2019-05-31T12:40:00Z"/>
      <w:sdt>
        <w:sdtPr>
          <w:tag w:val="saml2rw-NameIDType.value"/>
          <w:id w:val="-454093179"/>
        </w:sdtPr>
        <w:sdtContent>
          <w:customXmlInsRangeEnd w:id="9468"/>
          <w:ins w:id="9469" w:author="Andreas Kuehne" w:date="2019-05-31T12:40:00Z">
            <w:r w:rsidRPr="003A06D0">
              <w:rPr>
                <w:color w:val="19D131"/>
                <w:lang w:val="en-GB"/>
              </w:rPr>
              <w:t xml:space="preserve">In non-XML representations the </w:t>
            </w:r>
            <w:r w:rsidRPr="003A06D0">
              <w:rPr>
                <w:rStyle w:val="Datatype"/>
                <w:lang w:val="en-GB"/>
              </w:rPr>
              <w:t>value</w:t>
            </w:r>
            <w:r w:rsidRPr="003A06D0">
              <w:rPr>
                <w:color w:val="19D131"/>
                <w:lang w:val="en-GB"/>
              </w:rPr>
              <w:t xml:space="preserve"> element contains the actual identifier</w:t>
            </w:r>
          </w:ins>
          <w:customXmlInsRangeStart w:id="9470" w:author="Andreas Kuehne" w:date="2019-05-31T12:40:00Z"/>
        </w:sdtContent>
      </w:sdt>
      <w:customXmlInsRangeEnd w:id="9470"/>
    </w:p>
    <w:p w14:paraId="49771BAA" w14:textId="77777777" w:rsidR="00A71F46" w:rsidRDefault="00A71F46" w:rsidP="00A71F46">
      <w:pPr>
        <w:pStyle w:val="Member"/>
        <w:rPr>
          <w:ins w:id="9471" w:author="Andreas Kuehne" w:date="2019-05-31T12:40:00Z"/>
        </w:rPr>
      </w:pPr>
      <w:ins w:id="9472" w:author="Andreas Kuehne" w:date="2019-05-31T12:40:00Z">
        <w:r>
          <w:t xml:space="preserve">The OPTIONAL </w:t>
        </w:r>
        <w:r w:rsidRPr="35C1378D">
          <w:rPr>
            <w:rStyle w:val="Datatype"/>
          </w:rPr>
          <w:t>Format</w:t>
        </w:r>
        <w:r>
          <w:t xml:space="preserve"> element, if present, MUST contain one instance of a URI. </w:t>
        </w:r>
      </w:ins>
      <w:customXmlInsRangeStart w:id="9473" w:author="Andreas Kuehne" w:date="2019-05-31T12:40:00Z"/>
      <w:sdt>
        <w:sdtPr>
          <w:alias w:val="saml2rw-NameIDType.format"/>
          <w:tag w:val="saml2rw-NameIDType.Format"/>
          <w:id w:val="1162655999"/>
        </w:sdtPr>
        <w:sdtContent>
          <w:customXmlInsRangeEnd w:id="9473"/>
          <w:ins w:id="9474" w:author="Andreas Kuehne" w:date="2019-05-31T12:40:00Z">
            <w:r w:rsidRPr="003A06D0">
              <w:rPr>
                <w:color w:val="19D131"/>
                <w:lang w:val="en-GB"/>
              </w:rPr>
              <w:t xml:space="preserve">The </w:t>
            </w:r>
            <w:r w:rsidRPr="003A06D0">
              <w:rPr>
                <w:rStyle w:val="Datatype"/>
                <w:lang w:val="en-GB"/>
              </w:rPr>
              <w:t>Format</w:t>
            </w:r>
            <w:r w:rsidRPr="003A06D0">
              <w:rPr>
                <w:color w:val="19D131"/>
                <w:lang w:val="en-GB"/>
              </w:rPr>
              <w:t xml:space="preserve"> element represents the classification of string-based identifier information.</w:t>
            </w:r>
          </w:ins>
          <w:customXmlInsRangeStart w:id="9475" w:author="Andreas Kuehne" w:date="2019-05-31T12:40:00Z"/>
        </w:sdtContent>
      </w:sdt>
      <w:customXmlInsRangeEnd w:id="9475"/>
    </w:p>
    <w:p w14:paraId="796D1901" w14:textId="77777777" w:rsidR="00A71F46" w:rsidRDefault="00A71F46" w:rsidP="00A71F46">
      <w:pPr>
        <w:pStyle w:val="Member"/>
        <w:rPr>
          <w:ins w:id="9476" w:author="Andreas Kuehne" w:date="2019-05-31T12:40:00Z"/>
        </w:rPr>
      </w:pPr>
      <w:ins w:id="9477" w:author="Andreas Kuehne" w:date="2019-05-31T12:40:00Z">
        <w:r>
          <w:t xml:space="preserve">The OPTIONAL </w:t>
        </w:r>
        <w:r w:rsidRPr="35C1378D">
          <w:rPr>
            <w:rStyle w:val="Datatype"/>
          </w:rPr>
          <w:t>SPProvidedID</w:t>
        </w:r>
        <w:r>
          <w:t xml:space="preserve"> element, if present, MUST contain one instance of a string. </w:t>
        </w:r>
      </w:ins>
      <w:customXmlInsRangeStart w:id="9478" w:author="Andreas Kuehne" w:date="2019-05-31T12:40:00Z"/>
      <w:sdt>
        <w:sdtPr>
          <w:alias w:val="saml2rw-NameIDType.provId"/>
          <w:tag w:val="saml2rw-NameIDType.SPProvidedID"/>
          <w:id w:val="-2066484224"/>
        </w:sdtPr>
        <w:sdtContent>
          <w:customXmlInsRangeEnd w:id="9478"/>
          <w:ins w:id="9479" w:author="Andreas Kuehne" w:date="2019-05-31T12:40:00Z">
            <w:r w:rsidRPr="003A06D0">
              <w:rPr>
                <w:color w:val="19D131"/>
                <w:lang w:val="en-GB"/>
              </w:rPr>
              <w:t xml:space="preserve">The </w:t>
            </w:r>
            <w:r w:rsidRPr="003A06D0">
              <w:rPr>
                <w:rStyle w:val="Datatype"/>
                <w:lang w:val="en-GB"/>
              </w:rPr>
              <w:t>SPProvidedID</w:t>
            </w:r>
            <w:r w:rsidRPr="003A06D0">
              <w:rPr>
                <w:color w:val="19D131"/>
                <w:lang w:val="en-GB"/>
              </w:rPr>
              <w:t xml:space="preserve"> element defines the alternative identifier of the principal most recently set by the service provider or affiliation, if any</w:t>
            </w:r>
          </w:ins>
          <w:customXmlInsRangeStart w:id="9480" w:author="Andreas Kuehne" w:date="2019-05-31T12:40:00Z"/>
        </w:sdtContent>
      </w:sdt>
      <w:customXmlInsRangeEnd w:id="9480"/>
    </w:p>
    <w:p w14:paraId="696529CE" w14:textId="77777777" w:rsidR="00A71F46" w:rsidRDefault="00A71F46" w:rsidP="00A71F46">
      <w:pPr>
        <w:pStyle w:val="Member"/>
        <w:rPr>
          <w:ins w:id="9481" w:author="Andreas Kuehne" w:date="2019-05-31T12:40:00Z"/>
        </w:rPr>
      </w:pPr>
      <w:ins w:id="9482" w:author="Andreas Kuehne" w:date="2019-05-31T12:40:00Z">
        <w:r>
          <w:t xml:space="preserve">The OPTIONAL </w:t>
        </w:r>
        <w:r w:rsidRPr="35C1378D">
          <w:rPr>
            <w:rStyle w:val="Datatype"/>
          </w:rPr>
          <w:t>NameQualifier</w:t>
        </w:r>
        <w:r>
          <w:t xml:space="preserve"> element, if present, MUST contain one instance of a string. </w:t>
        </w:r>
      </w:ins>
      <w:customXmlInsRangeStart w:id="9483" w:author="Andreas Kuehne" w:date="2019-05-31T12:40:00Z"/>
      <w:sdt>
        <w:sdtPr>
          <w:alias w:val="saml2rw-NameIDType.nameQual"/>
          <w:tag w:val="saml2rw-NameIDType.NameQualifier"/>
          <w:id w:val="394400953"/>
        </w:sdtPr>
        <w:sdtContent>
          <w:customXmlInsRangeEnd w:id="9483"/>
          <w:ins w:id="9484" w:author="Andreas Kuehne" w:date="2019-05-31T12:40:00Z">
            <w:r w:rsidRPr="003A06D0">
              <w:rPr>
                <w:color w:val="19D131"/>
                <w:lang w:val="en-GB"/>
              </w:rPr>
              <w:t xml:space="preserve">The </w:t>
            </w:r>
            <w:r w:rsidRPr="003A06D0">
              <w:rPr>
                <w:rStyle w:val="Datatype"/>
                <w:lang w:val="en-GB"/>
              </w:rPr>
              <w:t>NameQualifier</w:t>
            </w:r>
            <w:r w:rsidRPr="003A06D0">
              <w:rPr>
                <w:color w:val="19D131"/>
                <w:lang w:val="en-GB"/>
              </w:rPr>
              <w:t xml:space="preserve"> element contains the security or administrative domain that qualifies the name. This attribute provides a means to federate names from disparate user stores without collision.</w:t>
            </w:r>
          </w:ins>
          <w:customXmlInsRangeStart w:id="9485" w:author="Andreas Kuehne" w:date="2019-05-31T12:40:00Z"/>
        </w:sdtContent>
      </w:sdt>
      <w:customXmlInsRangeEnd w:id="9485"/>
    </w:p>
    <w:p w14:paraId="6901BA25" w14:textId="77777777" w:rsidR="00A71F46" w:rsidRDefault="00A71F46" w:rsidP="00A71F46">
      <w:pPr>
        <w:pStyle w:val="Member"/>
        <w:rPr>
          <w:ins w:id="9486" w:author="Andreas Kuehne" w:date="2019-05-31T12:40:00Z"/>
        </w:rPr>
      </w:pPr>
      <w:ins w:id="9487" w:author="Andreas Kuehne" w:date="2019-05-31T12:40:00Z">
        <w:r>
          <w:t xml:space="preserve">The OPTIONAL </w:t>
        </w:r>
        <w:r w:rsidRPr="35C1378D">
          <w:rPr>
            <w:rStyle w:val="Datatype"/>
          </w:rPr>
          <w:t>SPNameQualifier</w:t>
        </w:r>
        <w:r>
          <w:t xml:space="preserve"> element, if present, MUST contain one instance of a string. </w:t>
        </w:r>
      </w:ins>
      <w:customXmlInsRangeStart w:id="9488" w:author="Andreas Kuehne" w:date="2019-05-31T12:40:00Z"/>
      <w:sdt>
        <w:sdtPr>
          <w:alias w:val="saml2rw-NameIDType.spNameQual"/>
          <w:tag w:val="saml2rw-NameIDType.SPNameQualifier"/>
          <w:id w:val="1312754280"/>
        </w:sdtPr>
        <w:sdtContent>
          <w:customXmlInsRangeEnd w:id="9488"/>
          <w:ins w:id="9489" w:author="Andreas Kuehne" w:date="2019-05-31T12:40:00Z">
            <w:r w:rsidRPr="003A06D0">
              <w:rPr>
                <w:color w:val="19D131"/>
                <w:lang w:val="en-GB"/>
              </w:rPr>
              <w:t xml:space="preserve">The </w:t>
            </w:r>
            <w:r w:rsidRPr="003A06D0">
              <w:rPr>
                <w:rStyle w:val="Datatype"/>
                <w:lang w:val="en-GB"/>
              </w:rPr>
              <w:t>SPNameQualifier</w:t>
            </w:r>
            <w:r w:rsidRPr="003A06D0">
              <w:rPr>
                <w:color w:val="19D131"/>
                <w:lang w:val="en-GB"/>
              </w:rPr>
              <w:t xml:space="preserve"> element further qualifies a name with the name of a service provider or affiliation of providers. This attribute provides an additional means to federate names on the basis of the relying party or parties.</w:t>
            </w:r>
          </w:ins>
          <w:customXmlInsRangeStart w:id="9490" w:author="Andreas Kuehne" w:date="2019-05-31T12:40:00Z"/>
        </w:sdtContent>
      </w:sdt>
      <w:customXmlInsRangeEnd w:id="9490"/>
    </w:p>
    <w:p w14:paraId="024F1661" w14:textId="77777777" w:rsidR="00A71F46" w:rsidRDefault="00A71F46" w:rsidP="00A71F46">
      <w:pPr>
        <w:pStyle w:val="Non-normativeCommentHeading"/>
        <w:rPr>
          <w:ins w:id="9491" w:author="Andreas Kuehne" w:date="2019-05-31T12:40:00Z"/>
        </w:rPr>
      </w:pPr>
      <w:ins w:id="9492" w:author="Andreas Kuehne" w:date="2019-05-31T12:40:00Z">
        <w:r>
          <w:t>Non-normative Comment:</w:t>
        </w:r>
      </w:ins>
    </w:p>
    <w:p w14:paraId="2F1A4129" w14:textId="77777777" w:rsidR="00A71F46" w:rsidRDefault="00A71F46" w:rsidP="00A71F46">
      <w:pPr>
        <w:pStyle w:val="Non-normativeComment"/>
        <w:rPr>
          <w:ins w:id="9493" w:author="Andreas Kuehne" w:date="2019-05-31T12:40:00Z"/>
        </w:rPr>
      </w:pPr>
      <w:customXmlInsRangeStart w:id="9494" w:author="Andreas Kuehne" w:date="2019-05-31T12:40:00Z"/>
      <w:sdt>
        <w:sdtPr>
          <w:tag w:val="saml2rw-NameIDType.-nonNormative"/>
          <w:id w:val="-1866899338"/>
          <w:showingPlcHdr/>
        </w:sdtPr>
        <w:sdtContent>
          <w:customXmlInsRangeEnd w:id="9494"/>
          <w:ins w:id="9495" w:author="Andreas Kuehne" w:date="2019-05-31T12:40:00Z">
            <w:r>
              <w:rPr>
                <w:color w:val="19D131"/>
              </w:rPr>
              <w:t>[component NameID non normative details]</w:t>
            </w:r>
          </w:ins>
          <w:customXmlInsRangeStart w:id="9496" w:author="Andreas Kuehne" w:date="2019-05-31T12:40:00Z"/>
        </w:sdtContent>
      </w:sdt>
      <w:customXmlInsRangeEnd w:id="9496"/>
    </w:p>
    <w:p w14:paraId="1D428509" w14:textId="77777777" w:rsidR="00A71F46" w:rsidRDefault="00A71F46" w:rsidP="00A71F46">
      <w:pPr>
        <w:pStyle w:val="berschrift4"/>
        <w:numPr>
          <w:ilvl w:val="3"/>
          <w:numId w:val="3"/>
        </w:numPr>
        <w:rPr>
          <w:ins w:id="9497" w:author="Andreas Kuehne" w:date="2019-05-31T12:40:00Z"/>
        </w:rPr>
      </w:pPr>
      <w:ins w:id="9498" w:author="Andreas Kuehne" w:date="2019-05-31T12:40:00Z">
        <w:r>
          <w:t>NameID – JSON Syntax</w:t>
        </w:r>
      </w:ins>
    </w:p>
    <w:p w14:paraId="1BF66B29" w14:textId="77777777" w:rsidR="00A71F46" w:rsidRPr="0248A3D1" w:rsidRDefault="00A71F46" w:rsidP="00A71F46">
      <w:pPr>
        <w:rPr>
          <w:ins w:id="9499" w:author="Andreas Kuehne" w:date="2019-05-31T12:40:00Z"/>
        </w:rPr>
      </w:pPr>
      <w:ins w:id="9500"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NameID</w:t>
        </w:r>
        <w:r>
          <w:t xml:space="preserve"> component.</w:t>
        </w:r>
      </w:ins>
    </w:p>
    <w:p w14:paraId="5779C2E8" w14:textId="77777777" w:rsidR="00A71F46" w:rsidRPr="C2430093" w:rsidRDefault="00A71F46" w:rsidP="00A71F46">
      <w:pPr>
        <w:spacing w:line="259" w:lineRule="auto"/>
        <w:rPr>
          <w:ins w:id="9501" w:author="Andreas Kuehne" w:date="2019-05-31T12:40:00Z"/>
          <w:rFonts w:eastAsia="Arial" w:cs="Arial"/>
          <w:sz w:val="22"/>
          <w:szCs w:val="22"/>
        </w:rPr>
      </w:pPr>
      <w:ins w:id="950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NameID</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039EAAF5" w14:textId="77777777" w:rsidTr="00A71F46">
        <w:trPr>
          <w:cnfStyle w:val="100000000000" w:firstRow="1" w:lastRow="0" w:firstColumn="0" w:lastColumn="0" w:oddVBand="0" w:evenVBand="0" w:oddHBand="0" w:evenHBand="0" w:firstRowFirstColumn="0" w:firstRowLastColumn="0" w:lastRowFirstColumn="0" w:lastRowLastColumn="0"/>
          <w:ins w:id="95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373544" w14:textId="77777777" w:rsidR="00A71F46" w:rsidRDefault="00A71F46" w:rsidP="00A71F46">
            <w:pPr>
              <w:pStyle w:val="Beschriftung"/>
              <w:rPr>
                <w:ins w:id="9504" w:author="Andreas Kuehne" w:date="2019-05-31T12:40:00Z"/>
              </w:rPr>
            </w:pPr>
            <w:ins w:id="9505" w:author="Andreas Kuehne" w:date="2019-05-31T12:40:00Z">
              <w:r>
                <w:t>Element</w:t>
              </w:r>
            </w:ins>
          </w:p>
        </w:tc>
        <w:tc>
          <w:tcPr>
            <w:tcW w:w="4675" w:type="dxa"/>
          </w:tcPr>
          <w:p w14:paraId="62035CA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506" w:author="Andreas Kuehne" w:date="2019-05-31T12:40:00Z"/>
              </w:rPr>
            </w:pPr>
            <w:ins w:id="9507" w:author="Andreas Kuehne" w:date="2019-05-31T12:40:00Z">
              <w:r>
                <w:t>Implementing JSON member name</w:t>
              </w:r>
            </w:ins>
          </w:p>
        </w:tc>
        <w:tc>
          <w:tcPr>
            <w:tcW w:w="4675" w:type="dxa"/>
          </w:tcPr>
          <w:p w14:paraId="360547C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508" w:author="Andreas Kuehne" w:date="2019-05-31T12:40:00Z"/>
              </w:rPr>
            </w:pPr>
            <w:ins w:id="9509" w:author="Andreas Kuehne" w:date="2019-05-31T12:40:00Z">
              <w:r>
                <w:t>Comments</w:t>
              </w:r>
            </w:ins>
          </w:p>
        </w:tc>
      </w:tr>
      <w:tr w:rsidR="00A71F46" w14:paraId="559EBEF1" w14:textId="77777777" w:rsidTr="00A71F46">
        <w:trPr>
          <w:ins w:id="95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11256F" w14:textId="77777777" w:rsidR="00A71F46" w:rsidRPr="002062A5" w:rsidRDefault="00A71F46" w:rsidP="00A71F46">
            <w:pPr>
              <w:pStyle w:val="Beschriftung"/>
              <w:rPr>
                <w:ins w:id="9511" w:author="Andreas Kuehne" w:date="2019-05-31T12:40:00Z"/>
                <w:rStyle w:val="Datatype"/>
                <w:b w:val="0"/>
                <w:bCs w:val="0"/>
              </w:rPr>
            </w:pPr>
            <w:ins w:id="9512" w:author="Andreas Kuehne" w:date="2019-05-31T12:40:00Z">
              <w:r w:rsidRPr="002062A5">
                <w:rPr>
                  <w:rStyle w:val="Datatype"/>
                </w:rPr>
                <w:t>value</w:t>
              </w:r>
            </w:ins>
          </w:p>
        </w:tc>
        <w:tc>
          <w:tcPr>
            <w:tcW w:w="4675" w:type="dxa"/>
          </w:tcPr>
          <w:p w14:paraId="21D608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513" w:author="Andreas Kuehne" w:date="2019-05-31T12:40:00Z"/>
                <w:rStyle w:val="Datatype"/>
              </w:rPr>
            </w:pPr>
            <w:ins w:id="9514" w:author="Andreas Kuehne" w:date="2019-05-31T12:40:00Z">
              <w:r w:rsidRPr="002062A5">
                <w:rPr>
                  <w:rStyle w:val="Datatype"/>
                </w:rPr>
                <w:t>value</w:t>
              </w:r>
            </w:ins>
          </w:p>
        </w:tc>
        <w:tc>
          <w:tcPr>
            <w:tcW w:w="4675" w:type="dxa"/>
          </w:tcPr>
          <w:p w14:paraId="2B1166B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515" w:author="Andreas Kuehne" w:date="2019-05-31T12:40:00Z"/>
              </w:rPr>
            </w:pPr>
            <w:customXmlInsRangeStart w:id="9516" w:author="Andreas Kuehne" w:date="2019-05-31T12:40:00Z"/>
            <w:sdt>
              <w:sdtPr>
                <w:alias w:val="saml2rw-NameIDType.value"/>
                <w:tag w:val="saml2rw-NameIDType.-jsonComment.value"/>
                <w:id w:val="-455024822"/>
                <w:showingPlcHdr/>
              </w:sdtPr>
              <w:sdtContent>
                <w:customXmlInsRangeEnd w:id="9516"/>
                <w:ins w:id="9517" w:author="Andreas Kuehne" w:date="2019-05-31T12:40:00Z">
                  <w:r>
                    <w:rPr>
                      <w:color w:val="19D131"/>
                    </w:rPr>
                    <w:t>[]</w:t>
                  </w:r>
                </w:ins>
                <w:customXmlInsRangeStart w:id="9518" w:author="Andreas Kuehne" w:date="2019-05-31T12:40:00Z"/>
              </w:sdtContent>
            </w:sdt>
            <w:customXmlInsRangeEnd w:id="9518"/>
          </w:p>
        </w:tc>
      </w:tr>
      <w:tr w:rsidR="00A71F46" w14:paraId="75D149CC" w14:textId="77777777" w:rsidTr="00A71F46">
        <w:trPr>
          <w:ins w:id="95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10076E" w14:textId="77777777" w:rsidR="00A71F46" w:rsidRPr="002062A5" w:rsidRDefault="00A71F46" w:rsidP="00A71F46">
            <w:pPr>
              <w:pStyle w:val="Beschriftung"/>
              <w:rPr>
                <w:ins w:id="9520" w:author="Andreas Kuehne" w:date="2019-05-31T12:40:00Z"/>
                <w:rStyle w:val="Datatype"/>
                <w:b w:val="0"/>
                <w:bCs w:val="0"/>
              </w:rPr>
            </w:pPr>
            <w:ins w:id="9521" w:author="Andreas Kuehne" w:date="2019-05-31T12:40:00Z">
              <w:r w:rsidRPr="002062A5">
                <w:rPr>
                  <w:rStyle w:val="Datatype"/>
                </w:rPr>
                <w:t>Format</w:t>
              </w:r>
            </w:ins>
          </w:p>
        </w:tc>
        <w:tc>
          <w:tcPr>
            <w:tcW w:w="4675" w:type="dxa"/>
          </w:tcPr>
          <w:p w14:paraId="6FF9E5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522" w:author="Andreas Kuehne" w:date="2019-05-31T12:40:00Z"/>
                <w:rStyle w:val="Datatype"/>
              </w:rPr>
            </w:pPr>
            <w:ins w:id="9523" w:author="Andreas Kuehne" w:date="2019-05-31T12:40:00Z">
              <w:r w:rsidRPr="002062A5">
                <w:rPr>
                  <w:rStyle w:val="Datatype"/>
                </w:rPr>
                <w:t>format</w:t>
              </w:r>
            </w:ins>
          </w:p>
        </w:tc>
        <w:tc>
          <w:tcPr>
            <w:tcW w:w="4675" w:type="dxa"/>
          </w:tcPr>
          <w:p w14:paraId="60ECC1BD"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524" w:author="Andreas Kuehne" w:date="2019-05-31T12:40:00Z"/>
              </w:rPr>
            </w:pPr>
            <w:customXmlInsRangeStart w:id="9525" w:author="Andreas Kuehne" w:date="2019-05-31T12:40:00Z"/>
            <w:sdt>
              <w:sdtPr>
                <w:alias w:val="saml2rw-NameIDType.format"/>
                <w:tag w:val="saml2rw-NameIDType.-jsonComment.Format"/>
                <w:id w:val="1982264603"/>
                <w:showingPlcHdr/>
              </w:sdtPr>
              <w:sdtContent>
                <w:customXmlInsRangeEnd w:id="9525"/>
                <w:ins w:id="9526" w:author="Andreas Kuehne" w:date="2019-05-31T12:40:00Z">
                  <w:r>
                    <w:rPr>
                      <w:color w:val="19D131"/>
                    </w:rPr>
                    <w:t>[]</w:t>
                  </w:r>
                </w:ins>
                <w:customXmlInsRangeStart w:id="9527" w:author="Andreas Kuehne" w:date="2019-05-31T12:40:00Z"/>
              </w:sdtContent>
            </w:sdt>
            <w:customXmlInsRangeEnd w:id="9527"/>
          </w:p>
        </w:tc>
      </w:tr>
      <w:tr w:rsidR="00A71F46" w14:paraId="6BD6E153" w14:textId="77777777" w:rsidTr="00A71F46">
        <w:trPr>
          <w:ins w:id="95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0904A7" w14:textId="77777777" w:rsidR="00A71F46" w:rsidRPr="002062A5" w:rsidRDefault="00A71F46" w:rsidP="00A71F46">
            <w:pPr>
              <w:pStyle w:val="Beschriftung"/>
              <w:rPr>
                <w:ins w:id="9529" w:author="Andreas Kuehne" w:date="2019-05-31T12:40:00Z"/>
                <w:rStyle w:val="Datatype"/>
                <w:b w:val="0"/>
                <w:bCs w:val="0"/>
              </w:rPr>
            </w:pPr>
            <w:ins w:id="9530" w:author="Andreas Kuehne" w:date="2019-05-31T12:40:00Z">
              <w:r w:rsidRPr="002062A5">
                <w:rPr>
                  <w:rStyle w:val="Datatype"/>
                </w:rPr>
                <w:t>SPProvidedID</w:t>
              </w:r>
            </w:ins>
          </w:p>
        </w:tc>
        <w:tc>
          <w:tcPr>
            <w:tcW w:w="4675" w:type="dxa"/>
          </w:tcPr>
          <w:p w14:paraId="6A046A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531" w:author="Andreas Kuehne" w:date="2019-05-31T12:40:00Z"/>
                <w:rStyle w:val="Datatype"/>
              </w:rPr>
            </w:pPr>
            <w:ins w:id="9532" w:author="Andreas Kuehne" w:date="2019-05-31T12:40:00Z">
              <w:r w:rsidRPr="002062A5">
                <w:rPr>
                  <w:rStyle w:val="Datatype"/>
                </w:rPr>
                <w:t>provId</w:t>
              </w:r>
            </w:ins>
          </w:p>
        </w:tc>
        <w:tc>
          <w:tcPr>
            <w:tcW w:w="4675" w:type="dxa"/>
          </w:tcPr>
          <w:p w14:paraId="4666ABB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533" w:author="Andreas Kuehne" w:date="2019-05-31T12:40:00Z"/>
              </w:rPr>
            </w:pPr>
            <w:customXmlInsRangeStart w:id="9534" w:author="Andreas Kuehne" w:date="2019-05-31T12:40:00Z"/>
            <w:sdt>
              <w:sdtPr>
                <w:alias w:val="saml2rw-NameIDType.provId"/>
                <w:tag w:val="saml2rw-NameIDType.-jsonComment.SPProvidedID"/>
                <w:id w:val="1848824722"/>
                <w:showingPlcHdr/>
              </w:sdtPr>
              <w:sdtContent>
                <w:customXmlInsRangeEnd w:id="9534"/>
                <w:ins w:id="9535" w:author="Andreas Kuehne" w:date="2019-05-31T12:40:00Z">
                  <w:r>
                    <w:rPr>
                      <w:color w:val="19D131"/>
                    </w:rPr>
                    <w:t>[]</w:t>
                  </w:r>
                </w:ins>
                <w:customXmlInsRangeStart w:id="9536" w:author="Andreas Kuehne" w:date="2019-05-31T12:40:00Z"/>
              </w:sdtContent>
            </w:sdt>
            <w:customXmlInsRangeEnd w:id="9536"/>
          </w:p>
        </w:tc>
      </w:tr>
      <w:tr w:rsidR="00A71F46" w14:paraId="3877C239" w14:textId="77777777" w:rsidTr="00A71F46">
        <w:trPr>
          <w:ins w:id="95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8F166E" w14:textId="77777777" w:rsidR="00A71F46" w:rsidRPr="002062A5" w:rsidRDefault="00A71F46" w:rsidP="00A71F46">
            <w:pPr>
              <w:pStyle w:val="Beschriftung"/>
              <w:rPr>
                <w:ins w:id="9538" w:author="Andreas Kuehne" w:date="2019-05-31T12:40:00Z"/>
                <w:rStyle w:val="Datatype"/>
                <w:b w:val="0"/>
                <w:bCs w:val="0"/>
              </w:rPr>
            </w:pPr>
            <w:ins w:id="9539" w:author="Andreas Kuehne" w:date="2019-05-31T12:40:00Z">
              <w:r w:rsidRPr="002062A5">
                <w:rPr>
                  <w:rStyle w:val="Datatype"/>
                </w:rPr>
                <w:t>NameQualifier</w:t>
              </w:r>
            </w:ins>
          </w:p>
        </w:tc>
        <w:tc>
          <w:tcPr>
            <w:tcW w:w="4675" w:type="dxa"/>
          </w:tcPr>
          <w:p w14:paraId="655C35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540" w:author="Andreas Kuehne" w:date="2019-05-31T12:40:00Z"/>
                <w:rStyle w:val="Datatype"/>
              </w:rPr>
            </w:pPr>
            <w:ins w:id="9541" w:author="Andreas Kuehne" w:date="2019-05-31T12:40:00Z">
              <w:r w:rsidRPr="002062A5">
                <w:rPr>
                  <w:rStyle w:val="Datatype"/>
                </w:rPr>
                <w:t>nameQual</w:t>
              </w:r>
            </w:ins>
          </w:p>
        </w:tc>
        <w:tc>
          <w:tcPr>
            <w:tcW w:w="4675" w:type="dxa"/>
          </w:tcPr>
          <w:p w14:paraId="1D78A5A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542" w:author="Andreas Kuehne" w:date="2019-05-31T12:40:00Z"/>
              </w:rPr>
            </w:pPr>
            <w:customXmlInsRangeStart w:id="9543" w:author="Andreas Kuehne" w:date="2019-05-31T12:40:00Z"/>
            <w:sdt>
              <w:sdtPr>
                <w:alias w:val="saml2rw-NameIDType.nameQual"/>
                <w:tag w:val="saml2rw-NameIDType.-jsonComment.NameQualifier"/>
                <w:id w:val="-548616871"/>
                <w:showingPlcHdr/>
              </w:sdtPr>
              <w:sdtContent>
                <w:customXmlInsRangeEnd w:id="9543"/>
                <w:ins w:id="9544" w:author="Andreas Kuehne" w:date="2019-05-31T12:40:00Z">
                  <w:r>
                    <w:rPr>
                      <w:color w:val="19D131"/>
                    </w:rPr>
                    <w:t>[]</w:t>
                  </w:r>
                </w:ins>
                <w:customXmlInsRangeStart w:id="9545" w:author="Andreas Kuehne" w:date="2019-05-31T12:40:00Z"/>
              </w:sdtContent>
            </w:sdt>
            <w:customXmlInsRangeEnd w:id="9545"/>
          </w:p>
        </w:tc>
      </w:tr>
      <w:tr w:rsidR="00A71F46" w14:paraId="4886088E" w14:textId="77777777" w:rsidTr="00A71F46">
        <w:trPr>
          <w:ins w:id="95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62D447" w14:textId="77777777" w:rsidR="00A71F46" w:rsidRPr="002062A5" w:rsidRDefault="00A71F46" w:rsidP="00A71F46">
            <w:pPr>
              <w:pStyle w:val="Beschriftung"/>
              <w:rPr>
                <w:ins w:id="9547" w:author="Andreas Kuehne" w:date="2019-05-31T12:40:00Z"/>
                <w:rStyle w:val="Datatype"/>
                <w:b w:val="0"/>
                <w:bCs w:val="0"/>
              </w:rPr>
            </w:pPr>
            <w:ins w:id="9548" w:author="Andreas Kuehne" w:date="2019-05-31T12:40:00Z">
              <w:r w:rsidRPr="002062A5">
                <w:rPr>
                  <w:rStyle w:val="Datatype"/>
                </w:rPr>
                <w:t>SPNameQualifier</w:t>
              </w:r>
            </w:ins>
          </w:p>
        </w:tc>
        <w:tc>
          <w:tcPr>
            <w:tcW w:w="4675" w:type="dxa"/>
          </w:tcPr>
          <w:p w14:paraId="1B76A4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549" w:author="Andreas Kuehne" w:date="2019-05-31T12:40:00Z"/>
                <w:rStyle w:val="Datatype"/>
              </w:rPr>
            </w:pPr>
            <w:ins w:id="9550" w:author="Andreas Kuehne" w:date="2019-05-31T12:40:00Z">
              <w:r w:rsidRPr="002062A5">
                <w:rPr>
                  <w:rStyle w:val="Datatype"/>
                </w:rPr>
                <w:t>spNameQual</w:t>
              </w:r>
            </w:ins>
          </w:p>
        </w:tc>
        <w:tc>
          <w:tcPr>
            <w:tcW w:w="4675" w:type="dxa"/>
          </w:tcPr>
          <w:p w14:paraId="3187F9C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551" w:author="Andreas Kuehne" w:date="2019-05-31T12:40:00Z"/>
              </w:rPr>
            </w:pPr>
            <w:customXmlInsRangeStart w:id="9552" w:author="Andreas Kuehne" w:date="2019-05-31T12:40:00Z"/>
            <w:sdt>
              <w:sdtPr>
                <w:alias w:val="saml2rw-NameIDType.spNameQual"/>
                <w:tag w:val="saml2rw-NameIDType.-jsonComment.SPNameQualifier"/>
                <w:id w:val="1394237583"/>
                <w:showingPlcHdr/>
              </w:sdtPr>
              <w:sdtContent>
                <w:customXmlInsRangeEnd w:id="9552"/>
                <w:ins w:id="9553" w:author="Andreas Kuehne" w:date="2019-05-31T12:40:00Z">
                  <w:r>
                    <w:rPr>
                      <w:color w:val="19D131"/>
                    </w:rPr>
                    <w:t>[]</w:t>
                  </w:r>
                </w:ins>
                <w:customXmlInsRangeStart w:id="9554" w:author="Andreas Kuehne" w:date="2019-05-31T12:40:00Z"/>
              </w:sdtContent>
            </w:sdt>
            <w:customXmlInsRangeEnd w:id="9554"/>
          </w:p>
        </w:tc>
      </w:tr>
    </w:tbl>
    <w:p w14:paraId="59031171" w14:textId="77777777" w:rsidR="00A71F46" w:rsidRPr="0202B381" w:rsidRDefault="00A71F46" w:rsidP="00A71F46">
      <w:pPr>
        <w:rPr>
          <w:ins w:id="9555" w:author="Andreas Kuehne" w:date="2019-05-31T12:40:00Z"/>
        </w:rPr>
      </w:pPr>
      <w:ins w:id="9556"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C0FE6E" w14:textId="77777777" w:rsidR="00A71F46" w:rsidRDefault="00A71F46" w:rsidP="00A71F46">
      <w:pPr>
        <w:pStyle w:val="Code"/>
        <w:spacing w:line="259" w:lineRule="auto"/>
        <w:rPr>
          <w:ins w:id="9557" w:author="Andreas Kuehne" w:date="2019-05-31T12:40:00Z"/>
        </w:rPr>
      </w:pPr>
      <w:ins w:id="9558" w:author="Andreas Kuehne" w:date="2019-05-31T12:40:00Z">
        <w:r>
          <w:rPr>
            <w:color w:val="31849B" w:themeColor="accent5" w:themeShade="BF"/>
          </w:rPr>
          <w:t>"saml2rw-NameIDType"</w:t>
        </w:r>
        <w:r>
          <w:t>: {</w:t>
        </w:r>
      </w:ins>
    </w:p>
    <w:p w14:paraId="37EDAEC2" w14:textId="77777777" w:rsidR="00A71F46" w:rsidRDefault="00A71F46" w:rsidP="00A71F46">
      <w:pPr>
        <w:pStyle w:val="Code"/>
        <w:spacing w:line="259" w:lineRule="auto"/>
        <w:rPr>
          <w:ins w:id="9559" w:author="Andreas Kuehne" w:date="2019-05-31T12:40:00Z"/>
        </w:rPr>
      </w:pPr>
      <w:ins w:id="9560" w:author="Andreas Kuehne" w:date="2019-05-31T12:40:00Z">
        <w:r>
          <w:rPr>
            <w:color w:val="31849B" w:themeColor="accent5" w:themeShade="BF"/>
          </w:rPr>
          <w:t xml:space="preserve">  "type"</w:t>
        </w:r>
        <w:r>
          <w:t xml:space="preserve">: </w:t>
        </w:r>
        <w:r>
          <w:rPr>
            <w:color w:val="244061" w:themeColor="accent1" w:themeShade="80"/>
          </w:rPr>
          <w:t>"object",</w:t>
        </w:r>
      </w:ins>
    </w:p>
    <w:p w14:paraId="3456186D" w14:textId="77777777" w:rsidR="00A71F46" w:rsidRDefault="00A71F46" w:rsidP="00A71F46">
      <w:pPr>
        <w:pStyle w:val="Code"/>
        <w:spacing w:line="259" w:lineRule="auto"/>
        <w:rPr>
          <w:ins w:id="9561" w:author="Andreas Kuehne" w:date="2019-05-31T12:40:00Z"/>
        </w:rPr>
      </w:pPr>
      <w:ins w:id="9562" w:author="Andreas Kuehne" w:date="2019-05-31T12:40:00Z">
        <w:r>
          <w:rPr>
            <w:color w:val="31849B" w:themeColor="accent5" w:themeShade="BF"/>
          </w:rPr>
          <w:t xml:space="preserve">  "properties"</w:t>
        </w:r>
        <w:r>
          <w:t>: {</w:t>
        </w:r>
      </w:ins>
    </w:p>
    <w:p w14:paraId="65F3E02B" w14:textId="77777777" w:rsidR="00A71F46" w:rsidRDefault="00A71F46" w:rsidP="00A71F46">
      <w:pPr>
        <w:pStyle w:val="Code"/>
        <w:spacing w:line="259" w:lineRule="auto"/>
        <w:rPr>
          <w:ins w:id="9563" w:author="Andreas Kuehne" w:date="2019-05-31T12:40:00Z"/>
        </w:rPr>
      </w:pPr>
      <w:ins w:id="9564" w:author="Andreas Kuehne" w:date="2019-05-31T12:40:00Z">
        <w:r>
          <w:rPr>
            <w:color w:val="31849B" w:themeColor="accent5" w:themeShade="BF"/>
          </w:rPr>
          <w:t xml:space="preserve">    "spprovidedID"</w:t>
        </w:r>
        <w:r>
          <w:t>: {</w:t>
        </w:r>
      </w:ins>
    </w:p>
    <w:p w14:paraId="57EBB1E7" w14:textId="77777777" w:rsidR="00A71F46" w:rsidRDefault="00A71F46" w:rsidP="00A71F46">
      <w:pPr>
        <w:pStyle w:val="Code"/>
        <w:spacing w:line="259" w:lineRule="auto"/>
        <w:rPr>
          <w:ins w:id="9565" w:author="Andreas Kuehne" w:date="2019-05-31T12:40:00Z"/>
        </w:rPr>
      </w:pPr>
      <w:ins w:id="9566" w:author="Andreas Kuehne" w:date="2019-05-31T12:40:00Z">
        <w:r>
          <w:rPr>
            <w:color w:val="31849B" w:themeColor="accent5" w:themeShade="BF"/>
          </w:rPr>
          <w:t xml:space="preserve">      "type"</w:t>
        </w:r>
        <w:r>
          <w:t xml:space="preserve">: </w:t>
        </w:r>
        <w:r>
          <w:rPr>
            <w:color w:val="244061" w:themeColor="accent1" w:themeShade="80"/>
          </w:rPr>
          <w:t>"string"</w:t>
        </w:r>
      </w:ins>
    </w:p>
    <w:p w14:paraId="0814D46C" w14:textId="77777777" w:rsidR="00A71F46" w:rsidRDefault="00A71F46" w:rsidP="00A71F46">
      <w:pPr>
        <w:pStyle w:val="Code"/>
        <w:spacing w:line="259" w:lineRule="auto"/>
        <w:rPr>
          <w:ins w:id="9567" w:author="Andreas Kuehne" w:date="2019-05-31T12:40:00Z"/>
        </w:rPr>
      </w:pPr>
      <w:ins w:id="9568" w:author="Andreas Kuehne" w:date="2019-05-31T12:40:00Z">
        <w:r>
          <w:t xml:space="preserve">    },</w:t>
        </w:r>
      </w:ins>
    </w:p>
    <w:p w14:paraId="2225DD1F" w14:textId="77777777" w:rsidR="00A71F46" w:rsidRDefault="00A71F46" w:rsidP="00A71F46">
      <w:pPr>
        <w:pStyle w:val="Code"/>
        <w:spacing w:line="259" w:lineRule="auto"/>
        <w:rPr>
          <w:ins w:id="9569" w:author="Andreas Kuehne" w:date="2019-05-31T12:40:00Z"/>
        </w:rPr>
      </w:pPr>
      <w:ins w:id="9570" w:author="Andreas Kuehne" w:date="2019-05-31T12:40:00Z">
        <w:r>
          <w:rPr>
            <w:color w:val="31849B" w:themeColor="accent5" w:themeShade="BF"/>
          </w:rPr>
          <w:t xml:space="preserve">    "spnameQualifier"</w:t>
        </w:r>
        <w:r>
          <w:t>: {</w:t>
        </w:r>
      </w:ins>
    </w:p>
    <w:p w14:paraId="21A0B658" w14:textId="77777777" w:rsidR="00A71F46" w:rsidRDefault="00A71F46" w:rsidP="00A71F46">
      <w:pPr>
        <w:pStyle w:val="Code"/>
        <w:spacing w:line="259" w:lineRule="auto"/>
        <w:rPr>
          <w:ins w:id="9571" w:author="Andreas Kuehne" w:date="2019-05-31T12:40:00Z"/>
        </w:rPr>
      </w:pPr>
      <w:ins w:id="9572" w:author="Andreas Kuehne" w:date="2019-05-31T12:40:00Z">
        <w:r>
          <w:rPr>
            <w:color w:val="31849B" w:themeColor="accent5" w:themeShade="BF"/>
          </w:rPr>
          <w:t xml:space="preserve">      "type"</w:t>
        </w:r>
        <w:r>
          <w:t xml:space="preserve">: </w:t>
        </w:r>
        <w:r>
          <w:rPr>
            <w:color w:val="244061" w:themeColor="accent1" w:themeShade="80"/>
          </w:rPr>
          <w:t>"string"</w:t>
        </w:r>
      </w:ins>
    </w:p>
    <w:p w14:paraId="2D801DC5" w14:textId="77777777" w:rsidR="00A71F46" w:rsidRDefault="00A71F46" w:rsidP="00A71F46">
      <w:pPr>
        <w:pStyle w:val="Code"/>
        <w:spacing w:line="259" w:lineRule="auto"/>
        <w:rPr>
          <w:ins w:id="9573" w:author="Andreas Kuehne" w:date="2019-05-31T12:40:00Z"/>
        </w:rPr>
      </w:pPr>
      <w:ins w:id="9574" w:author="Andreas Kuehne" w:date="2019-05-31T12:40:00Z">
        <w:r>
          <w:t xml:space="preserve">    },</w:t>
        </w:r>
      </w:ins>
    </w:p>
    <w:p w14:paraId="2702D334" w14:textId="77777777" w:rsidR="00A71F46" w:rsidRDefault="00A71F46" w:rsidP="00A71F46">
      <w:pPr>
        <w:pStyle w:val="Code"/>
        <w:spacing w:line="259" w:lineRule="auto"/>
        <w:rPr>
          <w:ins w:id="9575" w:author="Andreas Kuehne" w:date="2019-05-31T12:40:00Z"/>
        </w:rPr>
      </w:pPr>
      <w:ins w:id="9576" w:author="Andreas Kuehne" w:date="2019-05-31T12:40:00Z">
        <w:r>
          <w:rPr>
            <w:color w:val="31849B" w:themeColor="accent5" w:themeShade="BF"/>
          </w:rPr>
          <w:t xml:space="preserve">    "value"</w:t>
        </w:r>
        <w:r>
          <w:t>: {</w:t>
        </w:r>
      </w:ins>
    </w:p>
    <w:p w14:paraId="326D340E" w14:textId="77777777" w:rsidR="00A71F46" w:rsidRDefault="00A71F46" w:rsidP="00A71F46">
      <w:pPr>
        <w:pStyle w:val="Code"/>
        <w:spacing w:line="259" w:lineRule="auto"/>
        <w:rPr>
          <w:ins w:id="9577" w:author="Andreas Kuehne" w:date="2019-05-31T12:40:00Z"/>
        </w:rPr>
      </w:pPr>
      <w:ins w:id="9578" w:author="Andreas Kuehne" w:date="2019-05-31T12:40:00Z">
        <w:r>
          <w:rPr>
            <w:color w:val="31849B" w:themeColor="accent5" w:themeShade="BF"/>
          </w:rPr>
          <w:t xml:space="preserve">      "type"</w:t>
        </w:r>
        <w:r>
          <w:t xml:space="preserve">: </w:t>
        </w:r>
        <w:r>
          <w:rPr>
            <w:color w:val="244061" w:themeColor="accent1" w:themeShade="80"/>
          </w:rPr>
          <w:t>"string"</w:t>
        </w:r>
      </w:ins>
    </w:p>
    <w:p w14:paraId="2272BF79" w14:textId="77777777" w:rsidR="00A71F46" w:rsidRDefault="00A71F46" w:rsidP="00A71F46">
      <w:pPr>
        <w:pStyle w:val="Code"/>
        <w:spacing w:line="259" w:lineRule="auto"/>
        <w:rPr>
          <w:ins w:id="9579" w:author="Andreas Kuehne" w:date="2019-05-31T12:40:00Z"/>
        </w:rPr>
      </w:pPr>
      <w:ins w:id="9580" w:author="Andreas Kuehne" w:date="2019-05-31T12:40:00Z">
        <w:r>
          <w:t xml:space="preserve">    },</w:t>
        </w:r>
      </w:ins>
    </w:p>
    <w:p w14:paraId="27285C40" w14:textId="77777777" w:rsidR="00A71F46" w:rsidRDefault="00A71F46" w:rsidP="00A71F46">
      <w:pPr>
        <w:pStyle w:val="Code"/>
        <w:spacing w:line="259" w:lineRule="auto"/>
        <w:rPr>
          <w:ins w:id="9581" w:author="Andreas Kuehne" w:date="2019-05-31T12:40:00Z"/>
        </w:rPr>
      </w:pPr>
      <w:ins w:id="9582" w:author="Andreas Kuehne" w:date="2019-05-31T12:40:00Z">
        <w:r>
          <w:rPr>
            <w:color w:val="31849B" w:themeColor="accent5" w:themeShade="BF"/>
          </w:rPr>
          <w:t xml:space="preserve">    "format"</w:t>
        </w:r>
        <w:r>
          <w:t>: {</w:t>
        </w:r>
      </w:ins>
    </w:p>
    <w:p w14:paraId="5267CE2D" w14:textId="77777777" w:rsidR="00A71F46" w:rsidRDefault="00A71F46" w:rsidP="00A71F46">
      <w:pPr>
        <w:pStyle w:val="Code"/>
        <w:spacing w:line="259" w:lineRule="auto"/>
        <w:rPr>
          <w:ins w:id="9583" w:author="Andreas Kuehne" w:date="2019-05-31T12:40:00Z"/>
        </w:rPr>
      </w:pPr>
      <w:ins w:id="9584" w:author="Andreas Kuehne" w:date="2019-05-31T12:40:00Z">
        <w:r>
          <w:rPr>
            <w:color w:val="31849B" w:themeColor="accent5" w:themeShade="BF"/>
          </w:rPr>
          <w:lastRenderedPageBreak/>
          <w:t xml:space="preserve">      "type"</w:t>
        </w:r>
        <w:r>
          <w:t xml:space="preserve">: </w:t>
        </w:r>
        <w:r>
          <w:rPr>
            <w:color w:val="244061" w:themeColor="accent1" w:themeShade="80"/>
          </w:rPr>
          <w:t>"string"</w:t>
        </w:r>
      </w:ins>
    </w:p>
    <w:p w14:paraId="735D86C3" w14:textId="77777777" w:rsidR="00A71F46" w:rsidRDefault="00A71F46" w:rsidP="00A71F46">
      <w:pPr>
        <w:pStyle w:val="Code"/>
        <w:spacing w:line="259" w:lineRule="auto"/>
        <w:rPr>
          <w:ins w:id="9585" w:author="Andreas Kuehne" w:date="2019-05-31T12:40:00Z"/>
        </w:rPr>
      </w:pPr>
      <w:ins w:id="9586" w:author="Andreas Kuehne" w:date="2019-05-31T12:40:00Z">
        <w:r>
          <w:t xml:space="preserve">    },</w:t>
        </w:r>
      </w:ins>
    </w:p>
    <w:p w14:paraId="6607CEB0" w14:textId="77777777" w:rsidR="00A71F46" w:rsidRDefault="00A71F46" w:rsidP="00A71F46">
      <w:pPr>
        <w:pStyle w:val="Code"/>
        <w:spacing w:line="259" w:lineRule="auto"/>
        <w:rPr>
          <w:ins w:id="9587" w:author="Andreas Kuehne" w:date="2019-05-31T12:40:00Z"/>
        </w:rPr>
      </w:pPr>
      <w:ins w:id="9588" w:author="Andreas Kuehne" w:date="2019-05-31T12:40:00Z">
        <w:r>
          <w:rPr>
            <w:color w:val="31849B" w:themeColor="accent5" w:themeShade="BF"/>
          </w:rPr>
          <w:t xml:space="preserve">    "provId"</w:t>
        </w:r>
        <w:r>
          <w:t>: {</w:t>
        </w:r>
      </w:ins>
    </w:p>
    <w:p w14:paraId="54912CD9" w14:textId="77777777" w:rsidR="00A71F46" w:rsidRDefault="00A71F46" w:rsidP="00A71F46">
      <w:pPr>
        <w:pStyle w:val="Code"/>
        <w:spacing w:line="259" w:lineRule="auto"/>
        <w:rPr>
          <w:ins w:id="9589" w:author="Andreas Kuehne" w:date="2019-05-31T12:40:00Z"/>
        </w:rPr>
      </w:pPr>
      <w:ins w:id="9590" w:author="Andreas Kuehne" w:date="2019-05-31T12:40:00Z">
        <w:r>
          <w:rPr>
            <w:color w:val="31849B" w:themeColor="accent5" w:themeShade="BF"/>
          </w:rPr>
          <w:t xml:space="preserve">      "type"</w:t>
        </w:r>
        <w:r>
          <w:t xml:space="preserve">: </w:t>
        </w:r>
        <w:r>
          <w:rPr>
            <w:color w:val="244061" w:themeColor="accent1" w:themeShade="80"/>
          </w:rPr>
          <w:t>"string"</w:t>
        </w:r>
      </w:ins>
    </w:p>
    <w:p w14:paraId="607264C9" w14:textId="77777777" w:rsidR="00A71F46" w:rsidRDefault="00A71F46" w:rsidP="00A71F46">
      <w:pPr>
        <w:pStyle w:val="Code"/>
        <w:spacing w:line="259" w:lineRule="auto"/>
        <w:rPr>
          <w:ins w:id="9591" w:author="Andreas Kuehne" w:date="2019-05-31T12:40:00Z"/>
        </w:rPr>
      </w:pPr>
      <w:ins w:id="9592" w:author="Andreas Kuehne" w:date="2019-05-31T12:40:00Z">
        <w:r>
          <w:t xml:space="preserve">    },</w:t>
        </w:r>
      </w:ins>
    </w:p>
    <w:p w14:paraId="1F9158B3" w14:textId="77777777" w:rsidR="00A71F46" w:rsidRDefault="00A71F46" w:rsidP="00A71F46">
      <w:pPr>
        <w:pStyle w:val="Code"/>
        <w:spacing w:line="259" w:lineRule="auto"/>
        <w:rPr>
          <w:ins w:id="9593" w:author="Andreas Kuehne" w:date="2019-05-31T12:40:00Z"/>
        </w:rPr>
      </w:pPr>
      <w:ins w:id="9594" w:author="Andreas Kuehne" w:date="2019-05-31T12:40:00Z">
        <w:r>
          <w:rPr>
            <w:color w:val="31849B" w:themeColor="accent5" w:themeShade="BF"/>
          </w:rPr>
          <w:t xml:space="preserve">    "nameQual"</w:t>
        </w:r>
        <w:r>
          <w:t>: {</w:t>
        </w:r>
      </w:ins>
    </w:p>
    <w:p w14:paraId="2604912A" w14:textId="77777777" w:rsidR="00A71F46" w:rsidRDefault="00A71F46" w:rsidP="00A71F46">
      <w:pPr>
        <w:pStyle w:val="Code"/>
        <w:spacing w:line="259" w:lineRule="auto"/>
        <w:rPr>
          <w:ins w:id="9595" w:author="Andreas Kuehne" w:date="2019-05-31T12:40:00Z"/>
        </w:rPr>
      </w:pPr>
      <w:ins w:id="9596" w:author="Andreas Kuehne" w:date="2019-05-31T12:40:00Z">
        <w:r>
          <w:rPr>
            <w:color w:val="31849B" w:themeColor="accent5" w:themeShade="BF"/>
          </w:rPr>
          <w:t xml:space="preserve">      "type"</w:t>
        </w:r>
        <w:r>
          <w:t xml:space="preserve">: </w:t>
        </w:r>
        <w:r>
          <w:rPr>
            <w:color w:val="244061" w:themeColor="accent1" w:themeShade="80"/>
          </w:rPr>
          <w:t>"string"</w:t>
        </w:r>
      </w:ins>
    </w:p>
    <w:p w14:paraId="1841AC56" w14:textId="77777777" w:rsidR="00A71F46" w:rsidRDefault="00A71F46" w:rsidP="00A71F46">
      <w:pPr>
        <w:pStyle w:val="Code"/>
        <w:spacing w:line="259" w:lineRule="auto"/>
        <w:rPr>
          <w:ins w:id="9597" w:author="Andreas Kuehne" w:date="2019-05-31T12:40:00Z"/>
        </w:rPr>
      </w:pPr>
      <w:ins w:id="9598" w:author="Andreas Kuehne" w:date="2019-05-31T12:40:00Z">
        <w:r>
          <w:t xml:space="preserve">    },</w:t>
        </w:r>
      </w:ins>
    </w:p>
    <w:p w14:paraId="2A7D1BF0" w14:textId="77777777" w:rsidR="00A71F46" w:rsidRDefault="00A71F46" w:rsidP="00A71F46">
      <w:pPr>
        <w:pStyle w:val="Code"/>
        <w:spacing w:line="259" w:lineRule="auto"/>
        <w:rPr>
          <w:ins w:id="9599" w:author="Andreas Kuehne" w:date="2019-05-31T12:40:00Z"/>
        </w:rPr>
      </w:pPr>
      <w:ins w:id="9600" w:author="Andreas Kuehne" w:date="2019-05-31T12:40:00Z">
        <w:r>
          <w:rPr>
            <w:color w:val="31849B" w:themeColor="accent5" w:themeShade="BF"/>
          </w:rPr>
          <w:t xml:space="preserve">    "spNameQual"</w:t>
        </w:r>
        <w:r>
          <w:t>: {</w:t>
        </w:r>
      </w:ins>
    </w:p>
    <w:p w14:paraId="1CA57E9C" w14:textId="77777777" w:rsidR="00A71F46" w:rsidRDefault="00A71F46" w:rsidP="00A71F46">
      <w:pPr>
        <w:pStyle w:val="Code"/>
        <w:spacing w:line="259" w:lineRule="auto"/>
        <w:rPr>
          <w:ins w:id="9601" w:author="Andreas Kuehne" w:date="2019-05-31T12:40:00Z"/>
        </w:rPr>
      </w:pPr>
      <w:ins w:id="9602" w:author="Andreas Kuehne" w:date="2019-05-31T12:40:00Z">
        <w:r>
          <w:rPr>
            <w:color w:val="31849B" w:themeColor="accent5" w:themeShade="BF"/>
          </w:rPr>
          <w:t xml:space="preserve">      "type"</w:t>
        </w:r>
        <w:r>
          <w:t xml:space="preserve">: </w:t>
        </w:r>
        <w:r>
          <w:rPr>
            <w:color w:val="244061" w:themeColor="accent1" w:themeShade="80"/>
          </w:rPr>
          <w:t>"string"</w:t>
        </w:r>
      </w:ins>
    </w:p>
    <w:p w14:paraId="13F6F7E6" w14:textId="77777777" w:rsidR="00A71F46" w:rsidRDefault="00A71F46" w:rsidP="00A71F46">
      <w:pPr>
        <w:pStyle w:val="Code"/>
        <w:spacing w:line="259" w:lineRule="auto"/>
        <w:rPr>
          <w:ins w:id="9603" w:author="Andreas Kuehne" w:date="2019-05-31T12:40:00Z"/>
        </w:rPr>
      </w:pPr>
      <w:ins w:id="9604" w:author="Andreas Kuehne" w:date="2019-05-31T12:40:00Z">
        <w:r>
          <w:t xml:space="preserve">    }</w:t>
        </w:r>
      </w:ins>
    </w:p>
    <w:p w14:paraId="0490E223" w14:textId="77777777" w:rsidR="00A71F46" w:rsidRDefault="00A71F46" w:rsidP="00A71F46">
      <w:pPr>
        <w:pStyle w:val="Code"/>
        <w:spacing w:line="259" w:lineRule="auto"/>
        <w:rPr>
          <w:ins w:id="9605" w:author="Andreas Kuehne" w:date="2019-05-31T12:40:00Z"/>
        </w:rPr>
      </w:pPr>
      <w:ins w:id="9606" w:author="Andreas Kuehne" w:date="2019-05-31T12:40:00Z">
        <w:r>
          <w:t xml:space="preserve">  }</w:t>
        </w:r>
      </w:ins>
    </w:p>
    <w:p w14:paraId="4540194E" w14:textId="77777777" w:rsidR="00A71F46" w:rsidRDefault="00A71F46" w:rsidP="00A71F46">
      <w:pPr>
        <w:pStyle w:val="Code"/>
        <w:spacing w:line="259" w:lineRule="auto"/>
        <w:rPr>
          <w:ins w:id="9607" w:author="Andreas Kuehne" w:date="2019-05-31T12:40:00Z"/>
        </w:rPr>
      </w:pPr>
      <w:ins w:id="9608" w:author="Andreas Kuehne" w:date="2019-05-31T12:40:00Z">
        <w:r>
          <w:t>}</w:t>
        </w:r>
      </w:ins>
    </w:p>
    <w:p w14:paraId="47178ED7" w14:textId="77777777" w:rsidR="00A71F46" w:rsidRDefault="00A71F46" w:rsidP="00A71F46">
      <w:pPr>
        <w:rPr>
          <w:ins w:id="9609" w:author="Andreas Kuehne" w:date="2019-05-31T12:40:00Z"/>
        </w:rPr>
      </w:pPr>
      <w:customXmlInsRangeStart w:id="9610" w:author="Andreas Kuehne" w:date="2019-05-31T12:40:00Z"/>
      <w:sdt>
        <w:sdtPr>
          <w:tag w:val="saml2rw-NameIDType.-jsonSchema"/>
          <w:id w:val="-1483765059"/>
          <w:showingPlcHdr/>
        </w:sdtPr>
        <w:sdtContent>
          <w:customXmlInsRangeEnd w:id="9610"/>
          <w:ins w:id="9611" w:author="Andreas Kuehne" w:date="2019-05-31T12:40:00Z">
            <w:r>
              <w:rPr>
                <w:color w:val="19D131"/>
              </w:rPr>
              <w:t>[component NameID JSON schema details]</w:t>
            </w:r>
          </w:ins>
          <w:customXmlInsRangeStart w:id="9612" w:author="Andreas Kuehne" w:date="2019-05-31T12:40:00Z"/>
        </w:sdtContent>
      </w:sdt>
      <w:customXmlInsRangeEnd w:id="9612"/>
    </w:p>
    <w:p w14:paraId="6DCFAF36" w14:textId="77777777" w:rsidR="00A71F46" w:rsidRDefault="00A71F46" w:rsidP="00A71F46">
      <w:pPr>
        <w:pStyle w:val="berschrift4"/>
        <w:numPr>
          <w:ilvl w:val="3"/>
          <w:numId w:val="3"/>
        </w:numPr>
        <w:rPr>
          <w:ins w:id="9613" w:author="Andreas Kuehne" w:date="2019-05-31T12:40:00Z"/>
        </w:rPr>
      </w:pPr>
      <w:ins w:id="9614" w:author="Andreas Kuehne" w:date="2019-05-31T12:40:00Z">
        <w:r>
          <w:t>NameID – XML Syntax</w:t>
        </w:r>
      </w:ins>
    </w:p>
    <w:p w14:paraId="5381940A" w14:textId="77777777" w:rsidR="00A71F46" w:rsidRPr="5404FA76" w:rsidRDefault="00A71F46" w:rsidP="00A71F46">
      <w:pPr>
        <w:rPr>
          <w:ins w:id="9615" w:author="Andreas Kuehne" w:date="2019-05-31T12:40:00Z"/>
        </w:rPr>
      </w:pPr>
      <w:ins w:id="9616" w:author="Andreas Kuehne" w:date="2019-05-31T12:40:00Z">
        <w:r w:rsidRPr="0CCF9147">
          <w:t>The XML element is defined in the XML namespace '</w:t>
        </w:r>
        <w:r w:rsidRPr="002062A5">
          <w:rPr>
            <w:rFonts w:ascii="Courier New" w:eastAsia="Courier New" w:hAnsi="Courier New" w:cs="Courier New"/>
          </w:rPr>
          <w:t>http://docs.oasis-open.org/dss-x/ns/saml2/rewritten</w:t>
        </w:r>
        <w:r w:rsidRPr="005A6FFD">
          <w:t>' .</w:t>
        </w:r>
        <w:r w:rsidRPr="0CCF9147">
          <w:t xml:space="preserve">The XML type </w:t>
        </w:r>
        <w:r w:rsidRPr="002062A5">
          <w:rPr>
            <w:rFonts w:ascii="Courier New" w:eastAsia="Courier New" w:hAnsi="Courier New" w:cs="Courier New"/>
          </w:rPr>
          <w:t>NameIDType</w:t>
        </w:r>
        <w:r w:rsidRPr="0CCF9147">
          <w:t xml:space="preserve"> SHALL implement the requirements defined in the </w:t>
        </w:r>
        <w:r w:rsidRPr="002062A5">
          <w:rPr>
            <w:rFonts w:ascii="Courier New" w:eastAsia="Courier New" w:hAnsi="Courier New" w:cs="Courier New"/>
          </w:rPr>
          <w:t>NameID</w:t>
        </w:r>
        <w:r>
          <w:t xml:space="preserve"> </w:t>
        </w:r>
        <w:r w:rsidRPr="005A6FFD">
          <w:t>component.</w:t>
        </w:r>
      </w:ins>
    </w:p>
    <w:p w14:paraId="2D19335A" w14:textId="77777777" w:rsidR="00A71F46" w:rsidRDefault="00A71F46" w:rsidP="00A71F46">
      <w:pPr>
        <w:rPr>
          <w:ins w:id="9617" w:author="Andreas Kuehne" w:date="2019-05-31T12:40:00Z"/>
        </w:rPr>
      </w:pPr>
      <w:ins w:id="9618" w:author="Andreas Kuehne" w:date="2019-05-31T12:40:00Z">
        <w:r w:rsidRPr="005A6FFD">
          <w:rPr>
            <w:rFonts w:eastAsia="Arial"/>
          </w:rPr>
          <w:t xml:space="preserve">The </w:t>
        </w:r>
        <w:r w:rsidRPr="002062A5">
          <w:rPr>
            <w:rFonts w:ascii="Courier New" w:eastAsia="Courier New" w:hAnsi="Courier New" w:cs="Courier New"/>
          </w:rPr>
          <w:t>NameIDType</w:t>
        </w:r>
        <w:r w:rsidRPr="005A6FFD">
          <w:rPr>
            <w:rFonts w:eastAsia="Arial"/>
          </w:rPr>
          <w:t xml:space="preserve"> XML element is defined in XML Schema [</w:t>
        </w:r>
        <w:r>
          <w:rPr>
            <w:rStyle w:val="Hyperlink"/>
          </w:rPr>
          <w:fldChar w:fldCharType="begin"/>
        </w:r>
        <w:r>
          <w:rPr>
            <w:rStyle w:val="Hyperlink"/>
          </w:rPr>
          <w:instrText xml:space="preserve"> HYPERLINK \l "refSAML2RWXSD" </w:instrText>
        </w:r>
        <w:r>
          <w:rPr>
            <w:rStyle w:val="Hyperlink"/>
          </w:rPr>
          <w:fldChar w:fldCharType="separate"/>
        </w:r>
        <w:r w:rsidRPr="006174B3">
          <w:rPr>
            <w:rStyle w:val="Hyperlink"/>
          </w:rPr>
          <w:t>SAML2RWXSD</w:t>
        </w:r>
        <w:r>
          <w:rPr>
            <w:rStyle w:val="Hyperlink"/>
          </w:rPr>
          <w:fldChar w:fldCharType="end"/>
        </w:r>
        <w:r w:rsidRPr="005A6FFD">
          <w:rPr>
            <w:rFonts w:eastAsia="Arial"/>
          </w:rPr>
          <w:t>], and is copied below for information.</w:t>
        </w:r>
      </w:ins>
    </w:p>
    <w:p w14:paraId="3AD3D6DE" w14:textId="77777777" w:rsidR="00A71F46" w:rsidRDefault="00A71F46" w:rsidP="00A71F46">
      <w:pPr>
        <w:pStyle w:val="Code"/>
        <w:rPr>
          <w:ins w:id="9619" w:author="Andreas Kuehne" w:date="2019-05-31T12:40:00Z"/>
        </w:rPr>
      </w:pPr>
      <w:ins w:id="9620"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NameIDType</w:t>
        </w:r>
        <w:r>
          <w:rPr>
            <w:color w:val="943634" w:themeColor="accent2" w:themeShade="BF"/>
          </w:rPr>
          <w:t>"</w:t>
        </w:r>
        <w:r>
          <w:rPr>
            <w:color w:val="31849B" w:themeColor="accent5" w:themeShade="BF"/>
          </w:rPr>
          <w:t>&gt;</w:t>
        </w:r>
      </w:ins>
    </w:p>
    <w:p w14:paraId="6BE6CDF3" w14:textId="77777777" w:rsidR="00A71F46" w:rsidRDefault="00A71F46" w:rsidP="00A71F46">
      <w:pPr>
        <w:pStyle w:val="Code"/>
        <w:rPr>
          <w:ins w:id="9621" w:author="Andreas Kuehne" w:date="2019-05-31T12:40:00Z"/>
        </w:rPr>
      </w:pPr>
      <w:ins w:id="9622" w:author="Andreas Kuehne" w:date="2019-05-31T12:40:00Z">
        <w:r>
          <w:rPr>
            <w:color w:val="31849B" w:themeColor="accent5" w:themeShade="BF"/>
          </w:rPr>
          <w:t xml:space="preserve">  &lt;simpleContent&gt;</w:t>
        </w:r>
      </w:ins>
    </w:p>
    <w:p w14:paraId="1077D22D" w14:textId="77777777" w:rsidR="00A71F46" w:rsidRDefault="00A71F46" w:rsidP="00A71F46">
      <w:pPr>
        <w:pStyle w:val="Code"/>
        <w:rPr>
          <w:ins w:id="9623" w:author="Andreas Kuehne" w:date="2019-05-31T12:40:00Z"/>
        </w:rPr>
      </w:pPr>
      <w:ins w:id="9624" w:author="Andreas Kuehne" w:date="2019-05-31T12:40:00Z">
        <w:r>
          <w:rPr>
            <w:color w:val="31849B" w:themeColor="accent5" w:themeShade="BF"/>
          </w:rPr>
          <w:t xml:space="preserve">    &lt;extension</w:t>
        </w:r>
        <w:r>
          <w:rPr>
            <w:color w:val="943634" w:themeColor="accent2" w:themeShade="BF"/>
          </w:rPr>
          <w:t xml:space="preserve"> base="</w:t>
        </w:r>
        <w:r>
          <w:rPr>
            <w:color w:val="244061" w:themeColor="accent1" w:themeShade="80"/>
          </w:rPr>
          <w:t>string</w:t>
        </w:r>
        <w:r>
          <w:rPr>
            <w:color w:val="943634" w:themeColor="accent2" w:themeShade="BF"/>
          </w:rPr>
          <w:t>"</w:t>
        </w:r>
        <w:r>
          <w:rPr>
            <w:color w:val="31849B" w:themeColor="accent5" w:themeShade="BF"/>
          </w:rPr>
          <w:t>&gt;</w:t>
        </w:r>
      </w:ins>
    </w:p>
    <w:p w14:paraId="5FC6B53A" w14:textId="77777777" w:rsidR="00A71F46" w:rsidRDefault="00A71F46" w:rsidP="00A71F46">
      <w:pPr>
        <w:pStyle w:val="Code"/>
        <w:rPr>
          <w:ins w:id="9625" w:author="Andreas Kuehne" w:date="2019-05-31T12:40:00Z"/>
        </w:rPr>
      </w:pPr>
      <w:ins w:id="9626" w:author="Andreas Kuehne" w:date="2019-05-31T12:40:00Z">
        <w:r>
          <w:rPr>
            <w:color w:val="31849B" w:themeColor="accent5" w:themeShade="BF"/>
          </w:rPr>
          <w:t xml:space="preserve">      &lt;attributeGroup</w:t>
        </w:r>
        <w:r>
          <w:rPr>
            <w:color w:val="943634" w:themeColor="accent2" w:themeShade="BF"/>
          </w:rPr>
          <w:t xml:space="preserve"> ref="</w:t>
        </w:r>
        <w:r>
          <w:rPr>
            <w:color w:val="244061" w:themeColor="accent1" w:themeShade="80"/>
          </w:rPr>
          <w:t>saml2-rw:IDNameQualifiers</w:t>
        </w:r>
        <w:r>
          <w:rPr>
            <w:color w:val="943634" w:themeColor="accent2" w:themeShade="BF"/>
          </w:rPr>
          <w:t>"</w:t>
        </w:r>
        <w:r>
          <w:rPr>
            <w:color w:val="31849B" w:themeColor="accent5" w:themeShade="BF"/>
          </w:rPr>
          <w:t>/&gt;</w:t>
        </w:r>
      </w:ins>
    </w:p>
    <w:p w14:paraId="65236AB4" w14:textId="77777777" w:rsidR="00A71F46" w:rsidRDefault="00A71F46" w:rsidP="00A71F46">
      <w:pPr>
        <w:pStyle w:val="Code"/>
        <w:rPr>
          <w:ins w:id="9627" w:author="Andreas Kuehne" w:date="2019-05-31T12:40:00Z"/>
        </w:rPr>
      </w:pPr>
      <w:ins w:id="962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Format</w:t>
        </w:r>
        <w:r>
          <w:rPr>
            <w:color w:val="943634" w:themeColor="accent2" w:themeShade="BF"/>
          </w:rPr>
          <w:t>" type="</w:t>
        </w:r>
        <w:r>
          <w:rPr>
            <w:color w:val="244061" w:themeColor="accent1" w:themeShade="80"/>
          </w:rPr>
          <w:t>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AC1662B" w14:textId="77777777" w:rsidR="00A71F46" w:rsidRDefault="00A71F46" w:rsidP="00A71F46">
      <w:pPr>
        <w:pStyle w:val="Code"/>
        <w:rPr>
          <w:ins w:id="9629" w:author="Andreas Kuehne" w:date="2019-05-31T12:40:00Z"/>
        </w:rPr>
      </w:pPr>
      <w:ins w:id="963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SPProvidedID</w:t>
        </w:r>
        <w:r>
          <w:rPr>
            <w:color w:val="943634" w:themeColor="accent2" w:themeShade="BF"/>
          </w:rPr>
          <w:t>" type="</w:t>
        </w:r>
        <w:r>
          <w:rPr>
            <w:color w:val="244061" w:themeColor="accent1" w:themeShade="80"/>
          </w:rPr>
          <w:t>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8792CE2" w14:textId="77777777" w:rsidR="00A71F46" w:rsidRDefault="00A71F46" w:rsidP="00A71F46">
      <w:pPr>
        <w:pStyle w:val="Code"/>
        <w:rPr>
          <w:ins w:id="9631" w:author="Andreas Kuehne" w:date="2019-05-31T12:40:00Z"/>
        </w:rPr>
      </w:pPr>
      <w:ins w:id="9632" w:author="Andreas Kuehne" w:date="2019-05-31T12:40:00Z">
        <w:r>
          <w:rPr>
            <w:color w:val="31849B" w:themeColor="accent5" w:themeShade="BF"/>
          </w:rPr>
          <w:t xml:space="preserve">    &lt;/extension&gt;</w:t>
        </w:r>
      </w:ins>
    </w:p>
    <w:p w14:paraId="2BBB827D" w14:textId="77777777" w:rsidR="00A71F46" w:rsidRDefault="00A71F46" w:rsidP="00A71F46">
      <w:pPr>
        <w:pStyle w:val="Code"/>
        <w:rPr>
          <w:ins w:id="9633" w:author="Andreas Kuehne" w:date="2019-05-31T12:40:00Z"/>
        </w:rPr>
      </w:pPr>
      <w:ins w:id="9634" w:author="Andreas Kuehne" w:date="2019-05-31T12:40:00Z">
        <w:r>
          <w:rPr>
            <w:color w:val="31849B" w:themeColor="accent5" w:themeShade="BF"/>
          </w:rPr>
          <w:t xml:space="preserve">  &lt;/simpleContent&gt;</w:t>
        </w:r>
      </w:ins>
    </w:p>
    <w:p w14:paraId="5389CB94" w14:textId="77777777" w:rsidR="00A71F46" w:rsidRDefault="00A71F46" w:rsidP="00A71F46">
      <w:pPr>
        <w:pStyle w:val="Code"/>
        <w:rPr>
          <w:ins w:id="9635" w:author="Andreas Kuehne" w:date="2019-05-31T12:40:00Z"/>
        </w:rPr>
      </w:pPr>
      <w:ins w:id="9636" w:author="Andreas Kuehne" w:date="2019-05-31T12:40:00Z">
        <w:r>
          <w:rPr>
            <w:color w:val="31849B" w:themeColor="accent5" w:themeShade="BF"/>
          </w:rPr>
          <w:t>&lt;/complexType&gt;</w:t>
        </w:r>
      </w:ins>
    </w:p>
    <w:p w14:paraId="6853C242" w14:textId="77777777" w:rsidR="00A71F46" w:rsidRDefault="00A71F46" w:rsidP="00A71F46">
      <w:pPr>
        <w:spacing w:line="259" w:lineRule="auto"/>
        <w:rPr>
          <w:ins w:id="9637" w:author="Andreas Kuehne" w:date="2019-05-31T12:40:00Z"/>
        </w:rPr>
      </w:pPr>
      <w:ins w:id="9638" w:author="Andreas Kuehne" w:date="2019-05-31T12:40:00Z">
        <w:r>
          <w:t>Each child element of</w:t>
        </w:r>
        <w:r w:rsidRPr="71C71F8C">
          <w:t xml:space="preserve"> </w:t>
        </w:r>
        <w:r w:rsidRPr="002062A5">
          <w:rPr>
            <w:rFonts w:ascii="Courier New" w:eastAsia="Courier New" w:hAnsi="Courier New" w:cs="Courier New"/>
          </w:rPr>
          <w:t>NameIDType</w:t>
        </w:r>
        <w:r w:rsidRPr="71C71F8C">
          <w:t xml:space="preserve"> </w:t>
        </w:r>
        <w:r>
          <w:t>XML element SHALL implement in XML syntax the sub-component that has a name equal to its local name. The element 'value' is represented by the component's XML tag text content.</w:t>
        </w:r>
      </w:ins>
      <w:customXmlInsRangeStart w:id="9639" w:author="Andreas Kuehne" w:date="2019-05-31T12:40:00Z"/>
      <w:sdt>
        <w:sdtPr>
          <w:tag w:val="saml2rw-NameIDType.-xmlSchema"/>
          <w:id w:val="-630246021"/>
          <w:showingPlcHdr/>
        </w:sdtPr>
        <w:sdtContent>
          <w:customXmlInsRangeEnd w:id="9639"/>
          <w:ins w:id="9640" w:author="Andreas Kuehne" w:date="2019-05-31T12:40:00Z">
            <w:r>
              <w:rPr>
                <w:color w:val="19D131"/>
              </w:rPr>
              <w:t>[component NameID XML schema details]</w:t>
            </w:r>
          </w:ins>
          <w:customXmlInsRangeStart w:id="9641" w:author="Andreas Kuehne" w:date="2019-05-31T12:40:00Z"/>
        </w:sdtContent>
      </w:sdt>
      <w:customXmlInsRangeEnd w:id="9641"/>
    </w:p>
    <w:p w14:paraId="7050417B" w14:textId="77777777" w:rsidR="00A71F46" w:rsidRDefault="00A71F46" w:rsidP="00A71F46">
      <w:pPr>
        <w:pStyle w:val="berschrift3"/>
        <w:numPr>
          <w:ilvl w:val="2"/>
          <w:numId w:val="3"/>
        </w:numPr>
        <w:rPr>
          <w:ins w:id="9642" w:author="Andreas Kuehne" w:date="2019-05-31T12:40:00Z"/>
        </w:rPr>
      </w:pPr>
      <w:ins w:id="9643" w:author="Andreas Kuehne" w:date="2019-05-31T12:40:00Z">
        <w:r>
          <w:t>Component Transforms</w:t>
        </w:r>
      </w:ins>
    </w:p>
    <w:p w14:paraId="51ECEDEA" w14:textId="77777777" w:rsidR="00A71F46" w:rsidRDefault="00A71F46" w:rsidP="00A71F46">
      <w:pPr>
        <w:rPr>
          <w:ins w:id="9644" w:author="Andreas Kuehne" w:date="2019-05-31T12:40:00Z"/>
        </w:rPr>
      </w:pPr>
      <w:customXmlInsRangeStart w:id="9645" w:author="Andreas Kuehne" w:date="2019-05-31T12:40:00Z"/>
      <w:sdt>
        <w:sdtPr>
          <w:tag w:val="dsigrw-TransformsType.-normative"/>
          <w:id w:val="37564927"/>
        </w:sdtPr>
        <w:sdtContent>
          <w:customXmlInsRangeEnd w:id="9645"/>
          <w:ins w:id="9646" w:author="Andreas Kuehne" w:date="2019-05-31T12:40:00Z">
            <w:r w:rsidRPr="003A06D0">
              <w:rPr>
                <w:color w:val="19D131"/>
                <w:lang w:val="en-GB"/>
              </w:rPr>
              <w:t>This component reflects the structure ‘Transforms’ defined in the XMLDSig specification [CLAUSE FOR LINK TO THE XMLDSig SPEC]. This section provides the definition required to support the DSS-X 2.0 multi-syntax approach.</w:t>
            </w:r>
          </w:ins>
          <w:customXmlInsRangeStart w:id="9647" w:author="Andreas Kuehne" w:date="2019-05-31T12:40:00Z"/>
        </w:sdtContent>
      </w:sdt>
      <w:customXmlInsRangeEnd w:id="9647"/>
    </w:p>
    <w:p w14:paraId="097008F2" w14:textId="77777777" w:rsidR="00A71F46" w:rsidRDefault="00A71F46" w:rsidP="00A71F46">
      <w:pPr>
        <w:rPr>
          <w:ins w:id="9648" w:author="Andreas Kuehne" w:date="2019-05-31T12:40:00Z"/>
        </w:rPr>
      </w:pPr>
      <w:ins w:id="9649" w:author="Andreas Kuehne" w:date="2019-05-31T12:40:00Z">
        <w:r>
          <w:t>Below follows a list of the sub-components that constitute this component:</w:t>
        </w:r>
      </w:ins>
    </w:p>
    <w:p w14:paraId="2A13E4B6" w14:textId="77777777" w:rsidR="00A71F46" w:rsidRDefault="00A71F46" w:rsidP="00A71F46">
      <w:pPr>
        <w:pStyle w:val="Member"/>
        <w:rPr>
          <w:ins w:id="9650" w:author="Andreas Kuehne" w:date="2019-05-31T12:40:00Z"/>
        </w:rPr>
      </w:pPr>
      <w:ins w:id="9651" w:author="Andreas Kuehne" w:date="2019-05-31T12:40:00Z">
        <w:r>
          <w:t xml:space="preserve">The </w:t>
        </w:r>
        <w:r w:rsidRPr="35C1378D">
          <w:rPr>
            <w:rStyle w:val="Datatype"/>
          </w:rPr>
          <w:t>Transform</w:t>
        </w:r>
        <w:r>
          <w:t xml:space="preserve"> element MUST occur 1 or more times containing sub-component. Each instance MUST satisfy the requirements specified in section </w:t>
        </w:r>
        <w:r>
          <w:fldChar w:fldCharType="begin"/>
        </w:r>
        <w:r>
          <w:instrText xml:space="preserve"> REF _RefCompBC5B5A4B \r \h </w:instrText>
        </w:r>
        <w:r>
          <w:fldChar w:fldCharType="separate"/>
        </w:r>
        <w:r>
          <w:rPr>
            <w:rStyle w:val="Datatype"/>
            <w:rFonts w:eastAsia="Courier New" w:cs="Courier New"/>
          </w:rPr>
          <w:t>Transform</w:t>
        </w:r>
        <w:r>
          <w:fldChar w:fldCharType="end"/>
        </w:r>
        <w:r>
          <w:t xml:space="preserve">. </w:t>
        </w:r>
      </w:ins>
      <w:customXmlInsRangeStart w:id="9652" w:author="Andreas Kuehne" w:date="2019-05-31T12:40:00Z"/>
      <w:sdt>
        <w:sdtPr>
          <w:alias w:val="dsigrw-TransformsType.transform"/>
          <w:tag w:val="dsigrw-TransformsType.Transform"/>
          <w:id w:val="1443652600"/>
          <w:showingPlcHdr/>
        </w:sdtPr>
        <w:sdtContent>
          <w:customXmlInsRangeEnd w:id="9652"/>
          <w:ins w:id="9653" w:author="Andreas Kuehne" w:date="2019-05-31T12:40:00Z">
            <w:r>
              <w:rPr>
                <w:color w:val="19D131"/>
              </w:rPr>
              <w:t>[sub component Transform details]</w:t>
            </w:r>
          </w:ins>
          <w:customXmlInsRangeStart w:id="9654" w:author="Andreas Kuehne" w:date="2019-05-31T12:40:00Z"/>
        </w:sdtContent>
      </w:sdt>
      <w:customXmlInsRangeEnd w:id="9654"/>
    </w:p>
    <w:p w14:paraId="5839E7D1" w14:textId="77777777" w:rsidR="00A71F46" w:rsidRDefault="00A71F46" w:rsidP="00A71F46">
      <w:pPr>
        <w:pStyle w:val="Non-normativeCommentHeading"/>
        <w:rPr>
          <w:ins w:id="9655" w:author="Andreas Kuehne" w:date="2019-05-31T12:40:00Z"/>
        </w:rPr>
      </w:pPr>
      <w:ins w:id="9656" w:author="Andreas Kuehne" w:date="2019-05-31T12:40:00Z">
        <w:r>
          <w:t>Non-normative Comment:</w:t>
        </w:r>
      </w:ins>
    </w:p>
    <w:p w14:paraId="407F24A0" w14:textId="77777777" w:rsidR="00A71F46" w:rsidRDefault="00A71F46" w:rsidP="00A71F46">
      <w:pPr>
        <w:pStyle w:val="Non-normativeComment"/>
        <w:rPr>
          <w:ins w:id="9657" w:author="Andreas Kuehne" w:date="2019-05-31T12:40:00Z"/>
        </w:rPr>
      </w:pPr>
      <w:customXmlInsRangeStart w:id="9658" w:author="Andreas Kuehne" w:date="2019-05-31T12:40:00Z"/>
      <w:sdt>
        <w:sdtPr>
          <w:tag w:val="dsigrw-TransformsType.-nonNormative"/>
          <w:id w:val="2061428617"/>
          <w:showingPlcHdr/>
        </w:sdtPr>
        <w:sdtContent>
          <w:customXmlInsRangeEnd w:id="9658"/>
          <w:ins w:id="9659" w:author="Andreas Kuehne" w:date="2019-05-31T12:40:00Z">
            <w:r>
              <w:rPr>
                <w:color w:val="19D131"/>
              </w:rPr>
              <w:t>[component Transforms non normative details]</w:t>
            </w:r>
          </w:ins>
          <w:customXmlInsRangeStart w:id="9660" w:author="Andreas Kuehne" w:date="2019-05-31T12:40:00Z"/>
        </w:sdtContent>
      </w:sdt>
      <w:customXmlInsRangeEnd w:id="9660"/>
    </w:p>
    <w:p w14:paraId="68ACF6F3" w14:textId="77777777" w:rsidR="00A71F46" w:rsidRDefault="00A71F46" w:rsidP="00A71F46">
      <w:pPr>
        <w:pStyle w:val="berschrift4"/>
        <w:numPr>
          <w:ilvl w:val="3"/>
          <w:numId w:val="3"/>
        </w:numPr>
        <w:rPr>
          <w:ins w:id="9661" w:author="Andreas Kuehne" w:date="2019-05-31T12:40:00Z"/>
        </w:rPr>
      </w:pPr>
      <w:ins w:id="9662" w:author="Andreas Kuehne" w:date="2019-05-31T12:40:00Z">
        <w:r>
          <w:t>Transforms – JSON Syntax</w:t>
        </w:r>
      </w:ins>
    </w:p>
    <w:p w14:paraId="4E8AA689" w14:textId="77777777" w:rsidR="00A71F46" w:rsidRPr="0248A3D1" w:rsidRDefault="00A71F46" w:rsidP="00A71F46">
      <w:pPr>
        <w:rPr>
          <w:ins w:id="9663" w:author="Andreas Kuehne" w:date="2019-05-31T12:40:00Z"/>
        </w:rPr>
      </w:pPr>
      <w:ins w:id="9664"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Transforms</w:t>
        </w:r>
        <w:r>
          <w:t xml:space="preserve"> component.</w:t>
        </w:r>
      </w:ins>
    </w:p>
    <w:p w14:paraId="3823C2F1" w14:textId="77777777" w:rsidR="00A71F46" w:rsidRPr="C2430093" w:rsidRDefault="00A71F46" w:rsidP="00A71F46">
      <w:pPr>
        <w:spacing w:line="259" w:lineRule="auto"/>
        <w:rPr>
          <w:ins w:id="9665" w:author="Andreas Kuehne" w:date="2019-05-31T12:40:00Z"/>
          <w:rFonts w:eastAsia="Arial" w:cs="Arial"/>
          <w:sz w:val="22"/>
          <w:szCs w:val="22"/>
        </w:rPr>
      </w:pPr>
      <w:ins w:id="966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60B77E68" w14:textId="77777777" w:rsidTr="00A71F46">
        <w:trPr>
          <w:cnfStyle w:val="100000000000" w:firstRow="1" w:lastRow="0" w:firstColumn="0" w:lastColumn="0" w:oddVBand="0" w:evenVBand="0" w:oddHBand="0" w:evenHBand="0" w:firstRowFirstColumn="0" w:firstRowLastColumn="0" w:lastRowFirstColumn="0" w:lastRowLastColumn="0"/>
          <w:ins w:id="96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FA63FA" w14:textId="77777777" w:rsidR="00A71F46" w:rsidRDefault="00A71F46" w:rsidP="00A71F46">
            <w:pPr>
              <w:pStyle w:val="Beschriftung"/>
              <w:rPr>
                <w:ins w:id="9668" w:author="Andreas Kuehne" w:date="2019-05-31T12:40:00Z"/>
              </w:rPr>
            </w:pPr>
            <w:ins w:id="9669" w:author="Andreas Kuehne" w:date="2019-05-31T12:40:00Z">
              <w:r>
                <w:lastRenderedPageBreak/>
                <w:t>Element</w:t>
              </w:r>
            </w:ins>
          </w:p>
        </w:tc>
        <w:tc>
          <w:tcPr>
            <w:tcW w:w="4675" w:type="dxa"/>
          </w:tcPr>
          <w:p w14:paraId="76DA52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70" w:author="Andreas Kuehne" w:date="2019-05-31T12:40:00Z"/>
              </w:rPr>
            </w:pPr>
            <w:ins w:id="9671" w:author="Andreas Kuehne" w:date="2019-05-31T12:40:00Z">
              <w:r>
                <w:t>Implementing JSON member name</w:t>
              </w:r>
            </w:ins>
          </w:p>
        </w:tc>
        <w:tc>
          <w:tcPr>
            <w:tcW w:w="4675" w:type="dxa"/>
          </w:tcPr>
          <w:p w14:paraId="308E5DF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72" w:author="Andreas Kuehne" w:date="2019-05-31T12:40:00Z"/>
              </w:rPr>
            </w:pPr>
            <w:ins w:id="9673" w:author="Andreas Kuehne" w:date="2019-05-31T12:40:00Z">
              <w:r>
                <w:t>Comments</w:t>
              </w:r>
            </w:ins>
          </w:p>
        </w:tc>
      </w:tr>
      <w:tr w:rsidR="00A71F46" w14:paraId="64C7FBFB" w14:textId="77777777" w:rsidTr="00A71F46">
        <w:trPr>
          <w:ins w:id="96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794607" w14:textId="77777777" w:rsidR="00A71F46" w:rsidRPr="002062A5" w:rsidRDefault="00A71F46" w:rsidP="00A71F46">
            <w:pPr>
              <w:pStyle w:val="Beschriftung"/>
              <w:rPr>
                <w:ins w:id="9675" w:author="Andreas Kuehne" w:date="2019-05-31T12:40:00Z"/>
                <w:rStyle w:val="Datatype"/>
                <w:b w:val="0"/>
                <w:bCs w:val="0"/>
              </w:rPr>
            </w:pPr>
            <w:ins w:id="9676" w:author="Andreas Kuehne" w:date="2019-05-31T12:40:00Z">
              <w:r w:rsidRPr="002062A5">
                <w:rPr>
                  <w:rStyle w:val="Datatype"/>
                </w:rPr>
                <w:t>Transform</w:t>
              </w:r>
            </w:ins>
          </w:p>
        </w:tc>
        <w:tc>
          <w:tcPr>
            <w:tcW w:w="4675" w:type="dxa"/>
          </w:tcPr>
          <w:p w14:paraId="19806A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77" w:author="Andreas Kuehne" w:date="2019-05-31T12:40:00Z"/>
                <w:rStyle w:val="Datatype"/>
              </w:rPr>
            </w:pPr>
            <w:ins w:id="9678" w:author="Andreas Kuehne" w:date="2019-05-31T12:40:00Z">
              <w:r w:rsidRPr="002062A5">
                <w:rPr>
                  <w:rStyle w:val="Datatype"/>
                </w:rPr>
                <w:t>transform</w:t>
              </w:r>
            </w:ins>
          </w:p>
        </w:tc>
        <w:tc>
          <w:tcPr>
            <w:tcW w:w="4675" w:type="dxa"/>
          </w:tcPr>
          <w:p w14:paraId="6E739FD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679" w:author="Andreas Kuehne" w:date="2019-05-31T12:40:00Z"/>
              </w:rPr>
            </w:pPr>
            <w:customXmlInsRangeStart w:id="9680" w:author="Andreas Kuehne" w:date="2019-05-31T12:40:00Z"/>
            <w:sdt>
              <w:sdtPr>
                <w:alias w:val="dsigrw-TransformsType.transform"/>
                <w:tag w:val="dsigrw-TransformsType.-jsonComment.Transform"/>
                <w:id w:val="-588926709"/>
                <w:showingPlcHdr/>
              </w:sdtPr>
              <w:sdtContent>
                <w:customXmlInsRangeEnd w:id="9680"/>
                <w:ins w:id="9681" w:author="Andreas Kuehne" w:date="2019-05-31T12:40:00Z">
                  <w:r>
                    <w:rPr>
                      <w:color w:val="19D131"/>
                    </w:rPr>
                    <w:t>[]</w:t>
                  </w:r>
                </w:ins>
                <w:customXmlInsRangeStart w:id="9682" w:author="Andreas Kuehne" w:date="2019-05-31T12:40:00Z"/>
              </w:sdtContent>
            </w:sdt>
            <w:customXmlInsRangeEnd w:id="9682"/>
          </w:p>
        </w:tc>
      </w:tr>
    </w:tbl>
    <w:p w14:paraId="671AB634" w14:textId="77777777" w:rsidR="00A71F46" w:rsidRPr="0202B381" w:rsidRDefault="00A71F46" w:rsidP="00A71F46">
      <w:pPr>
        <w:rPr>
          <w:ins w:id="9683" w:author="Andreas Kuehne" w:date="2019-05-31T12:40:00Z"/>
        </w:rPr>
      </w:pPr>
      <w:ins w:id="9684"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6CCE9EC" w14:textId="77777777" w:rsidR="00A71F46" w:rsidRDefault="00A71F46" w:rsidP="00A71F46">
      <w:pPr>
        <w:pStyle w:val="Code"/>
        <w:spacing w:line="259" w:lineRule="auto"/>
        <w:rPr>
          <w:ins w:id="9685" w:author="Andreas Kuehne" w:date="2019-05-31T12:40:00Z"/>
        </w:rPr>
      </w:pPr>
      <w:ins w:id="9686" w:author="Andreas Kuehne" w:date="2019-05-31T12:40:00Z">
        <w:r>
          <w:rPr>
            <w:color w:val="31849B" w:themeColor="accent5" w:themeShade="BF"/>
          </w:rPr>
          <w:t>"dsigrw-TransformsType"</w:t>
        </w:r>
        <w:r>
          <w:t>: {</w:t>
        </w:r>
      </w:ins>
    </w:p>
    <w:p w14:paraId="7E36ADF7" w14:textId="77777777" w:rsidR="00A71F46" w:rsidRDefault="00A71F46" w:rsidP="00A71F46">
      <w:pPr>
        <w:pStyle w:val="Code"/>
        <w:spacing w:line="259" w:lineRule="auto"/>
        <w:rPr>
          <w:ins w:id="9687" w:author="Andreas Kuehne" w:date="2019-05-31T12:40:00Z"/>
        </w:rPr>
      </w:pPr>
      <w:ins w:id="9688" w:author="Andreas Kuehne" w:date="2019-05-31T12:40:00Z">
        <w:r>
          <w:rPr>
            <w:color w:val="31849B" w:themeColor="accent5" w:themeShade="BF"/>
          </w:rPr>
          <w:t xml:space="preserve">  "type"</w:t>
        </w:r>
        <w:r>
          <w:t xml:space="preserve">: </w:t>
        </w:r>
        <w:r>
          <w:rPr>
            <w:color w:val="244061" w:themeColor="accent1" w:themeShade="80"/>
          </w:rPr>
          <w:t>"object",</w:t>
        </w:r>
      </w:ins>
    </w:p>
    <w:p w14:paraId="12BCD585" w14:textId="77777777" w:rsidR="00A71F46" w:rsidRDefault="00A71F46" w:rsidP="00A71F46">
      <w:pPr>
        <w:pStyle w:val="Code"/>
        <w:spacing w:line="259" w:lineRule="auto"/>
        <w:rPr>
          <w:ins w:id="9689" w:author="Andreas Kuehne" w:date="2019-05-31T12:40:00Z"/>
        </w:rPr>
      </w:pPr>
      <w:ins w:id="9690" w:author="Andreas Kuehne" w:date="2019-05-31T12:40:00Z">
        <w:r>
          <w:rPr>
            <w:color w:val="31849B" w:themeColor="accent5" w:themeShade="BF"/>
          </w:rPr>
          <w:t xml:space="preserve">  "properties"</w:t>
        </w:r>
        <w:r>
          <w:t>: {</w:t>
        </w:r>
      </w:ins>
    </w:p>
    <w:p w14:paraId="7157FB4C" w14:textId="77777777" w:rsidR="00A71F46" w:rsidRDefault="00A71F46" w:rsidP="00A71F46">
      <w:pPr>
        <w:pStyle w:val="Code"/>
        <w:spacing w:line="259" w:lineRule="auto"/>
        <w:rPr>
          <w:ins w:id="9691" w:author="Andreas Kuehne" w:date="2019-05-31T12:40:00Z"/>
        </w:rPr>
      </w:pPr>
      <w:ins w:id="9692" w:author="Andreas Kuehne" w:date="2019-05-31T12:40:00Z">
        <w:r>
          <w:rPr>
            <w:color w:val="31849B" w:themeColor="accent5" w:themeShade="BF"/>
          </w:rPr>
          <w:t xml:space="preserve">    "transform"</w:t>
        </w:r>
        <w:r>
          <w:t>: {</w:t>
        </w:r>
      </w:ins>
    </w:p>
    <w:p w14:paraId="57508459" w14:textId="77777777" w:rsidR="00A71F46" w:rsidRDefault="00A71F46" w:rsidP="00A71F46">
      <w:pPr>
        <w:pStyle w:val="Code"/>
        <w:spacing w:line="259" w:lineRule="auto"/>
        <w:rPr>
          <w:ins w:id="9693" w:author="Andreas Kuehne" w:date="2019-05-31T12:40:00Z"/>
        </w:rPr>
      </w:pPr>
      <w:ins w:id="9694" w:author="Andreas Kuehne" w:date="2019-05-31T12:40:00Z">
        <w:r>
          <w:rPr>
            <w:color w:val="31849B" w:themeColor="accent5" w:themeShade="BF"/>
          </w:rPr>
          <w:t xml:space="preserve">      "type"</w:t>
        </w:r>
        <w:r>
          <w:t xml:space="preserve">: </w:t>
        </w:r>
        <w:r>
          <w:rPr>
            <w:color w:val="244061" w:themeColor="accent1" w:themeShade="80"/>
          </w:rPr>
          <w:t>"array",</w:t>
        </w:r>
      </w:ins>
    </w:p>
    <w:p w14:paraId="46F24058" w14:textId="77777777" w:rsidR="00A71F46" w:rsidRDefault="00A71F46" w:rsidP="00A71F46">
      <w:pPr>
        <w:pStyle w:val="Code"/>
        <w:spacing w:line="259" w:lineRule="auto"/>
        <w:rPr>
          <w:ins w:id="9695" w:author="Andreas Kuehne" w:date="2019-05-31T12:40:00Z"/>
        </w:rPr>
      </w:pPr>
      <w:ins w:id="9696" w:author="Andreas Kuehne" w:date="2019-05-31T12:40:00Z">
        <w:r>
          <w:rPr>
            <w:color w:val="31849B" w:themeColor="accent5" w:themeShade="BF"/>
          </w:rPr>
          <w:t xml:space="preserve">      "items"</w:t>
        </w:r>
        <w:r>
          <w:t>: {</w:t>
        </w:r>
      </w:ins>
    </w:p>
    <w:p w14:paraId="569B4D07" w14:textId="77777777" w:rsidR="00A71F46" w:rsidRDefault="00A71F46" w:rsidP="00A71F46">
      <w:pPr>
        <w:pStyle w:val="Code"/>
        <w:spacing w:line="259" w:lineRule="auto"/>
        <w:rPr>
          <w:ins w:id="9697" w:author="Andreas Kuehne" w:date="2019-05-31T12:40:00Z"/>
        </w:rPr>
      </w:pPr>
      <w:ins w:id="9698" w:author="Andreas Kuehne" w:date="2019-05-31T12:40:00Z">
        <w:r>
          <w:rPr>
            <w:color w:val="31849B" w:themeColor="accent5" w:themeShade="BF"/>
          </w:rPr>
          <w:t xml:space="preserve">        "$ref"</w:t>
        </w:r>
        <w:r>
          <w:t xml:space="preserve">: </w:t>
        </w:r>
        <w:r>
          <w:rPr>
            <w:color w:val="244061" w:themeColor="accent1" w:themeShade="80"/>
          </w:rPr>
          <w:t>"#/definitions/dsigrw-TransformType"</w:t>
        </w:r>
      </w:ins>
    </w:p>
    <w:p w14:paraId="1EE6F650" w14:textId="77777777" w:rsidR="00A71F46" w:rsidRDefault="00A71F46" w:rsidP="00A71F46">
      <w:pPr>
        <w:pStyle w:val="Code"/>
        <w:spacing w:line="259" w:lineRule="auto"/>
        <w:rPr>
          <w:ins w:id="9699" w:author="Andreas Kuehne" w:date="2019-05-31T12:40:00Z"/>
        </w:rPr>
      </w:pPr>
      <w:ins w:id="9700" w:author="Andreas Kuehne" w:date="2019-05-31T12:40:00Z">
        <w:r>
          <w:t xml:space="preserve">      }</w:t>
        </w:r>
      </w:ins>
    </w:p>
    <w:p w14:paraId="1D841CB4" w14:textId="77777777" w:rsidR="00A71F46" w:rsidRDefault="00A71F46" w:rsidP="00A71F46">
      <w:pPr>
        <w:pStyle w:val="Code"/>
        <w:spacing w:line="259" w:lineRule="auto"/>
        <w:rPr>
          <w:ins w:id="9701" w:author="Andreas Kuehne" w:date="2019-05-31T12:40:00Z"/>
        </w:rPr>
      </w:pPr>
      <w:ins w:id="9702" w:author="Andreas Kuehne" w:date="2019-05-31T12:40:00Z">
        <w:r>
          <w:t xml:space="preserve">    }</w:t>
        </w:r>
      </w:ins>
    </w:p>
    <w:p w14:paraId="704DDD5C" w14:textId="77777777" w:rsidR="00A71F46" w:rsidRDefault="00A71F46" w:rsidP="00A71F46">
      <w:pPr>
        <w:pStyle w:val="Code"/>
        <w:spacing w:line="259" w:lineRule="auto"/>
        <w:rPr>
          <w:ins w:id="9703" w:author="Andreas Kuehne" w:date="2019-05-31T12:40:00Z"/>
        </w:rPr>
      </w:pPr>
      <w:ins w:id="9704" w:author="Andreas Kuehne" w:date="2019-05-31T12:40:00Z">
        <w:r>
          <w:t xml:space="preserve">  },</w:t>
        </w:r>
      </w:ins>
    </w:p>
    <w:p w14:paraId="7632068F" w14:textId="77777777" w:rsidR="00A71F46" w:rsidRDefault="00A71F46" w:rsidP="00A71F46">
      <w:pPr>
        <w:pStyle w:val="Code"/>
        <w:spacing w:line="259" w:lineRule="auto"/>
        <w:rPr>
          <w:ins w:id="9705" w:author="Andreas Kuehne" w:date="2019-05-31T12:40:00Z"/>
        </w:rPr>
      </w:pPr>
      <w:ins w:id="9706" w:author="Andreas Kuehne" w:date="2019-05-31T12:40:00Z">
        <w:r>
          <w:rPr>
            <w:color w:val="31849B" w:themeColor="accent5" w:themeShade="BF"/>
          </w:rPr>
          <w:t xml:space="preserve">  "required"</w:t>
        </w:r>
        <w:r>
          <w:t>: [</w:t>
        </w:r>
        <w:r>
          <w:rPr>
            <w:color w:val="244061" w:themeColor="accent1" w:themeShade="80"/>
          </w:rPr>
          <w:t>"transform"</w:t>
        </w:r>
        <w:r>
          <w:t>]</w:t>
        </w:r>
      </w:ins>
    </w:p>
    <w:p w14:paraId="78328AC4" w14:textId="77777777" w:rsidR="00A71F46" w:rsidRDefault="00A71F46" w:rsidP="00A71F46">
      <w:pPr>
        <w:pStyle w:val="Code"/>
        <w:spacing w:line="259" w:lineRule="auto"/>
        <w:rPr>
          <w:ins w:id="9707" w:author="Andreas Kuehne" w:date="2019-05-31T12:40:00Z"/>
        </w:rPr>
      </w:pPr>
      <w:ins w:id="9708" w:author="Andreas Kuehne" w:date="2019-05-31T12:40:00Z">
        <w:r>
          <w:t>}</w:t>
        </w:r>
      </w:ins>
    </w:p>
    <w:p w14:paraId="460273EB" w14:textId="77777777" w:rsidR="00A71F46" w:rsidRDefault="00A71F46" w:rsidP="00A71F46">
      <w:pPr>
        <w:rPr>
          <w:ins w:id="9709" w:author="Andreas Kuehne" w:date="2019-05-31T12:40:00Z"/>
        </w:rPr>
      </w:pPr>
      <w:customXmlInsRangeStart w:id="9710" w:author="Andreas Kuehne" w:date="2019-05-31T12:40:00Z"/>
      <w:sdt>
        <w:sdtPr>
          <w:tag w:val="dsigrw-TransformsType.-jsonSchema"/>
          <w:id w:val="1585193637"/>
          <w:showingPlcHdr/>
        </w:sdtPr>
        <w:sdtContent>
          <w:customXmlInsRangeEnd w:id="9710"/>
          <w:ins w:id="9711" w:author="Andreas Kuehne" w:date="2019-05-31T12:40:00Z">
            <w:r>
              <w:rPr>
                <w:color w:val="19D131"/>
              </w:rPr>
              <w:t>[component Transforms JSON schema details]</w:t>
            </w:r>
          </w:ins>
          <w:customXmlInsRangeStart w:id="9712" w:author="Andreas Kuehne" w:date="2019-05-31T12:40:00Z"/>
        </w:sdtContent>
      </w:sdt>
      <w:customXmlInsRangeEnd w:id="9712"/>
    </w:p>
    <w:p w14:paraId="6725DBCE" w14:textId="77777777" w:rsidR="00A71F46" w:rsidRDefault="00A71F46" w:rsidP="00A71F46">
      <w:pPr>
        <w:pStyle w:val="berschrift4"/>
        <w:numPr>
          <w:ilvl w:val="3"/>
          <w:numId w:val="3"/>
        </w:numPr>
        <w:rPr>
          <w:ins w:id="9713" w:author="Andreas Kuehne" w:date="2019-05-31T12:40:00Z"/>
        </w:rPr>
      </w:pPr>
      <w:ins w:id="9714" w:author="Andreas Kuehne" w:date="2019-05-31T12:40:00Z">
        <w:r>
          <w:t>Transforms – XML Syntax</w:t>
        </w:r>
      </w:ins>
    </w:p>
    <w:p w14:paraId="326E5B15" w14:textId="77777777" w:rsidR="00A71F46" w:rsidRPr="5404FA76" w:rsidRDefault="00A71F46" w:rsidP="00A71F46">
      <w:pPr>
        <w:rPr>
          <w:ins w:id="9715" w:author="Andreas Kuehne" w:date="2019-05-31T12:40:00Z"/>
        </w:rPr>
      </w:pPr>
      <w:ins w:id="9716"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rsidRPr="0CCF9147">
          <w:t xml:space="preserve">The XML type </w:t>
        </w:r>
        <w:r w:rsidRPr="002062A5">
          <w:rPr>
            <w:rFonts w:ascii="Courier New" w:eastAsia="Courier New" w:hAnsi="Courier New" w:cs="Courier New"/>
          </w:rPr>
          <w:t>TransformsType</w:t>
        </w:r>
        <w:r w:rsidRPr="0CCF9147">
          <w:t xml:space="preserve"> SHALL implement the requirements defined in the </w:t>
        </w:r>
        <w:r w:rsidRPr="002062A5">
          <w:rPr>
            <w:rFonts w:ascii="Courier New" w:eastAsia="Courier New" w:hAnsi="Courier New" w:cs="Courier New"/>
          </w:rPr>
          <w:t>Transforms</w:t>
        </w:r>
        <w:r>
          <w:t xml:space="preserve"> </w:t>
        </w:r>
        <w:r w:rsidRPr="005A6FFD">
          <w:t>component.</w:t>
        </w:r>
      </w:ins>
    </w:p>
    <w:p w14:paraId="4EA90806" w14:textId="77777777" w:rsidR="00A71F46" w:rsidRDefault="00A71F46" w:rsidP="00A71F46">
      <w:pPr>
        <w:rPr>
          <w:ins w:id="9717" w:author="Andreas Kuehne" w:date="2019-05-31T12:40:00Z"/>
        </w:rPr>
      </w:pPr>
      <w:ins w:id="9718" w:author="Andreas Kuehne" w:date="2019-05-31T12:40:00Z">
        <w:r w:rsidRPr="005A6FFD">
          <w:rPr>
            <w:rFonts w:eastAsia="Arial"/>
          </w:rPr>
          <w:t xml:space="preserve">The </w:t>
        </w:r>
        <w:r w:rsidRPr="002062A5">
          <w:rPr>
            <w:rFonts w:ascii="Courier New" w:eastAsia="Courier New" w:hAnsi="Courier New" w:cs="Courier New"/>
          </w:rPr>
          <w:t>TransformsType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45A5AE63" w14:textId="77777777" w:rsidR="00A71F46" w:rsidRDefault="00A71F46" w:rsidP="00A71F46">
      <w:pPr>
        <w:pStyle w:val="Code"/>
        <w:rPr>
          <w:ins w:id="9719" w:author="Andreas Kuehne" w:date="2019-05-31T12:40:00Z"/>
        </w:rPr>
      </w:pPr>
      <w:ins w:id="9720"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TransformsType</w:t>
        </w:r>
        <w:r>
          <w:rPr>
            <w:color w:val="943634" w:themeColor="accent2" w:themeShade="BF"/>
          </w:rPr>
          <w:t>"</w:t>
        </w:r>
        <w:r>
          <w:rPr>
            <w:color w:val="31849B" w:themeColor="accent5" w:themeShade="BF"/>
          </w:rPr>
          <w:t>&gt;</w:t>
        </w:r>
      </w:ins>
    </w:p>
    <w:p w14:paraId="001FEE80" w14:textId="77777777" w:rsidR="00A71F46" w:rsidRDefault="00A71F46" w:rsidP="00A71F46">
      <w:pPr>
        <w:pStyle w:val="Code"/>
        <w:rPr>
          <w:ins w:id="9721" w:author="Andreas Kuehne" w:date="2019-05-31T12:40:00Z"/>
        </w:rPr>
      </w:pPr>
      <w:ins w:id="9722" w:author="Andreas Kuehne" w:date="2019-05-31T12:40:00Z">
        <w:r>
          <w:rPr>
            <w:color w:val="31849B" w:themeColor="accent5" w:themeShade="BF"/>
          </w:rPr>
          <w:t xml:space="preserve">  &lt;sequence&gt;</w:t>
        </w:r>
      </w:ins>
    </w:p>
    <w:p w14:paraId="640D5281" w14:textId="77777777" w:rsidR="00A71F46" w:rsidRDefault="00A71F46" w:rsidP="00A71F46">
      <w:pPr>
        <w:pStyle w:val="Code"/>
        <w:rPr>
          <w:ins w:id="9723" w:author="Andreas Kuehne" w:date="2019-05-31T12:40:00Z"/>
        </w:rPr>
      </w:pPr>
      <w:ins w:id="972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w:t>
        </w:r>
        <w:r>
          <w:rPr>
            <w:color w:val="943634" w:themeColor="accent2" w:themeShade="BF"/>
          </w:rPr>
          <w:t>" type="</w:t>
        </w:r>
        <w:r>
          <w:rPr>
            <w:color w:val="244061" w:themeColor="accent1" w:themeShade="80"/>
          </w:rPr>
          <w:t>ds-rw:TransformType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6E230CEF" w14:textId="77777777" w:rsidR="00A71F46" w:rsidRDefault="00A71F46" w:rsidP="00A71F46">
      <w:pPr>
        <w:pStyle w:val="Code"/>
        <w:rPr>
          <w:ins w:id="9725" w:author="Andreas Kuehne" w:date="2019-05-31T12:40:00Z"/>
        </w:rPr>
      </w:pPr>
      <w:ins w:id="9726" w:author="Andreas Kuehne" w:date="2019-05-31T12:40:00Z">
        <w:r>
          <w:rPr>
            <w:color w:val="31849B" w:themeColor="accent5" w:themeShade="BF"/>
          </w:rPr>
          <w:t xml:space="preserve">  &lt;/sequence&gt;</w:t>
        </w:r>
      </w:ins>
    </w:p>
    <w:p w14:paraId="51B40E88" w14:textId="77777777" w:rsidR="00A71F46" w:rsidRDefault="00A71F46" w:rsidP="00A71F46">
      <w:pPr>
        <w:pStyle w:val="Code"/>
        <w:rPr>
          <w:ins w:id="9727" w:author="Andreas Kuehne" w:date="2019-05-31T12:40:00Z"/>
        </w:rPr>
      </w:pPr>
      <w:ins w:id="9728" w:author="Andreas Kuehne" w:date="2019-05-31T12:40:00Z">
        <w:r>
          <w:rPr>
            <w:color w:val="31849B" w:themeColor="accent5" w:themeShade="BF"/>
          </w:rPr>
          <w:t>&lt;/complexType&gt;</w:t>
        </w:r>
      </w:ins>
    </w:p>
    <w:p w14:paraId="039E4BDB" w14:textId="77777777" w:rsidR="00A71F46" w:rsidRDefault="00A71F46" w:rsidP="00A71F46">
      <w:pPr>
        <w:spacing w:line="259" w:lineRule="auto"/>
        <w:rPr>
          <w:ins w:id="9729" w:author="Andreas Kuehne" w:date="2019-05-31T12:40:00Z"/>
        </w:rPr>
      </w:pPr>
      <w:ins w:id="9730" w:author="Andreas Kuehne" w:date="2019-05-31T12:40:00Z">
        <w:r>
          <w:t>Each child element of</w:t>
        </w:r>
        <w:r w:rsidRPr="71C71F8C">
          <w:t xml:space="preserve"> </w:t>
        </w:r>
        <w:r w:rsidRPr="002062A5">
          <w:rPr>
            <w:rFonts w:ascii="Courier New" w:eastAsia="Courier New" w:hAnsi="Courier New" w:cs="Courier New"/>
          </w:rPr>
          <w:t>TransformsType</w:t>
        </w:r>
        <w:r w:rsidRPr="71C71F8C">
          <w:t xml:space="preserve"> </w:t>
        </w:r>
        <w:r>
          <w:t xml:space="preserve">XML element SHALL implement in XML syntax the sub-component that has a name equal to its local name. </w:t>
        </w:r>
      </w:ins>
      <w:customXmlInsRangeStart w:id="9731" w:author="Andreas Kuehne" w:date="2019-05-31T12:40:00Z"/>
      <w:sdt>
        <w:sdtPr>
          <w:tag w:val="dsigrw-TransformsType.-xmlSchema"/>
          <w:id w:val="1770503026"/>
          <w:showingPlcHdr/>
        </w:sdtPr>
        <w:sdtContent>
          <w:customXmlInsRangeEnd w:id="9731"/>
          <w:ins w:id="9732" w:author="Andreas Kuehne" w:date="2019-05-31T12:40:00Z">
            <w:r>
              <w:rPr>
                <w:color w:val="19D131"/>
              </w:rPr>
              <w:t>[component Transforms XML schema details]</w:t>
            </w:r>
          </w:ins>
          <w:customXmlInsRangeStart w:id="9733" w:author="Andreas Kuehne" w:date="2019-05-31T12:40:00Z"/>
        </w:sdtContent>
      </w:sdt>
      <w:customXmlInsRangeEnd w:id="9733"/>
    </w:p>
    <w:p w14:paraId="6AD0B8DE" w14:textId="77777777" w:rsidR="00A71F46" w:rsidRDefault="00A71F46" w:rsidP="00A71F46">
      <w:pPr>
        <w:pStyle w:val="berschrift3"/>
        <w:numPr>
          <w:ilvl w:val="2"/>
          <w:numId w:val="3"/>
        </w:numPr>
        <w:rPr>
          <w:ins w:id="9734" w:author="Andreas Kuehne" w:date="2019-05-31T12:40:00Z"/>
        </w:rPr>
      </w:pPr>
      <w:ins w:id="9735" w:author="Andreas Kuehne" w:date="2019-05-31T12:40:00Z">
        <w:r>
          <w:t>Component Transform</w:t>
        </w:r>
      </w:ins>
    </w:p>
    <w:p w14:paraId="64511236" w14:textId="77777777" w:rsidR="00A71F46" w:rsidRDefault="00A71F46" w:rsidP="00A71F46">
      <w:pPr>
        <w:rPr>
          <w:ins w:id="9736" w:author="Andreas Kuehne" w:date="2019-05-31T12:40:00Z"/>
        </w:rPr>
      </w:pPr>
      <w:customXmlInsRangeStart w:id="9737" w:author="Andreas Kuehne" w:date="2019-05-31T12:40:00Z"/>
      <w:sdt>
        <w:sdtPr>
          <w:tag w:val="dsigrw-TransformType.-normative"/>
          <w:id w:val="1963300391"/>
        </w:sdtPr>
        <w:sdtContent>
          <w:customXmlInsRangeEnd w:id="9737"/>
          <w:ins w:id="9738" w:author="Andreas Kuehne" w:date="2019-05-31T12:40:00Z">
            <w:r w:rsidRPr="003A06D0">
              <w:rPr>
                <w:color w:val="19D131"/>
                <w:lang w:val="en-GB"/>
              </w:rPr>
              <w:t>This component reflects the structure ‘Transforms’ defined in the XMLDSig specification [CLAUSE FOR LINK TO THE XMLDSig SPEC]. This section provides the definition required to support the DSS-X 2.0 multi-syntax approach. See section ‘</w:t>
            </w:r>
            <w:r w:rsidRPr="003A06D0">
              <w:rPr>
                <w:color w:val="19D131"/>
                <w:lang w:val="en-GB"/>
              </w:rPr>
              <w:fldChar w:fldCharType="begin"/>
            </w:r>
            <w:r w:rsidRPr="003A06D0">
              <w:rPr>
                <w:color w:val="19D131"/>
                <w:lang w:val="en-GB"/>
              </w:rPr>
              <w:instrText xml:space="preserve"> REF _Ref512178900 \h </w:instrText>
            </w:r>
            <w:r w:rsidRPr="003A06D0">
              <w:rPr>
                <w:color w:val="19D131"/>
                <w:lang w:val="en-GB"/>
              </w:rPr>
            </w:r>
            <w:r w:rsidRPr="003A06D0">
              <w:rPr>
                <w:color w:val="19D131"/>
                <w:lang w:val="en-GB"/>
              </w:rPr>
              <w:fldChar w:fldCharType="separate"/>
            </w:r>
            <w:r w:rsidRPr="003A06D0">
              <w:rPr>
                <w:color w:val="19D131"/>
                <w:lang w:val="en-GB"/>
              </w:rPr>
              <w:t>Transforming DSS 1.0 into 2.0</w:t>
            </w:r>
            <w:r w:rsidRPr="003A06D0">
              <w:rPr>
                <w:color w:val="19D131"/>
                <w:lang w:val="en-GB"/>
              </w:rPr>
              <w:fldChar w:fldCharType="end"/>
            </w:r>
            <w:r w:rsidRPr="003A06D0">
              <w:rPr>
                <w:color w:val="19D131"/>
                <w:lang w:val="en-GB"/>
              </w:rPr>
              <w:t>’ for a detailed discussion of the applied changes.</w:t>
            </w:r>
          </w:ins>
          <w:customXmlInsRangeStart w:id="9739" w:author="Andreas Kuehne" w:date="2019-05-31T12:40:00Z"/>
        </w:sdtContent>
      </w:sdt>
      <w:customXmlInsRangeEnd w:id="9739"/>
    </w:p>
    <w:p w14:paraId="15347B4F" w14:textId="77777777" w:rsidR="00A71F46" w:rsidRDefault="00A71F46" w:rsidP="00A71F46">
      <w:pPr>
        <w:rPr>
          <w:ins w:id="9740" w:author="Andreas Kuehne" w:date="2019-05-31T12:40:00Z"/>
        </w:rPr>
      </w:pPr>
      <w:ins w:id="9741" w:author="Andreas Kuehne" w:date="2019-05-31T12:40:00Z">
        <w:r>
          <w:t>Below follows a list of the sub-components that constitute this component:</w:t>
        </w:r>
      </w:ins>
    </w:p>
    <w:p w14:paraId="196B4970" w14:textId="77777777" w:rsidR="00A71F46" w:rsidRDefault="00A71F46" w:rsidP="00A71F46">
      <w:pPr>
        <w:pStyle w:val="Member"/>
        <w:rPr>
          <w:ins w:id="9742" w:author="Andreas Kuehne" w:date="2019-05-31T12:40:00Z"/>
        </w:rPr>
      </w:pPr>
      <w:ins w:id="9743" w:author="Andreas Kuehne" w:date="2019-05-31T12:40:00Z">
        <w:r>
          <w:lastRenderedPageBreak/>
          <w:t xml:space="preserve">The OPTIONAL </w:t>
        </w:r>
        <w:r w:rsidRPr="35C1378D">
          <w:rPr>
            <w:rStyle w:val="Datatype"/>
          </w:rPr>
          <w:t>value</w:t>
        </w:r>
        <w:r>
          <w:t xml:space="preserve"> element, if present, MUST contain a string. </w:t>
        </w:r>
      </w:ins>
      <w:customXmlInsRangeStart w:id="9744" w:author="Andreas Kuehne" w:date="2019-05-31T12:40:00Z"/>
      <w:sdt>
        <w:sdtPr>
          <w:alias w:val="dsigrw-TransformType.val"/>
          <w:tag w:val="dsigrw-TransformType.value"/>
          <w:id w:val="-1562860460"/>
        </w:sdtPr>
        <w:sdtContent>
          <w:customXmlInsRangeEnd w:id="9744"/>
          <w:ins w:id="9745" w:author="Andreas Kuehne" w:date="2019-05-31T12:40:00Z">
            <w:r w:rsidRPr="003A06D0">
              <w:rPr>
                <w:color w:val="19D131"/>
                <w:lang w:val="en-GB"/>
              </w:rPr>
              <w:t>This string holds the text content part of a ‘mixed’ XML element.</w:t>
            </w:r>
          </w:ins>
          <w:customXmlInsRangeStart w:id="9746" w:author="Andreas Kuehne" w:date="2019-05-31T12:40:00Z"/>
        </w:sdtContent>
      </w:sdt>
      <w:customXmlInsRangeEnd w:id="9746"/>
    </w:p>
    <w:p w14:paraId="43ED08F5" w14:textId="77777777" w:rsidR="00A71F46" w:rsidRDefault="00A71F46" w:rsidP="00A71F46">
      <w:pPr>
        <w:pStyle w:val="Member"/>
        <w:rPr>
          <w:ins w:id="9747" w:author="Andreas Kuehne" w:date="2019-05-31T12:40:00Z"/>
        </w:rPr>
      </w:pPr>
      <w:ins w:id="9748" w:author="Andreas Kuehne" w:date="2019-05-31T12:40:00Z">
        <w:r>
          <w:t xml:space="preserve">The OPTIONAL </w:t>
        </w:r>
        <w:r w:rsidRPr="35C1378D">
          <w:rPr>
            <w:rStyle w:val="Datatype"/>
          </w:rPr>
          <w:t>Base64Content</w:t>
        </w:r>
        <w:r>
          <w:t xml:space="preserve"> element, if present, MUST contain base64 encoded binary data. </w:t>
        </w:r>
      </w:ins>
      <w:customXmlInsRangeStart w:id="9749" w:author="Andreas Kuehne" w:date="2019-05-31T12:40:00Z"/>
      <w:sdt>
        <w:sdtPr>
          <w:alias w:val="dsigrw-TransformType.b64Content"/>
          <w:tag w:val="dsigrw-TransformType.Base64Content"/>
          <w:id w:val="2123031315"/>
        </w:sdtPr>
        <w:sdtContent>
          <w:customXmlInsRangeEnd w:id="9749"/>
          <w:customXmlInsRangeStart w:id="9750" w:author="Andreas Kuehne" w:date="2019-05-31T12:40:00Z"/>
        </w:sdtContent>
      </w:sdt>
      <w:customXmlInsRangeEnd w:id="9750"/>
    </w:p>
    <w:p w14:paraId="777D6C7A" w14:textId="77777777" w:rsidR="00A71F46" w:rsidRDefault="00A71F46" w:rsidP="00A71F46">
      <w:pPr>
        <w:pStyle w:val="Member"/>
        <w:rPr>
          <w:ins w:id="9751" w:author="Andreas Kuehne" w:date="2019-05-31T12:40:00Z"/>
        </w:rPr>
      </w:pPr>
      <w:ins w:id="9752" w:author="Andreas Kuehne" w:date="2019-05-31T12:40:00Z">
        <w:r>
          <w:t xml:space="preserve">The OPTIONAL </w:t>
        </w:r>
        <w:r w:rsidRPr="35C1378D">
          <w:rPr>
            <w:rStyle w:val="Datatype"/>
          </w:rPr>
          <w:t>XPath</w:t>
        </w:r>
        <w:r>
          <w:t xml:space="preserve"> element, if present, MAY occur zero or more times containing a string. </w:t>
        </w:r>
      </w:ins>
      <w:customXmlInsRangeStart w:id="9753" w:author="Andreas Kuehne" w:date="2019-05-31T12:40:00Z"/>
      <w:sdt>
        <w:sdtPr>
          <w:alias w:val="dsigrw-TransformType.xPath"/>
          <w:tag w:val="dsigrw-TransformType.XPath"/>
          <w:id w:val="-1052928007"/>
          <w:showingPlcHdr/>
        </w:sdtPr>
        <w:sdtContent>
          <w:customXmlInsRangeEnd w:id="9753"/>
          <w:ins w:id="9754" w:author="Andreas Kuehne" w:date="2019-05-31T12:40:00Z">
            <w:r>
              <w:rPr>
                <w:color w:val="19D131"/>
              </w:rPr>
              <w:t>[sub component XPath details]</w:t>
            </w:r>
          </w:ins>
          <w:customXmlInsRangeStart w:id="9755" w:author="Andreas Kuehne" w:date="2019-05-31T12:40:00Z"/>
        </w:sdtContent>
      </w:sdt>
      <w:customXmlInsRangeEnd w:id="9755"/>
    </w:p>
    <w:p w14:paraId="21B77D7B" w14:textId="77777777" w:rsidR="00A71F46" w:rsidRDefault="00A71F46" w:rsidP="00A71F46">
      <w:pPr>
        <w:pStyle w:val="Member"/>
        <w:rPr>
          <w:ins w:id="9756" w:author="Andreas Kuehne" w:date="2019-05-31T12:40:00Z"/>
        </w:rPr>
      </w:pPr>
      <w:ins w:id="9757" w:author="Andreas Kuehne" w:date="2019-05-31T12:40:00Z">
        <w:r>
          <w:t xml:space="preserve">The OPTIONAL </w:t>
        </w:r>
        <w:r w:rsidRPr="35C1378D">
          <w:rPr>
            <w:rStyle w:val="Datatype"/>
          </w:rPr>
          <w:t>NsPrefixMapping</w:t>
        </w:r>
        <w:r>
          <w:t xml:space="preserve"> element, if present, MAY occur zero or more times containing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ins>
      <w:customXmlInsRangeStart w:id="9758" w:author="Andreas Kuehne" w:date="2019-05-31T12:40:00Z"/>
      <w:sdt>
        <w:sdtPr>
          <w:alias w:val="dsigrw-TransformType.nsDecl"/>
          <w:tag w:val="dsigrw-TransformType.NsPrefixMapping"/>
          <w:id w:val="-1846315473"/>
        </w:sdtPr>
        <w:sdtContent>
          <w:customXmlInsRangeEnd w:id="9758"/>
          <w:ins w:id="9759" w:author="Andreas Kuehne" w:date="2019-05-31T12:40:00Z">
            <w:r w:rsidRPr="003A06D0">
              <w:rPr>
                <w:color w:val="19D131"/>
                <w:lang w:val="en-GB"/>
              </w:rPr>
              <w:t xml:space="preserve">This list has no direct correspondence in the XMLDSig schema definition. It is used to represent the XML namespace prefix definitions in other syntaxes than XML.    </w:t>
            </w:r>
          </w:ins>
          <w:customXmlInsRangeStart w:id="9760" w:author="Andreas Kuehne" w:date="2019-05-31T12:40:00Z"/>
        </w:sdtContent>
      </w:sdt>
      <w:customXmlInsRangeEnd w:id="9760"/>
    </w:p>
    <w:p w14:paraId="1755A696" w14:textId="77777777" w:rsidR="00A71F46" w:rsidRDefault="00A71F46" w:rsidP="00A71F46">
      <w:pPr>
        <w:pStyle w:val="Member"/>
        <w:rPr>
          <w:ins w:id="9761" w:author="Andreas Kuehne" w:date="2019-05-31T12:40:00Z"/>
        </w:rPr>
      </w:pPr>
      <w:ins w:id="9762" w:author="Andreas Kuehne" w:date="2019-05-31T12:40:00Z">
        <w:r>
          <w:t xml:space="preserve">The </w:t>
        </w:r>
        <w:r w:rsidRPr="35C1378D">
          <w:rPr>
            <w:rStyle w:val="Datatype"/>
          </w:rPr>
          <w:t>Algorithm</w:t>
        </w:r>
        <w:r>
          <w:t xml:space="preserve"> element MUST contain one instance of a URI. </w:t>
        </w:r>
      </w:ins>
      <w:customXmlInsRangeStart w:id="9763" w:author="Andreas Kuehne" w:date="2019-05-31T12:40:00Z"/>
      <w:sdt>
        <w:sdtPr>
          <w:alias w:val="dsigrw-TransformType.alg"/>
          <w:tag w:val="dsigrw-TransformType.Algorithm"/>
          <w:id w:val="851223388"/>
          <w:showingPlcHdr/>
        </w:sdtPr>
        <w:sdtContent>
          <w:customXmlInsRangeEnd w:id="9763"/>
          <w:ins w:id="9764" w:author="Andreas Kuehne" w:date="2019-05-31T12:40:00Z">
            <w:r>
              <w:rPr>
                <w:color w:val="19D131"/>
              </w:rPr>
              <w:t>[sub component Algorithm details]</w:t>
            </w:r>
          </w:ins>
          <w:customXmlInsRangeStart w:id="9765" w:author="Andreas Kuehne" w:date="2019-05-31T12:40:00Z"/>
        </w:sdtContent>
      </w:sdt>
      <w:customXmlInsRangeEnd w:id="9765"/>
    </w:p>
    <w:p w14:paraId="4BE4863C" w14:textId="77777777" w:rsidR="00A71F46" w:rsidRDefault="00A71F46" w:rsidP="00A71F46">
      <w:pPr>
        <w:pStyle w:val="Non-normativeCommentHeading"/>
        <w:rPr>
          <w:ins w:id="9766" w:author="Andreas Kuehne" w:date="2019-05-31T12:40:00Z"/>
        </w:rPr>
      </w:pPr>
      <w:ins w:id="9767" w:author="Andreas Kuehne" w:date="2019-05-31T12:40:00Z">
        <w:r>
          <w:t>Non-normative Comment:</w:t>
        </w:r>
      </w:ins>
    </w:p>
    <w:p w14:paraId="18FE790D" w14:textId="77777777" w:rsidR="00A71F46" w:rsidRDefault="00A71F46" w:rsidP="00A71F46">
      <w:pPr>
        <w:pStyle w:val="Non-normativeComment"/>
        <w:rPr>
          <w:ins w:id="9768" w:author="Andreas Kuehne" w:date="2019-05-31T12:40:00Z"/>
        </w:rPr>
      </w:pPr>
      <w:customXmlInsRangeStart w:id="9769" w:author="Andreas Kuehne" w:date="2019-05-31T12:40:00Z"/>
      <w:sdt>
        <w:sdtPr>
          <w:tag w:val="dsigrw-TransformType.-nonNormative"/>
          <w:id w:val="1805500432"/>
          <w:showingPlcHdr/>
        </w:sdtPr>
        <w:sdtContent>
          <w:customXmlInsRangeEnd w:id="9769"/>
          <w:ins w:id="9770" w:author="Andreas Kuehne" w:date="2019-05-31T12:40:00Z">
            <w:r>
              <w:rPr>
                <w:color w:val="19D131"/>
              </w:rPr>
              <w:t>[component Transform non normative details]</w:t>
            </w:r>
          </w:ins>
          <w:customXmlInsRangeStart w:id="9771" w:author="Andreas Kuehne" w:date="2019-05-31T12:40:00Z"/>
        </w:sdtContent>
      </w:sdt>
      <w:customXmlInsRangeEnd w:id="9771"/>
    </w:p>
    <w:p w14:paraId="7576A59C" w14:textId="77777777" w:rsidR="00A71F46" w:rsidRDefault="00A71F46" w:rsidP="00A71F46">
      <w:pPr>
        <w:pStyle w:val="berschrift4"/>
        <w:numPr>
          <w:ilvl w:val="3"/>
          <w:numId w:val="3"/>
        </w:numPr>
        <w:rPr>
          <w:ins w:id="9772" w:author="Andreas Kuehne" w:date="2019-05-31T12:40:00Z"/>
        </w:rPr>
      </w:pPr>
      <w:ins w:id="9773" w:author="Andreas Kuehne" w:date="2019-05-31T12:40:00Z">
        <w:r>
          <w:t>Transform – JSON Syntax</w:t>
        </w:r>
      </w:ins>
    </w:p>
    <w:p w14:paraId="63BC5339" w14:textId="77777777" w:rsidR="00A71F46" w:rsidRPr="0248A3D1" w:rsidRDefault="00A71F46" w:rsidP="00A71F46">
      <w:pPr>
        <w:rPr>
          <w:ins w:id="9774" w:author="Andreas Kuehne" w:date="2019-05-31T12:40:00Z"/>
        </w:rPr>
      </w:pPr>
      <w:ins w:id="9775"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w:t>
        </w:r>
        <w:r>
          <w:t xml:space="preserve"> component.</w:t>
        </w:r>
      </w:ins>
    </w:p>
    <w:p w14:paraId="4AD18DCB" w14:textId="77777777" w:rsidR="00A71F46" w:rsidRPr="C2430093" w:rsidRDefault="00A71F46" w:rsidP="00A71F46">
      <w:pPr>
        <w:spacing w:line="259" w:lineRule="auto"/>
        <w:rPr>
          <w:ins w:id="9776" w:author="Andreas Kuehne" w:date="2019-05-31T12:40:00Z"/>
          <w:rFonts w:eastAsia="Arial" w:cs="Arial"/>
          <w:sz w:val="22"/>
          <w:szCs w:val="22"/>
        </w:rPr>
      </w:pPr>
      <w:ins w:id="977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22E5CD11" w14:textId="77777777" w:rsidTr="00A71F46">
        <w:trPr>
          <w:cnfStyle w:val="100000000000" w:firstRow="1" w:lastRow="0" w:firstColumn="0" w:lastColumn="0" w:oddVBand="0" w:evenVBand="0" w:oddHBand="0" w:evenHBand="0" w:firstRowFirstColumn="0" w:firstRowLastColumn="0" w:lastRowFirstColumn="0" w:lastRowLastColumn="0"/>
          <w:ins w:id="977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987A6" w14:textId="77777777" w:rsidR="00A71F46" w:rsidRDefault="00A71F46" w:rsidP="00A71F46">
            <w:pPr>
              <w:pStyle w:val="Beschriftung"/>
              <w:rPr>
                <w:ins w:id="9779" w:author="Andreas Kuehne" w:date="2019-05-31T12:40:00Z"/>
              </w:rPr>
            </w:pPr>
            <w:ins w:id="9780" w:author="Andreas Kuehne" w:date="2019-05-31T12:40:00Z">
              <w:r>
                <w:t>Element</w:t>
              </w:r>
            </w:ins>
          </w:p>
        </w:tc>
        <w:tc>
          <w:tcPr>
            <w:tcW w:w="4675" w:type="dxa"/>
          </w:tcPr>
          <w:p w14:paraId="0E15E2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81" w:author="Andreas Kuehne" w:date="2019-05-31T12:40:00Z"/>
              </w:rPr>
            </w:pPr>
            <w:ins w:id="9782" w:author="Andreas Kuehne" w:date="2019-05-31T12:40:00Z">
              <w:r>
                <w:t>Implementing JSON member name</w:t>
              </w:r>
            </w:ins>
          </w:p>
        </w:tc>
        <w:tc>
          <w:tcPr>
            <w:tcW w:w="4675" w:type="dxa"/>
          </w:tcPr>
          <w:p w14:paraId="789FBB6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83" w:author="Andreas Kuehne" w:date="2019-05-31T12:40:00Z"/>
              </w:rPr>
            </w:pPr>
            <w:ins w:id="9784" w:author="Andreas Kuehne" w:date="2019-05-31T12:40:00Z">
              <w:r>
                <w:t>Comments</w:t>
              </w:r>
            </w:ins>
          </w:p>
        </w:tc>
      </w:tr>
      <w:tr w:rsidR="00A71F46" w14:paraId="1F6CE59C" w14:textId="77777777" w:rsidTr="00A71F46">
        <w:trPr>
          <w:ins w:id="97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F8CCE1" w14:textId="77777777" w:rsidR="00A71F46" w:rsidRPr="002062A5" w:rsidRDefault="00A71F46" w:rsidP="00A71F46">
            <w:pPr>
              <w:pStyle w:val="Beschriftung"/>
              <w:rPr>
                <w:ins w:id="9786" w:author="Andreas Kuehne" w:date="2019-05-31T12:40:00Z"/>
                <w:rStyle w:val="Datatype"/>
                <w:b w:val="0"/>
                <w:bCs w:val="0"/>
              </w:rPr>
            </w:pPr>
            <w:ins w:id="9787" w:author="Andreas Kuehne" w:date="2019-05-31T12:40:00Z">
              <w:r w:rsidRPr="002062A5">
                <w:rPr>
                  <w:rStyle w:val="Datatype"/>
                </w:rPr>
                <w:t>value</w:t>
              </w:r>
            </w:ins>
          </w:p>
        </w:tc>
        <w:tc>
          <w:tcPr>
            <w:tcW w:w="4675" w:type="dxa"/>
          </w:tcPr>
          <w:p w14:paraId="37D8CD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788" w:author="Andreas Kuehne" w:date="2019-05-31T12:40:00Z"/>
                <w:rStyle w:val="Datatype"/>
              </w:rPr>
            </w:pPr>
            <w:ins w:id="9789" w:author="Andreas Kuehne" w:date="2019-05-31T12:40:00Z">
              <w:r w:rsidRPr="002062A5">
                <w:rPr>
                  <w:rStyle w:val="Datatype"/>
                </w:rPr>
                <w:t>val</w:t>
              </w:r>
            </w:ins>
          </w:p>
        </w:tc>
        <w:tc>
          <w:tcPr>
            <w:tcW w:w="4675" w:type="dxa"/>
          </w:tcPr>
          <w:p w14:paraId="134D817A"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790" w:author="Andreas Kuehne" w:date="2019-05-31T12:40:00Z"/>
              </w:rPr>
            </w:pPr>
            <w:customXmlInsRangeStart w:id="9791" w:author="Andreas Kuehne" w:date="2019-05-31T12:40:00Z"/>
            <w:sdt>
              <w:sdtPr>
                <w:alias w:val="dsigrw-TransformType.val"/>
                <w:tag w:val="dsigrw-TransformType.-jsonComment.value"/>
                <w:id w:val="-1879617653"/>
                <w:showingPlcHdr/>
              </w:sdtPr>
              <w:sdtContent>
                <w:customXmlInsRangeEnd w:id="9791"/>
                <w:ins w:id="9792" w:author="Andreas Kuehne" w:date="2019-05-31T12:40:00Z">
                  <w:r>
                    <w:rPr>
                      <w:color w:val="19D131"/>
                    </w:rPr>
                    <w:t>[]</w:t>
                  </w:r>
                </w:ins>
                <w:customXmlInsRangeStart w:id="9793" w:author="Andreas Kuehne" w:date="2019-05-31T12:40:00Z"/>
              </w:sdtContent>
            </w:sdt>
            <w:customXmlInsRangeEnd w:id="9793"/>
          </w:p>
        </w:tc>
      </w:tr>
      <w:tr w:rsidR="00A71F46" w14:paraId="205B3D58" w14:textId="77777777" w:rsidTr="00A71F46">
        <w:trPr>
          <w:ins w:id="97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B165AB" w14:textId="77777777" w:rsidR="00A71F46" w:rsidRPr="002062A5" w:rsidRDefault="00A71F46" w:rsidP="00A71F46">
            <w:pPr>
              <w:pStyle w:val="Beschriftung"/>
              <w:rPr>
                <w:ins w:id="9795" w:author="Andreas Kuehne" w:date="2019-05-31T12:40:00Z"/>
                <w:rStyle w:val="Datatype"/>
                <w:b w:val="0"/>
                <w:bCs w:val="0"/>
              </w:rPr>
            </w:pPr>
            <w:ins w:id="9796" w:author="Andreas Kuehne" w:date="2019-05-31T12:40:00Z">
              <w:r w:rsidRPr="002062A5">
                <w:rPr>
                  <w:rStyle w:val="Datatype"/>
                </w:rPr>
                <w:t>Base64Content</w:t>
              </w:r>
            </w:ins>
          </w:p>
        </w:tc>
        <w:tc>
          <w:tcPr>
            <w:tcW w:w="4675" w:type="dxa"/>
          </w:tcPr>
          <w:p w14:paraId="43961C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797" w:author="Andreas Kuehne" w:date="2019-05-31T12:40:00Z"/>
                <w:rStyle w:val="Datatype"/>
              </w:rPr>
            </w:pPr>
            <w:ins w:id="9798" w:author="Andreas Kuehne" w:date="2019-05-31T12:40:00Z">
              <w:r w:rsidRPr="002062A5">
                <w:rPr>
                  <w:rStyle w:val="Datatype"/>
                </w:rPr>
                <w:t>b64Content</w:t>
              </w:r>
            </w:ins>
          </w:p>
        </w:tc>
        <w:tc>
          <w:tcPr>
            <w:tcW w:w="4675" w:type="dxa"/>
          </w:tcPr>
          <w:p w14:paraId="70CA6A41"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799" w:author="Andreas Kuehne" w:date="2019-05-31T12:40:00Z"/>
              </w:rPr>
            </w:pPr>
            <w:customXmlInsRangeStart w:id="9800" w:author="Andreas Kuehne" w:date="2019-05-31T12:40:00Z"/>
            <w:sdt>
              <w:sdtPr>
                <w:alias w:val="dsigrw-TransformType.b64Content"/>
                <w:tag w:val="dsigrw-TransformType.-jsonComment.Base64Content"/>
                <w:id w:val="-453553831"/>
                <w:showingPlcHdr/>
              </w:sdtPr>
              <w:sdtContent>
                <w:customXmlInsRangeEnd w:id="9800"/>
                <w:ins w:id="9801" w:author="Andreas Kuehne" w:date="2019-05-31T12:40:00Z">
                  <w:r>
                    <w:rPr>
                      <w:color w:val="19D131"/>
                    </w:rPr>
                    <w:t>[]</w:t>
                  </w:r>
                </w:ins>
                <w:customXmlInsRangeStart w:id="9802" w:author="Andreas Kuehne" w:date="2019-05-31T12:40:00Z"/>
              </w:sdtContent>
            </w:sdt>
            <w:customXmlInsRangeEnd w:id="9802"/>
          </w:p>
        </w:tc>
      </w:tr>
      <w:tr w:rsidR="00A71F46" w14:paraId="67FD5C8E" w14:textId="77777777" w:rsidTr="00A71F46">
        <w:trPr>
          <w:ins w:id="98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74D2B03" w14:textId="77777777" w:rsidR="00A71F46" w:rsidRPr="002062A5" w:rsidRDefault="00A71F46" w:rsidP="00A71F46">
            <w:pPr>
              <w:pStyle w:val="Beschriftung"/>
              <w:rPr>
                <w:ins w:id="9804" w:author="Andreas Kuehne" w:date="2019-05-31T12:40:00Z"/>
                <w:rStyle w:val="Datatype"/>
                <w:b w:val="0"/>
                <w:bCs w:val="0"/>
              </w:rPr>
            </w:pPr>
            <w:ins w:id="9805" w:author="Andreas Kuehne" w:date="2019-05-31T12:40:00Z">
              <w:r w:rsidRPr="002062A5">
                <w:rPr>
                  <w:rStyle w:val="Datatype"/>
                </w:rPr>
                <w:t>XPath</w:t>
              </w:r>
            </w:ins>
          </w:p>
        </w:tc>
        <w:tc>
          <w:tcPr>
            <w:tcW w:w="4675" w:type="dxa"/>
          </w:tcPr>
          <w:p w14:paraId="16780E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06" w:author="Andreas Kuehne" w:date="2019-05-31T12:40:00Z"/>
                <w:rStyle w:val="Datatype"/>
              </w:rPr>
            </w:pPr>
            <w:ins w:id="9807" w:author="Andreas Kuehne" w:date="2019-05-31T12:40:00Z">
              <w:r w:rsidRPr="002062A5">
                <w:rPr>
                  <w:rStyle w:val="Datatype"/>
                </w:rPr>
                <w:t>xPath</w:t>
              </w:r>
            </w:ins>
          </w:p>
        </w:tc>
        <w:tc>
          <w:tcPr>
            <w:tcW w:w="4675" w:type="dxa"/>
          </w:tcPr>
          <w:p w14:paraId="16CA3FC6"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808" w:author="Andreas Kuehne" w:date="2019-05-31T12:40:00Z"/>
              </w:rPr>
            </w:pPr>
            <w:customXmlInsRangeStart w:id="9809" w:author="Andreas Kuehne" w:date="2019-05-31T12:40:00Z"/>
            <w:sdt>
              <w:sdtPr>
                <w:alias w:val="dsigrw-TransformType.xPath"/>
                <w:tag w:val="dsigrw-TransformType.-jsonComment.XPath"/>
                <w:id w:val="119814556"/>
                <w:showingPlcHdr/>
              </w:sdtPr>
              <w:sdtContent>
                <w:customXmlInsRangeEnd w:id="9809"/>
                <w:ins w:id="9810" w:author="Andreas Kuehne" w:date="2019-05-31T12:40:00Z">
                  <w:r>
                    <w:rPr>
                      <w:color w:val="19D131"/>
                    </w:rPr>
                    <w:t>[]</w:t>
                  </w:r>
                </w:ins>
                <w:customXmlInsRangeStart w:id="9811" w:author="Andreas Kuehne" w:date="2019-05-31T12:40:00Z"/>
              </w:sdtContent>
            </w:sdt>
            <w:customXmlInsRangeEnd w:id="9811"/>
          </w:p>
        </w:tc>
      </w:tr>
      <w:tr w:rsidR="00A71F46" w14:paraId="361AB920" w14:textId="77777777" w:rsidTr="00A71F46">
        <w:trPr>
          <w:ins w:id="98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D49451" w14:textId="77777777" w:rsidR="00A71F46" w:rsidRPr="002062A5" w:rsidRDefault="00A71F46" w:rsidP="00A71F46">
            <w:pPr>
              <w:pStyle w:val="Beschriftung"/>
              <w:rPr>
                <w:ins w:id="9813" w:author="Andreas Kuehne" w:date="2019-05-31T12:40:00Z"/>
                <w:rStyle w:val="Datatype"/>
                <w:b w:val="0"/>
                <w:bCs w:val="0"/>
              </w:rPr>
            </w:pPr>
            <w:ins w:id="9814" w:author="Andreas Kuehne" w:date="2019-05-31T12:40:00Z">
              <w:r w:rsidRPr="002062A5">
                <w:rPr>
                  <w:rStyle w:val="Datatype"/>
                </w:rPr>
                <w:t>NsPrefixMapping</w:t>
              </w:r>
            </w:ins>
          </w:p>
        </w:tc>
        <w:tc>
          <w:tcPr>
            <w:tcW w:w="4675" w:type="dxa"/>
          </w:tcPr>
          <w:p w14:paraId="5F4AD4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15" w:author="Andreas Kuehne" w:date="2019-05-31T12:40:00Z"/>
                <w:rStyle w:val="Datatype"/>
              </w:rPr>
            </w:pPr>
            <w:ins w:id="9816" w:author="Andreas Kuehne" w:date="2019-05-31T12:40:00Z">
              <w:r w:rsidRPr="002062A5">
                <w:rPr>
                  <w:rStyle w:val="Datatype"/>
                </w:rPr>
                <w:t>nsDecl</w:t>
              </w:r>
            </w:ins>
          </w:p>
        </w:tc>
        <w:tc>
          <w:tcPr>
            <w:tcW w:w="4675" w:type="dxa"/>
          </w:tcPr>
          <w:p w14:paraId="54C21E8C"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817" w:author="Andreas Kuehne" w:date="2019-05-31T12:40:00Z"/>
              </w:rPr>
            </w:pPr>
            <w:customXmlInsRangeStart w:id="9818" w:author="Andreas Kuehne" w:date="2019-05-31T12:40:00Z"/>
            <w:sdt>
              <w:sdtPr>
                <w:alias w:val="dsigrw-TransformType.nsDecl"/>
                <w:tag w:val="dsigrw-TransformType.-jsonComment.NsPrefixMapping"/>
                <w:id w:val="1807970774"/>
                <w:showingPlcHdr/>
              </w:sdtPr>
              <w:sdtContent>
                <w:customXmlInsRangeEnd w:id="9818"/>
                <w:ins w:id="9819" w:author="Andreas Kuehne" w:date="2019-05-31T12:40:00Z">
                  <w:r>
                    <w:rPr>
                      <w:color w:val="19D131"/>
                    </w:rPr>
                    <w:t>[]</w:t>
                  </w:r>
                </w:ins>
                <w:customXmlInsRangeStart w:id="9820" w:author="Andreas Kuehne" w:date="2019-05-31T12:40:00Z"/>
              </w:sdtContent>
            </w:sdt>
            <w:customXmlInsRangeEnd w:id="9820"/>
          </w:p>
        </w:tc>
      </w:tr>
      <w:tr w:rsidR="00A71F46" w14:paraId="79F31515" w14:textId="77777777" w:rsidTr="00A71F46">
        <w:trPr>
          <w:ins w:id="98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3CD96A" w14:textId="77777777" w:rsidR="00A71F46" w:rsidRPr="002062A5" w:rsidRDefault="00A71F46" w:rsidP="00A71F46">
            <w:pPr>
              <w:pStyle w:val="Beschriftung"/>
              <w:rPr>
                <w:ins w:id="9822" w:author="Andreas Kuehne" w:date="2019-05-31T12:40:00Z"/>
                <w:rStyle w:val="Datatype"/>
                <w:b w:val="0"/>
                <w:bCs w:val="0"/>
              </w:rPr>
            </w:pPr>
            <w:ins w:id="9823" w:author="Andreas Kuehne" w:date="2019-05-31T12:40:00Z">
              <w:r w:rsidRPr="002062A5">
                <w:rPr>
                  <w:rStyle w:val="Datatype"/>
                </w:rPr>
                <w:t>Algorithm</w:t>
              </w:r>
            </w:ins>
          </w:p>
        </w:tc>
        <w:tc>
          <w:tcPr>
            <w:tcW w:w="4675" w:type="dxa"/>
          </w:tcPr>
          <w:p w14:paraId="4B6D9A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24" w:author="Andreas Kuehne" w:date="2019-05-31T12:40:00Z"/>
                <w:rStyle w:val="Datatype"/>
              </w:rPr>
            </w:pPr>
            <w:ins w:id="9825" w:author="Andreas Kuehne" w:date="2019-05-31T12:40:00Z">
              <w:r w:rsidRPr="002062A5">
                <w:rPr>
                  <w:rStyle w:val="Datatype"/>
                </w:rPr>
                <w:t>alg</w:t>
              </w:r>
            </w:ins>
          </w:p>
        </w:tc>
        <w:tc>
          <w:tcPr>
            <w:tcW w:w="4675" w:type="dxa"/>
          </w:tcPr>
          <w:p w14:paraId="46D524D7" w14:textId="77777777" w:rsidR="00A71F46" w:rsidRDefault="00A71F46" w:rsidP="00A71F46">
            <w:pPr>
              <w:cnfStyle w:val="000000000000" w:firstRow="0" w:lastRow="0" w:firstColumn="0" w:lastColumn="0" w:oddVBand="0" w:evenVBand="0" w:oddHBand="0" w:evenHBand="0" w:firstRowFirstColumn="0" w:firstRowLastColumn="0" w:lastRowFirstColumn="0" w:lastRowLastColumn="0"/>
              <w:rPr>
                <w:ins w:id="9826" w:author="Andreas Kuehne" w:date="2019-05-31T12:40:00Z"/>
              </w:rPr>
            </w:pPr>
            <w:customXmlInsRangeStart w:id="9827" w:author="Andreas Kuehne" w:date="2019-05-31T12:40:00Z"/>
            <w:sdt>
              <w:sdtPr>
                <w:alias w:val="dsigrw-TransformType.alg"/>
                <w:tag w:val="dsigrw-TransformType.-jsonComment.Algorithm"/>
                <w:id w:val="2025210343"/>
                <w:showingPlcHdr/>
              </w:sdtPr>
              <w:sdtContent>
                <w:customXmlInsRangeEnd w:id="9827"/>
                <w:ins w:id="9828" w:author="Andreas Kuehne" w:date="2019-05-31T12:40:00Z">
                  <w:r>
                    <w:rPr>
                      <w:color w:val="19D131"/>
                    </w:rPr>
                    <w:t>[]</w:t>
                  </w:r>
                </w:ins>
                <w:customXmlInsRangeStart w:id="9829" w:author="Andreas Kuehne" w:date="2019-05-31T12:40:00Z"/>
              </w:sdtContent>
            </w:sdt>
            <w:customXmlInsRangeEnd w:id="9829"/>
          </w:p>
        </w:tc>
      </w:tr>
    </w:tbl>
    <w:p w14:paraId="7D7CC3AE" w14:textId="77777777" w:rsidR="00A71F46" w:rsidRPr="0202B381" w:rsidRDefault="00A71F46" w:rsidP="00A71F46">
      <w:pPr>
        <w:rPr>
          <w:ins w:id="9830" w:author="Andreas Kuehne" w:date="2019-05-31T12:40:00Z"/>
        </w:rPr>
      </w:pPr>
      <w:ins w:id="983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6BF08F" w14:textId="77777777" w:rsidR="00A71F46" w:rsidRDefault="00A71F46" w:rsidP="00A71F46">
      <w:pPr>
        <w:pStyle w:val="Code"/>
        <w:spacing w:line="259" w:lineRule="auto"/>
        <w:rPr>
          <w:ins w:id="9832" w:author="Andreas Kuehne" w:date="2019-05-31T12:40:00Z"/>
        </w:rPr>
      </w:pPr>
      <w:ins w:id="9833" w:author="Andreas Kuehne" w:date="2019-05-31T12:40:00Z">
        <w:r>
          <w:rPr>
            <w:color w:val="31849B" w:themeColor="accent5" w:themeShade="BF"/>
          </w:rPr>
          <w:t>"dsigrw-TransformType"</w:t>
        </w:r>
        <w:r>
          <w:t>: {</w:t>
        </w:r>
      </w:ins>
    </w:p>
    <w:p w14:paraId="65F86BA6" w14:textId="77777777" w:rsidR="00A71F46" w:rsidRDefault="00A71F46" w:rsidP="00A71F46">
      <w:pPr>
        <w:pStyle w:val="Code"/>
        <w:spacing w:line="259" w:lineRule="auto"/>
        <w:rPr>
          <w:ins w:id="9834" w:author="Andreas Kuehne" w:date="2019-05-31T12:40:00Z"/>
        </w:rPr>
      </w:pPr>
      <w:ins w:id="9835" w:author="Andreas Kuehne" w:date="2019-05-31T12:40:00Z">
        <w:r>
          <w:rPr>
            <w:color w:val="31849B" w:themeColor="accent5" w:themeShade="BF"/>
          </w:rPr>
          <w:t xml:space="preserve">  "type"</w:t>
        </w:r>
        <w:r>
          <w:t xml:space="preserve">: </w:t>
        </w:r>
        <w:r>
          <w:rPr>
            <w:color w:val="244061" w:themeColor="accent1" w:themeShade="80"/>
          </w:rPr>
          <w:t>"object",</w:t>
        </w:r>
      </w:ins>
    </w:p>
    <w:p w14:paraId="0646A702" w14:textId="77777777" w:rsidR="00A71F46" w:rsidRDefault="00A71F46" w:rsidP="00A71F46">
      <w:pPr>
        <w:pStyle w:val="Code"/>
        <w:spacing w:line="259" w:lineRule="auto"/>
        <w:rPr>
          <w:ins w:id="9836" w:author="Andreas Kuehne" w:date="2019-05-31T12:40:00Z"/>
        </w:rPr>
      </w:pPr>
      <w:ins w:id="9837" w:author="Andreas Kuehne" w:date="2019-05-31T12:40:00Z">
        <w:r>
          <w:rPr>
            <w:color w:val="31849B" w:themeColor="accent5" w:themeShade="BF"/>
          </w:rPr>
          <w:t xml:space="preserve">  "properties"</w:t>
        </w:r>
        <w:r>
          <w:t>: {</w:t>
        </w:r>
      </w:ins>
    </w:p>
    <w:p w14:paraId="5F81BA30" w14:textId="77777777" w:rsidR="00A71F46" w:rsidRDefault="00A71F46" w:rsidP="00A71F46">
      <w:pPr>
        <w:pStyle w:val="Code"/>
        <w:spacing w:line="259" w:lineRule="auto"/>
        <w:rPr>
          <w:ins w:id="9838" w:author="Andreas Kuehne" w:date="2019-05-31T12:40:00Z"/>
        </w:rPr>
      </w:pPr>
      <w:ins w:id="9839" w:author="Andreas Kuehne" w:date="2019-05-31T12:40:00Z">
        <w:r>
          <w:rPr>
            <w:color w:val="31849B" w:themeColor="accent5" w:themeShade="BF"/>
          </w:rPr>
          <w:t xml:space="preserve">    "xpath"</w:t>
        </w:r>
        <w:r>
          <w:t>: {</w:t>
        </w:r>
      </w:ins>
    </w:p>
    <w:p w14:paraId="0ED0A1B3" w14:textId="77777777" w:rsidR="00A71F46" w:rsidRDefault="00A71F46" w:rsidP="00A71F46">
      <w:pPr>
        <w:pStyle w:val="Code"/>
        <w:spacing w:line="259" w:lineRule="auto"/>
        <w:rPr>
          <w:ins w:id="9840" w:author="Andreas Kuehne" w:date="2019-05-31T12:40:00Z"/>
        </w:rPr>
      </w:pPr>
      <w:ins w:id="9841" w:author="Andreas Kuehne" w:date="2019-05-31T12:40:00Z">
        <w:r>
          <w:rPr>
            <w:color w:val="31849B" w:themeColor="accent5" w:themeShade="BF"/>
          </w:rPr>
          <w:t xml:space="preserve">      "type"</w:t>
        </w:r>
        <w:r>
          <w:t xml:space="preserve">: </w:t>
        </w:r>
        <w:r>
          <w:rPr>
            <w:color w:val="244061" w:themeColor="accent1" w:themeShade="80"/>
          </w:rPr>
          <w:t>"array",</w:t>
        </w:r>
      </w:ins>
    </w:p>
    <w:p w14:paraId="74D816D5" w14:textId="77777777" w:rsidR="00A71F46" w:rsidRDefault="00A71F46" w:rsidP="00A71F46">
      <w:pPr>
        <w:pStyle w:val="Code"/>
        <w:spacing w:line="259" w:lineRule="auto"/>
        <w:rPr>
          <w:ins w:id="9842" w:author="Andreas Kuehne" w:date="2019-05-31T12:40:00Z"/>
        </w:rPr>
      </w:pPr>
      <w:ins w:id="9843" w:author="Andreas Kuehne" w:date="2019-05-31T12:40:00Z">
        <w:r>
          <w:rPr>
            <w:color w:val="31849B" w:themeColor="accent5" w:themeShade="BF"/>
          </w:rPr>
          <w:t xml:space="preserve">      "items"</w:t>
        </w:r>
        <w:r>
          <w:t>: {</w:t>
        </w:r>
      </w:ins>
    </w:p>
    <w:p w14:paraId="20F0DC2C" w14:textId="77777777" w:rsidR="00A71F46" w:rsidRDefault="00A71F46" w:rsidP="00A71F46">
      <w:pPr>
        <w:pStyle w:val="Code"/>
        <w:spacing w:line="259" w:lineRule="auto"/>
        <w:rPr>
          <w:ins w:id="9844" w:author="Andreas Kuehne" w:date="2019-05-31T12:40:00Z"/>
        </w:rPr>
      </w:pPr>
      <w:ins w:id="9845" w:author="Andreas Kuehne" w:date="2019-05-31T12:40:00Z">
        <w:r>
          <w:rPr>
            <w:color w:val="31849B" w:themeColor="accent5" w:themeShade="BF"/>
          </w:rPr>
          <w:t xml:space="preserve">        "type"</w:t>
        </w:r>
        <w:r>
          <w:t xml:space="preserve">: </w:t>
        </w:r>
        <w:r>
          <w:rPr>
            <w:color w:val="244061" w:themeColor="accent1" w:themeShade="80"/>
          </w:rPr>
          <w:t>"string"</w:t>
        </w:r>
      </w:ins>
    </w:p>
    <w:p w14:paraId="533B41F3" w14:textId="77777777" w:rsidR="00A71F46" w:rsidRDefault="00A71F46" w:rsidP="00A71F46">
      <w:pPr>
        <w:pStyle w:val="Code"/>
        <w:spacing w:line="259" w:lineRule="auto"/>
        <w:rPr>
          <w:ins w:id="9846" w:author="Andreas Kuehne" w:date="2019-05-31T12:40:00Z"/>
        </w:rPr>
      </w:pPr>
      <w:ins w:id="9847" w:author="Andreas Kuehne" w:date="2019-05-31T12:40:00Z">
        <w:r>
          <w:t xml:space="preserve">      }</w:t>
        </w:r>
      </w:ins>
    </w:p>
    <w:p w14:paraId="235DE96F" w14:textId="77777777" w:rsidR="00A71F46" w:rsidRDefault="00A71F46" w:rsidP="00A71F46">
      <w:pPr>
        <w:pStyle w:val="Code"/>
        <w:spacing w:line="259" w:lineRule="auto"/>
        <w:rPr>
          <w:ins w:id="9848" w:author="Andreas Kuehne" w:date="2019-05-31T12:40:00Z"/>
        </w:rPr>
      </w:pPr>
      <w:ins w:id="9849" w:author="Andreas Kuehne" w:date="2019-05-31T12:40:00Z">
        <w:r>
          <w:t xml:space="preserve">    },</w:t>
        </w:r>
      </w:ins>
    </w:p>
    <w:p w14:paraId="64D11F37" w14:textId="77777777" w:rsidR="00A71F46" w:rsidRDefault="00A71F46" w:rsidP="00A71F46">
      <w:pPr>
        <w:pStyle w:val="Code"/>
        <w:spacing w:line="259" w:lineRule="auto"/>
        <w:rPr>
          <w:ins w:id="9850" w:author="Andreas Kuehne" w:date="2019-05-31T12:40:00Z"/>
        </w:rPr>
      </w:pPr>
      <w:ins w:id="9851" w:author="Andreas Kuehne" w:date="2019-05-31T12:40:00Z">
        <w:r>
          <w:rPr>
            <w:color w:val="31849B" w:themeColor="accent5" w:themeShade="BF"/>
          </w:rPr>
          <w:t xml:space="preserve">    "val"</w:t>
        </w:r>
        <w:r>
          <w:t>: {</w:t>
        </w:r>
      </w:ins>
    </w:p>
    <w:p w14:paraId="45A75D4B" w14:textId="77777777" w:rsidR="00A71F46" w:rsidRDefault="00A71F46" w:rsidP="00A71F46">
      <w:pPr>
        <w:pStyle w:val="Code"/>
        <w:spacing w:line="259" w:lineRule="auto"/>
        <w:rPr>
          <w:ins w:id="9852" w:author="Andreas Kuehne" w:date="2019-05-31T12:40:00Z"/>
        </w:rPr>
      </w:pPr>
      <w:ins w:id="9853" w:author="Andreas Kuehne" w:date="2019-05-31T12:40:00Z">
        <w:r>
          <w:rPr>
            <w:color w:val="31849B" w:themeColor="accent5" w:themeShade="BF"/>
          </w:rPr>
          <w:t xml:space="preserve">      "type"</w:t>
        </w:r>
        <w:r>
          <w:t xml:space="preserve">: </w:t>
        </w:r>
        <w:r>
          <w:rPr>
            <w:color w:val="244061" w:themeColor="accent1" w:themeShade="80"/>
          </w:rPr>
          <w:t>"string"</w:t>
        </w:r>
      </w:ins>
    </w:p>
    <w:p w14:paraId="40B2D7B2" w14:textId="77777777" w:rsidR="00A71F46" w:rsidRDefault="00A71F46" w:rsidP="00A71F46">
      <w:pPr>
        <w:pStyle w:val="Code"/>
        <w:spacing w:line="259" w:lineRule="auto"/>
        <w:rPr>
          <w:ins w:id="9854" w:author="Andreas Kuehne" w:date="2019-05-31T12:40:00Z"/>
        </w:rPr>
      </w:pPr>
      <w:ins w:id="9855" w:author="Andreas Kuehne" w:date="2019-05-31T12:40:00Z">
        <w:r>
          <w:t xml:space="preserve">    },</w:t>
        </w:r>
      </w:ins>
    </w:p>
    <w:p w14:paraId="28098C26" w14:textId="77777777" w:rsidR="00A71F46" w:rsidRDefault="00A71F46" w:rsidP="00A71F46">
      <w:pPr>
        <w:pStyle w:val="Code"/>
        <w:spacing w:line="259" w:lineRule="auto"/>
        <w:rPr>
          <w:ins w:id="9856" w:author="Andreas Kuehne" w:date="2019-05-31T12:40:00Z"/>
        </w:rPr>
      </w:pPr>
      <w:ins w:id="9857" w:author="Andreas Kuehne" w:date="2019-05-31T12:40:00Z">
        <w:r>
          <w:rPr>
            <w:color w:val="31849B" w:themeColor="accent5" w:themeShade="BF"/>
          </w:rPr>
          <w:t xml:space="preserve">    "b64Content"</w:t>
        </w:r>
        <w:r>
          <w:t>: {</w:t>
        </w:r>
      </w:ins>
    </w:p>
    <w:p w14:paraId="11526865" w14:textId="77777777" w:rsidR="00A71F46" w:rsidRDefault="00A71F46" w:rsidP="00A71F46">
      <w:pPr>
        <w:pStyle w:val="Code"/>
        <w:spacing w:line="259" w:lineRule="auto"/>
        <w:rPr>
          <w:ins w:id="9858" w:author="Andreas Kuehne" w:date="2019-05-31T12:40:00Z"/>
        </w:rPr>
      </w:pPr>
      <w:ins w:id="9859" w:author="Andreas Kuehne" w:date="2019-05-31T12:40:00Z">
        <w:r>
          <w:rPr>
            <w:color w:val="31849B" w:themeColor="accent5" w:themeShade="BF"/>
          </w:rPr>
          <w:t xml:space="preserve">      "type"</w:t>
        </w:r>
        <w:r>
          <w:t xml:space="preserve">: </w:t>
        </w:r>
        <w:r>
          <w:rPr>
            <w:color w:val="244061" w:themeColor="accent1" w:themeShade="80"/>
          </w:rPr>
          <w:t>"string"</w:t>
        </w:r>
      </w:ins>
    </w:p>
    <w:p w14:paraId="217BB552" w14:textId="77777777" w:rsidR="00A71F46" w:rsidRDefault="00A71F46" w:rsidP="00A71F46">
      <w:pPr>
        <w:pStyle w:val="Code"/>
        <w:spacing w:line="259" w:lineRule="auto"/>
        <w:rPr>
          <w:ins w:id="9860" w:author="Andreas Kuehne" w:date="2019-05-31T12:40:00Z"/>
        </w:rPr>
      </w:pPr>
      <w:ins w:id="9861" w:author="Andreas Kuehne" w:date="2019-05-31T12:40:00Z">
        <w:r>
          <w:t xml:space="preserve">    },</w:t>
        </w:r>
      </w:ins>
    </w:p>
    <w:p w14:paraId="21E7E155" w14:textId="77777777" w:rsidR="00A71F46" w:rsidRDefault="00A71F46" w:rsidP="00A71F46">
      <w:pPr>
        <w:pStyle w:val="Code"/>
        <w:spacing w:line="259" w:lineRule="auto"/>
        <w:rPr>
          <w:ins w:id="9862" w:author="Andreas Kuehne" w:date="2019-05-31T12:40:00Z"/>
        </w:rPr>
      </w:pPr>
      <w:ins w:id="9863" w:author="Andreas Kuehne" w:date="2019-05-31T12:40:00Z">
        <w:r>
          <w:rPr>
            <w:color w:val="31849B" w:themeColor="accent5" w:themeShade="BF"/>
          </w:rPr>
          <w:lastRenderedPageBreak/>
          <w:t xml:space="preserve">    "xPath"</w:t>
        </w:r>
        <w:r>
          <w:t>: {</w:t>
        </w:r>
      </w:ins>
    </w:p>
    <w:p w14:paraId="57BC4BD9" w14:textId="77777777" w:rsidR="00A71F46" w:rsidRDefault="00A71F46" w:rsidP="00A71F46">
      <w:pPr>
        <w:pStyle w:val="Code"/>
        <w:spacing w:line="259" w:lineRule="auto"/>
        <w:rPr>
          <w:ins w:id="9864" w:author="Andreas Kuehne" w:date="2019-05-31T12:40:00Z"/>
        </w:rPr>
      </w:pPr>
      <w:ins w:id="9865" w:author="Andreas Kuehne" w:date="2019-05-31T12:40:00Z">
        <w:r>
          <w:rPr>
            <w:color w:val="31849B" w:themeColor="accent5" w:themeShade="BF"/>
          </w:rPr>
          <w:t xml:space="preserve">      "type"</w:t>
        </w:r>
        <w:r>
          <w:t xml:space="preserve">: </w:t>
        </w:r>
        <w:r>
          <w:rPr>
            <w:color w:val="244061" w:themeColor="accent1" w:themeShade="80"/>
          </w:rPr>
          <w:t>"array",</w:t>
        </w:r>
      </w:ins>
    </w:p>
    <w:p w14:paraId="6DB6B918" w14:textId="77777777" w:rsidR="00A71F46" w:rsidRDefault="00A71F46" w:rsidP="00A71F46">
      <w:pPr>
        <w:pStyle w:val="Code"/>
        <w:spacing w:line="259" w:lineRule="auto"/>
        <w:rPr>
          <w:ins w:id="9866" w:author="Andreas Kuehne" w:date="2019-05-31T12:40:00Z"/>
        </w:rPr>
      </w:pPr>
      <w:ins w:id="9867" w:author="Andreas Kuehne" w:date="2019-05-31T12:40:00Z">
        <w:r>
          <w:rPr>
            <w:color w:val="31849B" w:themeColor="accent5" w:themeShade="BF"/>
          </w:rPr>
          <w:t xml:space="preserve">      "items"</w:t>
        </w:r>
        <w:r>
          <w:t>: {</w:t>
        </w:r>
      </w:ins>
    </w:p>
    <w:p w14:paraId="15E7B1D3" w14:textId="77777777" w:rsidR="00A71F46" w:rsidRDefault="00A71F46" w:rsidP="00A71F46">
      <w:pPr>
        <w:pStyle w:val="Code"/>
        <w:spacing w:line="259" w:lineRule="auto"/>
        <w:rPr>
          <w:ins w:id="9868" w:author="Andreas Kuehne" w:date="2019-05-31T12:40:00Z"/>
        </w:rPr>
      </w:pPr>
      <w:ins w:id="9869" w:author="Andreas Kuehne" w:date="2019-05-31T12:40:00Z">
        <w:r>
          <w:rPr>
            <w:color w:val="31849B" w:themeColor="accent5" w:themeShade="BF"/>
          </w:rPr>
          <w:t xml:space="preserve">        "type"</w:t>
        </w:r>
        <w:r>
          <w:t xml:space="preserve">: </w:t>
        </w:r>
        <w:r>
          <w:rPr>
            <w:color w:val="244061" w:themeColor="accent1" w:themeShade="80"/>
          </w:rPr>
          <w:t>"string"</w:t>
        </w:r>
      </w:ins>
    </w:p>
    <w:p w14:paraId="749DB8E7" w14:textId="77777777" w:rsidR="00A71F46" w:rsidRDefault="00A71F46" w:rsidP="00A71F46">
      <w:pPr>
        <w:pStyle w:val="Code"/>
        <w:spacing w:line="259" w:lineRule="auto"/>
        <w:rPr>
          <w:ins w:id="9870" w:author="Andreas Kuehne" w:date="2019-05-31T12:40:00Z"/>
        </w:rPr>
      </w:pPr>
      <w:ins w:id="9871" w:author="Andreas Kuehne" w:date="2019-05-31T12:40:00Z">
        <w:r>
          <w:t xml:space="preserve">      }</w:t>
        </w:r>
      </w:ins>
    </w:p>
    <w:p w14:paraId="61CB5A2C" w14:textId="77777777" w:rsidR="00A71F46" w:rsidRDefault="00A71F46" w:rsidP="00A71F46">
      <w:pPr>
        <w:pStyle w:val="Code"/>
        <w:spacing w:line="259" w:lineRule="auto"/>
        <w:rPr>
          <w:ins w:id="9872" w:author="Andreas Kuehne" w:date="2019-05-31T12:40:00Z"/>
        </w:rPr>
      </w:pPr>
      <w:ins w:id="9873" w:author="Andreas Kuehne" w:date="2019-05-31T12:40:00Z">
        <w:r>
          <w:t xml:space="preserve">    },</w:t>
        </w:r>
      </w:ins>
    </w:p>
    <w:p w14:paraId="514F2552" w14:textId="77777777" w:rsidR="00A71F46" w:rsidRDefault="00A71F46" w:rsidP="00A71F46">
      <w:pPr>
        <w:pStyle w:val="Code"/>
        <w:spacing w:line="259" w:lineRule="auto"/>
        <w:rPr>
          <w:ins w:id="9874" w:author="Andreas Kuehne" w:date="2019-05-31T12:40:00Z"/>
        </w:rPr>
      </w:pPr>
      <w:ins w:id="9875" w:author="Andreas Kuehne" w:date="2019-05-31T12:40:00Z">
        <w:r>
          <w:rPr>
            <w:color w:val="31849B" w:themeColor="accent5" w:themeShade="BF"/>
          </w:rPr>
          <w:t xml:space="preserve">    "nsDecl"</w:t>
        </w:r>
        <w:r>
          <w:t>: {</w:t>
        </w:r>
      </w:ins>
    </w:p>
    <w:p w14:paraId="6457A4BC" w14:textId="77777777" w:rsidR="00A71F46" w:rsidRDefault="00A71F46" w:rsidP="00A71F46">
      <w:pPr>
        <w:pStyle w:val="Code"/>
        <w:spacing w:line="259" w:lineRule="auto"/>
        <w:rPr>
          <w:ins w:id="9876" w:author="Andreas Kuehne" w:date="2019-05-31T12:40:00Z"/>
        </w:rPr>
      </w:pPr>
      <w:ins w:id="9877" w:author="Andreas Kuehne" w:date="2019-05-31T12:40:00Z">
        <w:r>
          <w:rPr>
            <w:color w:val="31849B" w:themeColor="accent5" w:themeShade="BF"/>
          </w:rPr>
          <w:t xml:space="preserve">      "type"</w:t>
        </w:r>
        <w:r>
          <w:t xml:space="preserve">: </w:t>
        </w:r>
        <w:r>
          <w:rPr>
            <w:color w:val="244061" w:themeColor="accent1" w:themeShade="80"/>
          </w:rPr>
          <w:t>"array",</w:t>
        </w:r>
      </w:ins>
    </w:p>
    <w:p w14:paraId="1157BA5C" w14:textId="77777777" w:rsidR="00A71F46" w:rsidRDefault="00A71F46" w:rsidP="00A71F46">
      <w:pPr>
        <w:pStyle w:val="Code"/>
        <w:spacing w:line="259" w:lineRule="auto"/>
        <w:rPr>
          <w:ins w:id="9878" w:author="Andreas Kuehne" w:date="2019-05-31T12:40:00Z"/>
        </w:rPr>
      </w:pPr>
      <w:ins w:id="9879" w:author="Andreas Kuehne" w:date="2019-05-31T12:40:00Z">
        <w:r>
          <w:rPr>
            <w:color w:val="31849B" w:themeColor="accent5" w:themeShade="BF"/>
          </w:rPr>
          <w:t xml:space="preserve">      "items"</w:t>
        </w:r>
        <w:r>
          <w:t>: {</w:t>
        </w:r>
      </w:ins>
    </w:p>
    <w:p w14:paraId="6D950AC6" w14:textId="77777777" w:rsidR="00A71F46" w:rsidRDefault="00A71F46" w:rsidP="00A71F46">
      <w:pPr>
        <w:pStyle w:val="Code"/>
        <w:spacing w:line="259" w:lineRule="auto"/>
        <w:rPr>
          <w:ins w:id="9880" w:author="Andreas Kuehne" w:date="2019-05-31T12:40:00Z"/>
        </w:rPr>
      </w:pPr>
      <w:ins w:id="9881"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9CB4658" w14:textId="77777777" w:rsidR="00A71F46" w:rsidRDefault="00A71F46" w:rsidP="00A71F46">
      <w:pPr>
        <w:pStyle w:val="Code"/>
        <w:spacing w:line="259" w:lineRule="auto"/>
        <w:rPr>
          <w:ins w:id="9882" w:author="Andreas Kuehne" w:date="2019-05-31T12:40:00Z"/>
        </w:rPr>
      </w:pPr>
      <w:ins w:id="9883" w:author="Andreas Kuehne" w:date="2019-05-31T12:40:00Z">
        <w:r>
          <w:t xml:space="preserve">      }</w:t>
        </w:r>
      </w:ins>
    </w:p>
    <w:p w14:paraId="56564D8C" w14:textId="77777777" w:rsidR="00A71F46" w:rsidRDefault="00A71F46" w:rsidP="00A71F46">
      <w:pPr>
        <w:pStyle w:val="Code"/>
        <w:spacing w:line="259" w:lineRule="auto"/>
        <w:rPr>
          <w:ins w:id="9884" w:author="Andreas Kuehne" w:date="2019-05-31T12:40:00Z"/>
        </w:rPr>
      </w:pPr>
      <w:ins w:id="9885" w:author="Andreas Kuehne" w:date="2019-05-31T12:40:00Z">
        <w:r>
          <w:t xml:space="preserve">    },</w:t>
        </w:r>
      </w:ins>
    </w:p>
    <w:p w14:paraId="47E9DAD0" w14:textId="77777777" w:rsidR="00A71F46" w:rsidRDefault="00A71F46" w:rsidP="00A71F46">
      <w:pPr>
        <w:pStyle w:val="Code"/>
        <w:spacing w:line="259" w:lineRule="auto"/>
        <w:rPr>
          <w:ins w:id="9886" w:author="Andreas Kuehne" w:date="2019-05-31T12:40:00Z"/>
        </w:rPr>
      </w:pPr>
      <w:ins w:id="9887" w:author="Andreas Kuehne" w:date="2019-05-31T12:40:00Z">
        <w:r>
          <w:rPr>
            <w:color w:val="31849B" w:themeColor="accent5" w:themeShade="BF"/>
          </w:rPr>
          <w:t xml:space="preserve">    "alg"</w:t>
        </w:r>
        <w:r>
          <w:t>: {</w:t>
        </w:r>
      </w:ins>
    </w:p>
    <w:p w14:paraId="717C2711" w14:textId="77777777" w:rsidR="00A71F46" w:rsidRDefault="00A71F46" w:rsidP="00A71F46">
      <w:pPr>
        <w:pStyle w:val="Code"/>
        <w:spacing w:line="259" w:lineRule="auto"/>
        <w:rPr>
          <w:ins w:id="9888" w:author="Andreas Kuehne" w:date="2019-05-31T12:40:00Z"/>
        </w:rPr>
      </w:pPr>
      <w:ins w:id="9889" w:author="Andreas Kuehne" w:date="2019-05-31T12:40:00Z">
        <w:r>
          <w:rPr>
            <w:color w:val="31849B" w:themeColor="accent5" w:themeShade="BF"/>
          </w:rPr>
          <w:t xml:space="preserve">      "type"</w:t>
        </w:r>
        <w:r>
          <w:t xml:space="preserve">: </w:t>
        </w:r>
        <w:r>
          <w:rPr>
            <w:color w:val="244061" w:themeColor="accent1" w:themeShade="80"/>
          </w:rPr>
          <w:t>"string"</w:t>
        </w:r>
      </w:ins>
    </w:p>
    <w:p w14:paraId="42F39848" w14:textId="77777777" w:rsidR="00A71F46" w:rsidRDefault="00A71F46" w:rsidP="00A71F46">
      <w:pPr>
        <w:pStyle w:val="Code"/>
        <w:spacing w:line="259" w:lineRule="auto"/>
        <w:rPr>
          <w:ins w:id="9890" w:author="Andreas Kuehne" w:date="2019-05-31T12:40:00Z"/>
        </w:rPr>
      </w:pPr>
      <w:ins w:id="9891" w:author="Andreas Kuehne" w:date="2019-05-31T12:40:00Z">
        <w:r>
          <w:t xml:space="preserve">    }</w:t>
        </w:r>
      </w:ins>
    </w:p>
    <w:p w14:paraId="1625EB95" w14:textId="77777777" w:rsidR="00A71F46" w:rsidRDefault="00A71F46" w:rsidP="00A71F46">
      <w:pPr>
        <w:pStyle w:val="Code"/>
        <w:spacing w:line="259" w:lineRule="auto"/>
        <w:rPr>
          <w:ins w:id="9892" w:author="Andreas Kuehne" w:date="2019-05-31T12:40:00Z"/>
        </w:rPr>
      </w:pPr>
      <w:ins w:id="9893" w:author="Andreas Kuehne" w:date="2019-05-31T12:40:00Z">
        <w:r>
          <w:t xml:space="preserve">  },</w:t>
        </w:r>
      </w:ins>
    </w:p>
    <w:p w14:paraId="47CB7C69" w14:textId="77777777" w:rsidR="00A71F46" w:rsidRDefault="00A71F46" w:rsidP="00A71F46">
      <w:pPr>
        <w:pStyle w:val="Code"/>
        <w:spacing w:line="259" w:lineRule="auto"/>
        <w:rPr>
          <w:ins w:id="9894" w:author="Andreas Kuehne" w:date="2019-05-31T12:40:00Z"/>
        </w:rPr>
      </w:pPr>
      <w:ins w:id="9895" w:author="Andreas Kuehne" w:date="2019-05-31T12:40:00Z">
        <w:r>
          <w:rPr>
            <w:color w:val="31849B" w:themeColor="accent5" w:themeShade="BF"/>
          </w:rPr>
          <w:t xml:space="preserve">  "required"</w:t>
        </w:r>
        <w:r>
          <w:t>: [</w:t>
        </w:r>
        <w:r>
          <w:rPr>
            <w:color w:val="244061" w:themeColor="accent1" w:themeShade="80"/>
          </w:rPr>
          <w:t>"alg"</w:t>
        </w:r>
        <w:r>
          <w:t>]</w:t>
        </w:r>
      </w:ins>
    </w:p>
    <w:p w14:paraId="64709458" w14:textId="77777777" w:rsidR="00A71F46" w:rsidRDefault="00A71F46" w:rsidP="00A71F46">
      <w:pPr>
        <w:pStyle w:val="Code"/>
        <w:spacing w:line="259" w:lineRule="auto"/>
        <w:rPr>
          <w:ins w:id="9896" w:author="Andreas Kuehne" w:date="2019-05-31T12:40:00Z"/>
        </w:rPr>
      </w:pPr>
      <w:ins w:id="9897" w:author="Andreas Kuehne" w:date="2019-05-31T12:40:00Z">
        <w:r>
          <w:t>}</w:t>
        </w:r>
      </w:ins>
    </w:p>
    <w:p w14:paraId="4DF7E9C1" w14:textId="77777777" w:rsidR="00A71F46" w:rsidRDefault="00A71F46" w:rsidP="00A71F46">
      <w:pPr>
        <w:rPr>
          <w:ins w:id="9898" w:author="Andreas Kuehne" w:date="2019-05-31T12:40:00Z"/>
        </w:rPr>
      </w:pPr>
      <w:customXmlInsRangeStart w:id="9899" w:author="Andreas Kuehne" w:date="2019-05-31T12:40:00Z"/>
      <w:sdt>
        <w:sdtPr>
          <w:tag w:val="dsigrw-TransformType.-jsonSchema"/>
          <w:id w:val="-1702929865"/>
          <w:showingPlcHdr/>
        </w:sdtPr>
        <w:sdtContent>
          <w:customXmlInsRangeEnd w:id="9899"/>
          <w:ins w:id="9900" w:author="Andreas Kuehne" w:date="2019-05-31T12:40:00Z">
            <w:r>
              <w:rPr>
                <w:color w:val="19D131"/>
              </w:rPr>
              <w:t>[component Transform JSON schema details]</w:t>
            </w:r>
          </w:ins>
          <w:customXmlInsRangeStart w:id="9901" w:author="Andreas Kuehne" w:date="2019-05-31T12:40:00Z"/>
        </w:sdtContent>
      </w:sdt>
      <w:customXmlInsRangeEnd w:id="9901"/>
    </w:p>
    <w:p w14:paraId="3ACF7FA2" w14:textId="77777777" w:rsidR="00A71F46" w:rsidRDefault="00A71F46" w:rsidP="00A71F46">
      <w:pPr>
        <w:pStyle w:val="berschrift4"/>
        <w:numPr>
          <w:ilvl w:val="3"/>
          <w:numId w:val="3"/>
        </w:numPr>
        <w:rPr>
          <w:ins w:id="9902" w:author="Andreas Kuehne" w:date="2019-05-31T12:40:00Z"/>
        </w:rPr>
      </w:pPr>
      <w:ins w:id="9903" w:author="Andreas Kuehne" w:date="2019-05-31T12:40:00Z">
        <w:r>
          <w:t>Transform – XML Syntax</w:t>
        </w:r>
      </w:ins>
    </w:p>
    <w:p w14:paraId="4560409E" w14:textId="77777777" w:rsidR="00A71F46" w:rsidRPr="5404FA76" w:rsidRDefault="00A71F46" w:rsidP="00A71F46">
      <w:pPr>
        <w:rPr>
          <w:ins w:id="9904" w:author="Andreas Kuehne" w:date="2019-05-31T12:40:00Z"/>
        </w:rPr>
      </w:pPr>
      <w:ins w:id="9905"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t xml:space="preserve"> The original definition of this element uses the 'mixed' content attribute. To support non-XML syntax using a common object model the attribute is dropped and a 'value' component is introduced.</w:t>
        </w:r>
        <w:r w:rsidRPr="0CCF9147">
          <w:t xml:space="preserve">The XML type </w:t>
        </w:r>
        <w:r w:rsidRPr="002062A5">
          <w:rPr>
            <w:rFonts w:ascii="Courier New" w:eastAsia="Courier New" w:hAnsi="Courier New" w:cs="Courier New"/>
          </w:rPr>
          <w:t>TransformType</w:t>
        </w:r>
        <w:r w:rsidRPr="0CCF9147">
          <w:t xml:space="preserve"> SHALL implement the requirements defined in the </w:t>
        </w:r>
        <w:r w:rsidRPr="002062A5">
          <w:rPr>
            <w:rFonts w:ascii="Courier New" w:eastAsia="Courier New" w:hAnsi="Courier New" w:cs="Courier New"/>
          </w:rPr>
          <w:t>Transform</w:t>
        </w:r>
        <w:r>
          <w:t xml:space="preserve"> </w:t>
        </w:r>
        <w:r w:rsidRPr="005A6FFD">
          <w:t>component.</w:t>
        </w:r>
      </w:ins>
    </w:p>
    <w:p w14:paraId="189BD447" w14:textId="77777777" w:rsidR="00A71F46" w:rsidRDefault="00A71F46" w:rsidP="00A71F46">
      <w:pPr>
        <w:rPr>
          <w:ins w:id="9906" w:author="Andreas Kuehne" w:date="2019-05-31T12:40:00Z"/>
        </w:rPr>
      </w:pPr>
      <w:ins w:id="9907" w:author="Andreas Kuehne" w:date="2019-05-31T12:40:00Z">
        <w:r w:rsidRPr="005A6FFD">
          <w:rPr>
            <w:rFonts w:eastAsia="Arial"/>
          </w:rPr>
          <w:t xml:space="preserve">The </w:t>
        </w:r>
        <w:r w:rsidRPr="002062A5">
          <w:rPr>
            <w:rFonts w:ascii="Courier New" w:eastAsia="Courier New" w:hAnsi="Courier New" w:cs="Courier New"/>
          </w:rPr>
          <w:t>TransformType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2D2B6A55" w14:textId="77777777" w:rsidR="00A71F46" w:rsidRDefault="00A71F46" w:rsidP="00A71F46">
      <w:pPr>
        <w:pStyle w:val="Code"/>
        <w:rPr>
          <w:ins w:id="9908" w:author="Andreas Kuehne" w:date="2019-05-31T12:40:00Z"/>
        </w:rPr>
      </w:pPr>
      <w:ins w:id="990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TransformType</w:t>
        </w:r>
        <w:r>
          <w:rPr>
            <w:color w:val="943634" w:themeColor="accent2" w:themeShade="BF"/>
          </w:rPr>
          <w:t>"</w:t>
        </w:r>
        <w:r>
          <w:rPr>
            <w:color w:val="31849B" w:themeColor="accent5" w:themeShade="BF"/>
          </w:rPr>
          <w:t>&gt;</w:t>
        </w:r>
      </w:ins>
    </w:p>
    <w:p w14:paraId="759AFDBE" w14:textId="77777777" w:rsidR="00A71F46" w:rsidRDefault="00A71F46" w:rsidP="00A71F46">
      <w:pPr>
        <w:pStyle w:val="Code"/>
        <w:rPr>
          <w:ins w:id="9910" w:author="Andreas Kuehne" w:date="2019-05-31T12:40:00Z"/>
        </w:rPr>
      </w:pPr>
      <w:ins w:id="9911" w:author="Andreas Kuehne" w:date="2019-05-31T12:40:00Z">
        <w:r>
          <w:rPr>
            <w:color w:val="31849B" w:themeColor="accent5" w:themeShade="BF"/>
          </w:rPr>
          <w:t xml:space="preserve">  &lt;xs:sequence&gt;</w:t>
        </w:r>
      </w:ins>
    </w:p>
    <w:p w14:paraId="56054B12" w14:textId="77777777" w:rsidR="00A71F46" w:rsidRDefault="00A71F46" w:rsidP="00A71F46">
      <w:pPr>
        <w:pStyle w:val="Code"/>
        <w:rPr>
          <w:ins w:id="9912" w:author="Andreas Kuehne" w:date="2019-05-31T12:40:00Z"/>
        </w:rPr>
      </w:pPr>
      <w:ins w:id="991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1DE4DB" w14:textId="77777777" w:rsidR="00A71F46" w:rsidRDefault="00A71F46" w:rsidP="00A71F46">
      <w:pPr>
        <w:pStyle w:val="Code"/>
        <w:rPr>
          <w:ins w:id="9914" w:author="Andreas Kuehne" w:date="2019-05-31T12:40:00Z"/>
        </w:rPr>
      </w:pPr>
      <w:ins w:id="99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9E16DF1" w14:textId="77777777" w:rsidR="00A71F46" w:rsidRDefault="00A71F46" w:rsidP="00A71F46">
      <w:pPr>
        <w:pStyle w:val="Code"/>
        <w:rPr>
          <w:ins w:id="9916" w:author="Andreas Kuehne" w:date="2019-05-31T12:40:00Z"/>
        </w:rPr>
      </w:pPr>
      <w:ins w:id="991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8437BDC" w14:textId="77777777" w:rsidR="00A71F46" w:rsidRDefault="00A71F46" w:rsidP="00A71F46">
      <w:pPr>
        <w:pStyle w:val="Code"/>
        <w:rPr>
          <w:ins w:id="9918" w:author="Andreas Kuehne" w:date="2019-05-31T12:40:00Z"/>
        </w:rPr>
      </w:pPr>
      <w:ins w:id="991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FF3816F" w14:textId="77777777" w:rsidR="00A71F46" w:rsidRDefault="00A71F46" w:rsidP="00A71F46">
      <w:pPr>
        <w:pStyle w:val="Code"/>
        <w:rPr>
          <w:ins w:id="9920" w:author="Andreas Kuehne" w:date="2019-05-31T12:40:00Z"/>
        </w:rPr>
      </w:pPr>
      <w:ins w:id="9921" w:author="Andreas Kuehne" w:date="2019-05-31T12:40:00Z">
        <w:r>
          <w:rPr>
            <w:color w:val="31849B" w:themeColor="accent5" w:themeShade="BF"/>
          </w:rPr>
          <w:t xml:space="preserve">  &lt;/xs:sequence&gt;</w:t>
        </w:r>
      </w:ins>
    </w:p>
    <w:p w14:paraId="1BB9695A" w14:textId="77777777" w:rsidR="00A71F46" w:rsidRDefault="00A71F46" w:rsidP="00A71F46">
      <w:pPr>
        <w:pStyle w:val="Code"/>
        <w:rPr>
          <w:ins w:id="9922" w:author="Andreas Kuehne" w:date="2019-05-31T12:40:00Z"/>
        </w:rPr>
      </w:pPr>
      <w:ins w:id="992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30B55FF" w14:textId="77777777" w:rsidR="00A71F46" w:rsidRDefault="00A71F46" w:rsidP="00A71F46">
      <w:pPr>
        <w:pStyle w:val="Code"/>
        <w:rPr>
          <w:ins w:id="9924" w:author="Andreas Kuehne" w:date="2019-05-31T12:40:00Z"/>
        </w:rPr>
      </w:pPr>
      <w:ins w:id="9925" w:author="Andreas Kuehne" w:date="2019-05-31T12:40:00Z">
        <w:r>
          <w:rPr>
            <w:color w:val="31849B" w:themeColor="accent5" w:themeShade="BF"/>
          </w:rPr>
          <w:t>&lt;/xs:complexType&gt;</w:t>
        </w:r>
      </w:ins>
    </w:p>
    <w:p w14:paraId="54EEE93C" w14:textId="77777777" w:rsidR="00A71F46" w:rsidRDefault="00A71F46" w:rsidP="00A71F46">
      <w:pPr>
        <w:spacing w:line="259" w:lineRule="auto"/>
        <w:rPr>
          <w:ins w:id="9926" w:author="Andreas Kuehne" w:date="2019-05-31T12:40:00Z"/>
        </w:rPr>
      </w:pPr>
      <w:ins w:id="9927" w:author="Andreas Kuehne" w:date="2019-05-31T12:40:00Z">
        <w:r>
          <w:t>Each child element of</w:t>
        </w:r>
        <w:r w:rsidRPr="71C71F8C">
          <w:t xml:space="preserve"> </w:t>
        </w:r>
        <w:r w:rsidRPr="002062A5">
          <w:rPr>
            <w:rFonts w:ascii="Courier New" w:eastAsia="Courier New" w:hAnsi="Courier New" w:cs="Courier New"/>
          </w:rPr>
          <w:t>TransformType</w:t>
        </w:r>
        <w:r w:rsidRPr="71C71F8C">
          <w:t xml:space="preserve"> </w:t>
        </w:r>
        <w:r>
          <w:t xml:space="preserve">XML element SHALL implement in XML syntax the sub-component that has a name equal to its local name. </w:t>
        </w:r>
      </w:ins>
      <w:customXmlInsRangeStart w:id="9928" w:author="Andreas Kuehne" w:date="2019-05-31T12:40:00Z"/>
      <w:sdt>
        <w:sdtPr>
          <w:tag w:val="dsigrw-TransformType.-xmlSchema"/>
          <w:id w:val="1423300702"/>
          <w:showingPlcHdr/>
        </w:sdtPr>
        <w:sdtContent>
          <w:customXmlInsRangeEnd w:id="9928"/>
          <w:ins w:id="9929" w:author="Andreas Kuehne" w:date="2019-05-31T12:40:00Z">
            <w:r>
              <w:rPr>
                <w:color w:val="19D131"/>
              </w:rPr>
              <w:t>[component Transform XML schema details]</w:t>
            </w:r>
          </w:ins>
          <w:customXmlInsRangeStart w:id="9930" w:author="Andreas Kuehne" w:date="2019-05-31T12:40:00Z"/>
        </w:sdtContent>
      </w:sdt>
      <w:customXmlInsRangeEnd w:id="9930"/>
    </w:p>
    <w:p w14:paraId="6C767537" w14:textId="77777777" w:rsidR="00A71F46" w:rsidRDefault="00A71F46" w:rsidP="00A71F46">
      <w:pPr>
        <w:pStyle w:val="berschrift2"/>
        <w:numPr>
          <w:ilvl w:val="1"/>
          <w:numId w:val="3"/>
        </w:numPr>
        <w:rPr>
          <w:ins w:id="9931" w:author="Andreas Kuehne" w:date="2019-05-31T12:40:00Z"/>
        </w:rPr>
      </w:pPr>
      <w:ins w:id="9932" w:author="Andreas Kuehne" w:date="2019-05-31T12:40:00Z">
        <w:r>
          <w:t>Element / JSON name lookup tables</w:t>
        </w:r>
      </w:ins>
    </w:p>
    <w:p w14:paraId="177BB7B1" w14:textId="77777777" w:rsidR="00A71F46" w:rsidRDefault="00A71F46" w:rsidP="00A71F46">
      <w:pPr>
        <w:rPr>
          <w:ins w:id="9933" w:author="Andreas Kuehne" w:date="2019-05-31T12:40:00Z"/>
        </w:rPr>
      </w:pPr>
      <w:ins w:id="9934" w:author="Andreas Kuehne" w:date="2019-05-31T12:40:00Z">
        <w:r>
          <w:t>The subsequent table allows to find the names of a component's element for a given JSON member name.</w:t>
        </w:r>
      </w:ins>
    </w:p>
    <w:tbl>
      <w:tblPr>
        <w:tblStyle w:val="Gitternetztabelle1hell1"/>
        <w:tblW w:w="0" w:type="auto"/>
        <w:tblLook w:val="04A0" w:firstRow="1" w:lastRow="0" w:firstColumn="1" w:lastColumn="0" w:noHBand="0" w:noVBand="1"/>
      </w:tblPr>
      <w:tblGrid>
        <w:gridCol w:w="4675"/>
        <w:gridCol w:w="4675"/>
      </w:tblGrid>
      <w:tr w:rsidR="00A71F46" w14:paraId="6528C522" w14:textId="77777777" w:rsidTr="00A71F46">
        <w:trPr>
          <w:cnfStyle w:val="100000000000" w:firstRow="1" w:lastRow="0" w:firstColumn="0" w:lastColumn="0" w:oddVBand="0" w:evenVBand="0" w:oddHBand="0" w:evenHBand="0" w:firstRowFirstColumn="0" w:firstRowLastColumn="0" w:lastRowFirstColumn="0" w:lastRowLastColumn="0"/>
          <w:ins w:id="99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42CCC2" w14:textId="77777777" w:rsidR="00A71F46" w:rsidRDefault="00A71F46" w:rsidP="00A71F46">
            <w:pPr>
              <w:pStyle w:val="Beschriftung"/>
              <w:rPr>
                <w:ins w:id="9936" w:author="Andreas Kuehne" w:date="2019-05-31T12:40:00Z"/>
              </w:rPr>
            </w:pPr>
            <w:ins w:id="9937" w:author="Andreas Kuehne" w:date="2019-05-31T12:40:00Z">
              <w:r>
                <w:t>JSON member name</w:t>
              </w:r>
            </w:ins>
          </w:p>
        </w:tc>
        <w:tc>
          <w:tcPr>
            <w:tcW w:w="4675" w:type="dxa"/>
          </w:tcPr>
          <w:p w14:paraId="1DB5DE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938" w:author="Andreas Kuehne" w:date="2019-05-31T12:40:00Z"/>
              </w:rPr>
            </w:pPr>
            <w:ins w:id="9939" w:author="Andreas Kuehne" w:date="2019-05-31T12:40:00Z">
              <w:r>
                <w:t>mapped from element name</w:t>
              </w:r>
            </w:ins>
          </w:p>
        </w:tc>
      </w:tr>
      <w:tr w:rsidR="00A71F46" w14:paraId="32C4824E" w14:textId="77777777" w:rsidTr="00A71F46">
        <w:trPr>
          <w:ins w:id="99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1F8AC2" w14:textId="77777777" w:rsidR="00A71F46" w:rsidRPr="002062A5" w:rsidRDefault="00A71F46" w:rsidP="00A71F46">
            <w:pPr>
              <w:pStyle w:val="Beschriftung"/>
              <w:rPr>
                <w:ins w:id="9941" w:author="Andreas Kuehne" w:date="2019-05-31T12:40:00Z"/>
                <w:rStyle w:val="Datatype"/>
                <w:b w:val="0"/>
                <w:bCs w:val="0"/>
              </w:rPr>
            </w:pPr>
            <w:ins w:id="9942" w:author="Andreas Kuehne" w:date="2019-05-31T12:40:00Z">
              <w:r w:rsidRPr="002062A5">
                <w:rPr>
                  <w:rStyle w:val="Datatype"/>
                </w:rPr>
                <w:t>additionalTimeInfo</w:t>
              </w:r>
            </w:ins>
          </w:p>
        </w:tc>
        <w:tc>
          <w:tcPr>
            <w:tcW w:w="4675" w:type="dxa"/>
          </w:tcPr>
          <w:p w14:paraId="1D1B1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43" w:author="Andreas Kuehne" w:date="2019-05-31T12:40:00Z"/>
                <w:rStyle w:val="Datatype"/>
              </w:rPr>
            </w:pPr>
            <w:ins w:id="9944" w:author="Andreas Kuehne" w:date="2019-05-31T12:40:00Z">
              <w:r w:rsidRPr="002062A5">
                <w:rPr>
                  <w:rStyle w:val="Datatype"/>
                </w:rPr>
                <w:t>AdditionalTimeInfo</w:t>
              </w:r>
            </w:ins>
          </w:p>
        </w:tc>
      </w:tr>
      <w:tr w:rsidR="00A71F46" w14:paraId="1386CAEC" w14:textId="77777777" w:rsidTr="00A71F46">
        <w:trPr>
          <w:ins w:id="99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C7B80A" w14:textId="77777777" w:rsidR="00A71F46" w:rsidRPr="002062A5" w:rsidRDefault="00A71F46" w:rsidP="00A71F46">
            <w:pPr>
              <w:pStyle w:val="Beschriftung"/>
              <w:rPr>
                <w:ins w:id="9946" w:author="Andreas Kuehne" w:date="2019-05-31T12:40:00Z"/>
                <w:rStyle w:val="Datatype"/>
                <w:b w:val="0"/>
                <w:bCs w:val="0"/>
              </w:rPr>
            </w:pPr>
            <w:ins w:id="9947" w:author="Andreas Kuehne" w:date="2019-05-31T12:40:00Z">
              <w:r w:rsidRPr="002062A5">
                <w:rPr>
                  <w:rStyle w:val="Datatype"/>
                </w:rPr>
                <w:t>addKeyInfo</w:t>
              </w:r>
            </w:ins>
          </w:p>
        </w:tc>
        <w:tc>
          <w:tcPr>
            <w:tcW w:w="4675" w:type="dxa"/>
          </w:tcPr>
          <w:p w14:paraId="03EC18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48" w:author="Andreas Kuehne" w:date="2019-05-31T12:40:00Z"/>
                <w:rStyle w:val="Datatype"/>
              </w:rPr>
            </w:pPr>
            <w:ins w:id="9949" w:author="Andreas Kuehne" w:date="2019-05-31T12:40:00Z">
              <w:r w:rsidRPr="002062A5">
                <w:rPr>
                  <w:rStyle w:val="Datatype"/>
                </w:rPr>
                <w:t>AdditionalKeyInfo</w:t>
              </w:r>
            </w:ins>
          </w:p>
        </w:tc>
      </w:tr>
      <w:tr w:rsidR="00A71F46" w14:paraId="51F9279E" w14:textId="77777777" w:rsidTr="00A71F46">
        <w:trPr>
          <w:ins w:id="99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2377A2" w14:textId="77777777" w:rsidR="00A71F46" w:rsidRPr="002062A5" w:rsidRDefault="00A71F46" w:rsidP="00A71F46">
            <w:pPr>
              <w:pStyle w:val="Beschriftung"/>
              <w:rPr>
                <w:ins w:id="9951" w:author="Andreas Kuehne" w:date="2019-05-31T12:40:00Z"/>
                <w:rStyle w:val="Datatype"/>
                <w:b w:val="0"/>
                <w:bCs w:val="0"/>
              </w:rPr>
            </w:pPr>
            <w:ins w:id="9952" w:author="Andreas Kuehne" w:date="2019-05-31T12:40:00Z">
              <w:r w:rsidRPr="002062A5">
                <w:rPr>
                  <w:rStyle w:val="Datatype"/>
                </w:rPr>
                <w:t>alg</w:t>
              </w:r>
            </w:ins>
          </w:p>
        </w:tc>
        <w:tc>
          <w:tcPr>
            <w:tcW w:w="4675" w:type="dxa"/>
          </w:tcPr>
          <w:p w14:paraId="2CB148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53" w:author="Andreas Kuehne" w:date="2019-05-31T12:40:00Z"/>
                <w:rStyle w:val="Datatype"/>
              </w:rPr>
            </w:pPr>
            <w:ins w:id="9954" w:author="Andreas Kuehne" w:date="2019-05-31T12:40:00Z">
              <w:r w:rsidRPr="002062A5">
                <w:rPr>
                  <w:rStyle w:val="Datatype"/>
                </w:rPr>
                <w:t>Algorithm</w:t>
              </w:r>
            </w:ins>
          </w:p>
          <w:p w14:paraId="283D47D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55" w:author="Andreas Kuehne" w:date="2019-05-31T12:40:00Z"/>
                <w:rStyle w:val="Datatype"/>
              </w:rPr>
            </w:pPr>
            <w:ins w:id="9956" w:author="Andreas Kuehne" w:date="2019-05-31T12:40:00Z">
              <w:r w:rsidRPr="002062A5">
                <w:rPr>
                  <w:rStyle w:val="Datatype"/>
                </w:rPr>
                <w:lastRenderedPageBreak/>
                <w:t>DigestMethod</w:t>
              </w:r>
            </w:ins>
          </w:p>
        </w:tc>
      </w:tr>
      <w:tr w:rsidR="00A71F46" w14:paraId="6ABB71A1" w14:textId="77777777" w:rsidTr="00A71F46">
        <w:trPr>
          <w:ins w:id="99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71BA8E" w14:textId="77777777" w:rsidR="00A71F46" w:rsidRPr="002062A5" w:rsidRDefault="00A71F46" w:rsidP="00A71F46">
            <w:pPr>
              <w:pStyle w:val="Beschriftung"/>
              <w:rPr>
                <w:ins w:id="9958" w:author="Andreas Kuehne" w:date="2019-05-31T12:40:00Z"/>
                <w:rStyle w:val="Datatype"/>
                <w:b w:val="0"/>
                <w:bCs w:val="0"/>
              </w:rPr>
            </w:pPr>
            <w:ins w:id="9959" w:author="Andreas Kuehne" w:date="2019-05-31T12:40:00Z">
              <w:r w:rsidRPr="002062A5">
                <w:rPr>
                  <w:rStyle w:val="Datatype"/>
                </w:rPr>
                <w:lastRenderedPageBreak/>
                <w:t>attRef</w:t>
              </w:r>
            </w:ins>
          </w:p>
        </w:tc>
        <w:tc>
          <w:tcPr>
            <w:tcW w:w="4675" w:type="dxa"/>
          </w:tcPr>
          <w:p w14:paraId="4C0EB17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60" w:author="Andreas Kuehne" w:date="2019-05-31T12:40:00Z"/>
                <w:rStyle w:val="Datatype"/>
              </w:rPr>
            </w:pPr>
            <w:ins w:id="9961" w:author="Andreas Kuehne" w:date="2019-05-31T12:40:00Z">
              <w:r w:rsidRPr="002062A5">
                <w:rPr>
                  <w:rStyle w:val="Datatype"/>
                </w:rPr>
                <w:t>AttRef</w:t>
              </w:r>
            </w:ins>
          </w:p>
        </w:tc>
      </w:tr>
      <w:tr w:rsidR="00A71F46" w14:paraId="524FC617" w14:textId="77777777" w:rsidTr="00A71F46">
        <w:trPr>
          <w:ins w:id="996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03254D" w14:textId="77777777" w:rsidR="00A71F46" w:rsidRPr="002062A5" w:rsidRDefault="00A71F46" w:rsidP="00A71F46">
            <w:pPr>
              <w:pStyle w:val="Beschriftung"/>
              <w:rPr>
                <w:ins w:id="9963" w:author="Andreas Kuehne" w:date="2019-05-31T12:40:00Z"/>
                <w:rStyle w:val="Datatype"/>
                <w:b w:val="0"/>
                <w:bCs w:val="0"/>
              </w:rPr>
            </w:pPr>
            <w:ins w:id="9964" w:author="Andreas Kuehne" w:date="2019-05-31T12:40:00Z">
              <w:r w:rsidRPr="002062A5">
                <w:rPr>
                  <w:rStyle w:val="Datatype"/>
                </w:rPr>
                <w:t>attURI</w:t>
              </w:r>
            </w:ins>
          </w:p>
        </w:tc>
        <w:tc>
          <w:tcPr>
            <w:tcW w:w="4675" w:type="dxa"/>
          </w:tcPr>
          <w:p w14:paraId="77BABF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65" w:author="Andreas Kuehne" w:date="2019-05-31T12:40:00Z"/>
                <w:rStyle w:val="Datatype"/>
              </w:rPr>
            </w:pPr>
            <w:ins w:id="9966" w:author="Andreas Kuehne" w:date="2019-05-31T12:40:00Z">
              <w:r w:rsidRPr="002062A5">
                <w:rPr>
                  <w:rStyle w:val="Datatype"/>
                </w:rPr>
                <w:t>AttRefURI</w:t>
              </w:r>
            </w:ins>
          </w:p>
        </w:tc>
      </w:tr>
      <w:tr w:rsidR="00A71F46" w14:paraId="1AB2623D" w14:textId="77777777" w:rsidTr="00A71F46">
        <w:trPr>
          <w:ins w:id="99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F516C" w14:textId="77777777" w:rsidR="00A71F46" w:rsidRPr="002062A5" w:rsidRDefault="00A71F46" w:rsidP="00A71F46">
            <w:pPr>
              <w:pStyle w:val="Beschriftung"/>
              <w:rPr>
                <w:ins w:id="9968" w:author="Andreas Kuehne" w:date="2019-05-31T12:40:00Z"/>
                <w:rStyle w:val="Datatype"/>
                <w:b w:val="0"/>
                <w:bCs w:val="0"/>
              </w:rPr>
            </w:pPr>
            <w:ins w:id="9969" w:author="Andreas Kuehne" w:date="2019-05-31T12:40:00Z">
              <w:r w:rsidRPr="002062A5">
                <w:rPr>
                  <w:rStyle w:val="Datatype"/>
                </w:rPr>
                <w:t>aud</w:t>
              </w:r>
            </w:ins>
          </w:p>
        </w:tc>
        <w:tc>
          <w:tcPr>
            <w:tcW w:w="4675" w:type="dxa"/>
          </w:tcPr>
          <w:p w14:paraId="1E937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70" w:author="Andreas Kuehne" w:date="2019-05-31T12:40:00Z"/>
                <w:rStyle w:val="Datatype"/>
              </w:rPr>
            </w:pPr>
            <w:ins w:id="9971" w:author="Andreas Kuehne" w:date="2019-05-31T12:40:00Z">
              <w:r w:rsidRPr="002062A5">
                <w:rPr>
                  <w:rStyle w:val="Datatype"/>
                </w:rPr>
                <w:t>IntendedAudience</w:t>
              </w:r>
            </w:ins>
          </w:p>
        </w:tc>
      </w:tr>
      <w:tr w:rsidR="00A71F46" w14:paraId="43E2924A" w14:textId="77777777" w:rsidTr="00A71F46">
        <w:trPr>
          <w:ins w:id="99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6F8D6F" w14:textId="77777777" w:rsidR="00A71F46" w:rsidRPr="002062A5" w:rsidRDefault="00A71F46" w:rsidP="00A71F46">
            <w:pPr>
              <w:pStyle w:val="Beschriftung"/>
              <w:rPr>
                <w:ins w:id="9973" w:author="Andreas Kuehne" w:date="2019-05-31T12:40:00Z"/>
                <w:rStyle w:val="Datatype"/>
                <w:b w:val="0"/>
                <w:bCs w:val="0"/>
              </w:rPr>
            </w:pPr>
            <w:ins w:id="9974" w:author="Andreas Kuehne" w:date="2019-05-31T12:40:00Z">
              <w:r w:rsidRPr="002062A5">
                <w:rPr>
                  <w:rStyle w:val="Datatype"/>
                </w:rPr>
                <w:t>augSig</w:t>
              </w:r>
            </w:ins>
          </w:p>
        </w:tc>
        <w:tc>
          <w:tcPr>
            <w:tcW w:w="4675" w:type="dxa"/>
          </w:tcPr>
          <w:p w14:paraId="7A91B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75" w:author="Andreas Kuehne" w:date="2019-05-31T12:40:00Z"/>
                <w:rStyle w:val="Datatype"/>
              </w:rPr>
            </w:pPr>
            <w:ins w:id="9976" w:author="Andreas Kuehne" w:date="2019-05-31T12:40:00Z">
              <w:r w:rsidRPr="002062A5">
                <w:rPr>
                  <w:rStyle w:val="Datatype"/>
                </w:rPr>
                <w:t>AugmentedSignature</w:t>
              </w:r>
            </w:ins>
          </w:p>
        </w:tc>
      </w:tr>
      <w:tr w:rsidR="00A71F46" w14:paraId="4FF8D332" w14:textId="77777777" w:rsidTr="00A71F46">
        <w:trPr>
          <w:ins w:id="99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130702" w14:textId="77777777" w:rsidR="00A71F46" w:rsidRPr="002062A5" w:rsidRDefault="00A71F46" w:rsidP="00A71F46">
            <w:pPr>
              <w:pStyle w:val="Beschriftung"/>
              <w:rPr>
                <w:ins w:id="9978" w:author="Andreas Kuehne" w:date="2019-05-31T12:40:00Z"/>
                <w:rStyle w:val="Datatype"/>
                <w:b w:val="0"/>
                <w:bCs w:val="0"/>
              </w:rPr>
            </w:pPr>
            <w:ins w:id="9979" w:author="Andreas Kuehne" w:date="2019-05-31T12:40:00Z">
              <w:r w:rsidRPr="002062A5">
                <w:rPr>
                  <w:rStyle w:val="Datatype"/>
                </w:rPr>
                <w:t>b64Content</w:t>
              </w:r>
            </w:ins>
          </w:p>
        </w:tc>
        <w:tc>
          <w:tcPr>
            <w:tcW w:w="4675" w:type="dxa"/>
          </w:tcPr>
          <w:p w14:paraId="0300C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80" w:author="Andreas Kuehne" w:date="2019-05-31T12:40:00Z"/>
                <w:rStyle w:val="Datatype"/>
              </w:rPr>
            </w:pPr>
            <w:ins w:id="9981" w:author="Andreas Kuehne" w:date="2019-05-31T12:40:00Z">
              <w:r w:rsidRPr="002062A5">
                <w:rPr>
                  <w:rStyle w:val="Datatype"/>
                </w:rPr>
                <w:t>Base64Content</w:t>
              </w:r>
            </w:ins>
          </w:p>
        </w:tc>
      </w:tr>
      <w:tr w:rsidR="00A71F46" w14:paraId="14C1433B" w14:textId="77777777" w:rsidTr="00A71F46">
        <w:trPr>
          <w:ins w:id="99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CB0A79" w14:textId="77777777" w:rsidR="00A71F46" w:rsidRPr="002062A5" w:rsidRDefault="00A71F46" w:rsidP="00A71F46">
            <w:pPr>
              <w:pStyle w:val="Beschriftung"/>
              <w:rPr>
                <w:ins w:id="9983" w:author="Andreas Kuehne" w:date="2019-05-31T12:40:00Z"/>
                <w:rStyle w:val="Datatype"/>
                <w:b w:val="0"/>
                <w:bCs w:val="0"/>
              </w:rPr>
            </w:pPr>
            <w:ins w:id="9984" w:author="Andreas Kuehne" w:date="2019-05-31T12:40:00Z">
              <w:r w:rsidRPr="002062A5">
                <w:rPr>
                  <w:rStyle w:val="Datatype"/>
                </w:rPr>
                <w:t>b64Data</w:t>
              </w:r>
            </w:ins>
          </w:p>
        </w:tc>
        <w:tc>
          <w:tcPr>
            <w:tcW w:w="4675" w:type="dxa"/>
          </w:tcPr>
          <w:p w14:paraId="635D7E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85" w:author="Andreas Kuehne" w:date="2019-05-31T12:40:00Z"/>
                <w:rStyle w:val="Datatype"/>
              </w:rPr>
            </w:pPr>
            <w:ins w:id="9986" w:author="Andreas Kuehne" w:date="2019-05-31T12:40:00Z">
              <w:r w:rsidRPr="002062A5">
                <w:rPr>
                  <w:rStyle w:val="Datatype"/>
                </w:rPr>
                <w:t>Base64Data</w:t>
              </w:r>
            </w:ins>
          </w:p>
        </w:tc>
      </w:tr>
      <w:tr w:rsidR="00A71F46" w14:paraId="433D07E6" w14:textId="77777777" w:rsidTr="00A71F46">
        <w:trPr>
          <w:ins w:id="998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3CEA13" w14:textId="77777777" w:rsidR="00A71F46" w:rsidRPr="002062A5" w:rsidRDefault="00A71F46" w:rsidP="00A71F46">
            <w:pPr>
              <w:pStyle w:val="Beschriftung"/>
              <w:rPr>
                <w:ins w:id="9988" w:author="Andreas Kuehne" w:date="2019-05-31T12:40:00Z"/>
                <w:rStyle w:val="Datatype"/>
                <w:b w:val="0"/>
                <w:bCs w:val="0"/>
              </w:rPr>
            </w:pPr>
            <w:ins w:id="9989" w:author="Andreas Kuehne" w:date="2019-05-31T12:40:00Z">
              <w:r w:rsidRPr="002062A5">
                <w:rPr>
                  <w:rStyle w:val="Datatype"/>
                </w:rPr>
                <w:t>b64Sig</w:t>
              </w:r>
            </w:ins>
          </w:p>
        </w:tc>
        <w:tc>
          <w:tcPr>
            <w:tcW w:w="4675" w:type="dxa"/>
          </w:tcPr>
          <w:p w14:paraId="1CECCB3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90" w:author="Andreas Kuehne" w:date="2019-05-31T12:40:00Z"/>
                <w:rStyle w:val="Datatype"/>
              </w:rPr>
            </w:pPr>
            <w:ins w:id="9991" w:author="Andreas Kuehne" w:date="2019-05-31T12:40:00Z">
              <w:r w:rsidRPr="002062A5">
                <w:rPr>
                  <w:rStyle w:val="Datatype"/>
                </w:rPr>
                <w:t>Base64Signature</w:t>
              </w:r>
            </w:ins>
          </w:p>
        </w:tc>
      </w:tr>
      <w:tr w:rsidR="00A71F46" w14:paraId="0588B285" w14:textId="77777777" w:rsidTr="00A71F46">
        <w:trPr>
          <w:ins w:id="99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64D341" w14:textId="77777777" w:rsidR="00A71F46" w:rsidRPr="002062A5" w:rsidRDefault="00A71F46" w:rsidP="00A71F46">
            <w:pPr>
              <w:pStyle w:val="Beschriftung"/>
              <w:rPr>
                <w:ins w:id="9993" w:author="Andreas Kuehne" w:date="2019-05-31T12:40:00Z"/>
                <w:rStyle w:val="Datatype"/>
                <w:b w:val="0"/>
                <w:bCs w:val="0"/>
              </w:rPr>
            </w:pPr>
            <w:ins w:id="9994" w:author="Andreas Kuehne" w:date="2019-05-31T12:40:00Z">
              <w:r w:rsidRPr="002062A5">
                <w:rPr>
                  <w:rStyle w:val="Datatype"/>
                </w:rPr>
                <w:t>bounds</w:t>
              </w:r>
            </w:ins>
          </w:p>
        </w:tc>
        <w:tc>
          <w:tcPr>
            <w:tcW w:w="4675" w:type="dxa"/>
          </w:tcPr>
          <w:p w14:paraId="1209302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95" w:author="Andreas Kuehne" w:date="2019-05-31T12:40:00Z"/>
                <w:rStyle w:val="Datatype"/>
              </w:rPr>
            </w:pPr>
            <w:ins w:id="9996" w:author="Andreas Kuehne" w:date="2019-05-31T12:40:00Z">
              <w:r w:rsidRPr="002062A5">
                <w:rPr>
                  <w:rStyle w:val="Datatype"/>
                </w:rPr>
                <w:t>SigningTimeBoundaries</w:t>
              </w:r>
            </w:ins>
          </w:p>
        </w:tc>
      </w:tr>
      <w:tr w:rsidR="00A71F46" w14:paraId="088047ED" w14:textId="77777777" w:rsidTr="00A71F46">
        <w:trPr>
          <w:ins w:id="999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3538D5" w14:textId="77777777" w:rsidR="00A71F46" w:rsidRPr="002062A5" w:rsidRDefault="00A71F46" w:rsidP="00A71F46">
            <w:pPr>
              <w:pStyle w:val="Beschriftung"/>
              <w:rPr>
                <w:ins w:id="9998" w:author="Andreas Kuehne" w:date="2019-05-31T12:40:00Z"/>
                <w:rStyle w:val="Datatype"/>
                <w:b w:val="0"/>
                <w:bCs w:val="0"/>
              </w:rPr>
            </w:pPr>
            <w:ins w:id="9999" w:author="Andreas Kuehne" w:date="2019-05-31T12:40:00Z">
              <w:r w:rsidRPr="002062A5">
                <w:rPr>
                  <w:rStyle w:val="Datatype"/>
                </w:rPr>
                <w:t>cert</w:t>
              </w:r>
            </w:ins>
          </w:p>
        </w:tc>
        <w:tc>
          <w:tcPr>
            <w:tcW w:w="4675" w:type="dxa"/>
          </w:tcPr>
          <w:p w14:paraId="5CD23D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00" w:author="Andreas Kuehne" w:date="2019-05-31T12:40:00Z"/>
                <w:rStyle w:val="Datatype"/>
              </w:rPr>
            </w:pPr>
            <w:ins w:id="10001" w:author="Andreas Kuehne" w:date="2019-05-31T12:40:00Z">
              <w:r w:rsidRPr="002062A5">
                <w:rPr>
                  <w:rStyle w:val="Datatype"/>
                </w:rPr>
                <w:t>X509Certificate</w:t>
              </w:r>
            </w:ins>
          </w:p>
        </w:tc>
      </w:tr>
      <w:tr w:rsidR="00A71F46" w14:paraId="7C46149B" w14:textId="77777777" w:rsidTr="00A71F46">
        <w:trPr>
          <w:ins w:id="100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540B44" w14:textId="77777777" w:rsidR="00A71F46" w:rsidRPr="002062A5" w:rsidRDefault="00A71F46" w:rsidP="00A71F46">
            <w:pPr>
              <w:pStyle w:val="Beschriftung"/>
              <w:rPr>
                <w:ins w:id="10003" w:author="Andreas Kuehne" w:date="2019-05-31T12:40:00Z"/>
                <w:rStyle w:val="Datatype"/>
                <w:b w:val="0"/>
                <w:bCs w:val="0"/>
              </w:rPr>
            </w:pPr>
            <w:ins w:id="10004" w:author="Andreas Kuehne" w:date="2019-05-31T12:40:00Z">
              <w:r w:rsidRPr="002062A5">
                <w:rPr>
                  <w:rStyle w:val="Datatype"/>
                </w:rPr>
                <w:t>claimedIdentity</w:t>
              </w:r>
            </w:ins>
          </w:p>
        </w:tc>
        <w:tc>
          <w:tcPr>
            <w:tcW w:w="4675" w:type="dxa"/>
          </w:tcPr>
          <w:p w14:paraId="7F4104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05" w:author="Andreas Kuehne" w:date="2019-05-31T12:40:00Z"/>
                <w:rStyle w:val="Datatype"/>
              </w:rPr>
            </w:pPr>
            <w:ins w:id="10006" w:author="Andreas Kuehne" w:date="2019-05-31T12:40:00Z">
              <w:r w:rsidRPr="002062A5">
                <w:rPr>
                  <w:rStyle w:val="Datatype"/>
                </w:rPr>
                <w:t>ClaimedIdentity</w:t>
              </w:r>
            </w:ins>
          </w:p>
        </w:tc>
      </w:tr>
      <w:tr w:rsidR="00A71F46" w14:paraId="388FE601" w14:textId="77777777" w:rsidTr="00A71F46">
        <w:trPr>
          <w:ins w:id="100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917812" w14:textId="77777777" w:rsidR="00A71F46" w:rsidRPr="002062A5" w:rsidRDefault="00A71F46" w:rsidP="00A71F46">
            <w:pPr>
              <w:pStyle w:val="Beschriftung"/>
              <w:rPr>
                <w:ins w:id="10008" w:author="Andreas Kuehne" w:date="2019-05-31T12:40:00Z"/>
                <w:rStyle w:val="Datatype"/>
                <w:b w:val="0"/>
                <w:bCs w:val="0"/>
              </w:rPr>
            </w:pPr>
            <w:ins w:id="10009" w:author="Andreas Kuehne" w:date="2019-05-31T12:40:00Z">
              <w:r w:rsidRPr="002062A5">
                <w:rPr>
                  <w:rStyle w:val="Datatype"/>
                </w:rPr>
                <w:t>code</w:t>
              </w:r>
            </w:ins>
          </w:p>
        </w:tc>
        <w:tc>
          <w:tcPr>
            <w:tcW w:w="4675" w:type="dxa"/>
          </w:tcPr>
          <w:p w14:paraId="12B8047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10" w:author="Andreas Kuehne" w:date="2019-05-31T12:40:00Z"/>
                <w:rStyle w:val="Datatype"/>
              </w:rPr>
            </w:pPr>
            <w:ins w:id="10011" w:author="Andreas Kuehne" w:date="2019-05-31T12:40:00Z">
              <w:r w:rsidRPr="002062A5">
                <w:rPr>
                  <w:rStyle w:val="Datatype"/>
                </w:rPr>
                <w:t>Code</w:t>
              </w:r>
            </w:ins>
          </w:p>
        </w:tc>
      </w:tr>
      <w:tr w:rsidR="00A71F46" w14:paraId="4C46A5B2" w14:textId="77777777" w:rsidTr="00A71F46">
        <w:trPr>
          <w:ins w:id="100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7849E" w14:textId="77777777" w:rsidR="00A71F46" w:rsidRPr="002062A5" w:rsidRDefault="00A71F46" w:rsidP="00A71F46">
            <w:pPr>
              <w:pStyle w:val="Beschriftung"/>
              <w:rPr>
                <w:ins w:id="10013" w:author="Andreas Kuehne" w:date="2019-05-31T12:40:00Z"/>
                <w:rStyle w:val="Datatype"/>
                <w:b w:val="0"/>
                <w:bCs w:val="0"/>
              </w:rPr>
            </w:pPr>
            <w:ins w:id="10014" w:author="Andreas Kuehne" w:date="2019-05-31T12:40:00Z">
              <w:r w:rsidRPr="002062A5">
                <w:rPr>
                  <w:rStyle w:val="Datatype"/>
                </w:rPr>
                <w:t>createEnvelopedSignature</w:t>
              </w:r>
            </w:ins>
          </w:p>
        </w:tc>
        <w:tc>
          <w:tcPr>
            <w:tcW w:w="4675" w:type="dxa"/>
          </w:tcPr>
          <w:p w14:paraId="1B2743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15" w:author="Andreas Kuehne" w:date="2019-05-31T12:40:00Z"/>
                <w:rStyle w:val="Datatype"/>
              </w:rPr>
            </w:pPr>
            <w:ins w:id="10016" w:author="Andreas Kuehne" w:date="2019-05-31T12:40:00Z">
              <w:r w:rsidRPr="002062A5">
                <w:rPr>
                  <w:rStyle w:val="Datatype"/>
                </w:rPr>
                <w:t>CreateEnvelopedSignature</w:t>
              </w:r>
            </w:ins>
          </w:p>
        </w:tc>
      </w:tr>
      <w:tr w:rsidR="00A71F46" w14:paraId="07AF5720" w14:textId="77777777" w:rsidTr="00A71F46">
        <w:trPr>
          <w:ins w:id="100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F88A9" w14:textId="77777777" w:rsidR="00A71F46" w:rsidRPr="002062A5" w:rsidRDefault="00A71F46" w:rsidP="00A71F46">
            <w:pPr>
              <w:pStyle w:val="Beschriftung"/>
              <w:rPr>
                <w:ins w:id="10018" w:author="Andreas Kuehne" w:date="2019-05-31T12:40:00Z"/>
                <w:rStyle w:val="Datatype"/>
                <w:b w:val="0"/>
                <w:bCs w:val="0"/>
              </w:rPr>
            </w:pPr>
            <w:ins w:id="10019" w:author="Andreas Kuehne" w:date="2019-05-31T12:40:00Z">
              <w:r w:rsidRPr="002062A5">
                <w:rPr>
                  <w:rStyle w:val="Datatype"/>
                </w:rPr>
                <w:t>createRef</w:t>
              </w:r>
            </w:ins>
          </w:p>
        </w:tc>
        <w:tc>
          <w:tcPr>
            <w:tcW w:w="4675" w:type="dxa"/>
          </w:tcPr>
          <w:p w14:paraId="7F3AA3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20" w:author="Andreas Kuehne" w:date="2019-05-31T12:40:00Z"/>
                <w:rStyle w:val="Datatype"/>
              </w:rPr>
            </w:pPr>
            <w:ins w:id="10021" w:author="Andreas Kuehne" w:date="2019-05-31T12:40:00Z">
              <w:r w:rsidRPr="002062A5">
                <w:rPr>
                  <w:rStyle w:val="Datatype"/>
                </w:rPr>
                <w:t>createReference</w:t>
              </w:r>
            </w:ins>
          </w:p>
        </w:tc>
      </w:tr>
      <w:tr w:rsidR="00A71F46" w14:paraId="666500EF" w14:textId="77777777" w:rsidTr="00A71F46">
        <w:trPr>
          <w:ins w:id="100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AE17B3" w14:textId="77777777" w:rsidR="00A71F46" w:rsidRPr="002062A5" w:rsidRDefault="00A71F46" w:rsidP="00A71F46">
            <w:pPr>
              <w:pStyle w:val="Beschriftung"/>
              <w:rPr>
                <w:ins w:id="10023" w:author="Andreas Kuehne" w:date="2019-05-31T12:40:00Z"/>
                <w:rStyle w:val="Datatype"/>
                <w:b w:val="0"/>
                <w:bCs w:val="0"/>
              </w:rPr>
            </w:pPr>
            <w:ins w:id="10024" w:author="Andreas Kuehne" w:date="2019-05-31T12:40:00Z">
              <w:r w:rsidRPr="002062A5">
                <w:rPr>
                  <w:rStyle w:val="Datatype"/>
                </w:rPr>
                <w:t>crl</w:t>
              </w:r>
            </w:ins>
          </w:p>
        </w:tc>
        <w:tc>
          <w:tcPr>
            <w:tcW w:w="4675" w:type="dxa"/>
          </w:tcPr>
          <w:p w14:paraId="6DD02D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25" w:author="Andreas Kuehne" w:date="2019-05-31T12:40:00Z"/>
                <w:rStyle w:val="Datatype"/>
              </w:rPr>
            </w:pPr>
            <w:ins w:id="10026" w:author="Andreas Kuehne" w:date="2019-05-31T12:40:00Z">
              <w:r w:rsidRPr="002062A5">
                <w:rPr>
                  <w:rStyle w:val="Datatype"/>
                </w:rPr>
                <w:t>X509CRL</w:t>
              </w:r>
            </w:ins>
          </w:p>
        </w:tc>
      </w:tr>
      <w:tr w:rsidR="00A71F46" w14:paraId="1577E45E" w14:textId="77777777" w:rsidTr="00A71F46">
        <w:trPr>
          <w:ins w:id="1002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E1C76F" w14:textId="77777777" w:rsidR="00A71F46" w:rsidRPr="002062A5" w:rsidRDefault="00A71F46" w:rsidP="00A71F46">
            <w:pPr>
              <w:pStyle w:val="Beschriftung"/>
              <w:rPr>
                <w:ins w:id="10028" w:author="Andreas Kuehne" w:date="2019-05-31T12:40:00Z"/>
                <w:rStyle w:val="Datatype"/>
                <w:b w:val="0"/>
                <w:bCs w:val="0"/>
              </w:rPr>
            </w:pPr>
            <w:ins w:id="10029" w:author="Andreas Kuehne" w:date="2019-05-31T12:40:00Z">
              <w:r w:rsidRPr="002062A5">
                <w:rPr>
                  <w:rStyle w:val="Datatype"/>
                </w:rPr>
                <w:t>currTime</w:t>
              </w:r>
            </w:ins>
          </w:p>
        </w:tc>
        <w:tc>
          <w:tcPr>
            <w:tcW w:w="4675" w:type="dxa"/>
          </w:tcPr>
          <w:p w14:paraId="2FACDB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30" w:author="Andreas Kuehne" w:date="2019-05-31T12:40:00Z"/>
                <w:rStyle w:val="Datatype"/>
              </w:rPr>
            </w:pPr>
            <w:ins w:id="10031" w:author="Andreas Kuehne" w:date="2019-05-31T12:40:00Z">
              <w:r w:rsidRPr="002062A5">
                <w:rPr>
                  <w:rStyle w:val="Datatype"/>
                </w:rPr>
                <w:t>CurrentTime</w:t>
              </w:r>
            </w:ins>
          </w:p>
        </w:tc>
      </w:tr>
      <w:tr w:rsidR="00A71F46" w14:paraId="198C2877" w14:textId="77777777" w:rsidTr="00A71F46">
        <w:trPr>
          <w:ins w:id="100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80AEC9" w14:textId="77777777" w:rsidR="00A71F46" w:rsidRPr="002062A5" w:rsidRDefault="00A71F46" w:rsidP="00A71F46">
            <w:pPr>
              <w:pStyle w:val="Beschriftung"/>
              <w:rPr>
                <w:ins w:id="10033" w:author="Andreas Kuehne" w:date="2019-05-31T12:40:00Z"/>
                <w:rStyle w:val="Datatype"/>
                <w:b w:val="0"/>
                <w:bCs w:val="0"/>
              </w:rPr>
            </w:pPr>
            <w:ins w:id="10034" w:author="Andreas Kuehne" w:date="2019-05-31T12:40:00Z">
              <w:r w:rsidRPr="002062A5">
                <w:rPr>
                  <w:rStyle w:val="Datatype"/>
                </w:rPr>
                <w:t>di</w:t>
              </w:r>
            </w:ins>
          </w:p>
        </w:tc>
        <w:tc>
          <w:tcPr>
            <w:tcW w:w="4675" w:type="dxa"/>
          </w:tcPr>
          <w:p w14:paraId="6ABE17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35" w:author="Andreas Kuehne" w:date="2019-05-31T12:40:00Z"/>
                <w:rStyle w:val="Datatype"/>
              </w:rPr>
            </w:pPr>
            <w:ins w:id="10036" w:author="Andreas Kuehne" w:date="2019-05-31T12:40:00Z">
              <w:r w:rsidRPr="002062A5">
                <w:rPr>
                  <w:rStyle w:val="Datatype"/>
                </w:rPr>
                <w:t>DigestInfo</w:t>
              </w:r>
            </w:ins>
          </w:p>
        </w:tc>
      </w:tr>
      <w:tr w:rsidR="00A71F46" w14:paraId="05693BB5" w14:textId="77777777" w:rsidTr="00A71F46">
        <w:trPr>
          <w:ins w:id="100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90E29" w14:textId="77777777" w:rsidR="00A71F46" w:rsidRPr="002062A5" w:rsidRDefault="00A71F46" w:rsidP="00A71F46">
            <w:pPr>
              <w:pStyle w:val="Beschriftung"/>
              <w:rPr>
                <w:ins w:id="10038" w:author="Andreas Kuehne" w:date="2019-05-31T12:40:00Z"/>
                <w:rStyle w:val="Datatype"/>
                <w:b w:val="0"/>
                <w:bCs w:val="0"/>
              </w:rPr>
            </w:pPr>
            <w:ins w:id="10039" w:author="Andreas Kuehne" w:date="2019-05-31T12:40:00Z">
              <w:r w:rsidRPr="002062A5">
                <w:rPr>
                  <w:rStyle w:val="Datatype"/>
                </w:rPr>
                <w:t>dis</w:t>
              </w:r>
            </w:ins>
          </w:p>
        </w:tc>
        <w:tc>
          <w:tcPr>
            <w:tcW w:w="4675" w:type="dxa"/>
          </w:tcPr>
          <w:p w14:paraId="5DA105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40" w:author="Andreas Kuehne" w:date="2019-05-31T12:40:00Z"/>
                <w:rStyle w:val="Datatype"/>
              </w:rPr>
            </w:pPr>
            <w:ins w:id="10041" w:author="Andreas Kuehne" w:date="2019-05-31T12:40:00Z">
              <w:r w:rsidRPr="002062A5">
                <w:rPr>
                  <w:rStyle w:val="Datatype"/>
                </w:rPr>
                <w:t>DigestInfos</w:t>
              </w:r>
            </w:ins>
          </w:p>
        </w:tc>
      </w:tr>
      <w:tr w:rsidR="00A71F46" w14:paraId="4EA675C0" w14:textId="77777777" w:rsidTr="00A71F46">
        <w:trPr>
          <w:ins w:id="100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24503E" w14:textId="77777777" w:rsidR="00A71F46" w:rsidRPr="002062A5" w:rsidRDefault="00A71F46" w:rsidP="00A71F46">
            <w:pPr>
              <w:pStyle w:val="Beschriftung"/>
              <w:rPr>
                <w:ins w:id="10043" w:author="Andreas Kuehne" w:date="2019-05-31T12:40:00Z"/>
                <w:rStyle w:val="Datatype"/>
                <w:b w:val="0"/>
                <w:bCs w:val="0"/>
              </w:rPr>
            </w:pPr>
            <w:ins w:id="10044" w:author="Andreas Kuehne" w:date="2019-05-31T12:40:00Z">
              <w:r w:rsidRPr="002062A5">
                <w:rPr>
                  <w:rStyle w:val="Datatype"/>
                </w:rPr>
                <w:t>doc</w:t>
              </w:r>
            </w:ins>
          </w:p>
        </w:tc>
        <w:tc>
          <w:tcPr>
            <w:tcW w:w="4675" w:type="dxa"/>
          </w:tcPr>
          <w:p w14:paraId="59272A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45" w:author="Andreas Kuehne" w:date="2019-05-31T12:40:00Z"/>
                <w:rStyle w:val="Datatype"/>
              </w:rPr>
            </w:pPr>
            <w:ins w:id="10046" w:author="Andreas Kuehne" w:date="2019-05-31T12:40:00Z">
              <w:r w:rsidRPr="002062A5">
                <w:rPr>
                  <w:rStyle w:val="Datatype"/>
                </w:rPr>
                <w:t>Document</w:t>
              </w:r>
            </w:ins>
          </w:p>
        </w:tc>
      </w:tr>
      <w:tr w:rsidR="00A71F46" w14:paraId="5E5D7921" w14:textId="77777777" w:rsidTr="00A71F46">
        <w:trPr>
          <w:ins w:id="100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0034AB" w14:textId="77777777" w:rsidR="00A71F46" w:rsidRPr="002062A5" w:rsidRDefault="00A71F46" w:rsidP="00A71F46">
            <w:pPr>
              <w:pStyle w:val="Beschriftung"/>
              <w:rPr>
                <w:ins w:id="10048" w:author="Andreas Kuehne" w:date="2019-05-31T12:40:00Z"/>
                <w:rStyle w:val="Datatype"/>
                <w:b w:val="0"/>
                <w:bCs w:val="0"/>
              </w:rPr>
            </w:pPr>
            <w:ins w:id="10049" w:author="Andreas Kuehne" w:date="2019-05-31T12:40:00Z">
              <w:r w:rsidRPr="002062A5">
                <w:rPr>
                  <w:rStyle w:val="Datatype"/>
                </w:rPr>
                <w:t>docWithSignature</w:t>
              </w:r>
            </w:ins>
          </w:p>
        </w:tc>
        <w:tc>
          <w:tcPr>
            <w:tcW w:w="4675" w:type="dxa"/>
          </w:tcPr>
          <w:p w14:paraId="19F16F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50" w:author="Andreas Kuehne" w:date="2019-05-31T12:40:00Z"/>
                <w:rStyle w:val="Datatype"/>
              </w:rPr>
            </w:pPr>
            <w:ins w:id="10051" w:author="Andreas Kuehne" w:date="2019-05-31T12:40:00Z">
              <w:r w:rsidRPr="002062A5">
                <w:rPr>
                  <w:rStyle w:val="Datatype"/>
                </w:rPr>
                <w:t>DocumentWithSignature</w:t>
              </w:r>
            </w:ins>
          </w:p>
        </w:tc>
      </w:tr>
      <w:tr w:rsidR="00A71F46" w14:paraId="65190FB9" w14:textId="77777777" w:rsidTr="00A71F46">
        <w:trPr>
          <w:ins w:id="100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FCCCE4" w14:textId="77777777" w:rsidR="00A71F46" w:rsidRPr="002062A5" w:rsidRDefault="00A71F46" w:rsidP="00A71F46">
            <w:pPr>
              <w:pStyle w:val="Beschriftung"/>
              <w:rPr>
                <w:ins w:id="10053" w:author="Andreas Kuehne" w:date="2019-05-31T12:40:00Z"/>
                <w:rStyle w:val="Datatype"/>
                <w:b w:val="0"/>
                <w:bCs w:val="0"/>
              </w:rPr>
            </w:pPr>
            <w:ins w:id="10054" w:author="Andreas Kuehne" w:date="2019-05-31T12:40:00Z">
              <w:r w:rsidRPr="002062A5">
                <w:rPr>
                  <w:rStyle w:val="Datatype"/>
                </w:rPr>
                <w:t>format</w:t>
              </w:r>
            </w:ins>
          </w:p>
        </w:tc>
        <w:tc>
          <w:tcPr>
            <w:tcW w:w="4675" w:type="dxa"/>
          </w:tcPr>
          <w:p w14:paraId="774D21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55" w:author="Andreas Kuehne" w:date="2019-05-31T12:40:00Z"/>
                <w:rStyle w:val="Datatype"/>
              </w:rPr>
            </w:pPr>
            <w:ins w:id="10056" w:author="Andreas Kuehne" w:date="2019-05-31T12:40:00Z">
              <w:r w:rsidRPr="002062A5">
                <w:rPr>
                  <w:rStyle w:val="Datatype"/>
                </w:rPr>
                <w:t>Format</w:t>
              </w:r>
            </w:ins>
          </w:p>
        </w:tc>
      </w:tr>
      <w:tr w:rsidR="00A71F46" w14:paraId="47EB10FD" w14:textId="77777777" w:rsidTr="00A71F46">
        <w:trPr>
          <w:ins w:id="100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108A" w14:textId="77777777" w:rsidR="00A71F46" w:rsidRPr="002062A5" w:rsidRDefault="00A71F46" w:rsidP="00A71F46">
            <w:pPr>
              <w:pStyle w:val="Beschriftung"/>
              <w:rPr>
                <w:ins w:id="10058" w:author="Andreas Kuehne" w:date="2019-05-31T12:40:00Z"/>
                <w:rStyle w:val="Datatype"/>
                <w:b w:val="0"/>
                <w:bCs w:val="0"/>
              </w:rPr>
            </w:pPr>
            <w:ins w:id="10059" w:author="Andreas Kuehne" w:date="2019-05-31T12:40:00Z">
              <w:r w:rsidRPr="002062A5">
                <w:rPr>
                  <w:rStyle w:val="Datatype"/>
                </w:rPr>
                <w:t>hasObjectTagsAndAttributesSet</w:t>
              </w:r>
            </w:ins>
          </w:p>
        </w:tc>
        <w:tc>
          <w:tcPr>
            <w:tcW w:w="4675" w:type="dxa"/>
          </w:tcPr>
          <w:p w14:paraId="11F039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60" w:author="Andreas Kuehne" w:date="2019-05-31T12:40:00Z"/>
                <w:rStyle w:val="Datatype"/>
              </w:rPr>
            </w:pPr>
            <w:ins w:id="10061" w:author="Andreas Kuehne" w:date="2019-05-31T12:40:00Z">
              <w:r w:rsidRPr="002062A5">
                <w:rPr>
                  <w:rStyle w:val="Datatype"/>
                </w:rPr>
                <w:t>HasObjectTagsAndAttributesSet</w:t>
              </w:r>
            </w:ins>
          </w:p>
        </w:tc>
      </w:tr>
      <w:tr w:rsidR="00A71F46" w14:paraId="6A9FF503" w14:textId="77777777" w:rsidTr="00A71F46">
        <w:trPr>
          <w:ins w:id="1006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F79639" w14:textId="77777777" w:rsidR="00A71F46" w:rsidRPr="002062A5" w:rsidRDefault="00A71F46" w:rsidP="00A71F46">
            <w:pPr>
              <w:pStyle w:val="Beschriftung"/>
              <w:rPr>
                <w:ins w:id="10063" w:author="Andreas Kuehne" w:date="2019-05-31T12:40:00Z"/>
                <w:rStyle w:val="Datatype"/>
                <w:b w:val="0"/>
                <w:bCs w:val="0"/>
              </w:rPr>
            </w:pPr>
            <w:ins w:id="10064" w:author="Andreas Kuehne" w:date="2019-05-31T12:40:00Z">
              <w:r w:rsidRPr="002062A5">
                <w:rPr>
                  <w:rStyle w:val="Datatype"/>
                </w:rPr>
                <w:t>ID</w:t>
              </w:r>
            </w:ins>
          </w:p>
        </w:tc>
        <w:tc>
          <w:tcPr>
            <w:tcW w:w="4675" w:type="dxa"/>
          </w:tcPr>
          <w:p w14:paraId="784ADA2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65" w:author="Andreas Kuehne" w:date="2019-05-31T12:40:00Z"/>
                <w:rStyle w:val="Datatype"/>
              </w:rPr>
            </w:pPr>
            <w:ins w:id="10066" w:author="Andreas Kuehne" w:date="2019-05-31T12:40:00Z">
              <w:r w:rsidRPr="002062A5">
                <w:rPr>
                  <w:rStyle w:val="Datatype"/>
                </w:rPr>
                <w:t>Id</w:t>
              </w:r>
            </w:ins>
          </w:p>
        </w:tc>
      </w:tr>
      <w:tr w:rsidR="00A71F46" w14:paraId="244C3173" w14:textId="77777777" w:rsidTr="00A71F46">
        <w:trPr>
          <w:ins w:id="100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5877532" w14:textId="77777777" w:rsidR="00A71F46" w:rsidRPr="002062A5" w:rsidRDefault="00A71F46" w:rsidP="00A71F46">
            <w:pPr>
              <w:pStyle w:val="Beschriftung"/>
              <w:rPr>
                <w:ins w:id="10068" w:author="Andreas Kuehne" w:date="2019-05-31T12:40:00Z"/>
                <w:rStyle w:val="Datatype"/>
                <w:b w:val="0"/>
                <w:bCs w:val="0"/>
              </w:rPr>
            </w:pPr>
            <w:ins w:id="10069" w:author="Andreas Kuehne" w:date="2019-05-31T12:40:00Z">
              <w:r w:rsidRPr="002062A5">
                <w:rPr>
                  <w:rStyle w:val="Datatype"/>
                </w:rPr>
                <w:t>id</w:t>
              </w:r>
            </w:ins>
          </w:p>
        </w:tc>
        <w:tc>
          <w:tcPr>
            <w:tcW w:w="4675" w:type="dxa"/>
          </w:tcPr>
          <w:p w14:paraId="08A7B1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70" w:author="Andreas Kuehne" w:date="2019-05-31T12:40:00Z"/>
                <w:rStyle w:val="Datatype"/>
              </w:rPr>
            </w:pPr>
            <w:ins w:id="10071" w:author="Andreas Kuehne" w:date="2019-05-31T12:40:00Z">
              <w:r w:rsidRPr="002062A5">
                <w:rPr>
                  <w:rStyle w:val="Datatype"/>
                </w:rPr>
                <w:t>Identifier</w:t>
              </w:r>
            </w:ins>
          </w:p>
        </w:tc>
      </w:tr>
      <w:tr w:rsidR="00A71F46" w14:paraId="3FEED551" w14:textId="77777777" w:rsidTr="00A71F46">
        <w:trPr>
          <w:ins w:id="100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11DB80" w14:textId="77777777" w:rsidR="00A71F46" w:rsidRPr="002062A5" w:rsidRDefault="00A71F46" w:rsidP="00A71F46">
            <w:pPr>
              <w:pStyle w:val="Beschriftung"/>
              <w:rPr>
                <w:ins w:id="10073" w:author="Andreas Kuehne" w:date="2019-05-31T12:40:00Z"/>
                <w:rStyle w:val="Datatype"/>
                <w:b w:val="0"/>
                <w:bCs w:val="0"/>
              </w:rPr>
            </w:pPr>
            <w:ins w:id="10074" w:author="Andreas Kuehne" w:date="2019-05-31T12:40:00Z">
              <w:r w:rsidRPr="002062A5">
                <w:rPr>
                  <w:rStyle w:val="Datatype"/>
                </w:rPr>
                <w:t>idRef</w:t>
              </w:r>
            </w:ins>
          </w:p>
        </w:tc>
        <w:tc>
          <w:tcPr>
            <w:tcW w:w="4675" w:type="dxa"/>
          </w:tcPr>
          <w:p w14:paraId="3A1E855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75" w:author="Andreas Kuehne" w:date="2019-05-31T12:40:00Z"/>
                <w:rStyle w:val="Datatype"/>
              </w:rPr>
            </w:pPr>
            <w:ins w:id="10076" w:author="Andreas Kuehne" w:date="2019-05-31T12:40:00Z">
              <w:r w:rsidRPr="002062A5">
                <w:rPr>
                  <w:rStyle w:val="Datatype"/>
                </w:rPr>
                <w:t>IdRef</w:t>
              </w:r>
            </w:ins>
          </w:p>
        </w:tc>
      </w:tr>
      <w:tr w:rsidR="00A71F46" w14:paraId="69C7F52A" w14:textId="77777777" w:rsidTr="00A71F46">
        <w:trPr>
          <w:ins w:id="100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7A556C" w14:textId="77777777" w:rsidR="00A71F46" w:rsidRPr="002062A5" w:rsidRDefault="00A71F46" w:rsidP="00A71F46">
            <w:pPr>
              <w:pStyle w:val="Beschriftung"/>
              <w:rPr>
                <w:ins w:id="10078" w:author="Andreas Kuehne" w:date="2019-05-31T12:40:00Z"/>
                <w:rStyle w:val="Datatype"/>
                <w:b w:val="0"/>
                <w:bCs w:val="0"/>
              </w:rPr>
            </w:pPr>
            <w:ins w:id="10079" w:author="Andreas Kuehne" w:date="2019-05-31T12:40:00Z">
              <w:r w:rsidRPr="002062A5">
                <w:rPr>
                  <w:rStyle w:val="Datatype"/>
                </w:rPr>
                <w:t>incContent</w:t>
              </w:r>
            </w:ins>
          </w:p>
        </w:tc>
        <w:tc>
          <w:tcPr>
            <w:tcW w:w="4675" w:type="dxa"/>
          </w:tcPr>
          <w:p w14:paraId="182BF7A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0" w:author="Andreas Kuehne" w:date="2019-05-31T12:40:00Z"/>
                <w:rStyle w:val="Datatype"/>
              </w:rPr>
            </w:pPr>
            <w:ins w:id="10081" w:author="Andreas Kuehne" w:date="2019-05-31T12:40:00Z">
              <w:r w:rsidRPr="002062A5">
                <w:rPr>
                  <w:rStyle w:val="Datatype"/>
                </w:rPr>
                <w:t>IncludeEContent</w:t>
              </w:r>
            </w:ins>
          </w:p>
        </w:tc>
      </w:tr>
      <w:tr w:rsidR="00A71F46" w14:paraId="4AF452FF" w14:textId="77777777" w:rsidTr="00A71F46">
        <w:trPr>
          <w:ins w:id="100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153B01" w14:textId="77777777" w:rsidR="00A71F46" w:rsidRPr="002062A5" w:rsidRDefault="00A71F46" w:rsidP="00A71F46">
            <w:pPr>
              <w:pStyle w:val="Beschriftung"/>
              <w:rPr>
                <w:ins w:id="10083" w:author="Andreas Kuehne" w:date="2019-05-31T12:40:00Z"/>
                <w:rStyle w:val="Datatype"/>
                <w:b w:val="0"/>
                <w:bCs w:val="0"/>
              </w:rPr>
            </w:pPr>
            <w:ins w:id="10084" w:author="Andreas Kuehne" w:date="2019-05-31T12:40:00Z">
              <w:r w:rsidRPr="002062A5">
                <w:rPr>
                  <w:rStyle w:val="Datatype"/>
                </w:rPr>
                <w:t>incObj</w:t>
              </w:r>
            </w:ins>
          </w:p>
        </w:tc>
        <w:tc>
          <w:tcPr>
            <w:tcW w:w="4675" w:type="dxa"/>
          </w:tcPr>
          <w:p w14:paraId="44855A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5" w:author="Andreas Kuehne" w:date="2019-05-31T12:40:00Z"/>
                <w:rStyle w:val="Datatype"/>
              </w:rPr>
            </w:pPr>
            <w:ins w:id="10086" w:author="Andreas Kuehne" w:date="2019-05-31T12:40:00Z">
              <w:r w:rsidRPr="002062A5">
                <w:rPr>
                  <w:rStyle w:val="Datatype"/>
                </w:rPr>
                <w:t>IncludeObject</w:t>
              </w:r>
            </w:ins>
          </w:p>
        </w:tc>
      </w:tr>
      <w:tr w:rsidR="00A71F46" w14:paraId="095B810D" w14:textId="77777777" w:rsidTr="00A71F46">
        <w:trPr>
          <w:ins w:id="1008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20EAAA" w14:textId="77777777" w:rsidR="00A71F46" w:rsidRPr="002062A5" w:rsidRDefault="00A71F46" w:rsidP="00A71F46">
            <w:pPr>
              <w:pStyle w:val="Beschriftung"/>
              <w:rPr>
                <w:ins w:id="10088" w:author="Andreas Kuehne" w:date="2019-05-31T12:40:00Z"/>
                <w:rStyle w:val="Datatype"/>
                <w:b w:val="0"/>
                <w:bCs w:val="0"/>
              </w:rPr>
            </w:pPr>
            <w:ins w:id="10089" w:author="Andreas Kuehne" w:date="2019-05-31T12:40:00Z">
              <w:r w:rsidRPr="002062A5">
                <w:rPr>
                  <w:rStyle w:val="Datatype"/>
                </w:rPr>
                <w:t>indeterminate</w:t>
              </w:r>
            </w:ins>
          </w:p>
        </w:tc>
        <w:tc>
          <w:tcPr>
            <w:tcW w:w="4675" w:type="dxa"/>
          </w:tcPr>
          <w:p w14:paraId="7BD7300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90" w:author="Andreas Kuehne" w:date="2019-05-31T12:40:00Z"/>
                <w:rStyle w:val="Datatype"/>
              </w:rPr>
            </w:pPr>
            <w:ins w:id="10091" w:author="Andreas Kuehne" w:date="2019-05-31T12:40:00Z">
              <w:r w:rsidRPr="002062A5">
                <w:rPr>
                  <w:rStyle w:val="Datatype"/>
                </w:rPr>
                <w:t>IndeterminateDetail</w:t>
              </w:r>
            </w:ins>
          </w:p>
        </w:tc>
      </w:tr>
      <w:tr w:rsidR="00A71F46" w14:paraId="2BB2ADA2" w14:textId="77777777" w:rsidTr="00A71F46">
        <w:trPr>
          <w:ins w:id="100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727BDC" w14:textId="77777777" w:rsidR="00A71F46" w:rsidRPr="002062A5" w:rsidRDefault="00A71F46" w:rsidP="00A71F46">
            <w:pPr>
              <w:pStyle w:val="Beschriftung"/>
              <w:rPr>
                <w:ins w:id="10093" w:author="Andreas Kuehne" w:date="2019-05-31T12:40:00Z"/>
                <w:rStyle w:val="Datatype"/>
                <w:b w:val="0"/>
                <w:bCs w:val="0"/>
              </w:rPr>
            </w:pPr>
            <w:ins w:id="10094" w:author="Andreas Kuehne" w:date="2019-05-31T12:40:00Z">
              <w:r w:rsidRPr="002062A5">
                <w:rPr>
                  <w:rStyle w:val="Datatype"/>
                </w:rPr>
                <w:t>inDocs</w:t>
              </w:r>
            </w:ins>
          </w:p>
        </w:tc>
        <w:tc>
          <w:tcPr>
            <w:tcW w:w="4675" w:type="dxa"/>
          </w:tcPr>
          <w:p w14:paraId="410659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95" w:author="Andreas Kuehne" w:date="2019-05-31T12:40:00Z"/>
                <w:rStyle w:val="Datatype"/>
              </w:rPr>
            </w:pPr>
            <w:ins w:id="10096" w:author="Andreas Kuehne" w:date="2019-05-31T12:40:00Z">
              <w:r w:rsidRPr="002062A5">
                <w:rPr>
                  <w:rStyle w:val="Datatype"/>
                </w:rPr>
                <w:t>InputDocuments</w:t>
              </w:r>
            </w:ins>
          </w:p>
        </w:tc>
      </w:tr>
      <w:tr w:rsidR="00A71F46" w14:paraId="263D4264" w14:textId="77777777" w:rsidTr="00A71F46">
        <w:trPr>
          <w:ins w:id="1009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BBEFBB" w14:textId="77777777" w:rsidR="00A71F46" w:rsidRPr="002062A5" w:rsidRDefault="00A71F46" w:rsidP="00A71F46">
            <w:pPr>
              <w:pStyle w:val="Beschriftung"/>
              <w:rPr>
                <w:ins w:id="10098" w:author="Andreas Kuehne" w:date="2019-05-31T12:40:00Z"/>
                <w:rStyle w:val="Datatype"/>
                <w:b w:val="0"/>
                <w:bCs w:val="0"/>
              </w:rPr>
            </w:pPr>
            <w:ins w:id="10099" w:author="Andreas Kuehne" w:date="2019-05-31T12:40:00Z">
              <w:r w:rsidRPr="002062A5">
                <w:rPr>
                  <w:rStyle w:val="Datatype"/>
                </w:rPr>
                <w:lastRenderedPageBreak/>
                <w:t>invalid</w:t>
              </w:r>
            </w:ins>
          </w:p>
        </w:tc>
        <w:tc>
          <w:tcPr>
            <w:tcW w:w="4675" w:type="dxa"/>
          </w:tcPr>
          <w:p w14:paraId="44E87E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00" w:author="Andreas Kuehne" w:date="2019-05-31T12:40:00Z"/>
                <w:rStyle w:val="Datatype"/>
              </w:rPr>
            </w:pPr>
            <w:ins w:id="10101" w:author="Andreas Kuehne" w:date="2019-05-31T12:40:00Z">
              <w:r w:rsidRPr="002062A5">
                <w:rPr>
                  <w:rStyle w:val="Datatype"/>
                </w:rPr>
                <w:t>InvalidDetail</w:t>
              </w:r>
            </w:ins>
          </w:p>
        </w:tc>
      </w:tr>
      <w:tr w:rsidR="00A71F46" w14:paraId="0902A096" w14:textId="77777777" w:rsidTr="00A71F46">
        <w:trPr>
          <w:ins w:id="101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28C48E" w14:textId="77777777" w:rsidR="00A71F46" w:rsidRPr="002062A5" w:rsidRDefault="00A71F46" w:rsidP="00A71F46">
            <w:pPr>
              <w:pStyle w:val="Beschriftung"/>
              <w:rPr>
                <w:ins w:id="10103" w:author="Andreas Kuehne" w:date="2019-05-31T12:40:00Z"/>
                <w:rStyle w:val="Datatype"/>
                <w:b w:val="0"/>
                <w:bCs w:val="0"/>
              </w:rPr>
            </w:pPr>
            <w:ins w:id="10104" w:author="Andreas Kuehne" w:date="2019-05-31T12:40:00Z">
              <w:r w:rsidRPr="002062A5">
                <w:rPr>
                  <w:rStyle w:val="Datatype"/>
                </w:rPr>
                <w:t>keySel</w:t>
              </w:r>
            </w:ins>
          </w:p>
        </w:tc>
        <w:tc>
          <w:tcPr>
            <w:tcW w:w="4675" w:type="dxa"/>
          </w:tcPr>
          <w:p w14:paraId="120947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05" w:author="Andreas Kuehne" w:date="2019-05-31T12:40:00Z"/>
                <w:rStyle w:val="Datatype"/>
              </w:rPr>
            </w:pPr>
            <w:ins w:id="10106" w:author="Andreas Kuehne" w:date="2019-05-31T12:40:00Z">
              <w:r w:rsidRPr="002062A5">
                <w:rPr>
                  <w:rStyle w:val="Datatype"/>
                </w:rPr>
                <w:t>KeySelector</w:t>
              </w:r>
            </w:ins>
          </w:p>
        </w:tc>
      </w:tr>
      <w:tr w:rsidR="00A71F46" w14:paraId="5953BE50" w14:textId="77777777" w:rsidTr="00A71F46">
        <w:trPr>
          <w:ins w:id="101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D75503" w14:textId="77777777" w:rsidR="00A71F46" w:rsidRPr="002062A5" w:rsidRDefault="00A71F46" w:rsidP="00A71F46">
            <w:pPr>
              <w:pStyle w:val="Beschriftung"/>
              <w:rPr>
                <w:ins w:id="10108" w:author="Andreas Kuehne" w:date="2019-05-31T12:40:00Z"/>
                <w:rStyle w:val="Datatype"/>
                <w:b w:val="0"/>
                <w:bCs w:val="0"/>
              </w:rPr>
            </w:pPr>
            <w:ins w:id="10109" w:author="Andreas Kuehne" w:date="2019-05-31T12:40:00Z">
              <w:r w:rsidRPr="002062A5">
                <w:rPr>
                  <w:rStyle w:val="Datatype"/>
                </w:rPr>
                <w:t>lowerBound</w:t>
              </w:r>
            </w:ins>
          </w:p>
        </w:tc>
        <w:tc>
          <w:tcPr>
            <w:tcW w:w="4675" w:type="dxa"/>
          </w:tcPr>
          <w:p w14:paraId="13E528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10" w:author="Andreas Kuehne" w:date="2019-05-31T12:40:00Z"/>
                <w:rStyle w:val="Datatype"/>
              </w:rPr>
            </w:pPr>
            <w:ins w:id="10111" w:author="Andreas Kuehne" w:date="2019-05-31T12:40:00Z">
              <w:r w:rsidRPr="002062A5">
                <w:rPr>
                  <w:rStyle w:val="Datatype"/>
                </w:rPr>
                <w:t>LowerBoundary</w:t>
              </w:r>
            </w:ins>
          </w:p>
        </w:tc>
      </w:tr>
      <w:tr w:rsidR="00A71F46" w14:paraId="420DD4E1" w14:textId="77777777" w:rsidTr="00A71F46">
        <w:trPr>
          <w:ins w:id="101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B8F480" w14:textId="77777777" w:rsidR="00A71F46" w:rsidRPr="002062A5" w:rsidRDefault="00A71F46" w:rsidP="00A71F46">
            <w:pPr>
              <w:pStyle w:val="Beschriftung"/>
              <w:rPr>
                <w:ins w:id="10113" w:author="Andreas Kuehne" w:date="2019-05-31T12:40:00Z"/>
                <w:rStyle w:val="Datatype"/>
                <w:b w:val="0"/>
                <w:bCs w:val="0"/>
              </w:rPr>
            </w:pPr>
            <w:ins w:id="10114" w:author="Andreas Kuehne" w:date="2019-05-31T12:40:00Z">
              <w:r w:rsidRPr="002062A5">
                <w:rPr>
                  <w:rStyle w:val="Datatype"/>
                </w:rPr>
                <w:t>maj</w:t>
              </w:r>
            </w:ins>
          </w:p>
        </w:tc>
        <w:tc>
          <w:tcPr>
            <w:tcW w:w="4675" w:type="dxa"/>
          </w:tcPr>
          <w:p w14:paraId="5E88D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15" w:author="Andreas Kuehne" w:date="2019-05-31T12:40:00Z"/>
                <w:rStyle w:val="Datatype"/>
              </w:rPr>
            </w:pPr>
            <w:ins w:id="10116" w:author="Andreas Kuehne" w:date="2019-05-31T12:40:00Z">
              <w:r w:rsidRPr="002062A5">
                <w:rPr>
                  <w:rStyle w:val="Datatype"/>
                </w:rPr>
                <w:t>ResultMajor</w:t>
              </w:r>
            </w:ins>
          </w:p>
        </w:tc>
      </w:tr>
      <w:tr w:rsidR="00A71F46" w14:paraId="7BDCBE97" w14:textId="77777777" w:rsidTr="00A71F46">
        <w:trPr>
          <w:ins w:id="101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AC93DB" w14:textId="77777777" w:rsidR="00A71F46" w:rsidRPr="002062A5" w:rsidRDefault="00A71F46" w:rsidP="00A71F46">
            <w:pPr>
              <w:pStyle w:val="Beschriftung"/>
              <w:rPr>
                <w:ins w:id="10118" w:author="Andreas Kuehne" w:date="2019-05-31T12:40:00Z"/>
                <w:rStyle w:val="Datatype"/>
                <w:b w:val="0"/>
                <w:bCs w:val="0"/>
              </w:rPr>
            </w:pPr>
            <w:ins w:id="10119" w:author="Andreas Kuehne" w:date="2019-05-31T12:40:00Z">
              <w:r w:rsidRPr="002062A5">
                <w:rPr>
                  <w:rStyle w:val="Datatype"/>
                </w:rPr>
                <w:t>mimeType</w:t>
              </w:r>
            </w:ins>
          </w:p>
        </w:tc>
        <w:tc>
          <w:tcPr>
            <w:tcW w:w="4675" w:type="dxa"/>
          </w:tcPr>
          <w:p w14:paraId="22B10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20" w:author="Andreas Kuehne" w:date="2019-05-31T12:40:00Z"/>
                <w:rStyle w:val="Datatype"/>
              </w:rPr>
            </w:pPr>
            <w:ins w:id="10121" w:author="Andreas Kuehne" w:date="2019-05-31T12:40:00Z">
              <w:r w:rsidRPr="002062A5">
                <w:rPr>
                  <w:rStyle w:val="Datatype"/>
                </w:rPr>
                <w:t>MimeType</w:t>
              </w:r>
            </w:ins>
          </w:p>
        </w:tc>
      </w:tr>
      <w:tr w:rsidR="00A71F46" w14:paraId="1365FC0C" w14:textId="77777777" w:rsidTr="00A71F46">
        <w:trPr>
          <w:ins w:id="101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8892D3" w14:textId="77777777" w:rsidR="00A71F46" w:rsidRPr="002062A5" w:rsidRDefault="00A71F46" w:rsidP="00A71F46">
            <w:pPr>
              <w:pStyle w:val="Beschriftung"/>
              <w:rPr>
                <w:ins w:id="10123" w:author="Andreas Kuehne" w:date="2019-05-31T12:40:00Z"/>
                <w:rStyle w:val="Datatype"/>
                <w:b w:val="0"/>
                <w:bCs w:val="0"/>
              </w:rPr>
            </w:pPr>
            <w:ins w:id="10124" w:author="Andreas Kuehne" w:date="2019-05-31T12:40:00Z">
              <w:r w:rsidRPr="002062A5">
                <w:rPr>
                  <w:rStyle w:val="Datatype"/>
                </w:rPr>
                <w:t>min</w:t>
              </w:r>
            </w:ins>
          </w:p>
        </w:tc>
        <w:tc>
          <w:tcPr>
            <w:tcW w:w="4675" w:type="dxa"/>
          </w:tcPr>
          <w:p w14:paraId="38759F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25" w:author="Andreas Kuehne" w:date="2019-05-31T12:40:00Z"/>
                <w:rStyle w:val="Datatype"/>
              </w:rPr>
            </w:pPr>
            <w:ins w:id="10126" w:author="Andreas Kuehne" w:date="2019-05-31T12:40:00Z">
              <w:r w:rsidRPr="002062A5">
                <w:rPr>
                  <w:rStyle w:val="Datatype"/>
                </w:rPr>
                <w:t>ResultMinor</w:t>
              </w:r>
            </w:ins>
          </w:p>
        </w:tc>
      </w:tr>
      <w:tr w:rsidR="00A71F46" w14:paraId="263621EA" w14:textId="77777777" w:rsidTr="00A71F46">
        <w:trPr>
          <w:ins w:id="1012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830A09" w14:textId="77777777" w:rsidR="00A71F46" w:rsidRPr="002062A5" w:rsidRDefault="00A71F46" w:rsidP="00A71F46">
            <w:pPr>
              <w:pStyle w:val="Beschriftung"/>
              <w:rPr>
                <w:ins w:id="10128" w:author="Andreas Kuehne" w:date="2019-05-31T12:40:00Z"/>
                <w:rStyle w:val="Datatype"/>
                <w:b w:val="0"/>
                <w:bCs w:val="0"/>
              </w:rPr>
            </w:pPr>
            <w:ins w:id="10129" w:author="Andreas Kuehne" w:date="2019-05-31T12:40:00Z">
              <w:r w:rsidRPr="002062A5">
                <w:rPr>
                  <w:rStyle w:val="Datatype"/>
                </w:rPr>
                <w:t>msg</w:t>
              </w:r>
            </w:ins>
          </w:p>
        </w:tc>
        <w:tc>
          <w:tcPr>
            <w:tcW w:w="4675" w:type="dxa"/>
          </w:tcPr>
          <w:p w14:paraId="2024E5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30" w:author="Andreas Kuehne" w:date="2019-05-31T12:40:00Z"/>
                <w:rStyle w:val="Datatype"/>
              </w:rPr>
            </w:pPr>
            <w:ins w:id="10131" w:author="Andreas Kuehne" w:date="2019-05-31T12:40:00Z">
              <w:r w:rsidRPr="002062A5">
                <w:rPr>
                  <w:rStyle w:val="Datatype"/>
                </w:rPr>
                <w:t>ResultMessage</w:t>
              </w:r>
            </w:ins>
          </w:p>
          <w:p w14:paraId="4285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32" w:author="Andreas Kuehne" w:date="2019-05-31T12:40:00Z"/>
                <w:rStyle w:val="Datatype"/>
              </w:rPr>
            </w:pPr>
            <w:ins w:id="10133" w:author="Andreas Kuehne" w:date="2019-05-31T12:40:00Z">
              <w:r w:rsidRPr="002062A5">
                <w:rPr>
                  <w:rStyle w:val="Datatype"/>
                </w:rPr>
                <w:t>Message</w:t>
              </w:r>
            </w:ins>
          </w:p>
        </w:tc>
      </w:tr>
      <w:tr w:rsidR="00A71F46" w14:paraId="0EDEF9CF" w14:textId="77777777" w:rsidTr="00A71F46">
        <w:trPr>
          <w:ins w:id="101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BFE18F" w14:textId="77777777" w:rsidR="00A71F46" w:rsidRPr="002062A5" w:rsidRDefault="00A71F46" w:rsidP="00A71F46">
            <w:pPr>
              <w:pStyle w:val="Beschriftung"/>
              <w:rPr>
                <w:ins w:id="10135" w:author="Andreas Kuehne" w:date="2019-05-31T12:40:00Z"/>
                <w:rStyle w:val="Datatype"/>
                <w:b w:val="0"/>
                <w:bCs w:val="0"/>
              </w:rPr>
            </w:pPr>
            <w:ins w:id="10136" w:author="Andreas Kuehne" w:date="2019-05-31T12:40:00Z">
              <w:r w:rsidRPr="002062A5">
                <w:rPr>
                  <w:rStyle w:val="Datatype"/>
                </w:rPr>
                <w:t>name</w:t>
              </w:r>
            </w:ins>
          </w:p>
        </w:tc>
        <w:tc>
          <w:tcPr>
            <w:tcW w:w="4675" w:type="dxa"/>
          </w:tcPr>
          <w:p w14:paraId="2D3CCC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37" w:author="Andreas Kuehne" w:date="2019-05-31T12:40:00Z"/>
                <w:rStyle w:val="Datatype"/>
              </w:rPr>
            </w:pPr>
            <w:ins w:id="10138" w:author="Andreas Kuehne" w:date="2019-05-31T12:40:00Z">
              <w:r w:rsidRPr="002062A5">
                <w:rPr>
                  <w:rStyle w:val="Datatype"/>
                </w:rPr>
                <w:t>Name</w:t>
              </w:r>
            </w:ins>
          </w:p>
          <w:p w14:paraId="10790C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39" w:author="Andreas Kuehne" w:date="2019-05-31T12:40:00Z"/>
                <w:rStyle w:val="Datatype"/>
              </w:rPr>
            </w:pPr>
            <w:ins w:id="10140" w:author="Andreas Kuehne" w:date="2019-05-31T12:40:00Z">
              <w:r w:rsidRPr="002062A5">
                <w:rPr>
                  <w:rStyle w:val="Datatype"/>
                </w:rPr>
                <w:t>KeyName</w:t>
              </w:r>
            </w:ins>
          </w:p>
        </w:tc>
      </w:tr>
      <w:tr w:rsidR="00A71F46" w14:paraId="24DEEF77" w14:textId="77777777" w:rsidTr="00A71F46">
        <w:trPr>
          <w:ins w:id="101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223ADD" w14:textId="77777777" w:rsidR="00A71F46" w:rsidRPr="002062A5" w:rsidRDefault="00A71F46" w:rsidP="00A71F46">
            <w:pPr>
              <w:pStyle w:val="Beschriftung"/>
              <w:rPr>
                <w:ins w:id="10142" w:author="Andreas Kuehne" w:date="2019-05-31T12:40:00Z"/>
                <w:rStyle w:val="Datatype"/>
                <w:b w:val="0"/>
                <w:bCs w:val="0"/>
              </w:rPr>
            </w:pPr>
            <w:ins w:id="10143" w:author="Andreas Kuehne" w:date="2019-05-31T12:40:00Z">
              <w:r w:rsidRPr="002062A5">
                <w:rPr>
                  <w:rStyle w:val="Datatype"/>
                </w:rPr>
                <w:t>nsDecl</w:t>
              </w:r>
            </w:ins>
          </w:p>
        </w:tc>
        <w:tc>
          <w:tcPr>
            <w:tcW w:w="4675" w:type="dxa"/>
          </w:tcPr>
          <w:p w14:paraId="0B3900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44" w:author="Andreas Kuehne" w:date="2019-05-31T12:40:00Z"/>
                <w:rStyle w:val="Datatype"/>
              </w:rPr>
            </w:pPr>
            <w:ins w:id="10145" w:author="Andreas Kuehne" w:date="2019-05-31T12:40:00Z">
              <w:r w:rsidRPr="002062A5">
                <w:rPr>
                  <w:rStyle w:val="Datatype"/>
                </w:rPr>
                <w:t>NsPrefixMapping</w:t>
              </w:r>
            </w:ins>
          </w:p>
        </w:tc>
      </w:tr>
      <w:tr w:rsidR="00A71F46" w14:paraId="546F49B3" w14:textId="77777777" w:rsidTr="00A71F46">
        <w:trPr>
          <w:ins w:id="101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956BAB" w14:textId="77777777" w:rsidR="00A71F46" w:rsidRPr="002062A5" w:rsidRDefault="00A71F46" w:rsidP="00A71F46">
            <w:pPr>
              <w:pStyle w:val="Beschriftung"/>
              <w:rPr>
                <w:ins w:id="10147" w:author="Andreas Kuehne" w:date="2019-05-31T12:40:00Z"/>
                <w:rStyle w:val="Datatype"/>
                <w:b w:val="0"/>
                <w:bCs w:val="0"/>
              </w:rPr>
            </w:pPr>
            <w:ins w:id="10148" w:author="Andreas Kuehne" w:date="2019-05-31T12:40:00Z">
              <w:r w:rsidRPr="002062A5">
                <w:rPr>
                  <w:rStyle w:val="Datatype"/>
                </w:rPr>
                <w:t>objId</w:t>
              </w:r>
            </w:ins>
          </w:p>
        </w:tc>
        <w:tc>
          <w:tcPr>
            <w:tcW w:w="4675" w:type="dxa"/>
          </w:tcPr>
          <w:p w14:paraId="5A5044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49" w:author="Andreas Kuehne" w:date="2019-05-31T12:40:00Z"/>
                <w:rStyle w:val="Datatype"/>
              </w:rPr>
            </w:pPr>
            <w:ins w:id="10150" w:author="Andreas Kuehne" w:date="2019-05-31T12:40:00Z">
              <w:r w:rsidRPr="002062A5">
                <w:rPr>
                  <w:rStyle w:val="Datatype"/>
                </w:rPr>
                <w:t>ObjId</w:t>
              </w:r>
            </w:ins>
          </w:p>
        </w:tc>
      </w:tr>
      <w:tr w:rsidR="00A71F46" w14:paraId="691672A4" w14:textId="77777777" w:rsidTr="00A71F46">
        <w:trPr>
          <w:ins w:id="101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6B2953" w14:textId="77777777" w:rsidR="00A71F46" w:rsidRPr="002062A5" w:rsidRDefault="00A71F46" w:rsidP="00A71F46">
            <w:pPr>
              <w:pStyle w:val="Beschriftung"/>
              <w:rPr>
                <w:ins w:id="10152" w:author="Andreas Kuehne" w:date="2019-05-31T12:40:00Z"/>
                <w:rStyle w:val="Datatype"/>
                <w:b w:val="0"/>
                <w:bCs w:val="0"/>
              </w:rPr>
            </w:pPr>
            <w:ins w:id="10153" w:author="Andreas Kuehne" w:date="2019-05-31T12:40:00Z">
              <w:r w:rsidRPr="002062A5">
                <w:rPr>
                  <w:rStyle w:val="Datatype"/>
                </w:rPr>
                <w:t>ocsp</w:t>
              </w:r>
            </w:ins>
          </w:p>
        </w:tc>
        <w:tc>
          <w:tcPr>
            <w:tcW w:w="4675" w:type="dxa"/>
          </w:tcPr>
          <w:p w14:paraId="461D321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54" w:author="Andreas Kuehne" w:date="2019-05-31T12:40:00Z"/>
                <w:rStyle w:val="Datatype"/>
              </w:rPr>
            </w:pPr>
            <w:ins w:id="10155" w:author="Andreas Kuehne" w:date="2019-05-31T12:40:00Z">
              <w:r w:rsidRPr="002062A5">
                <w:rPr>
                  <w:rStyle w:val="Datatype"/>
                </w:rPr>
                <w:t>OCSPResponse</w:t>
              </w:r>
            </w:ins>
          </w:p>
        </w:tc>
      </w:tr>
      <w:tr w:rsidR="00A71F46" w14:paraId="5A925C31" w14:textId="77777777" w:rsidTr="00A71F46">
        <w:trPr>
          <w:ins w:id="101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8EDD3" w14:textId="77777777" w:rsidR="00A71F46" w:rsidRPr="002062A5" w:rsidRDefault="00A71F46" w:rsidP="00A71F46">
            <w:pPr>
              <w:pStyle w:val="Beschriftung"/>
              <w:rPr>
                <w:ins w:id="10157" w:author="Andreas Kuehne" w:date="2019-05-31T12:40:00Z"/>
                <w:rStyle w:val="Datatype"/>
                <w:b w:val="0"/>
                <w:bCs w:val="0"/>
              </w:rPr>
            </w:pPr>
            <w:ins w:id="10158" w:author="Andreas Kuehne" w:date="2019-05-31T12:40:00Z">
              <w:r w:rsidRPr="002062A5">
                <w:rPr>
                  <w:rStyle w:val="Datatype"/>
                </w:rPr>
                <w:t>optInp</w:t>
              </w:r>
            </w:ins>
          </w:p>
        </w:tc>
        <w:tc>
          <w:tcPr>
            <w:tcW w:w="4675" w:type="dxa"/>
          </w:tcPr>
          <w:p w14:paraId="2C086E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59" w:author="Andreas Kuehne" w:date="2019-05-31T12:40:00Z"/>
                <w:rStyle w:val="Datatype"/>
              </w:rPr>
            </w:pPr>
            <w:ins w:id="10160" w:author="Andreas Kuehne" w:date="2019-05-31T12:40:00Z">
              <w:r w:rsidRPr="002062A5">
                <w:rPr>
                  <w:rStyle w:val="Datatype"/>
                </w:rPr>
                <w:t>OptionalInputs</w:t>
              </w:r>
            </w:ins>
          </w:p>
        </w:tc>
      </w:tr>
      <w:tr w:rsidR="00A71F46" w14:paraId="4E581C17" w14:textId="77777777" w:rsidTr="00A71F46">
        <w:trPr>
          <w:ins w:id="101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E7B551" w14:textId="77777777" w:rsidR="00A71F46" w:rsidRPr="002062A5" w:rsidRDefault="00A71F46" w:rsidP="00A71F46">
            <w:pPr>
              <w:pStyle w:val="Beschriftung"/>
              <w:rPr>
                <w:ins w:id="10162" w:author="Andreas Kuehne" w:date="2019-05-31T12:40:00Z"/>
                <w:rStyle w:val="Datatype"/>
                <w:b w:val="0"/>
                <w:bCs w:val="0"/>
              </w:rPr>
            </w:pPr>
            <w:ins w:id="10163" w:author="Andreas Kuehne" w:date="2019-05-31T12:40:00Z">
              <w:r w:rsidRPr="002062A5">
                <w:rPr>
                  <w:rStyle w:val="Datatype"/>
                </w:rPr>
                <w:t>optOutp</w:t>
              </w:r>
            </w:ins>
          </w:p>
        </w:tc>
        <w:tc>
          <w:tcPr>
            <w:tcW w:w="4675" w:type="dxa"/>
          </w:tcPr>
          <w:p w14:paraId="4323C56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64" w:author="Andreas Kuehne" w:date="2019-05-31T12:40:00Z"/>
                <w:rStyle w:val="Datatype"/>
              </w:rPr>
            </w:pPr>
            <w:ins w:id="10165" w:author="Andreas Kuehne" w:date="2019-05-31T12:40:00Z">
              <w:r w:rsidRPr="002062A5">
                <w:rPr>
                  <w:rStyle w:val="Datatype"/>
                </w:rPr>
                <w:t>OptionalOutputs</w:t>
              </w:r>
            </w:ins>
          </w:p>
        </w:tc>
      </w:tr>
      <w:tr w:rsidR="00A71F46" w14:paraId="123FEC45" w14:textId="77777777" w:rsidTr="00A71F46">
        <w:trPr>
          <w:ins w:id="101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3A6FE1" w14:textId="77777777" w:rsidR="00A71F46" w:rsidRPr="002062A5" w:rsidRDefault="00A71F46" w:rsidP="00A71F46">
            <w:pPr>
              <w:pStyle w:val="Beschriftung"/>
              <w:rPr>
                <w:ins w:id="10167" w:author="Andreas Kuehne" w:date="2019-05-31T12:40:00Z"/>
                <w:rStyle w:val="Datatype"/>
                <w:b w:val="0"/>
                <w:bCs w:val="0"/>
              </w:rPr>
            </w:pPr>
            <w:ins w:id="10168" w:author="Andreas Kuehne" w:date="2019-05-31T12:40:00Z">
              <w:r w:rsidRPr="002062A5">
                <w:rPr>
                  <w:rStyle w:val="Datatype"/>
                </w:rPr>
                <w:t>poe</w:t>
              </w:r>
            </w:ins>
          </w:p>
        </w:tc>
        <w:tc>
          <w:tcPr>
            <w:tcW w:w="4675" w:type="dxa"/>
          </w:tcPr>
          <w:p w14:paraId="4DE2D6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69" w:author="Andreas Kuehne" w:date="2019-05-31T12:40:00Z"/>
                <w:rStyle w:val="Datatype"/>
              </w:rPr>
            </w:pPr>
            <w:ins w:id="10170" w:author="Andreas Kuehne" w:date="2019-05-31T12:40:00Z">
              <w:r w:rsidRPr="002062A5">
                <w:rPr>
                  <w:rStyle w:val="Datatype"/>
                </w:rPr>
                <w:t>PoE</w:t>
              </w:r>
            </w:ins>
          </w:p>
        </w:tc>
      </w:tr>
      <w:tr w:rsidR="00A71F46" w14:paraId="4466F0AE" w14:textId="77777777" w:rsidTr="00A71F46">
        <w:trPr>
          <w:ins w:id="101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57DE12" w14:textId="77777777" w:rsidR="00A71F46" w:rsidRPr="002062A5" w:rsidRDefault="00A71F46" w:rsidP="00A71F46">
            <w:pPr>
              <w:pStyle w:val="Beschriftung"/>
              <w:rPr>
                <w:ins w:id="10172" w:author="Andreas Kuehne" w:date="2019-05-31T12:40:00Z"/>
                <w:rStyle w:val="Datatype"/>
                <w:b w:val="0"/>
                <w:bCs w:val="0"/>
              </w:rPr>
            </w:pPr>
            <w:ins w:id="10173" w:author="Andreas Kuehne" w:date="2019-05-31T12:40:00Z">
              <w:r w:rsidRPr="002062A5">
                <w:rPr>
                  <w:rStyle w:val="Datatype"/>
                </w:rPr>
                <w:t>pre</w:t>
              </w:r>
            </w:ins>
          </w:p>
        </w:tc>
        <w:tc>
          <w:tcPr>
            <w:tcW w:w="4675" w:type="dxa"/>
          </w:tcPr>
          <w:p w14:paraId="7AEF2B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74" w:author="Andreas Kuehne" w:date="2019-05-31T12:40:00Z"/>
                <w:rStyle w:val="Datatype"/>
              </w:rPr>
            </w:pPr>
            <w:ins w:id="10175" w:author="Andreas Kuehne" w:date="2019-05-31T12:40:00Z">
              <w:r w:rsidRPr="002062A5">
                <w:rPr>
                  <w:rStyle w:val="Datatype"/>
                </w:rPr>
                <w:t>NamespacePrefix</w:t>
              </w:r>
            </w:ins>
          </w:p>
        </w:tc>
      </w:tr>
      <w:tr w:rsidR="00A71F46" w14:paraId="629B5233" w14:textId="77777777" w:rsidTr="00A71F46">
        <w:trPr>
          <w:ins w:id="101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C140F" w14:textId="77777777" w:rsidR="00A71F46" w:rsidRPr="002062A5" w:rsidRDefault="00A71F46" w:rsidP="00A71F46">
            <w:pPr>
              <w:pStyle w:val="Beschriftung"/>
              <w:rPr>
                <w:ins w:id="10177" w:author="Andreas Kuehne" w:date="2019-05-31T12:40:00Z"/>
                <w:rStyle w:val="Datatype"/>
                <w:b w:val="0"/>
                <w:bCs w:val="0"/>
              </w:rPr>
            </w:pPr>
            <w:ins w:id="10178" w:author="Andreas Kuehne" w:date="2019-05-31T12:40:00Z">
              <w:r w:rsidRPr="002062A5">
                <w:rPr>
                  <w:rStyle w:val="Datatype"/>
                </w:rPr>
                <w:t>pRef</w:t>
              </w:r>
            </w:ins>
          </w:p>
        </w:tc>
        <w:tc>
          <w:tcPr>
            <w:tcW w:w="4675" w:type="dxa"/>
          </w:tcPr>
          <w:p w14:paraId="020A5C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79" w:author="Andreas Kuehne" w:date="2019-05-31T12:40:00Z"/>
                <w:rStyle w:val="Datatype"/>
              </w:rPr>
            </w:pPr>
            <w:ins w:id="10180" w:author="Andreas Kuehne" w:date="2019-05-31T12:40:00Z">
              <w:r w:rsidRPr="002062A5">
                <w:rPr>
                  <w:rStyle w:val="Datatype"/>
                </w:rPr>
                <w:t>ProblemReference</w:t>
              </w:r>
            </w:ins>
          </w:p>
        </w:tc>
      </w:tr>
      <w:tr w:rsidR="00A71F46" w14:paraId="16E181B7" w14:textId="77777777" w:rsidTr="00A71F46">
        <w:trPr>
          <w:ins w:id="101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AD5C85" w14:textId="77777777" w:rsidR="00A71F46" w:rsidRPr="002062A5" w:rsidRDefault="00A71F46" w:rsidP="00A71F46">
            <w:pPr>
              <w:pStyle w:val="Beschriftung"/>
              <w:rPr>
                <w:ins w:id="10182" w:author="Andreas Kuehne" w:date="2019-05-31T12:40:00Z"/>
                <w:rStyle w:val="Datatype"/>
                <w:b w:val="0"/>
                <w:bCs w:val="0"/>
              </w:rPr>
            </w:pPr>
            <w:ins w:id="10183" w:author="Andreas Kuehne" w:date="2019-05-31T12:40:00Z">
              <w:r w:rsidRPr="002062A5">
                <w:rPr>
                  <w:rStyle w:val="Datatype"/>
                </w:rPr>
                <w:t>procDetails</w:t>
              </w:r>
            </w:ins>
          </w:p>
        </w:tc>
        <w:tc>
          <w:tcPr>
            <w:tcW w:w="4675" w:type="dxa"/>
          </w:tcPr>
          <w:p w14:paraId="44C364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84" w:author="Andreas Kuehne" w:date="2019-05-31T12:40:00Z"/>
                <w:rStyle w:val="Datatype"/>
              </w:rPr>
            </w:pPr>
            <w:ins w:id="10185" w:author="Andreas Kuehne" w:date="2019-05-31T12:40:00Z">
              <w:r w:rsidRPr="002062A5">
                <w:rPr>
                  <w:rStyle w:val="Datatype"/>
                </w:rPr>
                <w:t>ProcessingDetails</w:t>
              </w:r>
            </w:ins>
          </w:p>
        </w:tc>
      </w:tr>
      <w:tr w:rsidR="00A71F46" w14:paraId="38C0308C" w14:textId="77777777" w:rsidTr="00A71F46">
        <w:trPr>
          <w:ins w:id="101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A1827" w14:textId="77777777" w:rsidR="00A71F46" w:rsidRPr="002062A5" w:rsidRDefault="00A71F46" w:rsidP="00A71F46">
            <w:pPr>
              <w:pStyle w:val="Beschriftung"/>
              <w:rPr>
                <w:ins w:id="10187" w:author="Andreas Kuehne" w:date="2019-05-31T12:40:00Z"/>
                <w:rStyle w:val="Datatype"/>
                <w:b w:val="0"/>
                <w:bCs w:val="0"/>
              </w:rPr>
            </w:pPr>
            <w:ins w:id="10188" w:author="Andreas Kuehne" w:date="2019-05-31T12:40:00Z">
              <w:r w:rsidRPr="002062A5">
                <w:rPr>
                  <w:rStyle w:val="Datatype"/>
                </w:rPr>
                <w:t>profile</w:t>
              </w:r>
            </w:ins>
          </w:p>
        </w:tc>
        <w:tc>
          <w:tcPr>
            <w:tcW w:w="4675" w:type="dxa"/>
          </w:tcPr>
          <w:p w14:paraId="23BD85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89" w:author="Andreas Kuehne" w:date="2019-05-31T12:40:00Z"/>
                <w:rStyle w:val="Datatype"/>
              </w:rPr>
            </w:pPr>
            <w:ins w:id="10190" w:author="Andreas Kuehne" w:date="2019-05-31T12:40:00Z">
              <w:r w:rsidRPr="002062A5">
                <w:rPr>
                  <w:rStyle w:val="Datatype"/>
                </w:rPr>
                <w:t>AppliedProfile</w:t>
              </w:r>
            </w:ins>
          </w:p>
        </w:tc>
      </w:tr>
      <w:tr w:rsidR="00A71F46" w14:paraId="0955EEDD" w14:textId="77777777" w:rsidTr="00A71F46">
        <w:trPr>
          <w:ins w:id="101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134DFD" w14:textId="77777777" w:rsidR="00A71F46" w:rsidRPr="002062A5" w:rsidRDefault="00A71F46" w:rsidP="00A71F46">
            <w:pPr>
              <w:pStyle w:val="Beschriftung"/>
              <w:rPr>
                <w:ins w:id="10192" w:author="Andreas Kuehne" w:date="2019-05-31T12:40:00Z"/>
                <w:rStyle w:val="Datatype"/>
                <w:b w:val="0"/>
                <w:bCs w:val="0"/>
              </w:rPr>
            </w:pPr>
            <w:ins w:id="10193" w:author="Andreas Kuehne" w:date="2019-05-31T12:40:00Z">
              <w:r w:rsidRPr="002062A5">
                <w:rPr>
                  <w:rStyle w:val="Datatype"/>
                </w:rPr>
                <w:t>prop</w:t>
              </w:r>
            </w:ins>
          </w:p>
        </w:tc>
        <w:tc>
          <w:tcPr>
            <w:tcW w:w="4675" w:type="dxa"/>
          </w:tcPr>
          <w:p w14:paraId="3FA3C8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94" w:author="Andreas Kuehne" w:date="2019-05-31T12:40:00Z"/>
                <w:rStyle w:val="Datatype"/>
              </w:rPr>
            </w:pPr>
            <w:ins w:id="10195" w:author="Andreas Kuehne" w:date="2019-05-31T12:40:00Z">
              <w:r w:rsidRPr="002062A5">
                <w:rPr>
                  <w:rStyle w:val="Datatype"/>
                </w:rPr>
                <w:t>Property</w:t>
              </w:r>
            </w:ins>
          </w:p>
        </w:tc>
      </w:tr>
      <w:tr w:rsidR="00A71F46" w14:paraId="0BD86B1F" w14:textId="77777777" w:rsidTr="00A71F46">
        <w:trPr>
          <w:ins w:id="101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B9443D" w14:textId="77777777" w:rsidR="00A71F46" w:rsidRPr="002062A5" w:rsidRDefault="00A71F46" w:rsidP="00A71F46">
            <w:pPr>
              <w:pStyle w:val="Beschriftung"/>
              <w:rPr>
                <w:ins w:id="10197" w:author="Andreas Kuehne" w:date="2019-05-31T12:40:00Z"/>
                <w:rStyle w:val="Datatype"/>
                <w:b w:val="0"/>
                <w:bCs w:val="0"/>
              </w:rPr>
            </w:pPr>
            <w:ins w:id="10198" w:author="Andreas Kuehne" w:date="2019-05-31T12:40:00Z">
              <w:r w:rsidRPr="002062A5">
                <w:rPr>
                  <w:rStyle w:val="Datatype"/>
                </w:rPr>
                <w:t>props</w:t>
              </w:r>
            </w:ins>
          </w:p>
        </w:tc>
        <w:tc>
          <w:tcPr>
            <w:tcW w:w="4675" w:type="dxa"/>
          </w:tcPr>
          <w:p w14:paraId="1E7BBB9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99" w:author="Andreas Kuehne" w:date="2019-05-31T12:40:00Z"/>
                <w:rStyle w:val="Datatype"/>
              </w:rPr>
            </w:pPr>
            <w:ins w:id="10200" w:author="Andreas Kuehne" w:date="2019-05-31T12:40:00Z">
              <w:r w:rsidRPr="002062A5">
                <w:rPr>
                  <w:rStyle w:val="Datatype"/>
                </w:rPr>
                <w:t>Properties</w:t>
              </w:r>
            </w:ins>
          </w:p>
        </w:tc>
      </w:tr>
      <w:tr w:rsidR="00A71F46" w14:paraId="585A4FEE" w14:textId="77777777" w:rsidTr="00A71F46">
        <w:trPr>
          <w:ins w:id="102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9240E2" w14:textId="77777777" w:rsidR="00A71F46" w:rsidRPr="002062A5" w:rsidRDefault="00A71F46" w:rsidP="00A71F46">
            <w:pPr>
              <w:pStyle w:val="Beschriftung"/>
              <w:rPr>
                <w:ins w:id="10202" w:author="Andreas Kuehne" w:date="2019-05-31T12:40:00Z"/>
                <w:rStyle w:val="Datatype"/>
                <w:b w:val="0"/>
                <w:bCs w:val="0"/>
              </w:rPr>
            </w:pPr>
            <w:ins w:id="10203" w:author="Andreas Kuehne" w:date="2019-05-31T12:40:00Z">
              <w:r w:rsidRPr="002062A5">
                <w:rPr>
                  <w:rStyle w:val="Datatype"/>
                </w:rPr>
                <w:t>provId</w:t>
              </w:r>
            </w:ins>
          </w:p>
        </w:tc>
        <w:tc>
          <w:tcPr>
            <w:tcW w:w="4675" w:type="dxa"/>
          </w:tcPr>
          <w:p w14:paraId="6DCFCF8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04" w:author="Andreas Kuehne" w:date="2019-05-31T12:40:00Z"/>
                <w:rStyle w:val="Datatype"/>
              </w:rPr>
            </w:pPr>
            <w:ins w:id="10205" w:author="Andreas Kuehne" w:date="2019-05-31T12:40:00Z">
              <w:r w:rsidRPr="002062A5">
                <w:rPr>
                  <w:rStyle w:val="Datatype"/>
                </w:rPr>
                <w:t>SPProvidedID</w:t>
              </w:r>
            </w:ins>
          </w:p>
        </w:tc>
      </w:tr>
      <w:tr w:rsidR="00A71F46" w14:paraId="7C20A773" w14:textId="77777777" w:rsidTr="00A71F46">
        <w:trPr>
          <w:ins w:id="102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B9331B" w14:textId="77777777" w:rsidR="00A71F46" w:rsidRPr="002062A5" w:rsidRDefault="00A71F46" w:rsidP="00A71F46">
            <w:pPr>
              <w:pStyle w:val="Beschriftung"/>
              <w:rPr>
                <w:ins w:id="10207" w:author="Andreas Kuehne" w:date="2019-05-31T12:40:00Z"/>
                <w:rStyle w:val="Datatype"/>
                <w:b w:val="0"/>
                <w:bCs w:val="0"/>
              </w:rPr>
            </w:pPr>
            <w:ins w:id="10208" w:author="Andreas Kuehne" w:date="2019-05-31T12:40:00Z">
              <w:r w:rsidRPr="002062A5">
                <w:rPr>
                  <w:rStyle w:val="Datatype"/>
                </w:rPr>
                <w:t>quality</w:t>
              </w:r>
            </w:ins>
          </w:p>
        </w:tc>
        <w:tc>
          <w:tcPr>
            <w:tcW w:w="4675" w:type="dxa"/>
          </w:tcPr>
          <w:p w14:paraId="2AEA5D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09" w:author="Andreas Kuehne" w:date="2019-05-31T12:40:00Z"/>
                <w:rStyle w:val="Datatype"/>
              </w:rPr>
            </w:pPr>
            <w:ins w:id="10210" w:author="Andreas Kuehne" w:date="2019-05-31T12:40:00Z">
              <w:r w:rsidRPr="002062A5">
                <w:rPr>
                  <w:rStyle w:val="Datatype"/>
                </w:rPr>
                <w:t>SignatureQualityLevel</w:t>
              </w:r>
            </w:ins>
          </w:p>
        </w:tc>
      </w:tr>
      <w:tr w:rsidR="00A71F46" w14:paraId="59681087" w14:textId="77777777" w:rsidTr="00A71F46">
        <w:trPr>
          <w:ins w:id="102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C4ECC1" w14:textId="77777777" w:rsidR="00A71F46" w:rsidRPr="002062A5" w:rsidRDefault="00A71F46" w:rsidP="00A71F46">
            <w:pPr>
              <w:pStyle w:val="Beschriftung"/>
              <w:rPr>
                <w:ins w:id="10212" w:author="Andreas Kuehne" w:date="2019-05-31T12:40:00Z"/>
                <w:rStyle w:val="Datatype"/>
                <w:b w:val="0"/>
                <w:bCs w:val="0"/>
              </w:rPr>
            </w:pPr>
            <w:ins w:id="10213" w:author="Andreas Kuehne" w:date="2019-05-31T12:40:00Z">
              <w:r w:rsidRPr="002062A5">
                <w:rPr>
                  <w:rStyle w:val="Datatype"/>
                </w:rPr>
                <w:t>recipient</w:t>
              </w:r>
            </w:ins>
          </w:p>
        </w:tc>
        <w:tc>
          <w:tcPr>
            <w:tcW w:w="4675" w:type="dxa"/>
          </w:tcPr>
          <w:p w14:paraId="1CBB52E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14" w:author="Andreas Kuehne" w:date="2019-05-31T12:40:00Z"/>
                <w:rStyle w:val="Datatype"/>
              </w:rPr>
            </w:pPr>
            <w:ins w:id="10215" w:author="Andreas Kuehne" w:date="2019-05-31T12:40:00Z">
              <w:r w:rsidRPr="002062A5">
                <w:rPr>
                  <w:rStyle w:val="Datatype"/>
                </w:rPr>
                <w:t>Recipient</w:t>
              </w:r>
            </w:ins>
          </w:p>
        </w:tc>
      </w:tr>
      <w:tr w:rsidR="00A71F46" w14:paraId="5CA23F2C" w14:textId="77777777" w:rsidTr="00A71F46">
        <w:trPr>
          <w:ins w:id="102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4EF61F" w14:textId="77777777" w:rsidR="00A71F46" w:rsidRPr="002062A5" w:rsidRDefault="00A71F46" w:rsidP="00A71F46">
            <w:pPr>
              <w:pStyle w:val="Beschriftung"/>
              <w:rPr>
                <w:ins w:id="10217" w:author="Andreas Kuehne" w:date="2019-05-31T12:40:00Z"/>
                <w:rStyle w:val="Datatype"/>
                <w:b w:val="0"/>
                <w:bCs w:val="0"/>
              </w:rPr>
            </w:pPr>
            <w:ins w:id="10218" w:author="Andreas Kuehne" w:date="2019-05-31T12:40:00Z">
              <w:r w:rsidRPr="002062A5">
                <w:rPr>
                  <w:rStyle w:val="Datatype"/>
                </w:rPr>
                <w:t>ref</w:t>
              </w:r>
            </w:ins>
          </w:p>
        </w:tc>
        <w:tc>
          <w:tcPr>
            <w:tcW w:w="4675" w:type="dxa"/>
          </w:tcPr>
          <w:p w14:paraId="5844A60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19" w:author="Andreas Kuehne" w:date="2019-05-31T12:40:00Z"/>
                <w:rStyle w:val="Datatype"/>
              </w:rPr>
            </w:pPr>
            <w:ins w:id="10220" w:author="Andreas Kuehne" w:date="2019-05-31T12:40:00Z">
              <w:r w:rsidRPr="002062A5">
                <w:rPr>
                  <w:rStyle w:val="Datatype"/>
                </w:rPr>
                <w:t>Ref</w:t>
              </w:r>
            </w:ins>
          </w:p>
        </w:tc>
      </w:tr>
      <w:tr w:rsidR="00A71F46" w14:paraId="7DF7EEB6" w14:textId="77777777" w:rsidTr="00A71F46">
        <w:trPr>
          <w:ins w:id="102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5E52A6" w14:textId="77777777" w:rsidR="00A71F46" w:rsidRPr="002062A5" w:rsidRDefault="00A71F46" w:rsidP="00A71F46">
            <w:pPr>
              <w:pStyle w:val="Beschriftung"/>
              <w:rPr>
                <w:ins w:id="10222" w:author="Andreas Kuehne" w:date="2019-05-31T12:40:00Z"/>
                <w:rStyle w:val="Datatype"/>
                <w:b w:val="0"/>
                <w:bCs w:val="0"/>
              </w:rPr>
            </w:pPr>
            <w:ins w:id="10223" w:author="Andreas Kuehne" w:date="2019-05-31T12:40:00Z">
              <w:r w:rsidRPr="002062A5">
                <w:rPr>
                  <w:rStyle w:val="Datatype"/>
                </w:rPr>
                <w:t>refId</w:t>
              </w:r>
            </w:ins>
          </w:p>
        </w:tc>
        <w:tc>
          <w:tcPr>
            <w:tcW w:w="4675" w:type="dxa"/>
          </w:tcPr>
          <w:p w14:paraId="589598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24" w:author="Andreas Kuehne" w:date="2019-05-31T12:40:00Z"/>
                <w:rStyle w:val="Datatype"/>
              </w:rPr>
            </w:pPr>
            <w:ins w:id="10225" w:author="Andreas Kuehne" w:date="2019-05-31T12:40:00Z">
              <w:r w:rsidRPr="002062A5">
                <w:rPr>
                  <w:rStyle w:val="Datatype"/>
                </w:rPr>
                <w:t>RefId</w:t>
              </w:r>
            </w:ins>
          </w:p>
        </w:tc>
      </w:tr>
      <w:tr w:rsidR="00A71F46" w14:paraId="0CD2BBEF" w14:textId="77777777" w:rsidTr="00A71F46">
        <w:trPr>
          <w:ins w:id="102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8DA5D8" w14:textId="77777777" w:rsidR="00A71F46" w:rsidRPr="002062A5" w:rsidRDefault="00A71F46" w:rsidP="00A71F46">
            <w:pPr>
              <w:pStyle w:val="Beschriftung"/>
              <w:rPr>
                <w:ins w:id="10227" w:author="Andreas Kuehne" w:date="2019-05-31T12:40:00Z"/>
                <w:rStyle w:val="Datatype"/>
                <w:b w:val="0"/>
                <w:bCs w:val="0"/>
              </w:rPr>
            </w:pPr>
            <w:ins w:id="10228" w:author="Andreas Kuehne" w:date="2019-05-31T12:40:00Z">
              <w:r w:rsidRPr="002062A5">
                <w:rPr>
                  <w:rStyle w:val="Datatype"/>
                </w:rPr>
                <w:t>refType</w:t>
              </w:r>
            </w:ins>
          </w:p>
        </w:tc>
        <w:tc>
          <w:tcPr>
            <w:tcW w:w="4675" w:type="dxa"/>
          </w:tcPr>
          <w:p w14:paraId="74200E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29" w:author="Andreas Kuehne" w:date="2019-05-31T12:40:00Z"/>
                <w:rStyle w:val="Datatype"/>
              </w:rPr>
            </w:pPr>
            <w:ins w:id="10230" w:author="Andreas Kuehne" w:date="2019-05-31T12:40:00Z">
              <w:r w:rsidRPr="002062A5">
                <w:rPr>
                  <w:rStyle w:val="Datatype"/>
                </w:rPr>
                <w:t>RefType</w:t>
              </w:r>
            </w:ins>
          </w:p>
        </w:tc>
      </w:tr>
      <w:tr w:rsidR="00A71F46" w14:paraId="22F2C824" w14:textId="77777777" w:rsidTr="00A71F46">
        <w:trPr>
          <w:ins w:id="102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80666A" w14:textId="77777777" w:rsidR="00A71F46" w:rsidRPr="002062A5" w:rsidRDefault="00A71F46" w:rsidP="00A71F46">
            <w:pPr>
              <w:pStyle w:val="Beschriftung"/>
              <w:rPr>
                <w:ins w:id="10232" w:author="Andreas Kuehne" w:date="2019-05-31T12:40:00Z"/>
                <w:rStyle w:val="Datatype"/>
                <w:b w:val="0"/>
                <w:bCs w:val="0"/>
              </w:rPr>
            </w:pPr>
            <w:ins w:id="10233" w:author="Andreas Kuehne" w:date="2019-05-31T12:40:00Z">
              <w:r w:rsidRPr="002062A5">
                <w:rPr>
                  <w:rStyle w:val="Datatype"/>
                </w:rPr>
                <w:t>refURI</w:t>
              </w:r>
            </w:ins>
          </w:p>
        </w:tc>
        <w:tc>
          <w:tcPr>
            <w:tcW w:w="4675" w:type="dxa"/>
          </w:tcPr>
          <w:p w14:paraId="57E5B8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34" w:author="Andreas Kuehne" w:date="2019-05-31T12:40:00Z"/>
                <w:rStyle w:val="Datatype"/>
              </w:rPr>
            </w:pPr>
            <w:ins w:id="10235" w:author="Andreas Kuehne" w:date="2019-05-31T12:40:00Z">
              <w:r w:rsidRPr="002062A5">
                <w:rPr>
                  <w:rStyle w:val="Datatype"/>
                </w:rPr>
                <w:t>RefURI</w:t>
              </w:r>
            </w:ins>
          </w:p>
        </w:tc>
      </w:tr>
      <w:tr w:rsidR="00A71F46" w14:paraId="1E944B62" w14:textId="77777777" w:rsidTr="00A71F46">
        <w:trPr>
          <w:ins w:id="102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4C13A" w14:textId="77777777" w:rsidR="00A71F46" w:rsidRPr="002062A5" w:rsidRDefault="00A71F46" w:rsidP="00A71F46">
            <w:pPr>
              <w:pStyle w:val="Beschriftung"/>
              <w:rPr>
                <w:ins w:id="10237" w:author="Andreas Kuehne" w:date="2019-05-31T12:40:00Z"/>
                <w:rStyle w:val="Datatype"/>
                <w:b w:val="0"/>
                <w:bCs w:val="0"/>
              </w:rPr>
            </w:pPr>
            <w:ins w:id="10238" w:author="Andreas Kuehne" w:date="2019-05-31T12:40:00Z">
              <w:r w:rsidRPr="002062A5">
                <w:rPr>
                  <w:rStyle w:val="Datatype"/>
                </w:rPr>
                <w:lastRenderedPageBreak/>
                <w:t>reqID</w:t>
              </w:r>
            </w:ins>
          </w:p>
        </w:tc>
        <w:tc>
          <w:tcPr>
            <w:tcW w:w="4675" w:type="dxa"/>
          </w:tcPr>
          <w:p w14:paraId="06A5B81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39" w:author="Andreas Kuehne" w:date="2019-05-31T12:40:00Z"/>
                <w:rStyle w:val="Datatype"/>
              </w:rPr>
            </w:pPr>
            <w:ins w:id="10240" w:author="Andreas Kuehne" w:date="2019-05-31T12:40:00Z">
              <w:r w:rsidRPr="002062A5">
                <w:rPr>
                  <w:rStyle w:val="Datatype"/>
                </w:rPr>
                <w:t>RequestID</w:t>
              </w:r>
            </w:ins>
          </w:p>
        </w:tc>
      </w:tr>
      <w:tr w:rsidR="00A71F46" w14:paraId="1576DAA0" w14:textId="77777777" w:rsidTr="00A71F46">
        <w:trPr>
          <w:ins w:id="102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1CC033" w14:textId="77777777" w:rsidR="00A71F46" w:rsidRPr="002062A5" w:rsidRDefault="00A71F46" w:rsidP="00A71F46">
            <w:pPr>
              <w:pStyle w:val="Beschriftung"/>
              <w:rPr>
                <w:ins w:id="10242" w:author="Andreas Kuehne" w:date="2019-05-31T12:40:00Z"/>
                <w:rStyle w:val="Datatype"/>
                <w:b w:val="0"/>
                <w:bCs w:val="0"/>
              </w:rPr>
            </w:pPr>
            <w:ins w:id="10243" w:author="Andreas Kuehne" w:date="2019-05-31T12:40:00Z">
              <w:r w:rsidRPr="002062A5">
                <w:rPr>
                  <w:rStyle w:val="Datatype"/>
                </w:rPr>
                <w:t>respID</w:t>
              </w:r>
            </w:ins>
          </w:p>
        </w:tc>
        <w:tc>
          <w:tcPr>
            <w:tcW w:w="4675" w:type="dxa"/>
          </w:tcPr>
          <w:p w14:paraId="7C0636F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4" w:author="Andreas Kuehne" w:date="2019-05-31T12:40:00Z"/>
                <w:rStyle w:val="Datatype"/>
              </w:rPr>
            </w:pPr>
            <w:ins w:id="10245" w:author="Andreas Kuehne" w:date="2019-05-31T12:40:00Z">
              <w:r w:rsidRPr="002062A5">
                <w:rPr>
                  <w:rStyle w:val="Datatype"/>
                </w:rPr>
                <w:t>ResponseID</w:t>
              </w:r>
            </w:ins>
          </w:p>
        </w:tc>
      </w:tr>
      <w:tr w:rsidR="00A71F46" w14:paraId="178C0781" w14:textId="77777777" w:rsidTr="00A71F46">
        <w:trPr>
          <w:ins w:id="102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ADF795" w14:textId="77777777" w:rsidR="00A71F46" w:rsidRPr="002062A5" w:rsidRDefault="00A71F46" w:rsidP="00A71F46">
            <w:pPr>
              <w:pStyle w:val="Beschriftung"/>
              <w:rPr>
                <w:ins w:id="10247" w:author="Andreas Kuehne" w:date="2019-05-31T12:40:00Z"/>
                <w:rStyle w:val="Datatype"/>
                <w:b w:val="0"/>
                <w:bCs w:val="0"/>
              </w:rPr>
            </w:pPr>
            <w:ins w:id="10248" w:author="Andreas Kuehne" w:date="2019-05-31T12:40:00Z">
              <w:r w:rsidRPr="002062A5">
                <w:rPr>
                  <w:rStyle w:val="Datatype"/>
                </w:rPr>
                <w:t>result</w:t>
              </w:r>
            </w:ins>
          </w:p>
        </w:tc>
        <w:tc>
          <w:tcPr>
            <w:tcW w:w="4675" w:type="dxa"/>
          </w:tcPr>
          <w:p w14:paraId="2BFFBF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9" w:author="Andreas Kuehne" w:date="2019-05-31T12:40:00Z"/>
                <w:rStyle w:val="Datatype"/>
              </w:rPr>
            </w:pPr>
            <w:ins w:id="10250" w:author="Andreas Kuehne" w:date="2019-05-31T12:40:00Z">
              <w:r w:rsidRPr="002062A5">
                <w:rPr>
                  <w:rStyle w:val="Datatype"/>
                </w:rPr>
                <w:t>Result</w:t>
              </w:r>
            </w:ins>
          </w:p>
          <w:p w14:paraId="0D582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1" w:author="Andreas Kuehne" w:date="2019-05-31T12:40:00Z"/>
                <w:rStyle w:val="Datatype"/>
              </w:rPr>
            </w:pPr>
            <w:ins w:id="10252" w:author="Andreas Kuehne" w:date="2019-05-31T12:40:00Z">
              <w:r w:rsidRPr="002062A5">
                <w:rPr>
                  <w:rStyle w:val="Datatype"/>
                </w:rPr>
                <w:t>VerifyManifestResults</w:t>
              </w:r>
            </w:ins>
          </w:p>
          <w:p w14:paraId="0A952A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3" w:author="Andreas Kuehne" w:date="2019-05-31T12:40:00Z"/>
                <w:rStyle w:val="Datatype"/>
              </w:rPr>
            </w:pPr>
            <w:ins w:id="10254" w:author="Andreas Kuehne" w:date="2019-05-31T12:40:00Z">
              <w:r w:rsidRPr="002062A5">
                <w:rPr>
                  <w:rStyle w:val="Datatype"/>
                </w:rPr>
                <w:t>ManifestResult</w:t>
              </w:r>
            </w:ins>
          </w:p>
        </w:tc>
      </w:tr>
      <w:tr w:rsidR="00A71F46" w14:paraId="41CC3282" w14:textId="77777777" w:rsidTr="00A71F46">
        <w:trPr>
          <w:ins w:id="102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8B0A2" w14:textId="77777777" w:rsidR="00A71F46" w:rsidRPr="002062A5" w:rsidRDefault="00A71F46" w:rsidP="00A71F46">
            <w:pPr>
              <w:pStyle w:val="Beschriftung"/>
              <w:rPr>
                <w:ins w:id="10256" w:author="Andreas Kuehne" w:date="2019-05-31T12:40:00Z"/>
                <w:rStyle w:val="Datatype"/>
                <w:b w:val="0"/>
                <w:bCs w:val="0"/>
              </w:rPr>
            </w:pPr>
            <w:ins w:id="10257" w:author="Andreas Kuehne" w:date="2019-05-31T12:40:00Z">
              <w:r w:rsidRPr="002062A5">
                <w:rPr>
                  <w:rStyle w:val="Datatype"/>
                </w:rPr>
                <w:t>returnAugmented</w:t>
              </w:r>
            </w:ins>
          </w:p>
        </w:tc>
        <w:tc>
          <w:tcPr>
            <w:tcW w:w="4675" w:type="dxa"/>
          </w:tcPr>
          <w:p w14:paraId="526D2F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8" w:author="Andreas Kuehne" w:date="2019-05-31T12:40:00Z"/>
                <w:rStyle w:val="Datatype"/>
              </w:rPr>
            </w:pPr>
            <w:ins w:id="10259" w:author="Andreas Kuehne" w:date="2019-05-31T12:40:00Z">
              <w:r w:rsidRPr="002062A5">
                <w:rPr>
                  <w:rStyle w:val="Datatype"/>
                </w:rPr>
                <w:t>ReturnAugmentedSignature</w:t>
              </w:r>
            </w:ins>
          </w:p>
        </w:tc>
      </w:tr>
      <w:tr w:rsidR="00A71F46" w14:paraId="0F1EC12C" w14:textId="77777777" w:rsidTr="00A71F46">
        <w:trPr>
          <w:ins w:id="102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BA7373" w14:textId="77777777" w:rsidR="00A71F46" w:rsidRPr="002062A5" w:rsidRDefault="00A71F46" w:rsidP="00A71F46">
            <w:pPr>
              <w:pStyle w:val="Beschriftung"/>
              <w:rPr>
                <w:ins w:id="10261" w:author="Andreas Kuehne" w:date="2019-05-31T12:40:00Z"/>
                <w:rStyle w:val="Datatype"/>
                <w:b w:val="0"/>
                <w:bCs w:val="0"/>
              </w:rPr>
            </w:pPr>
            <w:ins w:id="10262" w:author="Andreas Kuehne" w:date="2019-05-31T12:40:00Z">
              <w:r w:rsidRPr="002062A5">
                <w:rPr>
                  <w:rStyle w:val="Datatype"/>
                </w:rPr>
                <w:t>returnProcDetails</w:t>
              </w:r>
            </w:ins>
          </w:p>
        </w:tc>
        <w:tc>
          <w:tcPr>
            <w:tcW w:w="4675" w:type="dxa"/>
          </w:tcPr>
          <w:p w14:paraId="78EBF4E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3" w:author="Andreas Kuehne" w:date="2019-05-31T12:40:00Z"/>
                <w:rStyle w:val="Datatype"/>
              </w:rPr>
            </w:pPr>
            <w:ins w:id="10264" w:author="Andreas Kuehne" w:date="2019-05-31T12:40:00Z">
              <w:r w:rsidRPr="002062A5">
                <w:rPr>
                  <w:rStyle w:val="Datatype"/>
                </w:rPr>
                <w:t>ReturnProcessingDetails</w:t>
              </w:r>
            </w:ins>
          </w:p>
        </w:tc>
      </w:tr>
      <w:tr w:rsidR="00A71F46" w14:paraId="31846507" w14:textId="77777777" w:rsidTr="00A71F46">
        <w:trPr>
          <w:ins w:id="10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56FA8" w14:textId="77777777" w:rsidR="00A71F46" w:rsidRPr="002062A5" w:rsidRDefault="00A71F46" w:rsidP="00A71F46">
            <w:pPr>
              <w:pStyle w:val="Beschriftung"/>
              <w:rPr>
                <w:ins w:id="10266" w:author="Andreas Kuehne" w:date="2019-05-31T12:40:00Z"/>
                <w:rStyle w:val="Datatype"/>
                <w:b w:val="0"/>
                <w:bCs w:val="0"/>
              </w:rPr>
            </w:pPr>
            <w:ins w:id="10267" w:author="Andreas Kuehne" w:date="2019-05-31T12:40:00Z">
              <w:r w:rsidRPr="002062A5">
                <w:rPr>
                  <w:rStyle w:val="Datatype"/>
                </w:rPr>
                <w:t>returnSigner</w:t>
              </w:r>
            </w:ins>
          </w:p>
        </w:tc>
        <w:tc>
          <w:tcPr>
            <w:tcW w:w="4675" w:type="dxa"/>
          </w:tcPr>
          <w:p w14:paraId="61F93C1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8" w:author="Andreas Kuehne" w:date="2019-05-31T12:40:00Z"/>
                <w:rStyle w:val="Datatype"/>
              </w:rPr>
            </w:pPr>
            <w:ins w:id="10269" w:author="Andreas Kuehne" w:date="2019-05-31T12:40:00Z">
              <w:r w:rsidRPr="002062A5">
                <w:rPr>
                  <w:rStyle w:val="Datatype"/>
                </w:rPr>
                <w:t>ReturnSignerIdentity</w:t>
              </w:r>
            </w:ins>
          </w:p>
        </w:tc>
      </w:tr>
      <w:tr w:rsidR="00A71F46" w14:paraId="3C016944" w14:textId="77777777" w:rsidTr="00A71F46">
        <w:trPr>
          <w:ins w:id="102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4895F" w14:textId="77777777" w:rsidR="00A71F46" w:rsidRPr="002062A5" w:rsidRDefault="00A71F46" w:rsidP="00A71F46">
            <w:pPr>
              <w:pStyle w:val="Beschriftung"/>
              <w:rPr>
                <w:ins w:id="10271" w:author="Andreas Kuehne" w:date="2019-05-31T12:40:00Z"/>
                <w:rStyle w:val="Datatype"/>
                <w:b w:val="0"/>
                <w:bCs w:val="0"/>
              </w:rPr>
            </w:pPr>
            <w:ins w:id="10272" w:author="Andreas Kuehne" w:date="2019-05-31T12:40:00Z">
              <w:r w:rsidRPr="002062A5">
                <w:rPr>
                  <w:rStyle w:val="Datatype"/>
                </w:rPr>
                <w:t>returnSigningTime</w:t>
              </w:r>
            </w:ins>
          </w:p>
        </w:tc>
        <w:tc>
          <w:tcPr>
            <w:tcW w:w="4675" w:type="dxa"/>
          </w:tcPr>
          <w:p w14:paraId="77B6D4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3" w:author="Andreas Kuehne" w:date="2019-05-31T12:40:00Z"/>
                <w:rStyle w:val="Datatype"/>
              </w:rPr>
            </w:pPr>
            <w:ins w:id="10274" w:author="Andreas Kuehne" w:date="2019-05-31T12:40:00Z">
              <w:r w:rsidRPr="002062A5">
                <w:rPr>
                  <w:rStyle w:val="Datatype"/>
                </w:rPr>
                <w:t>ReturnSigningTimeInfo</w:t>
              </w:r>
            </w:ins>
          </w:p>
        </w:tc>
      </w:tr>
      <w:tr w:rsidR="00A71F46" w14:paraId="71DE0701" w14:textId="77777777" w:rsidTr="00A71F46">
        <w:trPr>
          <w:ins w:id="102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02AC0" w14:textId="77777777" w:rsidR="00A71F46" w:rsidRPr="002062A5" w:rsidRDefault="00A71F46" w:rsidP="00A71F46">
            <w:pPr>
              <w:pStyle w:val="Beschriftung"/>
              <w:rPr>
                <w:ins w:id="10276" w:author="Andreas Kuehne" w:date="2019-05-31T12:40:00Z"/>
                <w:rStyle w:val="Datatype"/>
                <w:b w:val="0"/>
                <w:bCs w:val="0"/>
              </w:rPr>
            </w:pPr>
            <w:ins w:id="10277" w:author="Andreas Kuehne" w:date="2019-05-31T12:40:00Z">
              <w:r w:rsidRPr="002062A5">
                <w:rPr>
                  <w:rStyle w:val="Datatype"/>
                </w:rPr>
                <w:t>returnTimestamped</w:t>
              </w:r>
            </w:ins>
          </w:p>
        </w:tc>
        <w:tc>
          <w:tcPr>
            <w:tcW w:w="4675" w:type="dxa"/>
          </w:tcPr>
          <w:p w14:paraId="5BE4C17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8" w:author="Andreas Kuehne" w:date="2019-05-31T12:40:00Z"/>
                <w:rStyle w:val="Datatype"/>
              </w:rPr>
            </w:pPr>
            <w:ins w:id="10279" w:author="Andreas Kuehne" w:date="2019-05-31T12:40:00Z">
              <w:r w:rsidRPr="002062A5">
                <w:rPr>
                  <w:rStyle w:val="Datatype"/>
                </w:rPr>
                <w:t>ReturnTimestampedSignature</w:t>
              </w:r>
            </w:ins>
          </w:p>
        </w:tc>
      </w:tr>
      <w:tr w:rsidR="00A71F46" w14:paraId="47CB52C0" w14:textId="77777777" w:rsidTr="00A71F46">
        <w:trPr>
          <w:ins w:id="102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BFB456" w14:textId="77777777" w:rsidR="00A71F46" w:rsidRPr="002062A5" w:rsidRDefault="00A71F46" w:rsidP="00A71F46">
            <w:pPr>
              <w:pStyle w:val="Beschriftung"/>
              <w:rPr>
                <w:ins w:id="10281" w:author="Andreas Kuehne" w:date="2019-05-31T12:40:00Z"/>
                <w:rStyle w:val="Datatype"/>
                <w:b w:val="0"/>
                <w:bCs w:val="0"/>
              </w:rPr>
            </w:pPr>
            <w:ins w:id="10282" w:author="Andreas Kuehne" w:date="2019-05-31T12:40:00Z">
              <w:r w:rsidRPr="002062A5">
                <w:rPr>
                  <w:rStyle w:val="Datatype"/>
                </w:rPr>
                <w:t>returnVerificationTime</w:t>
              </w:r>
            </w:ins>
          </w:p>
        </w:tc>
        <w:tc>
          <w:tcPr>
            <w:tcW w:w="4675" w:type="dxa"/>
          </w:tcPr>
          <w:p w14:paraId="6E76348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3" w:author="Andreas Kuehne" w:date="2019-05-31T12:40:00Z"/>
                <w:rStyle w:val="Datatype"/>
              </w:rPr>
            </w:pPr>
            <w:ins w:id="10284" w:author="Andreas Kuehne" w:date="2019-05-31T12:40:00Z">
              <w:r w:rsidRPr="002062A5">
                <w:rPr>
                  <w:rStyle w:val="Datatype"/>
                </w:rPr>
                <w:t>ReturnVerificationTimeInfo</w:t>
              </w:r>
            </w:ins>
          </w:p>
        </w:tc>
      </w:tr>
      <w:tr w:rsidR="00A71F46" w14:paraId="282239E0" w14:textId="77777777" w:rsidTr="00A71F46">
        <w:trPr>
          <w:ins w:id="102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3272E1" w14:textId="77777777" w:rsidR="00A71F46" w:rsidRPr="002062A5" w:rsidRDefault="00A71F46" w:rsidP="00A71F46">
            <w:pPr>
              <w:pStyle w:val="Beschriftung"/>
              <w:rPr>
                <w:ins w:id="10286" w:author="Andreas Kuehne" w:date="2019-05-31T12:40:00Z"/>
                <w:rStyle w:val="Datatype"/>
                <w:b w:val="0"/>
                <w:bCs w:val="0"/>
              </w:rPr>
            </w:pPr>
            <w:ins w:id="10287" w:author="Andreas Kuehne" w:date="2019-05-31T12:40:00Z">
              <w:r w:rsidRPr="002062A5">
                <w:rPr>
                  <w:rStyle w:val="Datatype"/>
                </w:rPr>
                <w:t>schema</w:t>
              </w:r>
            </w:ins>
          </w:p>
        </w:tc>
        <w:tc>
          <w:tcPr>
            <w:tcW w:w="4675" w:type="dxa"/>
          </w:tcPr>
          <w:p w14:paraId="506E077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8" w:author="Andreas Kuehne" w:date="2019-05-31T12:40:00Z"/>
                <w:rStyle w:val="Datatype"/>
              </w:rPr>
            </w:pPr>
            <w:ins w:id="10289" w:author="Andreas Kuehne" w:date="2019-05-31T12:40:00Z">
              <w:r w:rsidRPr="002062A5">
                <w:rPr>
                  <w:rStyle w:val="Datatype"/>
                </w:rPr>
                <w:t>Schema</w:t>
              </w:r>
            </w:ins>
          </w:p>
        </w:tc>
      </w:tr>
      <w:tr w:rsidR="00A71F46" w14:paraId="44BD0232" w14:textId="77777777" w:rsidTr="00A71F46">
        <w:trPr>
          <w:ins w:id="10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131CB1" w14:textId="77777777" w:rsidR="00A71F46" w:rsidRPr="002062A5" w:rsidRDefault="00A71F46" w:rsidP="00A71F46">
            <w:pPr>
              <w:pStyle w:val="Beschriftung"/>
              <w:rPr>
                <w:ins w:id="10291" w:author="Andreas Kuehne" w:date="2019-05-31T12:40:00Z"/>
                <w:rStyle w:val="Datatype"/>
                <w:b w:val="0"/>
                <w:bCs w:val="0"/>
              </w:rPr>
            </w:pPr>
            <w:ins w:id="10292" w:author="Andreas Kuehne" w:date="2019-05-31T12:40:00Z">
              <w:r w:rsidRPr="002062A5">
                <w:rPr>
                  <w:rStyle w:val="Datatype"/>
                </w:rPr>
                <w:t>schemaRefs</w:t>
              </w:r>
            </w:ins>
          </w:p>
        </w:tc>
        <w:tc>
          <w:tcPr>
            <w:tcW w:w="4675" w:type="dxa"/>
          </w:tcPr>
          <w:p w14:paraId="2C4095B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3" w:author="Andreas Kuehne" w:date="2019-05-31T12:40:00Z"/>
                <w:rStyle w:val="Datatype"/>
              </w:rPr>
            </w:pPr>
            <w:ins w:id="10294" w:author="Andreas Kuehne" w:date="2019-05-31T12:40:00Z">
              <w:r w:rsidRPr="002062A5">
                <w:rPr>
                  <w:rStyle w:val="Datatype"/>
                </w:rPr>
                <w:t>SchemaRefs</w:t>
              </w:r>
            </w:ins>
          </w:p>
        </w:tc>
      </w:tr>
      <w:tr w:rsidR="00A71F46" w14:paraId="0054E353" w14:textId="77777777" w:rsidTr="00A71F46">
        <w:trPr>
          <w:ins w:id="102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0A1B26" w14:textId="77777777" w:rsidR="00A71F46" w:rsidRPr="002062A5" w:rsidRDefault="00A71F46" w:rsidP="00A71F46">
            <w:pPr>
              <w:pStyle w:val="Beschriftung"/>
              <w:rPr>
                <w:ins w:id="10296" w:author="Andreas Kuehne" w:date="2019-05-31T12:40:00Z"/>
                <w:rStyle w:val="Datatype"/>
                <w:b w:val="0"/>
                <w:bCs w:val="0"/>
              </w:rPr>
            </w:pPr>
            <w:ins w:id="10297" w:author="Andreas Kuehne" w:date="2019-05-31T12:40:00Z">
              <w:r w:rsidRPr="002062A5">
                <w:rPr>
                  <w:rStyle w:val="Datatype"/>
                </w:rPr>
                <w:t>sigAlgo</w:t>
              </w:r>
            </w:ins>
          </w:p>
        </w:tc>
        <w:tc>
          <w:tcPr>
            <w:tcW w:w="4675" w:type="dxa"/>
          </w:tcPr>
          <w:p w14:paraId="78C032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8" w:author="Andreas Kuehne" w:date="2019-05-31T12:40:00Z"/>
                <w:rStyle w:val="Datatype"/>
              </w:rPr>
            </w:pPr>
            <w:ins w:id="10299" w:author="Andreas Kuehne" w:date="2019-05-31T12:40:00Z">
              <w:r w:rsidRPr="002062A5">
                <w:rPr>
                  <w:rStyle w:val="Datatype"/>
                </w:rPr>
                <w:t>SignatureAlgorithm</w:t>
              </w:r>
            </w:ins>
          </w:p>
        </w:tc>
      </w:tr>
      <w:tr w:rsidR="00A71F46" w14:paraId="3297B6CB" w14:textId="77777777" w:rsidTr="00A71F46">
        <w:trPr>
          <w:ins w:id="103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A1966E" w14:textId="77777777" w:rsidR="00A71F46" w:rsidRPr="002062A5" w:rsidRDefault="00A71F46" w:rsidP="00A71F46">
            <w:pPr>
              <w:pStyle w:val="Beschriftung"/>
              <w:rPr>
                <w:ins w:id="10301" w:author="Andreas Kuehne" w:date="2019-05-31T12:40:00Z"/>
                <w:rStyle w:val="Datatype"/>
                <w:b w:val="0"/>
                <w:bCs w:val="0"/>
              </w:rPr>
            </w:pPr>
            <w:ins w:id="10302" w:author="Andreas Kuehne" w:date="2019-05-31T12:40:00Z">
              <w:r w:rsidRPr="002062A5">
                <w:rPr>
                  <w:rStyle w:val="Datatype"/>
                </w:rPr>
                <w:t>signedProps</w:t>
              </w:r>
            </w:ins>
          </w:p>
        </w:tc>
        <w:tc>
          <w:tcPr>
            <w:tcW w:w="4675" w:type="dxa"/>
          </w:tcPr>
          <w:p w14:paraId="7914EB6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3" w:author="Andreas Kuehne" w:date="2019-05-31T12:40:00Z"/>
                <w:rStyle w:val="Datatype"/>
              </w:rPr>
            </w:pPr>
            <w:ins w:id="10304" w:author="Andreas Kuehne" w:date="2019-05-31T12:40:00Z">
              <w:r w:rsidRPr="002062A5">
                <w:rPr>
                  <w:rStyle w:val="Datatype"/>
                </w:rPr>
                <w:t>SignedProperties</w:t>
              </w:r>
            </w:ins>
          </w:p>
        </w:tc>
      </w:tr>
      <w:tr w:rsidR="00A71F46" w14:paraId="0318461F" w14:textId="77777777" w:rsidTr="00A71F46">
        <w:trPr>
          <w:ins w:id="103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4C64A3" w14:textId="77777777" w:rsidR="00A71F46" w:rsidRPr="002062A5" w:rsidRDefault="00A71F46" w:rsidP="00A71F46">
            <w:pPr>
              <w:pStyle w:val="Beschriftung"/>
              <w:rPr>
                <w:ins w:id="10306" w:author="Andreas Kuehne" w:date="2019-05-31T12:40:00Z"/>
                <w:rStyle w:val="Datatype"/>
                <w:b w:val="0"/>
                <w:bCs w:val="0"/>
              </w:rPr>
            </w:pPr>
            <w:ins w:id="10307" w:author="Andreas Kuehne" w:date="2019-05-31T12:40:00Z">
              <w:r w:rsidRPr="002062A5">
                <w:rPr>
                  <w:rStyle w:val="Datatype"/>
                </w:rPr>
                <w:t>signedRef</w:t>
              </w:r>
            </w:ins>
          </w:p>
        </w:tc>
        <w:tc>
          <w:tcPr>
            <w:tcW w:w="4675" w:type="dxa"/>
          </w:tcPr>
          <w:p w14:paraId="6ABD81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8" w:author="Andreas Kuehne" w:date="2019-05-31T12:40:00Z"/>
                <w:rStyle w:val="Datatype"/>
              </w:rPr>
            </w:pPr>
            <w:ins w:id="10309" w:author="Andreas Kuehne" w:date="2019-05-31T12:40:00Z">
              <w:r w:rsidRPr="002062A5">
                <w:rPr>
                  <w:rStyle w:val="Datatype"/>
                </w:rPr>
                <w:t>SignedReference</w:t>
              </w:r>
            </w:ins>
          </w:p>
        </w:tc>
      </w:tr>
      <w:tr w:rsidR="00A71F46" w14:paraId="4DD757D6" w14:textId="77777777" w:rsidTr="00A71F46">
        <w:trPr>
          <w:ins w:id="103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46CBD5" w14:textId="77777777" w:rsidR="00A71F46" w:rsidRPr="002062A5" w:rsidRDefault="00A71F46" w:rsidP="00A71F46">
            <w:pPr>
              <w:pStyle w:val="Beschriftung"/>
              <w:rPr>
                <w:ins w:id="10311" w:author="Andreas Kuehne" w:date="2019-05-31T12:40:00Z"/>
                <w:rStyle w:val="Datatype"/>
                <w:b w:val="0"/>
                <w:bCs w:val="0"/>
              </w:rPr>
            </w:pPr>
            <w:ins w:id="10312" w:author="Andreas Kuehne" w:date="2019-05-31T12:40:00Z">
              <w:r w:rsidRPr="002062A5">
                <w:rPr>
                  <w:rStyle w:val="Datatype"/>
                </w:rPr>
                <w:t>signedRefs</w:t>
              </w:r>
            </w:ins>
          </w:p>
        </w:tc>
        <w:tc>
          <w:tcPr>
            <w:tcW w:w="4675" w:type="dxa"/>
          </w:tcPr>
          <w:p w14:paraId="180689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3" w:author="Andreas Kuehne" w:date="2019-05-31T12:40:00Z"/>
                <w:rStyle w:val="Datatype"/>
              </w:rPr>
            </w:pPr>
            <w:ins w:id="10314" w:author="Andreas Kuehne" w:date="2019-05-31T12:40:00Z">
              <w:r w:rsidRPr="002062A5">
                <w:rPr>
                  <w:rStyle w:val="Datatype"/>
                </w:rPr>
                <w:t>SignedReferences</w:t>
              </w:r>
            </w:ins>
          </w:p>
        </w:tc>
      </w:tr>
      <w:tr w:rsidR="00A71F46" w14:paraId="0AF8B1DE" w14:textId="77777777" w:rsidTr="00A71F46">
        <w:trPr>
          <w:ins w:id="103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518B60" w14:textId="77777777" w:rsidR="00A71F46" w:rsidRPr="002062A5" w:rsidRDefault="00A71F46" w:rsidP="00A71F46">
            <w:pPr>
              <w:pStyle w:val="Beschriftung"/>
              <w:rPr>
                <w:ins w:id="10316" w:author="Andreas Kuehne" w:date="2019-05-31T12:40:00Z"/>
                <w:rStyle w:val="Datatype"/>
                <w:b w:val="0"/>
                <w:bCs w:val="0"/>
              </w:rPr>
            </w:pPr>
            <w:ins w:id="10317" w:author="Andreas Kuehne" w:date="2019-05-31T12:40:00Z">
              <w:r w:rsidRPr="002062A5">
                <w:rPr>
                  <w:rStyle w:val="Datatype"/>
                </w:rPr>
                <w:t>signerIdentity</w:t>
              </w:r>
            </w:ins>
          </w:p>
        </w:tc>
        <w:tc>
          <w:tcPr>
            <w:tcW w:w="4675" w:type="dxa"/>
          </w:tcPr>
          <w:p w14:paraId="285CCB8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8" w:author="Andreas Kuehne" w:date="2019-05-31T12:40:00Z"/>
                <w:rStyle w:val="Datatype"/>
              </w:rPr>
            </w:pPr>
            <w:ins w:id="10319" w:author="Andreas Kuehne" w:date="2019-05-31T12:40:00Z">
              <w:r w:rsidRPr="002062A5">
                <w:rPr>
                  <w:rStyle w:val="Datatype"/>
                </w:rPr>
                <w:t>SignerIdentity</w:t>
              </w:r>
            </w:ins>
          </w:p>
        </w:tc>
      </w:tr>
      <w:tr w:rsidR="00A71F46" w14:paraId="5481B2F6" w14:textId="77777777" w:rsidTr="00A71F46">
        <w:trPr>
          <w:ins w:id="103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CC517E" w14:textId="77777777" w:rsidR="00A71F46" w:rsidRPr="002062A5" w:rsidRDefault="00A71F46" w:rsidP="00A71F46">
            <w:pPr>
              <w:pStyle w:val="Beschriftung"/>
              <w:rPr>
                <w:ins w:id="10321" w:author="Andreas Kuehne" w:date="2019-05-31T12:40:00Z"/>
                <w:rStyle w:val="Datatype"/>
                <w:b w:val="0"/>
                <w:bCs w:val="0"/>
              </w:rPr>
            </w:pPr>
            <w:ins w:id="10322" w:author="Andreas Kuehne" w:date="2019-05-31T12:40:00Z">
              <w:r w:rsidRPr="002062A5">
                <w:rPr>
                  <w:rStyle w:val="Datatype"/>
                </w:rPr>
                <w:t>signingTime</w:t>
              </w:r>
            </w:ins>
          </w:p>
        </w:tc>
        <w:tc>
          <w:tcPr>
            <w:tcW w:w="4675" w:type="dxa"/>
          </w:tcPr>
          <w:p w14:paraId="165EF8F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3" w:author="Andreas Kuehne" w:date="2019-05-31T12:40:00Z"/>
                <w:rStyle w:val="Datatype"/>
              </w:rPr>
            </w:pPr>
            <w:ins w:id="10324" w:author="Andreas Kuehne" w:date="2019-05-31T12:40:00Z">
              <w:r w:rsidRPr="002062A5">
                <w:rPr>
                  <w:rStyle w:val="Datatype"/>
                </w:rPr>
                <w:t>SigningTime</w:t>
              </w:r>
            </w:ins>
          </w:p>
        </w:tc>
      </w:tr>
      <w:tr w:rsidR="00A71F46" w14:paraId="0E558FA1" w14:textId="77777777" w:rsidTr="00A71F46">
        <w:trPr>
          <w:ins w:id="103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BB5DB0" w14:textId="77777777" w:rsidR="00A71F46" w:rsidRPr="002062A5" w:rsidRDefault="00A71F46" w:rsidP="00A71F46">
            <w:pPr>
              <w:pStyle w:val="Beschriftung"/>
              <w:rPr>
                <w:ins w:id="10326" w:author="Andreas Kuehne" w:date="2019-05-31T12:40:00Z"/>
                <w:rStyle w:val="Datatype"/>
                <w:b w:val="0"/>
                <w:bCs w:val="0"/>
              </w:rPr>
            </w:pPr>
            <w:ins w:id="10327" w:author="Andreas Kuehne" w:date="2019-05-31T12:40:00Z">
              <w:r w:rsidRPr="002062A5">
                <w:rPr>
                  <w:rStyle w:val="Datatype"/>
                </w:rPr>
                <w:t>signingTimeInfo</w:t>
              </w:r>
            </w:ins>
          </w:p>
        </w:tc>
        <w:tc>
          <w:tcPr>
            <w:tcW w:w="4675" w:type="dxa"/>
          </w:tcPr>
          <w:p w14:paraId="4505E60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8" w:author="Andreas Kuehne" w:date="2019-05-31T12:40:00Z"/>
                <w:rStyle w:val="Datatype"/>
              </w:rPr>
            </w:pPr>
            <w:ins w:id="10329" w:author="Andreas Kuehne" w:date="2019-05-31T12:40:00Z">
              <w:r w:rsidRPr="002062A5">
                <w:rPr>
                  <w:rStyle w:val="Datatype"/>
                </w:rPr>
                <w:t>SigningTimeInfo</w:t>
              </w:r>
            </w:ins>
          </w:p>
        </w:tc>
      </w:tr>
      <w:tr w:rsidR="00A71F46" w14:paraId="58779678" w14:textId="77777777" w:rsidTr="00A71F46">
        <w:trPr>
          <w:ins w:id="103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3D01C" w14:textId="77777777" w:rsidR="00A71F46" w:rsidRPr="002062A5" w:rsidRDefault="00A71F46" w:rsidP="00A71F46">
            <w:pPr>
              <w:pStyle w:val="Beschriftung"/>
              <w:rPr>
                <w:ins w:id="10331" w:author="Andreas Kuehne" w:date="2019-05-31T12:40:00Z"/>
                <w:rStyle w:val="Datatype"/>
                <w:b w:val="0"/>
                <w:bCs w:val="0"/>
              </w:rPr>
            </w:pPr>
            <w:ins w:id="10332" w:author="Andreas Kuehne" w:date="2019-05-31T12:40:00Z">
              <w:r w:rsidRPr="002062A5">
                <w:rPr>
                  <w:rStyle w:val="Datatype"/>
                </w:rPr>
                <w:t>sigObj</w:t>
              </w:r>
            </w:ins>
          </w:p>
        </w:tc>
        <w:tc>
          <w:tcPr>
            <w:tcW w:w="4675" w:type="dxa"/>
          </w:tcPr>
          <w:p w14:paraId="0D0373A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3" w:author="Andreas Kuehne" w:date="2019-05-31T12:40:00Z"/>
                <w:rStyle w:val="Datatype"/>
              </w:rPr>
            </w:pPr>
            <w:ins w:id="10334" w:author="Andreas Kuehne" w:date="2019-05-31T12:40:00Z">
              <w:r w:rsidRPr="002062A5">
                <w:rPr>
                  <w:rStyle w:val="Datatype"/>
                </w:rPr>
                <w:t>SignatureObject</w:t>
              </w:r>
            </w:ins>
          </w:p>
        </w:tc>
      </w:tr>
      <w:tr w:rsidR="00A71F46" w14:paraId="09466E56" w14:textId="77777777" w:rsidTr="00A71F46">
        <w:trPr>
          <w:ins w:id="103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44F29" w14:textId="77777777" w:rsidR="00A71F46" w:rsidRPr="002062A5" w:rsidRDefault="00A71F46" w:rsidP="00A71F46">
            <w:pPr>
              <w:pStyle w:val="Beschriftung"/>
              <w:rPr>
                <w:ins w:id="10336" w:author="Andreas Kuehne" w:date="2019-05-31T12:40:00Z"/>
                <w:rStyle w:val="Datatype"/>
                <w:b w:val="0"/>
                <w:bCs w:val="0"/>
              </w:rPr>
            </w:pPr>
            <w:ins w:id="10337" w:author="Andreas Kuehne" w:date="2019-05-31T12:40:00Z">
              <w:r w:rsidRPr="002062A5">
                <w:rPr>
                  <w:rStyle w:val="Datatype"/>
                </w:rPr>
                <w:t>sigPlacement</w:t>
              </w:r>
            </w:ins>
          </w:p>
        </w:tc>
        <w:tc>
          <w:tcPr>
            <w:tcW w:w="4675" w:type="dxa"/>
          </w:tcPr>
          <w:p w14:paraId="31EDC2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8" w:author="Andreas Kuehne" w:date="2019-05-31T12:40:00Z"/>
                <w:rStyle w:val="Datatype"/>
              </w:rPr>
            </w:pPr>
            <w:ins w:id="10339" w:author="Andreas Kuehne" w:date="2019-05-31T12:40:00Z">
              <w:r w:rsidRPr="002062A5">
                <w:rPr>
                  <w:rStyle w:val="Datatype"/>
                </w:rPr>
                <w:t>SignaturePlacement</w:t>
              </w:r>
            </w:ins>
          </w:p>
        </w:tc>
      </w:tr>
      <w:tr w:rsidR="00A71F46" w14:paraId="7E2C2160" w14:textId="77777777" w:rsidTr="00A71F46">
        <w:trPr>
          <w:ins w:id="103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039914" w14:textId="77777777" w:rsidR="00A71F46" w:rsidRPr="002062A5" w:rsidRDefault="00A71F46" w:rsidP="00A71F46">
            <w:pPr>
              <w:pStyle w:val="Beschriftung"/>
              <w:rPr>
                <w:ins w:id="10341" w:author="Andreas Kuehne" w:date="2019-05-31T12:40:00Z"/>
                <w:rStyle w:val="Datatype"/>
                <w:b w:val="0"/>
                <w:bCs w:val="0"/>
              </w:rPr>
            </w:pPr>
            <w:ins w:id="10342" w:author="Andreas Kuehne" w:date="2019-05-31T12:40:00Z">
              <w:r w:rsidRPr="002062A5">
                <w:rPr>
                  <w:rStyle w:val="Datatype"/>
                </w:rPr>
                <w:t>sigPtr</w:t>
              </w:r>
            </w:ins>
          </w:p>
        </w:tc>
        <w:tc>
          <w:tcPr>
            <w:tcW w:w="4675" w:type="dxa"/>
          </w:tcPr>
          <w:p w14:paraId="1B148B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3" w:author="Andreas Kuehne" w:date="2019-05-31T12:40:00Z"/>
                <w:rStyle w:val="Datatype"/>
              </w:rPr>
            </w:pPr>
            <w:ins w:id="10344" w:author="Andreas Kuehne" w:date="2019-05-31T12:40:00Z">
              <w:r w:rsidRPr="002062A5">
                <w:rPr>
                  <w:rStyle w:val="Datatype"/>
                </w:rPr>
                <w:t>SignaturePtr</w:t>
              </w:r>
            </w:ins>
          </w:p>
        </w:tc>
      </w:tr>
      <w:tr w:rsidR="00A71F46" w14:paraId="5C478AEE" w14:textId="77777777" w:rsidTr="00A71F46">
        <w:trPr>
          <w:ins w:id="103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094C84" w14:textId="77777777" w:rsidR="00A71F46" w:rsidRPr="002062A5" w:rsidRDefault="00A71F46" w:rsidP="00A71F46">
            <w:pPr>
              <w:pStyle w:val="Beschriftung"/>
              <w:rPr>
                <w:ins w:id="10346" w:author="Andreas Kuehne" w:date="2019-05-31T12:40:00Z"/>
                <w:rStyle w:val="Datatype"/>
                <w:b w:val="0"/>
                <w:bCs w:val="0"/>
              </w:rPr>
            </w:pPr>
            <w:ins w:id="10347" w:author="Andreas Kuehne" w:date="2019-05-31T12:40:00Z">
              <w:r w:rsidRPr="002062A5">
                <w:rPr>
                  <w:rStyle w:val="Datatype"/>
                </w:rPr>
                <w:t>sigType</w:t>
              </w:r>
            </w:ins>
          </w:p>
        </w:tc>
        <w:tc>
          <w:tcPr>
            <w:tcW w:w="4675" w:type="dxa"/>
          </w:tcPr>
          <w:p w14:paraId="45C972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8" w:author="Andreas Kuehne" w:date="2019-05-31T12:40:00Z"/>
                <w:rStyle w:val="Datatype"/>
              </w:rPr>
            </w:pPr>
            <w:ins w:id="10349" w:author="Andreas Kuehne" w:date="2019-05-31T12:40:00Z">
              <w:r w:rsidRPr="002062A5">
                <w:rPr>
                  <w:rStyle w:val="Datatype"/>
                </w:rPr>
                <w:t>SignatureType</w:t>
              </w:r>
            </w:ins>
          </w:p>
        </w:tc>
      </w:tr>
      <w:tr w:rsidR="00A71F46" w14:paraId="107C5FE2" w14:textId="77777777" w:rsidTr="00A71F46">
        <w:trPr>
          <w:ins w:id="103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A9AAB9" w14:textId="77777777" w:rsidR="00A71F46" w:rsidRPr="002062A5" w:rsidRDefault="00A71F46" w:rsidP="00A71F46">
            <w:pPr>
              <w:pStyle w:val="Beschriftung"/>
              <w:rPr>
                <w:ins w:id="10351" w:author="Andreas Kuehne" w:date="2019-05-31T12:40:00Z"/>
                <w:rStyle w:val="Datatype"/>
                <w:b w:val="0"/>
                <w:bCs w:val="0"/>
              </w:rPr>
            </w:pPr>
            <w:ins w:id="10352" w:author="Andreas Kuehne" w:date="2019-05-31T12:40:00Z">
              <w:r w:rsidRPr="002062A5">
                <w:rPr>
                  <w:rStyle w:val="Datatype"/>
                </w:rPr>
                <w:t>ski</w:t>
              </w:r>
            </w:ins>
          </w:p>
        </w:tc>
        <w:tc>
          <w:tcPr>
            <w:tcW w:w="4675" w:type="dxa"/>
          </w:tcPr>
          <w:p w14:paraId="6B07420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3" w:author="Andreas Kuehne" w:date="2019-05-31T12:40:00Z"/>
                <w:rStyle w:val="Datatype"/>
              </w:rPr>
            </w:pPr>
            <w:ins w:id="10354" w:author="Andreas Kuehne" w:date="2019-05-31T12:40:00Z">
              <w:r w:rsidRPr="002062A5">
                <w:rPr>
                  <w:rStyle w:val="Datatype"/>
                </w:rPr>
                <w:t>X509SKI</w:t>
              </w:r>
            </w:ins>
          </w:p>
        </w:tc>
      </w:tr>
      <w:tr w:rsidR="00A71F46" w14:paraId="2872E1C6" w14:textId="77777777" w:rsidTr="00A71F46">
        <w:trPr>
          <w:ins w:id="103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771F12" w14:textId="77777777" w:rsidR="00A71F46" w:rsidRPr="002062A5" w:rsidRDefault="00A71F46" w:rsidP="00A71F46">
            <w:pPr>
              <w:pStyle w:val="Beschriftung"/>
              <w:rPr>
                <w:ins w:id="10356" w:author="Andreas Kuehne" w:date="2019-05-31T12:40:00Z"/>
                <w:rStyle w:val="Datatype"/>
                <w:b w:val="0"/>
                <w:bCs w:val="0"/>
              </w:rPr>
            </w:pPr>
            <w:ins w:id="10357" w:author="Andreas Kuehne" w:date="2019-05-31T12:40:00Z">
              <w:r w:rsidRPr="002062A5">
                <w:rPr>
                  <w:rStyle w:val="Datatype"/>
                </w:rPr>
                <w:t>specTime</w:t>
              </w:r>
            </w:ins>
          </w:p>
        </w:tc>
        <w:tc>
          <w:tcPr>
            <w:tcW w:w="4675" w:type="dxa"/>
          </w:tcPr>
          <w:p w14:paraId="0AEFB1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8" w:author="Andreas Kuehne" w:date="2019-05-31T12:40:00Z"/>
                <w:rStyle w:val="Datatype"/>
              </w:rPr>
            </w:pPr>
            <w:ins w:id="10359" w:author="Andreas Kuehne" w:date="2019-05-31T12:40:00Z">
              <w:r w:rsidRPr="002062A5">
                <w:rPr>
                  <w:rStyle w:val="Datatype"/>
                </w:rPr>
                <w:t>SpecificTime</w:t>
              </w:r>
            </w:ins>
          </w:p>
        </w:tc>
      </w:tr>
      <w:tr w:rsidR="00A71F46" w14:paraId="5D3B48EC" w14:textId="77777777" w:rsidTr="00A71F46">
        <w:trPr>
          <w:ins w:id="103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C1EE0" w14:textId="77777777" w:rsidR="00A71F46" w:rsidRPr="002062A5" w:rsidRDefault="00A71F46" w:rsidP="00A71F46">
            <w:pPr>
              <w:pStyle w:val="Beschriftung"/>
              <w:rPr>
                <w:ins w:id="10361" w:author="Andreas Kuehne" w:date="2019-05-31T12:40:00Z"/>
                <w:rStyle w:val="Datatype"/>
                <w:b w:val="0"/>
                <w:bCs w:val="0"/>
              </w:rPr>
            </w:pPr>
            <w:ins w:id="10362" w:author="Andreas Kuehne" w:date="2019-05-31T12:40:00Z">
              <w:r w:rsidRPr="002062A5">
                <w:rPr>
                  <w:rStyle w:val="Datatype"/>
                </w:rPr>
                <w:t>status</w:t>
              </w:r>
            </w:ins>
          </w:p>
        </w:tc>
        <w:tc>
          <w:tcPr>
            <w:tcW w:w="4675" w:type="dxa"/>
          </w:tcPr>
          <w:p w14:paraId="35496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3" w:author="Andreas Kuehne" w:date="2019-05-31T12:40:00Z"/>
                <w:rStyle w:val="Datatype"/>
              </w:rPr>
            </w:pPr>
            <w:ins w:id="10364" w:author="Andreas Kuehne" w:date="2019-05-31T12:40:00Z">
              <w:r w:rsidRPr="002062A5">
                <w:rPr>
                  <w:rStyle w:val="Datatype"/>
                </w:rPr>
                <w:t>Status</w:t>
              </w:r>
            </w:ins>
          </w:p>
        </w:tc>
      </w:tr>
      <w:tr w:rsidR="00A71F46" w14:paraId="668D4132" w14:textId="77777777" w:rsidTr="00A71F46">
        <w:trPr>
          <w:ins w:id="103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696053" w14:textId="77777777" w:rsidR="00A71F46" w:rsidRPr="002062A5" w:rsidRDefault="00A71F46" w:rsidP="00A71F46">
            <w:pPr>
              <w:pStyle w:val="Beschriftung"/>
              <w:rPr>
                <w:ins w:id="10366" w:author="Andreas Kuehne" w:date="2019-05-31T12:40:00Z"/>
                <w:rStyle w:val="Datatype"/>
                <w:b w:val="0"/>
                <w:bCs w:val="0"/>
              </w:rPr>
            </w:pPr>
            <w:ins w:id="10367" w:author="Andreas Kuehne" w:date="2019-05-31T12:40:00Z">
              <w:r w:rsidRPr="002062A5">
                <w:rPr>
                  <w:rStyle w:val="Datatype"/>
                </w:rPr>
                <w:t>sub</w:t>
              </w:r>
            </w:ins>
          </w:p>
        </w:tc>
        <w:tc>
          <w:tcPr>
            <w:tcW w:w="4675" w:type="dxa"/>
          </w:tcPr>
          <w:p w14:paraId="53A11AC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8" w:author="Andreas Kuehne" w:date="2019-05-31T12:40:00Z"/>
                <w:rStyle w:val="Datatype"/>
              </w:rPr>
            </w:pPr>
            <w:ins w:id="10369" w:author="Andreas Kuehne" w:date="2019-05-31T12:40:00Z">
              <w:r w:rsidRPr="002062A5">
                <w:rPr>
                  <w:rStyle w:val="Datatype"/>
                </w:rPr>
                <w:t>X509SubjectName</w:t>
              </w:r>
            </w:ins>
          </w:p>
        </w:tc>
      </w:tr>
      <w:tr w:rsidR="00A71F46" w14:paraId="0C02012A" w14:textId="77777777" w:rsidTr="00A71F46">
        <w:trPr>
          <w:ins w:id="103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0B137F" w14:textId="77777777" w:rsidR="00A71F46" w:rsidRPr="002062A5" w:rsidRDefault="00A71F46" w:rsidP="00A71F46">
            <w:pPr>
              <w:pStyle w:val="Beschriftung"/>
              <w:rPr>
                <w:ins w:id="10371" w:author="Andreas Kuehne" w:date="2019-05-31T12:40:00Z"/>
                <w:rStyle w:val="Datatype"/>
                <w:b w:val="0"/>
                <w:bCs w:val="0"/>
              </w:rPr>
            </w:pPr>
            <w:ins w:id="10372" w:author="Andreas Kuehne" w:date="2019-05-31T12:40:00Z">
              <w:r w:rsidRPr="002062A5">
                <w:rPr>
                  <w:rStyle w:val="Datatype"/>
                </w:rPr>
                <w:t>suppInfo</w:t>
              </w:r>
            </w:ins>
          </w:p>
        </w:tc>
        <w:tc>
          <w:tcPr>
            <w:tcW w:w="4675" w:type="dxa"/>
          </w:tcPr>
          <w:p w14:paraId="47F7E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3" w:author="Andreas Kuehne" w:date="2019-05-31T12:40:00Z"/>
                <w:rStyle w:val="Datatype"/>
              </w:rPr>
            </w:pPr>
            <w:ins w:id="10374" w:author="Andreas Kuehne" w:date="2019-05-31T12:40:00Z">
              <w:r w:rsidRPr="002062A5">
                <w:rPr>
                  <w:rStyle w:val="Datatype"/>
                </w:rPr>
                <w:t>SupportingInfo</w:t>
              </w:r>
            </w:ins>
          </w:p>
        </w:tc>
      </w:tr>
      <w:tr w:rsidR="00A71F46" w14:paraId="19AFE1DB" w14:textId="77777777" w:rsidTr="00A71F46">
        <w:trPr>
          <w:ins w:id="103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F34F25" w14:textId="77777777" w:rsidR="00A71F46" w:rsidRPr="002062A5" w:rsidRDefault="00A71F46" w:rsidP="00A71F46">
            <w:pPr>
              <w:pStyle w:val="Beschriftung"/>
              <w:rPr>
                <w:ins w:id="10376" w:author="Andreas Kuehne" w:date="2019-05-31T12:40:00Z"/>
                <w:rStyle w:val="Datatype"/>
                <w:b w:val="0"/>
                <w:bCs w:val="0"/>
              </w:rPr>
            </w:pPr>
            <w:ins w:id="10377" w:author="Andreas Kuehne" w:date="2019-05-31T12:40:00Z">
              <w:r w:rsidRPr="002062A5">
                <w:rPr>
                  <w:rStyle w:val="Datatype"/>
                </w:rPr>
                <w:lastRenderedPageBreak/>
                <w:t>timestampedSig</w:t>
              </w:r>
            </w:ins>
          </w:p>
        </w:tc>
        <w:tc>
          <w:tcPr>
            <w:tcW w:w="4675" w:type="dxa"/>
          </w:tcPr>
          <w:p w14:paraId="683022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8" w:author="Andreas Kuehne" w:date="2019-05-31T12:40:00Z"/>
                <w:rStyle w:val="Datatype"/>
              </w:rPr>
            </w:pPr>
            <w:ins w:id="10379" w:author="Andreas Kuehne" w:date="2019-05-31T12:40:00Z">
              <w:r w:rsidRPr="002062A5">
                <w:rPr>
                  <w:rStyle w:val="Datatype"/>
                </w:rPr>
                <w:t>TimestampedSignature</w:t>
              </w:r>
            </w:ins>
          </w:p>
        </w:tc>
      </w:tr>
      <w:tr w:rsidR="00A71F46" w14:paraId="0FB209C6" w14:textId="77777777" w:rsidTr="00A71F46">
        <w:trPr>
          <w:ins w:id="103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784436" w14:textId="77777777" w:rsidR="00A71F46" w:rsidRPr="002062A5" w:rsidRDefault="00A71F46" w:rsidP="00A71F46">
            <w:pPr>
              <w:pStyle w:val="Beschriftung"/>
              <w:rPr>
                <w:ins w:id="10381" w:author="Andreas Kuehne" w:date="2019-05-31T12:40:00Z"/>
                <w:rStyle w:val="Datatype"/>
                <w:b w:val="0"/>
                <w:bCs w:val="0"/>
              </w:rPr>
            </w:pPr>
            <w:ins w:id="10382" w:author="Andreas Kuehne" w:date="2019-05-31T12:40:00Z">
              <w:r w:rsidRPr="002062A5">
                <w:rPr>
                  <w:rStyle w:val="Datatype"/>
                </w:rPr>
                <w:t>transform</w:t>
              </w:r>
            </w:ins>
          </w:p>
        </w:tc>
        <w:tc>
          <w:tcPr>
            <w:tcW w:w="4675" w:type="dxa"/>
          </w:tcPr>
          <w:p w14:paraId="1FDD8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3" w:author="Andreas Kuehne" w:date="2019-05-31T12:40:00Z"/>
                <w:rStyle w:val="Datatype"/>
              </w:rPr>
            </w:pPr>
            <w:ins w:id="10384" w:author="Andreas Kuehne" w:date="2019-05-31T12:40:00Z">
              <w:r w:rsidRPr="002062A5">
                <w:rPr>
                  <w:rStyle w:val="Datatype"/>
                </w:rPr>
                <w:t>Transform</w:t>
              </w:r>
            </w:ins>
          </w:p>
        </w:tc>
      </w:tr>
      <w:tr w:rsidR="00A71F46" w14:paraId="2AE347A0" w14:textId="77777777" w:rsidTr="00A71F46">
        <w:trPr>
          <w:ins w:id="103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DA3A8" w14:textId="77777777" w:rsidR="00A71F46" w:rsidRPr="002062A5" w:rsidRDefault="00A71F46" w:rsidP="00A71F46">
            <w:pPr>
              <w:pStyle w:val="Beschriftung"/>
              <w:rPr>
                <w:ins w:id="10386" w:author="Andreas Kuehne" w:date="2019-05-31T12:40:00Z"/>
                <w:rStyle w:val="Datatype"/>
                <w:b w:val="0"/>
                <w:bCs w:val="0"/>
              </w:rPr>
            </w:pPr>
            <w:ins w:id="10387" w:author="Andreas Kuehne" w:date="2019-05-31T12:40:00Z">
              <w:r w:rsidRPr="002062A5">
                <w:rPr>
                  <w:rStyle w:val="Datatype"/>
                </w:rPr>
                <w:t>transforms</w:t>
              </w:r>
            </w:ins>
          </w:p>
        </w:tc>
        <w:tc>
          <w:tcPr>
            <w:tcW w:w="4675" w:type="dxa"/>
          </w:tcPr>
          <w:p w14:paraId="3DEC3C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8" w:author="Andreas Kuehne" w:date="2019-05-31T12:40:00Z"/>
                <w:rStyle w:val="Datatype"/>
              </w:rPr>
            </w:pPr>
            <w:ins w:id="10389" w:author="Andreas Kuehne" w:date="2019-05-31T12:40:00Z">
              <w:r w:rsidRPr="002062A5">
                <w:rPr>
                  <w:rStyle w:val="Datatype"/>
                </w:rPr>
                <w:t>Transforms</w:t>
              </w:r>
            </w:ins>
          </w:p>
        </w:tc>
      </w:tr>
      <w:tr w:rsidR="00A71F46" w14:paraId="6B0AEC4B" w14:textId="77777777" w:rsidTr="00A71F46">
        <w:trPr>
          <w:ins w:id="103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3F8F9A" w14:textId="77777777" w:rsidR="00A71F46" w:rsidRPr="002062A5" w:rsidRDefault="00A71F46" w:rsidP="00A71F46">
            <w:pPr>
              <w:pStyle w:val="Beschriftung"/>
              <w:rPr>
                <w:ins w:id="10391" w:author="Andreas Kuehne" w:date="2019-05-31T12:40:00Z"/>
                <w:rStyle w:val="Datatype"/>
                <w:b w:val="0"/>
                <w:bCs w:val="0"/>
              </w:rPr>
            </w:pPr>
            <w:ins w:id="10392" w:author="Andreas Kuehne" w:date="2019-05-31T12:40:00Z">
              <w:r w:rsidRPr="002062A5">
                <w:rPr>
                  <w:rStyle w:val="Datatype"/>
                </w:rPr>
                <w:t>type</w:t>
              </w:r>
            </w:ins>
          </w:p>
        </w:tc>
        <w:tc>
          <w:tcPr>
            <w:tcW w:w="4675" w:type="dxa"/>
          </w:tcPr>
          <w:p w14:paraId="5D74F5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3" w:author="Andreas Kuehne" w:date="2019-05-31T12:40:00Z"/>
                <w:rStyle w:val="Datatype"/>
              </w:rPr>
            </w:pPr>
            <w:ins w:id="10394" w:author="Andreas Kuehne" w:date="2019-05-31T12:40:00Z">
              <w:r w:rsidRPr="002062A5">
                <w:rPr>
                  <w:rStyle w:val="Datatype"/>
                </w:rPr>
                <w:t>Type</w:t>
              </w:r>
            </w:ins>
          </w:p>
        </w:tc>
      </w:tr>
      <w:tr w:rsidR="00A71F46" w14:paraId="194A400F" w14:textId="77777777" w:rsidTr="00A71F46">
        <w:trPr>
          <w:ins w:id="103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7F4BB" w14:textId="77777777" w:rsidR="00A71F46" w:rsidRPr="002062A5" w:rsidRDefault="00A71F46" w:rsidP="00A71F46">
            <w:pPr>
              <w:pStyle w:val="Beschriftung"/>
              <w:rPr>
                <w:ins w:id="10396" w:author="Andreas Kuehne" w:date="2019-05-31T12:40:00Z"/>
                <w:rStyle w:val="Datatype"/>
                <w:b w:val="0"/>
                <w:bCs w:val="0"/>
              </w:rPr>
            </w:pPr>
            <w:ins w:id="10397" w:author="Andreas Kuehne" w:date="2019-05-31T12:40:00Z">
              <w:r w:rsidRPr="002062A5">
                <w:rPr>
                  <w:rStyle w:val="Datatype"/>
                </w:rPr>
                <w:t>unsignedProps</w:t>
              </w:r>
            </w:ins>
          </w:p>
        </w:tc>
        <w:tc>
          <w:tcPr>
            <w:tcW w:w="4675" w:type="dxa"/>
          </w:tcPr>
          <w:p w14:paraId="3B146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8" w:author="Andreas Kuehne" w:date="2019-05-31T12:40:00Z"/>
                <w:rStyle w:val="Datatype"/>
              </w:rPr>
            </w:pPr>
            <w:ins w:id="10399" w:author="Andreas Kuehne" w:date="2019-05-31T12:40:00Z">
              <w:r w:rsidRPr="002062A5">
                <w:rPr>
                  <w:rStyle w:val="Datatype"/>
                </w:rPr>
                <w:t>UnsignedProperties</w:t>
              </w:r>
            </w:ins>
          </w:p>
        </w:tc>
      </w:tr>
      <w:tr w:rsidR="00A71F46" w14:paraId="55BDE15D" w14:textId="77777777" w:rsidTr="00A71F46">
        <w:trPr>
          <w:ins w:id="104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883612" w14:textId="77777777" w:rsidR="00A71F46" w:rsidRPr="002062A5" w:rsidRDefault="00A71F46" w:rsidP="00A71F46">
            <w:pPr>
              <w:pStyle w:val="Beschriftung"/>
              <w:rPr>
                <w:ins w:id="10401" w:author="Andreas Kuehne" w:date="2019-05-31T12:40:00Z"/>
                <w:rStyle w:val="Datatype"/>
                <w:b w:val="0"/>
                <w:bCs w:val="0"/>
              </w:rPr>
            </w:pPr>
            <w:ins w:id="10402" w:author="Andreas Kuehne" w:date="2019-05-31T12:40:00Z">
              <w:r w:rsidRPr="002062A5">
                <w:rPr>
                  <w:rStyle w:val="Datatype"/>
                </w:rPr>
                <w:t>upperBound</w:t>
              </w:r>
            </w:ins>
          </w:p>
        </w:tc>
        <w:tc>
          <w:tcPr>
            <w:tcW w:w="4675" w:type="dxa"/>
          </w:tcPr>
          <w:p w14:paraId="148F3A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3" w:author="Andreas Kuehne" w:date="2019-05-31T12:40:00Z"/>
                <w:rStyle w:val="Datatype"/>
              </w:rPr>
            </w:pPr>
            <w:ins w:id="10404" w:author="Andreas Kuehne" w:date="2019-05-31T12:40:00Z">
              <w:r w:rsidRPr="002062A5">
                <w:rPr>
                  <w:rStyle w:val="Datatype"/>
                </w:rPr>
                <w:t>UpperBoundary</w:t>
              </w:r>
            </w:ins>
          </w:p>
        </w:tc>
      </w:tr>
      <w:tr w:rsidR="00A71F46" w14:paraId="1BB62090" w14:textId="77777777" w:rsidTr="00A71F46">
        <w:trPr>
          <w:ins w:id="104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7B8ABE" w14:textId="77777777" w:rsidR="00A71F46" w:rsidRPr="002062A5" w:rsidRDefault="00A71F46" w:rsidP="00A71F46">
            <w:pPr>
              <w:pStyle w:val="Beschriftung"/>
              <w:rPr>
                <w:ins w:id="10406" w:author="Andreas Kuehne" w:date="2019-05-31T12:40:00Z"/>
                <w:rStyle w:val="Datatype"/>
                <w:b w:val="0"/>
                <w:bCs w:val="0"/>
              </w:rPr>
            </w:pPr>
            <w:ins w:id="10407" w:author="Andreas Kuehne" w:date="2019-05-31T12:40:00Z">
              <w:r w:rsidRPr="002062A5">
                <w:rPr>
                  <w:rStyle w:val="Datatype"/>
                </w:rPr>
                <w:t>uri</w:t>
              </w:r>
            </w:ins>
          </w:p>
        </w:tc>
        <w:tc>
          <w:tcPr>
            <w:tcW w:w="4675" w:type="dxa"/>
          </w:tcPr>
          <w:p w14:paraId="4E8692A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8" w:author="Andreas Kuehne" w:date="2019-05-31T12:40:00Z"/>
                <w:rStyle w:val="Datatype"/>
              </w:rPr>
            </w:pPr>
            <w:ins w:id="10409" w:author="Andreas Kuehne" w:date="2019-05-31T12:40:00Z">
              <w:r w:rsidRPr="002062A5">
                <w:rPr>
                  <w:rStyle w:val="Datatype"/>
                </w:rPr>
                <w:t>NamespaceURI</w:t>
              </w:r>
            </w:ins>
          </w:p>
        </w:tc>
      </w:tr>
      <w:tr w:rsidR="00A71F46" w14:paraId="6899C72F" w14:textId="77777777" w:rsidTr="00A71F46">
        <w:trPr>
          <w:ins w:id="104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0BF7C0" w14:textId="77777777" w:rsidR="00A71F46" w:rsidRPr="002062A5" w:rsidRDefault="00A71F46" w:rsidP="00A71F46">
            <w:pPr>
              <w:pStyle w:val="Beschriftung"/>
              <w:rPr>
                <w:ins w:id="10411" w:author="Andreas Kuehne" w:date="2019-05-31T12:40:00Z"/>
                <w:rStyle w:val="Datatype"/>
                <w:b w:val="0"/>
                <w:bCs w:val="0"/>
              </w:rPr>
            </w:pPr>
            <w:ins w:id="10412" w:author="Andreas Kuehne" w:date="2019-05-31T12:40:00Z">
              <w:r w:rsidRPr="002062A5">
                <w:rPr>
                  <w:rStyle w:val="Datatype"/>
                </w:rPr>
                <w:t>useVerificationTime</w:t>
              </w:r>
            </w:ins>
          </w:p>
        </w:tc>
        <w:tc>
          <w:tcPr>
            <w:tcW w:w="4675" w:type="dxa"/>
          </w:tcPr>
          <w:p w14:paraId="272C46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3" w:author="Andreas Kuehne" w:date="2019-05-31T12:40:00Z"/>
                <w:rStyle w:val="Datatype"/>
              </w:rPr>
            </w:pPr>
            <w:ins w:id="10414" w:author="Andreas Kuehne" w:date="2019-05-31T12:40:00Z">
              <w:r w:rsidRPr="002062A5">
                <w:rPr>
                  <w:rStyle w:val="Datatype"/>
                </w:rPr>
                <w:t>UseVerificationTime</w:t>
              </w:r>
            </w:ins>
          </w:p>
        </w:tc>
      </w:tr>
      <w:tr w:rsidR="00A71F46" w14:paraId="137C679A" w14:textId="77777777" w:rsidTr="00A71F46">
        <w:trPr>
          <w:ins w:id="104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7B4DBB" w14:textId="77777777" w:rsidR="00A71F46" w:rsidRPr="002062A5" w:rsidRDefault="00A71F46" w:rsidP="00A71F46">
            <w:pPr>
              <w:pStyle w:val="Beschriftung"/>
              <w:rPr>
                <w:ins w:id="10416" w:author="Andreas Kuehne" w:date="2019-05-31T12:40:00Z"/>
                <w:rStyle w:val="Datatype"/>
                <w:b w:val="0"/>
                <w:bCs w:val="0"/>
              </w:rPr>
            </w:pPr>
            <w:ins w:id="10417" w:author="Andreas Kuehne" w:date="2019-05-31T12:40:00Z">
              <w:r w:rsidRPr="002062A5">
                <w:rPr>
                  <w:rStyle w:val="Datatype"/>
                </w:rPr>
                <w:t>val</w:t>
              </w:r>
            </w:ins>
          </w:p>
        </w:tc>
        <w:tc>
          <w:tcPr>
            <w:tcW w:w="4675" w:type="dxa"/>
          </w:tcPr>
          <w:p w14:paraId="0B62023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8" w:author="Andreas Kuehne" w:date="2019-05-31T12:40:00Z"/>
                <w:rStyle w:val="Datatype"/>
              </w:rPr>
            </w:pPr>
            <w:ins w:id="10419" w:author="Andreas Kuehne" w:date="2019-05-31T12:40:00Z">
              <w:r w:rsidRPr="002062A5">
                <w:rPr>
                  <w:rStyle w:val="Datatype"/>
                </w:rPr>
                <w:t>value</w:t>
              </w:r>
            </w:ins>
          </w:p>
          <w:p w14:paraId="49FB8E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0" w:author="Andreas Kuehne" w:date="2019-05-31T12:40:00Z"/>
                <w:rStyle w:val="Datatype"/>
              </w:rPr>
            </w:pPr>
            <w:ins w:id="10421" w:author="Andreas Kuehne" w:date="2019-05-31T12:40:00Z">
              <w:r w:rsidRPr="002062A5">
                <w:rPr>
                  <w:rStyle w:val="Datatype"/>
                </w:rPr>
                <w:t>DigestValue</w:t>
              </w:r>
            </w:ins>
          </w:p>
          <w:p w14:paraId="5286AB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2" w:author="Andreas Kuehne" w:date="2019-05-31T12:40:00Z"/>
                <w:rStyle w:val="Datatype"/>
              </w:rPr>
            </w:pPr>
            <w:ins w:id="10423" w:author="Andreas Kuehne" w:date="2019-05-31T12:40:00Z">
              <w:r w:rsidRPr="002062A5">
                <w:rPr>
                  <w:rStyle w:val="Datatype"/>
                </w:rPr>
                <w:t>Value</w:t>
              </w:r>
            </w:ins>
          </w:p>
        </w:tc>
      </w:tr>
      <w:tr w:rsidR="00A71F46" w14:paraId="0F332900" w14:textId="77777777" w:rsidTr="00A71F46">
        <w:trPr>
          <w:ins w:id="104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9F2D67" w14:textId="77777777" w:rsidR="00A71F46" w:rsidRPr="002062A5" w:rsidRDefault="00A71F46" w:rsidP="00A71F46">
            <w:pPr>
              <w:pStyle w:val="Beschriftung"/>
              <w:rPr>
                <w:ins w:id="10425" w:author="Andreas Kuehne" w:date="2019-05-31T12:40:00Z"/>
                <w:rStyle w:val="Datatype"/>
                <w:b w:val="0"/>
                <w:bCs w:val="0"/>
              </w:rPr>
            </w:pPr>
            <w:ins w:id="10426" w:author="Andreas Kuehne" w:date="2019-05-31T12:40:00Z">
              <w:r w:rsidRPr="002062A5">
                <w:rPr>
                  <w:rStyle w:val="Datatype"/>
                </w:rPr>
                <w:t>valid</w:t>
              </w:r>
            </w:ins>
          </w:p>
        </w:tc>
        <w:tc>
          <w:tcPr>
            <w:tcW w:w="4675" w:type="dxa"/>
          </w:tcPr>
          <w:p w14:paraId="439D93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7" w:author="Andreas Kuehne" w:date="2019-05-31T12:40:00Z"/>
                <w:rStyle w:val="Datatype"/>
              </w:rPr>
            </w:pPr>
            <w:ins w:id="10428" w:author="Andreas Kuehne" w:date="2019-05-31T12:40:00Z">
              <w:r w:rsidRPr="002062A5">
                <w:rPr>
                  <w:rStyle w:val="Datatype"/>
                </w:rPr>
                <w:t>ValidDetail</w:t>
              </w:r>
            </w:ins>
          </w:p>
        </w:tc>
      </w:tr>
      <w:tr w:rsidR="00A71F46" w14:paraId="46697042" w14:textId="77777777" w:rsidTr="00A71F46">
        <w:trPr>
          <w:ins w:id="104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B89A20" w14:textId="77777777" w:rsidR="00A71F46" w:rsidRPr="002062A5" w:rsidRDefault="00A71F46" w:rsidP="00A71F46">
            <w:pPr>
              <w:pStyle w:val="Beschriftung"/>
              <w:rPr>
                <w:ins w:id="10430" w:author="Andreas Kuehne" w:date="2019-05-31T12:40:00Z"/>
                <w:rStyle w:val="Datatype"/>
                <w:b w:val="0"/>
                <w:bCs w:val="0"/>
              </w:rPr>
            </w:pPr>
            <w:ins w:id="10431" w:author="Andreas Kuehne" w:date="2019-05-31T12:40:00Z">
              <w:r w:rsidRPr="002062A5">
                <w:rPr>
                  <w:rStyle w:val="Datatype"/>
                </w:rPr>
                <w:t>verificationTime</w:t>
              </w:r>
            </w:ins>
          </w:p>
        </w:tc>
        <w:tc>
          <w:tcPr>
            <w:tcW w:w="4675" w:type="dxa"/>
          </w:tcPr>
          <w:p w14:paraId="1CFD8F2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2" w:author="Andreas Kuehne" w:date="2019-05-31T12:40:00Z"/>
                <w:rStyle w:val="Datatype"/>
              </w:rPr>
            </w:pPr>
            <w:ins w:id="10433" w:author="Andreas Kuehne" w:date="2019-05-31T12:40:00Z">
              <w:r w:rsidRPr="002062A5">
                <w:rPr>
                  <w:rStyle w:val="Datatype"/>
                </w:rPr>
                <w:t>VerificationTime</w:t>
              </w:r>
            </w:ins>
          </w:p>
        </w:tc>
      </w:tr>
      <w:tr w:rsidR="00A71F46" w14:paraId="45F075E4" w14:textId="77777777" w:rsidTr="00A71F46">
        <w:trPr>
          <w:ins w:id="104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046A71" w14:textId="77777777" w:rsidR="00A71F46" w:rsidRPr="002062A5" w:rsidRDefault="00A71F46" w:rsidP="00A71F46">
            <w:pPr>
              <w:pStyle w:val="Beschriftung"/>
              <w:rPr>
                <w:ins w:id="10435" w:author="Andreas Kuehne" w:date="2019-05-31T12:40:00Z"/>
                <w:rStyle w:val="Datatype"/>
                <w:b w:val="0"/>
                <w:bCs w:val="0"/>
              </w:rPr>
            </w:pPr>
            <w:ins w:id="10436" w:author="Andreas Kuehne" w:date="2019-05-31T12:40:00Z">
              <w:r w:rsidRPr="002062A5">
                <w:rPr>
                  <w:rStyle w:val="Datatype"/>
                </w:rPr>
                <w:t>verificationTimeInfo</w:t>
              </w:r>
            </w:ins>
          </w:p>
        </w:tc>
        <w:tc>
          <w:tcPr>
            <w:tcW w:w="4675" w:type="dxa"/>
          </w:tcPr>
          <w:p w14:paraId="027462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7" w:author="Andreas Kuehne" w:date="2019-05-31T12:40:00Z"/>
                <w:rStyle w:val="Datatype"/>
              </w:rPr>
            </w:pPr>
            <w:ins w:id="10438" w:author="Andreas Kuehne" w:date="2019-05-31T12:40:00Z">
              <w:r w:rsidRPr="002062A5">
                <w:rPr>
                  <w:rStyle w:val="Datatype"/>
                </w:rPr>
                <w:t>VerificationTimeInfo</w:t>
              </w:r>
            </w:ins>
          </w:p>
        </w:tc>
      </w:tr>
      <w:tr w:rsidR="00A71F46" w14:paraId="3EA1D100" w14:textId="77777777" w:rsidTr="00A71F46">
        <w:trPr>
          <w:ins w:id="104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E78F90" w14:textId="77777777" w:rsidR="00A71F46" w:rsidRPr="002062A5" w:rsidRDefault="00A71F46" w:rsidP="00A71F46">
            <w:pPr>
              <w:pStyle w:val="Beschriftung"/>
              <w:rPr>
                <w:ins w:id="10440" w:author="Andreas Kuehne" w:date="2019-05-31T12:40:00Z"/>
                <w:rStyle w:val="Datatype"/>
                <w:b w:val="0"/>
                <w:bCs w:val="0"/>
              </w:rPr>
            </w:pPr>
            <w:ins w:id="10441" w:author="Andreas Kuehne" w:date="2019-05-31T12:40:00Z">
              <w:r w:rsidRPr="002062A5">
                <w:rPr>
                  <w:rStyle w:val="Datatype"/>
                </w:rPr>
                <w:t>verifyManifests</w:t>
              </w:r>
            </w:ins>
          </w:p>
        </w:tc>
        <w:tc>
          <w:tcPr>
            <w:tcW w:w="4675" w:type="dxa"/>
          </w:tcPr>
          <w:p w14:paraId="327B48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2" w:author="Andreas Kuehne" w:date="2019-05-31T12:40:00Z"/>
                <w:rStyle w:val="Datatype"/>
              </w:rPr>
            </w:pPr>
            <w:ins w:id="10443" w:author="Andreas Kuehne" w:date="2019-05-31T12:40:00Z">
              <w:r w:rsidRPr="002062A5">
                <w:rPr>
                  <w:rStyle w:val="Datatype"/>
                </w:rPr>
                <w:t>VerifyManifests</w:t>
              </w:r>
            </w:ins>
          </w:p>
        </w:tc>
      </w:tr>
      <w:tr w:rsidR="00A71F46" w14:paraId="6AB30E3E" w14:textId="77777777" w:rsidTr="00A71F46">
        <w:trPr>
          <w:ins w:id="104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BC723" w14:textId="77777777" w:rsidR="00A71F46" w:rsidRPr="002062A5" w:rsidRDefault="00A71F46" w:rsidP="00A71F46">
            <w:pPr>
              <w:pStyle w:val="Beschriftung"/>
              <w:rPr>
                <w:ins w:id="10445" w:author="Andreas Kuehne" w:date="2019-05-31T12:40:00Z"/>
                <w:rStyle w:val="Datatype"/>
                <w:b w:val="0"/>
                <w:bCs w:val="0"/>
              </w:rPr>
            </w:pPr>
            <w:ins w:id="10446" w:author="Andreas Kuehne" w:date="2019-05-31T12:40:00Z">
              <w:r w:rsidRPr="002062A5">
                <w:rPr>
                  <w:rStyle w:val="Datatype"/>
                </w:rPr>
                <w:t>whichData</w:t>
              </w:r>
            </w:ins>
          </w:p>
        </w:tc>
        <w:tc>
          <w:tcPr>
            <w:tcW w:w="4675" w:type="dxa"/>
          </w:tcPr>
          <w:p w14:paraId="6A73774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7" w:author="Andreas Kuehne" w:date="2019-05-31T12:40:00Z"/>
                <w:rStyle w:val="Datatype"/>
              </w:rPr>
            </w:pPr>
            <w:ins w:id="10448" w:author="Andreas Kuehne" w:date="2019-05-31T12:40:00Z">
              <w:r w:rsidRPr="002062A5">
                <w:rPr>
                  <w:rStyle w:val="Datatype"/>
                </w:rPr>
                <w:t>WhichData</w:t>
              </w:r>
            </w:ins>
          </w:p>
        </w:tc>
      </w:tr>
      <w:tr w:rsidR="00A71F46" w14:paraId="40E103BB" w14:textId="77777777" w:rsidTr="00A71F46">
        <w:trPr>
          <w:ins w:id="104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36569C" w14:textId="77777777" w:rsidR="00A71F46" w:rsidRPr="002062A5" w:rsidRDefault="00A71F46" w:rsidP="00A71F46">
            <w:pPr>
              <w:pStyle w:val="Beschriftung"/>
              <w:rPr>
                <w:ins w:id="10450" w:author="Andreas Kuehne" w:date="2019-05-31T12:40:00Z"/>
                <w:rStyle w:val="Datatype"/>
                <w:b w:val="0"/>
                <w:bCs w:val="0"/>
              </w:rPr>
            </w:pPr>
            <w:ins w:id="10451" w:author="Andreas Kuehne" w:date="2019-05-31T12:40:00Z">
              <w:r w:rsidRPr="002062A5">
                <w:rPr>
                  <w:rStyle w:val="Datatype"/>
                </w:rPr>
                <w:t>whichDoc</w:t>
              </w:r>
            </w:ins>
          </w:p>
        </w:tc>
        <w:tc>
          <w:tcPr>
            <w:tcW w:w="4675" w:type="dxa"/>
          </w:tcPr>
          <w:p w14:paraId="29A582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2" w:author="Andreas Kuehne" w:date="2019-05-31T12:40:00Z"/>
                <w:rStyle w:val="Datatype"/>
              </w:rPr>
            </w:pPr>
            <w:ins w:id="10453" w:author="Andreas Kuehne" w:date="2019-05-31T12:40:00Z">
              <w:r w:rsidRPr="002062A5">
                <w:rPr>
                  <w:rStyle w:val="Datatype"/>
                </w:rPr>
                <w:t>WhichDoc</w:t>
              </w:r>
            </w:ins>
          </w:p>
          <w:p w14:paraId="4D93F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4" w:author="Andreas Kuehne" w:date="2019-05-31T12:40:00Z"/>
                <w:rStyle w:val="Datatype"/>
              </w:rPr>
            </w:pPr>
            <w:ins w:id="10455" w:author="Andreas Kuehne" w:date="2019-05-31T12:40:00Z">
              <w:r w:rsidRPr="002062A5">
                <w:rPr>
                  <w:rStyle w:val="Datatype"/>
                </w:rPr>
                <w:t>WhichDocument</w:t>
              </w:r>
            </w:ins>
          </w:p>
        </w:tc>
      </w:tr>
      <w:tr w:rsidR="00A71F46" w14:paraId="190B1CEE" w14:textId="77777777" w:rsidTr="00A71F46">
        <w:trPr>
          <w:ins w:id="104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58F3A1" w14:textId="77777777" w:rsidR="00A71F46" w:rsidRPr="002062A5" w:rsidRDefault="00A71F46" w:rsidP="00A71F46">
            <w:pPr>
              <w:pStyle w:val="Beschriftung"/>
              <w:rPr>
                <w:ins w:id="10457" w:author="Andreas Kuehne" w:date="2019-05-31T12:40:00Z"/>
                <w:rStyle w:val="Datatype"/>
                <w:b w:val="0"/>
                <w:bCs w:val="0"/>
              </w:rPr>
            </w:pPr>
            <w:ins w:id="10458" w:author="Andreas Kuehne" w:date="2019-05-31T12:40:00Z">
              <w:r w:rsidRPr="002062A5">
                <w:rPr>
                  <w:rStyle w:val="Datatype"/>
                </w:rPr>
                <w:t>whichRef</w:t>
              </w:r>
            </w:ins>
          </w:p>
        </w:tc>
        <w:tc>
          <w:tcPr>
            <w:tcW w:w="4675" w:type="dxa"/>
          </w:tcPr>
          <w:p w14:paraId="56872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9" w:author="Andreas Kuehne" w:date="2019-05-31T12:40:00Z"/>
                <w:rStyle w:val="Datatype"/>
              </w:rPr>
            </w:pPr>
            <w:ins w:id="10460" w:author="Andreas Kuehne" w:date="2019-05-31T12:40:00Z">
              <w:r w:rsidRPr="002062A5">
                <w:rPr>
                  <w:rStyle w:val="Datatype"/>
                </w:rPr>
                <w:t>WhichReference</w:t>
              </w:r>
            </w:ins>
          </w:p>
        </w:tc>
      </w:tr>
      <w:tr w:rsidR="00A71F46" w14:paraId="3BBED83D" w14:textId="77777777" w:rsidTr="00A71F46">
        <w:trPr>
          <w:ins w:id="104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6194F3" w14:textId="77777777" w:rsidR="00A71F46" w:rsidRPr="002062A5" w:rsidRDefault="00A71F46" w:rsidP="00A71F46">
            <w:pPr>
              <w:pStyle w:val="Beschriftung"/>
              <w:rPr>
                <w:ins w:id="10462" w:author="Andreas Kuehne" w:date="2019-05-31T12:40:00Z"/>
                <w:rStyle w:val="Datatype"/>
                <w:b w:val="0"/>
                <w:bCs w:val="0"/>
              </w:rPr>
            </w:pPr>
            <w:ins w:id="10463" w:author="Andreas Kuehne" w:date="2019-05-31T12:40:00Z">
              <w:r w:rsidRPr="002062A5">
                <w:rPr>
                  <w:rStyle w:val="Datatype"/>
                </w:rPr>
                <w:t>x509Digest</w:t>
              </w:r>
            </w:ins>
          </w:p>
        </w:tc>
        <w:tc>
          <w:tcPr>
            <w:tcW w:w="4675" w:type="dxa"/>
          </w:tcPr>
          <w:p w14:paraId="6C9C1A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4" w:author="Andreas Kuehne" w:date="2019-05-31T12:40:00Z"/>
                <w:rStyle w:val="Datatype"/>
              </w:rPr>
            </w:pPr>
            <w:ins w:id="10465" w:author="Andreas Kuehne" w:date="2019-05-31T12:40:00Z">
              <w:r w:rsidRPr="002062A5">
                <w:rPr>
                  <w:rStyle w:val="Datatype"/>
                </w:rPr>
                <w:t>X509Digest</w:t>
              </w:r>
            </w:ins>
          </w:p>
        </w:tc>
      </w:tr>
      <w:tr w:rsidR="00A71F46" w14:paraId="5606D763" w14:textId="77777777" w:rsidTr="00A71F46">
        <w:trPr>
          <w:ins w:id="104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7A7B19" w14:textId="77777777" w:rsidR="00A71F46" w:rsidRPr="002062A5" w:rsidRDefault="00A71F46" w:rsidP="00A71F46">
            <w:pPr>
              <w:pStyle w:val="Beschriftung"/>
              <w:rPr>
                <w:ins w:id="10467" w:author="Andreas Kuehne" w:date="2019-05-31T12:40:00Z"/>
                <w:rStyle w:val="Datatype"/>
                <w:b w:val="0"/>
                <w:bCs w:val="0"/>
              </w:rPr>
            </w:pPr>
            <w:ins w:id="10468" w:author="Andreas Kuehne" w:date="2019-05-31T12:40:00Z">
              <w:r w:rsidRPr="002062A5">
                <w:rPr>
                  <w:rStyle w:val="Datatype"/>
                </w:rPr>
                <w:t>xPath</w:t>
              </w:r>
            </w:ins>
          </w:p>
        </w:tc>
        <w:tc>
          <w:tcPr>
            <w:tcW w:w="4675" w:type="dxa"/>
          </w:tcPr>
          <w:p w14:paraId="2CD126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9" w:author="Andreas Kuehne" w:date="2019-05-31T12:40:00Z"/>
                <w:rStyle w:val="Datatype"/>
              </w:rPr>
            </w:pPr>
            <w:ins w:id="10470" w:author="Andreas Kuehne" w:date="2019-05-31T12:40:00Z">
              <w:r w:rsidRPr="002062A5">
                <w:rPr>
                  <w:rStyle w:val="Datatype"/>
                </w:rPr>
                <w:t>XPath</w:t>
              </w:r>
            </w:ins>
          </w:p>
          <w:p w14:paraId="6ECD5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1" w:author="Andreas Kuehne" w:date="2019-05-31T12:40:00Z"/>
                <w:rStyle w:val="Datatype"/>
              </w:rPr>
            </w:pPr>
            <w:ins w:id="10472" w:author="Andreas Kuehne" w:date="2019-05-31T12:40:00Z">
              <w:r w:rsidRPr="002062A5">
                <w:rPr>
                  <w:rStyle w:val="Datatype"/>
                </w:rPr>
                <w:t>ReferenceXpath</w:t>
              </w:r>
            </w:ins>
          </w:p>
        </w:tc>
      </w:tr>
      <w:tr w:rsidR="00A71F46" w14:paraId="222B98C0" w14:textId="77777777" w:rsidTr="00A71F46">
        <w:trPr>
          <w:ins w:id="1047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81D9CA" w14:textId="77777777" w:rsidR="00A71F46" w:rsidRPr="002062A5" w:rsidRDefault="00A71F46" w:rsidP="00A71F46">
            <w:pPr>
              <w:pStyle w:val="Beschriftung"/>
              <w:rPr>
                <w:ins w:id="10474" w:author="Andreas Kuehne" w:date="2019-05-31T12:40:00Z"/>
                <w:rStyle w:val="Datatype"/>
                <w:b w:val="0"/>
                <w:bCs w:val="0"/>
              </w:rPr>
            </w:pPr>
            <w:ins w:id="10475" w:author="Andreas Kuehne" w:date="2019-05-31T12:40:00Z">
              <w:r w:rsidRPr="002062A5">
                <w:rPr>
                  <w:rStyle w:val="Datatype"/>
                </w:rPr>
                <w:t>xPathAfter</w:t>
              </w:r>
            </w:ins>
          </w:p>
        </w:tc>
        <w:tc>
          <w:tcPr>
            <w:tcW w:w="4675" w:type="dxa"/>
          </w:tcPr>
          <w:p w14:paraId="138CF8A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6" w:author="Andreas Kuehne" w:date="2019-05-31T12:40:00Z"/>
                <w:rStyle w:val="Datatype"/>
              </w:rPr>
            </w:pPr>
            <w:ins w:id="10477" w:author="Andreas Kuehne" w:date="2019-05-31T12:40:00Z">
              <w:r w:rsidRPr="002062A5">
                <w:rPr>
                  <w:rStyle w:val="Datatype"/>
                </w:rPr>
                <w:t>XPathAfter</w:t>
              </w:r>
            </w:ins>
          </w:p>
        </w:tc>
      </w:tr>
      <w:tr w:rsidR="00A71F46" w14:paraId="4F5C4314" w14:textId="77777777" w:rsidTr="00A71F46">
        <w:trPr>
          <w:ins w:id="1047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8FCA2C" w14:textId="77777777" w:rsidR="00A71F46" w:rsidRPr="002062A5" w:rsidRDefault="00A71F46" w:rsidP="00A71F46">
            <w:pPr>
              <w:pStyle w:val="Beschriftung"/>
              <w:rPr>
                <w:ins w:id="10479" w:author="Andreas Kuehne" w:date="2019-05-31T12:40:00Z"/>
                <w:rStyle w:val="Datatype"/>
                <w:b w:val="0"/>
                <w:bCs w:val="0"/>
              </w:rPr>
            </w:pPr>
            <w:ins w:id="10480" w:author="Andreas Kuehne" w:date="2019-05-31T12:40:00Z">
              <w:r w:rsidRPr="002062A5">
                <w:rPr>
                  <w:rStyle w:val="Datatype"/>
                </w:rPr>
                <w:t>xPathFirstChildOf</w:t>
              </w:r>
            </w:ins>
          </w:p>
        </w:tc>
        <w:tc>
          <w:tcPr>
            <w:tcW w:w="4675" w:type="dxa"/>
          </w:tcPr>
          <w:p w14:paraId="104C04A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1" w:author="Andreas Kuehne" w:date="2019-05-31T12:40:00Z"/>
                <w:rStyle w:val="Datatype"/>
              </w:rPr>
            </w:pPr>
            <w:ins w:id="10482" w:author="Andreas Kuehne" w:date="2019-05-31T12:40:00Z">
              <w:r w:rsidRPr="002062A5">
                <w:rPr>
                  <w:rStyle w:val="Datatype"/>
                </w:rPr>
                <w:t>XPathFirstChildOf</w:t>
              </w:r>
            </w:ins>
          </w:p>
        </w:tc>
      </w:tr>
      <w:tr w:rsidR="00A71F46" w14:paraId="0146F7C0" w14:textId="77777777" w:rsidTr="00A71F46">
        <w:trPr>
          <w:ins w:id="104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63521" w14:textId="77777777" w:rsidR="00A71F46" w:rsidRPr="002062A5" w:rsidRDefault="00A71F46" w:rsidP="00A71F46">
            <w:pPr>
              <w:pStyle w:val="Beschriftung"/>
              <w:rPr>
                <w:ins w:id="10484" w:author="Andreas Kuehne" w:date="2019-05-31T12:40:00Z"/>
                <w:rStyle w:val="Datatype"/>
                <w:b w:val="0"/>
                <w:bCs w:val="0"/>
              </w:rPr>
            </w:pPr>
            <w:ins w:id="10485" w:author="Andreas Kuehne" w:date="2019-05-31T12:40:00Z">
              <w:r w:rsidRPr="002062A5">
                <w:rPr>
                  <w:rStyle w:val="Datatype"/>
                </w:rPr>
                <w:t>xPathQual</w:t>
              </w:r>
            </w:ins>
          </w:p>
        </w:tc>
        <w:tc>
          <w:tcPr>
            <w:tcW w:w="4675" w:type="dxa"/>
          </w:tcPr>
          <w:p w14:paraId="34B0E4D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6" w:author="Andreas Kuehne" w:date="2019-05-31T12:40:00Z"/>
                <w:rStyle w:val="Datatype"/>
              </w:rPr>
            </w:pPr>
            <w:ins w:id="10487" w:author="Andreas Kuehne" w:date="2019-05-31T12:40:00Z">
              <w:r w:rsidRPr="002062A5">
                <w:rPr>
                  <w:rStyle w:val="Datatype"/>
                </w:rPr>
                <w:t>XPathQualifier</w:t>
              </w:r>
            </w:ins>
          </w:p>
        </w:tc>
      </w:tr>
    </w:tbl>
    <w:p w14:paraId="1A9B41B7" w14:textId="77777777" w:rsidR="00A71F46" w:rsidRDefault="00A71F46" w:rsidP="00A71F46">
      <w:pPr>
        <w:rPr>
          <w:ins w:id="10488" w:author="Andreas Kuehne" w:date="2019-05-31T12:40:00Z"/>
        </w:rPr>
      </w:pPr>
    </w:p>
    <w:p w14:paraId="5134CF77" w14:textId="77777777" w:rsidR="00A71F46" w:rsidRDefault="00A71F46" w:rsidP="00A71F46">
      <w:pPr>
        <w:rPr>
          <w:ins w:id="10489" w:author="Andreas Kuehne" w:date="2019-05-31T12:40:00Z"/>
        </w:rPr>
      </w:pPr>
      <w:ins w:id="10490" w:author="Andreas Kuehne" w:date="2019-05-31T12:40:00Z">
        <w:r>
          <w:t>The subsequent table allows to find the abbreviated JSON member names for a given element name.</w:t>
        </w:r>
      </w:ins>
    </w:p>
    <w:tbl>
      <w:tblPr>
        <w:tblStyle w:val="Gitternetztabelle1hell1"/>
        <w:tblW w:w="0" w:type="auto"/>
        <w:tblLook w:val="04A0" w:firstRow="1" w:lastRow="0" w:firstColumn="1" w:lastColumn="0" w:noHBand="0" w:noVBand="1"/>
      </w:tblPr>
      <w:tblGrid>
        <w:gridCol w:w="4675"/>
        <w:gridCol w:w="4675"/>
      </w:tblGrid>
      <w:tr w:rsidR="00A71F46" w14:paraId="279EA49F" w14:textId="77777777" w:rsidTr="00A71F46">
        <w:trPr>
          <w:cnfStyle w:val="100000000000" w:firstRow="1" w:lastRow="0" w:firstColumn="0" w:lastColumn="0" w:oddVBand="0" w:evenVBand="0" w:oddHBand="0" w:evenHBand="0" w:firstRowFirstColumn="0" w:firstRowLastColumn="0" w:lastRowFirstColumn="0" w:lastRowLastColumn="0"/>
          <w:ins w:id="104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7E03B" w14:textId="77777777" w:rsidR="00A71F46" w:rsidRDefault="00A71F46" w:rsidP="00A71F46">
            <w:pPr>
              <w:pStyle w:val="Beschriftung"/>
              <w:rPr>
                <w:ins w:id="10492" w:author="Andreas Kuehne" w:date="2019-05-31T12:40:00Z"/>
              </w:rPr>
            </w:pPr>
            <w:ins w:id="10493" w:author="Andreas Kuehne" w:date="2019-05-31T12:40:00Z">
              <w:r>
                <w:t>Element</w:t>
              </w:r>
            </w:ins>
          </w:p>
        </w:tc>
        <w:tc>
          <w:tcPr>
            <w:tcW w:w="4675" w:type="dxa"/>
          </w:tcPr>
          <w:p w14:paraId="333231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494" w:author="Andreas Kuehne" w:date="2019-05-31T12:40:00Z"/>
              </w:rPr>
            </w:pPr>
            <w:ins w:id="10495" w:author="Andreas Kuehne" w:date="2019-05-31T12:40:00Z">
              <w:r>
                <w:t>Implementing JSON member name</w:t>
              </w:r>
            </w:ins>
          </w:p>
        </w:tc>
      </w:tr>
      <w:tr w:rsidR="00A71F46" w14:paraId="08707C26" w14:textId="77777777" w:rsidTr="00A71F46">
        <w:trPr>
          <w:ins w:id="104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1E3DEF" w14:textId="77777777" w:rsidR="00A71F46" w:rsidRPr="002062A5" w:rsidRDefault="00A71F46" w:rsidP="00A71F46">
            <w:pPr>
              <w:pStyle w:val="Beschriftung"/>
              <w:rPr>
                <w:ins w:id="10497" w:author="Andreas Kuehne" w:date="2019-05-31T12:40:00Z"/>
                <w:rStyle w:val="Datatype"/>
                <w:b w:val="0"/>
                <w:bCs w:val="0"/>
              </w:rPr>
            </w:pPr>
            <w:ins w:id="10498" w:author="Andreas Kuehne" w:date="2019-05-31T12:40:00Z">
              <w:r w:rsidRPr="002062A5">
                <w:rPr>
                  <w:rStyle w:val="Datatype"/>
                </w:rPr>
                <w:t>AdditionalKeyInfo</w:t>
              </w:r>
            </w:ins>
          </w:p>
        </w:tc>
        <w:tc>
          <w:tcPr>
            <w:tcW w:w="4675" w:type="dxa"/>
          </w:tcPr>
          <w:p w14:paraId="7F3AA8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99" w:author="Andreas Kuehne" w:date="2019-05-31T12:40:00Z"/>
                <w:rStyle w:val="Datatype"/>
              </w:rPr>
            </w:pPr>
            <w:ins w:id="10500" w:author="Andreas Kuehne" w:date="2019-05-31T12:40:00Z">
              <w:r w:rsidRPr="002062A5">
                <w:rPr>
                  <w:rStyle w:val="Datatype"/>
                </w:rPr>
                <w:t>addKeyInfo</w:t>
              </w:r>
            </w:ins>
          </w:p>
        </w:tc>
      </w:tr>
      <w:tr w:rsidR="00A71F46" w14:paraId="22A4FA29" w14:textId="77777777" w:rsidTr="00A71F46">
        <w:trPr>
          <w:ins w:id="105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5779AC" w14:textId="77777777" w:rsidR="00A71F46" w:rsidRPr="002062A5" w:rsidRDefault="00A71F46" w:rsidP="00A71F46">
            <w:pPr>
              <w:pStyle w:val="Beschriftung"/>
              <w:rPr>
                <w:ins w:id="10502" w:author="Andreas Kuehne" w:date="2019-05-31T12:40:00Z"/>
                <w:rStyle w:val="Datatype"/>
                <w:b w:val="0"/>
                <w:bCs w:val="0"/>
              </w:rPr>
            </w:pPr>
            <w:ins w:id="10503" w:author="Andreas Kuehne" w:date="2019-05-31T12:40:00Z">
              <w:r w:rsidRPr="002062A5">
                <w:rPr>
                  <w:rStyle w:val="Datatype"/>
                </w:rPr>
                <w:t>AdditionalTimeInfo</w:t>
              </w:r>
            </w:ins>
          </w:p>
        </w:tc>
        <w:tc>
          <w:tcPr>
            <w:tcW w:w="4675" w:type="dxa"/>
          </w:tcPr>
          <w:p w14:paraId="5CE39A5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4" w:author="Andreas Kuehne" w:date="2019-05-31T12:40:00Z"/>
                <w:rStyle w:val="Datatype"/>
              </w:rPr>
            </w:pPr>
            <w:ins w:id="10505" w:author="Andreas Kuehne" w:date="2019-05-31T12:40:00Z">
              <w:r w:rsidRPr="002062A5">
                <w:rPr>
                  <w:rStyle w:val="Datatype"/>
                </w:rPr>
                <w:t>additionalTimeInfo</w:t>
              </w:r>
            </w:ins>
          </w:p>
        </w:tc>
      </w:tr>
      <w:tr w:rsidR="00A71F46" w14:paraId="5F2DFA2E" w14:textId="77777777" w:rsidTr="00A71F46">
        <w:trPr>
          <w:ins w:id="105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1DC8B8" w14:textId="77777777" w:rsidR="00A71F46" w:rsidRPr="002062A5" w:rsidRDefault="00A71F46" w:rsidP="00A71F46">
            <w:pPr>
              <w:pStyle w:val="Beschriftung"/>
              <w:rPr>
                <w:ins w:id="10507" w:author="Andreas Kuehne" w:date="2019-05-31T12:40:00Z"/>
                <w:rStyle w:val="Datatype"/>
                <w:b w:val="0"/>
                <w:bCs w:val="0"/>
              </w:rPr>
            </w:pPr>
            <w:ins w:id="10508" w:author="Andreas Kuehne" w:date="2019-05-31T12:40:00Z">
              <w:r w:rsidRPr="002062A5">
                <w:rPr>
                  <w:rStyle w:val="Datatype"/>
                </w:rPr>
                <w:lastRenderedPageBreak/>
                <w:t>Algorithm</w:t>
              </w:r>
            </w:ins>
          </w:p>
        </w:tc>
        <w:tc>
          <w:tcPr>
            <w:tcW w:w="4675" w:type="dxa"/>
          </w:tcPr>
          <w:p w14:paraId="47A9F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9" w:author="Andreas Kuehne" w:date="2019-05-31T12:40:00Z"/>
                <w:rStyle w:val="Datatype"/>
              </w:rPr>
            </w:pPr>
            <w:ins w:id="10510" w:author="Andreas Kuehne" w:date="2019-05-31T12:40:00Z">
              <w:r w:rsidRPr="002062A5">
                <w:rPr>
                  <w:rStyle w:val="Datatype"/>
                </w:rPr>
                <w:t>alg</w:t>
              </w:r>
            </w:ins>
          </w:p>
        </w:tc>
      </w:tr>
      <w:tr w:rsidR="00A71F46" w14:paraId="4D4A4C10" w14:textId="77777777" w:rsidTr="00A71F46">
        <w:trPr>
          <w:ins w:id="105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3A995" w14:textId="77777777" w:rsidR="00A71F46" w:rsidRPr="002062A5" w:rsidRDefault="00A71F46" w:rsidP="00A71F46">
            <w:pPr>
              <w:pStyle w:val="Beschriftung"/>
              <w:rPr>
                <w:ins w:id="10512" w:author="Andreas Kuehne" w:date="2019-05-31T12:40:00Z"/>
                <w:rStyle w:val="Datatype"/>
                <w:b w:val="0"/>
                <w:bCs w:val="0"/>
              </w:rPr>
            </w:pPr>
            <w:ins w:id="10513" w:author="Andreas Kuehne" w:date="2019-05-31T12:40:00Z">
              <w:r w:rsidRPr="002062A5">
                <w:rPr>
                  <w:rStyle w:val="Datatype"/>
                </w:rPr>
                <w:t>AppliedProfile</w:t>
              </w:r>
            </w:ins>
          </w:p>
        </w:tc>
        <w:tc>
          <w:tcPr>
            <w:tcW w:w="4675" w:type="dxa"/>
          </w:tcPr>
          <w:p w14:paraId="15ED57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4" w:author="Andreas Kuehne" w:date="2019-05-31T12:40:00Z"/>
                <w:rStyle w:val="Datatype"/>
              </w:rPr>
            </w:pPr>
            <w:ins w:id="10515" w:author="Andreas Kuehne" w:date="2019-05-31T12:40:00Z">
              <w:r w:rsidRPr="002062A5">
                <w:rPr>
                  <w:rStyle w:val="Datatype"/>
                </w:rPr>
                <w:t>profile</w:t>
              </w:r>
            </w:ins>
          </w:p>
        </w:tc>
      </w:tr>
      <w:tr w:rsidR="00A71F46" w14:paraId="7BE29AB9" w14:textId="77777777" w:rsidTr="00A71F46">
        <w:trPr>
          <w:ins w:id="105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54F115" w14:textId="77777777" w:rsidR="00A71F46" w:rsidRPr="002062A5" w:rsidRDefault="00A71F46" w:rsidP="00A71F46">
            <w:pPr>
              <w:pStyle w:val="Beschriftung"/>
              <w:rPr>
                <w:ins w:id="10517" w:author="Andreas Kuehne" w:date="2019-05-31T12:40:00Z"/>
                <w:rStyle w:val="Datatype"/>
                <w:b w:val="0"/>
                <w:bCs w:val="0"/>
              </w:rPr>
            </w:pPr>
            <w:ins w:id="10518" w:author="Andreas Kuehne" w:date="2019-05-31T12:40:00Z">
              <w:r w:rsidRPr="002062A5">
                <w:rPr>
                  <w:rStyle w:val="Datatype"/>
                </w:rPr>
                <w:t>AttRef</w:t>
              </w:r>
            </w:ins>
          </w:p>
        </w:tc>
        <w:tc>
          <w:tcPr>
            <w:tcW w:w="4675" w:type="dxa"/>
          </w:tcPr>
          <w:p w14:paraId="73B182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9" w:author="Andreas Kuehne" w:date="2019-05-31T12:40:00Z"/>
                <w:rStyle w:val="Datatype"/>
              </w:rPr>
            </w:pPr>
            <w:ins w:id="10520" w:author="Andreas Kuehne" w:date="2019-05-31T12:40:00Z">
              <w:r w:rsidRPr="002062A5">
                <w:rPr>
                  <w:rStyle w:val="Datatype"/>
                </w:rPr>
                <w:t>attRef</w:t>
              </w:r>
            </w:ins>
          </w:p>
        </w:tc>
      </w:tr>
      <w:tr w:rsidR="00A71F46" w14:paraId="7E43FB9C" w14:textId="77777777" w:rsidTr="00A71F46">
        <w:trPr>
          <w:ins w:id="105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5697EE" w14:textId="77777777" w:rsidR="00A71F46" w:rsidRPr="002062A5" w:rsidRDefault="00A71F46" w:rsidP="00A71F46">
            <w:pPr>
              <w:pStyle w:val="Beschriftung"/>
              <w:rPr>
                <w:ins w:id="10522" w:author="Andreas Kuehne" w:date="2019-05-31T12:40:00Z"/>
                <w:rStyle w:val="Datatype"/>
                <w:b w:val="0"/>
                <w:bCs w:val="0"/>
              </w:rPr>
            </w:pPr>
            <w:ins w:id="10523" w:author="Andreas Kuehne" w:date="2019-05-31T12:40:00Z">
              <w:r w:rsidRPr="002062A5">
                <w:rPr>
                  <w:rStyle w:val="Datatype"/>
                </w:rPr>
                <w:t>AttRefURI</w:t>
              </w:r>
            </w:ins>
          </w:p>
        </w:tc>
        <w:tc>
          <w:tcPr>
            <w:tcW w:w="4675" w:type="dxa"/>
          </w:tcPr>
          <w:p w14:paraId="780F4E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4" w:author="Andreas Kuehne" w:date="2019-05-31T12:40:00Z"/>
                <w:rStyle w:val="Datatype"/>
              </w:rPr>
            </w:pPr>
            <w:ins w:id="10525" w:author="Andreas Kuehne" w:date="2019-05-31T12:40:00Z">
              <w:r w:rsidRPr="002062A5">
                <w:rPr>
                  <w:rStyle w:val="Datatype"/>
                </w:rPr>
                <w:t>attURI</w:t>
              </w:r>
            </w:ins>
          </w:p>
        </w:tc>
      </w:tr>
      <w:tr w:rsidR="00A71F46" w14:paraId="2C2C588F" w14:textId="77777777" w:rsidTr="00A71F46">
        <w:trPr>
          <w:ins w:id="105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1891FA" w14:textId="77777777" w:rsidR="00A71F46" w:rsidRPr="002062A5" w:rsidRDefault="00A71F46" w:rsidP="00A71F46">
            <w:pPr>
              <w:pStyle w:val="Beschriftung"/>
              <w:rPr>
                <w:ins w:id="10527" w:author="Andreas Kuehne" w:date="2019-05-31T12:40:00Z"/>
                <w:rStyle w:val="Datatype"/>
                <w:b w:val="0"/>
                <w:bCs w:val="0"/>
              </w:rPr>
            </w:pPr>
            <w:ins w:id="10528" w:author="Andreas Kuehne" w:date="2019-05-31T12:40:00Z">
              <w:r w:rsidRPr="002062A5">
                <w:rPr>
                  <w:rStyle w:val="Datatype"/>
                </w:rPr>
                <w:t>AugmentedSignature</w:t>
              </w:r>
            </w:ins>
          </w:p>
        </w:tc>
        <w:tc>
          <w:tcPr>
            <w:tcW w:w="4675" w:type="dxa"/>
          </w:tcPr>
          <w:p w14:paraId="76A4D2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9" w:author="Andreas Kuehne" w:date="2019-05-31T12:40:00Z"/>
                <w:rStyle w:val="Datatype"/>
              </w:rPr>
            </w:pPr>
            <w:ins w:id="10530" w:author="Andreas Kuehne" w:date="2019-05-31T12:40:00Z">
              <w:r w:rsidRPr="002062A5">
                <w:rPr>
                  <w:rStyle w:val="Datatype"/>
                </w:rPr>
                <w:t>augSig</w:t>
              </w:r>
            </w:ins>
          </w:p>
        </w:tc>
      </w:tr>
      <w:tr w:rsidR="00A71F46" w14:paraId="335EA3E9" w14:textId="77777777" w:rsidTr="00A71F46">
        <w:trPr>
          <w:ins w:id="105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4E3AB2" w14:textId="77777777" w:rsidR="00A71F46" w:rsidRPr="002062A5" w:rsidRDefault="00A71F46" w:rsidP="00A71F46">
            <w:pPr>
              <w:pStyle w:val="Beschriftung"/>
              <w:rPr>
                <w:ins w:id="10532" w:author="Andreas Kuehne" w:date="2019-05-31T12:40:00Z"/>
                <w:rStyle w:val="Datatype"/>
                <w:b w:val="0"/>
                <w:bCs w:val="0"/>
              </w:rPr>
            </w:pPr>
            <w:ins w:id="10533" w:author="Andreas Kuehne" w:date="2019-05-31T12:40:00Z">
              <w:r w:rsidRPr="002062A5">
                <w:rPr>
                  <w:rStyle w:val="Datatype"/>
                </w:rPr>
                <w:t>Base64Content</w:t>
              </w:r>
            </w:ins>
          </w:p>
        </w:tc>
        <w:tc>
          <w:tcPr>
            <w:tcW w:w="4675" w:type="dxa"/>
          </w:tcPr>
          <w:p w14:paraId="202E8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4" w:author="Andreas Kuehne" w:date="2019-05-31T12:40:00Z"/>
                <w:rStyle w:val="Datatype"/>
              </w:rPr>
            </w:pPr>
            <w:ins w:id="10535" w:author="Andreas Kuehne" w:date="2019-05-31T12:40:00Z">
              <w:r w:rsidRPr="002062A5">
                <w:rPr>
                  <w:rStyle w:val="Datatype"/>
                </w:rPr>
                <w:t>b64Content</w:t>
              </w:r>
            </w:ins>
          </w:p>
        </w:tc>
      </w:tr>
      <w:tr w:rsidR="00A71F46" w14:paraId="12C79561" w14:textId="77777777" w:rsidTr="00A71F46">
        <w:trPr>
          <w:ins w:id="105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C2FCC2" w14:textId="77777777" w:rsidR="00A71F46" w:rsidRPr="002062A5" w:rsidRDefault="00A71F46" w:rsidP="00A71F46">
            <w:pPr>
              <w:pStyle w:val="Beschriftung"/>
              <w:rPr>
                <w:ins w:id="10537" w:author="Andreas Kuehne" w:date="2019-05-31T12:40:00Z"/>
                <w:rStyle w:val="Datatype"/>
                <w:b w:val="0"/>
                <w:bCs w:val="0"/>
              </w:rPr>
            </w:pPr>
            <w:ins w:id="10538" w:author="Andreas Kuehne" w:date="2019-05-31T12:40:00Z">
              <w:r w:rsidRPr="002062A5">
                <w:rPr>
                  <w:rStyle w:val="Datatype"/>
                </w:rPr>
                <w:t>Base64Data</w:t>
              </w:r>
            </w:ins>
          </w:p>
        </w:tc>
        <w:tc>
          <w:tcPr>
            <w:tcW w:w="4675" w:type="dxa"/>
          </w:tcPr>
          <w:p w14:paraId="636773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9" w:author="Andreas Kuehne" w:date="2019-05-31T12:40:00Z"/>
                <w:rStyle w:val="Datatype"/>
              </w:rPr>
            </w:pPr>
            <w:ins w:id="10540" w:author="Andreas Kuehne" w:date="2019-05-31T12:40:00Z">
              <w:r w:rsidRPr="002062A5">
                <w:rPr>
                  <w:rStyle w:val="Datatype"/>
                </w:rPr>
                <w:t>b64Data</w:t>
              </w:r>
            </w:ins>
          </w:p>
        </w:tc>
      </w:tr>
      <w:tr w:rsidR="00A71F46" w14:paraId="0BA04837" w14:textId="77777777" w:rsidTr="00A71F46">
        <w:trPr>
          <w:ins w:id="105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BA5879" w14:textId="77777777" w:rsidR="00A71F46" w:rsidRPr="002062A5" w:rsidRDefault="00A71F46" w:rsidP="00A71F46">
            <w:pPr>
              <w:pStyle w:val="Beschriftung"/>
              <w:rPr>
                <w:ins w:id="10542" w:author="Andreas Kuehne" w:date="2019-05-31T12:40:00Z"/>
                <w:rStyle w:val="Datatype"/>
                <w:b w:val="0"/>
                <w:bCs w:val="0"/>
              </w:rPr>
            </w:pPr>
            <w:ins w:id="10543" w:author="Andreas Kuehne" w:date="2019-05-31T12:40:00Z">
              <w:r w:rsidRPr="002062A5">
                <w:rPr>
                  <w:rStyle w:val="Datatype"/>
                </w:rPr>
                <w:t>Base64Signature</w:t>
              </w:r>
            </w:ins>
          </w:p>
        </w:tc>
        <w:tc>
          <w:tcPr>
            <w:tcW w:w="4675" w:type="dxa"/>
          </w:tcPr>
          <w:p w14:paraId="40E0D03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4" w:author="Andreas Kuehne" w:date="2019-05-31T12:40:00Z"/>
                <w:rStyle w:val="Datatype"/>
              </w:rPr>
            </w:pPr>
            <w:ins w:id="10545" w:author="Andreas Kuehne" w:date="2019-05-31T12:40:00Z">
              <w:r w:rsidRPr="002062A5">
                <w:rPr>
                  <w:rStyle w:val="Datatype"/>
                </w:rPr>
                <w:t>b64Sig</w:t>
              </w:r>
            </w:ins>
          </w:p>
        </w:tc>
      </w:tr>
      <w:tr w:rsidR="00A71F46" w14:paraId="4D22CFF9" w14:textId="77777777" w:rsidTr="00A71F46">
        <w:trPr>
          <w:ins w:id="105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FF19FC" w14:textId="77777777" w:rsidR="00A71F46" w:rsidRPr="002062A5" w:rsidRDefault="00A71F46" w:rsidP="00A71F46">
            <w:pPr>
              <w:pStyle w:val="Beschriftung"/>
              <w:rPr>
                <w:ins w:id="10547" w:author="Andreas Kuehne" w:date="2019-05-31T12:40:00Z"/>
                <w:rStyle w:val="Datatype"/>
                <w:b w:val="0"/>
                <w:bCs w:val="0"/>
              </w:rPr>
            </w:pPr>
            <w:ins w:id="10548" w:author="Andreas Kuehne" w:date="2019-05-31T12:40:00Z">
              <w:r w:rsidRPr="002062A5">
                <w:rPr>
                  <w:rStyle w:val="Datatype"/>
                </w:rPr>
                <w:t>ClaimedIdentity</w:t>
              </w:r>
            </w:ins>
          </w:p>
        </w:tc>
        <w:tc>
          <w:tcPr>
            <w:tcW w:w="4675" w:type="dxa"/>
          </w:tcPr>
          <w:p w14:paraId="3B948E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9" w:author="Andreas Kuehne" w:date="2019-05-31T12:40:00Z"/>
                <w:rStyle w:val="Datatype"/>
              </w:rPr>
            </w:pPr>
            <w:ins w:id="10550" w:author="Andreas Kuehne" w:date="2019-05-31T12:40:00Z">
              <w:r w:rsidRPr="002062A5">
                <w:rPr>
                  <w:rStyle w:val="Datatype"/>
                </w:rPr>
                <w:t>claimedIdentity</w:t>
              </w:r>
            </w:ins>
          </w:p>
        </w:tc>
      </w:tr>
      <w:tr w:rsidR="00A71F46" w14:paraId="638A46AA" w14:textId="77777777" w:rsidTr="00A71F46">
        <w:trPr>
          <w:ins w:id="105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91544E" w14:textId="77777777" w:rsidR="00A71F46" w:rsidRPr="002062A5" w:rsidRDefault="00A71F46" w:rsidP="00A71F46">
            <w:pPr>
              <w:pStyle w:val="Beschriftung"/>
              <w:rPr>
                <w:ins w:id="10552" w:author="Andreas Kuehne" w:date="2019-05-31T12:40:00Z"/>
                <w:rStyle w:val="Datatype"/>
                <w:b w:val="0"/>
                <w:bCs w:val="0"/>
              </w:rPr>
            </w:pPr>
            <w:ins w:id="10553" w:author="Andreas Kuehne" w:date="2019-05-31T12:40:00Z">
              <w:r w:rsidRPr="002062A5">
                <w:rPr>
                  <w:rStyle w:val="Datatype"/>
                </w:rPr>
                <w:t>Code</w:t>
              </w:r>
            </w:ins>
          </w:p>
        </w:tc>
        <w:tc>
          <w:tcPr>
            <w:tcW w:w="4675" w:type="dxa"/>
          </w:tcPr>
          <w:p w14:paraId="215C0D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4" w:author="Andreas Kuehne" w:date="2019-05-31T12:40:00Z"/>
                <w:rStyle w:val="Datatype"/>
              </w:rPr>
            </w:pPr>
            <w:ins w:id="10555" w:author="Andreas Kuehne" w:date="2019-05-31T12:40:00Z">
              <w:r w:rsidRPr="002062A5">
                <w:rPr>
                  <w:rStyle w:val="Datatype"/>
                </w:rPr>
                <w:t>code</w:t>
              </w:r>
            </w:ins>
          </w:p>
        </w:tc>
      </w:tr>
      <w:tr w:rsidR="00A71F46" w14:paraId="592BC797" w14:textId="77777777" w:rsidTr="00A71F46">
        <w:trPr>
          <w:ins w:id="10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C5D5C1" w14:textId="77777777" w:rsidR="00A71F46" w:rsidRPr="002062A5" w:rsidRDefault="00A71F46" w:rsidP="00A71F46">
            <w:pPr>
              <w:pStyle w:val="Beschriftung"/>
              <w:rPr>
                <w:ins w:id="10557" w:author="Andreas Kuehne" w:date="2019-05-31T12:40:00Z"/>
                <w:rStyle w:val="Datatype"/>
                <w:b w:val="0"/>
                <w:bCs w:val="0"/>
              </w:rPr>
            </w:pPr>
            <w:ins w:id="10558" w:author="Andreas Kuehne" w:date="2019-05-31T12:40:00Z">
              <w:r w:rsidRPr="002062A5">
                <w:rPr>
                  <w:rStyle w:val="Datatype"/>
                </w:rPr>
                <w:t>CreateEnvelopedSignature</w:t>
              </w:r>
            </w:ins>
          </w:p>
        </w:tc>
        <w:tc>
          <w:tcPr>
            <w:tcW w:w="4675" w:type="dxa"/>
          </w:tcPr>
          <w:p w14:paraId="22A619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9" w:author="Andreas Kuehne" w:date="2019-05-31T12:40:00Z"/>
                <w:rStyle w:val="Datatype"/>
              </w:rPr>
            </w:pPr>
            <w:ins w:id="10560" w:author="Andreas Kuehne" w:date="2019-05-31T12:40:00Z">
              <w:r w:rsidRPr="002062A5">
                <w:rPr>
                  <w:rStyle w:val="Datatype"/>
                </w:rPr>
                <w:t>createEnvelopedSignature</w:t>
              </w:r>
            </w:ins>
          </w:p>
        </w:tc>
      </w:tr>
      <w:tr w:rsidR="00A71F46" w14:paraId="530ED97B" w14:textId="77777777" w:rsidTr="00A71F46">
        <w:trPr>
          <w:ins w:id="105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94D221" w14:textId="77777777" w:rsidR="00A71F46" w:rsidRPr="002062A5" w:rsidRDefault="00A71F46" w:rsidP="00A71F46">
            <w:pPr>
              <w:pStyle w:val="Beschriftung"/>
              <w:rPr>
                <w:ins w:id="10562" w:author="Andreas Kuehne" w:date="2019-05-31T12:40:00Z"/>
                <w:rStyle w:val="Datatype"/>
                <w:b w:val="0"/>
                <w:bCs w:val="0"/>
              </w:rPr>
            </w:pPr>
            <w:ins w:id="10563" w:author="Andreas Kuehne" w:date="2019-05-31T12:40:00Z">
              <w:r w:rsidRPr="002062A5">
                <w:rPr>
                  <w:rStyle w:val="Datatype"/>
                </w:rPr>
                <w:t>createReference</w:t>
              </w:r>
            </w:ins>
          </w:p>
        </w:tc>
        <w:tc>
          <w:tcPr>
            <w:tcW w:w="4675" w:type="dxa"/>
          </w:tcPr>
          <w:p w14:paraId="0B4E39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4" w:author="Andreas Kuehne" w:date="2019-05-31T12:40:00Z"/>
                <w:rStyle w:val="Datatype"/>
              </w:rPr>
            </w:pPr>
            <w:ins w:id="10565" w:author="Andreas Kuehne" w:date="2019-05-31T12:40:00Z">
              <w:r w:rsidRPr="002062A5">
                <w:rPr>
                  <w:rStyle w:val="Datatype"/>
                </w:rPr>
                <w:t>createRef</w:t>
              </w:r>
            </w:ins>
          </w:p>
        </w:tc>
      </w:tr>
      <w:tr w:rsidR="00A71F46" w14:paraId="3E911557" w14:textId="77777777" w:rsidTr="00A71F46">
        <w:trPr>
          <w:ins w:id="105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BA29BC" w14:textId="77777777" w:rsidR="00A71F46" w:rsidRPr="002062A5" w:rsidRDefault="00A71F46" w:rsidP="00A71F46">
            <w:pPr>
              <w:pStyle w:val="Beschriftung"/>
              <w:rPr>
                <w:ins w:id="10567" w:author="Andreas Kuehne" w:date="2019-05-31T12:40:00Z"/>
                <w:rStyle w:val="Datatype"/>
                <w:b w:val="0"/>
                <w:bCs w:val="0"/>
              </w:rPr>
            </w:pPr>
            <w:ins w:id="10568" w:author="Andreas Kuehne" w:date="2019-05-31T12:40:00Z">
              <w:r w:rsidRPr="002062A5">
                <w:rPr>
                  <w:rStyle w:val="Datatype"/>
                </w:rPr>
                <w:t>CurrentTime</w:t>
              </w:r>
            </w:ins>
          </w:p>
        </w:tc>
        <w:tc>
          <w:tcPr>
            <w:tcW w:w="4675" w:type="dxa"/>
          </w:tcPr>
          <w:p w14:paraId="2FDFFA4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9" w:author="Andreas Kuehne" w:date="2019-05-31T12:40:00Z"/>
                <w:rStyle w:val="Datatype"/>
              </w:rPr>
            </w:pPr>
            <w:ins w:id="10570" w:author="Andreas Kuehne" w:date="2019-05-31T12:40:00Z">
              <w:r w:rsidRPr="002062A5">
                <w:rPr>
                  <w:rStyle w:val="Datatype"/>
                </w:rPr>
                <w:t>currTime</w:t>
              </w:r>
            </w:ins>
          </w:p>
        </w:tc>
      </w:tr>
      <w:tr w:rsidR="00A71F46" w14:paraId="49D49C03" w14:textId="77777777" w:rsidTr="00A71F46">
        <w:trPr>
          <w:ins w:id="105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EC7023" w14:textId="77777777" w:rsidR="00A71F46" w:rsidRPr="002062A5" w:rsidRDefault="00A71F46" w:rsidP="00A71F46">
            <w:pPr>
              <w:pStyle w:val="Beschriftung"/>
              <w:rPr>
                <w:ins w:id="10572" w:author="Andreas Kuehne" w:date="2019-05-31T12:40:00Z"/>
                <w:rStyle w:val="Datatype"/>
                <w:b w:val="0"/>
                <w:bCs w:val="0"/>
              </w:rPr>
            </w:pPr>
            <w:ins w:id="10573" w:author="Andreas Kuehne" w:date="2019-05-31T12:40:00Z">
              <w:r w:rsidRPr="002062A5">
                <w:rPr>
                  <w:rStyle w:val="Datatype"/>
                </w:rPr>
                <w:t>DigestInfo</w:t>
              </w:r>
            </w:ins>
          </w:p>
        </w:tc>
        <w:tc>
          <w:tcPr>
            <w:tcW w:w="4675" w:type="dxa"/>
          </w:tcPr>
          <w:p w14:paraId="2F96DE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4" w:author="Andreas Kuehne" w:date="2019-05-31T12:40:00Z"/>
                <w:rStyle w:val="Datatype"/>
              </w:rPr>
            </w:pPr>
            <w:ins w:id="10575" w:author="Andreas Kuehne" w:date="2019-05-31T12:40:00Z">
              <w:r w:rsidRPr="002062A5">
                <w:rPr>
                  <w:rStyle w:val="Datatype"/>
                </w:rPr>
                <w:t>di</w:t>
              </w:r>
            </w:ins>
          </w:p>
        </w:tc>
      </w:tr>
      <w:tr w:rsidR="00A71F46" w14:paraId="42D176E6" w14:textId="77777777" w:rsidTr="00A71F46">
        <w:trPr>
          <w:ins w:id="105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71FAE0" w14:textId="77777777" w:rsidR="00A71F46" w:rsidRPr="002062A5" w:rsidRDefault="00A71F46" w:rsidP="00A71F46">
            <w:pPr>
              <w:pStyle w:val="Beschriftung"/>
              <w:rPr>
                <w:ins w:id="10577" w:author="Andreas Kuehne" w:date="2019-05-31T12:40:00Z"/>
                <w:rStyle w:val="Datatype"/>
                <w:b w:val="0"/>
                <w:bCs w:val="0"/>
              </w:rPr>
            </w:pPr>
            <w:ins w:id="10578" w:author="Andreas Kuehne" w:date="2019-05-31T12:40:00Z">
              <w:r w:rsidRPr="002062A5">
                <w:rPr>
                  <w:rStyle w:val="Datatype"/>
                </w:rPr>
                <w:t>DigestInfos</w:t>
              </w:r>
            </w:ins>
          </w:p>
        </w:tc>
        <w:tc>
          <w:tcPr>
            <w:tcW w:w="4675" w:type="dxa"/>
          </w:tcPr>
          <w:p w14:paraId="3BB250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9" w:author="Andreas Kuehne" w:date="2019-05-31T12:40:00Z"/>
                <w:rStyle w:val="Datatype"/>
              </w:rPr>
            </w:pPr>
            <w:ins w:id="10580" w:author="Andreas Kuehne" w:date="2019-05-31T12:40:00Z">
              <w:r w:rsidRPr="002062A5">
                <w:rPr>
                  <w:rStyle w:val="Datatype"/>
                </w:rPr>
                <w:t>dis</w:t>
              </w:r>
            </w:ins>
          </w:p>
        </w:tc>
      </w:tr>
      <w:tr w:rsidR="00A71F46" w14:paraId="3FD4FCFC" w14:textId="77777777" w:rsidTr="00A71F46">
        <w:trPr>
          <w:ins w:id="105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CB2D84" w14:textId="77777777" w:rsidR="00A71F46" w:rsidRPr="002062A5" w:rsidRDefault="00A71F46" w:rsidP="00A71F46">
            <w:pPr>
              <w:pStyle w:val="Beschriftung"/>
              <w:rPr>
                <w:ins w:id="10582" w:author="Andreas Kuehne" w:date="2019-05-31T12:40:00Z"/>
                <w:rStyle w:val="Datatype"/>
                <w:b w:val="0"/>
                <w:bCs w:val="0"/>
              </w:rPr>
            </w:pPr>
            <w:ins w:id="10583" w:author="Andreas Kuehne" w:date="2019-05-31T12:40:00Z">
              <w:r w:rsidRPr="002062A5">
                <w:rPr>
                  <w:rStyle w:val="Datatype"/>
                </w:rPr>
                <w:t>DigestMethod</w:t>
              </w:r>
            </w:ins>
          </w:p>
        </w:tc>
        <w:tc>
          <w:tcPr>
            <w:tcW w:w="4675" w:type="dxa"/>
          </w:tcPr>
          <w:p w14:paraId="259E2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4" w:author="Andreas Kuehne" w:date="2019-05-31T12:40:00Z"/>
                <w:rStyle w:val="Datatype"/>
              </w:rPr>
            </w:pPr>
            <w:ins w:id="10585" w:author="Andreas Kuehne" w:date="2019-05-31T12:40:00Z">
              <w:r w:rsidRPr="002062A5">
                <w:rPr>
                  <w:rStyle w:val="Datatype"/>
                </w:rPr>
                <w:t>alg</w:t>
              </w:r>
            </w:ins>
          </w:p>
        </w:tc>
      </w:tr>
      <w:tr w:rsidR="00A71F46" w14:paraId="353AC90D" w14:textId="77777777" w:rsidTr="00A71F46">
        <w:trPr>
          <w:ins w:id="105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FA1B5F" w14:textId="77777777" w:rsidR="00A71F46" w:rsidRPr="002062A5" w:rsidRDefault="00A71F46" w:rsidP="00A71F46">
            <w:pPr>
              <w:pStyle w:val="Beschriftung"/>
              <w:rPr>
                <w:ins w:id="10587" w:author="Andreas Kuehne" w:date="2019-05-31T12:40:00Z"/>
                <w:rStyle w:val="Datatype"/>
                <w:b w:val="0"/>
                <w:bCs w:val="0"/>
              </w:rPr>
            </w:pPr>
            <w:ins w:id="10588" w:author="Andreas Kuehne" w:date="2019-05-31T12:40:00Z">
              <w:r w:rsidRPr="002062A5">
                <w:rPr>
                  <w:rStyle w:val="Datatype"/>
                </w:rPr>
                <w:t>DigestValue</w:t>
              </w:r>
            </w:ins>
          </w:p>
        </w:tc>
        <w:tc>
          <w:tcPr>
            <w:tcW w:w="4675" w:type="dxa"/>
          </w:tcPr>
          <w:p w14:paraId="5DF904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9" w:author="Andreas Kuehne" w:date="2019-05-31T12:40:00Z"/>
                <w:rStyle w:val="Datatype"/>
              </w:rPr>
            </w:pPr>
            <w:ins w:id="10590" w:author="Andreas Kuehne" w:date="2019-05-31T12:40:00Z">
              <w:r w:rsidRPr="002062A5">
                <w:rPr>
                  <w:rStyle w:val="Datatype"/>
                </w:rPr>
                <w:t>val</w:t>
              </w:r>
            </w:ins>
          </w:p>
        </w:tc>
      </w:tr>
      <w:tr w:rsidR="00A71F46" w14:paraId="24F01A28" w14:textId="77777777" w:rsidTr="00A71F46">
        <w:trPr>
          <w:ins w:id="105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3FCC9E" w14:textId="77777777" w:rsidR="00A71F46" w:rsidRPr="002062A5" w:rsidRDefault="00A71F46" w:rsidP="00A71F46">
            <w:pPr>
              <w:pStyle w:val="Beschriftung"/>
              <w:rPr>
                <w:ins w:id="10592" w:author="Andreas Kuehne" w:date="2019-05-31T12:40:00Z"/>
                <w:rStyle w:val="Datatype"/>
                <w:b w:val="0"/>
                <w:bCs w:val="0"/>
              </w:rPr>
            </w:pPr>
            <w:ins w:id="10593" w:author="Andreas Kuehne" w:date="2019-05-31T12:40:00Z">
              <w:r w:rsidRPr="002062A5">
                <w:rPr>
                  <w:rStyle w:val="Datatype"/>
                </w:rPr>
                <w:t>Document</w:t>
              </w:r>
            </w:ins>
          </w:p>
        </w:tc>
        <w:tc>
          <w:tcPr>
            <w:tcW w:w="4675" w:type="dxa"/>
          </w:tcPr>
          <w:p w14:paraId="49999B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4" w:author="Andreas Kuehne" w:date="2019-05-31T12:40:00Z"/>
                <w:rStyle w:val="Datatype"/>
              </w:rPr>
            </w:pPr>
            <w:ins w:id="10595" w:author="Andreas Kuehne" w:date="2019-05-31T12:40:00Z">
              <w:r w:rsidRPr="002062A5">
                <w:rPr>
                  <w:rStyle w:val="Datatype"/>
                </w:rPr>
                <w:t>doc</w:t>
              </w:r>
            </w:ins>
          </w:p>
        </w:tc>
      </w:tr>
      <w:tr w:rsidR="00A71F46" w14:paraId="1AD9777F" w14:textId="77777777" w:rsidTr="00A71F46">
        <w:trPr>
          <w:ins w:id="105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282608" w14:textId="77777777" w:rsidR="00A71F46" w:rsidRPr="002062A5" w:rsidRDefault="00A71F46" w:rsidP="00A71F46">
            <w:pPr>
              <w:pStyle w:val="Beschriftung"/>
              <w:rPr>
                <w:ins w:id="10597" w:author="Andreas Kuehne" w:date="2019-05-31T12:40:00Z"/>
                <w:rStyle w:val="Datatype"/>
                <w:b w:val="0"/>
                <w:bCs w:val="0"/>
              </w:rPr>
            </w:pPr>
            <w:ins w:id="10598" w:author="Andreas Kuehne" w:date="2019-05-31T12:40:00Z">
              <w:r w:rsidRPr="002062A5">
                <w:rPr>
                  <w:rStyle w:val="Datatype"/>
                </w:rPr>
                <w:t>DocumentWithSignature</w:t>
              </w:r>
            </w:ins>
          </w:p>
        </w:tc>
        <w:tc>
          <w:tcPr>
            <w:tcW w:w="4675" w:type="dxa"/>
          </w:tcPr>
          <w:p w14:paraId="6147CE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9" w:author="Andreas Kuehne" w:date="2019-05-31T12:40:00Z"/>
                <w:rStyle w:val="Datatype"/>
              </w:rPr>
            </w:pPr>
            <w:ins w:id="10600" w:author="Andreas Kuehne" w:date="2019-05-31T12:40:00Z">
              <w:r w:rsidRPr="002062A5">
                <w:rPr>
                  <w:rStyle w:val="Datatype"/>
                </w:rPr>
                <w:t>docWithSignature</w:t>
              </w:r>
            </w:ins>
          </w:p>
        </w:tc>
      </w:tr>
      <w:tr w:rsidR="00A71F46" w14:paraId="7D1BD154" w14:textId="77777777" w:rsidTr="00A71F46">
        <w:trPr>
          <w:ins w:id="106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C9F51E" w14:textId="77777777" w:rsidR="00A71F46" w:rsidRPr="002062A5" w:rsidRDefault="00A71F46" w:rsidP="00A71F46">
            <w:pPr>
              <w:pStyle w:val="Beschriftung"/>
              <w:rPr>
                <w:ins w:id="10602" w:author="Andreas Kuehne" w:date="2019-05-31T12:40:00Z"/>
                <w:rStyle w:val="Datatype"/>
                <w:b w:val="0"/>
                <w:bCs w:val="0"/>
              </w:rPr>
            </w:pPr>
            <w:ins w:id="10603" w:author="Andreas Kuehne" w:date="2019-05-31T12:40:00Z">
              <w:r w:rsidRPr="002062A5">
                <w:rPr>
                  <w:rStyle w:val="Datatype"/>
                </w:rPr>
                <w:t>Format</w:t>
              </w:r>
            </w:ins>
          </w:p>
        </w:tc>
        <w:tc>
          <w:tcPr>
            <w:tcW w:w="4675" w:type="dxa"/>
          </w:tcPr>
          <w:p w14:paraId="15CD394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4" w:author="Andreas Kuehne" w:date="2019-05-31T12:40:00Z"/>
                <w:rStyle w:val="Datatype"/>
              </w:rPr>
            </w:pPr>
            <w:ins w:id="10605" w:author="Andreas Kuehne" w:date="2019-05-31T12:40:00Z">
              <w:r w:rsidRPr="002062A5">
                <w:rPr>
                  <w:rStyle w:val="Datatype"/>
                </w:rPr>
                <w:t>format</w:t>
              </w:r>
            </w:ins>
          </w:p>
        </w:tc>
      </w:tr>
      <w:tr w:rsidR="00A71F46" w14:paraId="2429563A" w14:textId="77777777" w:rsidTr="00A71F46">
        <w:trPr>
          <w:ins w:id="106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A709D" w14:textId="77777777" w:rsidR="00A71F46" w:rsidRPr="002062A5" w:rsidRDefault="00A71F46" w:rsidP="00A71F46">
            <w:pPr>
              <w:pStyle w:val="Beschriftung"/>
              <w:rPr>
                <w:ins w:id="10607" w:author="Andreas Kuehne" w:date="2019-05-31T12:40:00Z"/>
                <w:rStyle w:val="Datatype"/>
                <w:b w:val="0"/>
                <w:bCs w:val="0"/>
              </w:rPr>
            </w:pPr>
            <w:ins w:id="10608" w:author="Andreas Kuehne" w:date="2019-05-31T12:40:00Z">
              <w:r w:rsidRPr="002062A5">
                <w:rPr>
                  <w:rStyle w:val="Datatype"/>
                </w:rPr>
                <w:t>HasObjectTagsAndAttributesSet</w:t>
              </w:r>
            </w:ins>
          </w:p>
        </w:tc>
        <w:tc>
          <w:tcPr>
            <w:tcW w:w="4675" w:type="dxa"/>
          </w:tcPr>
          <w:p w14:paraId="6FFEFC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9" w:author="Andreas Kuehne" w:date="2019-05-31T12:40:00Z"/>
                <w:rStyle w:val="Datatype"/>
              </w:rPr>
            </w:pPr>
            <w:ins w:id="10610" w:author="Andreas Kuehne" w:date="2019-05-31T12:40:00Z">
              <w:r w:rsidRPr="002062A5">
                <w:rPr>
                  <w:rStyle w:val="Datatype"/>
                </w:rPr>
                <w:t>hasObjectTagsAndAttributesSet</w:t>
              </w:r>
            </w:ins>
          </w:p>
        </w:tc>
      </w:tr>
      <w:tr w:rsidR="00A71F46" w14:paraId="0D0334FE" w14:textId="77777777" w:rsidTr="00A71F46">
        <w:trPr>
          <w:ins w:id="106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DAAA3" w14:textId="77777777" w:rsidR="00A71F46" w:rsidRPr="002062A5" w:rsidRDefault="00A71F46" w:rsidP="00A71F46">
            <w:pPr>
              <w:pStyle w:val="Beschriftung"/>
              <w:rPr>
                <w:ins w:id="10612" w:author="Andreas Kuehne" w:date="2019-05-31T12:40:00Z"/>
                <w:rStyle w:val="Datatype"/>
                <w:b w:val="0"/>
                <w:bCs w:val="0"/>
              </w:rPr>
            </w:pPr>
            <w:ins w:id="10613" w:author="Andreas Kuehne" w:date="2019-05-31T12:40:00Z">
              <w:r w:rsidRPr="002062A5">
                <w:rPr>
                  <w:rStyle w:val="Datatype"/>
                </w:rPr>
                <w:t>Id</w:t>
              </w:r>
            </w:ins>
          </w:p>
        </w:tc>
        <w:tc>
          <w:tcPr>
            <w:tcW w:w="4675" w:type="dxa"/>
          </w:tcPr>
          <w:p w14:paraId="32E818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4" w:author="Andreas Kuehne" w:date="2019-05-31T12:40:00Z"/>
                <w:rStyle w:val="Datatype"/>
              </w:rPr>
            </w:pPr>
            <w:ins w:id="10615" w:author="Andreas Kuehne" w:date="2019-05-31T12:40:00Z">
              <w:r w:rsidRPr="002062A5">
                <w:rPr>
                  <w:rStyle w:val="Datatype"/>
                </w:rPr>
                <w:t>ID</w:t>
              </w:r>
            </w:ins>
          </w:p>
        </w:tc>
      </w:tr>
      <w:tr w:rsidR="00A71F46" w14:paraId="60367A82" w14:textId="77777777" w:rsidTr="00A71F46">
        <w:trPr>
          <w:ins w:id="106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149E3C" w14:textId="77777777" w:rsidR="00A71F46" w:rsidRPr="002062A5" w:rsidRDefault="00A71F46" w:rsidP="00A71F46">
            <w:pPr>
              <w:pStyle w:val="Beschriftung"/>
              <w:rPr>
                <w:ins w:id="10617" w:author="Andreas Kuehne" w:date="2019-05-31T12:40:00Z"/>
                <w:rStyle w:val="Datatype"/>
                <w:b w:val="0"/>
                <w:bCs w:val="0"/>
              </w:rPr>
            </w:pPr>
            <w:ins w:id="10618" w:author="Andreas Kuehne" w:date="2019-05-31T12:40:00Z">
              <w:r w:rsidRPr="002062A5">
                <w:rPr>
                  <w:rStyle w:val="Datatype"/>
                </w:rPr>
                <w:t>Identifier</w:t>
              </w:r>
            </w:ins>
          </w:p>
        </w:tc>
        <w:tc>
          <w:tcPr>
            <w:tcW w:w="4675" w:type="dxa"/>
          </w:tcPr>
          <w:p w14:paraId="650732D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9" w:author="Andreas Kuehne" w:date="2019-05-31T12:40:00Z"/>
                <w:rStyle w:val="Datatype"/>
              </w:rPr>
            </w:pPr>
            <w:ins w:id="10620" w:author="Andreas Kuehne" w:date="2019-05-31T12:40:00Z">
              <w:r w:rsidRPr="002062A5">
                <w:rPr>
                  <w:rStyle w:val="Datatype"/>
                </w:rPr>
                <w:t>id</w:t>
              </w:r>
            </w:ins>
          </w:p>
        </w:tc>
      </w:tr>
      <w:tr w:rsidR="00A71F46" w14:paraId="187110A4" w14:textId="77777777" w:rsidTr="00A71F46">
        <w:trPr>
          <w:ins w:id="106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06B89A" w14:textId="77777777" w:rsidR="00A71F46" w:rsidRPr="002062A5" w:rsidRDefault="00A71F46" w:rsidP="00A71F46">
            <w:pPr>
              <w:pStyle w:val="Beschriftung"/>
              <w:rPr>
                <w:ins w:id="10622" w:author="Andreas Kuehne" w:date="2019-05-31T12:40:00Z"/>
                <w:rStyle w:val="Datatype"/>
                <w:b w:val="0"/>
                <w:bCs w:val="0"/>
              </w:rPr>
            </w:pPr>
            <w:ins w:id="10623" w:author="Andreas Kuehne" w:date="2019-05-31T12:40:00Z">
              <w:r w:rsidRPr="002062A5">
                <w:rPr>
                  <w:rStyle w:val="Datatype"/>
                </w:rPr>
                <w:t>IdRef</w:t>
              </w:r>
            </w:ins>
          </w:p>
        </w:tc>
        <w:tc>
          <w:tcPr>
            <w:tcW w:w="4675" w:type="dxa"/>
          </w:tcPr>
          <w:p w14:paraId="0DE4AA9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4" w:author="Andreas Kuehne" w:date="2019-05-31T12:40:00Z"/>
                <w:rStyle w:val="Datatype"/>
              </w:rPr>
            </w:pPr>
            <w:ins w:id="10625" w:author="Andreas Kuehne" w:date="2019-05-31T12:40:00Z">
              <w:r w:rsidRPr="002062A5">
                <w:rPr>
                  <w:rStyle w:val="Datatype"/>
                </w:rPr>
                <w:t>idRef</w:t>
              </w:r>
            </w:ins>
          </w:p>
        </w:tc>
      </w:tr>
      <w:tr w:rsidR="00A71F46" w14:paraId="133C43DA" w14:textId="77777777" w:rsidTr="00A71F46">
        <w:trPr>
          <w:ins w:id="106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981661" w14:textId="77777777" w:rsidR="00A71F46" w:rsidRPr="002062A5" w:rsidRDefault="00A71F46" w:rsidP="00A71F46">
            <w:pPr>
              <w:pStyle w:val="Beschriftung"/>
              <w:rPr>
                <w:ins w:id="10627" w:author="Andreas Kuehne" w:date="2019-05-31T12:40:00Z"/>
                <w:rStyle w:val="Datatype"/>
                <w:b w:val="0"/>
                <w:bCs w:val="0"/>
              </w:rPr>
            </w:pPr>
            <w:ins w:id="10628" w:author="Andreas Kuehne" w:date="2019-05-31T12:40:00Z">
              <w:r w:rsidRPr="002062A5">
                <w:rPr>
                  <w:rStyle w:val="Datatype"/>
                </w:rPr>
                <w:t>IncludeEContent</w:t>
              </w:r>
            </w:ins>
          </w:p>
        </w:tc>
        <w:tc>
          <w:tcPr>
            <w:tcW w:w="4675" w:type="dxa"/>
          </w:tcPr>
          <w:p w14:paraId="199F66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9" w:author="Andreas Kuehne" w:date="2019-05-31T12:40:00Z"/>
                <w:rStyle w:val="Datatype"/>
              </w:rPr>
            </w:pPr>
            <w:ins w:id="10630" w:author="Andreas Kuehne" w:date="2019-05-31T12:40:00Z">
              <w:r w:rsidRPr="002062A5">
                <w:rPr>
                  <w:rStyle w:val="Datatype"/>
                </w:rPr>
                <w:t>incContent</w:t>
              </w:r>
            </w:ins>
          </w:p>
        </w:tc>
      </w:tr>
      <w:tr w:rsidR="00A71F46" w14:paraId="3D033ACF" w14:textId="77777777" w:rsidTr="00A71F46">
        <w:trPr>
          <w:ins w:id="106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03CD0D" w14:textId="77777777" w:rsidR="00A71F46" w:rsidRPr="002062A5" w:rsidRDefault="00A71F46" w:rsidP="00A71F46">
            <w:pPr>
              <w:pStyle w:val="Beschriftung"/>
              <w:rPr>
                <w:ins w:id="10632" w:author="Andreas Kuehne" w:date="2019-05-31T12:40:00Z"/>
                <w:rStyle w:val="Datatype"/>
                <w:b w:val="0"/>
                <w:bCs w:val="0"/>
              </w:rPr>
            </w:pPr>
            <w:ins w:id="10633" w:author="Andreas Kuehne" w:date="2019-05-31T12:40:00Z">
              <w:r w:rsidRPr="002062A5">
                <w:rPr>
                  <w:rStyle w:val="Datatype"/>
                </w:rPr>
                <w:t>IncludeObject</w:t>
              </w:r>
            </w:ins>
          </w:p>
        </w:tc>
        <w:tc>
          <w:tcPr>
            <w:tcW w:w="4675" w:type="dxa"/>
          </w:tcPr>
          <w:p w14:paraId="4EDE30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4" w:author="Andreas Kuehne" w:date="2019-05-31T12:40:00Z"/>
                <w:rStyle w:val="Datatype"/>
              </w:rPr>
            </w:pPr>
            <w:ins w:id="10635" w:author="Andreas Kuehne" w:date="2019-05-31T12:40:00Z">
              <w:r w:rsidRPr="002062A5">
                <w:rPr>
                  <w:rStyle w:val="Datatype"/>
                </w:rPr>
                <w:t>incObj</w:t>
              </w:r>
            </w:ins>
          </w:p>
        </w:tc>
      </w:tr>
      <w:tr w:rsidR="00A71F46" w14:paraId="3FBF000D" w14:textId="77777777" w:rsidTr="00A71F46">
        <w:trPr>
          <w:ins w:id="106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F3E739" w14:textId="77777777" w:rsidR="00A71F46" w:rsidRPr="002062A5" w:rsidRDefault="00A71F46" w:rsidP="00A71F46">
            <w:pPr>
              <w:pStyle w:val="Beschriftung"/>
              <w:rPr>
                <w:ins w:id="10637" w:author="Andreas Kuehne" w:date="2019-05-31T12:40:00Z"/>
                <w:rStyle w:val="Datatype"/>
                <w:b w:val="0"/>
                <w:bCs w:val="0"/>
              </w:rPr>
            </w:pPr>
            <w:ins w:id="10638" w:author="Andreas Kuehne" w:date="2019-05-31T12:40:00Z">
              <w:r w:rsidRPr="002062A5">
                <w:rPr>
                  <w:rStyle w:val="Datatype"/>
                </w:rPr>
                <w:t>IndeterminateDetail</w:t>
              </w:r>
            </w:ins>
          </w:p>
        </w:tc>
        <w:tc>
          <w:tcPr>
            <w:tcW w:w="4675" w:type="dxa"/>
          </w:tcPr>
          <w:p w14:paraId="0AFA4F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9" w:author="Andreas Kuehne" w:date="2019-05-31T12:40:00Z"/>
                <w:rStyle w:val="Datatype"/>
              </w:rPr>
            </w:pPr>
            <w:ins w:id="10640" w:author="Andreas Kuehne" w:date="2019-05-31T12:40:00Z">
              <w:r w:rsidRPr="002062A5">
                <w:rPr>
                  <w:rStyle w:val="Datatype"/>
                </w:rPr>
                <w:t>indeterminate</w:t>
              </w:r>
            </w:ins>
          </w:p>
        </w:tc>
      </w:tr>
      <w:tr w:rsidR="00A71F46" w14:paraId="09AD3686" w14:textId="77777777" w:rsidTr="00A71F46">
        <w:trPr>
          <w:ins w:id="106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71B63C" w14:textId="77777777" w:rsidR="00A71F46" w:rsidRPr="002062A5" w:rsidRDefault="00A71F46" w:rsidP="00A71F46">
            <w:pPr>
              <w:pStyle w:val="Beschriftung"/>
              <w:rPr>
                <w:ins w:id="10642" w:author="Andreas Kuehne" w:date="2019-05-31T12:40:00Z"/>
                <w:rStyle w:val="Datatype"/>
                <w:b w:val="0"/>
                <w:bCs w:val="0"/>
              </w:rPr>
            </w:pPr>
            <w:ins w:id="10643" w:author="Andreas Kuehne" w:date="2019-05-31T12:40:00Z">
              <w:r w:rsidRPr="002062A5">
                <w:rPr>
                  <w:rStyle w:val="Datatype"/>
                </w:rPr>
                <w:t>InputDocuments</w:t>
              </w:r>
            </w:ins>
          </w:p>
        </w:tc>
        <w:tc>
          <w:tcPr>
            <w:tcW w:w="4675" w:type="dxa"/>
          </w:tcPr>
          <w:p w14:paraId="2E68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4" w:author="Andreas Kuehne" w:date="2019-05-31T12:40:00Z"/>
                <w:rStyle w:val="Datatype"/>
              </w:rPr>
            </w:pPr>
            <w:ins w:id="10645" w:author="Andreas Kuehne" w:date="2019-05-31T12:40:00Z">
              <w:r w:rsidRPr="002062A5">
                <w:rPr>
                  <w:rStyle w:val="Datatype"/>
                </w:rPr>
                <w:t>inDocs</w:t>
              </w:r>
            </w:ins>
          </w:p>
        </w:tc>
      </w:tr>
      <w:tr w:rsidR="00A71F46" w14:paraId="04C63434" w14:textId="77777777" w:rsidTr="00A71F46">
        <w:trPr>
          <w:ins w:id="106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115DFD" w14:textId="77777777" w:rsidR="00A71F46" w:rsidRPr="002062A5" w:rsidRDefault="00A71F46" w:rsidP="00A71F46">
            <w:pPr>
              <w:pStyle w:val="Beschriftung"/>
              <w:rPr>
                <w:ins w:id="10647" w:author="Andreas Kuehne" w:date="2019-05-31T12:40:00Z"/>
                <w:rStyle w:val="Datatype"/>
                <w:b w:val="0"/>
                <w:bCs w:val="0"/>
              </w:rPr>
            </w:pPr>
            <w:ins w:id="10648" w:author="Andreas Kuehne" w:date="2019-05-31T12:40:00Z">
              <w:r w:rsidRPr="002062A5">
                <w:rPr>
                  <w:rStyle w:val="Datatype"/>
                </w:rPr>
                <w:t>IntendedAudience</w:t>
              </w:r>
            </w:ins>
          </w:p>
        </w:tc>
        <w:tc>
          <w:tcPr>
            <w:tcW w:w="4675" w:type="dxa"/>
          </w:tcPr>
          <w:p w14:paraId="164F8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9" w:author="Andreas Kuehne" w:date="2019-05-31T12:40:00Z"/>
                <w:rStyle w:val="Datatype"/>
              </w:rPr>
            </w:pPr>
            <w:ins w:id="10650" w:author="Andreas Kuehne" w:date="2019-05-31T12:40:00Z">
              <w:r w:rsidRPr="002062A5">
                <w:rPr>
                  <w:rStyle w:val="Datatype"/>
                </w:rPr>
                <w:t>aud</w:t>
              </w:r>
            </w:ins>
          </w:p>
        </w:tc>
      </w:tr>
      <w:tr w:rsidR="00A71F46" w14:paraId="29226B3C" w14:textId="77777777" w:rsidTr="00A71F46">
        <w:trPr>
          <w:ins w:id="106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CD5448" w14:textId="77777777" w:rsidR="00A71F46" w:rsidRPr="002062A5" w:rsidRDefault="00A71F46" w:rsidP="00A71F46">
            <w:pPr>
              <w:pStyle w:val="Beschriftung"/>
              <w:rPr>
                <w:ins w:id="10652" w:author="Andreas Kuehne" w:date="2019-05-31T12:40:00Z"/>
                <w:rStyle w:val="Datatype"/>
                <w:b w:val="0"/>
                <w:bCs w:val="0"/>
              </w:rPr>
            </w:pPr>
            <w:ins w:id="10653" w:author="Andreas Kuehne" w:date="2019-05-31T12:40:00Z">
              <w:r w:rsidRPr="002062A5">
                <w:rPr>
                  <w:rStyle w:val="Datatype"/>
                </w:rPr>
                <w:lastRenderedPageBreak/>
                <w:t>InvalidDetail</w:t>
              </w:r>
            </w:ins>
          </w:p>
        </w:tc>
        <w:tc>
          <w:tcPr>
            <w:tcW w:w="4675" w:type="dxa"/>
          </w:tcPr>
          <w:p w14:paraId="5A271A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4" w:author="Andreas Kuehne" w:date="2019-05-31T12:40:00Z"/>
                <w:rStyle w:val="Datatype"/>
              </w:rPr>
            </w:pPr>
            <w:ins w:id="10655" w:author="Andreas Kuehne" w:date="2019-05-31T12:40:00Z">
              <w:r w:rsidRPr="002062A5">
                <w:rPr>
                  <w:rStyle w:val="Datatype"/>
                </w:rPr>
                <w:t>invalid</w:t>
              </w:r>
            </w:ins>
          </w:p>
        </w:tc>
      </w:tr>
      <w:tr w:rsidR="00A71F46" w14:paraId="1887EB9F" w14:textId="77777777" w:rsidTr="00A71F46">
        <w:trPr>
          <w:ins w:id="106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78B151" w14:textId="77777777" w:rsidR="00A71F46" w:rsidRPr="002062A5" w:rsidRDefault="00A71F46" w:rsidP="00A71F46">
            <w:pPr>
              <w:pStyle w:val="Beschriftung"/>
              <w:rPr>
                <w:ins w:id="10657" w:author="Andreas Kuehne" w:date="2019-05-31T12:40:00Z"/>
                <w:rStyle w:val="Datatype"/>
                <w:b w:val="0"/>
                <w:bCs w:val="0"/>
              </w:rPr>
            </w:pPr>
            <w:ins w:id="10658" w:author="Andreas Kuehne" w:date="2019-05-31T12:40:00Z">
              <w:r w:rsidRPr="002062A5">
                <w:rPr>
                  <w:rStyle w:val="Datatype"/>
                </w:rPr>
                <w:t>KeyName</w:t>
              </w:r>
            </w:ins>
          </w:p>
        </w:tc>
        <w:tc>
          <w:tcPr>
            <w:tcW w:w="4675" w:type="dxa"/>
          </w:tcPr>
          <w:p w14:paraId="393746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9" w:author="Andreas Kuehne" w:date="2019-05-31T12:40:00Z"/>
                <w:rStyle w:val="Datatype"/>
              </w:rPr>
            </w:pPr>
            <w:ins w:id="10660" w:author="Andreas Kuehne" w:date="2019-05-31T12:40:00Z">
              <w:r w:rsidRPr="002062A5">
                <w:rPr>
                  <w:rStyle w:val="Datatype"/>
                </w:rPr>
                <w:t>name</w:t>
              </w:r>
            </w:ins>
          </w:p>
        </w:tc>
      </w:tr>
      <w:tr w:rsidR="00A71F46" w14:paraId="6CAA2F8C" w14:textId="77777777" w:rsidTr="00A71F46">
        <w:trPr>
          <w:ins w:id="106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66E663" w14:textId="77777777" w:rsidR="00A71F46" w:rsidRPr="002062A5" w:rsidRDefault="00A71F46" w:rsidP="00A71F46">
            <w:pPr>
              <w:pStyle w:val="Beschriftung"/>
              <w:rPr>
                <w:ins w:id="10662" w:author="Andreas Kuehne" w:date="2019-05-31T12:40:00Z"/>
                <w:rStyle w:val="Datatype"/>
                <w:b w:val="0"/>
                <w:bCs w:val="0"/>
              </w:rPr>
            </w:pPr>
            <w:ins w:id="10663" w:author="Andreas Kuehne" w:date="2019-05-31T12:40:00Z">
              <w:r w:rsidRPr="002062A5">
                <w:rPr>
                  <w:rStyle w:val="Datatype"/>
                </w:rPr>
                <w:t>KeySelector</w:t>
              </w:r>
            </w:ins>
          </w:p>
        </w:tc>
        <w:tc>
          <w:tcPr>
            <w:tcW w:w="4675" w:type="dxa"/>
          </w:tcPr>
          <w:p w14:paraId="53A143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4" w:author="Andreas Kuehne" w:date="2019-05-31T12:40:00Z"/>
                <w:rStyle w:val="Datatype"/>
              </w:rPr>
            </w:pPr>
            <w:ins w:id="10665" w:author="Andreas Kuehne" w:date="2019-05-31T12:40:00Z">
              <w:r w:rsidRPr="002062A5">
                <w:rPr>
                  <w:rStyle w:val="Datatype"/>
                </w:rPr>
                <w:t>keySel</w:t>
              </w:r>
            </w:ins>
          </w:p>
        </w:tc>
      </w:tr>
      <w:tr w:rsidR="00A71F46" w14:paraId="35FC2D08" w14:textId="77777777" w:rsidTr="00A71F46">
        <w:trPr>
          <w:ins w:id="106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EF0332" w14:textId="77777777" w:rsidR="00A71F46" w:rsidRPr="002062A5" w:rsidRDefault="00A71F46" w:rsidP="00A71F46">
            <w:pPr>
              <w:pStyle w:val="Beschriftung"/>
              <w:rPr>
                <w:ins w:id="10667" w:author="Andreas Kuehne" w:date="2019-05-31T12:40:00Z"/>
                <w:rStyle w:val="Datatype"/>
                <w:b w:val="0"/>
                <w:bCs w:val="0"/>
              </w:rPr>
            </w:pPr>
            <w:ins w:id="10668" w:author="Andreas Kuehne" w:date="2019-05-31T12:40:00Z">
              <w:r w:rsidRPr="002062A5">
                <w:rPr>
                  <w:rStyle w:val="Datatype"/>
                </w:rPr>
                <w:t>LowerBoundary</w:t>
              </w:r>
            </w:ins>
          </w:p>
        </w:tc>
        <w:tc>
          <w:tcPr>
            <w:tcW w:w="4675" w:type="dxa"/>
          </w:tcPr>
          <w:p w14:paraId="075A80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9" w:author="Andreas Kuehne" w:date="2019-05-31T12:40:00Z"/>
                <w:rStyle w:val="Datatype"/>
              </w:rPr>
            </w:pPr>
            <w:ins w:id="10670" w:author="Andreas Kuehne" w:date="2019-05-31T12:40:00Z">
              <w:r w:rsidRPr="002062A5">
                <w:rPr>
                  <w:rStyle w:val="Datatype"/>
                </w:rPr>
                <w:t>lowerBound</w:t>
              </w:r>
            </w:ins>
          </w:p>
        </w:tc>
      </w:tr>
      <w:tr w:rsidR="00A71F46" w14:paraId="7E35831E" w14:textId="77777777" w:rsidTr="00A71F46">
        <w:trPr>
          <w:ins w:id="106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8684B" w14:textId="77777777" w:rsidR="00A71F46" w:rsidRPr="002062A5" w:rsidRDefault="00A71F46" w:rsidP="00A71F46">
            <w:pPr>
              <w:pStyle w:val="Beschriftung"/>
              <w:rPr>
                <w:ins w:id="10672" w:author="Andreas Kuehne" w:date="2019-05-31T12:40:00Z"/>
                <w:rStyle w:val="Datatype"/>
                <w:b w:val="0"/>
                <w:bCs w:val="0"/>
              </w:rPr>
            </w:pPr>
            <w:ins w:id="10673" w:author="Andreas Kuehne" w:date="2019-05-31T12:40:00Z">
              <w:r w:rsidRPr="002062A5">
                <w:rPr>
                  <w:rStyle w:val="Datatype"/>
                </w:rPr>
                <w:t>ManifestResult</w:t>
              </w:r>
            </w:ins>
          </w:p>
        </w:tc>
        <w:tc>
          <w:tcPr>
            <w:tcW w:w="4675" w:type="dxa"/>
          </w:tcPr>
          <w:p w14:paraId="28A5DD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4" w:author="Andreas Kuehne" w:date="2019-05-31T12:40:00Z"/>
                <w:rStyle w:val="Datatype"/>
              </w:rPr>
            </w:pPr>
            <w:ins w:id="10675" w:author="Andreas Kuehne" w:date="2019-05-31T12:40:00Z">
              <w:r w:rsidRPr="002062A5">
                <w:rPr>
                  <w:rStyle w:val="Datatype"/>
                </w:rPr>
                <w:t>result</w:t>
              </w:r>
            </w:ins>
          </w:p>
        </w:tc>
      </w:tr>
      <w:tr w:rsidR="00A71F46" w14:paraId="0C570D65" w14:textId="77777777" w:rsidTr="00A71F46">
        <w:trPr>
          <w:ins w:id="106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F41739" w14:textId="77777777" w:rsidR="00A71F46" w:rsidRPr="002062A5" w:rsidRDefault="00A71F46" w:rsidP="00A71F46">
            <w:pPr>
              <w:pStyle w:val="Beschriftung"/>
              <w:rPr>
                <w:ins w:id="10677" w:author="Andreas Kuehne" w:date="2019-05-31T12:40:00Z"/>
                <w:rStyle w:val="Datatype"/>
                <w:b w:val="0"/>
                <w:bCs w:val="0"/>
              </w:rPr>
            </w:pPr>
            <w:ins w:id="10678" w:author="Andreas Kuehne" w:date="2019-05-31T12:40:00Z">
              <w:r w:rsidRPr="002062A5">
                <w:rPr>
                  <w:rStyle w:val="Datatype"/>
                </w:rPr>
                <w:t>Message</w:t>
              </w:r>
            </w:ins>
          </w:p>
        </w:tc>
        <w:tc>
          <w:tcPr>
            <w:tcW w:w="4675" w:type="dxa"/>
          </w:tcPr>
          <w:p w14:paraId="602BD3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9" w:author="Andreas Kuehne" w:date="2019-05-31T12:40:00Z"/>
                <w:rStyle w:val="Datatype"/>
              </w:rPr>
            </w:pPr>
            <w:ins w:id="10680" w:author="Andreas Kuehne" w:date="2019-05-31T12:40:00Z">
              <w:r w:rsidRPr="002062A5">
                <w:rPr>
                  <w:rStyle w:val="Datatype"/>
                </w:rPr>
                <w:t>msg</w:t>
              </w:r>
            </w:ins>
          </w:p>
        </w:tc>
      </w:tr>
      <w:tr w:rsidR="00A71F46" w14:paraId="6B7B1D69" w14:textId="77777777" w:rsidTr="00A71F46">
        <w:trPr>
          <w:ins w:id="106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A980EF" w14:textId="77777777" w:rsidR="00A71F46" w:rsidRPr="002062A5" w:rsidRDefault="00A71F46" w:rsidP="00A71F46">
            <w:pPr>
              <w:pStyle w:val="Beschriftung"/>
              <w:rPr>
                <w:ins w:id="10682" w:author="Andreas Kuehne" w:date="2019-05-31T12:40:00Z"/>
                <w:rStyle w:val="Datatype"/>
                <w:b w:val="0"/>
                <w:bCs w:val="0"/>
              </w:rPr>
            </w:pPr>
            <w:ins w:id="10683" w:author="Andreas Kuehne" w:date="2019-05-31T12:40:00Z">
              <w:r w:rsidRPr="002062A5">
                <w:rPr>
                  <w:rStyle w:val="Datatype"/>
                </w:rPr>
                <w:t>MimeType</w:t>
              </w:r>
            </w:ins>
          </w:p>
        </w:tc>
        <w:tc>
          <w:tcPr>
            <w:tcW w:w="4675" w:type="dxa"/>
          </w:tcPr>
          <w:p w14:paraId="3BC40E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4" w:author="Andreas Kuehne" w:date="2019-05-31T12:40:00Z"/>
                <w:rStyle w:val="Datatype"/>
              </w:rPr>
            </w:pPr>
            <w:ins w:id="10685" w:author="Andreas Kuehne" w:date="2019-05-31T12:40:00Z">
              <w:r w:rsidRPr="002062A5">
                <w:rPr>
                  <w:rStyle w:val="Datatype"/>
                </w:rPr>
                <w:t>mimeType</w:t>
              </w:r>
            </w:ins>
          </w:p>
        </w:tc>
      </w:tr>
      <w:tr w:rsidR="00A71F46" w14:paraId="164147F9" w14:textId="77777777" w:rsidTr="00A71F46">
        <w:trPr>
          <w:ins w:id="106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242FEA" w14:textId="77777777" w:rsidR="00A71F46" w:rsidRPr="002062A5" w:rsidRDefault="00A71F46" w:rsidP="00A71F46">
            <w:pPr>
              <w:pStyle w:val="Beschriftung"/>
              <w:rPr>
                <w:ins w:id="10687" w:author="Andreas Kuehne" w:date="2019-05-31T12:40:00Z"/>
                <w:rStyle w:val="Datatype"/>
                <w:b w:val="0"/>
                <w:bCs w:val="0"/>
              </w:rPr>
            </w:pPr>
            <w:ins w:id="10688" w:author="Andreas Kuehne" w:date="2019-05-31T12:40:00Z">
              <w:r w:rsidRPr="002062A5">
                <w:rPr>
                  <w:rStyle w:val="Datatype"/>
                </w:rPr>
                <w:t>Name</w:t>
              </w:r>
            </w:ins>
          </w:p>
        </w:tc>
        <w:tc>
          <w:tcPr>
            <w:tcW w:w="4675" w:type="dxa"/>
          </w:tcPr>
          <w:p w14:paraId="204F1E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9" w:author="Andreas Kuehne" w:date="2019-05-31T12:40:00Z"/>
                <w:rStyle w:val="Datatype"/>
              </w:rPr>
            </w:pPr>
            <w:ins w:id="10690" w:author="Andreas Kuehne" w:date="2019-05-31T12:40:00Z">
              <w:r w:rsidRPr="002062A5">
                <w:rPr>
                  <w:rStyle w:val="Datatype"/>
                </w:rPr>
                <w:t>name</w:t>
              </w:r>
            </w:ins>
          </w:p>
        </w:tc>
      </w:tr>
      <w:tr w:rsidR="00A71F46" w14:paraId="6E09ECBA" w14:textId="77777777" w:rsidTr="00A71F46">
        <w:trPr>
          <w:ins w:id="106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72CE1B" w14:textId="77777777" w:rsidR="00A71F46" w:rsidRPr="002062A5" w:rsidRDefault="00A71F46" w:rsidP="00A71F46">
            <w:pPr>
              <w:pStyle w:val="Beschriftung"/>
              <w:rPr>
                <w:ins w:id="10692" w:author="Andreas Kuehne" w:date="2019-05-31T12:40:00Z"/>
                <w:rStyle w:val="Datatype"/>
                <w:b w:val="0"/>
                <w:bCs w:val="0"/>
              </w:rPr>
            </w:pPr>
            <w:ins w:id="10693" w:author="Andreas Kuehne" w:date="2019-05-31T12:40:00Z">
              <w:r w:rsidRPr="002062A5">
                <w:rPr>
                  <w:rStyle w:val="Datatype"/>
                </w:rPr>
                <w:t>NamespacePrefix</w:t>
              </w:r>
            </w:ins>
          </w:p>
        </w:tc>
        <w:tc>
          <w:tcPr>
            <w:tcW w:w="4675" w:type="dxa"/>
          </w:tcPr>
          <w:p w14:paraId="0C59D9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4" w:author="Andreas Kuehne" w:date="2019-05-31T12:40:00Z"/>
                <w:rStyle w:val="Datatype"/>
              </w:rPr>
            </w:pPr>
            <w:ins w:id="10695" w:author="Andreas Kuehne" w:date="2019-05-31T12:40:00Z">
              <w:r w:rsidRPr="002062A5">
                <w:rPr>
                  <w:rStyle w:val="Datatype"/>
                </w:rPr>
                <w:t>pre</w:t>
              </w:r>
            </w:ins>
          </w:p>
        </w:tc>
      </w:tr>
      <w:tr w:rsidR="00A71F46" w14:paraId="1DAD0C2B" w14:textId="77777777" w:rsidTr="00A71F46">
        <w:trPr>
          <w:ins w:id="106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CB8C0B" w14:textId="77777777" w:rsidR="00A71F46" w:rsidRPr="002062A5" w:rsidRDefault="00A71F46" w:rsidP="00A71F46">
            <w:pPr>
              <w:pStyle w:val="Beschriftung"/>
              <w:rPr>
                <w:ins w:id="10697" w:author="Andreas Kuehne" w:date="2019-05-31T12:40:00Z"/>
                <w:rStyle w:val="Datatype"/>
                <w:b w:val="0"/>
                <w:bCs w:val="0"/>
              </w:rPr>
            </w:pPr>
            <w:ins w:id="10698" w:author="Andreas Kuehne" w:date="2019-05-31T12:40:00Z">
              <w:r w:rsidRPr="002062A5">
                <w:rPr>
                  <w:rStyle w:val="Datatype"/>
                </w:rPr>
                <w:t>NamespaceURI</w:t>
              </w:r>
            </w:ins>
          </w:p>
        </w:tc>
        <w:tc>
          <w:tcPr>
            <w:tcW w:w="4675" w:type="dxa"/>
          </w:tcPr>
          <w:p w14:paraId="54C827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9" w:author="Andreas Kuehne" w:date="2019-05-31T12:40:00Z"/>
                <w:rStyle w:val="Datatype"/>
              </w:rPr>
            </w:pPr>
            <w:ins w:id="10700" w:author="Andreas Kuehne" w:date="2019-05-31T12:40:00Z">
              <w:r w:rsidRPr="002062A5">
                <w:rPr>
                  <w:rStyle w:val="Datatype"/>
                </w:rPr>
                <w:t>uri</w:t>
              </w:r>
            </w:ins>
          </w:p>
        </w:tc>
      </w:tr>
      <w:tr w:rsidR="00A71F46" w14:paraId="72928853" w14:textId="77777777" w:rsidTr="00A71F46">
        <w:trPr>
          <w:ins w:id="107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B895C8" w14:textId="77777777" w:rsidR="00A71F46" w:rsidRPr="002062A5" w:rsidRDefault="00A71F46" w:rsidP="00A71F46">
            <w:pPr>
              <w:pStyle w:val="Beschriftung"/>
              <w:rPr>
                <w:ins w:id="10702" w:author="Andreas Kuehne" w:date="2019-05-31T12:40:00Z"/>
                <w:rStyle w:val="Datatype"/>
                <w:b w:val="0"/>
                <w:bCs w:val="0"/>
              </w:rPr>
            </w:pPr>
            <w:ins w:id="10703" w:author="Andreas Kuehne" w:date="2019-05-31T12:40:00Z">
              <w:r w:rsidRPr="002062A5">
                <w:rPr>
                  <w:rStyle w:val="Datatype"/>
                </w:rPr>
                <w:t>NsPrefixMapping</w:t>
              </w:r>
            </w:ins>
          </w:p>
        </w:tc>
        <w:tc>
          <w:tcPr>
            <w:tcW w:w="4675" w:type="dxa"/>
          </w:tcPr>
          <w:p w14:paraId="4E56CA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4" w:author="Andreas Kuehne" w:date="2019-05-31T12:40:00Z"/>
                <w:rStyle w:val="Datatype"/>
              </w:rPr>
            </w:pPr>
            <w:ins w:id="10705" w:author="Andreas Kuehne" w:date="2019-05-31T12:40:00Z">
              <w:r w:rsidRPr="002062A5">
                <w:rPr>
                  <w:rStyle w:val="Datatype"/>
                </w:rPr>
                <w:t>nsDecl</w:t>
              </w:r>
            </w:ins>
          </w:p>
        </w:tc>
      </w:tr>
      <w:tr w:rsidR="00A71F46" w14:paraId="5737F767" w14:textId="77777777" w:rsidTr="00A71F46">
        <w:trPr>
          <w:ins w:id="107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84C10C" w14:textId="77777777" w:rsidR="00A71F46" w:rsidRPr="002062A5" w:rsidRDefault="00A71F46" w:rsidP="00A71F46">
            <w:pPr>
              <w:pStyle w:val="Beschriftung"/>
              <w:rPr>
                <w:ins w:id="10707" w:author="Andreas Kuehne" w:date="2019-05-31T12:40:00Z"/>
                <w:rStyle w:val="Datatype"/>
                <w:b w:val="0"/>
                <w:bCs w:val="0"/>
              </w:rPr>
            </w:pPr>
            <w:ins w:id="10708" w:author="Andreas Kuehne" w:date="2019-05-31T12:40:00Z">
              <w:r w:rsidRPr="002062A5">
                <w:rPr>
                  <w:rStyle w:val="Datatype"/>
                </w:rPr>
                <w:t>ObjId</w:t>
              </w:r>
            </w:ins>
          </w:p>
        </w:tc>
        <w:tc>
          <w:tcPr>
            <w:tcW w:w="4675" w:type="dxa"/>
          </w:tcPr>
          <w:p w14:paraId="51EEF4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9" w:author="Andreas Kuehne" w:date="2019-05-31T12:40:00Z"/>
                <w:rStyle w:val="Datatype"/>
              </w:rPr>
            </w:pPr>
            <w:ins w:id="10710" w:author="Andreas Kuehne" w:date="2019-05-31T12:40:00Z">
              <w:r w:rsidRPr="002062A5">
                <w:rPr>
                  <w:rStyle w:val="Datatype"/>
                </w:rPr>
                <w:t>objId</w:t>
              </w:r>
            </w:ins>
          </w:p>
        </w:tc>
      </w:tr>
      <w:tr w:rsidR="00A71F46" w14:paraId="11261D8E" w14:textId="77777777" w:rsidTr="00A71F46">
        <w:trPr>
          <w:ins w:id="107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1AFE31" w14:textId="77777777" w:rsidR="00A71F46" w:rsidRPr="002062A5" w:rsidRDefault="00A71F46" w:rsidP="00A71F46">
            <w:pPr>
              <w:pStyle w:val="Beschriftung"/>
              <w:rPr>
                <w:ins w:id="10712" w:author="Andreas Kuehne" w:date="2019-05-31T12:40:00Z"/>
                <w:rStyle w:val="Datatype"/>
                <w:b w:val="0"/>
                <w:bCs w:val="0"/>
              </w:rPr>
            </w:pPr>
            <w:ins w:id="10713" w:author="Andreas Kuehne" w:date="2019-05-31T12:40:00Z">
              <w:r w:rsidRPr="002062A5">
                <w:rPr>
                  <w:rStyle w:val="Datatype"/>
                </w:rPr>
                <w:t>OCSPResponse</w:t>
              </w:r>
            </w:ins>
          </w:p>
        </w:tc>
        <w:tc>
          <w:tcPr>
            <w:tcW w:w="4675" w:type="dxa"/>
          </w:tcPr>
          <w:p w14:paraId="3B9654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4" w:author="Andreas Kuehne" w:date="2019-05-31T12:40:00Z"/>
                <w:rStyle w:val="Datatype"/>
              </w:rPr>
            </w:pPr>
            <w:ins w:id="10715" w:author="Andreas Kuehne" w:date="2019-05-31T12:40:00Z">
              <w:r w:rsidRPr="002062A5">
                <w:rPr>
                  <w:rStyle w:val="Datatype"/>
                </w:rPr>
                <w:t>ocsp</w:t>
              </w:r>
            </w:ins>
          </w:p>
        </w:tc>
      </w:tr>
      <w:tr w:rsidR="00A71F46" w14:paraId="310032D6" w14:textId="77777777" w:rsidTr="00A71F46">
        <w:trPr>
          <w:ins w:id="107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488076" w14:textId="77777777" w:rsidR="00A71F46" w:rsidRPr="002062A5" w:rsidRDefault="00A71F46" w:rsidP="00A71F46">
            <w:pPr>
              <w:pStyle w:val="Beschriftung"/>
              <w:rPr>
                <w:ins w:id="10717" w:author="Andreas Kuehne" w:date="2019-05-31T12:40:00Z"/>
                <w:rStyle w:val="Datatype"/>
                <w:b w:val="0"/>
                <w:bCs w:val="0"/>
              </w:rPr>
            </w:pPr>
            <w:ins w:id="10718" w:author="Andreas Kuehne" w:date="2019-05-31T12:40:00Z">
              <w:r w:rsidRPr="002062A5">
                <w:rPr>
                  <w:rStyle w:val="Datatype"/>
                </w:rPr>
                <w:t>OptionalInputs</w:t>
              </w:r>
            </w:ins>
          </w:p>
        </w:tc>
        <w:tc>
          <w:tcPr>
            <w:tcW w:w="4675" w:type="dxa"/>
          </w:tcPr>
          <w:p w14:paraId="3E7531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9" w:author="Andreas Kuehne" w:date="2019-05-31T12:40:00Z"/>
                <w:rStyle w:val="Datatype"/>
              </w:rPr>
            </w:pPr>
            <w:ins w:id="10720" w:author="Andreas Kuehne" w:date="2019-05-31T12:40:00Z">
              <w:r w:rsidRPr="002062A5">
                <w:rPr>
                  <w:rStyle w:val="Datatype"/>
                </w:rPr>
                <w:t>optInp</w:t>
              </w:r>
            </w:ins>
          </w:p>
        </w:tc>
      </w:tr>
      <w:tr w:rsidR="00A71F46" w14:paraId="4DC60CCA" w14:textId="77777777" w:rsidTr="00A71F46">
        <w:trPr>
          <w:ins w:id="107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AB05EB" w14:textId="77777777" w:rsidR="00A71F46" w:rsidRPr="002062A5" w:rsidRDefault="00A71F46" w:rsidP="00A71F46">
            <w:pPr>
              <w:pStyle w:val="Beschriftung"/>
              <w:rPr>
                <w:ins w:id="10722" w:author="Andreas Kuehne" w:date="2019-05-31T12:40:00Z"/>
                <w:rStyle w:val="Datatype"/>
                <w:b w:val="0"/>
                <w:bCs w:val="0"/>
              </w:rPr>
            </w:pPr>
            <w:ins w:id="10723" w:author="Andreas Kuehne" w:date="2019-05-31T12:40:00Z">
              <w:r w:rsidRPr="002062A5">
                <w:rPr>
                  <w:rStyle w:val="Datatype"/>
                </w:rPr>
                <w:t>OptionalOutputs</w:t>
              </w:r>
            </w:ins>
          </w:p>
        </w:tc>
        <w:tc>
          <w:tcPr>
            <w:tcW w:w="4675" w:type="dxa"/>
          </w:tcPr>
          <w:p w14:paraId="0F0F01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4" w:author="Andreas Kuehne" w:date="2019-05-31T12:40:00Z"/>
                <w:rStyle w:val="Datatype"/>
              </w:rPr>
            </w:pPr>
            <w:ins w:id="10725" w:author="Andreas Kuehne" w:date="2019-05-31T12:40:00Z">
              <w:r w:rsidRPr="002062A5">
                <w:rPr>
                  <w:rStyle w:val="Datatype"/>
                </w:rPr>
                <w:t>optOutp</w:t>
              </w:r>
            </w:ins>
          </w:p>
        </w:tc>
      </w:tr>
      <w:tr w:rsidR="00A71F46" w14:paraId="4AAE0CB4" w14:textId="77777777" w:rsidTr="00A71F46">
        <w:trPr>
          <w:ins w:id="107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E57501" w14:textId="77777777" w:rsidR="00A71F46" w:rsidRPr="002062A5" w:rsidRDefault="00A71F46" w:rsidP="00A71F46">
            <w:pPr>
              <w:pStyle w:val="Beschriftung"/>
              <w:rPr>
                <w:ins w:id="10727" w:author="Andreas Kuehne" w:date="2019-05-31T12:40:00Z"/>
                <w:rStyle w:val="Datatype"/>
                <w:b w:val="0"/>
                <w:bCs w:val="0"/>
              </w:rPr>
            </w:pPr>
            <w:ins w:id="10728" w:author="Andreas Kuehne" w:date="2019-05-31T12:40:00Z">
              <w:r w:rsidRPr="002062A5">
                <w:rPr>
                  <w:rStyle w:val="Datatype"/>
                </w:rPr>
                <w:t>PoE</w:t>
              </w:r>
            </w:ins>
          </w:p>
        </w:tc>
        <w:tc>
          <w:tcPr>
            <w:tcW w:w="4675" w:type="dxa"/>
          </w:tcPr>
          <w:p w14:paraId="1AC676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9" w:author="Andreas Kuehne" w:date="2019-05-31T12:40:00Z"/>
                <w:rStyle w:val="Datatype"/>
              </w:rPr>
            </w:pPr>
            <w:ins w:id="10730" w:author="Andreas Kuehne" w:date="2019-05-31T12:40:00Z">
              <w:r w:rsidRPr="002062A5">
                <w:rPr>
                  <w:rStyle w:val="Datatype"/>
                </w:rPr>
                <w:t>poe</w:t>
              </w:r>
            </w:ins>
          </w:p>
        </w:tc>
      </w:tr>
      <w:tr w:rsidR="00A71F46" w14:paraId="25E3338B" w14:textId="77777777" w:rsidTr="00A71F46">
        <w:trPr>
          <w:ins w:id="107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2A2AE3" w14:textId="77777777" w:rsidR="00A71F46" w:rsidRPr="002062A5" w:rsidRDefault="00A71F46" w:rsidP="00A71F46">
            <w:pPr>
              <w:pStyle w:val="Beschriftung"/>
              <w:rPr>
                <w:ins w:id="10732" w:author="Andreas Kuehne" w:date="2019-05-31T12:40:00Z"/>
                <w:rStyle w:val="Datatype"/>
                <w:b w:val="0"/>
                <w:bCs w:val="0"/>
              </w:rPr>
            </w:pPr>
            <w:ins w:id="10733" w:author="Andreas Kuehne" w:date="2019-05-31T12:40:00Z">
              <w:r w:rsidRPr="002062A5">
                <w:rPr>
                  <w:rStyle w:val="Datatype"/>
                </w:rPr>
                <w:t>ProblemReference</w:t>
              </w:r>
            </w:ins>
          </w:p>
        </w:tc>
        <w:tc>
          <w:tcPr>
            <w:tcW w:w="4675" w:type="dxa"/>
          </w:tcPr>
          <w:p w14:paraId="76BC03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4" w:author="Andreas Kuehne" w:date="2019-05-31T12:40:00Z"/>
                <w:rStyle w:val="Datatype"/>
              </w:rPr>
            </w:pPr>
            <w:ins w:id="10735" w:author="Andreas Kuehne" w:date="2019-05-31T12:40:00Z">
              <w:r w:rsidRPr="002062A5">
                <w:rPr>
                  <w:rStyle w:val="Datatype"/>
                </w:rPr>
                <w:t>pRef</w:t>
              </w:r>
            </w:ins>
          </w:p>
        </w:tc>
      </w:tr>
      <w:tr w:rsidR="00A71F46" w14:paraId="454E43F1" w14:textId="77777777" w:rsidTr="00A71F46">
        <w:trPr>
          <w:ins w:id="107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3D1412" w14:textId="77777777" w:rsidR="00A71F46" w:rsidRPr="002062A5" w:rsidRDefault="00A71F46" w:rsidP="00A71F46">
            <w:pPr>
              <w:pStyle w:val="Beschriftung"/>
              <w:rPr>
                <w:ins w:id="10737" w:author="Andreas Kuehne" w:date="2019-05-31T12:40:00Z"/>
                <w:rStyle w:val="Datatype"/>
                <w:b w:val="0"/>
                <w:bCs w:val="0"/>
              </w:rPr>
            </w:pPr>
            <w:ins w:id="10738" w:author="Andreas Kuehne" w:date="2019-05-31T12:40:00Z">
              <w:r w:rsidRPr="002062A5">
                <w:rPr>
                  <w:rStyle w:val="Datatype"/>
                </w:rPr>
                <w:t>ProcessingDetails</w:t>
              </w:r>
            </w:ins>
          </w:p>
        </w:tc>
        <w:tc>
          <w:tcPr>
            <w:tcW w:w="4675" w:type="dxa"/>
          </w:tcPr>
          <w:p w14:paraId="7A37AF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9" w:author="Andreas Kuehne" w:date="2019-05-31T12:40:00Z"/>
                <w:rStyle w:val="Datatype"/>
              </w:rPr>
            </w:pPr>
            <w:ins w:id="10740" w:author="Andreas Kuehne" w:date="2019-05-31T12:40:00Z">
              <w:r w:rsidRPr="002062A5">
                <w:rPr>
                  <w:rStyle w:val="Datatype"/>
                </w:rPr>
                <w:t>procDetails</w:t>
              </w:r>
            </w:ins>
          </w:p>
        </w:tc>
      </w:tr>
      <w:tr w:rsidR="00A71F46" w14:paraId="348FDD0E" w14:textId="77777777" w:rsidTr="00A71F46">
        <w:trPr>
          <w:ins w:id="107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915C53" w14:textId="77777777" w:rsidR="00A71F46" w:rsidRPr="002062A5" w:rsidRDefault="00A71F46" w:rsidP="00A71F46">
            <w:pPr>
              <w:pStyle w:val="Beschriftung"/>
              <w:rPr>
                <w:ins w:id="10742" w:author="Andreas Kuehne" w:date="2019-05-31T12:40:00Z"/>
                <w:rStyle w:val="Datatype"/>
                <w:b w:val="0"/>
                <w:bCs w:val="0"/>
              </w:rPr>
            </w:pPr>
            <w:ins w:id="10743" w:author="Andreas Kuehne" w:date="2019-05-31T12:40:00Z">
              <w:r w:rsidRPr="002062A5">
                <w:rPr>
                  <w:rStyle w:val="Datatype"/>
                </w:rPr>
                <w:t>Properties</w:t>
              </w:r>
            </w:ins>
          </w:p>
        </w:tc>
        <w:tc>
          <w:tcPr>
            <w:tcW w:w="4675" w:type="dxa"/>
          </w:tcPr>
          <w:p w14:paraId="718FCBF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4" w:author="Andreas Kuehne" w:date="2019-05-31T12:40:00Z"/>
                <w:rStyle w:val="Datatype"/>
              </w:rPr>
            </w:pPr>
            <w:ins w:id="10745" w:author="Andreas Kuehne" w:date="2019-05-31T12:40:00Z">
              <w:r w:rsidRPr="002062A5">
                <w:rPr>
                  <w:rStyle w:val="Datatype"/>
                </w:rPr>
                <w:t>props</w:t>
              </w:r>
            </w:ins>
          </w:p>
        </w:tc>
      </w:tr>
      <w:tr w:rsidR="00A71F46" w14:paraId="3BFDFE12" w14:textId="77777777" w:rsidTr="00A71F46">
        <w:trPr>
          <w:ins w:id="107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202959" w14:textId="77777777" w:rsidR="00A71F46" w:rsidRPr="002062A5" w:rsidRDefault="00A71F46" w:rsidP="00A71F46">
            <w:pPr>
              <w:pStyle w:val="Beschriftung"/>
              <w:rPr>
                <w:ins w:id="10747" w:author="Andreas Kuehne" w:date="2019-05-31T12:40:00Z"/>
                <w:rStyle w:val="Datatype"/>
                <w:b w:val="0"/>
                <w:bCs w:val="0"/>
              </w:rPr>
            </w:pPr>
            <w:ins w:id="10748" w:author="Andreas Kuehne" w:date="2019-05-31T12:40:00Z">
              <w:r w:rsidRPr="002062A5">
                <w:rPr>
                  <w:rStyle w:val="Datatype"/>
                </w:rPr>
                <w:t>Property</w:t>
              </w:r>
            </w:ins>
          </w:p>
        </w:tc>
        <w:tc>
          <w:tcPr>
            <w:tcW w:w="4675" w:type="dxa"/>
          </w:tcPr>
          <w:p w14:paraId="02DEE4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9" w:author="Andreas Kuehne" w:date="2019-05-31T12:40:00Z"/>
                <w:rStyle w:val="Datatype"/>
              </w:rPr>
            </w:pPr>
            <w:ins w:id="10750" w:author="Andreas Kuehne" w:date="2019-05-31T12:40:00Z">
              <w:r w:rsidRPr="002062A5">
                <w:rPr>
                  <w:rStyle w:val="Datatype"/>
                </w:rPr>
                <w:t>prop</w:t>
              </w:r>
            </w:ins>
          </w:p>
        </w:tc>
      </w:tr>
      <w:tr w:rsidR="00A71F46" w14:paraId="65AD22EA" w14:textId="77777777" w:rsidTr="00A71F46">
        <w:trPr>
          <w:ins w:id="107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08DCF3" w14:textId="77777777" w:rsidR="00A71F46" w:rsidRPr="002062A5" w:rsidRDefault="00A71F46" w:rsidP="00A71F46">
            <w:pPr>
              <w:pStyle w:val="Beschriftung"/>
              <w:rPr>
                <w:ins w:id="10752" w:author="Andreas Kuehne" w:date="2019-05-31T12:40:00Z"/>
                <w:rStyle w:val="Datatype"/>
                <w:b w:val="0"/>
                <w:bCs w:val="0"/>
              </w:rPr>
            </w:pPr>
            <w:ins w:id="10753" w:author="Andreas Kuehne" w:date="2019-05-31T12:40:00Z">
              <w:r w:rsidRPr="002062A5">
                <w:rPr>
                  <w:rStyle w:val="Datatype"/>
                </w:rPr>
                <w:t>Recipient</w:t>
              </w:r>
            </w:ins>
          </w:p>
        </w:tc>
        <w:tc>
          <w:tcPr>
            <w:tcW w:w="4675" w:type="dxa"/>
          </w:tcPr>
          <w:p w14:paraId="611109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4" w:author="Andreas Kuehne" w:date="2019-05-31T12:40:00Z"/>
                <w:rStyle w:val="Datatype"/>
              </w:rPr>
            </w:pPr>
            <w:ins w:id="10755" w:author="Andreas Kuehne" w:date="2019-05-31T12:40:00Z">
              <w:r w:rsidRPr="002062A5">
                <w:rPr>
                  <w:rStyle w:val="Datatype"/>
                </w:rPr>
                <w:t>recipient</w:t>
              </w:r>
            </w:ins>
          </w:p>
        </w:tc>
      </w:tr>
      <w:tr w:rsidR="00A71F46" w14:paraId="642914E5" w14:textId="77777777" w:rsidTr="00A71F46">
        <w:trPr>
          <w:ins w:id="107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214885" w14:textId="77777777" w:rsidR="00A71F46" w:rsidRPr="002062A5" w:rsidRDefault="00A71F46" w:rsidP="00A71F46">
            <w:pPr>
              <w:pStyle w:val="Beschriftung"/>
              <w:rPr>
                <w:ins w:id="10757" w:author="Andreas Kuehne" w:date="2019-05-31T12:40:00Z"/>
                <w:rStyle w:val="Datatype"/>
                <w:b w:val="0"/>
                <w:bCs w:val="0"/>
              </w:rPr>
            </w:pPr>
            <w:ins w:id="10758" w:author="Andreas Kuehne" w:date="2019-05-31T12:40:00Z">
              <w:r w:rsidRPr="002062A5">
                <w:rPr>
                  <w:rStyle w:val="Datatype"/>
                </w:rPr>
                <w:t>Ref</w:t>
              </w:r>
            </w:ins>
          </w:p>
        </w:tc>
        <w:tc>
          <w:tcPr>
            <w:tcW w:w="4675" w:type="dxa"/>
          </w:tcPr>
          <w:p w14:paraId="1DE7E42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9" w:author="Andreas Kuehne" w:date="2019-05-31T12:40:00Z"/>
                <w:rStyle w:val="Datatype"/>
              </w:rPr>
            </w:pPr>
            <w:ins w:id="10760" w:author="Andreas Kuehne" w:date="2019-05-31T12:40:00Z">
              <w:r w:rsidRPr="002062A5">
                <w:rPr>
                  <w:rStyle w:val="Datatype"/>
                </w:rPr>
                <w:t>ref</w:t>
              </w:r>
            </w:ins>
          </w:p>
        </w:tc>
      </w:tr>
      <w:tr w:rsidR="00A71F46" w14:paraId="10C8DC51" w14:textId="77777777" w:rsidTr="00A71F46">
        <w:trPr>
          <w:ins w:id="107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1375C7" w14:textId="77777777" w:rsidR="00A71F46" w:rsidRPr="002062A5" w:rsidRDefault="00A71F46" w:rsidP="00A71F46">
            <w:pPr>
              <w:pStyle w:val="Beschriftung"/>
              <w:rPr>
                <w:ins w:id="10762" w:author="Andreas Kuehne" w:date="2019-05-31T12:40:00Z"/>
                <w:rStyle w:val="Datatype"/>
                <w:b w:val="0"/>
                <w:bCs w:val="0"/>
              </w:rPr>
            </w:pPr>
            <w:ins w:id="10763" w:author="Andreas Kuehne" w:date="2019-05-31T12:40:00Z">
              <w:r w:rsidRPr="002062A5">
                <w:rPr>
                  <w:rStyle w:val="Datatype"/>
                </w:rPr>
                <w:t>ReferenceXpath</w:t>
              </w:r>
            </w:ins>
          </w:p>
        </w:tc>
        <w:tc>
          <w:tcPr>
            <w:tcW w:w="4675" w:type="dxa"/>
          </w:tcPr>
          <w:p w14:paraId="609A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4" w:author="Andreas Kuehne" w:date="2019-05-31T12:40:00Z"/>
                <w:rStyle w:val="Datatype"/>
              </w:rPr>
            </w:pPr>
            <w:ins w:id="10765" w:author="Andreas Kuehne" w:date="2019-05-31T12:40:00Z">
              <w:r w:rsidRPr="002062A5">
                <w:rPr>
                  <w:rStyle w:val="Datatype"/>
                </w:rPr>
                <w:t>xPath</w:t>
              </w:r>
            </w:ins>
          </w:p>
        </w:tc>
      </w:tr>
      <w:tr w:rsidR="00A71F46" w14:paraId="734724FD" w14:textId="77777777" w:rsidTr="00A71F46">
        <w:trPr>
          <w:ins w:id="107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B8D902" w14:textId="77777777" w:rsidR="00A71F46" w:rsidRPr="002062A5" w:rsidRDefault="00A71F46" w:rsidP="00A71F46">
            <w:pPr>
              <w:pStyle w:val="Beschriftung"/>
              <w:rPr>
                <w:ins w:id="10767" w:author="Andreas Kuehne" w:date="2019-05-31T12:40:00Z"/>
                <w:rStyle w:val="Datatype"/>
                <w:b w:val="0"/>
                <w:bCs w:val="0"/>
              </w:rPr>
            </w:pPr>
            <w:ins w:id="10768" w:author="Andreas Kuehne" w:date="2019-05-31T12:40:00Z">
              <w:r w:rsidRPr="002062A5">
                <w:rPr>
                  <w:rStyle w:val="Datatype"/>
                </w:rPr>
                <w:t>RefId</w:t>
              </w:r>
            </w:ins>
          </w:p>
        </w:tc>
        <w:tc>
          <w:tcPr>
            <w:tcW w:w="4675" w:type="dxa"/>
          </w:tcPr>
          <w:p w14:paraId="4269E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9" w:author="Andreas Kuehne" w:date="2019-05-31T12:40:00Z"/>
                <w:rStyle w:val="Datatype"/>
              </w:rPr>
            </w:pPr>
            <w:ins w:id="10770" w:author="Andreas Kuehne" w:date="2019-05-31T12:40:00Z">
              <w:r w:rsidRPr="002062A5">
                <w:rPr>
                  <w:rStyle w:val="Datatype"/>
                </w:rPr>
                <w:t>refId</w:t>
              </w:r>
            </w:ins>
          </w:p>
        </w:tc>
      </w:tr>
      <w:tr w:rsidR="00A71F46" w14:paraId="79660221" w14:textId="77777777" w:rsidTr="00A71F46">
        <w:trPr>
          <w:ins w:id="107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62EDEE" w14:textId="77777777" w:rsidR="00A71F46" w:rsidRPr="002062A5" w:rsidRDefault="00A71F46" w:rsidP="00A71F46">
            <w:pPr>
              <w:pStyle w:val="Beschriftung"/>
              <w:rPr>
                <w:ins w:id="10772" w:author="Andreas Kuehne" w:date="2019-05-31T12:40:00Z"/>
                <w:rStyle w:val="Datatype"/>
                <w:b w:val="0"/>
                <w:bCs w:val="0"/>
              </w:rPr>
            </w:pPr>
            <w:ins w:id="10773" w:author="Andreas Kuehne" w:date="2019-05-31T12:40:00Z">
              <w:r w:rsidRPr="002062A5">
                <w:rPr>
                  <w:rStyle w:val="Datatype"/>
                </w:rPr>
                <w:t>RefType</w:t>
              </w:r>
            </w:ins>
          </w:p>
        </w:tc>
        <w:tc>
          <w:tcPr>
            <w:tcW w:w="4675" w:type="dxa"/>
          </w:tcPr>
          <w:p w14:paraId="6D4E8C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4" w:author="Andreas Kuehne" w:date="2019-05-31T12:40:00Z"/>
                <w:rStyle w:val="Datatype"/>
              </w:rPr>
            </w:pPr>
            <w:ins w:id="10775" w:author="Andreas Kuehne" w:date="2019-05-31T12:40:00Z">
              <w:r w:rsidRPr="002062A5">
                <w:rPr>
                  <w:rStyle w:val="Datatype"/>
                </w:rPr>
                <w:t>refType</w:t>
              </w:r>
            </w:ins>
          </w:p>
        </w:tc>
      </w:tr>
      <w:tr w:rsidR="00A71F46" w14:paraId="7C3C9914" w14:textId="77777777" w:rsidTr="00A71F46">
        <w:trPr>
          <w:ins w:id="107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C9869" w14:textId="77777777" w:rsidR="00A71F46" w:rsidRPr="002062A5" w:rsidRDefault="00A71F46" w:rsidP="00A71F46">
            <w:pPr>
              <w:pStyle w:val="Beschriftung"/>
              <w:rPr>
                <w:ins w:id="10777" w:author="Andreas Kuehne" w:date="2019-05-31T12:40:00Z"/>
                <w:rStyle w:val="Datatype"/>
                <w:b w:val="0"/>
                <w:bCs w:val="0"/>
              </w:rPr>
            </w:pPr>
            <w:ins w:id="10778" w:author="Andreas Kuehne" w:date="2019-05-31T12:40:00Z">
              <w:r w:rsidRPr="002062A5">
                <w:rPr>
                  <w:rStyle w:val="Datatype"/>
                </w:rPr>
                <w:t>RefURI</w:t>
              </w:r>
            </w:ins>
          </w:p>
        </w:tc>
        <w:tc>
          <w:tcPr>
            <w:tcW w:w="4675" w:type="dxa"/>
          </w:tcPr>
          <w:p w14:paraId="361FC7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9" w:author="Andreas Kuehne" w:date="2019-05-31T12:40:00Z"/>
                <w:rStyle w:val="Datatype"/>
              </w:rPr>
            </w:pPr>
            <w:ins w:id="10780" w:author="Andreas Kuehne" w:date="2019-05-31T12:40:00Z">
              <w:r w:rsidRPr="002062A5">
                <w:rPr>
                  <w:rStyle w:val="Datatype"/>
                </w:rPr>
                <w:t>refURI</w:t>
              </w:r>
            </w:ins>
          </w:p>
        </w:tc>
      </w:tr>
      <w:tr w:rsidR="00A71F46" w14:paraId="4CE8124F" w14:textId="77777777" w:rsidTr="00A71F46">
        <w:trPr>
          <w:ins w:id="107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C994EB" w14:textId="77777777" w:rsidR="00A71F46" w:rsidRPr="002062A5" w:rsidRDefault="00A71F46" w:rsidP="00A71F46">
            <w:pPr>
              <w:pStyle w:val="Beschriftung"/>
              <w:rPr>
                <w:ins w:id="10782" w:author="Andreas Kuehne" w:date="2019-05-31T12:40:00Z"/>
                <w:rStyle w:val="Datatype"/>
                <w:b w:val="0"/>
                <w:bCs w:val="0"/>
              </w:rPr>
            </w:pPr>
            <w:ins w:id="10783" w:author="Andreas Kuehne" w:date="2019-05-31T12:40:00Z">
              <w:r w:rsidRPr="002062A5">
                <w:rPr>
                  <w:rStyle w:val="Datatype"/>
                </w:rPr>
                <w:t>RequestID</w:t>
              </w:r>
            </w:ins>
          </w:p>
        </w:tc>
        <w:tc>
          <w:tcPr>
            <w:tcW w:w="4675" w:type="dxa"/>
          </w:tcPr>
          <w:p w14:paraId="3F62D0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84" w:author="Andreas Kuehne" w:date="2019-05-31T12:40:00Z"/>
                <w:rStyle w:val="Datatype"/>
              </w:rPr>
            </w:pPr>
            <w:ins w:id="10785" w:author="Andreas Kuehne" w:date="2019-05-31T12:40:00Z">
              <w:r w:rsidRPr="002062A5">
                <w:rPr>
                  <w:rStyle w:val="Datatype"/>
                </w:rPr>
                <w:t>reqID</w:t>
              </w:r>
            </w:ins>
          </w:p>
        </w:tc>
      </w:tr>
      <w:tr w:rsidR="00A71F46" w14:paraId="5A98F10E" w14:textId="77777777" w:rsidTr="00A71F46">
        <w:trPr>
          <w:ins w:id="107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132D0C" w14:textId="77777777" w:rsidR="00A71F46" w:rsidRPr="002062A5" w:rsidRDefault="00A71F46" w:rsidP="00A71F46">
            <w:pPr>
              <w:pStyle w:val="Beschriftung"/>
              <w:rPr>
                <w:ins w:id="10787" w:author="Andreas Kuehne" w:date="2019-05-31T12:40:00Z"/>
                <w:rStyle w:val="Datatype"/>
                <w:b w:val="0"/>
                <w:bCs w:val="0"/>
              </w:rPr>
            </w:pPr>
            <w:ins w:id="10788" w:author="Andreas Kuehne" w:date="2019-05-31T12:40:00Z">
              <w:r w:rsidRPr="002062A5">
                <w:rPr>
                  <w:rStyle w:val="Datatype"/>
                </w:rPr>
                <w:t>ResponseID</w:t>
              </w:r>
            </w:ins>
          </w:p>
        </w:tc>
        <w:tc>
          <w:tcPr>
            <w:tcW w:w="4675" w:type="dxa"/>
          </w:tcPr>
          <w:p w14:paraId="40B429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89" w:author="Andreas Kuehne" w:date="2019-05-31T12:40:00Z"/>
                <w:rStyle w:val="Datatype"/>
              </w:rPr>
            </w:pPr>
            <w:ins w:id="10790" w:author="Andreas Kuehne" w:date="2019-05-31T12:40:00Z">
              <w:r w:rsidRPr="002062A5">
                <w:rPr>
                  <w:rStyle w:val="Datatype"/>
                </w:rPr>
                <w:t>respID</w:t>
              </w:r>
            </w:ins>
          </w:p>
        </w:tc>
      </w:tr>
      <w:tr w:rsidR="00A71F46" w14:paraId="26A41403" w14:textId="77777777" w:rsidTr="00A71F46">
        <w:trPr>
          <w:ins w:id="107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648B8A" w14:textId="77777777" w:rsidR="00A71F46" w:rsidRPr="002062A5" w:rsidRDefault="00A71F46" w:rsidP="00A71F46">
            <w:pPr>
              <w:pStyle w:val="Beschriftung"/>
              <w:rPr>
                <w:ins w:id="10792" w:author="Andreas Kuehne" w:date="2019-05-31T12:40:00Z"/>
                <w:rStyle w:val="Datatype"/>
                <w:b w:val="0"/>
                <w:bCs w:val="0"/>
              </w:rPr>
            </w:pPr>
            <w:ins w:id="10793" w:author="Andreas Kuehne" w:date="2019-05-31T12:40:00Z">
              <w:r w:rsidRPr="002062A5">
                <w:rPr>
                  <w:rStyle w:val="Datatype"/>
                </w:rPr>
                <w:t>Result</w:t>
              </w:r>
            </w:ins>
          </w:p>
        </w:tc>
        <w:tc>
          <w:tcPr>
            <w:tcW w:w="4675" w:type="dxa"/>
          </w:tcPr>
          <w:p w14:paraId="044A04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4" w:author="Andreas Kuehne" w:date="2019-05-31T12:40:00Z"/>
                <w:rStyle w:val="Datatype"/>
              </w:rPr>
            </w:pPr>
            <w:ins w:id="10795" w:author="Andreas Kuehne" w:date="2019-05-31T12:40:00Z">
              <w:r w:rsidRPr="002062A5">
                <w:rPr>
                  <w:rStyle w:val="Datatype"/>
                </w:rPr>
                <w:t>result</w:t>
              </w:r>
            </w:ins>
          </w:p>
        </w:tc>
      </w:tr>
      <w:tr w:rsidR="00A71F46" w14:paraId="5658F210" w14:textId="77777777" w:rsidTr="00A71F46">
        <w:trPr>
          <w:ins w:id="107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A072A7" w14:textId="77777777" w:rsidR="00A71F46" w:rsidRPr="002062A5" w:rsidRDefault="00A71F46" w:rsidP="00A71F46">
            <w:pPr>
              <w:pStyle w:val="Beschriftung"/>
              <w:rPr>
                <w:ins w:id="10797" w:author="Andreas Kuehne" w:date="2019-05-31T12:40:00Z"/>
                <w:rStyle w:val="Datatype"/>
                <w:b w:val="0"/>
                <w:bCs w:val="0"/>
              </w:rPr>
            </w:pPr>
            <w:ins w:id="10798" w:author="Andreas Kuehne" w:date="2019-05-31T12:40:00Z">
              <w:r w:rsidRPr="002062A5">
                <w:rPr>
                  <w:rStyle w:val="Datatype"/>
                </w:rPr>
                <w:lastRenderedPageBreak/>
                <w:t>ResultMajor</w:t>
              </w:r>
            </w:ins>
          </w:p>
        </w:tc>
        <w:tc>
          <w:tcPr>
            <w:tcW w:w="4675" w:type="dxa"/>
          </w:tcPr>
          <w:p w14:paraId="495B80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9" w:author="Andreas Kuehne" w:date="2019-05-31T12:40:00Z"/>
                <w:rStyle w:val="Datatype"/>
              </w:rPr>
            </w:pPr>
            <w:ins w:id="10800" w:author="Andreas Kuehne" w:date="2019-05-31T12:40:00Z">
              <w:r w:rsidRPr="002062A5">
                <w:rPr>
                  <w:rStyle w:val="Datatype"/>
                </w:rPr>
                <w:t>maj</w:t>
              </w:r>
            </w:ins>
          </w:p>
        </w:tc>
      </w:tr>
      <w:tr w:rsidR="00A71F46" w14:paraId="246BF38C" w14:textId="77777777" w:rsidTr="00A71F46">
        <w:trPr>
          <w:ins w:id="108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4B2E13" w14:textId="77777777" w:rsidR="00A71F46" w:rsidRPr="002062A5" w:rsidRDefault="00A71F46" w:rsidP="00A71F46">
            <w:pPr>
              <w:pStyle w:val="Beschriftung"/>
              <w:rPr>
                <w:ins w:id="10802" w:author="Andreas Kuehne" w:date="2019-05-31T12:40:00Z"/>
                <w:rStyle w:val="Datatype"/>
                <w:b w:val="0"/>
                <w:bCs w:val="0"/>
              </w:rPr>
            </w:pPr>
            <w:ins w:id="10803" w:author="Andreas Kuehne" w:date="2019-05-31T12:40:00Z">
              <w:r w:rsidRPr="002062A5">
                <w:rPr>
                  <w:rStyle w:val="Datatype"/>
                </w:rPr>
                <w:t>ResultMessage</w:t>
              </w:r>
            </w:ins>
          </w:p>
        </w:tc>
        <w:tc>
          <w:tcPr>
            <w:tcW w:w="4675" w:type="dxa"/>
          </w:tcPr>
          <w:p w14:paraId="383355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4" w:author="Andreas Kuehne" w:date="2019-05-31T12:40:00Z"/>
                <w:rStyle w:val="Datatype"/>
              </w:rPr>
            </w:pPr>
            <w:ins w:id="10805" w:author="Andreas Kuehne" w:date="2019-05-31T12:40:00Z">
              <w:r w:rsidRPr="002062A5">
                <w:rPr>
                  <w:rStyle w:val="Datatype"/>
                </w:rPr>
                <w:t>msg</w:t>
              </w:r>
            </w:ins>
          </w:p>
        </w:tc>
      </w:tr>
      <w:tr w:rsidR="00A71F46" w14:paraId="649B9417" w14:textId="77777777" w:rsidTr="00A71F46">
        <w:trPr>
          <w:ins w:id="108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6AFFD3" w14:textId="77777777" w:rsidR="00A71F46" w:rsidRPr="002062A5" w:rsidRDefault="00A71F46" w:rsidP="00A71F46">
            <w:pPr>
              <w:pStyle w:val="Beschriftung"/>
              <w:rPr>
                <w:ins w:id="10807" w:author="Andreas Kuehne" w:date="2019-05-31T12:40:00Z"/>
                <w:rStyle w:val="Datatype"/>
                <w:b w:val="0"/>
                <w:bCs w:val="0"/>
              </w:rPr>
            </w:pPr>
            <w:ins w:id="10808" w:author="Andreas Kuehne" w:date="2019-05-31T12:40:00Z">
              <w:r w:rsidRPr="002062A5">
                <w:rPr>
                  <w:rStyle w:val="Datatype"/>
                </w:rPr>
                <w:t>ResultMinor</w:t>
              </w:r>
            </w:ins>
          </w:p>
        </w:tc>
        <w:tc>
          <w:tcPr>
            <w:tcW w:w="4675" w:type="dxa"/>
          </w:tcPr>
          <w:p w14:paraId="0FE523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9" w:author="Andreas Kuehne" w:date="2019-05-31T12:40:00Z"/>
                <w:rStyle w:val="Datatype"/>
              </w:rPr>
            </w:pPr>
            <w:ins w:id="10810" w:author="Andreas Kuehne" w:date="2019-05-31T12:40:00Z">
              <w:r w:rsidRPr="002062A5">
                <w:rPr>
                  <w:rStyle w:val="Datatype"/>
                </w:rPr>
                <w:t>min</w:t>
              </w:r>
            </w:ins>
          </w:p>
        </w:tc>
      </w:tr>
      <w:tr w:rsidR="00A71F46" w14:paraId="26ECD486" w14:textId="77777777" w:rsidTr="00A71F46">
        <w:trPr>
          <w:ins w:id="108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8D12AB" w14:textId="77777777" w:rsidR="00A71F46" w:rsidRPr="002062A5" w:rsidRDefault="00A71F46" w:rsidP="00A71F46">
            <w:pPr>
              <w:pStyle w:val="Beschriftung"/>
              <w:rPr>
                <w:ins w:id="10812" w:author="Andreas Kuehne" w:date="2019-05-31T12:40:00Z"/>
                <w:rStyle w:val="Datatype"/>
                <w:b w:val="0"/>
                <w:bCs w:val="0"/>
              </w:rPr>
            </w:pPr>
            <w:ins w:id="10813" w:author="Andreas Kuehne" w:date="2019-05-31T12:40:00Z">
              <w:r w:rsidRPr="002062A5">
                <w:rPr>
                  <w:rStyle w:val="Datatype"/>
                </w:rPr>
                <w:t>ReturnAugmentedSignature</w:t>
              </w:r>
            </w:ins>
          </w:p>
        </w:tc>
        <w:tc>
          <w:tcPr>
            <w:tcW w:w="4675" w:type="dxa"/>
          </w:tcPr>
          <w:p w14:paraId="2211F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4" w:author="Andreas Kuehne" w:date="2019-05-31T12:40:00Z"/>
                <w:rStyle w:val="Datatype"/>
              </w:rPr>
            </w:pPr>
            <w:ins w:id="10815" w:author="Andreas Kuehne" w:date="2019-05-31T12:40:00Z">
              <w:r w:rsidRPr="002062A5">
                <w:rPr>
                  <w:rStyle w:val="Datatype"/>
                </w:rPr>
                <w:t>returnAugmented</w:t>
              </w:r>
            </w:ins>
          </w:p>
        </w:tc>
      </w:tr>
      <w:tr w:rsidR="00A71F46" w14:paraId="54034B35" w14:textId="77777777" w:rsidTr="00A71F46">
        <w:trPr>
          <w:ins w:id="108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1F344" w14:textId="77777777" w:rsidR="00A71F46" w:rsidRPr="002062A5" w:rsidRDefault="00A71F46" w:rsidP="00A71F46">
            <w:pPr>
              <w:pStyle w:val="Beschriftung"/>
              <w:rPr>
                <w:ins w:id="10817" w:author="Andreas Kuehne" w:date="2019-05-31T12:40:00Z"/>
                <w:rStyle w:val="Datatype"/>
                <w:b w:val="0"/>
                <w:bCs w:val="0"/>
              </w:rPr>
            </w:pPr>
            <w:ins w:id="10818" w:author="Andreas Kuehne" w:date="2019-05-31T12:40:00Z">
              <w:r w:rsidRPr="002062A5">
                <w:rPr>
                  <w:rStyle w:val="Datatype"/>
                </w:rPr>
                <w:t>ReturnProcessingDetails</w:t>
              </w:r>
            </w:ins>
          </w:p>
        </w:tc>
        <w:tc>
          <w:tcPr>
            <w:tcW w:w="4675" w:type="dxa"/>
          </w:tcPr>
          <w:p w14:paraId="6DFE68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9" w:author="Andreas Kuehne" w:date="2019-05-31T12:40:00Z"/>
                <w:rStyle w:val="Datatype"/>
              </w:rPr>
            </w:pPr>
            <w:ins w:id="10820" w:author="Andreas Kuehne" w:date="2019-05-31T12:40:00Z">
              <w:r w:rsidRPr="002062A5">
                <w:rPr>
                  <w:rStyle w:val="Datatype"/>
                </w:rPr>
                <w:t>returnProcDetails</w:t>
              </w:r>
            </w:ins>
          </w:p>
        </w:tc>
      </w:tr>
      <w:tr w:rsidR="00A71F46" w14:paraId="2D0E2D17" w14:textId="77777777" w:rsidTr="00A71F46">
        <w:trPr>
          <w:ins w:id="108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69024E" w14:textId="77777777" w:rsidR="00A71F46" w:rsidRPr="002062A5" w:rsidRDefault="00A71F46" w:rsidP="00A71F46">
            <w:pPr>
              <w:pStyle w:val="Beschriftung"/>
              <w:rPr>
                <w:ins w:id="10822" w:author="Andreas Kuehne" w:date="2019-05-31T12:40:00Z"/>
                <w:rStyle w:val="Datatype"/>
                <w:b w:val="0"/>
                <w:bCs w:val="0"/>
              </w:rPr>
            </w:pPr>
            <w:ins w:id="10823" w:author="Andreas Kuehne" w:date="2019-05-31T12:40:00Z">
              <w:r w:rsidRPr="002062A5">
                <w:rPr>
                  <w:rStyle w:val="Datatype"/>
                </w:rPr>
                <w:t>ReturnSignerIdentity</w:t>
              </w:r>
            </w:ins>
          </w:p>
        </w:tc>
        <w:tc>
          <w:tcPr>
            <w:tcW w:w="4675" w:type="dxa"/>
          </w:tcPr>
          <w:p w14:paraId="608A1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4" w:author="Andreas Kuehne" w:date="2019-05-31T12:40:00Z"/>
                <w:rStyle w:val="Datatype"/>
              </w:rPr>
            </w:pPr>
            <w:ins w:id="10825" w:author="Andreas Kuehne" w:date="2019-05-31T12:40:00Z">
              <w:r w:rsidRPr="002062A5">
                <w:rPr>
                  <w:rStyle w:val="Datatype"/>
                </w:rPr>
                <w:t>returnSigner</w:t>
              </w:r>
            </w:ins>
          </w:p>
        </w:tc>
      </w:tr>
      <w:tr w:rsidR="00A71F46" w14:paraId="45C8BEF4" w14:textId="77777777" w:rsidTr="00A71F46">
        <w:trPr>
          <w:ins w:id="108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E498FC" w14:textId="77777777" w:rsidR="00A71F46" w:rsidRPr="002062A5" w:rsidRDefault="00A71F46" w:rsidP="00A71F46">
            <w:pPr>
              <w:pStyle w:val="Beschriftung"/>
              <w:rPr>
                <w:ins w:id="10827" w:author="Andreas Kuehne" w:date="2019-05-31T12:40:00Z"/>
                <w:rStyle w:val="Datatype"/>
                <w:b w:val="0"/>
                <w:bCs w:val="0"/>
              </w:rPr>
            </w:pPr>
            <w:ins w:id="10828" w:author="Andreas Kuehne" w:date="2019-05-31T12:40:00Z">
              <w:r w:rsidRPr="002062A5">
                <w:rPr>
                  <w:rStyle w:val="Datatype"/>
                </w:rPr>
                <w:t>ReturnSigningTimeInfo</w:t>
              </w:r>
            </w:ins>
          </w:p>
        </w:tc>
        <w:tc>
          <w:tcPr>
            <w:tcW w:w="4675" w:type="dxa"/>
          </w:tcPr>
          <w:p w14:paraId="43CDB5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9" w:author="Andreas Kuehne" w:date="2019-05-31T12:40:00Z"/>
                <w:rStyle w:val="Datatype"/>
              </w:rPr>
            </w:pPr>
            <w:ins w:id="10830" w:author="Andreas Kuehne" w:date="2019-05-31T12:40:00Z">
              <w:r w:rsidRPr="002062A5">
                <w:rPr>
                  <w:rStyle w:val="Datatype"/>
                </w:rPr>
                <w:t>returnSigningTime</w:t>
              </w:r>
            </w:ins>
          </w:p>
        </w:tc>
      </w:tr>
      <w:tr w:rsidR="00A71F46" w14:paraId="1239028C" w14:textId="77777777" w:rsidTr="00A71F46">
        <w:trPr>
          <w:ins w:id="108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527487" w14:textId="77777777" w:rsidR="00A71F46" w:rsidRPr="002062A5" w:rsidRDefault="00A71F46" w:rsidP="00A71F46">
            <w:pPr>
              <w:pStyle w:val="Beschriftung"/>
              <w:rPr>
                <w:ins w:id="10832" w:author="Andreas Kuehne" w:date="2019-05-31T12:40:00Z"/>
                <w:rStyle w:val="Datatype"/>
                <w:b w:val="0"/>
                <w:bCs w:val="0"/>
              </w:rPr>
            </w:pPr>
            <w:ins w:id="10833" w:author="Andreas Kuehne" w:date="2019-05-31T12:40:00Z">
              <w:r w:rsidRPr="002062A5">
                <w:rPr>
                  <w:rStyle w:val="Datatype"/>
                </w:rPr>
                <w:t>ReturnTimestampedSignature</w:t>
              </w:r>
            </w:ins>
          </w:p>
        </w:tc>
        <w:tc>
          <w:tcPr>
            <w:tcW w:w="4675" w:type="dxa"/>
          </w:tcPr>
          <w:p w14:paraId="134D296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4" w:author="Andreas Kuehne" w:date="2019-05-31T12:40:00Z"/>
                <w:rStyle w:val="Datatype"/>
              </w:rPr>
            </w:pPr>
            <w:ins w:id="10835" w:author="Andreas Kuehne" w:date="2019-05-31T12:40:00Z">
              <w:r w:rsidRPr="002062A5">
                <w:rPr>
                  <w:rStyle w:val="Datatype"/>
                </w:rPr>
                <w:t>returnTimestamped</w:t>
              </w:r>
            </w:ins>
          </w:p>
        </w:tc>
      </w:tr>
      <w:tr w:rsidR="00A71F46" w14:paraId="557487D3" w14:textId="77777777" w:rsidTr="00A71F46">
        <w:trPr>
          <w:ins w:id="108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2370F4" w14:textId="77777777" w:rsidR="00A71F46" w:rsidRPr="002062A5" w:rsidRDefault="00A71F46" w:rsidP="00A71F46">
            <w:pPr>
              <w:pStyle w:val="Beschriftung"/>
              <w:rPr>
                <w:ins w:id="10837" w:author="Andreas Kuehne" w:date="2019-05-31T12:40:00Z"/>
                <w:rStyle w:val="Datatype"/>
                <w:b w:val="0"/>
                <w:bCs w:val="0"/>
              </w:rPr>
            </w:pPr>
            <w:ins w:id="10838" w:author="Andreas Kuehne" w:date="2019-05-31T12:40:00Z">
              <w:r w:rsidRPr="002062A5">
                <w:rPr>
                  <w:rStyle w:val="Datatype"/>
                </w:rPr>
                <w:t>ReturnVerificationTimeInfo</w:t>
              </w:r>
            </w:ins>
          </w:p>
        </w:tc>
        <w:tc>
          <w:tcPr>
            <w:tcW w:w="4675" w:type="dxa"/>
          </w:tcPr>
          <w:p w14:paraId="5AB10E0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9" w:author="Andreas Kuehne" w:date="2019-05-31T12:40:00Z"/>
                <w:rStyle w:val="Datatype"/>
              </w:rPr>
            </w:pPr>
            <w:ins w:id="10840" w:author="Andreas Kuehne" w:date="2019-05-31T12:40:00Z">
              <w:r w:rsidRPr="002062A5">
                <w:rPr>
                  <w:rStyle w:val="Datatype"/>
                </w:rPr>
                <w:t>returnVerificationTime</w:t>
              </w:r>
            </w:ins>
          </w:p>
        </w:tc>
      </w:tr>
      <w:tr w:rsidR="00A71F46" w14:paraId="3526C303" w14:textId="77777777" w:rsidTr="00A71F46">
        <w:trPr>
          <w:ins w:id="108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8B7C98" w14:textId="77777777" w:rsidR="00A71F46" w:rsidRPr="002062A5" w:rsidRDefault="00A71F46" w:rsidP="00A71F46">
            <w:pPr>
              <w:pStyle w:val="Beschriftung"/>
              <w:rPr>
                <w:ins w:id="10842" w:author="Andreas Kuehne" w:date="2019-05-31T12:40:00Z"/>
                <w:rStyle w:val="Datatype"/>
                <w:b w:val="0"/>
                <w:bCs w:val="0"/>
              </w:rPr>
            </w:pPr>
            <w:ins w:id="10843" w:author="Andreas Kuehne" w:date="2019-05-31T12:40:00Z">
              <w:r w:rsidRPr="002062A5">
                <w:rPr>
                  <w:rStyle w:val="Datatype"/>
                </w:rPr>
                <w:t>Schema</w:t>
              </w:r>
            </w:ins>
          </w:p>
        </w:tc>
        <w:tc>
          <w:tcPr>
            <w:tcW w:w="4675" w:type="dxa"/>
          </w:tcPr>
          <w:p w14:paraId="6C37D6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4" w:author="Andreas Kuehne" w:date="2019-05-31T12:40:00Z"/>
                <w:rStyle w:val="Datatype"/>
              </w:rPr>
            </w:pPr>
            <w:ins w:id="10845" w:author="Andreas Kuehne" w:date="2019-05-31T12:40:00Z">
              <w:r w:rsidRPr="002062A5">
                <w:rPr>
                  <w:rStyle w:val="Datatype"/>
                </w:rPr>
                <w:t>schema</w:t>
              </w:r>
            </w:ins>
          </w:p>
        </w:tc>
      </w:tr>
      <w:tr w:rsidR="00A71F46" w14:paraId="2AD8378F" w14:textId="77777777" w:rsidTr="00A71F46">
        <w:trPr>
          <w:ins w:id="108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142A39" w14:textId="77777777" w:rsidR="00A71F46" w:rsidRPr="002062A5" w:rsidRDefault="00A71F46" w:rsidP="00A71F46">
            <w:pPr>
              <w:pStyle w:val="Beschriftung"/>
              <w:rPr>
                <w:ins w:id="10847" w:author="Andreas Kuehne" w:date="2019-05-31T12:40:00Z"/>
                <w:rStyle w:val="Datatype"/>
                <w:b w:val="0"/>
                <w:bCs w:val="0"/>
              </w:rPr>
            </w:pPr>
            <w:ins w:id="10848" w:author="Andreas Kuehne" w:date="2019-05-31T12:40:00Z">
              <w:r w:rsidRPr="002062A5">
                <w:rPr>
                  <w:rStyle w:val="Datatype"/>
                </w:rPr>
                <w:t>SchemaRefs</w:t>
              </w:r>
            </w:ins>
          </w:p>
        </w:tc>
        <w:tc>
          <w:tcPr>
            <w:tcW w:w="4675" w:type="dxa"/>
          </w:tcPr>
          <w:p w14:paraId="3FA4A8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9" w:author="Andreas Kuehne" w:date="2019-05-31T12:40:00Z"/>
                <w:rStyle w:val="Datatype"/>
              </w:rPr>
            </w:pPr>
            <w:ins w:id="10850" w:author="Andreas Kuehne" w:date="2019-05-31T12:40:00Z">
              <w:r w:rsidRPr="002062A5">
                <w:rPr>
                  <w:rStyle w:val="Datatype"/>
                </w:rPr>
                <w:t>schemaRefs</w:t>
              </w:r>
            </w:ins>
          </w:p>
        </w:tc>
      </w:tr>
      <w:tr w:rsidR="00A71F46" w14:paraId="24B5F47C" w14:textId="77777777" w:rsidTr="00A71F46">
        <w:trPr>
          <w:ins w:id="108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D83048" w14:textId="77777777" w:rsidR="00A71F46" w:rsidRPr="002062A5" w:rsidRDefault="00A71F46" w:rsidP="00A71F46">
            <w:pPr>
              <w:pStyle w:val="Beschriftung"/>
              <w:rPr>
                <w:ins w:id="10852" w:author="Andreas Kuehne" w:date="2019-05-31T12:40:00Z"/>
                <w:rStyle w:val="Datatype"/>
                <w:b w:val="0"/>
                <w:bCs w:val="0"/>
              </w:rPr>
            </w:pPr>
            <w:ins w:id="10853" w:author="Andreas Kuehne" w:date="2019-05-31T12:40:00Z">
              <w:r w:rsidRPr="002062A5">
                <w:rPr>
                  <w:rStyle w:val="Datatype"/>
                </w:rPr>
                <w:t>SignatureAlgorithm</w:t>
              </w:r>
            </w:ins>
          </w:p>
        </w:tc>
        <w:tc>
          <w:tcPr>
            <w:tcW w:w="4675" w:type="dxa"/>
          </w:tcPr>
          <w:p w14:paraId="57C110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4" w:author="Andreas Kuehne" w:date="2019-05-31T12:40:00Z"/>
                <w:rStyle w:val="Datatype"/>
              </w:rPr>
            </w:pPr>
            <w:ins w:id="10855" w:author="Andreas Kuehne" w:date="2019-05-31T12:40:00Z">
              <w:r w:rsidRPr="002062A5">
                <w:rPr>
                  <w:rStyle w:val="Datatype"/>
                </w:rPr>
                <w:t>sigAlgo</w:t>
              </w:r>
            </w:ins>
          </w:p>
        </w:tc>
      </w:tr>
      <w:tr w:rsidR="00A71F46" w14:paraId="523F941F" w14:textId="77777777" w:rsidTr="00A71F46">
        <w:trPr>
          <w:ins w:id="108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70F776" w14:textId="77777777" w:rsidR="00A71F46" w:rsidRPr="002062A5" w:rsidRDefault="00A71F46" w:rsidP="00A71F46">
            <w:pPr>
              <w:pStyle w:val="Beschriftung"/>
              <w:rPr>
                <w:ins w:id="10857" w:author="Andreas Kuehne" w:date="2019-05-31T12:40:00Z"/>
                <w:rStyle w:val="Datatype"/>
                <w:b w:val="0"/>
                <w:bCs w:val="0"/>
              </w:rPr>
            </w:pPr>
            <w:ins w:id="10858" w:author="Andreas Kuehne" w:date="2019-05-31T12:40:00Z">
              <w:r w:rsidRPr="002062A5">
                <w:rPr>
                  <w:rStyle w:val="Datatype"/>
                </w:rPr>
                <w:t>SignatureObject</w:t>
              </w:r>
            </w:ins>
          </w:p>
        </w:tc>
        <w:tc>
          <w:tcPr>
            <w:tcW w:w="4675" w:type="dxa"/>
          </w:tcPr>
          <w:p w14:paraId="4FD24F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9" w:author="Andreas Kuehne" w:date="2019-05-31T12:40:00Z"/>
                <w:rStyle w:val="Datatype"/>
              </w:rPr>
            </w:pPr>
            <w:ins w:id="10860" w:author="Andreas Kuehne" w:date="2019-05-31T12:40:00Z">
              <w:r w:rsidRPr="002062A5">
                <w:rPr>
                  <w:rStyle w:val="Datatype"/>
                </w:rPr>
                <w:t>sigObj</w:t>
              </w:r>
            </w:ins>
          </w:p>
        </w:tc>
      </w:tr>
      <w:tr w:rsidR="00A71F46" w14:paraId="3DFF7D7A" w14:textId="77777777" w:rsidTr="00A71F46">
        <w:trPr>
          <w:ins w:id="108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2247D2" w14:textId="77777777" w:rsidR="00A71F46" w:rsidRPr="002062A5" w:rsidRDefault="00A71F46" w:rsidP="00A71F46">
            <w:pPr>
              <w:pStyle w:val="Beschriftung"/>
              <w:rPr>
                <w:ins w:id="10862" w:author="Andreas Kuehne" w:date="2019-05-31T12:40:00Z"/>
                <w:rStyle w:val="Datatype"/>
                <w:b w:val="0"/>
                <w:bCs w:val="0"/>
              </w:rPr>
            </w:pPr>
            <w:ins w:id="10863" w:author="Andreas Kuehne" w:date="2019-05-31T12:40:00Z">
              <w:r w:rsidRPr="002062A5">
                <w:rPr>
                  <w:rStyle w:val="Datatype"/>
                </w:rPr>
                <w:t>SignaturePlacement</w:t>
              </w:r>
            </w:ins>
          </w:p>
        </w:tc>
        <w:tc>
          <w:tcPr>
            <w:tcW w:w="4675" w:type="dxa"/>
          </w:tcPr>
          <w:p w14:paraId="7A2A25F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4" w:author="Andreas Kuehne" w:date="2019-05-31T12:40:00Z"/>
                <w:rStyle w:val="Datatype"/>
              </w:rPr>
            </w:pPr>
            <w:ins w:id="10865" w:author="Andreas Kuehne" w:date="2019-05-31T12:40:00Z">
              <w:r w:rsidRPr="002062A5">
                <w:rPr>
                  <w:rStyle w:val="Datatype"/>
                </w:rPr>
                <w:t>sigPlacement</w:t>
              </w:r>
            </w:ins>
          </w:p>
        </w:tc>
      </w:tr>
      <w:tr w:rsidR="00A71F46" w14:paraId="1AC45D47" w14:textId="77777777" w:rsidTr="00A71F46">
        <w:trPr>
          <w:ins w:id="108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77D5" w14:textId="77777777" w:rsidR="00A71F46" w:rsidRPr="002062A5" w:rsidRDefault="00A71F46" w:rsidP="00A71F46">
            <w:pPr>
              <w:pStyle w:val="Beschriftung"/>
              <w:rPr>
                <w:ins w:id="10867" w:author="Andreas Kuehne" w:date="2019-05-31T12:40:00Z"/>
                <w:rStyle w:val="Datatype"/>
                <w:b w:val="0"/>
                <w:bCs w:val="0"/>
              </w:rPr>
            </w:pPr>
            <w:ins w:id="10868" w:author="Andreas Kuehne" w:date="2019-05-31T12:40:00Z">
              <w:r w:rsidRPr="002062A5">
                <w:rPr>
                  <w:rStyle w:val="Datatype"/>
                </w:rPr>
                <w:t>SignaturePtr</w:t>
              </w:r>
            </w:ins>
          </w:p>
        </w:tc>
        <w:tc>
          <w:tcPr>
            <w:tcW w:w="4675" w:type="dxa"/>
          </w:tcPr>
          <w:p w14:paraId="216AD6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9" w:author="Andreas Kuehne" w:date="2019-05-31T12:40:00Z"/>
                <w:rStyle w:val="Datatype"/>
              </w:rPr>
            </w:pPr>
            <w:ins w:id="10870" w:author="Andreas Kuehne" w:date="2019-05-31T12:40:00Z">
              <w:r w:rsidRPr="002062A5">
                <w:rPr>
                  <w:rStyle w:val="Datatype"/>
                </w:rPr>
                <w:t>sigPtr</w:t>
              </w:r>
            </w:ins>
          </w:p>
        </w:tc>
      </w:tr>
      <w:tr w:rsidR="00A71F46" w14:paraId="1496782E" w14:textId="77777777" w:rsidTr="00A71F46">
        <w:trPr>
          <w:ins w:id="108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3B2715" w14:textId="77777777" w:rsidR="00A71F46" w:rsidRPr="002062A5" w:rsidRDefault="00A71F46" w:rsidP="00A71F46">
            <w:pPr>
              <w:pStyle w:val="Beschriftung"/>
              <w:rPr>
                <w:ins w:id="10872" w:author="Andreas Kuehne" w:date="2019-05-31T12:40:00Z"/>
                <w:rStyle w:val="Datatype"/>
                <w:b w:val="0"/>
                <w:bCs w:val="0"/>
              </w:rPr>
            </w:pPr>
            <w:ins w:id="10873" w:author="Andreas Kuehne" w:date="2019-05-31T12:40:00Z">
              <w:r w:rsidRPr="002062A5">
                <w:rPr>
                  <w:rStyle w:val="Datatype"/>
                </w:rPr>
                <w:t>SignatureQualityLevel</w:t>
              </w:r>
            </w:ins>
          </w:p>
        </w:tc>
        <w:tc>
          <w:tcPr>
            <w:tcW w:w="4675" w:type="dxa"/>
          </w:tcPr>
          <w:p w14:paraId="4A575CF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4" w:author="Andreas Kuehne" w:date="2019-05-31T12:40:00Z"/>
                <w:rStyle w:val="Datatype"/>
              </w:rPr>
            </w:pPr>
            <w:ins w:id="10875" w:author="Andreas Kuehne" w:date="2019-05-31T12:40:00Z">
              <w:r w:rsidRPr="002062A5">
                <w:rPr>
                  <w:rStyle w:val="Datatype"/>
                </w:rPr>
                <w:t>quality</w:t>
              </w:r>
            </w:ins>
          </w:p>
        </w:tc>
      </w:tr>
      <w:tr w:rsidR="00A71F46" w14:paraId="255799A6" w14:textId="77777777" w:rsidTr="00A71F46">
        <w:trPr>
          <w:ins w:id="108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8D2745" w14:textId="77777777" w:rsidR="00A71F46" w:rsidRPr="002062A5" w:rsidRDefault="00A71F46" w:rsidP="00A71F46">
            <w:pPr>
              <w:pStyle w:val="Beschriftung"/>
              <w:rPr>
                <w:ins w:id="10877" w:author="Andreas Kuehne" w:date="2019-05-31T12:40:00Z"/>
                <w:rStyle w:val="Datatype"/>
                <w:b w:val="0"/>
                <w:bCs w:val="0"/>
              </w:rPr>
            </w:pPr>
            <w:ins w:id="10878" w:author="Andreas Kuehne" w:date="2019-05-31T12:40:00Z">
              <w:r w:rsidRPr="002062A5">
                <w:rPr>
                  <w:rStyle w:val="Datatype"/>
                </w:rPr>
                <w:t>SignatureType</w:t>
              </w:r>
            </w:ins>
          </w:p>
        </w:tc>
        <w:tc>
          <w:tcPr>
            <w:tcW w:w="4675" w:type="dxa"/>
          </w:tcPr>
          <w:p w14:paraId="21286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9" w:author="Andreas Kuehne" w:date="2019-05-31T12:40:00Z"/>
                <w:rStyle w:val="Datatype"/>
              </w:rPr>
            </w:pPr>
            <w:ins w:id="10880" w:author="Andreas Kuehne" w:date="2019-05-31T12:40:00Z">
              <w:r w:rsidRPr="002062A5">
                <w:rPr>
                  <w:rStyle w:val="Datatype"/>
                </w:rPr>
                <w:t>sigType</w:t>
              </w:r>
            </w:ins>
          </w:p>
        </w:tc>
      </w:tr>
      <w:tr w:rsidR="00A71F46" w14:paraId="6AD807C7" w14:textId="77777777" w:rsidTr="00A71F46">
        <w:trPr>
          <w:ins w:id="108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CAE4448" w14:textId="77777777" w:rsidR="00A71F46" w:rsidRPr="002062A5" w:rsidRDefault="00A71F46" w:rsidP="00A71F46">
            <w:pPr>
              <w:pStyle w:val="Beschriftung"/>
              <w:rPr>
                <w:ins w:id="10882" w:author="Andreas Kuehne" w:date="2019-05-31T12:40:00Z"/>
                <w:rStyle w:val="Datatype"/>
                <w:b w:val="0"/>
                <w:bCs w:val="0"/>
              </w:rPr>
            </w:pPr>
            <w:ins w:id="10883" w:author="Andreas Kuehne" w:date="2019-05-31T12:40:00Z">
              <w:r w:rsidRPr="002062A5">
                <w:rPr>
                  <w:rStyle w:val="Datatype"/>
                </w:rPr>
                <w:t>SignedProperties</w:t>
              </w:r>
            </w:ins>
          </w:p>
        </w:tc>
        <w:tc>
          <w:tcPr>
            <w:tcW w:w="4675" w:type="dxa"/>
          </w:tcPr>
          <w:p w14:paraId="347E42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4" w:author="Andreas Kuehne" w:date="2019-05-31T12:40:00Z"/>
                <w:rStyle w:val="Datatype"/>
              </w:rPr>
            </w:pPr>
            <w:ins w:id="10885" w:author="Andreas Kuehne" w:date="2019-05-31T12:40:00Z">
              <w:r w:rsidRPr="002062A5">
                <w:rPr>
                  <w:rStyle w:val="Datatype"/>
                </w:rPr>
                <w:t>signedProps</w:t>
              </w:r>
            </w:ins>
          </w:p>
        </w:tc>
      </w:tr>
      <w:tr w:rsidR="00A71F46" w14:paraId="6B1760C5" w14:textId="77777777" w:rsidTr="00A71F46">
        <w:trPr>
          <w:ins w:id="108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AF41EB" w14:textId="77777777" w:rsidR="00A71F46" w:rsidRPr="002062A5" w:rsidRDefault="00A71F46" w:rsidP="00A71F46">
            <w:pPr>
              <w:pStyle w:val="Beschriftung"/>
              <w:rPr>
                <w:ins w:id="10887" w:author="Andreas Kuehne" w:date="2019-05-31T12:40:00Z"/>
                <w:rStyle w:val="Datatype"/>
                <w:b w:val="0"/>
                <w:bCs w:val="0"/>
              </w:rPr>
            </w:pPr>
            <w:ins w:id="10888" w:author="Andreas Kuehne" w:date="2019-05-31T12:40:00Z">
              <w:r w:rsidRPr="002062A5">
                <w:rPr>
                  <w:rStyle w:val="Datatype"/>
                </w:rPr>
                <w:t>SignedReference</w:t>
              </w:r>
            </w:ins>
          </w:p>
        </w:tc>
        <w:tc>
          <w:tcPr>
            <w:tcW w:w="4675" w:type="dxa"/>
          </w:tcPr>
          <w:p w14:paraId="6A80D2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9" w:author="Andreas Kuehne" w:date="2019-05-31T12:40:00Z"/>
                <w:rStyle w:val="Datatype"/>
              </w:rPr>
            </w:pPr>
            <w:ins w:id="10890" w:author="Andreas Kuehne" w:date="2019-05-31T12:40:00Z">
              <w:r w:rsidRPr="002062A5">
                <w:rPr>
                  <w:rStyle w:val="Datatype"/>
                </w:rPr>
                <w:t>signedRef</w:t>
              </w:r>
            </w:ins>
          </w:p>
        </w:tc>
      </w:tr>
      <w:tr w:rsidR="00A71F46" w14:paraId="56A38165" w14:textId="77777777" w:rsidTr="00A71F46">
        <w:trPr>
          <w:ins w:id="108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E84638" w14:textId="77777777" w:rsidR="00A71F46" w:rsidRPr="002062A5" w:rsidRDefault="00A71F46" w:rsidP="00A71F46">
            <w:pPr>
              <w:pStyle w:val="Beschriftung"/>
              <w:rPr>
                <w:ins w:id="10892" w:author="Andreas Kuehne" w:date="2019-05-31T12:40:00Z"/>
                <w:rStyle w:val="Datatype"/>
                <w:b w:val="0"/>
                <w:bCs w:val="0"/>
              </w:rPr>
            </w:pPr>
            <w:ins w:id="10893" w:author="Andreas Kuehne" w:date="2019-05-31T12:40:00Z">
              <w:r w:rsidRPr="002062A5">
                <w:rPr>
                  <w:rStyle w:val="Datatype"/>
                </w:rPr>
                <w:t>SignedReferences</w:t>
              </w:r>
            </w:ins>
          </w:p>
        </w:tc>
        <w:tc>
          <w:tcPr>
            <w:tcW w:w="4675" w:type="dxa"/>
          </w:tcPr>
          <w:p w14:paraId="3BDADE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4" w:author="Andreas Kuehne" w:date="2019-05-31T12:40:00Z"/>
                <w:rStyle w:val="Datatype"/>
              </w:rPr>
            </w:pPr>
            <w:ins w:id="10895" w:author="Andreas Kuehne" w:date="2019-05-31T12:40:00Z">
              <w:r w:rsidRPr="002062A5">
                <w:rPr>
                  <w:rStyle w:val="Datatype"/>
                </w:rPr>
                <w:t>signedRefs</w:t>
              </w:r>
            </w:ins>
          </w:p>
        </w:tc>
      </w:tr>
      <w:tr w:rsidR="00A71F46" w14:paraId="0286CFB8" w14:textId="77777777" w:rsidTr="00A71F46">
        <w:trPr>
          <w:ins w:id="108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A7EEBC" w14:textId="77777777" w:rsidR="00A71F46" w:rsidRPr="002062A5" w:rsidRDefault="00A71F46" w:rsidP="00A71F46">
            <w:pPr>
              <w:pStyle w:val="Beschriftung"/>
              <w:rPr>
                <w:ins w:id="10897" w:author="Andreas Kuehne" w:date="2019-05-31T12:40:00Z"/>
                <w:rStyle w:val="Datatype"/>
                <w:b w:val="0"/>
                <w:bCs w:val="0"/>
              </w:rPr>
            </w:pPr>
            <w:ins w:id="10898" w:author="Andreas Kuehne" w:date="2019-05-31T12:40:00Z">
              <w:r w:rsidRPr="002062A5">
                <w:rPr>
                  <w:rStyle w:val="Datatype"/>
                </w:rPr>
                <w:t>SignerIdentity</w:t>
              </w:r>
            </w:ins>
          </w:p>
        </w:tc>
        <w:tc>
          <w:tcPr>
            <w:tcW w:w="4675" w:type="dxa"/>
          </w:tcPr>
          <w:p w14:paraId="1A7E83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9" w:author="Andreas Kuehne" w:date="2019-05-31T12:40:00Z"/>
                <w:rStyle w:val="Datatype"/>
              </w:rPr>
            </w:pPr>
            <w:ins w:id="10900" w:author="Andreas Kuehne" w:date="2019-05-31T12:40:00Z">
              <w:r w:rsidRPr="002062A5">
                <w:rPr>
                  <w:rStyle w:val="Datatype"/>
                </w:rPr>
                <w:t>signerIdentity</w:t>
              </w:r>
            </w:ins>
          </w:p>
        </w:tc>
      </w:tr>
      <w:tr w:rsidR="00A71F46" w14:paraId="0CFC456E" w14:textId="77777777" w:rsidTr="00A71F46">
        <w:trPr>
          <w:ins w:id="109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DB64A5" w14:textId="77777777" w:rsidR="00A71F46" w:rsidRPr="002062A5" w:rsidRDefault="00A71F46" w:rsidP="00A71F46">
            <w:pPr>
              <w:pStyle w:val="Beschriftung"/>
              <w:rPr>
                <w:ins w:id="10902" w:author="Andreas Kuehne" w:date="2019-05-31T12:40:00Z"/>
                <w:rStyle w:val="Datatype"/>
                <w:b w:val="0"/>
                <w:bCs w:val="0"/>
              </w:rPr>
            </w:pPr>
            <w:ins w:id="10903" w:author="Andreas Kuehne" w:date="2019-05-31T12:40:00Z">
              <w:r w:rsidRPr="002062A5">
                <w:rPr>
                  <w:rStyle w:val="Datatype"/>
                </w:rPr>
                <w:t>SigningTime</w:t>
              </w:r>
            </w:ins>
          </w:p>
        </w:tc>
        <w:tc>
          <w:tcPr>
            <w:tcW w:w="4675" w:type="dxa"/>
          </w:tcPr>
          <w:p w14:paraId="63B0B42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4" w:author="Andreas Kuehne" w:date="2019-05-31T12:40:00Z"/>
                <w:rStyle w:val="Datatype"/>
              </w:rPr>
            </w:pPr>
            <w:ins w:id="10905" w:author="Andreas Kuehne" w:date="2019-05-31T12:40:00Z">
              <w:r w:rsidRPr="002062A5">
                <w:rPr>
                  <w:rStyle w:val="Datatype"/>
                </w:rPr>
                <w:t>signingTime</w:t>
              </w:r>
            </w:ins>
          </w:p>
        </w:tc>
      </w:tr>
      <w:tr w:rsidR="00A71F46" w14:paraId="71DF9841" w14:textId="77777777" w:rsidTr="00A71F46">
        <w:trPr>
          <w:ins w:id="109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004E86" w14:textId="77777777" w:rsidR="00A71F46" w:rsidRPr="002062A5" w:rsidRDefault="00A71F46" w:rsidP="00A71F46">
            <w:pPr>
              <w:pStyle w:val="Beschriftung"/>
              <w:rPr>
                <w:ins w:id="10907" w:author="Andreas Kuehne" w:date="2019-05-31T12:40:00Z"/>
                <w:rStyle w:val="Datatype"/>
                <w:b w:val="0"/>
                <w:bCs w:val="0"/>
              </w:rPr>
            </w:pPr>
            <w:ins w:id="10908" w:author="Andreas Kuehne" w:date="2019-05-31T12:40:00Z">
              <w:r w:rsidRPr="002062A5">
                <w:rPr>
                  <w:rStyle w:val="Datatype"/>
                </w:rPr>
                <w:t>SigningTimeBoundaries</w:t>
              </w:r>
            </w:ins>
          </w:p>
        </w:tc>
        <w:tc>
          <w:tcPr>
            <w:tcW w:w="4675" w:type="dxa"/>
          </w:tcPr>
          <w:p w14:paraId="37D142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9" w:author="Andreas Kuehne" w:date="2019-05-31T12:40:00Z"/>
                <w:rStyle w:val="Datatype"/>
              </w:rPr>
            </w:pPr>
            <w:ins w:id="10910" w:author="Andreas Kuehne" w:date="2019-05-31T12:40:00Z">
              <w:r w:rsidRPr="002062A5">
                <w:rPr>
                  <w:rStyle w:val="Datatype"/>
                </w:rPr>
                <w:t>bounds</w:t>
              </w:r>
            </w:ins>
          </w:p>
        </w:tc>
      </w:tr>
      <w:tr w:rsidR="00A71F46" w14:paraId="5522FF1A" w14:textId="77777777" w:rsidTr="00A71F46">
        <w:trPr>
          <w:ins w:id="109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0E3E9" w14:textId="77777777" w:rsidR="00A71F46" w:rsidRPr="002062A5" w:rsidRDefault="00A71F46" w:rsidP="00A71F46">
            <w:pPr>
              <w:pStyle w:val="Beschriftung"/>
              <w:rPr>
                <w:ins w:id="10912" w:author="Andreas Kuehne" w:date="2019-05-31T12:40:00Z"/>
                <w:rStyle w:val="Datatype"/>
                <w:b w:val="0"/>
                <w:bCs w:val="0"/>
              </w:rPr>
            </w:pPr>
            <w:ins w:id="10913" w:author="Andreas Kuehne" w:date="2019-05-31T12:40:00Z">
              <w:r w:rsidRPr="002062A5">
                <w:rPr>
                  <w:rStyle w:val="Datatype"/>
                </w:rPr>
                <w:t>SigningTimeInfo</w:t>
              </w:r>
            </w:ins>
          </w:p>
        </w:tc>
        <w:tc>
          <w:tcPr>
            <w:tcW w:w="4675" w:type="dxa"/>
          </w:tcPr>
          <w:p w14:paraId="339423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4" w:author="Andreas Kuehne" w:date="2019-05-31T12:40:00Z"/>
                <w:rStyle w:val="Datatype"/>
              </w:rPr>
            </w:pPr>
            <w:ins w:id="10915" w:author="Andreas Kuehne" w:date="2019-05-31T12:40:00Z">
              <w:r w:rsidRPr="002062A5">
                <w:rPr>
                  <w:rStyle w:val="Datatype"/>
                </w:rPr>
                <w:t>signingTimeInfo</w:t>
              </w:r>
            </w:ins>
          </w:p>
        </w:tc>
      </w:tr>
      <w:tr w:rsidR="00A71F46" w14:paraId="64BA8CDA" w14:textId="77777777" w:rsidTr="00A71F46">
        <w:trPr>
          <w:ins w:id="109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A17039" w14:textId="77777777" w:rsidR="00A71F46" w:rsidRPr="002062A5" w:rsidRDefault="00A71F46" w:rsidP="00A71F46">
            <w:pPr>
              <w:pStyle w:val="Beschriftung"/>
              <w:rPr>
                <w:ins w:id="10917" w:author="Andreas Kuehne" w:date="2019-05-31T12:40:00Z"/>
                <w:rStyle w:val="Datatype"/>
                <w:b w:val="0"/>
                <w:bCs w:val="0"/>
              </w:rPr>
            </w:pPr>
            <w:ins w:id="10918" w:author="Andreas Kuehne" w:date="2019-05-31T12:40:00Z">
              <w:r w:rsidRPr="002062A5">
                <w:rPr>
                  <w:rStyle w:val="Datatype"/>
                </w:rPr>
                <w:t>SpecificTime</w:t>
              </w:r>
            </w:ins>
          </w:p>
        </w:tc>
        <w:tc>
          <w:tcPr>
            <w:tcW w:w="4675" w:type="dxa"/>
          </w:tcPr>
          <w:p w14:paraId="5E5B04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9" w:author="Andreas Kuehne" w:date="2019-05-31T12:40:00Z"/>
                <w:rStyle w:val="Datatype"/>
              </w:rPr>
            </w:pPr>
            <w:ins w:id="10920" w:author="Andreas Kuehne" w:date="2019-05-31T12:40:00Z">
              <w:r w:rsidRPr="002062A5">
                <w:rPr>
                  <w:rStyle w:val="Datatype"/>
                </w:rPr>
                <w:t>specTime</w:t>
              </w:r>
            </w:ins>
          </w:p>
        </w:tc>
      </w:tr>
      <w:tr w:rsidR="00A71F46" w14:paraId="19DC2B30" w14:textId="77777777" w:rsidTr="00A71F46">
        <w:trPr>
          <w:ins w:id="109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BA74BD" w14:textId="77777777" w:rsidR="00A71F46" w:rsidRPr="002062A5" w:rsidRDefault="00A71F46" w:rsidP="00A71F46">
            <w:pPr>
              <w:pStyle w:val="Beschriftung"/>
              <w:rPr>
                <w:ins w:id="10922" w:author="Andreas Kuehne" w:date="2019-05-31T12:40:00Z"/>
                <w:rStyle w:val="Datatype"/>
                <w:b w:val="0"/>
                <w:bCs w:val="0"/>
              </w:rPr>
            </w:pPr>
            <w:ins w:id="10923" w:author="Andreas Kuehne" w:date="2019-05-31T12:40:00Z">
              <w:r w:rsidRPr="002062A5">
                <w:rPr>
                  <w:rStyle w:val="Datatype"/>
                </w:rPr>
                <w:t>SPProvidedID</w:t>
              </w:r>
            </w:ins>
          </w:p>
        </w:tc>
        <w:tc>
          <w:tcPr>
            <w:tcW w:w="4675" w:type="dxa"/>
          </w:tcPr>
          <w:p w14:paraId="031D65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4" w:author="Andreas Kuehne" w:date="2019-05-31T12:40:00Z"/>
                <w:rStyle w:val="Datatype"/>
              </w:rPr>
            </w:pPr>
            <w:ins w:id="10925" w:author="Andreas Kuehne" w:date="2019-05-31T12:40:00Z">
              <w:r w:rsidRPr="002062A5">
                <w:rPr>
                  <w:rStyle w:val="Datatype"/>
                </w:rPr>
                <w:t>provId</w:t>
              </w:r>
            </w:ins>
          </w:p>
        </w:tc>
      </w:tr>
      <w:tr w:rsidR="00A71F46" w14:paraId="31C99B07" w14:textId="77777777" w:rsidTr="00A71F46">
        <w:trPr>
          <w:ins w:id="109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718E1B" w14:textId="77777777" w:rsidR="00A71F46" w:rsidRPr="002062A5" w:rsidRDefault="00A71F46" w:rsidP="00A71F46">
            <w:pPr>
              <w:pStyle w:val="Beschriftung"/>
              <w:rPr>
                <w:ins w:id="10927" w:author="Andreas Kuehne" w:date="2019-05-31T12:40:00Z"/>
                <w:rStyle w:val="Datatype"/>
                <w:b w:val="0"/>
                <w:bCs w:val="0"/>
              </w:rPr>
            </w:pPr>
            <w:ins w:id="10928" w:author="Andreas Kuehne" w:date="2019-05-31T12:40:00Z">
              <w:r w:rsidRPr="002062A5">
                <w:rPr>
                  <w:rStyle w:val="Datatype"/>
                </w:rPr>
                <w:t>Status</w:t>
              </w:r>
            </w:ins>
          </w:p>
        </w:tc>
        <w:tc>
          <w:tcPr>
            <w:tcW w:w="4675" w:type="dxa"/>
          </w:tcPr>
          <w:p w14:paraId="55657F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9" w:author="Andreas Kuehne" w:date="2019-05-31T12:40:00Z"/>
                <w:rStyle w:val="Datatype"/>
              </w:rPr>
            </w:pPr>
            <w:ins w:id="10930" w:author="Andreas Kuehne" w:date="2019-05-31T12:40:00Z">
              <w:r w:rsidRPr="002062A5">
                <w:rPr>
                  <w:rStyle w:val="Datatype"/>
                </w:rPr>
                <w:t>status</w:t>
              </w:r>
            </w:ins>
          </w:p>
        </w:tc>
      </w:tr>
      <w:tr w:rsidR="00A71F46" w14:paraId="3594BE32" w14:textId="77777777" w:rsidTr="00A71F46">
        <w:trPr>
          <w:ins w:id="109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4D372F" w14:textId="77777777" w:rsidR="00A71F46" w:rsidRPr="002062A5" w:rsidRDefault="00A71F46" w:rsidP="00A71F46">
            <w:pPr>
              <w:pStyle w:val="Beschriftung"/>
              <w:rPr>
                <w:ins w:id="10932" w:author="Andreas Kuehne" w:date="2019-05-31T12:40:00Z"/>
                <w:rStyle w:val="Datatype"/>
                <w:b w:val="0"/>
                <w:bCs w:val="0"/>
              </w:rPr>
            </w:pPr>
            <w:ins w:id="10933" w:author="Andreas Kuehne" w:date="2019-05-31T12:40:00Z">
              <w:r w:rsidRPr="002062A5">
                <w:rPr>
                  <w:rStyle w:val="Datatype"/>
                </w:rPr>
                <w:t>SupportingInfo</w:t>
              </w:r>
            </w:ins>
          </w:p>
        </w:tc>
        <w:tc>
          <w:tcPr>
            <w:tcW w:w="4675" w:type="dxa"/>
          </w:tcPr>
          <w:p w14:paraId="134ABF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4" w:author="Andreas Kuehne" w:date="2019-05-31T12:40:00Z"/>
                <w:rStyle w:val="Datatype"/>
              </w:rPr>
            </w:pPr>
            <w:ins w:id="10935" w:author="Andreas Kuehne" w:date="2019-05-31T12:40:00Z">
              <w:r w:rsidRPr="002062A5">
                <w:rPr>
                  <w:rStyle w:val="Datatype"/>
                </w:rPr>
                <w:t>suppInfo</w:t>
              </w:r>
            </w:ins>
          </w:p>
        </w:tc>
      </w:tr>
      <w:tr w:rsidR="00A71F46" w14:paraId="123C9E7D" w14:textId="77777777" w:rsidTr="00A71F46">
        <w:trPr>
          <w:ins w:id="109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15B62" w14:textId="77777777" w:rsidR="00A71F46" w:rsidRPr="002062A5" w:rsidRDefault="00A71F46" w:rsidP="00A71F46">
            <w:pPr>
              <w:pStyle w:val="Beschriftung"/>
              <w:rPr>
                <w:ins w:id="10937" w:author="Andreas Kuehne" w:date="2019-05-31T12:40:00Z"/>
                <w:rStyle w:val="Datatype"/>
                <w:b w:val="0"/>
                <w:bCs w:val="0"/>
              </w:rPr>
            </w:pPr>
            <w:ins w:id="10938" w:author="Andreas Kuehne" w:date="2019-05-31T12:40:00Z">
              <w:r w:rsidRPr="002062A5">
                <w:rPr>
                  <w:rStyle w:val="Datatype"/>
                </w:rPr>
                <w:t>TimestampedSignature</w:t>
              </w:r>
            </w:ins>
          </w:p>
        </w:tc>
        <w:tc>
          <w:tcPr>
            <w:tcW w:w="4675" w:type="dxa"/>
          </w:tcPr>
          <w:p w14:paraId="1A2B829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9" w:author="Andreas Kuehne" w:date="2019-05-31T12:40:00Z"/>
                <w:rStyle w:val="Datatype"/>
              </w:rPr>
            </w:pPr>
            <w:ins w:id="10940" w:author="Andreas Kuehne" w:date="2019-05-31T12:40:00Z">
              <w:r w:rsidRPr="002062A5">
                <w:rPr>
                  <w:rStyle w:val="Datatype"/>
                </w:rPr>
                <w:t>timestampedSig</w:t>
              </w:r>
            </w:ins>
          </w:p>
        </w:tc>
      </w:tr>
      <w:tr w:rsidR="00A71F46" w14:paraId="576B9234" w14:textId="77777777" w:rsidTr="00A71F46">
        <w:trPr>
          <w:ins w:id="109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98E286" w14:textId="77777777" w:rsidR="00A71F46" w:rsidRPr="002062A5" w:rsidRDefault="00A71F46" w:rsidP="00A71F46">
            <w:pPr>
              <w:pStyle w:val="Beschriftung"/>
              <w:rPr>
                <w:ins w:id="10942" w:author="Andreas Kuehne" w:date="2019-05-31T12:40:00Z"/>
                <w:rStyle w:val="Datatype"/>
                <w:b w:val="0"/>
                <w:bCs w:val="0"/>
              </w:rPr>
            </w:pPr>
            <w:ins w:id="10943" w:author="Andreas Kuehne" w:date="2019-05-31T12:40:00Z">
              <w:r w:rsidRPr="002062A5">
                <w:rPr>
                  <w:rStyle w:val="Datatype"/>
                </w:rPr>
                <w:lastRenderedPageBreak/>
                <w:t>Transform</w:t>
              </w:r>
            </w:ins>
          </w:p>
        </w:tc>
        <w:tc>
          <w:tcPr>
            <w:tcW w:w="4675" w:type="dxa"/>
          </w:tcPr>
          <w:p w14:paraId="163702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4" w:author="Andreas Kuehne" w:date="2019-05-31T12:40:00Z"/>
                <w:rStyle w:val="Datatype"/>
              </w:rPr>
            </w:pPr>
            <w:ins w:id="10945" w:author="Andreas Kuehne" w:date="2019-05-31T12:40:00Z">
              <w:r w:rsidRPr="002062A5">
                <w:rPr>
                  <w:rStyle w:val="Datatype"/>
                </w:rPr>
                <w:t>transform</w:t>
              </w:r>
            </w:ins>
          </w:p>
        </w:tc>
      </w:tr>
      <w:tr w:rsidR="00A71F46" w14:paraId="272D5022" w14:textId="77777777" w:rsidTr="00A71F46">
        <w:trPr>
          <w:ins w:id="109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D4C0F0" w14:textId="77777777" w:rsidR="00A71F46" w:rsidRPr="002062A5" w:rsidRDefault="00A71F46" w:rsidP="00A71F46">
            <w:pPr>
              <w:pStyle w:val="Beschriftung"/>
              <w:rPr>
                <w:ins w:id="10947" w:author="Andreas Kuehne" w:date="2019-05-31T12:40:00Z"/>
                <w:rStyle w:val="Datatype"/>
                <w:b w:val="0"/>
                <w:bCs w:val="0"/>
              </w:rPr>
            </w:pPr>
            <w:ins w:id="10948" w:author="Andreas Kuehne" w:date="2019-05-31T12:40:00Z">
              <w:r w:rsidRPr="002062A5">
                <w:rPr>
                  <w:rStyle w:val="Datatype"/>
                </w:rPr>
                <w:t>Transforms</w:t>
              </w:r>
            </w:ins>
          </w:p>
        </w:tc>
        <w:tc>
          <w:tcPr>
            <w:tcW w:w="4675" w:type="dxa"/>
          </w:tcPr>
          <w:p w14:paraId="00FA8E2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9" w:author="Andreas Kuehne" w:date="2019-05-31T12:40:00Z"/>
                <w:rStyle w:val="Datatype"/>
              </w:rPr>
            </w:pPr>
            <w:ins w:id="10950" w:author="Andreas Kuehne" w:date="2019-05-31T12:40:00Z">
              <w:r w:rsidRPr="002062A5">
                <w:rPr>
                  <w:rStyle w:val="Datatype"/>
                </w:rPr>
                <w:t>transforms</w:t>
              </w:r>
            </w:ins>
          </w:p>
        </w:tc>
      </w:tr>
      <w:tr w:rsidR="00A71F46" w14:paraId="0F77CA8B" w14:textId="77777777" w:rsidTr="00A71F46">
        <w:trPr>
          <w:ins w:id="109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067DE87" w14:textId="77777777" w:rsidR="00A71F46" w:rsidRPr="002062A5" w:rsidRDefault="00A71F46" w:rsidP="00A71F46">
            <w:pPr>
              <w:pStyle w:val="Beschriftung"/>
              <w:rPr>
                <w:ins w:id="10952" w:author="Andreas Kuehne" w:date="2019-05-31T12:40:00Z"/>
                <w:rStyle w:val="Datatype"/>
                <w:b w:val="0"/>
                <w:bCs w:val="0"/>
              </w:rPr>
            </w:pPr>
            <w:ins w:id="10953" w:author="Andreas Kuehne" w:date="2019-05-31T12:40:00Z">
              <w:r w:rsidRPr="002062A5">
                <w:rPr>
                  <w:rStyle w:val="Datatype"/>
                </w:rPr>
                <w:t>Type</w:t>
              </w:r>
            </w:ins>
          </w:p>
        </w:tc>
        <w:tc>
          <w:tcPr>
            <w:tcW w:w="4675" w:type="dxa"/>
          </w:tcPr>
          <w:p w14:paraId="7BD0AC8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4" w:author="Andreas Kuehne" w:date="2019-05-31T12:40:00Z"/>
                <w:rStyle w:val="Datatype"/>
              </w:rPr>
            </w:pPr>
            <w:ins w:id="10955" w:author="Andreas Kuehne" w:date="2019-05-31T12:40:00Z">
              <w:r w:rsidRPr="002062A5">
                <w:rPr>
                  <w:rStyle w:val="Datatype"/>
                </w:rPr>
                <w:t>type</w:t>
              </w:r>
            </w:ins>
          </w:p>
        </w:tc>
      </w:tr>
      <w:tr w:rsidR="00A71F46" w14:paraId="5E4652E1" w14:textId="77777777" w:rsidTr="00A71F46">
        <w:trPr>
          <w:ins w:id="109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A1EC60" w14:textId="77777777" w:rsidR="00A71F46" w:rsidRPr="002062A5" w:rsidRDefault="00A71F46" w:rsidP="00A71F46">
            <w:pPr>
              <w:pStyle w:val="Beschriftung"/>
              <w:rPr>
                <w:ins w:id="10957" w:author="Andreas Kuehne" w:date="2019-05-31T12:40:00Z"/>
                <w:rStyle w:val="Datatype"/>
                <w:b w:val="0"/>
                <w:bCs w:val="0"/>
              </w:rPr>
            </w:pPr>
            <w:ins w:id="10958" w:author="Andreas Kuehne" w:date="2019-05-31T12:40:00Z">
              <w:r w:rsidRPr="002062A5">
                <w:rPr>
                  <w:rStyle w:val="Datatype"/>
                </w:rPr>
                <w:t>UnsignedProperties</w:t>
              </w:r>
            </w:ins>
          </w:p>
        </w:tc>
        <w:tc>
          <w:tcPr>
            <w:tcW w:w="4675" w:type="dxa"/>
          </w:tcPr>
          <w:p w14:paraId="3BF5C2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9" w:author="Andreas Kuehne" w:date="2019-05-31T12:40:00Z"/>
                <w:rStyle w:val="Datatype"/>
              </w:rPr>
            </w:pPr>
            <w:ins w:id="10960" w:author="Andreas Kuehne" w:date="2019-05-31T12:40:00Z">
              <w:r w:rsidRPr="002062A5">
                <w:rPr>
                  <w:rStyle w:val="Datatype"/>
                </w:rPr>
                <w:t>unsignedProps</w:t>
              </w:r>
            </w:ins>
          </w:p>
        </w:tc>
      </w:tr>
      <w:tr w:rsidR="00A71F46" w14:paraId="7D3012CC" w14:textId="77777777" w:rsidTr="00A71F46">
        <w:trPr>
          <w:ins w:id="109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E6676A" w14:textId="77777777" w:rsidR="00A71F46" w:rsidRPr="002062A5" w:rsidRDefault="00A71F46" w:rsidP="00A71F46">
            <w:pPr>
              <w:pStyle w:val="Beschriftung"/>
              <w:rPr>
                <w:ins w:id="10962" w:author="Andreas Kuehne" w:date="2019-05-31T12:40:00Z"/>
                <w:rStyle w:val="Datatype"/>
                <w:b w:val="0"/>
                <w:bCs w:val="0"/>
              </w:rPr>
            </w:pPr>
            <w:ins w:id="10963" w:author="Andreas Kuehne" w:date="2019-05-31T12:40:00Z">
              <w:r w:rsidRPr="002062A5">
                <w:rPr>
                  <w:rStyle w:val="Datatype"/>
                </w:rPr>
                <w:t>UpperBoundary</w:t>
              </w:r>
            </w:ins>
          </w:p>
        </w:tc>
        <w:tc>
          <w:tcPr>
            <w:tcW w:w="4675" w:type="dxa"/>
          </w:tcPr>
          <w:p w14:paraId="041A3A0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4" w:author="Andreas Kuehne" w:date="2019-05-31T12:40:00Z"/>
                <w:rStyle w:val="Datatype"/>
              </w:rPr>
            </w:pPr>
            <w:ins w:id="10965" w:author="Andreas Kuehne" w:date="2019-05-31T12:40:00Z">
              <w:r w:rsidRPr="002062A5">
                <w:rPr>
                  <w:rStyle w:val="Datatype"/>
                </w:rPr>
                <w:t>upperBound</w:t>
              </w:r>
            </w:ins>
          </w:p>
        </w:tc>
      </w:tr>
      <w:tr w:rsidR="00A71F46" w14:paraId="619A77FA" w14:textId="77777777" w:rsidTr="00A71F46">
        <w:trPr>
          <w:ins w:id="109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4E2587" w14:textId="77777777" w:rsidR="00A71F46" w:rsidRPr="002062A5" w:rsidRDefault="00A71F46" w:rsidP="00A71F46">
            <w:pPr>
              <w:pStyle w:val="Beschriftung"/>
              <w:rPr>
                <w:ins w:id="10967" w:author="Andreas Kuehne" w:date="2019-05-31T12:40:00Z"/>
                <w:rStyle w:val="Datatype"/>
                <w:b w:val="0"/>
                <w:bCs w:val="0"/>
              </w:rPr>
            </w:pPr>
            <w:ins w:id="10968" w:author="Andreas Kuehne" w:date="2019-05-31T12:40:00Z">
              <w:r w:rsidRPr="002062A5">
                <w:rPr>
                  <w:rStyle w:val="Datatype"/>
                </w:rPr>
                <w:t>UseVerificationTime</w:t>
              </w:r>
            </w:ins>
          </w:p>
        </w:tc>
        <w:tc>
          <w:tcPr>
            <w:tcW w:w="4675" w:type="dxa"/>
          </w:tcPr>
          <w:p w14:paraId="29028A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9" w:author="Andreas Kuehne" w:date="2019-05-31T12:40:00Z"/>
                <w:rStyle w:val="Datatype"/>
              </w:rPr>
            </w:pPr>
            <w:ins w:id="10970" w:author="Andreas Kuehne" w:date="2019-05-31T12:40:00Z">
              <w:r w:rsidRPr="002062A5">
                <w:rPr>
                  <w:rStyle w:val="Datatype"/>
                </w:rPr>
                <w:t>useVerificationTime</w:t>
              </w:r>
            </w:ins>
          </w:p>
        </w:tc>
      </w:tr>
      <w:tr w:rsidR="00A71F46" w14:paraId="3F3ABF4C" w14:textId="77777777" w:rsidTr="00A71F46">
        <w:trPr>
          <w:ins w:id="109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F9A5E1" w14:textId="77777777" w:rsidR="00A71F46" w:rsidRPr="002062A5" w:rsidRDefault="00A71F46" w:rsidP="00A71F46">
            <w:pPr>
              <w:pStyle w:val="Beschriftung"/>
              <w:rPr>
                <w:ins w:id="10972" w:author="Andreas Kuehne" w:date="2019-05-31T12:40:00Z"/>
                <w:rStyle w:val="Datatype"/>
                <w:b w:val="0"/>
                <w:bCs w:val="0"/>
              </w:rPr>
            </w:pPr>
            <w:ins w:id="10973" w:author="Andreas Kuehne" w:date="2019-05-31T12:40:00Z">
              <w:r w:rsidRPr="002062A5">
                <w:rPr>
                  <w:rStyle w:val="Datatype"/>
                </w:rPr>
                <w:t>ValidDetail</w:t>
              </w:r>
            </w:ins>
          </w:p>
        </w:tc>
        <w:tc>
          <w:tcPr>
            <w:tcW w:w="4675" w:type="dxa"/>
          </w:tcPr>
          <w:p w14:paraId="6D5DB6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4" w:author="Andreas Kuehne" w:date="2019-05-31T12:40:00Z"/>
                <w:rStyle w:val="Datatype"/>
              </w:rPr>
            </w:pPr>
            <w:ins w:id="10975" w:author="Andreas Kuehne" w:date="2019-05-31T12:40:00Z">
              <w:r w:rsidRPr="002062A5">
                <w:rPr>
                  <w:rStyle w:val="Datatype"/>
                </w:rPr>
                <w:t>valid</w:t>
              </w:r>
            </w:ins>
          </w:p>
        </w:tc>
      </w:tr>
      <w:tr w:rsidR="00A71F46" w14:paraId="7FE63F9A" w14:textId="77777777" w:rsidTr="00A71F46">
        <w:trPr>
          <w:ins w:id="109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C9A4F2" w14:textId="77777777" w:rsidR="00A71F46" w:rsidRPr="002062A5" w:rsidRDefault="00A71F46" w:rsidP="00A71F46">
            <w:pPr>
              <w:pStyle w:val="Beschriftung"/>
              <w:rPr>
                <w:ins w:id="10977" w:author="Andreas Kuehne" w:date="2019-05-31T12:40:00Z"/>
                <w:rStyle w:val="Datatype"/>
                <w:b w:val="0"/>
                <w:bCs w:val="0"/>
              </w:rPr>
            </w:pPr>
            <w:ins w:id="10978" w:author="Andreas Kuehne" w:date="2019-05-31T12:40:00Z">
              <w:r w:rsidRPr="002062A5">
                <w:rPr>
                  <w:rStyle w:val="Datatype"/>
                </w:rPr>
                <w:t>value</w:t>
              </w:r>
            </w:ins>
          </w:p>
        </w:tc>
        <w:tc>
          <w:tcPr>
            <w:tcW w:w="4675" w:type="dxa"/>
          </w:tcPr>
          <w:p w14:paraId="11C9A5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9" w:author="Andreas Kuehne" w:date="2019-05-31T12:40:00Z"/>
                <w:rStyle w:val="Datatype"/>
              </w:rPr>
            </w:pPr>
            <w:ins w:id="10980" w:author="Andreas Kuehne" w:date="2019-05-31T12:40:00Z">
              <w:r w:rsidRPr="002062A5">
                <w:rPr>
                  <w:rStyle w:val="Datatype"/>
                </w:rPr>
                <w:t>val</w:t>
              </w:r>
            </w:ins>
          </w:p>
        </w:tc>
      </w:tr>
      <w:tr w:rsidR="00A71F46" w14:paraId="51FBA1DB" w14:textId="77777777" w:rsidTr="00A71F46">
        <w:trPr>
          <w:ins w:id="109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30203" w14:textId="77777777" w:rsidR="00A71F46" w:rsidRPr="002062A5" w:rsidRDefault="00A71F46" w:rsidP="00A71F46">
            <w:pPr>
              <w:pStyle w:val="Beschriftung"/>
              <w:rPr>
                <w:ins w:id="10982" w:author="Andreas Kuehne" w:date="2019-05-31T12:40:00Z"/>
                <w:rStyle w:val="Datatype"/>
                <w:b w:val="0"/>
                <w:bCs w:val="0"/>
              </w:rPr>
            </w:pPr>
            <w:ins w:id="10983" w:author="Andreas Kuehne" w:date="2019-05-31T12:40:00Z">
              <w:r w:rsidRPr="002062A5">
                <w:rPr>
                  <w:rStyle w:val="Datatype"/>
                </w:rPr>
                <w:t>Value</w:t>
              </w:r>
            </w:ins>
          </w:p>
        </w:tc>
        <w:tc>
          <w:tcPr>
            <w:tcW w:w="4675" w:type="dxa"/>
          </w:tcPr>
          <w:p w14:paraId="3D110B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4" w:author="Andreas Kuehne" w:date="2019-05-31T12:40:00Z"/>
                <w:rStyle w:val="Datatype"/>
              </w:rPr>
            </w:pPr>
            <w:ins w:id="10985" w:author="Andreas Kuehne" w:date="2019-05-31T12:40:00Z">
              <w:r w:rsidRPr="002062A5">
                <w:rPr>
                  <w:rStyle w:val="Datatype"/>
                </w:rPr>
                <w:t>val</w:t>
              </w:r>
            </w:ins>
          </w:p>
        </w:tc>
      </w:tr>
      <w:tr w:rsidR="00A71F46" w14:paraId="21FA909F" w14:textId="77777777" w:rsidTr="00A71F46">
        <w:trPr>
          <w:ins w:id="109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7D2CBE" w14:textId="77777777" w:rsidR="00A71F46" w:rsidRPr="002062A5" w:rsidRDefault="00A71F46" w:rsidP="00A71F46">
            <w:pPr>
              <w:pStyle w:val="Beschriftung"/>
              <w:rPr>
                <w:ins w:id="10987" w:author="Andreas Kuehne" w:date="2019-05-31T12:40:00Z"/>
                <w:rStyle w:val="Datatype"/>
                <w:b w:val="0"/>
                <w:bCs w:val="0"/>
              </w:rPr>
            </w:pPr>
            <w:ins w:id="10988" w:author="Andreas Kuehne" w:date="2019-05-31T12:40:00Z">
              <w:r w:rsidRPr="002062A5">
                <w:rPr>
                  <w:rStyle w:val="Datatype"/>
                </w:rPr>
                <w:t>VerificationTime</w:t>
              </w:r>
            </w:ins>
          </w:p>
        </w:tc>
        <w:tc>
          <w:tcPr>
            <w:tcW w:w="4675" w:type="dxa"/>
          </w:tcPr>
          <w:p w14:paraId="062A5B3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9" w:author="Andreas Kuehne" w:date="2019-05-31T12:40:00Z"/>
                <w:rStyle w:val="Datatype"/>
              </w:rPr>
            </w:pPr>
            <w:ins w:id="10990" w:author="Andreas Kuehne" w:date="2019-05-31T12:40:00Z">
              <w:r w:rsidRPr="002062A5">
                <w:rPr>
                  <w:rStyle w:val="Datatype"/>
                </w:rPr>
                <w:t>verificationTime</w:t>
              </w:r>
            </w:ins>
          </w:p>
        </w:tc>
      </w:tr>
      <w:tr w:rsidR="00A71F46" w14:paraId="76646C01" w14:textId="77777777" w:rsidTr="00A71F46">
        <w:trPr>
          <w:ins w:id="109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8AE15B" w14:textId="77777777" w:rsidR="00A71F46" w:rsidRPr="002062A5" w:rsidRDefault="00A71F46" w:rsidP="00A71F46">
            <w:pPr>
              <w:pStyle w:val="Beschriftung"/>
              <w:rPr>
                <w:ins w:id="10992" w:author="Andreas Kuehne" w:date="2019-05-31T12:40:00Z"/>
                <w:rStyle w:val="Datatype"/>
                <w:b w:val="0"/>
                <w:bCs w:val="0"/>
              </w:rPr>
            </w:pPr>
            <w:ins w:id="10993" w:author="Andreas Kuehne" w:date="2019-05-31T12:40:00Z">
              <w:r w:rsidRPr="002062A5">
                <w:rPr>
                  <w:rStyle w:val="Datatype"/>
                </w:rPr>
                <w:t>VerificationTimeInfo</w:t>
              </w:r>
            </w:ins>
          </w:p>
        </w:tc>
        <w:tc>
          <w:tcPr>
            <w:tcW w:w="4675" w:type="dxa"/>
          </w:tcPr>
          <w:p w14:paraId="7EF41F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4" w:author="Andreas Kuehne" w:date="2019-05-31T12:40:00Z"/>
                <w:rStyle w:val="Datatype"/>
              </w:rPr>
            </w:pPr>
            <w:ins w:id="10995" w:author="Andreas Kuehne" w:date="2019-05-31T12:40:00Z">
              <w:r w:rsidRPr="002062A5">
                <w:rPr>
                  <w:rStyle w:val="Datatype"/>
                </w:rPr>
                <w:t>verificationTimeInfo</w:t>
              </w:r>
            </w:ins>
          </w:p>
        </w:tc>
      </w:tr>
      <w:tr w:rsidR="00A71F46" w14:paraId="1E5C2CB8" w14:textId="77777777" w:rsidTr="00A71F46">
        <w:trPr>
          <w:ins w:id="109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90632B" w14:textId="77777777" w:rsidR="00A71F46" w:rsidRPr="002062A5" w:rsidRDefault="00A71F46" w:rsidP="00A71F46">
            <w:pPr>
              <w:pStyle w:val="Beschriftung"/>
              <w:rPr>
                <w:ins w:id="10997" w:author="Andreas Kuehne" w:date="2019-05-31T12:40:00Z"/>
                <w:rStyle w:val="Datatype"/>
                <w:b w:val="0"/>
                <w:bCs w:val="0"/>
              </w:rPr>
            </w:pPr>
            <w:ins w:id="10998" w:author="Andreas Kuehne" w:date="2019-05-31T12:40:00Z">
              <w:r w:rsidRPr="002062A5">
                <w:rPr>
                  <w:rStyle w:val="Datatype"/>
                </w:rPr>
                <w:t>VerifyManifestResults</w:t>
              </w:r>
            </w:ins>
          </w:p>
        </w:tc>
        <w:tc>
          <w:tcPr>
            <w:tcW w:w="4675" w:type="dxa"/>
          </w:tcPr>
          <w:p w14:paraId="0F3925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9" w:author="Andreas Kuehne" w:date="2019-05-31T12:40:00Z"/>
                <w:rStyle w:val="Datatype"/>
              </w:rPr>
            </w:pPr>
            <w:ins w:id="11000" w:author="Andreas Kuehne" w:date="2019-05-31T12:40:00Z">
              <w:r w:rsidRPr="002062A5">
                <w:rPr>
                  <w:rStyle w:val="Datatype"/>
                </w:rPr>
                <w:t>result</w:t>
              </w:r>
            </w:ins>
          </w:p>
        </w:tc>
      </w:tr>
      <w:tr w:rsidR="00A71F46" w14:paraId="25CA9FDE" w14:textId="77777777" w:rsidTr="00A71F46">
        <w:trPr>
          <w:ins w:id="110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2C5BF2" w14:textId="77777777" w:rsidR="00A71F46" w:rsidRPr="002062A5" w:rsidRDefault="00A71F46" w:rsidP="00A71F46">
            <w:pPr>
              <w:pStyle w:val="Beschriftung"/>
              <w:rPr>
                <w:ins w:id="11002" w:author="Andreas Kuehne" w:date="2019-05-31T12:40:00Z"/>
                <w:rStyle w:val="Datatype"/>
                <w:b w:val="0"/>
                <w:bCs w:val="0"/>
              </w:rPr>
            </w:pPr>
            <w:ins w:id="11003" w:author="Andreas Kuehne" w:date="2019-05-31T12:40:00Z">
              <w:r w:rsidRPr="002062A5">
                <w:rPr>
                  <w:rStyle w:val="Datatype"/>
                </w:rPr>
                <w:t>VerifyManifests</w:t>
              </w:r>
            </w:ins>
          </w:p>
        </w:tc>
        <w:tc>
          <w:tcPr>
            <w:tcW w:w="4675" w:type="dxa"/>
          </w:tcPr>
          <w:p w14:paraId="2DD029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4" w:author="Andreas Kuehne" w:date="2019-05-31T12:40:00Z"/>
                <w:rStyle w:val="Datatype"/>
              </w:rPr>
            </w:pPr>
            <w:ins w:id="11005" w:author="Andreas Kuehne" w:date="2019-05-31T12:40:00Z">
              <w:r w:rsidRPr="002062A5">
                <w:rPr>
                  <w:rStyle w:val="Datatype"/>
                </w:rPr>
                <w:t>verifyManifests</w:t>
              </w:r>
            </w:ins>
          </w:p>
        </w:tc>
      </w:tr>
      <w:tr w:rsidR="00A71F46" w14:paraId="2262F4EC" w14:textId="77777777" w:rsidTr="00A71F46">
        <w:trPr>
          <w:ins w:id="110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3BC8C" w14:textId="77777777" w:rsidR="00A71F46" w:rsidRPr="002062A5" w:rsidRDefault="00A71F46" w:rsidP="00A71F46">
            <w:pPr>
              <w:pStyle w:val="Beschriftung"/>
              <w:rPr>
                <w:ins w:id="11007" w:author="Andreas Kuehne" w:date="2019-05-31T12:40:00Z"/>
                <w:rStyle w:val="Datatype"/>
                <w:b w:val="0"/>
                <w:bCs w:val="0"/>
              </w:rPr>
            </w:pPr>
            <w:ins w:id="11008" w:author="Andreas Kuehne" w:date="2019-05-31T12:40:00Z">
              <w:r w:rsidRPr="002062A5">
                <w:rPr>
                  <w:rStyle w:val="Datatype"/>
                </w:rPr>
                <w:t>WhichData</w:t>
              </w:r>
            </w:ins>
          </w:p>
        </w:tc>
        <w:tc>
          <w:tcPr>
            <w:tcW w:w="4675" w:type="dxa"/>
          </w:tcPr>
          <w:p w14:paraId="32452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9" w:author="Andreas Kuehne" w:date="2019-05-31T12:40:00Z"/>
                <w:rStyle w:val="Datatype"/>
              </w:rPr>
            </w:pPr>
            <w:ins w:id="11010" w:author="Andreas Kuehne" w:date="2019-05-31T12:40:00Z">
              <w:r w:rsidRPr="002062A5">
                <w:rPr>
                  <w:rStyle w:val="Datatype"/>
                </w:rPr>
                <w:t>whichData</w:t>
              </w:r>
            </w:ins>
          </w:p>
        </w:tc>
      </w:tr>
      <w:tr w:rsidR="00A71F46" w14:paraId="5B72A8DA" w14:textId="77777777" w:rsidTr="00A71F46">
        <w:trPr>
          <w:ins w:id="110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95AD714" w14:textId="77777777" w:rsidR="00A71F46" w:rsidRPr="002062A5" w:rsidRDefault="00A71F46" w:rsidP="00A71F46">
            <w:pPr>
              <w:pStyle w:val="Beschriftung"/>
              <w:rPr>
                <w:ins w:id="11012" w:author="Andreas Kuehne" w:date="2019-05-31T12:40:00Z"/>
                <w:rStyle w:val="Datatype"/>
                <w:b w:val="0"/>
                <w:bCs w:val="0"/>
              </w:rPr>
            </w:pPr>
            <w:ins w:id="11013" w:author="Andreas Kuehne" w:date="2019-05-31T12:40:00Z">
              <w:r w:rsidRPr="002062A5">
                <w:rPr>
                  <w:rStyle w:val="Datatype"/>
                </w:rPr>
                <w:t>WhichDoc</w:t>
              </w:r>
            </w:ins>
          </w:p>
        </w:tc>
        <w:tc>
          <w:tcPr>
            <w:tcW w:w="4675" w:type="dxa"/>
          </w:tcPr>
          <w:p w14:paraId="3CF9EF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4" w:author="Andreas Kuehne" w:date="2019-05-31T12:40:00Z"/>
                <w:rStyle w:val="Datatype"/>
              </w:rPr>
            </w:pPr>
            <w:ins w:id="11015" w:author="Andreas Kuehne" w:date="2019-05-31T12:40:00Z">
              <w:r w:rsidRPr="002062A5">
                <w:rPr>
                  <w:rStyle w:val="Datatype"/>
                </w:rPr>
                <w:t>whichDoc</w:t>
              </w:r>
            </w:ins>
          </w:p>
        </w:tc>
      </w:tr>
      <w:tr w:rsidR="00A71F46" w14:paraId="18AB81B6" w14:textId="77777777" w:rsidTr="00A71F46">
        <w:trPr>
          <w:ins w:id="110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C4914E" w14:textId="77777777" w:rsidR="00A71F46" w:rsidRPr="002062A5" w:rsidRDefault="00A71F46" w:rsidP="00A71F46">
            <w:pPr>
              <w:pStyle w:val="Beschriftung"/>
              <w:rPr>
                <w:ins w:id="11017" w:author="Andreas Kuehne" w:date="2019-05-31T12:40:00Z"/>
                <w:rStyle w:val="Datatype"/>
                <w:b w:val="0"/>
                <w:bCs w:val="0"/>
              </w:rPr>
            </w:pPr>
            <w:ins w:id="11018" w:author="Andreas Kuehne" w:date="2019-05-31T12:40:00Z">
              <w:r w:rsidRPr="002062A5">
                <w:rPr>
                  <w:rStyle w:val="Datatype"/>
                </w:rPr>
                <w:t>WhichDocument</w:t>
              </w:r>
            </w:ins>
          </w:p>
        </w:tc>
        <w:tc>
          <w:tcPr>
            <w:tcW w:w="4675" w:type="dxa"/>
          </w:tcPr>
          <w:p w14:paraId="08073C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9" w:author="Andreas Kuehne" w:date="2019-05-31T12:40:00Z"/>
                <w:rStyle w:val="Datatype"/>
              </w:rPr>
            </w:pPr>
            <w:ins w:id="11020" w:author="Andreas Kuehne" w:date="2019-05-31T12:40:00Z">
              <w:r w:rsidRPr="002062A5">
                <w:rPr>
                  <w:rStyle w:val="Datatype"/>
                </w:rPr>
                <w:t>whichDoc</w:t>
              </w:r>
            </w:ins>
          </w:p>
        </w:tc>
      </w:tr>
      <w:tr w:rsidR="00A71F46" w14:paraId="26C80801" w14:textId="77777777" w:rsidTr="00A71F46">
        <w:trPr>
          <w:ins w:id="110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9BE056" w14:textId="77777777" w:rsidR="00A71F46" w:rsidRPr="002062A5" w:rsidRDefault="00A71F46" w:rsidP="00A71F46">
            <w:pPr>
              <w:pStyle w:val="Beschriftung"/>
              <w:rPr>
                <w:ins w:id="11022" w:author="Andreas Kuehne" w:date="2019-05-31T12:40:00Z"/>
                <w:rStyle w:val="Datatype"/>
                <w:b w:val="0"/>
                <w:bCs w:val="0"/>
              </w:rPr>
            </w:pPr>
            <w:ins w:id="11023" w:author="Andreas Kuehne" w:date="2019-05-31T12:40:00Z">
              <w:r w:rsidRPr="002062A5">
                <w:rPr>
                  <w:rStyle w:val="Datatype"/>
                </w:rPr>
                <w:t>WhichReference</w:t>
              </w:r>
            </w:ins>
          </w:p>
        </w:tc>
        <w:tc>
          <w:tcPr>
            <w:tcW w:w="4675" w:type="dxa"/>
          </w:tcPr>
          <w:p w14:paraId="24FA06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4" w:author="Andreas Kuehne" w:date="2019-05-31T12:40:00Z"/>
                <w:rStyle w:val="Datatype"/>
              </w:rPr>
            </w:pPr>
            <w:ins w:id="11025" w:author="Andreas Kuehne" w:date="2019-05-31T12:40:00Z">
              <w:r w:rsidRPr="002062A5">
                <w:rPr>
                  <w:rStyle w:val="Datatype"/>
                </w:rPr>
                <w:t>whichRef</w:t>
              </w:r>
            </w:ins>
          </w:p>
        </w:tc>
      </w:tr>
      <w:tr w:rsidR="00A71F46" w14:paraId="24773990" w14:textId="77777777" w:rsidTr="00A71F46">
        <w:trPr>
          <w:ins w:id="110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E7E6ED" w14:textId="77777777" w:rsidR="00A71F46" w:rsidRPr="002062A5" w:rsidRDefault="00A71F46" w:rsidP="00A71F46">
            <w:pPr>
              <w:pStyle w:val="Beschriftung"/>
              <w:rPr>
                <w:ins w:id="11027" w:author="Andreas Kuehne" w:date="2019-05-31T12:40:00Z"/>
                <w:rStyle w:val="Datatype"/>
                <w:b w:val="0"/>
                <w:bCs w:val="0"/>
              </w:rPr>
            </w:pPr>
            <w:ins w:id="11028" w:author="Andreas Kuehne" w:date="2019-05-31T12:40:00Z">
              <w:r w:rsidRPr="002062A5">
                <w:rPr>
                  <w:rStyle w:val="Datatype"/>
                </w:rPr>
                <w:t>X509Certificate</w:t>
              </w:r>
            </w:ins>
          </w:p>
        </w:tc>
        <w:tc>
          <w:tcPr>
            <w:tcW w:w="4675" w:type="dxa"/>
          </w:tcPr>
          <w:p w14:paraId="759306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9" w:author="Andreas Kuehne" w:date="2019-05-31T12:40:00Z"/>
                <w:rStyle w:val="Datatype"/>
              </w:rPr>
            </w:pPr>
            <w:ins w:id="11030" w:author="Andreas Kuehne" w:date="2019-05-31T12:40:00Z">
              <w:r w:rsidRPr="002062A5">
                <w:rPr>
                  <w:rStyle w:val="Datatype"/>
                </w:rPr>
                <w:t>cert</w:t>
              </w:r>
            </w:ins>
          </w:p>
        </w:tc>
      </w:tr>
      <w:tr w:rsidR="00A71F46" w14:paraId="7521ABBC" w14:textId="77777777" w:rsidTr="00A71F46">
        <w:trPr>
          <w:ins w:id="110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E8112C" w14:textId="77777777" w:rsidR="00A71F46" w:rsidRPr="002062A5" w:rsidRDefault="00A71F46" w:rsidP="00A71F46">
            <w:pPr>
              <w:pStyle w:val="Beschriftung"/>
              <w:rPr>
                <w:ins w:id="11032" w:author="Andreas Kuehne" w:date="2019-05-31T12:40:00Z"/>
                <w:rStyle w:val="Datatype"/>
                <w:b w:val="0"/>
                <w:bCs w:val="0"/>
              </w:rPr>
            </w:pPr>
            <w:ins w:id="11033" w:author="Andreas Kuehne" w:date="2019-05-31T12:40:00Z">
              <w:r w:rsidRPr="002062A5">
                <w:rPr>
                  <w:rStyle w:val="Datatype"/>
                </w:rPr>
                <w:t>X509CRL</w:t>
              </w:r>
            </w:ins>
          </w:p>
        </w:tc>
        <w:tc>
          <w:tcPr>
            <w:tcW w:w="4675" w:type="dxa"/>
          </w:tcPr>
          <w:p w14:paraId="3DE77F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4" w:author="Andreas Kuehne" w:date="2019-05-31T12:40:00Z"/>
                <w:rStyle w:val="Datatype"/>
              </w:rPr>
            </w:pPr>
            <w:ins w:id="11035" w:author="Andreas Kuehne" w:date="2019-05-31T12:40:00Z">
              <w:r w:rsidRPr="002062A5">
                <w:rPr>
                  <w:rStyle w:val="Datatype"/>
                </w:rPr>
                <w:t>crl</w:t>
              </w:r>
            </w:ins>
          </w:p>
        </w:tc>
      </w:tr>
      <w:tr w:rsidR="00A71F46" w14:paraId="35B86A91" w14:textId="77777777" w:rsidTr="00A71F46">
        <w:trPr>
          <w:ins w:id="110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C632B3" w14:textId="77777777" w:rsidR="00A71F46" w:rsidRPr="002062A5" w:rsidRDefault="00A71F46" w:rsidP="00A71F46">
            <w:pPr>
              <w:pStyle w:val="Beschriftung"/>
              <w:rPr>
                <w:ins w:id="11037" w:author="Andreas Kuehne" w:date="2019-05-31T12:40:00Z"/>
                <w:rStyle w:val="Datatype"/>
                <w:b w:val="0"/>
                <w:bCs w:val="0"/>
              </w:rPr>
            </w:pPr>
            <w:ins w:id="11038" w:author="Andreas Kuehne" w:date="2019-05-31T12:40:00Z">
              <w:r w:rsidRPr="002062A5">
                <w:rPr>
                  <w:rStyle w:val="Datatype"/>
                </w:rPr>
                <w:t>X509Digest</w:t>
              </w:r>
            </w:ins>
          </w:p>
        </w:tc>
        <w:tc>
          <w:tcPr>
            <w:tcW w:w="4675" w:type="dxa"/>
          </w:tcPr>
          <w:p w14:paraId="7993C9F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9" w:author="Andreas Kuehne" w:date="2019-05-31T12:40:00Z"/>
                <w:rStyle w:val="Datatype"/>
              </w:rPr>
            </w:pPr>
            <w:ins w:id="11040" w:author="Andreas Kuehne" w:date="2019-05-31T12:40:00Z">
              <w:r w:rsidRPr="002062A5">
                <w:rPr>
                  <w:rStyle w:val="Datatype"/>
                </w:rPr>
                <w:t>x509Digest</w:t>
              </w:r>
            </w:ins>
          </w:p>
        </w:tc>
      </w:tr>
      <w:tr w:rsidR="00A71F46" w14:paraId="60B62C67" w14:textId="77777777" w:rsidTr="00A71F46">
        <w:trPr>
          <w:ins w:id="110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D0221" w14:textId="77777777" w:rsidR="00A71F46" w:rsidRPr="002062A5" w:rsidRDefault="00A71F46" w:rsidP="00A71F46">
            <w:pPr>
              <w:pStyle w:val="Beschriftung"/>
              <w:rPr>
                <w:ins w:id="11042" w:author="Andreas Kuehne" w:date="2019-05-31T12:40:00Z"/>
                <w:rStyle w:val="Datatype"/>
                <w:b w:val="0"/>
                <w:bCs w:val="0"/>
              </w:rPr>
            </w:pPr>
            <w:ins w:id="11043" w:author="Andreas Kuehne" w:date="2019-05-31T12:40:00Z">
              <w:r w:rsidRPr="002062A5">
                <w:rPr>
                  <w:rStyle w:val="Datatype"/>
                </w:rPr>
                <w:t>X509SKI</w:t>
              </w:r>
            </w:ins>
          </w:p>
        </w:tc>
        <w:tc>
          <w:tcPr>
            <w:tcW w:w="4675" w:type="dxa"/>
          </w:tcPr>
          <w:p w14:paraId="7FA7BA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4" w:author="Andreas Kuehne" w:date="2019-05-31T12:40:00Z"/>
                <w:rStyle w:val="Datatype"/>
              </w:rPr>
            </w:pPr>
            <w:ins w:id="11045" w:author="Andreas Kuehne" w:date="2019-05-31T12:40:00Z">
              <w:r w:rsidRPr="002062A5">
                <w:rPr>
                  <w:rStyle w:val="Datatype"/>
                </w:rPr>
                <w:t>ski</w:t>
              </w:r>
            </w:ins>
          </w:p>
        </w:tc>
      </w:tr>
      <w:tr w:rsidR="00A71F46" w14:paraId="0682B0F5" w14:textId="77777777" w:rsidTr="00A71F46">
        <w:trPr>
          <w:ins w:id="110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7D254D8" w14:textId="77777777" w:rsidR="00A71F46" w:rsidRPr="002062A5" w:rsidRDefault="00A71F46" w:rsidP="00A71F46">
            <w:pPr>
              <w:pStyle w:val="Beschriftung"/>
              <w:rPr>
                <w:ins w:id="11047" w:author="Andreas Kuehne" w:date="2019-05-31T12:40:00Z"/>
                <w:rStyle w:val="Datatype"/>
                <w:b w:val="0"/>
                <w:bCs w:val="0"/>
              </w:rPr>
            </w:pPr>
            <w:ins w:id="11048" w:author="Andreas Kuehne" w:date="2019-05-31T12:40:00Z">
              <w:r w:rsidRPr="002062A5">
                <w:rPr>
                  <w:rStyle w:val="Datatype"/>
                </w:rPr>
                <w:t>X509SubjectName</w:t>
              </w:r>
            </w:ins>
          </w:p>
        </w:tc>
        <w:tc>
          <w:tcPr>
            <w:tcW w:w="4675" w:type="dxa"/>
          </w:tcPr>
          <w:p w14:paraId="6B0DAB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9" w:author="Andreas Kuehne" w:date="2019-05-31T12:40:00Z"/>
                <w:rStyle w:val="Datatype"/>
              </w:rPr>
            </w:pPr>
            <w:ins w:id="11050" w:author="Andreas Kuehne" w:date="2019-05-31T12:40:00Z">
              <w:r w:rsidRPr="002062A5">
                <w:rPr>
                  <w:rStyle w:val="Datatype"/>
                </w:rPr>
                <w:t>sub</w:t>
              </w:r>
            </w:ins>
          </w:p>
        </w:tc>
      </w:tr>
      <w:tr w:rsidR="00A71F46" w14:paraId="5C1B5189" w14:textId="77777777" w:rsidTr="00A71F46">
        <w:trPr>
          <w:ins w:id="110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CB5023" w14:textId="77777777" w:rsidR="00A71F46" w:rsidRPr="002062A5" w:rsidRDefault="00A71F46" w:rsidP="00A71F46">
            <w:pPr>
              <w:pStyle w:val="Beschriftung"/>
              <w:rPr>
                <w:ins w:id="11052" w:author="Andreas Kuehne" w:date="2019-05-31T12:40:00Z"/>
                <w:rStyle w:val="Datatype"/>
                <w:b w:val="0"/>
                <w:bCs w:val="0"/>
              </w:rPr>
            </w:pPr>
            <w:ins w:id="11053" w:author="Andreas Kuehne" w:date="2019-05-31T12:40:00Z">
              <w:r w:rsidRPr="002062A5">
                <w:rPr>
                  <w:rStyle w:val="Datatype"/>
                </w:rPr>
                <w:t>XPath</w:t>
              </w:r>
            </w:ins>
          </w:p>
        </w:tc>
        <w:tc>
          <w:tcPr>
            <w:tcW w:w="4675" w:type="dxa"/>
          </w:tcPr>
          <w:p w14:paraId="38CE44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4" w:author="Andreas Kuehne" w:date="2019-05-31T12:40:00Z"/>
                <w:rStyle w:val="Datatype"/>
              </w:rPr>
            </w:pPr>
            <w:ins w:id="11055" w:author="Andreas Kuehne" w:date="2019-05-31T12:40:00Z">
              <w:r w:rsidRPr="002062A5">
                <w:rPr>
                  <w:rStyle w:val="Datatype"/>
                </w:rPr>
                <w:t>xPath</w:t>
              </w:r>
            </w:ins>
          </w:p>
        </w:tc>
      </w:tr>
      <w:tr w:rsidR="00A71F46" w14:paraId="298AFBCA" w14:textId="77777777" w:rsidTr="00A71F46">
        <w:trPr>
          <w:ins w:id="110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13DC06" w14:textId="77777777" w:rsidR="00A71F46" w:rsidRPr="002062A5" w:rsidRDefault="00A71F46" w:rsidP="00A71F46">
            <w:pPr>
              <w:pStyle w:val="Beschriftung"/>
              <w:rPr>
                <w:ins w:id="11057" w:author="Andreas Kuehne" w:date="2019-05-31T12:40:00Z"/>
                <w:rStyle w:val="Datatype"/>
                <w:b w:val="0"/>
                <w:bCs w:val="0"/>
              </w:rPr>
            </w:pPr>
            <w:ins w:id="11058" w:author="Andreas Kuehne" w:date="2019-05-31T12:40:00Z">
              <w:r w:rsidRPr="002062A5">
                <w:rPr>
                  <w:rStyle w:val="Datatype"/>
                </w:rPr>
                <w:t>XPathAfter</w:t>
              </w:r>
            </w:ins>
          </w:p>
        </w:tc>
        <w:tc>
          <w:tcPr>
            <w:tcW w:w="4675" w:type="dxa"/>
          </w:tcPr>
          <w:p w14:paraId="57EC9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9" w:author="Andreas Kuehne" w:date="2019-05-31T12:40:00Z"/>
                <w:rStyle w:val="Datatype"/>
              </w:rPr>
            </w:pPr>
            <w:ins w:id="11060" w:author="Andreas Kuehne" w:date="2019-05-31T12:40:00Z">
              <w:r w:rsidRPr="002062A5">
                <w:rPr>
                  <w:rStyle w:val="Datatype"/>
                </w:rPr>
                <w:t>xPathAfter</w:t>
              </w:r>
            </w:ins>
          </w:p>
        </w:tc>
      </w:tr>
      <w:tr w:rsidR="00A71F46" w14:paraId="57F593AE" w14:textId="77777777" w:rsidTr="00A71F46">
        <w:trPr>
          <w:ins w:id="110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A38F1" w14:textId="77777777" w:rsidR="00A71F46" w:rsidRPr="002062A5" w:rsidRDefault="00A71F46" w:rsidP="00A71F46">
            <w:pPr>
              <w:pStyle w:val="Beschriftung"/>
              <w:rPr>
                <w:ins w:id="11062" w:author="Andreas Kuehne" w:date="2019-05-31T12:40:00Z"/>
                <w:rStyle w:val="Datatype"/>
                <w:b w:val="0"/>
                <w:bCs w:val="0"/>
              </w:rPr>
            </w:pPr>
            <w:ins w:id="11063" w:author="Andreas Kuehne" w:date="2019-05-31T12:40:00Z">
              <w:r w:rsidRPr="002062A5">
                <w:rPr>
                  <w:rStyle w:val="Datatype"/>
                </w:rPr>
                <w:t>XPathFirstChildOf</w:t>
              </w:r>
            </w:ins>
          </w:p>
        </w:tc>
        <w:tc>
          <w:tcPr>
            <w:tcW w:w="4675" w:type="dxa"/>
          </w:tcPr>
          <w:p w14:paraId="5B9757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4" w:author="Andreas Kuehne" w:date="2019-05-31T12:40:00Z"/>
                <w:rStyle w:val="Datatype"/>
              </w:rPr>
            </w:pPr>
            <w:ins w:id="11065" w:author="Andreas Kuehne" w:date="2019-05-31T12:40:00Z">
              <w:r w:rsidRPr="002062A5">
                <w:rPr>
                  <w:rStyle w:val="Datatype"/>
                </w:rPr>
                <w:t>xPathFirstChildOf</w:t>
              </w:r>
            </w:ins>
          </w:p>
        </w:tc>
      </w:tr>
      <w:tr w:rsidR="00A71F46" w14:paraId="71040258" w14:textId="77777777" w:rsidTr="00A71F46">
        <w:trPr>
          <w:ins w:id="110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F5122" w14:textId="77777777" w:rsidR="00A71F46" w:rsidRPr="002062A5" w:rsidRDefault="00A71F46" w:rsidP="00A71F46">
            <w:pPr>
              <w:pStyle w:val="Beschriftung"/>
              <w:rPr>
                <w:ins w:id="11067" w:author="Andreas Kuehne" w:date="2019-05-31T12:40:00Z"/>
                <w:rStyle w:val="Datatype"/>
                <w:b w:val="0"/>
                <w:bCs w:val="0"/>
              </w:rPr>
            </w:pPr>
            <w:ins w:id="11068" w:author="Andreas Kuehne" w:date="2019-05-31T12:40:00Z">
              <w:r w:rsidRPr="002062A5">
                <w:rPr>
                  <w:rStyle w:val="Datatype"/>
                </w:rPr>
                <w:t>XPathQualifier</w:t>
              </w:r>
            </w:ins>
          </w:p>
        </w:tc>
        <w:tc>
          <w:tcPr>
            <w:tcW w:w="4675" w:type="dxa"/>
          </w:tcPr>
          <w:p w14:paraId="49482D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9" w:author="Andreas Kuehne" w:date="2019-05-31T12:40:00Z"/>
                <w:rStyle w:val="Datatype"/>
              </w:rPr>
            </w:pPr>
            <w:ins w:id="11070" w:author="Andreas Kuehne" w:date="2019-05-31T12:40:00Z">
              <w:r w:rsidRPr="002062A5">
                <w:rPr>
                  <w:rStyle w:val="Datatype"/>
                </w:rPr>
                <w:t>xPathQual</w:t>
              </w:r>
            </w:ins>
          </w:p>
        </w:tc>
      </w:tr>
    </w:tbl>
    <w:p w14:paraId="667E19E6" w14:textId="13B69C27" w:rsidR="00564C22" w:rsidDel="00B33063" w:rsidRDefault="009B1AF1" w:rsidP="00564C22">
      <w:pPr>
        <w:pStyle w:val="berschrift1"/>
        <w:rPr>
          <w:del w:id="11071" w:author="Andreas Kuehne" w:date="2019-05-31T12:22:00Z"/>
        </w:rPr>
      </w:pPr>
      <w:del w:id="11072" w:author="Andreas Kuehne" w:date="2019-05-31T12:22:00Z">
        <w:r w:rsidDel="00B33063">
          <w:delText>Data Structure Models</w:delText>
        </w:r>
        <w:bookmarkStart w:id="11073" w:name="_Toc10198662"/>
        <w:bookmarkEnd w:id="11073"/>
      </w:del>
    </w:p>
    <w:p w14:paraId="0EB46C9E" w14:textId="641E636F" w:rsidR="006D31DB" w:rsidDel="00B33063" w:rsidRDefault="009B1AF1" w:rsidP="00564C22">
      <w:pPr>
        <w:pStyle w:val="berschrift2"/>
        <w:rPr>
          <w:del w:id="11074" w:author="Andreas Kuehne" w:date="2019-05-31T12:22:00Z"/>
        </w:rPr>
      </w:pPr>
      <w:del w:id="11075" w:author="Andreas Kuehne" w:date="2019-05-31T12:22:00Z">
        <w:r w:rsidDel="00B33063">
          <w:delText>Data Structure Models defined in this document</w:delText>
        </w:r>
        <w:bookmarkStart w:id="11076" w:name="_Toc10198663"/>
        <w:bookmarkEnd w:id="11076"/>
      </w:del>
    </w:p>
    <w:p w14:paraId="3AB7A318" w14:textId="1F76BB50" w:rsidR="00564C22" w:rsidRPr="5404FA76" w:rsidDel="00B33063" w:rsidRDefault="009B1AF1" w:rsidP="00564C22">
      <w:pPr>
        <w:rPr>
          <w:del w:id="11077" w:author="Andreas Kuehne" w:date="2019-05-31T12:22:00Z"/>
        </w:rPr>
      </w:pPr>
      <w:del w:id="11078"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http://docs.oasis-open.org/dss-x/ns/base</w:delText>
        </w:r>
        <w:r w:rsidRPr="005A6FFD" w:rsidDel="00B33063">
          <w:delText>'.</w:delText>
        </w:r>
        <w:bookmarkStart w:id="11079" w:name="_Toc10198664"/>
        <w:bookmarkEnd w:id="11079"/>
      </w:del>
    </w:p>
    <w:p w14:paraId="31F8A450" w14:textId="28FCB15F" w:rsidR="00564C22" w:rsidDel="00B33063" w:rsidRDefault="00564C22" w:rsidP="00564C22">
      <w:pPr>
        <w:rPr>
          <w:del w:id="11080" w:author="Andreas Kuehne" w:date="2019-05-31T12:22:00Z"/>
        </w:rPr>
      </w:pPr>
      <w:bookmarkStart w:id="11081" w:name="_Toc10198665"/>
      <w:bookmarkEnd w:id="11081"/>
    </w:p>
    <w:p w14:paraId="2AC46DAD" w14:textId="45632434" w:rsidR="00564C22" w:rsidDel="00B33063" w:rsidRDefault="009B1AF1" w:rsidP="00564C22">
      <w:pPr>
        <w:pStyle w:val="berschrift3"/>
        <w:rPr>
          <w:del w:id="11082" w:author="Andreas Kuehne" w:date="2019-05-31T12:22:00Z"/>
        </w:rPr>
      </w:pPr>
      <w:bookmarkStart w:id="11083" w:name="_RefComp9A2799E1"/>
      <w:del w:id="11084" w:author="Andreas Kuehne" w:date="2019-05-31T12:22:00Z">
        <w:r w:rsidDel="00B33063">
          <w:delText>Component NsPrefixMapping</w:delText>
        </w:r>
        <w:bookmarkStart w:id="11085" w:name="_Toc10198666"/>
        <w:bookmarkEnd w:id="11083"/>
        <w:bookmarkEnd w:id="11085"/>
      </w:del>
    </w:p>
    <w:p w14:paraId="4CB04CCE" w14:textId="1E30AAC2" w:rsidR="00564C22" w:rsidDel="00B33063" w:rsidRDefault="001725A5" w:rsidP="00564C22">
      <w:pPr>
        <w:rPr>
          <w:del w:id="11086" w:author="Andreas Kuehne" w:date="2019-05-31T12:22:00Z"/>
        </w:rPr>
      </w:pPr>
      <w:del w:id="11087" w:author="Andreas Kuehne" w:date="2019-05-31T12:22:00Z">
        <w:r w:rsidRPr="003A06D0" w:rsidDel="00B33063">
          <w:delText xml:space="preserve">The </w:delText>
        </w:r>
        <w:r w:rsidRPr="003A06D0" w:rsidDel="00B33063">
          <w:rPr>
            <w:rFonts w:ascii="Courier New" w:eastAsia="Courier New" w:hAnsi="Courier New" w:cs="Courier New"/>
            <w:lang w:val="en-GB"/>
          </w:rPr>
          <w:delText>NsPrefixMapping</w:delText>
        </w:r>
        <w:r w:rsidRPr="003A06D0" w:rsidDel="00B33063">
          <w:delText xml:space="preserve"> component defines the mapping of namespace URIs to namespace prefixes. This is required to evaluate XPath expression when using transport syntaxes that don’t support namespace. </w:delText>
        </w:r>
        <w:bookmarkStart w:id="11088" w:name="_Toc10198667"/>
        <w:bookmarkEnd w:id="11088"/>
      </w:del>
    </w:p>
    <w:p w14:paraId="227F5534" w14:textId="24FFE58E" w:rsidR="00564C22" w:rsidDel="00B33063" w:rsidRDefault="009B1AF1" w:rsidP="00564C22">
      <w:pPr>
        <w:rPr>
          <w:del w:id="11089" w:author="Andreas Kuehne" w:date="2019-05-31T12:22:00Z"/>
        </w:rPr>
      </w:pPr>
      <w:del w:id="11090" w:author="Andreas Kuehne" w:date="2019-05-31T12:22:00Z">
        <w:r w:rsidDel="00B33063">
          <w:delText>Below follows a list of the sub-components that constitute this component:</w:delText>
        </w:r>
        <w:bookmarkStart w:id="11091" w:name="_Toc10198668"/>
        <w:bookmarkEnd w:id="11091"/>
      </w:del>
    </w:p>
    <w:p w14:paraId="09F4619E" w14:textId="62D2987D" w:rsidR="00564C22" w:rsidDel="00B33063" w:rsidRDefault="009B1AF1" w:rsidP="00564C22">
      <w:pPr>
        <w:pStyle w:val="Member"/>
        <w:rPr>
          <w:del w:id="11092" w:author="Andreas Kuehne" w:date="2019-05-31T12:22:00Z"/>
        </w:rPr>
      </w:pPr>
      <w:del w:id="11093" w:author="Andreas Kuehne" w:date="2019-05-31T12:22:00Z">
        <w:r w:rsidDel="00B33063">
          <w:delText xml:space="preserve">The </w:delText>
        </w:r>
        <w:r w:rsidRPr="35C1378D" w:rsidDel="00B33063">
          <w:rPr>
            <w:rStyle w:val="Datatype"/>
          </w:rPr>
          <w:delText>NamespaceURI</w:delText>
        </w:r>
        <w:r w:rsidDel="00B33063">
          <w:delText xml:space="preserve"> element MUST contain one instance of a URI. </w:delText>
        </w:r>
        <w:bookmarkStart w:id="11094" w:name="_Toc10198669"/>
        <w:bookmarkEnd w:id="11094"/>
      </w:del>
    </w:p>
    <w:p w14:paraId="7F51A6F0" w14:textId="0029853A" w:rsidR="00564C22" w:rsidDel="00B33063" w:rsidRDefault="009B1AF1" w:rsidP="00564C22">
      <w:pPr>
        <w:pStyle w:val="Member"/>
        <w:rPr>
          <w:del w:id="11095" w:author="Andreas Kuehne" w:date="2019-05-31T12:22:00Z"/>
        </w:rPr>
      </w:pPr>
      <w:del w:id="11096" w:author="Andreas Kuehne" w:date="2019-05-31T12:22:00Z">
        <w:r w:rsidDel="00B33063">
          <w:delText xml:space="preserve">The </w:delText>
        </w:r>
        <w:r w:rsidRPr="35C1378D" w:rsidDel="00B33063">
          <w:rPr>
            <w:rStyle w:val="Datatype"/>
          </w:rPr>
          <w:delText>NamespacePrefix</w:delText>
        </w:r>
        <w:r w:rsidDel="00B33063">
          <w:delText xml:space="preserve"> element MUST contain one instance of a string. </w:delText>
        </w:r>
        <w:bookmarkStart w:id="11097" w:name="_Toc10198670"/>
        <w:bookmarkEnd w:id="11097"/>
      </w:del>
    </w:p>
    <w:p w14:paraId="7A7E3C65" w14:textId="2360F853" w:rsidR="00564C22" w:rsidDel="00B33063" w:rsidRDefault="009B1AF1" w:rsidP="00564C22">
      <w:pPr>
        <w:pStyle w:val="berschrift4"/>
        <w:rPr>
          <w:del w:id="11098" w:author="Andreas Kuehne" w:date="2019-05-31T12:22:00Z"/>
        </w:rPr>
      </w:pPr>
      <w:del w:id="11099" w:author="Andreas Kuehne" w:date="2019-05-31T12:22:00Z">
        <w:r w:rsidDel="00B33063">
          <w:delText>NsPrefixMapping – JSON Syntax</w:delText>
        </w:r>
        <w:bookmarkStart w:id="11100" w:name="_Toc10198671"/>
        <w:bookmarkEnd w:id="11100"/>
      </w:del>
    </w:p>
    <w:p w14:paraId="57DFEE98" w14:textId="20CA3B51" w:rsidR="00564C22" w:rsidRPr="0248A3D1" w:rsidDel="00B33063" w:rsidRDefault="009B1AF1" w:rsidP="00564C22">
      <w:pPr>
        <w:rPr>
          <w:del w:id="11101" w:author="Andreas Kuehne" w:date="2019-05-31T12:22:00Z"/>
        </w:rPr>
      </w:pPr>
      <w:del w:id="1110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NsPrefixMapping</w:delText>
        </w:r>
        <w:r w:rsidDel="00B33063">
          <w:delText xml:space="preserve"> component.</w:delText>
        </w:r>
        <w:bookmarkStart w:id="11103" w:name="_Toc10198672"/>
        <w:bookmarkEnd w:id="11103"/>
      </w:del>
    </w:p>
    <w:p w14:paraId="44D11975" w14:textId="406027E5" w:rsidR="00564C22" w:rsidRPr="C2430093" w:rsidDel="00B33063" w:rsidRDefault="009B1AF1" w:rsidP="00564C22">
      <w:pPr>
        <w:spacing w:line="259" w:lineRule="auto"/>
        <w:rPr>
          <w:del w:id="11104" w:author="Andreas Kuehne" w:date="2019-05-31T12:22:00Z"/>
          <w:rFonts w:eastAsia="Arial" w:cs="Arial"/>
          <w:sz w:val="22"/>
          <w:szCs w:val="22"/>
        </w:rPr>
      </w:pPr>
      <w:del w:id="1110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NsPrefixMapping</w:delText>
        </w:r>
        <w:r w:rsidRPr="002062A5" w:rsidDel="00B33063">
          <w:rPr>
            <w:rFonts w:eastAsia="Arial" w:cs="Arial"/>
            <w:sz w:val="22"/>
            <w:szCs w:val="22"/>
          </w:rPr>
          <w:delText xml:space="preserve"> using JSON-specific names mapped as shown in the table below.</w:delText>
        </w:r>
        <w:bookmarkStart w:id="11106" w:name="_Toc10198673"/>
        <w:bookmarkEnd w:id="11106"/>
      </w:del>
    </w:p>
    <w:tbl>
      <w:tblPr>
        <w:tblStyle w:val="Gitternetztabelle1hell1"/>
        <w:tblW w:w="0" w:type="auto"/>
        <w:tblLook w:val="04A0" w:firstRow="1" w:lastRow="0" w:firstColumn="1" w:lastColumn="0" w:noHBand="0" w:noVBand="1"/>
      </w:tblPr>
      <w:tblGrid>
        <w:gridCol w:w="4675"/>
        <w:gridCol w:w="4675"/>
      </w:tblGrid>
      <w:tr w:rsidR="00564C22" w:rsidDel="00B33063" w14:paraId="272D6D62" w14:textId="3762D42C" w:rsidTr="00564C22">
        <w:trPr>
          <w:cnfStyle w:val="100000000000" w:firstRow="1" w:lastRow="0" w:firstColumn="0" w:lastColumn="0" w:oddVBand="0" w:evenVBand="0" w:oddHBand="0" w:evenHBand="0" w:firstRowFirstColumn="0" w:firstRowLastColumn="0" w:lastRowFirstColumn="0" w:lastRowLastColumn="0"/>
          <w:del w:id="111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CA67FC" w14:textId="1ED62BD2" w:rsidR="00564C22" w:rsidDel="00B33063" w:rsidRDefault="009B1AF1" w:rsidP="00564C22">
            <w:pPr>
              <w:pStyle w:val="Beschriftung"/>
              <w:rPr>
                <w:del w:id="11108" w:author="Andreas Kuehne" w:date="2019-05-31T12:22:00Z"/>
              </w:rPr>
            </w:pPr>
            <w:del w:id="11109" w:author="Andreas Kuehne" w:date="2019-05-31T12:22:00Z">
              <w:r w:rsidDel="00B33063">
                <w:delText>Element</w:delText>
              </w:r>
              <w:bookmarkStart w:id="11110" w:name="_Toc10198674"/>
              <w:bookmarkEnd w:id="11110"/>
            </w:del>
          </w:p>
        </w:tc>
        <w:tc>
          <w:tcPr>
            <w:tcW w:w="4675" w:type="dxa"/>
          </w:tcPr>
          <w:p w14:paraId="0403F728" w14:textId="71F74D7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111" w:author="Andreas Kuehne" w:date="2019-05-31T12:22:00Z"/>
              </w:rPr>
            </w:pPr>
            <w:del w:id="11112" w:author="Andreas Kuehne" w:date="2019-05-31T12:22:00Z">
              <w:r w:rsidDel="00B33063">
                <w:delText>Implementing JSON member name</w:delText>
              </w:r>
              <w:bookmarkStart w:id="11113" w:name="_Toc10198675"/>
              <w:bookmarkEnd w:id="11113"/>
            </w:del>
          </w:p>
        </w:tc>
        <w:bookmarkStart w:id="11114" w:name="_Toc10198676"/>
        <w:bookmarkEnd w:id="11114"/>
      </w:tr>
      <w:tr w:rsidR="00564C22" w:rsidDel="00B33063" w14:paraId="185D7DA8" w14:textId="5F40617E" w:rsidTr="00564C22">
        <w:trPr>
          <w:del w:id="111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CA16C1" w14:textId="73BFEA14" w:rsidR="00564C22" w:rsidRPr="002062A5" w:rsidDel="00B33063" w:rsidRDefault="009B1AF1" w:rsidP="00564C22">
            <w:pPr>
              <w:pStyle w:val="Beschriftung"/>
              <w:rPr>
                <w:del w:id="11116" w:author="Andreas Kuehne" w:date="2019-05-31T12:22:00Z"/>
                <w:rStyle w:val="Datatype"/>
                <w:b w:val="0"/>
                <w:bCs w:val="0"/>
              </w:rPr>
            </w:pPr>
            <w:del w:id="11117" w:author="Andreas Kuehne" w:date="2019-05-31T12:22:00Z">
              <w:r w:rsidRPr="002062A5" w:rsidDel="00B33063">
                <w:rPr>
                  <w:rStyle w:val="Datatype"/>
                </w:rPr>
                <w:delText>NamespaceURI</w:delText>
              </w:r>
              <w:bookmarkStart w:id="11118" w:name="_Toc10198677"/>
              <w:bookmarkEnd w:id="11118"/>
            </w:del>
          </w:p>
        </w:tc>
        <w:tc>
          <w:tcPr>
            <w:tcW w:w="4675" w:type="dxa"/>
          </w:tcPr>
          <w:p w14:paraId="27D7AEE6" w14:textId="7710EC2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119" w:author="Andreas Kuehne" w:date="2019-05-31T12:22:00Z"/>
                <w:rStyle w:val="Datatype"/>
              </w:rPr>
            </w:pPr>
            <w:del w:id="11120" w:author="Andreas Kuehne" w:date="2019-05-31T12:22:00Z">
              <w:r w:rsidRPr="002062A5" w:rsidDel="00B33063">
                <w:rPr>
                  <w:rStyle w:val="Datatype"/>
                </w:rPr>
                <w:delText>uri</w:delText>
              </w:r>
              <w:bookmarkStart w:id="11121" w:name="_Toc10198678"/>
              <w:bookmarkEnd w:id="11121"/>
            </w:del>
          </w:p>
        </w:tc>
        <w:bookmarkStart w:id="11122" w:name="_Toc10198679"/>
        <w:bookmarkEnd w:id="11122"/>
      </w:tr>
      <w:tr w:rsidR="00564C22" w:rsidDel="00B33063" w14:paraId="09460E38" w14:textId="69719F7A" w:rsidTr="00564C22">
        <w:trPr>
          <w:del w:id="111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A502D" w14:textId="5E3152B4" w:rsidR="00564C22" w:rsidRPr="002062A5" w:rsidDel="00B33063" w:rsidRDefault="009B1AF1" w:rsidP="00564C22">
            <w:pPr>
              <w:pStyle w:val="Beschriftung"/>
              <w:rPr>
                <w:del w:id="11124" w:author="Andreas Kuehne" w:date="2019-05-31T12:22:00Z"/>
                <w:rStyle w:val="Datatype"/>
                <w:b w:val="0"/>
                <w:bCs w:val="0"/>
              </w:rPr>
            </w:pPr>
            <w:del w:id="11125" w:author="Andreas Kuehne" w:date="2019-05-31T12:22:00Z">
              <w:r w:rsidRPr="002062A5" w:rsidDel="00B33063">
                <w:rPr>
                  <w:rStyle w:val="Datatype"/>
                </w:rPr>
                <w:delText>NamespacePrefix</w:delText>
              </w:r>
              <w:bookmarkStart w:id="11126" w:name="_Toc10198680"/>
              <w:bookmarkEnd w:id="11126"/>
            </w:del>
          </w:p>
        </w:tc>
        <w:tc>
          <w:tcPr>
            <w:tcW w:w="4675" w:type="dxa"/>
          </w:tcPr>
          <w:p w14:paraId="01D2A664" w14:textId="6E846D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127" w:author="Andreas Kuehne" w:date="2019-05-31T12:22:00Z"/>
                <w:rStyle w:val="Datatype"/>
              </w:rPr>
            </w:pPr>
            <w:del w:id="11128" w:author="Andreas Kuehne" w:date="2019-05-31T12:22:00Z">
              <w:r w:rsidRPr="002062A5" w:rsidDel="00B33063">
                <w:rPr>
                  <w:rStyle w:val="Datatype"/>
                </w:rPr>
                <w:delText>pre</w:delText>
              </w:r>
              <w:bookmarkStart w:id="11129" w:name="_Toc10198681"/>
              <w:bookmarkEnd w:id="11129"/>
            </w:del>
          </w:p>
        </w:tc>
        <w:bookmarkStart w:id="11130" w:name="_Toc10198682"/>
        <w:bookmarkEnd w:id="11130"/>
      </w:tr>
    </w:tbl>
    <w:p w14:paraId="5F9C1D30" w14:textId="1A6CC503" w:rsidR="00564C22" w:rsidRPr="0202B381" w:rsidDel="00B33063" w:rsidRDefault="009B1AF1" w:rsidP="00564C22">
      <w:pPr>
        <w:rPr>
          <w:del w:id="11131" w:author="Andreas Kuehne" w:date="2019-05-31T12:22:00Z"/>
        </w:rPr>
      </w:pPr>
      <w:del w:id="1113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133" w:name="_Toc10198683"/>
        <w:bookmarkEnd w:id="11133"/>
      </w:del>
    </w:p>
    <w:p w14:paraId="031896AB" w14:textId="6206AB8E" w:rsidR="00564C22" w:rsidDel="00B33063" w:rsidRDefault="009B1AF1" w:rsidP="00564C22">
      <w:pPr>
        <w:pStyle w:val="Code"/>
        <w:spacing w:line="259" w:lineRule="auto"/>
        <w:rPr>
          <w:del w:id="11134" w:author="Andreas Kuehne" w:date="2019-05-31T12:22:00Z"/>
        </w:rPr>
      </w:pPr>
      <w:del w:id="11135" w:author="Andreas Kuehne" w:date="2019-05-31T12:22:00Z">
        <w:r w:rsidDel="00B33063">
          <w:rPr>
            <w:color w:val="31849B" w:themeColor="accent5" w:themeShade="BF"/>
          </w:rPr>
          <w:delText>"dsb-NsPrefixMappingType"</w:delText>
        </w:r>
        <w:r w:rsidDel="00B33063">
          <w:delText>: {</w:delText>
        </w:r>
        <w:bookmarkStart w:id="11136" w:name="_Toc10198684"/>
        <w:bookmarkEnd w:id="11136"/>
      </w:del>
    </w:p>
    <w:p w14:paraId="6158D950" w14:textId="52D03E10" w:rsidR="00564C22" w:rsidDel="00B33063" w:rsidRDefault="009B1AF1" w:rsidP="00564C22">
      <w:pPr>
        <w:pStyle w:val="Code"/>
        <w:spacing w:line="259" w:lineRule="auto"/>
        <w:rPr>
          <w:del w:id="11137" w:author="Andreas Kuehne" w:date="2019-05-31T12:22:00Z"/>
        </w:rPr>
      </w:pPr>
      <w:del w:id="111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139" w:name="_Toc10198685"/>
        <w:bookmarkEnd w:id="11139"/>
      </w:del>
    </w:p>
    <w:p w14:paraId="2895BEF0" w14:textId="3136E394" w:rsidR="00564C22" w:rsidDel="00B33063" w:rsidRDefault="009B1AF1" w:rsidP="00564C22">
      <w:pPr>
        <w:pStyle w:val="Code"/>
        <w:spacing w:line="259" w:lineRule="auto"/>
        <w:rPr>
          <w:del w:id="11140" w:author="Andreas Kuehne" w:date="2019-05-31T12:22:00Z"/>
        </w:rPr>
      </w:pPr>
      <w:del w:id="11141" w:author="Andreas Kuehne" w:date="2019-05-31T12:22:00Z">
        <w:r w:rsidDel="00B33063">
          <w:rPr>
            <w:color w:val="31849B" w:themeColor="accent5" w:themeShade="BF"/>
          </w:rPr>
          <w:delText xml:space="preserve">  "properties"</w:delText>
        </w:r>
        <w:r w:rsidDel="00B33063">
          <w:delText>: {</w:delText>
        </w:r>
        <w:bookmarkStart w:id="11142" w:name="_Toc10198686"/>
        <w:bookmarkEnd w:id="11142"/>
      </w:del>
    </w:p>
    <w:p w14:paraId="13CAC4BF" w14:textId="44C6E4C5" w:rsidR="00564C22" w:rsidDel="00B33063" w:rsidRDefault="009B1AF1" w:rsidP="00564C22">
      <w:pPr>
        <w:pStyle w:val="Code"/>
        <w:spacing w:line="259" w:lineRule="auto"/>
        <w:rPr>
          <w:del w:id="11143" w:author="Andreas Kuehne" w:date="2019-05-31T12:22:00Z"/>
        </w:rPr>
      </w:pPr>
      <w:del w:id="11144" w:author="Andreas Kuehne" w:date="2019-05-31T12:22:00Z">
        <w:r w:rsidDel="00B33063">
          <w:rPr>
            <w:color w:val="31849B" w:themeColor="accent5" w:themeShade="BF"/>
          </w:rPr>
          <w:delText xml:space="preserve">    "uri"</w:delText>
        </w:r>
        <w:r w:rsidDel="00B33063">
          <w:delText>: {</w:delText>
        </w:r>
        <w:bookmarkStart w:id="11145" w:name="_Toc10198687"/>
        <w:bookmarkEnd w:id="11145"/>
      </w:del>
    </w:p>
    <w:p w14:paraId="64EA98C5" w14:textId="653CFFE9" w:rsidR="00564C22" w:rsidDel="00B33063" w:rsidRDefault="009B1AF1" w:rsidP="00564C22">
      <w:pPr>
        <w:pStyle w:val="Code"/>
        <w:spacing w:line="259" w:lineRule="auto"/>
        <w:rPr>
          <w:del w:id="11146" w:author="Andreas Kuehne" w:date="2019-05-31T12:22:00Z"/>
        </w:rPr>
      </w:pPr>
      <w:del w:id="111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148" w:name="_Toc10198688"/>
        <w:bookmarkEnd w:id="11148"/>
      </w:del>
    </w:p>
    <w:p w14:paraId="16F39F0D" w14:textId="5C846601" w:rsidR="00564C22" w:rsidDel="00B33063" w:rsidRDefault="009B1AF1" w:rsidP="00564C22">
      <w:pPr>
        <w:pStyle w:val="Code"/>
        <w:spacing w:line="259" w:lineRule="auto"/>
        <w:rPr>
          <w:del w:id="11149" w:author="Andreas Kuehne" w:date="2019-05-31T12:22:00Z"/>
        </w:rPr>
      </w:pPr>
      <w:del w:id="11150" w:author="Andreas Kuehne" w:date="2019-05-31T12:22:00Z">
        <w:r w:rsidDel="00B33063">
          <w:delText xml:space="preserve">    },</w:delText>
        </w:r>
        <w:bookmarkStart w:id="11151" w:name="_Toc10198689"/>
        <w:bookmarkEnd w:id="11151"/>
      </w:del>
    </w:p>
    <w:p w14:paraId="1B297544" w14:textId="0EFA09A8" w:rsidR="00564C22" w:rsidDel="00B33063" w:rsidRDefault="009B1AF1" w:rsidP="00564C22">
      <w:pPr>
        <w:pStyle w:val="Code"/>
        <w:spacing w:line="259" w:lineRule="auto"/>
        <w:rPr>
          <w:del w:id="11152" w:author="Andreas Kuehne" w:date="2019-05-31T12:22:00Z"/>
        </w:rPr>
      </w:pPr>
      <w:del w:id="11153" w:author="Andreas Kuehne" w:date="2019-05-31T12:22:00Z">
        <w:r w:rsidDel="00B33063">
          <w:rPr>
            <w:color w:val="31849B" w:themeColor="accent5" w:themeShade="BF"/>
          </w:rPr>
          <w:delText xml:space="preserve">    "pre"</w:delText>
        </w:r>
        <w:r w:rsidDel="00B33063">
          <w:delText>: {</w:delText>
        </w:r>
        <w:bookmarkStart w:id="11154" w:name="_Toc10198690"/>
        <w:bookmarkEnd w:id="11154"/>
      </w:del>
    </w:p>
    <w:p w14:paraId="20846661" w14:textId="2DD1E114" w:rsidR="00564C22" w:rsidDel="00B33063" w:rsidRDefault="009B1AF1" w:rsidP="00564C22">
      <w:pPr>
        <w:pStyle w:val="Code"/>
        <w:spacing w:line="259" w:lineRule="auto"/>
        <w:rPr>
          <w:del w:id="11155" w:author="Andreas Kuehne" w:date="2019-05-31T12:22:00Z"/>
        </w:rPr>
      </w:pPr>
      <w:del w:id="111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157" w:name="_Toc10198691"/>
        <w:bookmarkEnd w:id="11157"/>
      </w:del>
    </w:p>
    <w:p w14:paraId="12586551" w14:textId="10F5F4C6" w:rsidR="00564C22" w:rsidDel="00B33063" w:rsidRDefault="009B1AF1" w:rsidP="00564C22">
      <w:pPr>
        <w:pStyle w:val="Code"/>
        <w:spacing w:line="259" w:lineRule="auto"/>
        <w:rPr>
          <w:del w:id="11158" w:author="Andreas Kuehne" w:date="2019-05-31T12:22:00Z"/>
        </w:rPr>
      </w:pPr>
      <w:del w:id="11159" w:author="Andreas Kuehne" w:date="2019-05-31T12:22:00Z">
        <w:r w:rsidDel="00B33063">
          <w:delText xml:space="preserve">    }</w:delText>
        </w:r>
        <w:bookmarkStart w:id="11160" w:name="_Toc10198692"/>
        <w:bookmarkEnd w:id="11160"/>
      </w:del>
    </w:p>
    <w:p w14:paraId="6433923D" w14:textId="392B784D" w:rsidR="00564C22" w:rsidDel="00B33063" w:rsidRDefault="009B1AF1" w:rsidP="00564C22">
      <w:pPr>
        <w:pStyle w:val="Code"/>
        <w:spacing w:line="259" w:lineRule="auto"/>
        <w:rPr>
          <w:del w:id="11161" w:author="Andreas Kuehne" w:date="2019-05-31T12:22:00Z"/>
        </w:rPr>
      </w:pPr>
      <w:del w:id="11162" w:author="Andreas Kuehne" w:date="2019-05-31T12:22:00Z">
        <w:r w:rsidDel="00B33063">
          <w:delText xml:space="preserve">  },</w:delText>
        </w:r>
        <w:bookmarkStart w:id="11163" w:name="_Toc10198693"/>
        <w:bookmarkEnd w:id="11163"/>
      </w:del>
    </w:p>
    <w:p w14:paraId="297E28BF" w14:textId="50E54AF7" w:rsidR="00564C22" w:rsidDel="00B33063" w:rsidRDefault="009B1AF1" w:rsidP="00564C22">
      <w:pPr>
        <w:pStyle w:val="Code"/>
        <w:spacing w:line="259" w:lineRule="auto"/>
        <w:rPr>
          <w:del w:id="11164" w:author="Andreas Kuehne" w:date="2019-05-31T12:22:00Z"/>
        </w:rPr>
      </w:pPr>
      <w:del w:id="1116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"uri", "pre"</w:delText>
        </w:r>
        <w:r w:rsidDel="00B33063">
          <w:delText>]</w:delText>
        </w:r>
        <w:bookmarkStart w:id="11166" w:name="_Toc10198694"/>
        <w:bookmarkEnd w:id="11166"/>
      </w:del>
    </w:p>
    <w:p w14:paraId="67EDE128" w14:textId="675D7730" w:rsidR="00564C22" w:rsidDel="00B33063" w:rsidRDefault="009B1AF1" w:rsidP="00564C22">
      <w:pPr>
        <w:pStyle w:val="Code"/>
        <w:spacing w:line="259" w:lineRule="auto"/>
        <w:rPr>
          <w:del w:id="11167" w:author="Andreas Kuehne" w:date="2019-05-31T12:22:00Z"/>
        </w:rPr>
      </w:pPr>
      <w:del w:id="11168" w:author="Andreas Kuehne" w:date="2019-05-31T12:22:00Z">
        <w:r w:rsidDel="00B33063">
          <w:delText>}</w:delText>
        </w:r>
        <w:bookmarkStart w:id="11169" w:name="_Toc10198695"/>
        <w:bookmarkEnd w:id="11169"/>
      </w:del>
    </w:p>
    <w:p w14:paraId="2BE39718" w14:textId="07B25EB5" w:rsidR="00564C22" w:rsidDel="00B33063" w:rsidRDefault="00564C22" w:rsidP="00564C22">
      <w:pPr>
        <w:rPr>
          <w:del w:id="11170" w:author="Andreas Kuehne" w:date="2019-05-31T12:22:00Z"/>
        </w:rPr>
      </w:pPr>
      <w:bookmarkStart w:id="11171" w:name="_Toc10198696"/>
      <w:bookmarkEnd w:id="11171"/>
    </w:p>
    <w:p w14:paraId="55284C35" w14:textId="3E53FDFA" w:rsidR="00564C22" w:rsidDel="00B33063" w:rsidRDefault="009B1AF1" w:rsidP="00564C22">
      <w:pPr>
        <w:pStyle w:val="berschrift4"/>
        <w:rPr>
          <w:del w:id="11172" w:author="Andreas Kuehne" w:date="2019-05-31T12:22:00Z"/>
        </w:rPr>
      </w:pPr>
      <w:del w:id="11173" w:author="Andreas Kuehne" w:date="2019-05-31T12:22:00Z">
        <w:r w:rsidDel="00B33063">
          <w:delText>NsPrefixMapping – XML Syntax</w:delText>
        </w:r>
        <w:bookmarkStart w:id="11174" w:name="_Toc10198697"/>
        <w:bookmarkEnd w:id="11174"/>
      </w:del>
    </w:p>
    <w:p w14:paraId="06007AF4" w14:textId="7D183053" w:rsidR="00564C22" w:rsidRPr="5404FA76" w:rsidDel="00B33063" w:rsidRDefault="009B1AF1" w:rsidP="00564C22">
      <w:pPr>
        <w:rPr>
          <w:del w:id="11175" w:author="Andreas Kuehne" w:date="2019-05-31T12:22:00Z"/>
        </w:rPr>
      </w:pPr>
      <w:del w:id="11176" w:author="Andreas Kuehne" w:date="2019-05-31T12:22:00Z">
        <w:r w:rsidRPr="0CCF9147" w:rsidDel="00B33063">
          <w:delText xml:space="preserve">The XML type </w:delText>
        </w:r>
        <w:r w:rsidRPr="002062A5" w:rsidDel="00B33063">
          <w:rPr>
            <w:rFonts w:ascii="Courier New" w:eastAsia="Courier New" w:hAnsi="Courier New" w:cs="Courier New"/>
          </w:rPr>
          <w:delText>NsPrefixMappingType</w:delText>
        </w:r>
        <w:r w:rsidRPr="0CCF9147" w:rsidDel="00B33063">
          <w:delText xml:space="preserve"> SHALL implement the requirements defined in the </w:delText>
        </w:r>
        <w:r w:rsidRPr="002062A5" w:rsidDel="00B33063">
          <w:rPr>
            <w:rFonts w:ascii="Courier New" w:eastAsia="Courier New" w:hAnsi="Courier New" w:cs="Courier New"/>
          </w:rPr>
          <w:delText>NsPrefixMapping</w:delText>
        </w:r>
        <w:r w:rsidDel="00B33063">
          <w:delText xml:space="preserve"> </w:delText>
        </w:r>
        <w:r w:rsidRPr="005A6FFD" w:rsidDel="00B33063">
          <w:delText>component.</w:delText>
        </w:r>
        <w:bookmarkStart w:id="11177" w:name="_Toc10198698"/>
        <w:bookmarkEnd w:id="11177"/>
      </w:del>
    </w:p>
    <w:p w14:paraId="5B79931E" w14:textId="26704CAE" w:rsidR="00564C22" w:rsidDel="00B33063" w:rsidRDefault="009B1AF1" w:rsidP="00564C22">
      <w:pPr>
        <w:rPr>
          <w:del w:id="11178" w:author="Andreas Kuehne" w:date="2019-05-31T12:22:00Z"/>
        </w:rPr>
      </w:pPr>
      <w:del w:id="1117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NsPrefixMappingType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180" w:name="_Toc10198699"/>
        <w:bookmarkEnd w:id="11180"/>
      </w:del>
    </w:p>
    <w:p w14:paraId="620DD3BE" w14:textId="539362D0" w:rsidR="00564C22" w:rsidDel="00B33063" w:rsidRDefault="009B1AF1" w:rsidP="00564C22">
      <w:pPr>
        <w:pStyle w:val="Code"/>
        <w:rPr>
          <w:del w:id="11181" w:author="Andreas Kuehne" w:date="2019-05-31T12:22:00Z"/>
        </w:rPr>
      </w:pPr>
      <w:del w:id="1118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NsPrefixMappingType</w:delText>
        </w:r>
        <w:r w:rsidDel="00B33063">
          <w:rPr>
            <w:color w:val="943634" w:themeColor="accent2" w:themeShade="BF"/>
          </w:rPr>
          <w:delText>"</w:delText>
        </w:r>
        <w:r w:rsidDel="00B33063">
          <w:rPr>
            <w:color w:val="31849B" w:themeColor="accent5" w:themeShade="BF"/>
          </w:rPr>
          <w:delText>&gt;</w:delText>
        </w:r>
        <w:bookmarkStart w:id="11183" w:name="_Toc10198700"/>
        <w:bookmarkEnd w:id="11183"/>
      </w:del>
    </w:p>
    <w:p w14:paraId="478104CD" w14:textId="11A484AB" w:rsidR="00564C22" w:rsidDel="00B33063" w:rsidRDefault="009B1AF1" w:rsidP="00564C22">
      <w:pPr>
        <w:pStyle w:val="Code"/>
        <w:rPr>
          <w:del w:id="11184" w:author="Andreas Kuehne" w:date="2019-05-31T12:22:00Z"/>
        </w:rPr>
      </w:pPr>
      <w:del w:id="11185" w:author="Andreas Kuehne" w:date="2019-05-31T12:22:00Z">
        <w:r w:rsidDel="00B33063">
          <w:rPr>
            <w:color w:val="31849B" w:themeColor="accent5" w:themeShade="BF"/>
          </w:rPr>
          <w:delText xml:space="preserve">  &lt;xs:sequence&gt;</w:delText>
        </w:r>
        <w:bookmarkStart w:id="11186" w:name="_Toc10198701"/>
        <w:bookmarkEnd w:id="11186"/>
      </w:del>
    </w:p>
    <w:p w14:paraId="3BA21213" w14:textId="03A283C6" w:rsidR="00564C22" w:rsidDel="00B33063" w:rsidRDefault="009B1AF1" w:rsidP="00564C22">
      <w:pPr>
        <w:pStyle w:val="Code"/>
        <w:rPr>
          <w:del w:id="11187" w:author="Andreas Kuehne" w:date="2019-05-31T12:22:00Z"/>
        </w:rPr>
      </w:pPr>
      <w:del w:id="1118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1189" w:name="_Toc10198702"/>
        <w:bookmarkEnd w:id="11189"/>
      </w:del>
    </w:p>
    <w:p w14:paraId="539C486E" w14:textId="663288CD" w:rsidR="00564C22" w:rsidDel="00B33063" w:rsidRDefault="009B1AF1" w:rsidP="00564C22">
      <w:pPr>
        <w:pStyle w:val="Code"/>
        <w:rPr>
          <w:del w:id="11190" w:author="Andreas Kuehne" w:date="2019-05-31T12:22:00Z"/>
        </w:rPr>
      </w:pPr>
      <w:del w:id="111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NamespacePrefix</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192" w:name="_Toc10198703"/>
        <w:bookmarkEnd w:id="11192"/>
      </w:del>
    </w:p>
    <w:p w14:paraId="2D938286" w14:textId="77CFC829" w:rsidR="00564C22" w:rsidDel="00B33063" w:rsidRDefault="009B1AF1" w:rsidP="00564C22">
      <w:pPr>
        <w:pStyle w:val="Code"/>
        <w:rPr>
          <w:del w:id="11193" w:author="Andreas Kuehne" w:date="2019-05-31T12:22:00Z"/>
        </w:rPr>
      </w:pPr>
      <w:del w:id="11194" w:author="Andreas Kuehne" w:date="2019-05-31T12:22:00Z">
        <w:r w:rsidDel="00B33063">
          <w:rPr>
            <w:color w:val="31849B" w:themeColor="accent5" w:themeShade="BF"/>
          </w:rPr>
          <w:delText xml:space="preserve">  &lt;/xs:sequence&gt;</w:delText>
        </w:r>
        <w:bookmarkStart w:id="11195" w:name="_Toc10198704"/>
        <w:bookmarkEnd w:id="11195"/>
      </w:del>
    </w:p>
    <w:p w14:paraId="0F030B00" w14:textId="76E225C3" w:rsidR="00564C22" w:rsidDel="00B33063" w:rsidRDefault="009B1AF1" w:rsidP="00564C22">
      <w:pPr>
        <w:pStyle w:val="Code"/>
        <w:rPr>
          <w:del w:id="11196" w:author="Andreas Kuehne" w:date="2019-05-31T12:22:00Z"/>
        </w:rPr>
      </w:pPr>
      <w:del w:id="11197" w:author="Andreas Kuehne" w:date="2019-05-31T12:22:00Z">
        <w:r w:rsidDel="00B33063">
          <w:rPr>
            <w:color w:val="31849B" w:themeColor="accent5" w:themeShade="BF"/>
          </w:rPr>
          <w:delText>&lt;/xs:complexType&gt;</w:delText>
        </w:r>
        <w:bookmarkStart w:id="11198" w:name="_Toc10198705"/>
        <w:bookmarkEnd w:id="11198"/>
      </w:del>
    </w:p>
    <w:p w14:paraId="02C9BAF2" w14:textId="2FC3AA7F" w:rsidR="00564C22" w:rsidDel="00B33063" w:rsidRDefault="009B1AF1" w:rsidP="00564C22">
      <w:pPr>
        <w:spacing w:line="259" w:lineRule="auto"/>
        <w:rPr>
          <w:del w:id="11199" w:author="Andreas Kuehne" w:date="2019-05-31T12:22:00Z"/>
        </w:rPr>
      </w:pPr>
      <w:del w:id="1120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NsPrefixMappingType</w:delText>
        </w:r>
        <w:r w:rsidRPr="71C71F8C" w:rsidDel="00B33063">
          <w:delText xml:space="preserve"> </w:delText>
        </w:r>
        <w:r w:rsidDel="00B33063">
          <w:delText xml:space="preserve">XML element SHALL implement in XML syntax the sub-component that has a name equal to its local name. </w:delText>
        </w:r>
        <w:bookmarkStart w:id="11201" w:name="_Toc10198706"/>
        <w:bookmarkEnd w:id="11201"/>
      </w:del>
    </w:p>
    <w:p w14:paraId="10159562" w14:textId="7C71FDF0" w:rsidR="00564C22" w:rsidDel="00B33063" w:rsidRDefault="009B1AF1" w:rsidP="00564C22">
      <w:pPr>
        <w:pStyle w:val="berschrift3"/>
        <w:rPr>
          <w:del w:id="11202" w:author="Andreas Kuehne" w:date="2019-05-31T12:22:00Z"/>
        </w:rPr>
      </w:pPr>
      <w:bookmarkStart w:id="11203" w:name="_RefComp2CFDDCC6"/>
      <w:del w:id="11204" w:author="Andreas Kuehne" w:date="2019-05-31T12:22:00Z">
        <w:r w:rsidDel="00B33063">
          <w:delText>Component Any</w:delText>
        </w:r>
        <w:bookmarkStart w:id="11205" w:name="_Toc10198707"/>
        <w:bookmarkEnd w:id="11203"/>
        <w:bookmarkEnd w:id="11205"/>
      </w:del>
    </w:p>
    <w:p w14:paraId="27107E50" w14:textId="0BCB682F" w:rsidR="00564C22" w:rsidDel="00B33063" w:rsidRDefault="001725A5" w:rsidP="00564C22">
      <w:pPr>
        <w:rPr>
          <w:del w:id="11206" w:author="Andreas Kuehne" w:date="2019-05-31T12:22:00Z"/>
        </w:rPr>
      </w:pPr>
      <w:del w:id="11207" w:author="Andreas Kuehne" w:date="2019-05-31T12:22:00Z">
        <w:r w:rsidRPr="003A06D0" w:rsidDel="00B33063">
          <w:delText>This element MAY hold a set of base64 encoded arbitrary data. To help the processing of the data it may be qualified by the mime type element.</w:delText>
        </w:r>
        <w:bookmarkStart w:id="11208" w:name="_Toc10198708"/>
        <w:bookmarkEnd w:id="11208"/>
      </w:del>
    </w:p>
    <w:p w14:paraId="3ECA85E6" w14:textId="046ED50D" w:rsidR="00564C22" w:rsidDel="00B33063" w:rsidRDefault="009B1AF1" w:rsidP="00564C22">
      <w:pPr>
        <w:rPr>
          <w:del w:id="11209" w:author="Andreas Kuehne" w:date="2019-05-31T12:22:00Z"/>
        </w:rPr>
      </w:pPr>
      <w:del w:id="11210" w:author="Andreas Kuehne" w:date="2019-05-31T12:22:00Z">
        <w:r w:rsidDel="00B33063">
          <w:delText xml:space="preserve">This components extends the component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The inherited sub-components are not repeated here.</w:delText>
        </w:r>
        <w:bookmarkStart w:id="11211" w:name="_Toc10198709"/>
        <w:bookmarkEnd w:id="11211"/>
      </w:del>
    </w:p>
    <w:p w14:paraId="7A7FA34A" w14:textId="527144C1" w:rsidR="00564C22" w:rsidDel="00B33063" w:rsidRDefault="009B1AF1" w:rsidP="00564C22">
      <w:pPr>
        <w:rPr>
          <w:del w:id="11212" w:author="Andreas Kuehne" w:date="2019-05-31T12:22:00Z"/>
        </w:rPr>
      </w:pPr>
      <w:del w:id="11213" w:author="Andreas Kuehne" w:date="2019-05-31T12:22:00Z">
        <w:r w:rsidDel="00B33063">
          <w:delText>Below follows a list of the sub-components that constitute this component:</w:delText>
        </w:r>
        <w:bookmarkStart w:id="11214" w:name="_Toc10198710"/>
        <w:bookmarkEnd w:id="11214"/>
      </w:del>
    </w:p>
    <w:p w14:paraId="0DA84CD1" w14:textId="41E9A0E2" w:rsidR="00564C22" w:rsidDel="00B33063" w:rsidRDefault="009B1AF1" w:rsidP="00564C22">
      <w:pPr>
        <w:pStyle w:val="Non-normativeCommentHeading"/>
        <w:rPr>
          <w:del w:id="11215" w:author="Andreas Kuehne" w:date="2019-05-31T12:22:00Z"/>
        </w:rPr>
      </w:pPr>
      <w:del w:id="11216" w:author="Andreas Kuehne" w:date="2019-05-31T12:22:00Z">
        <w:r w:rsidDel="00B33063">
          <w:delText>Non-normative Comment:</w:delText>
        </w:r>
        <w:bookmarkStart w:id="11217" w:name="_Toc10198711"/>
        <w:bookmarkEnd w:id="11217"/>
      </w:del>
    </w:p>
    <w:p w14:paraId="0C979604" w14:textId="06706224" w:rsidR="00564C22" w:rsidDel="00B33063" w:rsidRDefault="001725A5" w:rsidP="00564C22">
      <w:pPr>
        <w:pStyle w:val="Non-normativeComment"/>
        <w:rPr>
          <w:del w:id="11218" w:author="Andreas Kuehne" w:date="2019-05-31T12:22:00Z"/>
        </w:rPr>
      </w:pPr>
      <w:del w:id="11219" w:author="Andreas Kuehne" w:date="2019-05-31T12:22:00Z">
        <w:r w:rsidRPr="003A06D0" w:rsidDel="00B33063">
          <w:delTex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delText>
        </w:r>
        <w:r w:rsidRPr="003A06D0" w:rsidDel="00B33063">
          <w:rPr>
            <w:rStyle w:val="Datatype"/>
            <w:lang w:val="en-GB"/>
          </w:rPr>
          <w:delText>Base64Data</w:delText>
        </w:r>
        <w:r w:rsidRPr="003A06D0" w:rsidDel="00B33063">
          <w:delText xml:space="preserve">. In this version the component </w:delText>
        </w:r>
        <w:r w:rsidRPr="003A06D0" w:rsidDel="00B33063">
          <w:rPr>
            <w:rStyle w:val="Datatype"/>
            <w:lang w:val="en-GB"/>
          </w:rPr>
          <w:delText>Any</w:delText>
        </w:r>
        <w:r w:rsidRPr="003A06D0" w:rsidDel="00B33063">
          <w:delText xml:space="preserve"> does not use additional subcomponents. </w:delText>
        </w:r>
        <w:bookmarkStart w:id="11220" w:name="_Toc10198712"/>
        <w:bookmarkEnd w:id="11220"/>
      </w:del>
    </w:p>
    <w:p w14:paraId="2E62D1C0" w14:textId="42635FB6" w:rsidR="00564C22" w:rsidDel="00B33063" w:rsidRDefault="009B1AF1" w:rsidP="00564C22">
      <w:pPr>
        <w:pStyle w:val="berschrift4"/>
        <w:rPr>
          <w:del w:id="11221" w:author="Andreas Kuehne" w:date="2019-05-31T12:22:00Z"/>
        </w:rPr>
      </w:pPr>
      <w:del w:id="11222" w:author="Andreas Kuehne" w:date="2019-05-31T12:22:00Z">
        <w:r w:rsidDel="00B33063">
          <w:delText>Any – JSON Syntax</w:delText>
        </w:r>
        <w:bookmarkStart w:id="11223" w:name="_Toc10198713"/>
        <w:bookmarkEnd w:id="11223"/>
      </w:del>
    </w:p>
    <w:p w14:paraId="2015725E" w14:textId="19BC6436" w:rsidR="00564C22" w:rsidRPr="0248A3D1" w:rsidDel="00B33063" w:rsidRDefault="009B1AF1" w:rsidP="00564C22">
      <w:pPr>
        <w:rPr>
          <w:del w:id="11224" w:author="Andreas Kuehne" w:date="2019-05-31T12:22:00Z"/>
        </w:rPr>
      </w:pPr>
      <w:del w:id="1122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Any</w:delText>
        </w:r>
        <w:r w:rsidDel="00B33063">
          <w:delText xml:space="preserve"> component.</w:delText>
        </w:r>
        <w:bookmarkStart w:id="11226" w:name="_Toc10198714"/>
        <w:bookmarkEnd w:id="11226"/>
      </w:del>
    </w:p>
    <w:p w14:paraId="71D13BCA" w14:textId="04D3D0FB" w:rsidR="00564C22" w:rsidRPr="0202B381" w:rsidDel="00B33063" w:rsidRDefault="009B1AF1" w:rsidP="00564C22">
      <w:pPr>
        <w:rPr>
          <w:del w:id="11227" w:author="Andreas Kuehne" w:date="2019-05-31T12:22:00Z"/>
        </w:rPr>
      </w:pPr>
      <w:del w:id="112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229" w:name="_Toc10198715"/>
        <w:bookmarkEnd w:id="11229"/>
      </w:del>
    </w:p>
    <w:p w14:paraId="02EFA4B4" w14:textId="1E50D722" w:rsidR="00564C22" w:rsidDel="00B33063" w:rsidRDefault="009B1AF1" w:rsidP="00564C22">
      <w:pPr>
        <w:pStyle w:val="Code"/>
        <w:spacing w:line="259" w:lineRule="auto"/>
        <w:rPr>
          <w:del w:id="11230" w:author="Andreas Kuehne" w:date="2019-05-31T12:22:00Z"/>
        </w:rPr>
      </w:pPr>
      <w:del w:id="11231" w:author="Andreas Kuehne" w:date="2019-05-31T12:22:00Z">
        <w:r w:rsidDel="00B33063">
          <w:rPr>
            <w:color w:val="31849B" w:themeColor="accent5" w:themeShade="BF"/>
          </w:rPr>
          <w:delText>"dsb-AnyType"</w:delText>
        </w:r>
        <w:r w:rsidDel="00B33063">
          <w:delText>: {</w:delText>
        </w:r>
        <w:bookmarkStart w:id="11232" w:name="_Toc10198716"/>
        <w:bookmarkEnd w:id="11232"/>
      </w:del>
    </w:p>
    <w:p w14:paraId="3E8E4BA8" w14:textId="3D265367" w:rsidR="00564C22" w:rsidDel="00B33063" w:rsidRDefault="009B1AF1" w:rsidP="00564C22">
      <w:pPr>
        <w:pStyle w:val="Code"/>
        <w:spacing w:line="259" w:lineRule="auto"/>
        <w:rPr>
          <w:del w:id="11233" w:author="Andreas Kuehne" w:date="2019-05-31T12:22:00Z"/>
        </w:rPr>
      </w:pPr>
      <w:del w:id="112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235" w:name="_Toc10198717"/>
        <w:bookmarkEnd w:id="11235"/>
      </w:del>
    </w:p>
    <w:p w14:paraId="73F943B2" w14:textId="02E24FEF" w:rsidR="00564C22" w:rsidDel="00B33063" w:rsidRDefault="009B1AF1" w:rsidP="00564C22">
      <w:pPr>
        <w:pStyle w:val="Code"/>
        <w:spacing w:line="259" w:lineRule="auto"/>
        <w:rPr>
          <w:del w:id="11236" w:author="Andreas Kuehne" w:date="2019-05-31T12:22:00Z"/>
        </w:rPr>
      </w:pPr>
      <w:del w:id="11237" w:author="Andreas Kuehne" w:date="2019-05-31T12:22:00Z">
        <w:r w:rsidDel="00B33063">
          <w:rPr>
            <w:color w:val="31849B" w:themeColor="accent5" w:themeShade="BF"/>
          </w:rPr>
          <w:delText xml:space="preserve">  "properties"</w:delText>
        </w:r>
        <w:r w:rsidDel="00B33063">
          <w:delText>: {</w:delText>
        </w:r>
        <w:bookmarkStart w:id="11238" w:name="_Toc10198718"/>
        <w:bookmarkEnd w:id="11238"/>
      </w:del>
    </w:p>
    <w:p w14:paraId="3CA70870" w14:textId="3D9F41E3" w:rsidR="00564C22" w:rsidDel="00B33063" w:rsidRDefault="009B1AF1" w:rsidP="00564C22">
      <w:pPr>
        <w:pStyle w:val="Code"/>
        <w:spacing w:line="259" w:lineRule="auto"/>
        <w:rPr>
          <w:del w:id="11239" w:author="Andreas Kuehne" w:date="2019-05-31T12:22:00Z"/>
        </w:rPr>
      </w:pPr>
      <w:del w:id="11240" w:author="Andreas Kuehne" w:date="2019-05-31T12:22:00Z">
        <w:r w:rsidDel="00B33063">
          <w:rPr>
            <w:color w:val="31849B" w:themeColor="accent5" w:themeShade="BF"/>
          </w:rPr>
          <w:delText xml:space="preserve">    "ID"</w:delText>
        </w:r>
        <w:r w:rsidDel="00B33063">
          <w:delText>: {</w:delText>
        </w:r>
        <w:bookmarkStart w:id="11241" w:name="_Toc10198719"/>
        <w:bookmarkEnd w:id="11241"/>
      </w:del>
    </w:p>
    <w:p w14:paraId="6EFB856E" w14:textId="4857F222" w:rsidR="00564C22" w:rsidDel="00B33063" w:rsidRDefault="009B1AF1" w:rsidP="00564C22">
      <w:pPr>
        <w:pStyle w:val="Code"/>
        <w:spacing w:line="259" w:lineRule="auto"/>
        <w:rPr>
          <w:del w:id="11242" w:author="Andreas Kuehne" w:date="2019-05-31T12:22:00Z"/>
        </w:rPr>
      </w:pPr>
      <w:del w:id="112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44" w:name="_Toc10198720"/>
        <w:bookmarkEnd w:id="11244"/>
      </w:del>
    </w:p>
    <w:p w14:paraId="423AB782" w14:textId="6381125E" w:rsidR="00564C22" w:rsidDel="00B33063" w:rsidRDefault="009B1AF1" w:rsidP="00564C22">
      <w:pPr>
        <w:pStyle w:val="Code"/>
        <w:spacing w:line="259" w:lineRule="auto"/>
        <w:rPr>
          <w:del w:id="11245" w:author="Andreas Kuehne" w:date="2019-05-31T12:22:00Z"/>
        </w:rPr>
      </w:pPr>
      <w:del w:id="11246" w:author="Andreas Kuehne" w:date="2019-05-31T12:22:00Z">
        <w:r w:rsidDel="00B33063">
          <w:delText xml:space="preserve">    },</w:delText>
        </w:r>
        <w:bookmarkStart w:id="11247" w:name="_Toc10198721"/>
        <w:bookmarkEnd w:id="11247"/>
      </w:del>
    </w:p>
    <w:p w14:paraId="619EDB74" w14:textId="6FD0CE56" w:rsidR="00564C22" w:rsidDel="00B33063" w:rsidRDefault="009B1AF1" w:rsidP="00564C22">
      <w:pPr>
        <w:pStyle w:val="Code"/>
        <w:spacing w:line="259" w:lineRule="auto"/>
        <w:rPr>
          <w:del w:id="11248" w:author="Andreas Kuehne" w:date="2019-05-31T12:22:00Z"/>
        </w:rPr>
      </w:pPr>
      <w:del w:id="11249" w:author="Andreas Kuehne" w:date="2019-05-31T12:22:00Z">
        <w:r w:rsidDel="00B33063">
          <w:rPr>
            <w:color w:val="31849B" w:themeColor="accent5" w:themeShade="BF"/>
          </w:rPr>
          <w:delText xml:space="preserve">    "val"</w:delText>
        </w:r>
        <w:r w:rsidDel="00B33063">
          <w:delText>: {</w:delText>
        </w:r>
        <w:bookmarkStart w:id="11250" w:name="_Toc10198722"/>
        <w:bookmarkEnd w:id="11250"/>
      </w:del>
    </w:p>
    <w:p w14:paraId="2655DA31" w14:textId="6A36A2D8" w:rsidR="00564C22" w:rsidDel="00B33063" w:rsidRDefault="009B1AF1" w:rsidP="00564C22">
      <w:pPr>
        <w:pStyle w:val="Code"/>
        <w:spacing w:line="259" w:lineRule="auto"/>
        <w:rPr>
          <w:del w:id="11251" w:author="Andreas Kuehne" w:date="2019-05-31T12:22:00Z"/>
        </w:rPr>
      </w:pPr>
      <w:del w:id="112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53" w:name="_Toc10198723"/>
        <w:bookmarkEnd w:id="11253"/>
      </w:del>
    </w:p>
    <w:p w14:paraId="46A0569A" w14:textId="4EA1F554" w:rsidR="00564C22" w:rsidDel="00B33063" w:rsidRDefault="009B1AF1" w:rsidP="00564C22">
      <w:pPr>
        <w:pStyle w:val="Code"/>
        <w:spacing w:line="259" w:lineRule="auto"/>
        <w:rPr>
          <w:del w:id="11254" w:author="Andreas Kuehne" w:date="2019-05-31T12:22:00Z"/>
        </w:rPr>
      </w:pPr>
      <w:del w:id="11255" w:author="Andreas Kuehne" w:date="2019-05-31T12:22:00Z">
        <w:r w:rsidDel="00B33063">
          <w:delText xml:space="preserve">    },</w:delText>
        </w:r>
        <w:bookmarkStart w:id="11256" w:name="_Toc10198724"/>
        <w:bookmarkEnd w:id="11256"/>
      </w:del>
    </w:p>
    <w:p w14:paraId="102732C2" w14:textId="6360205C" w:rsidR="00564C22" w:rsidDel="00B33063" w:rsidRDefault="009B1AF1" w:rsidP="00564C22">
      <w:pPr>
        <w:pStyle w:val="Code"/>
        <w:spacing w:line="259" w:lineRule="auto"/>
        <w:rPr>
          <w:del w:id="11257" w:author="Andreas Kuehne" w:date="2019-05-31T12:22:00Z"/>
        </w:rPr>
      </w:pPr>
      <w:del w:id="11258" w:author="Andreas Kuehne" w:date="2019-05-31T12:22:00Z">
        <w:r w:rsidDel="00B33063">
          <w:rPr>
            <w:color w:val="31849B" w:themeColor="accent5" w:themeShade="BF"/>
          </w:rPr>
          <w:delText xml:space="preserve">    "attRef"</w:delText>
        </w:r>
        <w:r w:rsidDel="00B33063">
          <w:delText>: {</w:delText>
        </w:r>
        <w:bookmarkStart w:id="11259" w:name="_Toc10198725"/>
        <w:bookmarkEnd w:id="11259"/>
      </w:del>
    </w:p>
    <w:p w14:paraId="4AD2E3AA" w14:textId="7F9C808D" w:rsidR="00564C22" w:rsidDel="00B33063" w:rsidRDefault="009B1AF1" w:rsidP="00564C22">
      <w:pPr>
        <w:pStyle w:val="Code"/>
        <w:spacing w:line="259" w:lineRule="auto"/>
        <w:rPr>
          <w:del w:id="11260" w:author="Andreas Kuehne" w:date="2019-05-31T12:22:00Z"/>
        </w:rPr>
      </w:pPr>
      <w:del w:id="1126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1262" w:name="_Toc10198726"/>
        <w:bookmarkEnd w:id="11262"/>
      </w:del>
    </w:p>
    <w:p w14:paraId="1774CA86" w14:textId="424E356A" w:rsidR="00564C22" w:rsidDel="00B33063" w:rsidRDefault="009B1AF1" w:rsidP="00564C22">
      <w:pPr>
        <w:pStyle w:val="Code"/>
        <w:spacing w:line="259" w:lineRule="auto"/>
        <w:rPr>
          <w:del w:id="11263" w:author="Andreas Kuehne" w:date="2019-05-31T12:22:00Z"/>
        </w:rPr>
      </w:pPr>
      <w:del w:id="11264" w:author="Andreas Kuehne" w:date="2019-05-31T12:22:00Z">
        <w:r w:rsidDel="00B33063">
          <w:delText xml:space="preserve">    },</w:delText>
        </w:r>
        <w:bookmarkStart w:id="11265" w:name="_Toc10198727"/>
        <w:bookmarkEnd w:id="11265"/>
      </w:del>
    </w:p>
    <w:p w14:paraId="768A4161" w14:textId="4904372E" w:rsidR="00564C22" w:rsidDel="00B33063" w:rsidRDefault="009B1AF1" w:rsidP="00564C22">
      <w:pPr>
        <w:pStyle w:val="Code"/>
        <w:spacing w:line="259" w:lineRule="auto"/>
        <w:rPr>
          <w:del w:id="11266" w:author="Andreas Kuehne" w:date="2019-05-31T12:22:00Z"/>
        </w:rPr>
      </w:pPr>
      <w:del w:id="11267" w:author="Andreas Kuehne" w:date="2019-05-31T12:22:00Z">
        <w:r w:rsidDel="00B33063">
          <w:rPr>
            <w:color w:val="31849B" w:themeColor="accent5" w:themeShade="BF"/>
          </w:rPr>
          <w:delText xml:space="preserve">    "transforms"</w:delText>
        </w:r>
        <w:r w:rsidDel="00B33063">
          <w:delText>: {</w:delText>
        </w:r>
        <w:bookmarkStart w:id="11268" w:name="_Toc10198728"/>
        <w:bookmarkEnd w:id="11268"/>
      </w:del>
    </w:p>
    <w:p w14:paraId="30FB2A1D" w14:textId="132E7196" w:rsidR="00564C22" w:rsidDel="00B33063" w:rsidRDefault="009B1AF1" w:rsidP="00564C22">
      <w:pPr>
        <w:pStyle w:val="Code"/>
        <w:spacing w:line="259" w:lineRule="auto"/>
        <w:rPr>
          <w:del w:id="11269" w:author="Andreas Kuehne" w:date="2019-05-31T12:22:00Z"/>
        </w:rPr>
      </w:pPr>
      <w:del w:id="1127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1271" w:name="_Toc10198729"/>
        <w:bookmarkEnd w:id="11271"/>
      </w:del>
    </w:p>
    <w:p w14:paraId="2E8B6863" w14:textId="5B95DF35" w:rsidR="00564C22" w:rsidDel="00B33063" w:rsidRDefault="009B1AF1" w:rsidP="00564C22">
      <w:pPr>
        <w:pStyle w:val="Code"/>
        <w:spacing w:line="259" w:lineRule="auto"/>
        <w:rPr>
          <w:del w:id="11272" w:author="Andreas Kuehne" w:date="2019-05-31T12:22:00Z"/>
        </w:rPr>
      </w:pPr>
      <w:del w:id="11273" w:author="Andreas Kuehne" w:date="2019-05-31T12:22:00Z">
        <w:r w:rsidDel="00B33063">
          <w:delText xml:space="preserve">    },</w:delText>
        </w:r>
        <w:bookmarkStart w:id="11274" w:name="_Toc10198730"/>
        <w:bookmarkEnd w:id="11274"/>
      </w:del>
    </w:p>
    <w:p w14:paraId="35306D3D" w14:textId="4441EBC9" w:rsidR="00564C22" w:rsidDel="00B33063" w:rsidRDefault="009B1AF1" w:rsidP="00564C22">
      <w:pPr>
        <w:pStyle w:val="Code"/>
        <w:spacing w:line="259" w:lineRule="auto"/>
        <w:rPr>
          <w:del w:id="11275" w:author="Andreas Kuehne" w:date="2019-05-31T12:22:00Z"/>
        </w:rPr>
      </w:pPr>
      <w:del w:id="11276" w:author="Andreas Kuehne" w:date="2019-05-31T12:22:00Z">
        <w:r w:rsidDel="00B33063">
          <w:rPr>
            <w:color w:val="31849B" w:themeColor="accent5" w:themeShade="BF"/>
          </w:rPr>
          <w:delText xml:space="preserve">    "mimeType"</w:delText>
        </w:r>
        <w:r w:rsidDel="00B33063">
          <w:delText>: {</w:delText>
        </w:r>
        <w:bookmarkStart w:id="11277" w:name="_Toc10198731"/>
        <w:bookmarkEnd w:id="11277"/>
      </w:del>
    </w:p>
    <w:p w14:paraId="1DDB9DBF" w14:textId="790A1232" w:rsidR="00564C22" w:rsidDel="00B33063" w:rsidRDefault="009B1AF1" w:rsidP="00564C22">
      <w:pPr>
        <w:pStyle w:val="Code"/>
        <w:spacing w:line="259" w:lineRule="auto"/>
        <w:rPr>
          <w:del w:id="11278" w:author="Andreas Kuehne" w:date="2019-05-31T12:22:00Z"/>
        </w:rPr>
      </w:pPr>
      <w:del w:id="112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80" w:name="_Toc10198732"/>
        <w:bookmarkEnd w:id="11280"/>
      </w:del>
    </w:p>
    <w:p w14:paraId="0D3F6109" w14:textId="6098854F" w:rsidR="00564C22" w:rsidDel="00B33063" w:rsidRDefault="009B1AF1" w:rsidP="00564C22">
      <w:pPr>
        <w:pStyle w:val="Code"/>
        <w:spacing w:line="259" w:lineRule="auto"/>
        <w:rPr>
          <w:del w:id="11281" w:author="Andreas Kuehne" w:date="2019-05-31T12:22:00Z"/>
        </w:rPr>
      </w:pPr>
      <w:del w:id="11282" w:author="Andreas Kuehne" w:date="2019-05-31T12:22:00Z">
        <w:r w:rsidDel="00B33063">
          <w:delText xml:space="preserve">    },</w:delText>
        </w:r>
        <w:bookmarkStart w:id="11283" w:name="_Toc10198733"/>
        <w:bookmarkEnd w:id="11283"/>
      </w:del>
    </w:p>
    <w:p w14:paraId="537A5608" w14:textId="361FC5F6" w:rsidR="00564C22" w:rsidDel="00B33063" w:rsidRDefault="009B1AF1" w:rsidP="00564C22">
      <w:pPr>
        <w:pStyle w:val="Code"/>
        <w:spacing w:line="259" w:lineRule="auto"/>
        <w:rPr>
          <w:del w:id="11284" w:author="Andreas Kuehne" w:date="2019-05-31T12:22:00Z"/>
        </w:rPr>
      </w:pPr>
      <w:del w:id="11285" w:author="Andreas Kuehne" w:date="2019-05-31T12:22:00Z">
        <w:r w:rsidDel="00B33063">
          <w:rPr>
            <w:color w:val="31849B" w:themeColor="accent5" w:themeShade="BF"/>
          </w:rPr>
          <w:delText xml:space="preserve">    "idRef"</w:delText>
        </w:r>
        <w:r w:rsidDel="00B33063">
          <w:delText>: {</w:delText>
        </w:r>
        <w:bookmarkStart w:id="11286" w:name="_Toc10198734"/>
        <w:bookmarkEnd w:id="11286"/>
      </w:del>
    </w:p>
    <w:p w14:paraId="174360DA" w14:textId="4E1B547D" w:rsidR="00564C22" w:rsidDel="00B33063" w:rsidRDefault="009B1AF1" w:rsidP="00564C22">
      <w:pPr>
        <w:pStyle w:val="Code"/>
        <w:spacing w:line="259" w:lineRule="auto"/>
        <w:rPr>
          <w:del w:id="11287" w:author="Andreas Kuehne" w:date="2019-05-31T12:22:00Z"/>
        </w:rPr>
      </w:pPr>
      <w:del w:id="112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89" w:name="_Toc10198735"/>
        <w:bookmarkEnd w:id="11289"/>
      </w:del>
    </w:p>
    <w:p w14:paraId="0EE74CE9" w14:textId="50B0CEBC" w:rsidR="00564C22" w:rsidDel="00B33063" w:rsidRDefault="009B1AF1" w:rsidP="00564C22">
      <w:pPr>
        <w:pStyle w:val="Code"/>
        <w:spacing w:line="259" w:lineRule="auto"/>
        <w:rPr>
          <w:del w:id="11290" w:author="Andreas Kuehne" w:date="2019-05-31T12:22:00Z"/>
        </w:rPr>
      </w:pPr>
      <w:del w:id="11291" w:author="Andreas Kuehne" w:date="2019-05-31T12:22:00Z">
        <w:r w:rsidDel="00B33063">
          <w:delText xml:space="preserve">    }</w:delText>
        </w:r>
        <w:bookmarkStart w:id="11292" w:name="_Toc10198736"/>
        <w:bookmarkEnd w:id="11292"/>
      </w:del>
    </w:p>
    <w:p w14:paraId="5A7E4595" w14:textId="247FFF7E" w:rsidR="00564C22" w:rsidDel="00B33063" w:rsidRDefault="009B1AF1" w:rsidP="00564C22">
      <w:pPr>
        <w:pStyle w:val="Code"/>
        <w:spacing w:line="259" w:lineRule="auto"/>
        <w:rPr>
          <w:del w:id="11293" w:author="Andreas Kuehne" w:date="2019-05-31T12:22:00Z"/>
        </w:rPr>
      </w:pPr>
      <w:del w:id="11294" w:author="Andreas Kuehne" w:date="2019-05-31T12:22:00Z">
        <w:r w:rsidDel="00B33063">
          <w:delText xml:space="preserve">  }</w:delText>
        </w:r>
        <w:bookmarkStart w:id="11295" w:name="_Toc10198737"/>
        <w:bookmarkEnd w:id="11295"/>
      </w:del>
    </w:p>
    <w:p w14:paraId="39405526" w14:textId="11B15B6C" w:rsidR="00564C22" w:rsidDel="00B33063" w:rsidRDefault="009B1AF1" w:rsidP="00564C22">
      <w:pPr>
        <w:pStyle w:val="Code"/>
        <w:spacing w:line="259" w:lineRule="auto"/>
        <w:rPr>
          <w:del w:id="11296" w:author="Andreas Kuehne" w:date="2019-05-31T12:22:00Z"/>
        </w:rPr>
      </w:pPr>
      <w:del w:id="11297" w:author="Andreas Kuehne" w:date="2019-05-31T12:22:00Z">
        <w:r w:rsidDel="00B33063">
          <w:delText>}</w:delText>
        </w:r>
        <w:bookmarkStart w:id="11298" w:name="_Toc10198738"/>
        <w:bookmarkEnd w:id="11298"/>
      </w:del>
    </w:p>
    <w:p w14:paraId="740F5B7B" w14:textId="5C0CEB6A" w:rsidR="00564C22" w:rsidDel="00B33063" w:rsidRDefault="00564C22" w:rsidP="00564C22">
      <w:pPr>
        <w:rPr>
          <w:del w:id="11299" w:author="Andreas Kuehne" w:date="2019-05-31T12:22:00Z"/>
        </w:rPr>
      </w:pPr>
      <w:bookmarkStart w:id="11300" w:name="_Toc10198739"/>
      <w:bookmarkEnd w:id="11300"/>
    </w:p>
    <w:p w14:paraId="0C35853B" w14:textId="6020F3F4" w:rsidR="00564C22" w:rsidDel="00B33063" w:rsidRDefault="009B1AF1" w:rsidP="00564C22">
      <w:pPr>
        <w:pStyle w:val="berschrift4"/>
        <w:rPr>
          <w:del w:id="11301" w:author="Andreas Kuehne" w:date="2019-05-31T12:22:00Z"/>
        </w:rPr>
      </w:pPr>
      <w:del w:id="11302" w:author="Andreas Kuehne" w:date="2019-05-31T12:22:00Z">
        <w:r w:rsidDel="00B33063">
          <w:delText>Any – XML Syntax</w:delText>
        </w:r>
        <w:bookmarkStart w:id="11303" w:name="_Toc10198740"/>
        <w:bookmarkEnd w:id="11303"/>
      </w:del>
    </w:p>
    <w:p w14:paraId="7C44F289" w14:textId="3B8862F7" w:rsidR="00564C22" w:rsidRPr="5404FA76" w:rsidDel="00B33063" w:rsidRDefault="009B1AF1" w:rsidP="00564C22">
      <w:pPr>
        <w:rPr>
          <w:del w:id="11304" w:author="Andreas Kuehne" w:date="2019-05-31T12:22:00Z"/>
        </w:rPr>
      </w:pPr>
      <w:del w:id="11305" w:author="Andreas Kuehne" w:date="2019-05-31T12:22:00Z">
        <w:r w:rsidRPr="0CCF9147" w:rsidDel="00B33063">
          <w:delText xml:space="preserve">The XML type </w:delText>
        </w:r>
        <w:r w:rsidRPr="002062A5" w:rsidDel="00B33063">
          <w:rPr>
            <w:rFonts w:ascii="Courier New" w:eastAsia="Courier New" w:hAnsi="Courier New" w:cs="Courier New"/>
          </w:rPr>
          <w:delText>AnyType</w:delText>
        </w:r>
        <w:r w:rsidRPr="0CCF9147" w:rsidDel="00B33063">
          <w:delText xml:space="preserve"> SHALL implement the requirements defined in the </w:delText>
        </w:r>
        <w:r w:rsidRPr="002062A5" w:rsidDel="00B33063">
          <w:rPr>
            <w:rFonts w:ascii="Courier New" w:eastAsia="Courier New" w:hAnsi="Courier New" w:cs="Courier New"/>
          </w:rPr>
          <w:delText>Any</w:delText>
        </w:r>
        <w:r w:rsidDel="00B33063">
          <w:delText xml:space="preserve"> </w:delText>
        </w:r>
        <w:r w:rsidRPr="005A6FFD" w:rsidDel="00B33063">
          <w:delText>component.</w:delText>
        </w:r>
        <w:bookmarkStart w:id="11306" w:name="_Toc10198741"/>
        <w:bookmarkEnd w:id="11306"/>
      </w:del>
    </w:p>
    <w:p w14:paraId="7C196442" w14:textId="1B13565D" w:rsidR="00564C22" w:rsidDel="00B33063" w:rsidRDefault="009B1AF1" w:rsidP="00564C22">
      <w:pPr>
        <w:rPr>
          <w:del w:id="11307" w:author="Andreas Kuehne" w:date="2019-05-31T12:22:00Z"/>
        </w:rPr>
      </w:pPr>
      <w:del w:id="1130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AnyType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309" w:name="_Toc10198742"/>
        <w:bookmarkEnd w:id="11309"/>
      </w:del>
    </w:p>
    <w:p w14:paraId="752826CB" w14:textId="28003E9C" w:rsidR="00564C22" w:rsidDel="00B33063" w:rsidRDefault="009B1AF1" w:rsidP="00564C22">
      <w:pPr>
        <w:pStyle w:val="Code"/>
        <w:rPr>
          <w:del w:id="11310" w:author="Andreas Kuehne" w:date="2019-05-31T12:22:00Z"/>
        </w:rPr>
      </w:pPr>
      <w:del w:id="1131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AnyType</w:delText>
        </w:r>
        <w:r w:rsidDel="00B33063">
          <w:rPr>
            <w:color w:val="943634" w:themeColor="accent2" w:themeShade="BF"/>
          </w:rPr>
          <w:delText>"</w:delText>
        </w:r>
        <w:r w:rsidDel="00B33063">
          <w:rPr>
            <w:color w:val="31849B" w:themeColor="accent5" w:themeShade="BF"/>
          </w:rPr>
          <w:delText>&gt;</w:delText>
        </w:r>
        <w:bookmarkStart w:id="11312" w:name="_Toc10198743"/>
        <w:bookmarkEnd w:id="11312"/>
      </w:del>
    </w:p>
    <w:p w14:paraId="20652C77" w14:textId="2E388625" w:rsidR="00564C22" w:rsidDel="00B33063" w:rsidRDefault="009B1AF1" w:rsidP="00564C22">
      <w:pPr>
        <w:pStyle w:val="Code"/>
        <w:rPr>
          <w:del w:id="11313" w:author="Andreas Kuehne" w:date="2019-05-31T12:22:00Z"/>
        </w:rPr>
      </w:pPr>
      <w:del w:id="11314" w:author="Andreas Kuehne" w:date="2019-05-31T12:22:00Z">
        <w:r w:rsidDel="00B33063">
          <w:rPr>
            <w:color w:val="31849B" w:themeColor="accent5" w:themeShade="BF"/>
          </w:rPr>
          <w:delText xml:space="preserve">  &lt;xs:complexContent&gt;</w:delText>
        </w:r>
        <w:bookmarkStart w:id="11315" w:name="_Toc10198744"/>
        <w:bookmarkEnd w:id="11315"/>
      </w:del>
    </w:p>
    <w:p w14:paraId="6467884D" w14:textId="19FDC662" w:rsidR="00564C22" w:rsidDel="00B33063" w:rsidRDefault="009B1AF1" w:rsidP="00564C22">
      <w:pPr>
        <w:pStyle w:val="Code"/>
        <w:rPr>
          <w:del w:id="11316" w:author="Andreas Kuehne" w:date="2019-05-31T12:22:00Z"/>
        </w:rPr>
      </w:pPr>
      <w:del w:id="1131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318" w:name="_Toc10198745"/>
        <w:bookmarkEnd w:id="11318"/>
      </w:del>
    </w:p>
    <w:p w14:paraId="72E4DF37" w14:textId="02067F3C" w:rsidR="00564C22" w:rsidDel="00B33063" w:rsidRDefault="009B1AF1" w:rsidP="00564C22">
      <w:pPr>
        <w:pStyle w:val="Code"/>
        <w:rPr>
          <w:del w:id="11319" w:author="Andreas Kuehne" w:date="2019-05-31T12:22:00Z"/>
        </w:rPr>
      </w:pPr>
      <w:del w:id="11320" w:author="Andreas Kuehne" w:date="2019-05-31T12:22:00Z">
        <w:r w:rsidDel="00B33063">
          <w:rPr>
            <w:color w:val="31849B" w:themeColor="accent5" w:themeShade="BF"/>
          </w:rPr>
          <w:delText xml:space="preserve">  &lt;/xs:complexContent&gt;</w:delText>
        </w:r>
        <w:bookmarkStart w:id="11321" w:name="_Toc10198746"/>
        <w:bookmarkEnd w:id="11321"/>
      </w:del>
    </w:p>
    <w:p w14:paraId="51543ABD" w14:textId="4E774EF7" w:rsidR="00564C22" w:rsidDel="00B33063" w:rsidRDefault="009B1AF1" w:rsidP="00564C22">
      <w:pPr>
        <w:pStyle w:val="Code"/>
        <w:rPr>
          <w:del w:id="11322" w:author="Andreas Kuehne" w:date="2019-05-31T12:22:00Z"/>
        </w:rPr>
      </w:pPr>
      <w:del w:id="11323" w:author="Andreas Kuehne" w:date="2019-05-31T12:22:00Z">
        <w:r w:rsidDel="00B33063">
          <w:rPr>
            <w:color w:val="31849B" w:themeColor="accent5" w:themeShade="BF"/>
          </w:rPr>
          <w:delText>&lt;/xs:complexType&gt;</w:delText>
        </w:r>
        <w:bookmarkStart w:id="11324" w:name="_Toc10198747"/>
        <w:bookmarkEnd w:id="11324"/>
      </w:del>
    </w:p>
    <w:p w14:paraId="275E44F2" w14:textId="12AB7D66" w:rsidR="00564C22" w:rsidDel="00B33063" w:rsidRDefault="009B1AF1" w:rsidP="00564C22">
      <w:pPr>
        <w:spacing w:line="259" w:lineRule="auto"/>
        <w:rPr>
          <w:del w:id="11325" w:author="Andreas Kuehne" w:date="2019-05-31T12:22:00Z"/>
        </w:rPr>
      </w:pPr>
      <w:del w:id="113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AnyType</w:delText>
        </w:r>
        <w:r w:rsidRPr="71C71F8C" w:rsidDel="00B33063">
          <w:delText xml:space="preserve"> </w:delText>
        </w:r>
        <w:r w:rsidDel="00B33063">
          <w:delText xml:space="preserve">XML element SHALL implement in XML syntax the sub-component that has a name equal to its local name. </w:delText>
        </w:r>
        <w:bookmarkStart w:id="11327" w:name="_Toc10198748"/>
        <w:bookmarkEnd w:id="11327"/>
      </w:del>
    </w:p>
    <w:p w14:paraId="6687BB0C" w14:textId="259E81AE" w:rsidR="00564C22" w:rsidDel="00B33063" w:rsidRDefault="009B1AF1" w:rsidP="00564C22">
      <w:pPr>
        <w:pStyle w:val="berschrift3"/>
        <w:rPr>
          <w:del w:id="11328" w:author="Andreas Kuehne" w:date="2019-05-31T12:22:00Z"/>
        </w:rPr>
      </w:pPr>
      <w:bookmarkStart w:id="11329" w:name="_RefComp73C343FC"/>
      <w:del w:id="11330" w:author="Andreas Kuehne" w:date="2019-05-31T12:22:00Z">
        <w:r w:rsidDel="00B33063">
          <w:delText>Component InternationalString</w:delText>
        </w:r>
        <w:bookmarkStart w:id="11331" w:name="_Toc10198749"/>
        <w:bookmarkEnd w:id="11329"/>
        <w:bookmarkEnd w:id="11331"/>
      </w:del>
    </w:p>
    <w:p w14:paraId="001FB1FA" w14:textId="09B2CD32" w:rsidR="00564C22" w:rsidDel="00B33063" w:rsidRDefault="001725A5" w:rsidP="00564C22">
      <w:pPr>
        <w:rPr>
          <w:del w:id="11332" w:author="Andreas Kuehne" w:date="2019-05-31T12:22:00Z"/>
        </w:rPr>
      </w:pPr>
      <w:del w:id="11333" w:author="Andreas Kuehne" w:date="2019-05-31T12:22:00Z">
        <w:r w:rsidRPr="003A06D0" w:rsidDel="00B33063">
          <w:delText>This element attaches an element to a human-readable string to specify the string’s language.</w:delText>
        </w:r>
        <w:bookmarkStart w:id="11334" w:name="_Toc10198750"/>
        <w:bookmarkEnd w:id="11334"/>
      </w:del>
    </w:p>
    <w:p w14:paraId="5AFB6589" w14:textId="03B95907" w:rsidR="00564C22" w:rsidDel="00B33063" w:rsidRDefault="009B1AF1" w:rsidP="00564C22">
      <w:pPr>
        <w:rPr>
          <w:del w:id="11335" w:author="Andreas Kuehne" w:date="2019-05-31T12:22:00Z"/>
        </w:rPr>
      </w:pPr>
      <w:del w:id="11336" w:author="Andreas Kuehne" w:date="2019-05-31T12:22:00Z">
        <w:r w:rsidDel="00B33063">
          <w:delText>Below follows a list of the sub-components that constitute this component:</w:delText>
        </w:r>
        <w:bookmarkStart w:id="11337" w:name="_Toc10198751"/>
        <w:bookmarkEnd w:id="11337"/>
      </w:del>
    </w:p>
    <w:p w14:paraId="79732EEE" w14:textId="6BBA5708" w:rsidR="00564C22" w:rsidDel="00B33063" w:rsidRDefault="009B1AF1" w:rsidP="00564C22">
      <w:pPr>
        <w:pStyle w:val="Member"/>
        <w:rPr>
          <w:del w:id="11338" w:author="Andreas Kuehne" w:date="2019-05-31T12:22:00Z"/>
        </w:rPr>
      </w:pPr>
      <w:del w:id="1133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The human readable string. In non-XML representations the value element contains the textual content.</w:delText>
        </w:r>
        <w:bookmarkStart w:id="11340" w:name="_Toc10198752"/>
        <w:bookmarkEnd w:id="11340"/>
      </w:del>
    </w:p>
    <w:p w14:paraId="52DC59D8" w14:textId="4BB07C01" w:rsidR="00564C22" w:rsidDel="00B33063" w:rsidRDefault="009B1AF1" w:rsidP="00564C22">
      <w:pPr>
        <w:pStyle w:val="Member"/>
        <w:rPr>
          <w:del w:id="11341" w:author="Andreas Kuehne" w:date="2019-05-31T12:22:00Z"/>
        </w:rPr>
      </w:pPr>
      <w:del w:id="11342" w:author="Andreas Kuehne" w:date="2019-05-31T12:22:00Z">
        <w:r w:rsidDel="00B33063">
          <w:delText xml:space="preserve">The </w:delText>
        </w:r>
        <w:r w:rsidRPr="35C1378D" w:rsidDel="00B33063">
          <w:rPr>
            <w:rStyle w:val="Datatype"/>
          </w:rPr>
          <w:delText>lang</w:delText>
        </w:r>
        <w:r w:rsidDel="00B33063">
          <w:delText xml:space="preserve"> element MUST contain one instance of a ISO language descriptor. </w:delText>
        </w:r>
        <w:r w:rsidRPr="003A06D0" w:rsidDel="00B33063">
          <w:delText xml:space="preserve">This element identifies the language of the </w:delText>
        </w:r>
        <w:r w:rsidRPr="003A06D0" w:rsidDel="00B33063">
          <w:rPr>
            <w:rStyle w:val="Datatype"/>
            <w:lang w:val="en-GB"/>
          </w:rPr>
          <w:delText xml:space="preserve">value </w:delText>
        </w:r>
        <w:r w:rsidRPr="003A06D0" w:rsidDel="00B33063">
          <w:delText>element.</w:delText>
        </w:r>
        <w:bookmarkStart w:id="11343" w:name="_Toc10198753"/>
        <w:bookmarkEnd w:id="11343"/>
      </w:del>
    </w:p>
    <w:p w14:paraId="6A6F9732" w14:textId="1B0A6BA2" w:rsidR="00564C22" w:rsidDel="00B33063" w:rsidRDefault="009B1AF1" w:rsidP="00564C22">
      <w:pPr>
        <w:pStyle w:val="berschrift4"/>
        <w:rPr>
          <w:del w:id="11344" w:author="Andreas Kuehne" w:date="2019-05-31T12:22:00Z"/>
        </w:rPr>
      </w:pPr>
      <w:del w:id="11345" w:author="Andreas Kuehne" w:date="2019-05-31T12:22:00Z">
        <w:r w:rsidDel="00B33063">
          <w:delText>InternationalString – JSON Syntax</w:delText>
        </w:r>
        <w:bookmarkStart w:id="11346" w:name="_Toc10198754"/>
        <w:bookmarkEnd w:id="11346"/>
      </w:del>
    </w:p>
    <w:p w14:paraId="5608504D" w14:textId="3B1AE8B1" w:rsidR="00564C22" w:rsidRPr="0248A3D1" w:rsidDel="00B33063" w:rsidRDefault="009B1AF1" w:rsidP="00564C22">
      <w:pPr>
        <w:rPr>
          <w:del w:id="11347" w:author="Andreas Kuehne" w:date="2019-05-31T12:22:00Z"/>
        </w:rPr>
      </w:pPr>
      <w:del w:id="113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InternationalString</w:delText>
        </w:r>
        <w:r w:rsidDel="00B33063">
          <w:delText xml:space="preserve"> component.</w:delText>
        </w:r>
        <w:bookmarkStart w:id="11349" w:name="_Toc10198755"/>
        <w:bookmarkEnd w:id="11349"/>
      </w:del>
    </w:p>
    <w:p w14:paraId="17FD6C79" w14:textId="78C9C992" w:rsidR="00564C22" w:rsidRPr="C2430093" w:rsidDel="00B33063" w:rsidRDefault="009B1AF1" w:rsidP="00564C22">
      <w:pPr>
        <w:spacing w:line="259" w:lineRule="auto"/>
        <w:rPr>
          <w:del w:id="11350" w:author="Andreas Kuehne" w:date="2019-05-31T12:22:00Z"/>
          <w:rFonts w:eastAsia="Arial" w:cs="Arial"/>
          <w:sz w:val="22"/>
          <w:szCs w:val="22"/>
        </w:rPr>
      </w:pPr>
      <w:del w:id="1135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InternationalString</w:delText>
        </w:r>
        <w:r w:rsidRPr="002062A5" w:rsidDel="00B33063">
          <w:rPr>
            <w:rFonts w:eastAsia="Arial" w:cs="Arial"/>
            <w:sz w:val="22"/>
            <w:szCs w:val="22"/>
          </w:rPr>
          <w:delText xml:space="preserve"> using JSON-specific names mapped as shown in the table below.</w:delText>
        </w:r>
        <w:bookmarkStart w:id="11352" w:name="_Toc10198756"/>
        <w:bookmarkEnd w:id="11352"/>
      </w:del>
    </w:p>
    <w:tbl>
      <w:tblPr>
        <w:tblStyle w:val="Gitternetztabelle1hell1"/>
        <w:tblW w:w="0" w:type="auto"/>
        <w:tblLook w:val="04A0" w:firstRow="1" w:lastRow="0" w:firstColumn="1" w:lastColumn="0" w:noHBand="0" w:noVBand="1"/>
      </w:tblPr>
      <w:tblGrid>
        <w:gridCol w:w="4675"/>
        <w:gridCol w:w="4675"/>
      </w:tblGrid>
      <w:tr w:rsidR="00564C22" w:rsidDel="00B33063" w14:paraId="41D44ADE" w14:textId="3C58D3C6" w:rsidTr="00564C22">
        <w:trPr>
          <w:cnfStyle w:val="100000000000" w:firstRow="1" w:lastRow="0" w:firstColumn="0" w:lastColumn="0" w:oddVBand="0" w:evenVBand="0" w:oddHBand="0" w:evenHBand="0" w:firstRowFirstColumn="0" w:firstRowLastColumn="0" w:lastRowFirstColumn="0" w:lastRowLastColumn="0"/>
          <w:del w:id="113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03710E8" w14:textId="6C65D9F9" w:rsidR="00564C22" w:rsidDel="00B33063" w:rsidRDefault="009B1AF1" w:rsidP="00564C22">
            <w:pPr>
              <w:pStyle w:val="Beschriftung"/>
              <w:rPr>
                <w:del w:id="11354" w:author="Andreas Kuehne" w:date="2019-05-31T12:22:00Z"/>
              </w:rPr>
            </w:pPr>
            <w:del w:id="11355" w:author="Andreas Kuehne" w:date="2019-05-31T12:22:00Z">
              <w:r w:rsidDel="00B33063">
                <w:delText>Element</w:delText>
              </w:r>
              <w:bookmarkStart w:id="11356" w:name="_Toc10198757"/>
              <w:bookmarkEnd w:id="11356"/>
            </w:del>
          </w:p>
        </w:tc>
        <w:tc>
          <w:tcPr>
            <w:tcW w:w="4675" w:type="dxa"/>
          </w:tcPr>
          <w:p w14:paraId="0B9081E8" w14:textId="2662EE3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357" w:author="Andreas Kuehne" w:date="2019-05-31T12:22:00Z"/>
              </w:rPr>
            </w:pPr>
            <w:del w:id="11358" w:author="Andreas Kuehne" w:date="2019-05-31T12:22:00Z">
              <w:r w:rsidDel="00B33063">
                <w:delText>Implementing JSON member name</w:delText>
              </w:r>
              <w:bookmarkStart w:id="11359" w:name="_Toc10198758"/>
              <w:bookmarkEnd w:id="11359"/>
            </w:del>
          </w:p>
        </w:tc>
        <w:bookmarkStart w:id="11360" w:name="_Toc10198759"/>
        <w:bookmarkEnd w:id="11360"/>
      </w:tr>
      <w:tr w:rsidR="00564C22" w:rsidDel="00B33063" w14:paraId="421718A0" w14:textId="7F4B87B9" w:rsidTr="00564C22">
        <w:trPr>
          <w:del w:id="113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48F939" w14:textId="2A91E23E" w:rsidR="00564C22" w:rsidRPr="002062A5" w:rsidDel="00B33063" w:rsidRDefault="009B1AF1" w:rsidP="00564C22">
            <w:pPr>
              <w:pStyle w:val="Beschriftung"/>
              <w:rPr>
                <w:del w:id="11362" w:author="Andreas Kuehne" w:date="2019-05-31T12:22:00Z"/>
                <w:rStyle w:val="Datatype"/>
                <w:b w:val="0"/>
                <w:bCs w:val="0"/>
              </w:rPr>
            </w:pPr>
            <w:del w:id="11363" w:author="Andreas Kuehne" w:date="2019-05-31T12:22:00Z">
              <w:r w:rsidRPr="002062A5" w:rsidDel="00B33063">
                <w:rPr>
                  <w:rStyle w:val="Datatype"/>
                </w:rPr>
                <w:delText>value</w:delText>
              </w:r>
              <w:bookmarkStart w:id="11364" w:name="_Toc10198760"/>
              <w:bookmarkEnd w:id="11364"/>
            </w:del>
          </w:p>
        </w:tc>
        <w:tc>
          <w:tcPr>
            <w:tcW w:w="4675" w:type="dxa"/>
          </w:tcPr>
          <w:p w14:paraId="728DB9A0" w14:textId="76B7AB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365" w:author="Andreas Kuehne" w:date="2019-05-31T12:22:00Z"/>
                <w:rStyle w:val="Datatype"/>
              </w:rPr>
            </w:pPr>
            <w:del w:id="11366" w:author="Andreas Kuehne" w:date="2019-05-31T12:22:00Z">
              <w:r w:rsidRPr="002062A5" w:rsidDel="00B33063">
                <w:rPr>
                  <w:rStyle w:val="Datatype"/>
                </w:rPr>
                <w:delText>value</w:delText>
              </w:r>
              <w:bookmarkStart w:id="11367" w:name="_Toc10198761"/>
              <w:bookmarkEnd w:id="11367"/>
            </w:del>
          </w:p>
        </w:tc>
        <w:bookmarkStart w:id="11368" w:name="_Toc10198762"/>
        <w:bookmarkEnd w:id="11368"/>
      </w:tr>
      <w:tr w:rsidR="00564C22" w:rsidDel="00B33063" w14:paraId="4883DACD" w14:textId="44976908" w:rsidTr="00564C22">
        <w:trPr>
          <w:del w:id="113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188260" w14:textId="72054582" w:rsidR="00564C22" w:rsidRPr="002062A5" w:rsidDel="00B33063" w:rsidRDefault="009B1AF1" w:rsidP="00564C22">
            <w:pPr>
              <w:pStyle w:val="Beschriftung"/>
              <w:rPr>
                <w:del w:id="11370" w:author="Andreas Kuehne" w:date="2019-05-31T12:22:00Z"/>
                <w:rStyle w:val="Datatype"/>
                <w:b w:val="0"/>
                <w:bCs w:val="0"/>
              </w:rPr>
            </w:pPr>
            <w:del w:id="11371" w:author="Andreas Kuehne" w:date="2019-05-31T12:22:00Z">
              <w:r w:rsidRPr="002062A5" w:rsidDel="00B33063">
                <w:rPr>
                  <w:rStyle w:val="Datatype"/>
                </w:rPr>
                <w:delText>lang</w:delText>
              </w:r>
              <w:bookmarkStart w:id="11372" w:name="_Toc10198763"/>
              <w:bookmarkEnd w:id="11372"/>
            </w:del>
          </w:p>
        </w:tc>
        <w:tc>
          <w:tcPr>
            <w:tcW w:w="4675" w:type="dxa"/>
          </w:tcPr>
          <w:p w14:paraId="464E64F5" w14:textId="2E45BE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373" w:author="Andreas Kuehne" w:date="2019-05-31T12:22:00Z"/>
                <w:rStyle w:val="Datatype"/>
              </w:rPr>
            </w:pPr>
            <w:del w:id="11374" w:author="Andreas Kuehne" w:date="2019-05-31T12:22:00Z">
              <w:r w:rsidRPr="002062A5" w:rsidDel="00B33063">
                <w:rPr>
                  <w:rStyle w:val="Datatype"/>
                </w:rPr>
                <w:delText>lang</w:delText>
              </w:r>
              <w:bookmarkStart w:id="11375" w:name="_Toc10198764"/>
              <w:bookmarkEnd w:id="11375"/>
            </w:del>
          </w:p>
        </w:tc>
        <w:bookmarkStart w:id="11376" w:name="_Toc10198765"/>
        <w:bookmarkEnd w:id="11376"/>
      </w:tr>
    </w:tbl>
    <w:p w14:paraId="056DD579" w14:textId="21456782" w:rsidR="00564C22" w:rsidRPr="0202B381" w:rsidDel="00B33063" w:rsidRDefault="009B1AF1" w:rsidP="00564C22">
      <w:pPr>
        <w:rPr>
          <w:del w:id="11377" w:author="Andreas Kuehne" w:date="2019-05-31T12:22:00Z"/>
        </w:rPr>
      </w:pPr>
      <w:del w:id="1137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379" w:name="_Toc10198766"/>
        <w:bookmarkEnd w:id="11379"/>
      </w:del>
    </w:p>
    <w:p w14:paraId="61A3451E" w14:textId="063CAC06" w:rsidR="00564C22" w:rsidDel="00B33063" w:rsidRDefault="009B1AF1" w:rsidP="00564C22">
      <w:pPr>
        <w:pStyle w:val="Code"/>
        <w:spacing w:line="259" w:lineRule="auto"/>
        <w:rPr>
          <w:del w:id="11380" w:author="Andreas Kuehne" w:date="2019-05-31T12:22:00Z"/>
        </w:rPr>
      </w:pPr>
      <w:del w:id="11381" w:author="Andreas Kuehne" w:date="2019-05-31T12:22:00Z">
        <w:r w:rsidDel="00B33063">
          <w:rPr>
            <w:color w:val="31849B" w:themeColor="accent5" w:themeShade="BF"/>
          </w:rPr>
          <w:delText>"dsb-InternationalStringType"</w:delText>
        </w:r>
        <w:r w:rsidDel="00B33063">
          <w:delText>: {</w:delText>
        </w:r>
        <w:bookmarkStart w:id="11382" w:name="_Toc10198767"/>
        <w:bookmarkEnd w:id="11382"/>
      </w:del>
    </w:p>
    <w:p w14:paraId="4F9F78A6" w14:textId="6A8ED626" w:rsidR="00564C22" w:rsidDel="00B33063" w:rsidRDefault="009B1AF1" w:rsidP="00564C22">
      <w:pPr>
        <w:pStyle w:val="Code"/>
        <w:spacing w:line="259" w:lineRule="auto"/>
        <w:rPr>
          <w:del w:id="11383" w:author="Andreas Kuehne" w:date="2019-05-31T12:22:00Z"/>
        </w:rPr>
      </w:pPr>
      <w:del w:id="113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385" w:name="_Toc10198768"/>
        <w:bookmarkEnd w:id="11385"/>
      </w:del>
    </w:p>
    <w:p w14:paraId="33E44F99" w14:textId="6694EA8E" w:rsidR="00564C22" w:rsidDel="00B33063" w:rsidRDefault="009B1AF1" w:rsidP="00564C22">
      <w:pPr>
        <w:pStyle w:val="Code"/>
        <w:spacing w:line="259" w:lineRule="auto"/>
        <w:rPr>
          <w:del w:id="11386" w:author="Andreas Kuehne" w:date="2019-05-31T12:22:00Z"/>
        </w:rPr>
      </w:pPr>
      <w:del w:id="11387" w:author="Andreas Kuehne" w:date="2019-05-31T12:22:00Z">
        <w:r w:rsidDel="00B33063">
          <w:rPr>
            <w:color w:val="31849B" w:themeColor="accent5" w:themeShade="BF"/>
          </w:rPr>
          <w:delText xml:space="preserve">  "properties"</w:delText>
        </w:r>
        <w:r w:rsidDel="00B33063">
          <w:delText>: {</w:delText>
        </w:r>
        <w:bookmarkStart w:id="11388" w:name="_Toc10198769"/>
        <w:bookmarkEnd w:id="11388"/>
      </w:del>
    </w:p>
    <w:p w14:paraId="58CE6B82" w14:textId="7D37FDEF" w:rsidR="00564C22" w:rsidDel="00B33063" w:rsidRDefault="009B1AF1" w:rsidP="00564C22">
      <w:pPr>
        <w:pStyle w:val="Code"/>
        <w:spacing w:line="259" w:lineRule="auto"/>
        <w:rPr>
          <w:del w:id="11389" w:author="Andreas Kuehne" w:date="2019-05-31T12:22:00Z"/>
        </w:rPr>
      </w:pPr>
      <w:del w:id="11390" w:author="Andreas Kuehne" w:date="2019-05-31T12:22:00Z">
        <w:r w:rsidDel="00B33063">
          <w:rPr>
            <w:color w:val="31849B" w:themeColor="accent5" w:themeShade="BF"/>
          </w:rPr>
          <w:delText xml:space="preserve">    "value"</w:delText>
        </w:r>
        <w:r w:rsidDel="00B33063">
          <w:delText>: {</w:delText>
        </w:r>
        <w:bookmarkStart w:id="11391" w:name="_Toc10198770"/>
        <w:bookmarkEnd w:id="11391"/>
      </w:del>
    </w:p>
    <w:p w14:paraId="01FF4CA5" w14:textId="16FE9543" w:rsidR="00564C22" w:rsidDel="00B33063" w:rsidRDefault="009B1AF1" w:rsidP="00564C22">
      <w:pPr>
        <w:pStyle w:val="Code"/>
        <w:spacing w:line="259" w:lineRule="auto"/>
        <w:rPr>
          <w:del w:id="11392" w:author="Andreas Kuehne" w:date="2019-05-31T12:22:00Z"/>
        </w:rPr>
      </w:pPr>
      <w:del w:id="113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394" w:name="_Toc10198771"/>
        <w:bookmarkEnd w:id="11394"/>
      </w:del>
    </w:p>
    <w:p w14:paraId="3A2C176E" w14:textId="02B96310" w:rsidR="00564C22" w:rsidDel="00B33063" w:rsidRDefault="009B1AF1" w:rsidP="00564C22">
      <w:pPr>
        <w:pStyle w:val="Code"/>
        <w:spacing w:line="259" w:lineRule="auto"/>
        <w:rPr>
          <w:del w:id="11395" w:author="Andreas Kuehne" w:date="2019-05-31T12:22:00Z"/>
        </w:rPr>
      </w:pPr>
      <w:del w:id="11396" w:author="Andreas Kuehne" w:date="2019-05-31T12:22:00Z">
        <w:r w:rsidDel="00B33063">
          <w:delText xml:space="preserve">    },</w:delText>
        </w:r>
        <w:bookmarkStart w:id="11397" w:name="_Toc10198772"/>
        <w:bookmarkEnd w:id="11397"/>
      </w:del>
    </w:p>
    <w:p w14:paraId="488BA75C" w14:textId="5B3B194A" w:rsidR="00564C22" w:rsidDel="00B33063" w:rsidRDefault="009B1AF1" w:rsidP="00564C22">
      <w:pPr>
        <w:pStyle w:val="Code"/>
        <w:spacing w:line="259" w:lineRule="auto"/>
        <w:rPr>
          <w:del w:id="11398" w:author="Andreas Kuehne" w:date="2019-05-31T12:22:00Z"/>
        </w:rPr>
      </w:pPr>
      <w:del w:id="11399" w:author="Andreas Kuehne" w:date="2019-05-31T12:22:00Z">
        <w:r w:rsidDel="00B33063">
          <w:rPr>
            <w:color w:val="31849B" w:themeColor="accent5" w:themeShade="BF"/>
          </w:rPr>
          <w:delText xml:space="preserve">    "lang"</w:delText>
        </w:r>
        <w:r w:rsidDel="00B33063">
          <w:delText>: {</w:delText>
        </w:r>
        <w:bookmarkStart w:id="11400" w:name="_Toc10198773"/>
        <w:bookmarkEnd w:id="11400"/>
      </w:del>
    </w:p>
    <w:p w14:paraId="30A06172" w14:textId="4CF603FA" w:rsidR="00564C22" w:rsidDel="00B33063" w:rsidRDefault="009B1AF1" w:rsidP="00564C22">
      <w:pPr>
        <w:pStyle w:val="Code"/>
        <w:spacing w:line="259" w:lineRule="auto"/>
        <w:rPr>
          <w:del w:id="11401" w:author="Andreas Kuehne" w:date="2019-05-31T12:22:00Z"/>
        </w:rPr>
      </w:pPr>
      <w:del w:id="114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403" w:name="_Toc10198774"/>
        <w:bookmarkEnd w:id="11403"/>
      </w:del>
    </w:p>
    <w:p w14:paraId="13C710E8" w14:textId="3CB586B3" w:rsidR="00564C22" w:rsidDel="00B33063" w:rsidRDefault="009B1AF1" w:rsidP="00564C22">
      <w:pPr>
        <w:pStyle w:val="Code"/>
        <w:spacing w:line="259" w:lineRule="auto"/>
        <w:rPr>
          <w:del w:id="11404" w:author="Andreas Kuehne" w:date="2019-05-31T12:22:00Z"/>
        </w:rPr>
      </w:pPr>
      <w:del w:id="11405" w:author="Andreas Kuehne" w:date="2019-05-31T12:22:00Z">
        <w:r w:rsidDel="00B33063">
          <w:delText xml:space="preserve">    }</w:delText>
        </w:r>
        <w:bookmarkStart w:id="11406" w:name="_Toc10198775"/>
        <w:bookmarkEnd w:id="11406"/>
      </w:del>
    </w:p>
    <w:p w14:paraId="56E05A7D" w14:textId="035A766C" w:rsidR="00564C22" w:rsidDel="00B33063" w:rsidRDefault="009B1AF1" w:rsidP="00564C22">
      <w:pPr>
        <w:pStyle w:val="Code"/>
        <w:spacing w:line="259" w:lineRule="auto"/>
        <w:rPr>
          <w:del w:id="11407" w:author="Andreas Kuehne" w:date="2019-05-31T12:22:00Z"/>
        </w:rPr>
      </w:pPr>
      <w:del w:id="11408" w:author="Andreas Kuehne" w:date="2019-05-31T12:22:00Z">
        <w:r w:rsidDel="00B33063">
          <w:delText xml:space="preserve">  },</w:delText>
        </w:r>
        <w:bookmarkStart w:id="11409" w:name="_Toc10198776"/>
        <w:bookmarkEnd w:id="11409"/>
      </w:del>
    </w:p>
    <w:p w14:paraId="77FC4ED0" w14:textId="5DE57717" w:rsidR="00564C22" w:rsidDel="00B33063" w:rsidRDefault="009B1AF1" w:rsidP="00564C22">
      <w:pPr>
        <w:pStyle w:val="Code"/>
        <w:spacing w:line="259" w:lineRule="auto"/>
        <w:rPr>
          <w:del w:id="11410" w:author="Andreas Kuehne" w:date="2019-05-31T12:22:00Z"/>
        </w:rPr>
      </w:pPr>
      <w:del w:id="1141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"lang"</w:delText>
        </w:r>
        <w:r w:rsidDel="00B33063">
          <w:delText>]</w:delText>
        </w:r>
        <w:bookmarkStart w:id="11412" w:name="_Toc10198777"/>
        <w:bookmarkEnd w:id="11412"/>
      </w:del>
    </w:p>
    <w:p w14:paraId="256886DD" w14:textId="45AC6214" w:rsidR="00564C22" w:rsidDel="00B33063" w:rsidRDefault="009B1AF1" w:rsidP="00564C22">
      <w:pPr>
        <w:pStyle w:val="Code"/>
        <w:spacing w:line="259" w:lineRule="auto"/>
        <w:rPr>
          <w:del w:id="11413" w:author="Andreas Kuehne" w:date="2019-05-31T12:22:00Z"/>
        </w:rPr>
      </w:pPr>
      <w:del w:id="11414" w:author="Andreas Kuehne" w:date="2019-05-31T12:22:00Z">
        <w:r w:rsidDel="00B33063">
          <w:delText>}</w:delText>
        </w:r>
        <w:bookmarkStart w:id="11415" w:name="_Toc10198778"/>
        <w:bookmarkEnd w:id="11415"/>
      </w:del>
    </w:p>
    <w:p w14:paraId="360A8528" w14:textId="013B7342" w:rsidR="00564C22" w:rsidDel="00B33063" w:rsidRDefault="00564C22" w:rsidP="00564C22">
      <w:pPr>
        <w:rPr>
          <w:del w:id="11416" w:author="Andreas Kuehne" w:date="2019-05-31T12:22:00Z"/>
        </w:rPr>
      </w:pPr>
      <w:bookmarkStart w:id="11417" w:name="_Toc10198779"/>
      <w:bookmarkEnd w:id="11417"/>
    </w:p>
    <w:p w14:paraId="4CA32433" w14:textId="762EAFDA" w:rsidR="00564C22" w:rsidDel="00B33063" w:rsidRDefault="009B1AF1" w:rsidP="00564C22">
      <w:pPr>
        <w:pStyle w:val="berschrift4"/>
        <w:rPr>
          <w:del w:id="11418" w:author="Andreas Kuehne" w:date="2019-05-31T12:22:00Z"/>
        </w:rPr>
      </w:pPr>
      <w:del w:id="11419" w:author="Andreas Kuehne" w:date="2019-05-31T12:22:00Z">
        <w:r w:rsidDel="00B33063">
          <w:delText>InternationalString – XML Syntax</w:delText>
        </w:r>
        <w:bookmarkStart w:id="11420" w:name="_Toc10198780"/>
        <w:bookmarkEnd w:id="11420"/>
      </w:del>
    </w:p>
    <w:p w14:paraId="29B09C1C" w14:textId="040C1BB9" w:rsidR="00564C22" w:rsidRPr="5404FA76" w:rsidDel="00B33063" w:rsidRDefault="009B1AF1" w:rsidP="00564C22">
      <w:pPr>
        <w:rPr>
          <w:del w:id="11421" w:author="Andreas Kuehne" w:date="2019-05-31T12:22:00Z"/>
        </w:rPr>
      </w:pPr>
      <w:del w:id="11422" w:author="Andreas Kuehne" w:date="2019-05-31T12:22:00Z">
        <w:r w:rsidRPr="0CCF9147" w:rsidDel="00B33063">
          <w:delText xml:space="preserve">The XML type </w:delText>
        </w:r>
        <w:r w:rsidRPr="002062A5" w:rsidDel="00B33063">
          <w:rPr>
            <w:rFonts w:ascii="Courier New" w:eastAsia="Courier New" w:hAnsi="Courier New" w:cs="Courier New"/>
          </w:rPr>
          <w:delText>InternationalStringType</w:delText>
        </w:r>
        <w:r w:rsidRPr="0CCF9147" w:rsidDel="00B33063">
          <w:delText xml:space="preserve"> SHALL implement the requirements defined in the </w:delText>
        </w:r>
        <w:r w:rsidRPr="002062A5" w:rsidDel="00B33063">
          <w:rPr>
            <w:rFonts w:ascii="Courier New" w:eastAsia="Courier New" w:hAnsi="Courier New" w:cs="Courier New"/>
          </w:rPr>
          <w:delText>InternationalString</w:delText>
        </w:r>
        <w:r w:rsidDel="00B33063">
          <w:delText xml:space="preserve"> </w:delText>
        </w:r>
        <w:r w:rsidRPr="005A6FFD" w:rsidDel="00B33063">
          <w:delText>component.</w:delText>
        </w:r>
        <w:bookmarkStart w:id="11423" w:name="_Toc10198781"/>
        <w:bookmarkEnd w:id="11423"/>
      </w:del>
    </w:p>
    <w:p w14:paraId="7761A101" w14:textId="1C97D840" w:rsidR="00564C22" w:rsidDel="00B33063" w:rsidRDefault="009B1AF1" w:rsidP="00564C22">
      <w:pPr>
        <w:rPr>
          <w:del w:id="11424" w:author="Andreas Kuehne" w:date="2019-05-31T12:22:00Z"/>
        </w:rPr>
      </w:pPr>
      <w:del w:id="1142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InternationalStringType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426" w:name="_Toc10198782"/>
        <w:bookmarkEnd w:id="11426"/>
      </w:del>
    </w:p>
    <w:p w14:paraId="776AA476" w14:textId="0DB588C7" w:rsidR="00564C22" w:rsidDel="00B33063" w:rsidRDefault="009B1AF1" w:rsidP="00564C22">
      <w:pPr>
        <w:pStyle w:val="Code"/>
        <w:rPr>
          <w:del w:id="11427" w:author="Andreas Kuehne" w:date="2019-05-31T12:22:00Z"/>
        </w:rPr>
      </w:pPr>
      <w:del w:id="1142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InternationalStringType</w:delText>
        </w:r>
        <w:r w:rsidDel="00B33063">
          <w:rPr>
            <w:color w:val="943634" w:themeColor="accent2" w:themeShade="BF"/>
          </w:rPr>
          <w:delText>"</w:delText>
        </w:r>
        <w:r w:rsidDel="00B33063">
          <w:rPr>
            <w:color w:val="31849B" w:themeColor="accent5" w:themeShade="BF"/>
          </w:rPr>
          <w:delText>&gt;</w:delText>
        </w:r>
        <w:bookmarkStart w:id="11429" w:name="_Toc10198783"/>
        <w:bookmarkEnd w:id="11429"/>
      </w:del>
    </w:p>
    <w:p w14:paraId="513441DF" w14:textId="0C193B6C" w:rsidR="00564C22" w:rsidDel="00B33063" w:rsidRDefault="009B1AF1" w:rsidP="00564C22">
      <w:pPr>
        <w:pStyle w:val="Code"/>
        <w:rPr>
          <w:del w:id="11430" w:author="Andreas Kuehne" w:date="2019-05-31T12:22:00Z"/>
        </w:rPr>
      </w:pPr>
      <w:del w:id="11431" w:author="Andreas Kuehne" w:date="2019-05-31T12:22:00Z">
        <w:r w:rsidDel="00B33063">
          <w:rPr>
            <w:color w:val="31849B" w:themeColor="accent5" w:themeShade="BF"/>
          </w:rPr>
          <w:delText xml:space="preserve">  &lt;xs:simpleContent&gt;</w:delText>
        </w:r>
        <w:bookmarkStart w:id="11432" w:name="_Toc10198784"/>
        <w:bookmarkEnd w:id="11432"/>
      </w:del>
    </w:p>
    <w:p w14:paraId="5CCFDD5B" w14:textId="69FB3A2F" w:rsidR="00564C22" w:rsidDel="00B33063" w:rsidRDefault="009B1AF1" w:rsidP="00564C22">
      <w:pPr>
        <w:pStyle w:val="Code"/>
        <w:rPr>
          <w:del w:id="11433" w:author="Andreas Kuehne" w:date="2019-05-31T12:22:00Z"/>
        </w:rPr>
      </w:pPr>
      <w:del w:id="1143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435" w:name="_Toc10198785"/>
        <w:bookmarkEnd w:id="11435"/>
      </w:del>
    </w:p>
    <w:p w14:paraId="2D6BC1A1" w14:textId="25ABF56E" w:rsidR="00564C22" w:rsidDel="00B33063" w:rsidRDefault="009B1AF1" w:rsidP="00564C22">
      <w:pPr>
        <w:pStyle w:val="Code"/>
        <w:rPr>
          <w:del w:id="11436" w:author="Andreas Kuehne" w:date="2019-05-31T12:22:00Z"/>
        </w:rPr>
      </w:pPr>
      <w:del w:id="1143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ref="</w:delText>
        </w:r>
        <w:r w:rsidDel="00B33063">
          <w:rPr>
            <w:color w:val="244061" w:themeColor="accent1" w:themeShade="80"/>
          </w:rPr>
          <w:delText>xml:lang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438" w:name="_Toc10198786"/>
        <w:bookmarkEnd w:id="11438"/>
      </w:del>
    </w:p>
    <w:p w14:paraId="19F0019A" w14:textId="1D598191" w:rsidR="00564C22" w:rsidDel="00B33063" w:rsidRDefault="009B1AF1" w:rsidP="00564C22">
      <w:pPr>
        <w:pStyle w:val="Code"/>
        <w:rPr>
          <w:del w:id="11439" w:author="Andreas Kuehne" w:date="2019-05-31T12:22:00Z"/>
        </w:rPr>
      </w:pPr>
      <w:del w:id="11440" w:author="Andreas Kuehne" w:date="2019-05-31T12:22:00Z">
        <w:r w:rsidDel="00B33063">
          <w:rPr>
            <w:color w:val="31849B" w:themeColor="accent5" w:themeShade="BF"/>
          </w:rPr>
          <w:delText xml:space="preserve">    &lt;/xs:extension&gt;</w:delText>
        </w:r>
        <w:bookmarkStart w:id="11441" w:name="_Toc10198787"/>
        <w:bookmarkEnd w:id="11441"/>
      </w:del>
    </w:p>
    <w:p w14:paraId="277A28B2" w14:textId="7559FB93" w:rsidR="00564C22" w:rsidDel="00B33063" w:rsidRDefault="009B1AF1" w:rsidP="00564C22">
      <w:pPr>
        <w:pStyle w:val="Code"/>
        <w:rPr>
          <w:del w:id="11442" w:author="Andreas Kuehne" w:date="2019-05-31T12:22:00Z"/>
        </w:rPr>
      </w:pPr>
      <w:del w:id="11443" w:author="Andreas Kuehne" w:date="2019-05-31T12:22:00Z">
        <w:r w:rsidDel="00B33063">
          <w:rPr>
            <w:color w:val="31849B" w:themeColor="accent5" w:themeShade="BF"/>
          </w:rPr>
          <w:delText xml:space="preserve">  &lt;/xs:simpleContent&gt;</w:delText>
        </w:r>
        <w:bookmarkStart w:id="11444" w:name="_Toc10198788"/>
        <w:bookmarkEnd w:id="11444"/>
      </w:del>
    </w:p>
    <w:p w14:paraId="1477ED8A" w14:textId="7D5BD267" w:rsidR="00564C22" w:rsidDel="00B33063" w:rsidRDefault="009B1AF1" w:rsidP="00564C22">
      <w:pPr>
        <w:pStyle w:val="Code"/>
        <w:rPr>
          <w:del w:id="11445" w:author="Andreas Kuehne" w:date="2019-05-31T12:22:00Z"/>
        </w:rPr>
      </w:pPr>
      <w:del w:id="11446" w:author="Andreas Kuehne" w:date="2019-05-31T12:22:00Z">
        <w:r w:rsidDel="00B33063">
          <w:rPr>
            <w:color w:val="31849B" w:themeColor="accent5" w:themeShade="BF"/>
          </w:rPr>
          <w:delText>&lt;/xs:complexType&gt;</w:delText>
        </w:r>
        <w:bookmarkStart w:id="11447" w:name="_Toc10198789"/>
        <w:bookmarkEnd w:id="11447"/>
      </w:del>
    </w:p>
    <w:p w14:paraId="57E07570" w14:textId="0D460BE1" w:rsidR="00564C22" w:rsidDel="00B33063" w:rsidRDefault="009B1AF1" w:rsidP="00564C22">
      <w:pPr>
        <w:spacing w:line="259" w:lineRule="auto"/>
        <w:rPr>
          <w:del w:id="11448" w:author="Andreas Kuehne" w:date="2019-05-31T12:22:00Z"/>
        </w:rPr>
      </w:pPr>
      <w:del w:id="114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InternationalStringType</w:delText>
        </w:r>
        <w:r w:rsidRPr="71C71F8C" w:rsidDel="00B33063">
          <w:delText xml:space="preserve"> </w:delText>
        </w:r>
        <w:r w:rsidDel="00B33063">
          <w:delText xml:space="preserve">XML element SHALL implement in XML syntax the sub-component that has a name equal to its local name. </w:delText>
        </w:r>
        <w:bookmarkStart w:id="11450" w:name="_Toc10198790"/>
        <w:bookmarkEnd w:id="11450"/>
      </w:del>
    </w:p>
    <w:p w14:paraId="59062D44" w14:textId="36C08857" w:rsidR="00564C22" w:rsidDel="00B33063" w:rsidRDefault="009B1AF1" w:rsidP="00564C22">
      <w:pPr>
        <w:pStyle w:val="berschrift3"/>
        <w:rPr>
          <w:del w:id="11451" w:author="Andreas Kuehne" w:date="2019-05-31T12:22:00Z"/>
        </w:rPr>
      </w:pPr>
      <w:bookmarkStart w:id="11452" w:name="_RefComp96A5B17F"/>
      <w:del w:id="11453" w:author="Andreas Kuehne" w:date="2019-05-31T12:22:00Z">
        <w:r w:rsidDel="00B33063">
          <w:delText>Component DigestInfo</w:delText>
        </w:r>
        <w:bookmarkStart w:id="11454" w:name="_Toc10198791"/>
        <w:bookmarkEnd w:id="11452"/>
        <w:bookmarkEnd w:id="11454"/>
      </w:del>
    </w:p>
    <w:p w14:paraId="5D0372E7" w14:textId="34127F62" w:rsidR="00564C22" w:rsidDel="00B33063" w:rsidRDefault="001725A5" w:rsidP="00564C22">
      <w:pPr>
        <w:rPr>
          <w:del w:id="11455" w:author="Andreas Kuehne" w:date="2019-05-31T12:22:00Z"/>
        </w:rPr>
      </w:pPr>
      <w:del w:id="11456" w:author="Andreas Kuehne" w:date="2019-05-31T12:22:00Z">
        <w:r w:rsidRPr="003A06D0" w:rsidDel="00B33063">
          <w:delText xml:space="preserve">The </w:delText>
        </w:r>
        <w:r w:rsidRPr="003A06D0" w:rsidDel="00B33063">
          <w:rPr>
            <w:rStyle w:val="Datatype"/>
            <w:lang w:val="en-GB"/>
          </w:rPr>
          <w:delText>DigestInfo</w:delText>
        </w:r>
        <w:r w:rsidRPr="003A06D0" w:rsidDel="00B33063">
          <w:delText xml:space="preserve"> component holds a digest value and an identification of the used digest algorithm. The </w:delText>
        </w:r>
        <w:r w:rsidRPr="003A06D0" w:rsidDel="00B33063">
          <w:rPr>
            <w:rStyle w:val="Datatype"/>
            <w:lang w:val="en-GB"/>
          </w:rPr>
          <w:delText>DigestMethod</w:delText>
        </w:r>
        <w:r w:rsidRPr="003A06D0" w:rsidDel="00B33063">
          <w:delText xml:space="preserve"> isn’t strongly typed intentionally to support a broad variety of identifiers.</w:delText>
        </w:r>
        <w:bookmarkStart w:id="11457" w:name="_Toc10198792"/>
        <w:bookmarkEnd w:id="11457"/>
      </w:del>
    </w:p>
    <w:p w14:paraId="685BE2A7" w14:textId="75CC18D6" w:rsidR="00564C22" w:rsidDel="00B33063" w:rsidRDefault="009B1AF1" w:rsidP="00564C22">
      <w:pPr>
        <w:rPr>
          <w:del w:id="11458" w:author="Andreas Kuehne" w:date="2019-05-31T12:22:00Z"/>
        </w:rPr>
      </w:pPr>
      <w:del w:id="11459" w:author="Andreas Kuehne" w:date="2019-05-31T12:22:00Z">
        <w:r w:rsidDel="00B33063">
          <w:delText>Below follows a list of the sub-components that constitute this component:</w:delText>
        </w:r>
        <w:bookmarkStart w:id="11460" w:name="_Toc10198793"/>
        <w:bookmarkEnd w:id="11460"/>
      </w:del>
    </w:p>
    <w:p w14:paraId="28131F99" w14:textId="73F53703" w:rsidR="00564C22" w:rsidDel="00B33063" w:rsidRDefault="009B1AF1" w:rsidP="00564C22">
      <w:pPr>
        <w:pStyle w:val="Member"/>
        <w:rPr>
          <w:del w:id="11461" w:author="Andreas Kuehne" w:date="2019-05-31T12:22:00Z"/>
        </w:rPr>
      </w:pPr>
      <w:del w:id="11462" w:author="Andreas Kuehne" w:date="2019-05-31T12:22:00Z">
        <w:r w:rsidDel="00B33063">
          <w:delText xml:space="preserve">The </w:delText>
        </w:r>
        <w:r w:rsidRPr="35C1378D" w:rsidDel="00B33063">
          <w:rPr>
            <w:rStyle w:val="Datatype"/>
          </w:rPr>
          <w:delText>DigestMethod</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1463" w:name="_Toc10198794"/>
        <w:bookmarkEnd w:id="11463"/>
      </w:del>
    </w:p>
    <w:p w14:paraId="00AFFEE3" w14:textId="2222EEA7" w:rsidR="00564C22" w:rsidDel="00B33063" w:rsidRDefault="009B1AF1" w:rsidP="00564C22">
      <w:pPr>
        <w:pStyle w:val="Member"/>
        <w:rPr>
          <w:del w:id="11464" w:author="Andreas Kuehne" w:date="2019-05-31T12:22:00Z"/>
        </w:rPr>
      </w:pPr>
      <w:del w:id="11465" w:author="Andreas Kuehne" w:date="2019-05-31T12:22:00Z">
        <w:r w:rsidDel="00B33063">
          <w:delText xml:space="preserve">The </w:delText>
        </w:r>
        <w:r w:rsidRPr="35C1378D" w:rsidDel="00B33063">
          <w:rPr>
            <w:rStyle w:val="Datatype"/>
          </w:rPr>
          <w:delText>DigestValue</w:delText>
        </w:r>
        <w:r w:rsidDel="00B33063">
          <w:delText xml:space="preserve"> element MUST contain one instance of base64 encoded binary data. </w:delText>
        </w:r>
        <w:bookmarkStart w:id="11466" w:name="_Toc10198795"/>
        <w:bookmarkEnd w:id="11466"/>
      </w:del>
    </w:p>
    <w:p w14:paraId="7AD1F6D2" w14:textId="3EC73C19" w:rsidR="00564C22" w:rsidDel="00B33063" w:rsidRDefault="009B1AF1" w:rsidP="00564C22">
      <w:pPr>
        <w:pStyle w:val="berschrift4"/>
        <w:rPr>
          <w:del w:id="11467" w:author="Andreas Kuehne" w:date="2019-05-31T12:22:00Z"/>
        </w:rPr>
      </w:pPr>
      <w:del w:id="11468" w:author="Andreas Kuehne" w:date="2019-05-31T12:22:00Z">
        <w:r w:rsidDel="00B33063">
          <w:delText>DigestInfo – JSON Syntax</w:delText>
        </w:r>
        <w:bookmarkStart w:id="11469" w:name="_Toc10198796"/>
        <w:bookmarkEnd w:id="11469"/>
      </w:del>
    </w:p>
    <w:p w14:paraId="63F6C482" w14:textId="42385071" w:rsidR="00564C22" w:rsidRPr="0248A3D1" w:rsidDel="00B33063" w:rsidRDefault="009B1AF1" w:rsidP="00564C22">
      <w:pPr>
        <w:rPr>
          <w:del w:id="11470" w:author="Andreas Kuehne" w:date="2019-05-31T12:22:00Z"/>
        </w:rPr>
      </w:pPr>
      <w:del w:id="1147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DigestInfo</w:delText>
        </w:r>
        <w:r w:rsidDel="00B33063">
          <w:delText xml:space="preserve"> component.</w:delText>
        </w:r>
        <w:bookmarkStart w:id="11472" w:name="_Toc10198797"/>
        <w:bookmarkEnd w:id="11472"/>
      </w:del>
    </w:p>
    <w:p w14:paraId="0CDD9C1A" w14:textId="07DE9F4D" w:rsidR="00564C22" w:rsidRPr="C2430093" w:rsidDel="00B33063" w:rsidRDefault="009B1AF1" w:rsidP="00564C22">
      <w:pPr>
        <w:spacing w:line="259" w:lineRule="auto"/>
        <w:rPr>
          <w:del w:id="11473" w:author="Andreas Kuehne" w:date="2019-05-31T12:22:00Z"/>
          <w:rFonts w:eastAsia="Arial" w:cs="Arial"/>
          <w:sz w:val="22"/>
          <w:szCs w:val="22"/>
        </w:rPr>
      </w:pPr>
      <w:del w:id="1147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DigestInfo</w:delText>
        </w:r>
        <w:r w:rsidRPr="002062A5" w:rsidDel="00B33063">
          <w:rPr>
            <w:rFonts w:eastAsia="Arial" w:cs="Arial"/>
            <w:sz w:val="22"/>
            <w:szCs w:val="22"/>
          </w:rPr>
          <w:delText xml:space="preserve"> using JSON-specific names mapped as shown in the table below.</w:delText>
        </w:r>
        <w:bookmarkStart w:id="11475" w:name="_Toc10198798"/>
        <w:bookmarkEnd w:id="11475"/>
      </w:del>
    </w:p>
    <w:tbl>
      <w:tblPr>
        <w:tblStyle w:val="Gitternetztabelle1hell1"/>
        <w:tblW w:w="0" w:type="auto"/>
        <w:tblLook w:val="04A0" w:firstRow="1" w:lastRow="0" w:firstColumn="1" w:lastColumn="0" w:noHBand="0" w:noVBand="1"/>
      </w:tblPr>
      <w:tblGrid>
        <w:gridCol w:w="4675"/>
        <w:gridCol w:w="4675"/>
      </w:tblGrid>
      <w:tr w:rsidR="00564C22" w:rsidDel="00B33063" w14:paraId="3450C470" w14:textId="280B96C0" w:rsidTr="00564C22">
        <w:trPr>
          <w:cnfStyle w:val="100000000000" w:firstRow="1" w:lastRow="0" w:firstColumn="0" w:lastColumn="0" w:oddVBand="0" w:evenVBand="0" w:oddHBand="0" w:evenHBand="0" w:firstRowFirstColumn="0" w:firstRowLastColumn="0" w:lastRowFirstColumn="0" w:lastRowLastColumn="0"/>
          <w:del w:id="114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BA4200" w14:textId="36A3A7E4" w:rsidR="00564C22" w:rsidDel="00B33063" w:rsidRDefault="009B1AF1" w:rsidP="00564C22">
            <w:pPr>
              <w:pStyle w:val="Beschriftung"/>
              <w:rPr>
                <w:del w:id="11477" w:author="Andreas Kuehne" w:date="2019-05-31T12:22:00Z"/>
              </w:rPr>
            </w:pPr>
            <w:del w:id="11478" w:author="Andreas Kuehne" w:date="2019-05-31T12:22:00Z">
              <w:r w:rsidDel="00B33063">
                <w:delText>Element</w:delText>
              </w:r>
              <w:bookmarkStart w:id="11479" w:name="_Toc10198799"/>
              <w:bookmarkEnd w:id="11479"/>
            </w:del>
          </w:p>
        </w:tc>
        <w:tc>
          <w:tcPr>
            <w:tcW w:w="4675" w:type="dxa"/>
          </w:tcPr>
          <w:p w14:paraId="0082C874" w14:textId="43FBA59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480" w:author="Andreas Kuehne" w:date="2019-05-31T12:22:00Z"/>
              </w:rPr>
            </w:pPr>
            <w:del w:id="11481" w:author="Andreas Kuehne" w:date="2019-05-31T12:22:00Z">
              <w:r w:rsidDel="00B33063">
                <w:delText>Implementing JSON member name</w:delText>
              </w:r>
              <w:bookmarkStart w:id="11482" w:name="_Toc10198800"/>
              <w:bookmarkEnd w:id="11482"/>
            </w:del>
          </w:p>
        </w:tc>
        <w:bookmarkStart w:id="11483" w:name="_Toc10198801"/>
        <w:bookmarkEnd w:id="11483"/>
      </w:tr>
      <w:tr w:rsidR="00564C22" w:rsidDel="00B33063" w14:paraId="4EF81E49" w14:textId="35AB9CB1" w:rsidTr="00564C22">
        <w:trPr>
          <w:del w:id="114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8CBC4E" w14:textId="0D31F85F" w:rsidR="00564C22" w:rsidRPr="002062A5" w:rsidDel="00B33063" w:rsidRDefault="009B1AF1" w:rsidP="00564C22">
            <w:pPr>
              <w:pStyle w:val="Beschriftung"/>
              <w:rPr>
                <w:del w:id="11485" w:author="Andreas Kuehne" w:date="2019-05-31T12:22:00Z"/>
                <w:rStyle w:val="Datatype"/>
                <w:b w:val="0"/>
                <w:bCs w:val="0"/>
              </w:rPr>
            </w:pPr>
            <w:del w:id="11486" w:author="Andreas Kuehne" w:date="2019-05-31T12:22:00Z">
              <w:r w:rsidRPr="002062A5" w:rsidDel="00B33063">
                <w:rPr>
                  <w:rStyle w:val="Datatype"/>
                </w:rPr>
                <w:delText>DigestMethod</w:delText>
              </w:r>
              <w:bookmarkStart w:id="11487" w:name="_Toc10198802"/>
              <w:bookmarkEnd w:id="11487"/>
            </w:del>
          </w:p>
        </w:tc>
        <w:tc>
          <w:tcPr>
            <w:tcW w:w="4675" w:type="dxa"/>
          </w:tcPr>
          <w:p w14:paraId="4720C37B" w14:textId="3B75EA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88" w:author="Andreas Kuehne" w:date="2019-05-31T12:22:00Z"/>
                <w:rStyle w:val="Datatype"/>
              </w:rPr>
            </w:pPr>
            <w:del w:id="11489" w:author="Andreas Kuehne" w:date="2019-05-31T12:22:00Z">
              <w:r w:rsidRPr="002062A5" w:rsidDel="00B33063">
                <w:rPr>
                  <w:rStyle w:val="Datatype"/>
                </w:rPr>
                <w:delText>alg</w:delText>
              </w:r>
              <w:bookmarkStart w:id="11490" w:name="_Toc10198803"/>
              <w:bookmarkEnd w:id="11490"/>
            </w:del>
          </w:p>
        </w:tc>
        <w:bookmarkStart w:id="11491" w:name="_Toc10198804"/>
        <w:bookmarkEnd w:id="11491"/>
      </w:tr>
      <w:tr w:rsidR="00564C22" w:rsidDel="00B33063" w14:paraId="3DD092D1" w14:textId="139B5165" w:rsidTr="00564C22">
        <w:trPr>
          <w:del w:id="114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AEBB86" w14:textId="072B398D" w:rsidR="00564C22" w:rsidRPr="002062A5" w:rsidDel="00B33063" w:rsidRDefault="009B1AF1" w:rsidP="00564C22">
            <w:pPr>
              <w:pStyle w:val="Beschriftung"/>
              <w:rPr>
                <w:del w:id="11493" w:author="Andreas Kuehne" w:date="2019-05-31T12:22:00Z"/>
                <w:rStyle w:val="Datatype"/>
                <w:b w:val="0"/>
                <w:bCs w:val="0"/>
              </w:rPr>
            </w:pPr>
            <w:del w:id="11494" w:author="Andreas Kuehne" w:date="2019-05-31T12:22:00Z">
              <w:r w:rsidRPr="002062A5" w:rsidDel="00B33063">
                <w:rPr>
                  <w:rStyle w:val="Datatype"/>
                </w:rPr>
                <w:delText>DigestValue</w:delText>
              </w:r>
              <w:bookmarkStart w:id="11495" w:name="_Toc10198805"/>
              <w:bookmarkEnd w:id="11495"/>
            </w:del>
          </w:p>
        </w:tc>
        <w:tc>
          <w:tcPr>
            <w:tcW w:w="4675" w:type="dxa"/>
          </w:tcPr>
          <w:p w14:paraId="0D5CD7D4" w14:textId="0E2A9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96" w:author="Andreas Kuehne" w:date="2019-05-31T12:22:00Z"/>
                <w:rStyle w:val="Datatype"/>
              </w:rPr>
            </w:pPr>
            <w:del w:id="11497" w:author="Andreas Kuehne" w:date="2019-05-31T12:22:00Z">
              <w:r w:rsidRPr="002062A5" w:rsidDel="00B33063">
                <w:rPr>
                  <w:rStyle w:val="Datatype"/>
                </w:rPr>
                <w:delText>val</w:delText>
              </w:r>
              <w:bookmarkStart w:id="11498" w:name="_Toc10198806"/>
              <w:bookmarkEnd w:id="11498"/>
            </w:del>
          </w:p>
        </w:tc>
        <w:bookmarkStart w:id="11499" w:name="_Toc10198807"/>
        <w:bookmarkEnd w:id="11499"/>
      </w:tr>
    </w:tbl>
    <w:p w14:paraId="059D3B9D" w14:textId="061B350E" w:rsidR="00564C22" w:rsidRPr="0202B381" w:rsidDel="00B33063" w:rsidRDefault="009B1AF1" w:rsidP="00564C22">
      <w:pPr>
        <w:rPr>
          <w:del w:id="11500" w:author="Andreas Kuehne" w:date="2019-05-31T12:22:00Z"/>
        </w:rPr>
      </w:pPr>
      <w:del w:id="1150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502" w:name="_Toc10198808"/>
        <w:bookmarkEnd w:id="11502"/>
      </w:del>
    </w:p>
    <w:p w14:paraId="7C04A7C9" w14:textId="60CFB061" w:rsidR="00564C22" w:rsidDel="00B33063" w:rsidRDefault="009B1AF1" w:rsidP="00564C22">
      <w:pPr>
        <w:pStyle w:val="Code"/>
        <w:spacing w:line="259" w:lineRule="auto"/>
        <w:rPr>
          <w:del w:id="11503" w:author="Andreas Kuehne" w:date="2019-05-31T12:22:00Z"/>
        </w:rPr>
      </w:pPr>
      <w:del w:id="11504" w:author="Andreas Kuehne" w:date="2019-05-31T12:22:00Z">
        <w:r w:rsidDel="00B33063">
          <w:rPr>
            <w:color w:val="31849B" w:themeColor="accent5" w:themeShade="BF"/>
          </w:rPr>
          <w:delText>"dsb-DigestInfoType"</w:delText>
        </w:r>
        <w:r w:rsidDel="00B33063">
          <w:delText>: {</w:delText>
        </w:r>
        <w:bookmarkStart w:id="11505" w:name="_Toc10198809"/>
        <w:bookmarkEnd w:id="11505"/>
      </w:del>
    </w:p>
    <w:p w14:paraId="59A5BB3C" w14:textId="1587F48B" w:rsidR="00564C22" w:rsidDel="00B33063" w:rsidRDefault="009B1AF1" w:rsidP="00564C22">
      <w:pPr>
        <w:pStyle w:val="Code"/>
        <w:spacing w:line="259" w:lineRule="auto"/>
        <w:rPr>
          <w:del w:id="11506" w:author="Andreas Kuehne" w:date="2019-05-31T12:22:00Z"/>
        </w:rPr>
      </w:pPr>
      <w:del w:id="115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508" w:name="_Toc10198810"/>
        <w:bookmarkEnd w:id="11508"/>
      </w:del>
    </w:p>
    <w:p w14:paraId="460CD852" w14:textId="17F3F8AA" w:rsidR="00564C22" w:rsidDel="00B33063" w:rsidRDefault="009B1AF1" w:rsidP="00564C22">
      <w:pPr>
        <w:pStyle w:val="Code"/>
        <w:spacing w:line="259" w:lineRule="auto"/>
        <w:rPr>
          <w:del w:id="11509" w:author="Andreas Kuehne" w:date="2019-05-31T12:22:00Z"/>
        </w:rPr>
      </w:pPr>
      <w:del w:id="11510" w:author="Andreas Kuehne" w:date="2019-05-31T12:22:00Z">
        <w:r w:rsidDel="00B33063">
          <w:rPr>
            <w:color w:val="31849B" w:themeColor="accent5" w:themeShade="BF"/>
          </w:rPr>
          <w:delText xml:space="preserve">  "properties"</w:delText>
        </w:r>
        <w:r w:rsidDel="00B33063">
          <w:delText>: {</w:delText>
        </w:r>
        <w:bookmarkStart w:id="11511" w:name="_Toc10198811"/>
        <w:bookmarkEnd w:id="11511"/>
      </w:del>
    </w:p>
    <w:p w14:paraId="75D38E5D" w14:textId="319B6958" w:rsidR="00564C22" w:rsidDel="00B33063" w:rsidRDefault="009B1AF1" w:rsidP="00564C22">
      <w:pPr>
        <w:pStyle w:val="Code"/>
        <w:spacing w:line="259" w:lineRule="auto"/>
        <w:rPr>
          <w:del w:id="11512" w:author="Andreas Kuehne" w:date="2019-05-31T12:22:00Z"/>
        </w:rPr>
      </w:pPr>
      <w:del w:id="11513" w:author="Andreas Kuehne" w:date="2019-05-31T12:22:00Z">
        <w:r w:rsidDel="00B33063">
          <w:rPr>
            <w:color w:val="31849B" w:themeColor="accent5" w:themeShade="BF"/>
          </w:rPr>
          <w:delText xml:space="preserve">    "alg"</w:delText>
        </w:r>
        <w:r w:rsidDel="00B33063">
          <w:delText>: {</w:delText>
        </w:r>
        <w:bookmarkStart w:id="11514" w:name="_Toc10198812"/>
        <w:bookmarkEnd w:id="11514"/>
      </w:del>
    </w:p>
    <w:p w14:paraId="5009780D" w14:textId="1E3CCD6D" w:rsidR="00564C22" w:rsidDel="00B33063" w:rsidRDefault="009B1AF1" w:rsidP="00564C22">
      <w:pPr>
        <w:pStyle w:val="Code"/>
        <w:spacing w:line="259" w:lineRule="auto"/>
        <w:rPr>
          <w:del w:id="11515" w:author="Andreas Kuehne" w:date="2019-05-31T12:22:00Z"/>
        </w:rPr>
      </w:pPr>
      <w:del w:id="115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17" w:name="_Toc10198813"/>
        <w:bookmarkEnd w:id="11517"/>
      </w:del>
    </w:p>
    <w:p w14:paraId="164F64B7" w14:textId="57E56620" w:rsidR="00564C22" w:rsidDel="00B33063" w:rsidRDefault="009B1AF1" w:rsidP="00564C22">
      <w:pPr>
        <w:pStyle w:val="Code"/>
        <w:spacing w:line="259" w:lineRule="auto"/>
        <w:rPr>
          <w:del w:id="11518" w:author="Andreas Kuehne" w:date="2019-05-31T12:22:00Z"/>
        </w:rPr>
      </w:pPr>
      <w:del w:id="11519" w:author="Andreas Kuehne" w:date="2019-05-31T12:22:00Z">
        <w:r w:rsidDel="00B33063">
          <w:delText xml:space="preserve">    },</w:delText>
        </w:r>
        <w:bookmarkStart w:id="11520" w:name="_Toc10198814"/>
        <w:bookmarkEnd w:id="11520"/>
      </w:del>
    </w:p>
    <w:p w14:paraId="7ED779B9" w14:textId="10DB0CC9" w:rsidR="00564C22" w:rsidDel="00B33063" w:rsidRDefault="009B1AF1" w:rsidP="00564C22">
      <w:pPr>
        <w:pStyle w:val="Code"/>
        <w:spacing w:line="259" w:lineRule="auto"/>
        <w:rPr>
          <w:del w:id="11521" w:author="Andreas Kuehne" w:date="2019-05-31T12:22:00Z"/>
        </w:rPr>
      </w:pPr>
      <w:del w:id="11522" w:author="Andreas Kuehne" w:date="2019-05-31T12:22:00Z">
        <w:r w:rsidDel="00B33063">
          <w:rPr>
            <w:color w:val="31849B" w:themeColor="accent5" w:themeShade="BF"/>
          </w:rPr>
          <w:delText xml:space="preserve">    "val"</w:delText>
        </w:r>
        <w:r w:rsidDel="00B33063">
          <w:delText>: {</w:delText>
        </w:r>
        <w:bookmarkStart w:id="11523" w:name="_Toc10198815"/>
        <w:bookmarkEnd w:id="11523"/>
      </w:del>
    </w:p>
    <w:p w14:paraId="2B65A5B8" w14:textId="379DD4CD" w:rsidR="00564C22" w:rsidDel="00B33063" w:rsidRDefault="009B1AF1" w:rsidP="00564C22">
      <w:pPr>
        <w:pStyle w:val="Code"/>
        <w:spacing w:line="259" w:lineRule="auto"/>
        <w:rPr>
          <w:del w:id="11524" w:author="Andreas Kuehne" w:date="2019-05-31T12:22:00Z"/>
        </w:rPr>
      </w:pPr>
      <w:del w:id="1152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26" w:name="_Toc10198816"/>
        <w:bookmarkEnd w:id="11526"/>
      </w:del>
    </w:p>
    <w:p w14:paraId="759352E4" w14:textId="4C39818E" w:rsidR="00564C22" w:rsidDel="00B33063" w:rsidRDefault="009B1AF1" w:rsidP="00564C22">
      <w:pPr>
        <w:pStyle w:val="Code"/>
        <w:spacing w:line="259" w:lineRule="auto"/>
        <w:rPr>
          <w:del w:id="11527" w:author="Andreas Kuehne" w:date="2019-05-31T12:22:00Z"/>
        </w:rPr>
      </w:pPr>
      <w:del w:id="11528" w:author="Andreas Kuehne" w:date="2019-05-31T12:22:00Z">
        <w:r w:rsidDel="00B33063">
          <w:delText xml:space="preserve">    }</w:delText>
        </w:r>
        <w:bookmarkStart w:id="11529" w:name="_Toc10198817"/>
        <w:bookmarkEnd w:id="11529"/>
      </w:del>
    </w:p>
    <w:p w14:paraId="2FDFE6DF" w14:textId="156D3A85" w:rsidR="00564C22" w:rsidDel="00B33063" w:rsidRDefault="009B1AF1" w:rsidP="00564C22">
      <w:pPr>
        <w:pStyle w:val="Code"/>
        <w:spacing w:line="259" w:lineRule="auto"/>
        <w:rPr>
          <w:del w:id="11530" w:author="Andreas Kuehne" w:date="2019-05-31T12:22:00Z"/>
        </w:rPr>
      </w:pPr>
      <w:del w:id="11531" w:author="Andreas Kuehne" w:date="2019-05-31T12:22:00Z">
        <w:r w:rsidDel="00B33063">
          <w:delText xml:space="preserve">  },</w:delText>
        </w:r>
        <w:bookmarkStart w:id="11532" w:name="_Toc10198818"/>
        <w:bookmarkEnd w:id="11532"/>
      </w:del>
    </w:p>
    <w:p w14:paraId="3BA8BE2C" w14:textId="7D394748" w:rsidR="00564C22" w:rsidDel="00B33063" w:rsidRDefault="009B1AF1" w:rsidP="00564C22">
      <w:pPr>
        <w:pStyle w:val="Code"/>
        <w:spacing w:line="259" w:lineRule="auto"/>
        <w:rPr>
          <w:del w:id="11533" w:author="Andreas Kuehne" w:date="2019-05-31T12:22:00Z"/>
        </w:rPr>
      </w:pPr>
      <w:del w:id="1153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 "val"</w:delText>
        </w:r>
        <w:r w:rsidDel="00B33063">
          <w:delText>]</w:delText>
        </w:r>
        <w:bookmarkStart w:id="11535" w:name="_Toc10198819"/>
        <w:bookmarkEnd w:id="11535"/>
      </w:del>
    </w:p>
    <w:p w14:paraId="53946A8F" w14:textId="10E4E7BD" w:rsidR="00564C22" w:rsidDel="00B33063" w:rsidRDefault="009B1AF1" w:rsidP="00564C22">
      <w:pPr>
        <w:pStyle w:val="Code"/>
        <w:spacing w:line="259" w:lineRule="auto"/>
        <w:rPr>
          <w:del w:id="11536" w:author="Andreas Kuehne" w:date="2019-05-31T12:22:00Z"/>
        </w:rPr>
      </w:pPr>
      <w:del w:id="11537" w:author="Andreas Kuehne" w:date="2019-05-31T12:22:00Z">
        <w:r w:rsidDel="00B33063">
          <w:delText>}</w:delText>
        </w:r>
        <w:bookmarkStart w:id="11538" w:name="_Toc10198820"/>
        <w:bookmarkEnd w:id="11538"/>
      </w:del>
    </w:p>
    <w:p w14:paraId="7FC8E236" w14:textId="389AF8B4" w:rsidR="00564C22" w:rsidDel="00B33063" w:rsidRDefault="00564C22" w:rsidP="00564C22">
      <w:pPr>
        <w:rPr>
          <w:del w:id="11539" w:author="Andreas Kuehne" w:date="2019-05-31T12:22:00Z"/>
        </w:rPr>
      </w:pPr>
      <w:bookmarkStart w:id="11540" w:name="_Toc10198821"/>
      <w:bookmarkEnd w:id="11540"/>
    </w:p>
    <w:p w14:paraId="589B31E5" w14:textId="45677F50" w:rsidR="00564C22" w:rsidDel="00B33063" w:rsidRDefault="009B1AF1" w:rsidP="00564C22">
      <w:pPr>
        <w:pStyle w:val="berschrift4"/>
        <w:rPr>
          <w:del w:id="11541" w:author="Andreas Kuehne" w:date="2019-05-31T12:22:00Z"/>
        </w:rPr>
      </w:pPr>
      <w:del w:id="11542" w:author="Andreas Kuehne" w:date="2019-05-31T12:22:00Z">
        <w:r w:rsidDel="00B33063">
          <w:delText>DigestInfo – XML Syntax</w:delText>
        </w:r>
        <w:bookmarkStart w:id="11543" w:name="_Toc10198822"/>
        <w:bookmarkEnd w:id="11543"/>
      </w:del>
    </w:p>
    <w:p w14:paraId="54D5F6D5" w14:textId="786B86C7" w:rsidR="00564C22" w:rsidRPr="5404FA76" w:rsidDel="00B33063" w:rsidRDefault="009B1AF1" w:rsidP="00564C22">
      <w:pPr>
        <w:rPr>
          <w:del w:id="11544" w:author="Andreas Kuehne" w:date="2019-05-31T12:22:00Z"/>
        </w:rPr>
      </w:pPr>
      <w:del w:id="11545" w:author="Andreas Kuehne" w:date="2019-05-31T12:22:00Z">
        <w:r w:rsidRPr="0CCF9147" w:rsidDel="00B33063">
          <w:delText xml:space="preserve">The XML type </w:delText>
        </w:r>
        <w:r w:rsidRPr="002062A5" w:rsidDel="00B33063">
          <w:rPr>
            <w:rFonts w:ascii="Courier New" w:eastAsia="Courier New" w:hAnsi="Courier New" w:cs="Courier New"/>
          </w:rPr>
          <w:delText>DigestInfoType</w:delText>
        </w:r>
        <w:r w:rsidRPr="0CCF9147" w:rsidDel="00B33063">
          <w:delText xml:space="preserve"> SHALL implement the requirements defined in the </w:delText>
        </w:r>
        <w:r w:rsidRPr="002062A5" w:rsidDel="00B33063">
          <w:rPr>
            <w:rFonts w:ascii="Courier New" w:eastAsia="Courier New" w:hAnsi="Courier New" w:cs="Courier New"/>
          </w:rPr>
          <w:delText>DigestInfo</w:delText>
        </w:r>
        <w:r w:rsidDel="00B33063">
          <w:delText xml:space="preserve"> </w:delText>
        </w:r>
        <w:r w:rsidRPr="005A6FFD" w:rsidDel="00B33063">
          <w:delText>component.</w:delText>
        </w:r>
        <w:bookmarkStart w:id="11546" w:name="_Toc10198823"/>
        <w:bookmarkEnd w:id="11546"/>
      </w:del>
    </w:p>
    <w:p w14:paraId="2F6B1EA6" w14:textId="60D625EF" w:rsidR="00564C22" w:rsidDel="00B33063" w:rsidRDefault="009B1AF1" w:rsidP="00564C22">
      <w:pPr>
        <w:rPr>
          <w:del w:id="11547" w:author="Andreas Kuehne" w:date="2019-05-31T12:22:00Z"/>
        </w:rPr>
      </w:pPr>
      <w:del w:id="115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DigestInfoType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549" w:name="_Toc10198824"/>
        <w:bookmarkEnd w:id="11549"/>
      </w:del>
    </w:p>
    <w:p w14:paraId="3B8394E8" w14:textId="241B8D4B" w:rsidR="00564C22" w:rsidDel="00B33063" w:rsidRDefault="009B1AF1" w:rsidP="00564C22">
      <w:pPr>
        <w:pStyle w:val="Code"/>
        <w:rPr>
          <w:del w:id="11550" w:author="Andreas Kuehne" w:date="2019-05-31T12:22:00Z"/>
        </w:rPr>
      </w:pPr>
      <w:del w:id="1155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DigestInfoType</w:delText>
        </w:r>
        <w:r w:rsidDel="00B33063">
          <w:rPr>
            <w:color w:val="943634" w:themeColor="accent2" w:themeShade="BF"/>
          </w:rPr>
          <w:delText>"</w:delText>
        </w:r>
        <w:r w:rsidDel="00B33063">
          <w:rPr>
            <w:color w:val="31849B" w:themeColor="accent5" w:themeShade="BF"/>
          </w:rPr>
          <w:delText>&gt;</w:delText>
        </w:r>
        <w:bookmarkStart w:id="11552" w:name="_Toc10198825"/>
        <w:bookmarkEnd w:id="11552"/>
      </w:del>
    </w:p>
    <w:p w14:paraId="41F45083" w14:textId="6609FACC" w:rsidR="00564C22" w:rsidDel="00B33063" w:rsidRDefault="009B1AF1" w:rsidP="00564C22">
      <w:pPr>
        <w:pStyle w:val="Code"/>
        <w:rPr>
          <w:del w:id="11553" w:author="Andreas Kuehne" w:date="2019-05-31T12:22:00Z"/>
        </w:rPr>
      </w:pPr>
      <w:del w:id="11554" w:author="Andreas Kuehne" w:date="2019-05-31T12:22:00Z">
        <w:r w:rsidDel="00B33063">
          <w:rPr>
            <w:color w:val="31849B" w:themeColor="accent5" w:themeShade="BF"/>
          </w:rPr>
          <w:delText xml:space="preserve">  &lt;xs:sequence&gt;</w:delText>
        </w:r>
        <w:bookmarkStart w:id="11555" w:name="_Toc10198826"/>
        <w:bookmarkEnd w:id="11555"/>
      </w:del>
    </w:p>
    <w:p w14:paraId="54C18F53" w14:textId="43C86C3D" w:rsidR="00564C22" w:rsidDel="00B33063" w:rsidRDefault="009B1AF1" w:rsidP="00564C22">
      <w:pPr>
        <w:pStyle w:val="Code"/>
        <w:rPr>
          <w:del w:id="11556" w:author="Andreas Kuehne" w:date="2019-05-31T12:22:00Z"/>
        </w:rPr>
      </w:pPr>
      <w:del w:id="115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DigestMethod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558" w:name="_Toc10198827"/>
        <w:bookmarkEnd w:id="11558"/>
      </w:del>
    </w:p>
    <w:p w14:paraId="20A445E9" w14:textId="6129BA51" w:rsidR="00564C22" w:rsidDel="00B33063" w:rsidRDefault="009B1AF1" w:rsidP="00564C22">
      <w:pPr>
        <w:pStyle w:val="Code"/>
        <w:rPr>
          <w:del w:id="11559" w:author="Andreas Kuehne" w:date="2019-05-31T12:22:00Z"/>
        </w:rPr>
      </w:pPr>
      <w:del w:id="1156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1561" w:name="_Toc10198828"/>
        <w:bookmarkEnd w:id="11561"/>
      </w:del>
    </w:p>
    <w:p w14:paraId="591ABE8E" w14:textId="0A0CB001" w:rsidR="00564C22" w:rsidDel="00B33063" w:rsidRDefault="009B1AF1" w:rsidP="00564C22">
      <w:pPr>
        <w:pStyle w:val="Code"/>
        <w:rPr>
          <w:del w:id="11562" w:author="Andreas Kuehne" w:date="2019-05-31T12:22:00Z"/>
        </w:rPr>
      </w:pPr>
      <w:del w:id="11563" w:author="Andreas Kuehne" w:date="2019-05-31T12:22:00Z">
        <w:r w:rsidDel="00B33063">
          <w:rPr>
            <w:color w:val="31849B" w:themeColor="accent5" w:themeShade="BF"/>
          </w:rPr>
          <w:delText xml:space="preserve">  &lt;/xs:sequence&gt;</w:delText>
        </w:r>
        <w:bookmarkStart w:id="11564" w:name="_Toc10198829"/>
        <w:bookmarkEnd w:id="11564"/>
      </w:del>
    </w:p>
    <w:p w14:paraId="720D2F4A" w14:textId="68A0B287" w:rsidR="00564C22" w:rsidDel="00B33063" w:rsidRDefault="009B1AF1" w:rsidP="00564C22">
      <w:pPr>
        <w:pStyle w:val="Code"/>
        <w:rPr>
          <w:del w:id="11565" w:author="Andreas Kuehne" w:date="2019-05-31T12:22:00Z"/>
        </w:rPr>
      </w:pPr>
      <w:del w:id="11566" w:author="Andreas Kuehne" w:date="2019-05-31T12:22:00Z">
        <w:r w:rsidDel="00B33063">
          <w:rPr>
            <w:color w:val="31849B" w:themeColor="accent5" w:themeShade="BF"/>
          </w:rPr>
          <w:delText>&lt;/xs:complexType&gt;</w:delText>
        </w:r>
        <w:bookmarkStart w:id="11567" w:name="_Toc10198830"/>
        <w:bookmarkEnd w:id="11567"/>
      </w:del>
    </w:p>
    <w:p w14:paraId="7EDC24B0" w14:textId="0AFE385F" w:rsidR="00564C22" w:rsidDel="00B33063" w:rsidRDefault="009B1AF1" w:rsidP="00564C22">
      <w:pPr>
        <w:spacing w:line="259" w:lineRule="auto"/>
        <w:rPr>
          <w:del w:id="11568" w:author="Andreas Kuehne" w:date="2019-05-31T12:22:00Z"/>
        </w:rPr>
      </w:pPr>
      <w:del w:id="1156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DigestInfoType</w:delText>
        </w:r>
        <w:r w:rsidRPr="71C71F8C" w:rsidDel="00B33063">
          <w:delText xml:space="preserve"> </w:delText>
        </w:r>
        <w:r w:rsidDel="00B33063">
          <w:delText xml:space="preserve">XML element SHALL implement in XML syntax the sub-component that has a name equal to its local name. </w:delText>
        </w:r>
        <w:bookmarkStart w:id="11570" w:name="_Toc10198831"/>
        <w:bookmarkEnd w:id="11570"/>
      </w:del>
    </w:p>
    <w:p w14:paraId="5E78690D" w14:textId="0AA15B05" w:rsidR="00564C22" w:rsidDel="00B33063" w:rsidRDefault="009B1AF1" w:rsidP="00564C22">
      <w:pPr>
        <w:pStyle w:val="berschrift3"/>
        <w:rPr>
          <w:del w:id="11571" w:author="Andreas Kuehne" w:date="2019-05-31T12:22:00Z"/>
        </w:rPr>
      </w:pPr>
      <w:bookmarkStart w:id="11572" w:name="_RefComp23E43D4E"/>
      <w:del w:id="11573" w:author="Andreas Kuehne" w:date="2019-05-31T12:22:00Z">
        <w:r w:rsidDel="00B33063">
          <w:delText>Component AttachmentReference</w:delText>
        </w:r>
        <w:bookmarkStart w:id="11574" w:name="_Toc10198832"/>
        <w:bookmarkEnd w:id="11572"/>
        <w:bookmarkEnd w:id="11574"/>
      </w:del>
    </w:p>
    <w:p w14:paraId="4C62EDF7" w14:textId="7AC20EB6" w:rsidR="00564C22" w:rsidDel="00B33063" w:rsidRDefault="001725A5" w:rsidP="00564C22">
      <w:pPr>
        <w:rPr>
          <w:del w:id="11575" w:author="Andreas Kuehne" w:date="2019-05-31T12:22:00Z"/>
        </w:rPr>
      </w:pPr>
      <w:del w:id="11576" w:author="Andreas Kuehne" w:date="2019-05-31T12:22:00Z">
        <w:r w:rsidRPr="003A06D0" w:rsidDel="00B33063">
          <w:delText xml:space="preserve">Applications MAY support SOAP 1.2 attachment feature </w:delText>
        </w:r>
        <w:r w:rsidRPr="003A06D0" w:rsidDel="00B33063">
          <w:rPr>
            <w:b/>
            <w:bCs/>
            <w:color w:val="000000" w:themeColor="text1"/>
            <w:lang w:val="en-GB"/>
          </w:rPr>
          <w:delText>[SOAPAtt]</w:delText>
        </w:r>
        <w:r w:rsidRPr="003A06D0" w:rsidDel="00B33063">
          <w:delText xml:space="preserve"> or other attachment specifications (e.g. </w:delText>
        </w:r>
        <w:r w:rsidRPr="003A06D0" w:rsidDel="00B33063">
          <w:rPr>
            <w:b/>
            <w:lang w:val="en-GB"/>
          </w:rPr>
          <w:delText>[SOAPMtom]</w:delText>
        </w:r>
        <w:r w:rsidRPr="003A06D0" w:rsidDel="00B33063">
          <w:delText>) to transmit documents.</w:delText>
        </w:r>
        <w:bookmarkStart w:id="11577" w:name="_Toc10198833"/>
        <w:bookmarkEnd w:id="11577"/>
      </w:del>
    </w:p>
    <w:p w14:paraId="0A4FF932" w14:textId="0BF405FD" w:rsidR="00564C22" w:rsidDel="00B33063" w:rsidRDefault="009B1AF1" w:rsidP="00564C22">
      <w:pPr>
        <w:rPr>
          <w:del w:id="11578" w:author="Andreas Kuehne" w:date="2019-05-31T12:22:00Z"/>
        </w:rPr>
      </w:pPr>
      <w:del w:id="11579" w:author="Andreas Kuehne" w:date="2019-05-31T12:22:00Z">
        <w:r w:rsidDel="00B33063">
          <w:delText>Below follows a list of the sub-components that constitute this component:</w:delText>
        </w:r>
        <w:bookmarkStart w:id="11580" w:name="_Toc10198834"/>
        <w:bookmarkEnd w:id="11580"/>
      </w:del>
    </w:p>
    <w:p w14:paraId="3917AC2F" w14:textId="7D5772A4" w:rsidR="00564C22" w:rsidDel="00B33063" w:rsidRDefault="009B1AF1" w:rsidP="00564C22">
      <w:pPr>
        <w:pStyle w:val="Member"/>
        <w:rPr>
          <w:del w:id="11581" w:author="Andreas Kuehne" w:date="2019-05-31T12:22:00Z"/>
        </w:rPr>
      </w:pPr>
      <w:del w:id="11582" w:author="Andreas Kuehne" w:date="2019-05-31T12:22:00Z">
        <w:r w:rsidDel="00B33063">
          <w:delText xml:space="preserve">The OPTIONAL </w:delText>
        </w:r>
        <w:r w:rsidRPr="35C1378D" w:rsidDel="00B33063">
          <w:rPr>
            <w:rStyle w:val="Datatype"/>
          </w:rPr>
          <w:delText>DigestInfo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An element of this type can be used to ensure the integrity of the attachment data. If these elements are supplied the server SHOULD compute a message digest using the algorithm given in </w:delText>
        </w:r>
        <w:r w:rsidRPr="003A06D0" w:rsidDel="00B33063">
          <w:rPr>
            <w:rStyle w:val="Datatype"/>
            <w:lang w:val="en-GB"/>
          </w:rPr>
          <w:delText>DigestMethod</w:delText>
        </w:r>
        <w:r w:rsidRPr="003A06D0" w:rsidDel="00B33063">
          <w:delText xml:space="preserve"> over the binary data in the octet stream and compare it against the supplied </w:delText>
        </w:r>
        <w:r w:rsidRPr="003A06D0" w:rsidDel="00B33063">
          <w:rPr>
            <w:rStyle w:val="Datatype"/>
            <w:lang w:val="en-GB"/>
          </w:rPr>
          <w:delText>DigestValue</w:delText>
        </w:r>
        <w:r w:rsidRPr="003A06D0" w:rsidDel="00B33063">
          <w:delText>. If the comparison fails</w:delText>
        </w:r>
        <w:r w:rsidR="009A4727" w:rsidDel="00B33063">
          <w:delText>,</w:delText>
        </w:r>
        <w:r w:rsidRPr="003A06D0" w:rsidDel="00B33063">
          <w:delText xml:space="preserve"> then a </w:delText>
        </w:r>
        <w:r w:rsidRPr="003A06D0" w:rsidDel="00B33063">
          <w:rPr>
            <w:rStyle w:val="Datatype"/>
            <w:lang w:val="en-GB"/>
          </w:rPr>
          <w:delText>RequesterError</w:delText>
        </w:r>
        <w:r w:rsidRPr="003A06D0" w:rsidDel="00B33063">
          <w:delText xml:space="preserve"> qualified by a </w:delText>
        </w:r>
        <w:r w:rsidRPr="003A06D0" w:rsidDel="00B33063">
          <w:rPr>
            <w:rStyle w:val="Datatype"/>
            <w:lang w:val="en-GB"/>
          </w:rPr>
          <w:delText>GeneralError</w:delText>
        </w:r>
        <w:r w:rsidRPr="003A06D0" w:rsidDel="00B33063">
          <w:delText xml:space="preserve"> and an appropriate message containing the </w:delText>
        </w:r>
        <w:r w:rsidRPr="003A06D0" w:rsidDel="00B33063">
          <w:rPr>
            <w:rStyle w:val="Datatype"/>
            <w:lang w:val="en-GB"/>
          </w:rPr>
          <w:delText>AttRefURI</w:delText>
        </w:r>
        <w:r w:rsidRPr="003A06D0" w:rsidDel="00B33063">
          <w:delText xml:space="preserve"> is returned.</w:delText>
        </w:r>
        <w:bookmarkStart w:id="11583" w:name="_Toc10198835"/>
        <w:bookmarkEnd w:id="11583"/>
      </w:del>
    </w:p>
    <w:p w14:paraId="5C3569AE" w14:textId="63117D70" w:rsidR="00564C22" w:rsidDel="00B33063" w:rsidRDefault="009B1AF1" w:rsidP="00564C22">
      <w:pPr>
        <w:pStyle w:val="Member"/>
        <w:rPr>
          <w:del w:id="11584" w:author="Andreas Kuehne" w:date="2019-05-31T12:22:00Z"/>
        </w:rPr>
      </w:pPr>
      <w:del w:id="11585" w:author="Andreas Kuehne" w:date="2019-05-31T12:22:00Z">
        <w:r w:rsidDel="00B33063">
          <w:delText xml:space="preserve">The </w:delText>
        </w:r>
        <w:r w:rsidRPr="35C1378D" w:rsidDel="00B33063">
          <w:rPr>
            <w:rStyle w:val="Datatype"/>
          </w:rPr>
          <w:delText>AttRefURI</w:delText>
        </w:r>
        <w:r w:rsidDel="00B33063">
          <w:delText xml:space="preserve"> element MUST contain one instance of a URI. </w:delText>
        </w:r>
        <w:r w:rsidRPr="003A06D0" w:rsidDel="00B33063">
          <w:delText xml:space="preserve">SOAP 1.2 attachment feature [SOAPAtt] states that any secondary part ("attachment") can be referenced by a URI of any URI scheme. </w:delText>
        </w:r>
        <w:r w:rsidRPr="003A06D0" w:rsidDel="00B33063">
          <w:rPr>
            <w:rStyle w:val="Datatype"/>
            <w:lang w:val="en-GB"/>
          </w:rPr>
          <w:delText>AttRefURI</w:delText>
        </w:r>
        <w:r w:rsidRPr="003A06D0" w:rsidDel="00B33063">
          <w:delTex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delText>
        </w:r>
        <w:bookmarkStart w:id="11586" w:name="_Toc10198836"/>
        <w:bookmarkEnd w:id="11586"/>
      </w:del>
    </w:p>
    <w:p w14:paraId="0824138D" w14:textId="502309A5" w:rsidR="00564C22" w:rsidDel="00B33063" w:rsidRDefault="009B1AF1" w:rsidP="00564C22">
      <w:pPr>
        <w:pStyle w:val="berschrift4"/>
        <w:rPr>
          <w:del w:id="11587" w:author="Andreas Kuehne" w:date="2019-05-31T12:22:00Z"/>
        </w:rPr>
      </w:pPr>
      <w:del w:id="11588" w:author="Andreas Kuehne" w:date="2019-05-31T12:22:00Z">
        <w:r w:rsidDel="00B33063">
          <w:delText>AttachmentReference – JSON Syntax</w:delText>
        </w:r>
        <w:bookmarkStart w:id="11589" w:name="_Toc10198837"/>
        <w:bookmarkEnd w:id="11589"/>
      </w:del>
    </w:p>
    <w:p w14:paraId="6B0ECBCE" w14:textId="50789740" w:rsidR="00564C22" w:rsidRPr="0248A3D1" w:rsidDel="00B33063" w:rsidRDefault="009B1AF1" w:rsidP="00564C22">
      <w:pPr>
        <w:rPr>
          <w:del w:id="11590" w:author="Andreas Kuehne" w:date="2019-05-31T12:22:00Z"/>
        </w:rPr>
      </w:pPr>
      <w:del w:id="1159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AttachmentReference</w:delText>
        </w:r>
        <w:r w:rsidDel="00B33063">
          <w:delText xml:space="preserve"> component.</w:delText>
        </w:r>
        <w:bookmarkStart w:id="11592" w:name="_Toc10198838"/>
        <w:bookmarkEnd w:id="11592"/>
      </w:del>
    </w:p>
    <w:p w14:paraId="31AD97E5" w14:textId="433427F0" w:rsidR="00564C22" w:rsidRPr="C2430093" w:rsidDel="00B33063" w:rsidRDefault="009B1AF1" w:rsidP="00564C22">
      <w:pPr>
        <w:spacing w:line="259" w:lineRule="auto"/>
        <w:rPr>
          <w:del w:id="11593" w:author="Andreas Kuehne" w:date="2019-05-31T12:22:00Z"/>
          <w:rFonts w:eastAsia="Arial" w:cs="Arial"/>
          <w:sz w:val="22"/>
          <w:szCs w:val="22"/>
        </w:rPr>
      </w:pPr>
      <w:del w:id="1159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AttachmentReference</w:delText>
        </w:r>
        <w:r w:rsidRPr="002062A5" w:rsidDel="00B33063">
          <w:rPr>
            <w:rFonts w:eastAsia="Arial" w:cs="Arial"/>
            <w:sz w:val="22"/>
            <w:szCs w:val="22"/>
          </w:rPr>
          <w:delText xml:space="preserve"> using JSON-specific names mapped as shown in the table below.</w:delText>
        </w:r>
        <w:bookmarkStart w:id="11595" w:name="_Toc10198839"/>
        <w:bookmarkEnd w:id="11595"/>
      </w:del>
    </w:p>
    <w:tbl>
      <w:tblPr>
        <w:tblStyle w:val="Gitternetztabelle1hell1"/>
        <w:tblW w:w="0" w:type="auto"/>
        <w:tblLook w:val="04A0" w:firstRow="1" w:lastRow="0" w:firstColumn="1" w:lastColumn="0" w:noHBand="0" w:noVBand="1"/>
      </w:tblPr>
      <w:tblGrid>
        <w:gridCol w:w="4675"/>
        <w:gridCol w:w="4675"/>
      </w:tblGrid>
      <w:tr w:rsidR="00564C22" w:rsidDel="00B33063" w14:paraId="0C1BDB10" w14:textId="4C340E00" w:rsidTr="00564C22">
        <w:trPr>
          <w:cnfStyle w:val="100000000000" w:firstRow="1" w:lastRow="0" w:firstColumn="0" w:lastColumn="0" w:oddVBand="0" w:evenVBand="0" w:oddHBand="0" w:evenHBand="0" w:firstRowFirstColumn="0" w:firstRowLastColumn="0" w:lastRowFirstColumn="0" w:lastRowLastColumn="0"/>
          <w:del w:id="115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A901FB" w14:textId="1A4DE182" w:rsidR="00564C22" w:rsidDel="00B33063" w:rsidRDefault="009B1AF1" w:rsidP="00564C22">
            <w:pPr>
              <w:pStyle w:val="Beschriftung"/>
              <w:rPr>
                <w:del w:id="11597" w:author="Andreas Kuehne" w:date="2019-05-31T12:22:00Z"/>
              </w:rPr>
            </w:pPr>
            <w:del w:id="11598" w:author="Andreas Kuehne" w:date="2019-05-31T12:22:00Z">
              <w:r w:rsidDel="00B33063">
                <w:delText>Element</w:delText>
              </w:r>
              <w:bookmarkStart w:id="11599" w:name="_Toc10198840"/>
              <w:bookmarkEnd w:id="11599"/>
            </w:del>
          </w:p>
        </w:tc>
        <w:tc>
          <w:tcPr>
            <w:tcW w:w="4675" w:type="dxa"/>
          </w:tcPr>
          <w:p w14:paraId="4DBDF990" w14:textId="420EC8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600" w:author="Andreas Kuehne" w:date="2019-05-31T12:22:00Z"/>
              </w:rPr>
            </w:pPr>
            <w:del w:id="11601" w:author="Andreas Kuehne" w:date="2019-05-31T12:22:00Z">
              <w:r w:rsidDel="00B33063">
                <w:delText>Implementing JSON member name</w:delText>
              </w:r>
              <w:bookmarkStart w:id="11602" w:name="_Toc10198841"/>
              <w:bookmarkEnd w:id="11602"/>
            </w:del>
          </w:p>
        </w:tc>
        <w:bookmarkStart w:id="11603" w:name="_Toc10198842"/>
        <w:bookmarkEnd w:id="11603"/>
      </w:tr>
      <w:tr w:rsidR="00564C22" w:rsidDel="00B33063" w14:paraId="05224D78" w14:textId="637C7D53" w:rsidTr="00564C22">
        <w:trPr>
          <w:del w:id="116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AFAECF" w14:textId="0B2369B7" w:rsidR="00564C22" w:rsidRPr="002062A5" w:rsidDel="00B33063" w:rsidRDefault="009B1AF1" w:rsidP="00564C22">
            <w:pPr>
              <w:pStyle w:val="Beschriftung"/>
              <w:rPr>
                <w:del w:id="11605" w:author="Andreas Kuehne" w:date="2019-05-31T12:22:00Z"/>
                <w:rStyle w:val="Datatype"/>
                <w:b w:val="0"/>
                <w:bCs w:val="0"/>
              </w:rPr>
            </w:pPr>
            <w:del w:id="11606" w:author="Andreas Kuehne" w:date="2019-05-31T12:22:00Z">
              <w:r w:rsidRPr="002062A5" w:rsidDel="00B33063">
                <w:rPr>
                  <w:rStyle w:val="Datatype"/>
                </w:rPr>
                <w:delText>DigestInfo</w:delText>
              </w:r>
              <w:bookmarkStart w:id="11607" w:name="_Toc10198843"/>
              <w:bookmarkEnd w:id="11607"/>
            </w:del>
          </w:p>
        </w:tc>
        <w:tc>
          <w:tcPr>
            <w:tcW w:w="4675" w:type="dxa"/>
          </w:tcPr>
          <w:p w14:paraId="25D2054E" w14:textId="26248E8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08" w:author="Andreas Kuehne" w:date="2019-05-31T12:22:00Z"/>
                <w:rStyle w:val="Datatype"/>
              </w:rPr>
            </w:pPr>
            <w:del w:id="11609" w:author="Andreas Kuehne" w:date="2019-05-31T12:22:00Z">
              <w:r w:rsidRPr="002062A5" w:rsidDel="00B33063">
                <w:rPr>
                  <w:rStyle w:val="Datatype"/>
                </w:rPr>
                <w:delText>di</w:delText>
              </w:r>
              <w:bookmarkStart w:id="11610" w:name="_Toc10198844"/>
              <w:bookmarkEnd w:id="11610"/>
            </w:del>
          </w:p>
        </w:tc>
        <w:bookmarkStart w:id="11611" w:name="_Toc10198845"/>
        <w:bookmarkEnd w:id="11611"/>
      </w:tr>
      <w:tr w:rsidR="00564C22" w:rsidDel="00B33063" w14:paraId="2D9DD660" w14:textId="1A01391E" w:rsidTr="00564C22">
        <w:trPr>
          <w:del w:id="116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0296B0" w14:textId="7E4214CB" w:rsidR="00564C22" w:rsidRPr="002062A5" w:rsidDel="00B33063" w:rsidRDefault="009B1AF1" w:rsidP="00564C22">
            <w:pPr>
              <w:pStyle w:val="Beschriftung"/>
              <w:rPr>
                <w:del w:id="11613" w:author="Andreas Kuehne" w:date="2019-05-31T12:22:00Z"/>
                <w:rStyle w:val="Datatype"/>
                <w:b w:val="0"/>
                <w:bCs w:val="0"/>
              </w:rPr>
            </w:pPr>
            <w:del w:id="11614" w:author="Andreas Kuehne" w:date="2019-05-31T12:22:00Z">
              <w:r w:rsidRPr="002062A5" w:rsidDel="00B33063">
                <w:rPr>
                  <w:rStyle w:val="Datatype"/>
                </w:rPr>
                <w:delText>AttRefURI</w:delText>
              </w:r>
              <w:bookmarkStart w:id="11615" w:name="_Toc10198846"/>
              <w:bookmarkEnd w:id="11615"/>
            </w:del>
          </w:p>
        </w:tc>
        <w:tc>
          <w:tcPr>
            <w:tcW w:w="4675" w:type="dxa"/>
          </w:tcPr>
          <w:p w14:paraId="4E5BAA37" w14:textId="411D3E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16" w:author="Andreas Kuehne" w:date="2019-05-31T12:22:00Z"/>
                <w:rStyle w:val="Datatype"/>
              </w:rPr>
            </w:pPr>
            <w:del w:id="11617" w:author="Andreas Kuehne" w:date="2019-05-31T12:22:00Z">
              <w:r w:rsidRPr="002062A5" w:rsidDel="00B33063">
                <w:rPr>
                  <w:rStyle w:val="Datatype"/>
                </w:rPr>
                <w:delText>attURI</w:delText>
              </w:r>
              <w:bookmarkStart w:id="11618" w:name="_Toc10198847"/>
              <w:bookmarkEnd w:id="11618"/>
            </w:del>
          </w:p>
        </w:tc>
        <w:bookmarkStart w:id="11619" w:name="_Toc10198848"/>
        <w:bookmarkEnd w:id="11619"/>
      </w:tr>
    </w:tbl>
    <w:p w14:paraId="1B35E4EA" w14:textId="372A56E1" w:rsidR="00564C22" w:rsidRPr="0202B381" w:rsidDel="00B33063" w:rsidRDefault="009B1AF1" w:rsidP="00564C22">
      <w:pPr>
        <w:rPr>
          <w:del w:id="11620" w:author="Andreas Kuehne" w:date="2019-05-31T12:22:00Z"/>
        </w:rPr>
      </w:pPr>
      <w:del w:id="1162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622" w:name="_Toc10198849"/>
        <w:bookmarkEnd w:id="11622"/>
      </w:del>
    </w:p>
    <w:p w14:paraId="7D9B95C8" w14:textId="11F1760A" w:rsidR="00564C22" w:rsidDel="00B33063" w:rsidRDefault="009B1AF1" w:rsidP="00564C22">
      <w:pPr>
        <w:pStyle w:val="Code"/>
        <w:spacing w:line="259" w:lineRule="auto"/>
        <w:rPr>
          <w:del w:id="11623" w:author="Andreas Kuehne" w:date="2019-05-31T12:22:00Z"/>
        </w:rPr>
      </w:pPr>
      <w:del w:id="11624" w:author="Andreas Kuehne" w:date="2019-05-31T12:22:00Z">
        <w:r w:rsidDel="00B33063">
          <w:rPr>
            <w:color w:val="31849B" w:themeColor="accent5" w:themeShade="BF"/>
          </w:rPr>
          <w:delText>"dsb-AttachmentReferenceType"</w:delText>
        </w:r>
        <w:r w:rsidDel="00B33063">
          <w:delText>: {</w:delText>
        </w:r>
        <w:bookmarkStart w:id="11625" w:name="_Toc10198850"/>
        <w:bookmarkEnd w:id="11625"/>
      </w:del>
    </w:p>
    <w:p w14:paraId="54CE2360" w14:textId="165BC353" w:rsidR="00564C22" w:rsidDel="00B33063" w:rsidRDefault="009B1AF1" w:rsidP="00564C22">
      <w:pPr>
        <w:pStyle w:val="Code"/>
        <w:spacing w:line="259" w:lineRule="auto"/>
        <w:rPr>
          <w:del w:id="11626" w:author="Andreas Kuehne" w:date="2019-05-31T12:22:00Z"/>
        </w:rPr>
      </w:pPr>
      <w:del w:id="116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628" w:name="_Toc10198851"/>
        <w:bookmarkEnd w:id="11628"/>
      </w:del>
    </w:p>
    <w:p w14:paraId="032FEE53" w14:textId="0752DD41" w:rsidR="00564C22" w:rsidDel="00B33063" w:rsidRDefault="009B1AF1" w:rsidP="00564C22">
      <w:pPr>
        <w:pStyle w:val="Code"/>
        <w:spacing w:line="259" w:lineRule="auto"/>
        <w:rPr>
          <w:del w:id="11629" w:author="Andreas Kuehne" w:date="2019-05-31T12:22:00Z"/>
        </w:rPr>
      </w:pPr>
      <w:del w:id="11630" w:author="Andreas Kuehne" w:date="2019-05-31T12:22:00Z">
        <w:r w:rsidDel="00B33063">
          <w:rPr>
            <w:color w:val="31849B" w:themeColor="accent5" w:themeShade="BF"/>
          </w:rPr>
          <w:delText xml:space="preserve">  "properties"</w:delText>
        </w:r>
        <w:r w:rsidDel="00B33063">
          <w:delText>: {</w:delText>
        </w:r>
        <w:bookmarkStart w:id="11631" w:name="_Toc10198852"/>
        <w:bookmarkEnd w:id="11631"/>
      </w:del>
    </w:p>
    <w:p w14:paraId="60D68E76" w14:textId="61C8596F" w:rsidR="00564C22" w:rsidDel="00B33063" w:rsidRDefault="009B1AF1" w:rsidP="00564C22">
      <w:pPr>
        <w:pStyle w:val="Code"/>
        <w:spacing w:line="259" w:lineRule="auto"/>
        <w:rPr>
          <w:del w:id="11632" w:author="Andreas Kuehne" w:date="2019-05-31T12:22:00Z"/>
        </w:rPr>
      </w:pPr>
      <w:del w:id="11633" w:author="Andreas Kuehne" w:date="2019-05-31T12:22:00Z">
        <w:r w:rsidDel="00B33063">
          <w:rPr>
            <w:color w:val="31849B" w:themeColor="accent5" w:themeShade="BF"/>
          </w:rPr>
          <w:delText xml:space="preserve">    "di"</w:delText>
        </w:r>
        <w:r w:rsidDel="00B33063">
          <w:delText>: {</w:delText>
        </w:r>
        <w:bookmarkStart w:id="11634" w:name="_Toc10198853"/>
        <w:bookmarkEnd w:id="11634"/>
      </w:del>
    </w:p>
    <w:p w14:paraId="22243A6F" w14:textId="75A0F377" w:rsidR="00564C22" w:rsidDel="00B33063" w:rsidRDefault="009B1AF1" w:rsidP="00564C22">
      <w:pPr>
        <w:pStyle w:val="Code"/>
        <w:spacing w:line="259" w:lineRule="auto"/>
        <w:rPr>
          <w:del w:id="11635" w:author="Andreas Kuehne" w:date="2019-05-31T12:22:00Z"/>
        </w:rPr>
      </w:pPr>
      <w:del w:id="1163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637" w:name="_Toc10198854"/>
        <w:bookmarkEnd w:id="11637"/>
      </w:del>
    </w:p>
    <w:p w14:paraId="62E27E94" w14:textId="6144E7B1" w:rsidR="00564C22" w:rsidDel="00B33063" w:rsidRDefault="009B1AF1" w:rsidP="00564C22">
      <w:pPr>
        <w:pStyle w:val="Code"/>
        <w:spacing w:line="259" w:lineRule="auto"/>
        <w:rPr>
          <w:del w:id="11638" w:author="Andreas Kuehne" w:date="2019-05-31T12:22:00Z"/>
        </w:rPr>
      </w:pPr>
      <w:del w:id="11639" w:author="Andreas Kuehne" w:date="2019-05-31T12:22:00Z">
        <w:r w:rsidDel="00B33063">
          <w:rPr>
            <w:color w:val="31849B" w:themeColor="accent5" w:themeShade="BF"/>
          </w:rPr>
          <w:delText xml:space="preserve">      "items"</w:delText>
        </w:r>
        <w:r w:rsidDel="00B33063">
          <w:delText>: {</w:delText>
        </w:r>
        <w:bookmarkStart w:id="11640" w:name="_Toc10198855"/>
        <w:bookmarkEnd w:id="11640"/>
      </w:del>
    </w:p>
    <w:p w14:paraId="261ECDD5" w14:textId="7FA2D1B7" w:rsidR="00564C22" w:rsidDel="00B33063" w:rsidRDefault="009B1AF1" w:rsidP="00564C22">
      <w:pPr>
        <w:pStyle w:val="Code"/>
        <w:spacing w:line="259" w:lineRule="auto"/>
        <w:rPr>
          <w:del w:id="11641" w:author="Andreas Kuehne" w:date="2019-05-31T12:22:00Z"/>
        </w:rPr>
      </w:pPr>
      <w:del w:id="1164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1643" w:name="_Toc10198856"/>
        <w:bookmarkEnd w:id="11643"/>
      </w:del>
    </w:p>
    <w:p w14:paraId="06CB2499" w14:textId="5238295F" w:rsidR="00564C22" w:rsidDel="00B33063" w:rsidRDefault="009B1AF1" w:rsidP="00564C22">
      <w:pPr>
        <w:pStyle w:val="Code"/>
        <w:spacing w:line="259" w:lineRule="auto"/>
        <w:rPr>
          <w:del w:id="11644" w:author="Andreas Kuehne" w:date="2019-05-31T12:22:00Z"/>
        </w:rPr>
      </w:pPr>
      <w:del w:id="11645" w:author="Andreas Kuehne" w:date="2019-05-31T12:22:00Z">
        <w:r w:rsidDel="00B33063">
          <w:delText xml:space="preserve">      }</w:delText>
        </w:r>
        <w:bookmarkStart w:id="11646" w:name="_Toc10198857"/>
        <w:bookmarkEnd w:id="11646"/>
      </w:del>
    </w:p>
    <w:p w14:paraId="3A47A83F" w14:textId="18892FB8" w:rsidR="00564C22" w:rsidDel="00B33063" w:rsidRDefault="009B1AF1" w:rsidP="00564C22">
      <w:pPr>
        <w:pStyle w:val="Code"/>
        <w:spacing w:line="259" w:lineRule="auto"/>
        <w:rPr>
          <w:del w:id="11647" w:author="Andreas Kuehne" w:date="2019-05-31T12:22:00Z"/>
        </w:rPr>
      </w:pPr>
      <w:del w:id="11648" w:author="Andreas Kuehne" w:date="2019-05-31T12:22:00Z">
        <w:r w:rsidDel="00B33063">
          <w:delText xml:space="preserve">    },</w:delText>
        </w:r>
        <w:bookmarkStart w:id="11649" w:name="_Toc10198858"/>
        <w:bookmarkEnd w:id="11649"/>
      </w:del>
    </w:p>
    <w:p w14:paraId="6A0E483C" w14:textId="6D92B26D" w:rsidR="00564C22" w:rsidDel="00B33063" w:rsidRDefault="009B1AF1" w:rsidP="00564C22">
      <w:pPr>
        <w:pStyle w:val="Code"/>
        <w:spacing w:line="259" w:lineRule="auto"/>
        <w:rPr>
          <w:del w:id="11650" w:author="Andreas Kuehne" w:date="2019-05-31T12:22:00Z"/>
        </w:rPr>
      </w:pPr>
      <w:del w:id="11651" w:author="Andreas Kuehne" w:date="2019-05-31T12:22:00Z">
        <w:r w:rsidDel="00B33063">
          <w:rPr>
            <w:color w:val="31849B" w:themeColor="accent5" w:themeShade="BF"/>
          </w:rPr>
          <w:delText xml:space="preserve">    "attURI"</w:delText>
        </w:r>
        <w:r w:rsidDel="00B33063">
          <w:delText>: {</w:delText>
        </w:r>
        <w:bookmarkStart w:id="11652" w:name="_Toc10198859"/>
        <w:bookmarkEnd w:id="11652"/>
      </w:del>
    </w:p>
    <w:p w14:paraId="40F60D59" w14:textId="075D10B4" w:rsidR="00564C22" w:rsidDel="00B33063" w:rsidRDefault="009B1AF1" w:rsidP="00564C22">
      <w:pPr>
        <w:pStyle w:val="Code"/>
        <w:spacing w:line="259" w:lineRule="auto"/>
        <w:rPr>
          <w:del w:id="11653" w:author="Andreas Kuehne" w:date="2019-05-31T12:22:00Z"/>
        </w:rPr>
      </w:pPr>
      <w:del w:id="116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55" w:name="_Toc10198860"/>
        <w:bookmarkEnd w:id="11655"/>
      </w:del>
    </w:p>
    <w:p w14:paraId="3A6AEA39" w14:textId="49FB3712" w:rsidR="00564C22" w:rsidDel="00B33063" w:rsidRDefault="009B1AF1" w:rsidP="00564C22">
      <w:pPr>
        <w:pStyle w:val="Code"/>
        <w:spacing w:line="259" w:lineRule="auto"/>
        <w:rPr>
          <w:del w:id="11656" w:author="Andreas Kuehne" w:date="2019-05-31T12:22:00Z"/>
        </w:rPr>
      </w:pPr>
      <w:del w:id="11657" w:author="Andreas Kuehne" w:date="2019-05-31T12:22:00Z">
        <w:r w:rsidDel="00B33063">
          <w:delText xml:space="preserve">    }</w:delText>
        </w:r>
        <w:bookmarkStart w:id="11658" w:name="_Toc10198861"/>
        <w:bookmarkEnd w:id="11658"/>
      </w:del>
    </w:p>
    <w:p w14:paraId="32A84CD9" w14:textId="53545D93" w:rsidR="00564C22" w:rsidDel="00B33063" w:rsidRDefault="009B1AF1" w:rsidP="00564C22">
      <w:pPr>
        <w:pStyle w:val="Code"/>
        <w:spacing w:line="259" w:lineRule="auto"/>
        <w:rPr>
          <w:del w:id="11659" w:author="Andreas Kuehne" w:date="2019-05-31T12:22:00Z"/>
        </w:rPr>
      </w:pPr>
      <w:del w:id="11660" w:author="Andreas Kuehne" w:date="2019-05-31T12:22:00Z">
        <w:r w:rsidDel="00B33063">
          <w:delText xml:space="preserve">  },</w:delText>
        </w:r>
        <w:bookmarkStart w:id="11661" w:name="_Toc10198862"/>
        <w:bookmarkEnd w:id="11661"/>
      </w:del>
    </w:p>
    <w:p w14:paraId="7D98E6E3" w14:textId="488AB487" w:rsidR="00564C22" w:rsidDel="00B33063" w:rsidRDefault="009B1AF1" w:rsidP="00564C22">
      <w:pPr>
        <w:pStyle w:val="Code"/>
        <w:spacing w:line="259" w:lineRule="auto"/>
        <w:rPr>
          <w:del w:id="11662" w:author="Andreas Kuehne" w:date="2019-05-31T12:22:00Z"/>
        </w:rPr>
      </w:pPr>
      <w:del w:id="1166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"attURI"</w:delText>
        </w:r>
        <w:r w:rsidDel="00B33063">
          <w:delText>]</w:delText>
        </w:r>
        <w:bookmarkStart w:id="11664" w:name="_Toc10198863"/>
        <w:bookmarkEnd w:id="11664"/>
      </w:del>
    </w:p>
    <w:p w14:paraId="6DDE8C4C" w14:textId="072CE552" w:rsidR="00564C22" w:rsidDel="00B33063" w:rsidRDefault="009B1AF1" w:rsidP="00564C22">
      <w:pPr>
        <w:pStyle w:val="Code"/>
        <w:spacing w:line="259" w:lineRule="auto"/>
        <w:rPr>
          <w:del w:id="11665" w:author="Andreas Kuehne" w:date="2019-05-31T12:22:00Z"/>
        </w:rPr>
      </w:pPr>
      <w:del w:id="11666" w:author="Andreas Kuehne" w:date="2019-05-31T12:22:00Z">
        <w:r w:rsidDel="00B33063">
          <w:delText>}</w:delText>
        </w:r>
        <w:bookmarkStart w:id="11667" w:name="_Toc10198864"/>
        <w:bookmarkEnd w:id="11667"/>
      </w:del>
    </w:p>
    <w:p w14:paraId="0DB926F0" w14:textId="60662C3D" w:rsidR="00564C22" w:rsidDel="00B33063" w:rsidRDefault="00564C22" w:rsidP="00564C22">
      <w:pPr>
        <w:rPr>
          <w:del w:id="11668" w:author="Andreas Kuehne" w:date="2019-05-31T12:22:00Z"/>
        </w:rPr>
      </w:pPr>
      <w:bookmarkStart w:id="11669" w:name="_Toc10198865"/>
      <w:bookmarkEnd w:id="11669"/>
    </w:p>
    <w:p w14:paraId="13178B40" w14:textId="2D85E938" w:rsidR="00564C22" w:rsidDel="00B33063" w:rsidRDefault="009B1AF1" w:rsidP="00564C22">
      <w:pPr>
        <w:pStyle w:val="berschrift4"/>
        <w:rPr>
          <w:del w:id="11670" w:author="Andreas Kuehne" w:date="2019-05-31T12:22:00Z"/>
        </w:rPr>
      </w:pPr>
      <w:del w:id="11671" w:author="Andreas Kuehne" w:date="2019-05-31T12:22:00Z">
        <w:r w:rsidDel="00B33063">
          <w:delText>AttachmentReference – XML Syntax</w:delText>
        </w:r>
        <w:bookmarkStart w:id="11672" w:name="_Toc10198866"/>
        <w:bookmarkEnd w:id="11672"/>
      </w:del>
    </w:p>
    <w:p w14:paraId="0945C35C" w14:textId="7738BB0A" w:rsidR="00564C22" w:rsidRPr="5404FA76" w:rsidDel="00B33063" w:rsidRDefault="009B1AF1" w:rsidP="00564C22">
      <w:pPr>
        <w:rPr>
          <w:del w:id="11673" w:author="Andreas Kuehne" w:date="2019-05-31T12:22:00Z"/>
        </w:rPr>
      </w:pPr>
      <w:del w:id="11674" w:author="Andreas Kuehne" w:date="2019-05-31T12:22:00Z">
        <w:r w:rsidRPr="0CCF9147" w:rsidDel="00B33063">
          <w:delText xml:space="preserve">The XML type </w:delText>
        </w:r>
        <w:r w:rsidRPr="002062A5" w:rsidDel="00B33063">
          <w:rPr>
            <w:rFonts w:ascii="Courier New" w:eastAsia="Courier New" w:hAnsi="Courier New" w:cs="Courier New"/>
          </w:rPr>
          <w:delText>AttachmentReferenceType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AttachmentReference</w:delText>
        </w:r>
        <w:r w:rsidDel="00B33063">
          <w:delText xml:space="preserve"> </w:delText>
        </w:r>
        <w:r w:rsidRPr="005A6FFD" w:rsidDel="00B33063">
          <w:delText>component.</w:delText>
        </w:r>
        <w:bookmarkStart w:id="11675" w:name="_Toc10198867"/>
        <w:bookmarkEnd w:id="11675"/>
      </w:del>
    </w:p>
    <w:p w14:paraId="5464613C" w14:textId="783F8E76" w:rsidR="00564C22" w:rsidDel="00B33063" w:rsidRDefault="009B1AF1" w:rsidP="00564C22">
      <w:pPr>
        <w:rPr>
          <w:del w:id="11676" w:author="Andreas Kuehne" w:date="2019-05-31T12:22:00Z"/>
        </w:rPr>
      </w:pPr>
      <w:del w:id="116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AttachmentReferenceType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678" w:name="_Toc10198868"/>
        <w:bookmarkEnd w:id="11678"/>
      </w:del>
    </w:p>
    <w:p w14:paraId="29F31935" w14:textId="00149C68" w:rsidR="00564C22" w:rsidDel="00B33063" w:rsidRDefault="009B1AF1" w:rsidP="00564C22">
      <w:pPr>
        <w:pStyle w:val="Code"/>
        <w:rPr>
          <w:del w:id="11679" w:author="Andreas Kuehne" w:date="2019-05-31T12:22:00Z"/>
        </w:rPr>
      </w:pPr>
      <w:del w:id="1168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AttachmentReferenceType</w:delText>
        </w:r>
        <w:r w:rsidDel="00B33063">
          <w:rPr>
            <w:color w:val="943634" w:themeColor="accent2" w:themeShade="BF"/>
          </w:rPr>
          <w:delText>"</w:delText>
        </w:r>
        <w:r w:rsidDel="00B33063">
          <w:rPr>
            <w:color w:val="31849B" w:themeColor="accent5" w:themeShade="BF"/>
          </w:rPr>
          <w:delText>&gt;</w:delText>
        </w:r>
        <w:bookmarkStart w:id="11681" w:name="_Toc10198869"/>
        <w:bookmarkEnd w:id="11681"/>
      </w:del>
    </w:p>
    <w:p w14:paraId="6E1ADAFF" w14:textId="54652170" w:rsidR="00564C22" w:rsidDel="00B33063" w:rsidRDefault="009B1AF1" w:rsidP="00564C22">
      <w:pPr>
        <w:pStyle w:val="Code"/>
        <w:rPr>
          <w:del w:id="11682" w:author="Andreas Kuehne" w:date="2019-05-31T12:22:00Z"/>
        </w:rPr>
      </w:pPr>
      <w:del w:id="11683" w:author="Andreas Kuehne" w:date="2019-05-31T12:22:00Z">
        <w:r w:rsidDel="00B33063">
          <w:rPr>
            <w:color w:val="31849B" w:themeColor="accent5" w:themeShade="BF"/>
          </w:rPr>
          <w:delText xml:space="preserve">  &lt;xs:sequence&gt;</w:delText>
        </w:r>
        <w:bookmarkStart w:id="11684" w:name="_Toc10198870"/>
        <w:bookmarkEnd w:id="11684"/>
      </w:del>
    </w:p>
    <w:p w14:paraId="17505330" w14:textId="0672339C" w:rsidR="00564C22" w:rsidDel="00B33063" w:rsidRDefault="009B1AF1" w:rsidP="00564C22">
      <w:pPr>
        <w:pStyle w:val="Code"/>
        <w:rPr>
          <w:del w:id="11685" w:author="Andreas Kuehne" w:date="2019-05-31T12:22:00Z"/>
        </w:rPr>
      </w:pPr>
      <w:del w:id="116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1687" w:name="_Toc10198871"/>
        <w:bookmarkEnd w:id="11687"/>
      </w:del>
    </w:p>
    <w:p w14:paraId="7F94174C" w14:textId="40F4F5C4" w:rsidR="00564C22" w:rsidDel="00B33063" w:rsidRDefault="009B1AF1" w:rsidP="00564C22">
      <w:pPr>
        <w:pStyle w:val="Code"/>
        <w:rPr>
          <w:del w:id="11688" w:author="Andreas Kuehne" w:date="2019-05-31T12:22:00Z"/>
        </w:rPr>
      </w:pPr>
      <w:del w:id="11689" w:author="Andreas Kuehne" w:date="2019-05-31T12:22:00Z">
        <w:r w:rsidDel="00B33063">
          <w:rPr>
            <w:color w:val="31849B" w:themeColor="accent5" w:themeShade="BF"/>
          </w:rPr>
          <w:delText xml:space="preserve">  &lt;/xs:sequence&gt;</w:delText>
        </w:r>
        <w:bookmarkStart w:id="11690" w:name="_Toc10198872"/>
        <w:bookmarkEnd w:id="11690"/>
      </w:del>
    </w:p>
    <w:p w14:paraId="6F4ECE05" w14:textId="692CB646" w:rsidR="00564C22" w:rsidDel="00B33063" w:rsidRDefault="009B1AF1" w:rsidP="00564C22">
      <w:pPr>
        <w:pStyle w:val="Code"/>
        <w:rPr>
          <w:del w:id="11691" w:author="Andreas Kuehne" w:date="2019-05-31T12:22:00Z"/>
        </w:rPr>
      </w:pPr>
      <w:del w:id="1169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AttRefURI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693" w:name="_Toc10198873"/>
        <w:bookmarkEnd w:id="11693"/>
      </w:del>
    </w:p>
    <w:p w14:paraId="3D428922" w14:textId="4E6136C9" w:rsidR="00564C22" w:rsidDel="00B33063" w:rsidRDefault="009B1AF1" w:rsidP="00564C22">
      <w:pPr>
        <w:pStyle w:val="Code"/>
        <w:rPr>
          <w:del w:id="11694" w:author="Andreas Kuehne" w:date="2019-05-31T12:22:00Z"/>
        </w:rPr>
      </w:pPr>
      <w:del w:id="11695" w:author="Andreas Kuehne" w:date="2019-05-31T12:22:00Z">
        <w:r w:rsidDel="00B33063">
          <w:rPr>
            <w:color w:val="31849B" w:themeColor="accent5" w:themeShade="BF"/>
          </w:rPr>
          <w:delText>&lt;/xs:complexType&gt;</w:delText>
        </w:r>
        <w:bookmarkStart w:id="11696" w:name="_Toc10198874"/>
        <w:bookmarkEnd w:id="11696"/>
      </w:del>
    </w:p>
    <w:p w14:paraId="3C93A5CF" w14:textId="5F883734" w:rsidR="00564C22" w:rsidDel="00B33063" w:rsidRDefault="009B1AF1" w:rsidP="00564C22">
      <w:pPr>
        <w:spacing w:line="259" w:lineRule="auto"/>
        <w:rPr>
          <w:del w:id="11697" w:author="Andreas Kuehne" w:date="2019-05-31T12:22:00Z"/>
        </w:rPr>
      </w:pPr>
      <w:del w:id="116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AttachmentReferenceType</w:delText>
        </w:r>
        <w:r w:rsidRPr="71C71F8C" w:rsidDel="00B33063">
          <w:delText xml:space="preserve"> </w:delText>
        </w:r>
        <w:r w:rsidDel="00B33063">
          <w:delText xml:space="preserve">XML element SHALL implement in XML syntax the sub-component that has a name equal to its local name. </w:delText>
        </w:r>
        <w:bookmarkStart w:id="11699" w:name="_Toc10198875"/>
        <w:bookmarkEnd w:id="11699"/>
      </w:del>
    </w:p>
    <w:p w14:paraId="074CC27B" w14:textId="1E0D14EB" w:rsidR="00564C22" w:rsidDel="00B33063" w:rsidRDefault="009B1AF1" w:rsidP="00564C22">
      <w:pPr>
        <w:pStyle w:val="berschrift3"/>
        <w:rPr>
          <w:del w:id="11700" w:author="Andreas Kuehne" w:date="2019-05-31T12:22:00Z"/>
        </w:rPr>
      </w:pPr>
      <w:bookmarkStart w:id="11701" w:name="_RefComp2EB1F1FA"/>
      <w:del w:id="11702" w:author="Andreas Kuehne" w:date="2019-05-31T12:22:00Z">
        <w:r w:rsidDel="00B33063">
          <w:delText>Component Base64Data</w:delText>
        </w:r>
        <w:bookmarkStart w:id="11703" w:name="_Toc10198876"/>
        <w:bookmarkEnd w:id="11701"/>
        <w:bookmarkEnd w:id="11703"/>
      </w:del>
    </w:p>
    <w:p w14:paraId="26CD98B7" w14:textId="6EA89BCE" w:rsidR="00564C22" w:rsidDel="00B33063" w:rsidRDefault="001725A5" w:rsidP="00564C22">
      <w:pPr>
        <w:rPr>
          <w:del w:id="11704" w:author="Andreas Kuehne" w:date="2019-05-31T12:22:00Z"/>
        </w:rPr>
      </w:pPr>
      <w:del w:id="11705" w:author="Andreas Kuehne" w:date="2019-05-31T12:22:00Z">
        <w:r w:rsidRPr="003A06D0" w:rsidDel="00B33063">
          <w:delText xml:space="preserve">The </w:delText>
        </w:r>
        <w:r w:rsidRPr="003A06D0" w:rsidDel="00B33063">
          <w:rPr>
            <w:rStyle w:val="Datatype"/>
            <w:lang w:val="en-GB"/>
          </w:rPr>
          <w:delText>Base64Data</w:delText>
        </w:r>
        <w:r w:rsidRPr="003A06D0" w:rsidDel="00B33063">
          <w:delTex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delText>
        </w:r>
        <w:r w:rsidRPr="003A06D0" w:rsidDel="00B33063">
          <w:rPr>
            <w:rStyle w:val="Datatype"/>
            <w:lang w:val="en-GB"/>
          </w:rPr>
          <w:delText>Value</w:delText>
        </w:r>
        <w:r w:rsidRPr="003A06D0" w:rsidDel="00B33063">
          <w:delText xml:space="preserve"> or </w:delText>
        </w:r>
        <w:r w:rsidRPr="003A06D0" w:rsidDel="00B33063">
          <w:rPr>
            <w:rStyle w:val="Datatype"/>
            <w:lang w:val="en-GB"/>
          </w:rPr>
          <w:delText>AttRefURI</w:delText>
        </w:r>
        <w:r w:rsidRPr="003A06D0" w:rsidDel="00B33063">
          <w:delText>.</w:delText>
        </w:r>
        <w:bookmarkStart w:id="11706" w:name="_Toc10198877"/>
        <w:bookmarkEnd w:id="11706"/>
      </w:del>
    </w:p>
    <w:p w14:paraId="38686884" w14:textId="7B0F13A9" w:rsidR="00564C22" w:rsidDel="00B33063" w:rsidRDefault="009B1AF1" w:rsidP="00564C22">
      <w:pPr>
        <w:rPr>
          <w:del w:id="11707" w:author="Andreas Kuehne" w:date="2019-05-31T12:22:00Z"/>
        </w:rPr>
      </w:pPr>
      <w:del w:id="11708" w:author="Andreas Kuehne" w:date="2019-05-31T12:22:00Z">
        <w:r w:rsidDel="00B33063">
          <w:delText>Below follows a list of the sub-components that constitute this component:</w:delText>
        </w:r>
        <w:bookmarkStart w:id="11709" w:name="_Toc10198878"/>
        <w:bookmarkEnd w:id="11709"/>
      </w:del>
    </w:p>
    <w:p w14:paraId="187E6719" w14:textId="76700856" w:rsidR="00564C22" w:rsidDel="00B33063" w:rsidRDefault="009B1AF1" w:rsidP="00564C22">
      <w:pPr>
        <w:pStyle w:val="Member"/>
        <w:rPr>
          <w:del w:id="11710" w:author="Andreas Kuehne" w:date="2019-05-31T12:22:00Z"/>
        </w:rPr>
      </w:pPr>
      <w:del w:id="11711"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one instance of base64 encoded binary data. </w:delText>
        </w:r>
        <w:r w:rsidRPr="003A06D0" w:rsidDel="00B33063">
          <w:delText>This element holds an instance of generic content. This could be a document to be signed, a signature, a schema or other data.</w:delText>
        </w:r>
        <w:bookmarkStart w:id="11712" w:name="_Toc10198879"/>
        <w:bookmarkEnd w:id="11712"/>
      </w:del>
    </w:p>
    <w:p w14:paraId="4445E713" w14:textId="774D095E" w:rsidR="00564C22" w:rsidDel="00B33063" w:rsidRDefault="009B1AF1" w:rsidP="00564C22">
      <w:pPr>
        <w:pStyle w:val="Member"/>
        <w:rPr>
          <w:del w:id="11713" w:author="Andreas Kuehne" w:date="2019-05-31T12:22:00Z"/>
        </w:rPr>
      </w:pPr>
      <w:del w:id="11714" w:author="Andreas Kuehne" w:date="2019-05-31T12:22:00Z">
        <w:r w:rsidDel="00B33063">
          <w:delText xml:space="preserve">The OPTIONAL </w:delText>
        </w:r>
        <w:r w:rsidRPr="35C1378D" w:rsidDel="00B33063">
          <w:rPr>
            <w:rStyle w:val="Datatype"/>
          </w:rPr>
          <w:delText>AttRef</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_RefComp23E43D4E \r \h </w:delInstrText>
        </w:r>
        <w:r w:rsidDel="00B33063">
          <w:fldChar w:fldCharType="separate"/>
        </w:r>
        <w:r w:rsidDel="00B33063">
          <w:rPr>
            <w:rStyle w:val="Datatype"/>
            <w:rFonts w:eastAsia="Courier New" w:cs="Courier New"/>
          </w:rPr>
          <w:delText>AttachmentReference</w:delText>
        </w:r>
        <w:r w:rsidDel="00B33063">
          <w:fldChar w:fldCharType="end"/>
        </w:r>
        <w:r w:rsidDel="00B33063">
          <w:delText xml:space="preserve">. </w:delText>
        </w:r>
        <w:r w:rsidRPr="003A06D0" w:rsidDel="00B33063">
          <w:delText>This element allows to reference content that is transferred in a non-inlined way. These mechanisms may take advantage of optimizations (e.g. optimized transfer encodings). The content of MAY be integrity-protected by a message digest.</w:delText>
        </w:r>
        <w:bookmarkStart w:id="11715" w:name="_Toc10198880"/>
        <w:bookmarkEnd w:id="11715"/>
      </w:del>
    </w:p>
    <w:p w14:paraId="48BE9832" w14:textId="0F2D006A" w:rsidR="00564C22" w:rsidDel="00B33063" w:rsidRDefault="009B1AF1" w:rsidP="00564C22">
      <w:pPr>
        <w:pStyle w:val="Member"/>
        <w:rPr>
          <w:del w:id="11716" w:author="Andreas Kuehne" w:date="2019-05-31T12:22:00Z"/>
        </w:rPr>
      </w:pPr>
      <w:del w:id="11717"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00716D9A" w:rsidRPr="00716D9A" w:rsidDel="00B33063">
          <w:delText xml:space="preserve">This subcomponent can be used to specify additionally transformations of the </w:delText>
        </w:r>
        <w:r w:rsidR="00716D9A" w:rsidDel="00B33063">
          <w:delText>data</w:delText>
        </w:r>
        <w:r w:rsidR="00716D9A" w:rsidRPr="00716D9A" w:rsidDel="00B33063">
          <w:delText xml:space="preserve"> </w:delText>
        </w:r>
        <w:r w:rsidR="00716D9A" w:rsidDel="00B33063">
          <w:delText xml:space="preserve">represented by this </w:delText>
        </w:r>
        <w:r w:rsidR="00716D9A" w:rsidRPr="003A06D0" w:rsidDel="00B33063">
          <w:rPr>
            <w:rStyle w:val="Datatype"/>
            <w:lang w:val="en-GB"/>
          </w:rPr>
          <w:delText>Base64Data</w:delText>
        </w:r>
        <w:r w:rsidR="00716D9A" w:rsidRPr="003A06D0" w:rsidDel="00B33063">
          <w:delText xml:space="preserve"> </w:delText>
        </w:r>
        <w:r w:rsidR="00716D9A" w:rsidDel="00B33063">
          <w:delText>component (after base</w:delText>
        </w:r>
        <w:r w:rsidR="00716D9A" w:rsidRPr="00716D9A" w:rsidDel="00B33063">
          <w:delText>64 decoding of the transport element</w:delText>
        </w:r>
        <w:r w:rsidR="00716D9A" w:rsidDel="00B33063">
          <w:delText>, if necessary</w:delText>
        </w:r>
        <w:r w:rsidR="00716D9A" w:rsidRPr="00716D9A" w:rsidDel="00B33063">
          <w:delText>). For example</w:delText>
        </w:r>
        <w:r w:rsidR="009A4727" w:rsidDel="00B33063">
          <w:delText>,</w:delText>
        </w:r>
        <w:r w:rsidR="00716D9A" w:rsidRPr="00716D9A" w:rsidDel="00B33063">
          <w:delText xml:space="preserve"> this may be a decryption step.</w:delText>
        </w:r>
        <w:bookmarkStart w:id="11718" w:name="_Toc10198881"/>
        <w:bookmarkEnd w:id="11718"/>
      </w:del>
    </w:p>
    <w:p w14:paraId="52E19D44" w14:textId="5243A43D" w:rsidR="00564C22" w:rsidDel="00B33063" w:rsidRDefault="009B1AF1" w:rsidP="00564C22">
      <w:pPr>
        <w:pStyle w:val="Member"/>
        <w:rPr>
          <w:del w:id="11719" w:author="Andreas Kuehne" w:date="2019-05-31T12:22:00Z"/>
        </w:rPr>
      </w:pPr>
      <w:del w:id="11720" w:author="Andreas Kuehne" w:date="2019-05-31T12:22:00Z">
        <w:r w:rsidDel="00B33063">
          <w:delText xml:space="preserve">The OPTIONAL </w:delText>
        </w:r>
        <w:r w:rsidRPr="35C1378D" w:rsidDel="00B33063">
          <w:rPr>
            <w:rStyle w:val="Datatype"/>
          </w:rPr>
          <w:delText>MimeType</w:delText>
        </w:r>
        <w:r w:rsidDel="00B33063">
          <w:delText xml:space="preserve"> element, if present, MUST contain one instance of a string. </w:delText>
        </w:r>
        <w:r w:rsidRPr="003A06D0" w:rsidDel="00B33063">
          <w:delText xml:space="preserve">This element is denoting the type of the arbitrary data in the value element or the referenced attachment. </w:delText>
        </w:r>
        <w:bookmarkStart w:id="11721" w:name="_Toc10198882"/>
        <w:bookmarkEnd w:id="11721"/>
      </w:del>
    </w:p>
    <w:p w14:paraId="345B1125" w14:textId="0DD1A9DA" w:rsidR="00564C22" w:rsidDel="00B33063" w:rsidRDefault="009B1AF1" w:rsidP="00564C22">
      <w:pPr>
        <w:pStyle w:val="Member"/>
        <w:rPr>
          <w:del w:id="11722" w:author="Andreas Kuehne" w:date="2019-05-31T12:22:00Z"/>
        </w:rPr>
      </w:pPr>
      <w:del w:id="11723"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binary data a unique label within a particular message. Using this identifier and the IdRef element it is possible to avoid redundant content.</w:delText>
        </w:r>
        <w:bookmarkStart w:id="11724" w:name="_Toc10198883"/>
        <w:bookmarkEnd w:id="11724"/>
      </w:del>
    </w:p>
    <w:p w14:paraId="24AD914F" w14:textId="5D7D10DA" w:rsidR="00564C22" w:rsidDel="00B33063" w:rsidRDefault="009B1AF1" w:rsidP="00564C22">
      <w:pPr>
        <w:pStyle w:val="Member"/>
        <w:rPr>
          <w:del w:id="11725" w:author="Andreas Kuehne" w:date="2019-05-31T12:22:00Z"/>
        </w:rPr>
      </w:pPr>
      <w:del w:id="11726" w:author="Andreas Kuehne" w:date="2019-05-31T12:22:00Z">
        <w:r w:rsidDel="00B33063">
          <w:delText xml:space="preserve">The OPTIONAL </w:delText>
        </w:r>
        <w:r w:rsidRPr="35C1378D" w:rsidDel="00B33063">
          <w:rPr>
            <w:rStyle w:val="Datatype"/>
          </w:rPr>
          <w:delText>IdRef</w:delText>
        </w:r>
        <w:r w:rsidDel="00B33063">
          <w:delText xml:space="preserve"> element, if present, MUST contain one instance of a unique identifier reference. </w:delText>
        </w:r>
        <w:r w:rsidRPr="003A06D0" w:rsidDel="00B33063">
          <w:delText>This element identifies another binary data element within a particular message.</w:delText>
        </w:r>
        <w:r w:rsidR="007C0E03" w:rsidDel="00B33063">
          <w:delText xml:space="preserve"> This enables the de-duplication of (possible big) data elements.</w:delText>
        </w:r>
        <w:bookmarkStart w:id="11727" w:name="_Toc10198884"/>
        <w:bookmarkEnd w:id="11727"/>
      </w:del>
    </w:p>
    <w:p w14:paraId="31AC4783" w14:textId="69CCBB20" w:rsidR="00564C22" w:rsidDel="00B33063" w:rsidRDefault="009B1AF1" w:rsidP="00564C22">
      <w:pPr>
        <w:pStyle w:val="Non-normativeCommentHeading"/>
        <w:rPr>
          <w:del w:id="11728" w:author="Andreas Kuehne" w:date="2019-05-31T12:22:00Z"/>
        </w:rPr>
      </w:pPr>
      <w:del w:id="11729" w:author="Andreas Kuehne" w:date="2019-05-31T12:22:00Z">
        <w:r w:rsidDel="00B33063">
          <w:delText>Non-normative Comment:</w:delText>
        </w:r>
        <w:bookmarkStart w:id="11730" w:name="_Toc10198885"/>
        <w:bookmarkEnd w:id="11730"/>
      </w:del>
    </w:p>
    <w:p w14:paraId="39402ED4" w14:textId="37F3DEED" w:rsidR="00564C22" w:rsidDel="00B33063" w:rsidRDefault="00912C71" w:rsidP="00564C22">
      <w:pPr>
        <w:pStyle w:val="Non-normativeComment"/>
        <w:rPr>
          <w:del w:id="11731" w:author="Andreas Kuehne" w:date="2019-05-31T12:22:00Z"/>
        </w:rPr>
      </w:pPr>
      <w:del w:id="11732" w:author="Andreas Kuehne" w:date="2019-05-31T12:22:00Z">
        <w:r w:rsidRPr="003A06D0" w:rsidDel="00B33063">
          <w:delText xml:space="preserve">There are different standards defined for handling and referencing an attachment. Maybe there will be more to come. </w:delText>
        </w:r>
        <w:r w:rsidR="00602B81" w:rsidRPr="003A06D0" w:rsidDel="00B33063">
          <w:delText>Therefore,</w:delText>
        </w:r>
        <w:r w:rsidRPr="003A06D0" w:rsidDel="00B33063">
          <w:delText xml:space="preserv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delText>
        </w:r>
        <w:r w:rsidRPr="003A06D0" w:rsidDel="00B33063">
          <w:rPr>
            <w:rStyle w:val="Datatype"/>
            <w:lang w:val="en-GB"/>
          </w:rPr>
          <w:delText>AttachmentReference</w:delText>
        </w:r>
        <w:r w:rsidRPr="003A06D0" w:rsidDel="00B33063">
          <w:delText xml:space="preserve">'s </w:delText>
        </w:r>
        <w:r w:rsidRPr="003A06D0" w:rsidDel="00B33063">
          <w:rPr>
            <w:rStyle w:val="Datatype"/>
            <w:lang w:val="en-GB"/>
          </w:rPr>
          <w:delText>DigestInfo</w:delText>
        </w:r>
        <w:r w:rsidRPr="003A06D0" w:rsidDel="00B33063">
          <w:delText>, which is calculated over the binary attachment data (not including the MIME headers).</w:delText>
        </w:r>
        <w:r w:rsidR="008D40EE" w:rsidDel="00B33063">
          <w:delText xml:space="preserve"> </w:delText>
        </w:r>
        <w:r w:rsidDel="00B33063">
          <w:delText xml:space="preserve">Implementers may choose to annotate the </w:delText>
        </w:r>
        <w:r w:rsidRPr="00473B6C" w:rsidDel="00B33063">
          <w:rPr>
            <w:rStyle w:val="Datatype"/>
          </w:rPr>
          <w:delText>Value</w:delText>
        </w:r>
        <w:r w:rsidDel="00B33063">
          <w:delText xml:space="preserve"> element to take advantage of the mechanism defined in MTOM </w:delText>
        </w:r>
        <w:r w:rsidR="007212A8" w:rsidRPr="003A06D0" w:rsidDel="00B33063">
          <w:rPr>
            <w:b/>
            <w:lang w:val="en-GB"/>
          </w:rPr>
          <w:delText>[SOAPMtom]</w:delText>
        </w:r>
        <w:r w:rsidR="007212A8" w:rsidRPr="003A06D0" w:rsidDel="00B33063">
          <w:rPr>
            <w:lang w:val="en-GB"/>
          </w:rPr>
          <w:delText xml:space="preserve"> </w:delText>
        </w:r>
        <w:r w:rsidDel="00B33063">
          <w:delText xml:space="preserve">for SOAP calls. This obsoletes the use of the </w:delText>
        </w:r>
        <w:r w:rsidRPr="35C1378D" w:rsidDel="00B33063">
          <w:rPr>
            <w:rStyle w:val="Datatype"/>
          </w:rPr>
          <w:delText>AttRef</w:delText>
        </w:r>
        <w:r w:rsidDel="00B33063">
          <w:delText xml:space="preserve"> element. </w:delText>
        </w:r>
        <w:bookmarkStart w:id="11733" w:name="_Toc10198886"/>
        <w:bookmarkEnd w:id="11733"/>
      </w:del>
    </w:p>
    <w:p w14:paraId="6E51445E" w14:textId="436051D6" w:rsidR="00564C22" w:rsidDel="00B33063" w:rsidRDefault="009B1AF1" w:rsidP="00564C22">
      <w:pPr>
        <w:pStyle w:val="berschrift4"/>
        <w:rPr>
          <w:del w:id="11734" w:author="Andreas Kuehne" w:date="2019-05-31T12:22:00Z"/>
        </w:rPr>
      </w:pPr>
      <w:del w:id="11735" w:author="Andreas Kuehne" w:date="2019-05-31T12:22:00Z">
        <w:r w:rsidDel="00B33063">
          <w:delText>Base64Data – JSON Syntax</w:delText>
        </w:r>
        <w:bookmarkStart w:id="11736" w:name="_Toc10198887"/>
        <w:bookmarkEnd w:id="11736"/>
      </w:del>
    </w:p>
    <w:p w14:paraId="3EB8C3AF" w14:textId="4A10ABEE" w:rsidR="00564C22" w:rsidRPr="0248A3D1" w:rsidDel="00B33063" w:rsidRDefault="009B1AF1" w:rsidP="00564C22">
      <w:pPr>
        <w:rPr>
          <w:del w:id="11737" w:author="Andreas Kuehne" w:date="2019-05-31T12:22:00Z"/>
        </w:rPr>
      </w:pPr>
      <w:del w:id="117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Base64Data</w:delText>
        </w:r>
        <w:r w:rsidDel="00B33063">
          <w:delText xml:space="preserve"> component.</w:delText>
        </w:r>
        <w:bookmarkStart w:id="11739" w:name="_Toc10198888"/>
        <w:bookmarkEnd w:id="11739"/>
      </w:del>
    </w:p>
    <w:p w14:paraId="5137DC07" w14:textId="1189DC8D" w:rsidR="00564C22" w:rsidRPr="C2430093" w:rsidDel="00B33063" w:rsidRDefault="009B1AF1" w:rsidP="00564C22">
      <w:pPr>
        <w:spacing w:line="259" w:lineRule="auto"/>
        <w:rPr>
          <w:del w:id="11740" w:author="Andreas Kuehne" w:date="2019-05-31T12:22:00Z"/>
          <w:rFonts w:eastAsia="Arial" w:cs="Arial"/>
          <w:sz w:val="22"/>
          <w:szCs w:val="22"/>
        </w:rPr>
      </w:pPr>
      <w:del w:id="117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Base64Data</w:delText>
        </w:r>
        <w:r w:rsidRPr="002062A5" w:rsidDel="00B33063">
          <w:rPr>
            <w:rFonts w:eastAsia="Arial" w:cs="Arial"/>
            <w:sz w:val="22"/>
            <w:szCs w:val="22"/>
          </w:rPr>
          <w:delText xml:space="preserve"> using JSON-specific names mapped as shown in the table below.</w:delText>
        </w:r>
        <w:bookmarkStart w:id="11742" w:name="_Toc10198889"/>
        <w:bookmarkEnd w:id="11742"/>
      </w:del>
    </w:p>
    <w:tbl>
      <w:tblPr>
        <w:tblStyle w:val="Gitternetztabelle1hell1"/>
        <w:tblW w:w="0" w:type="auto"/>
        <w:tblLook w:val="04A0" w:firstRow="1" w:lastRow="0" w:firstColumn="1" w:lastColumn="0" w:noHBand="0" w:noVBand="1"/>
      </w:tblPr>
      <w:tblGrid>
        <w:gridCol w:w="4675"/>
        <w:gridCol w:w="4675"/>
      </w:tblGrid>
      <w:tr w:rsidR="00564C22" w:rsidDel="00B33063" w14:paraId="4F8978BD" w14:textId="567F7561" w:rsidTr="00564C22">
        <w:trPr>
          <w:cnfStyle w:val="100000000000" w:firstRow="1" w:lastRow="0" w:firstColumn="0" w:lastColumn="0" w:oddVBand="0" w:evenVBand="0" w:oddHBand="0" w:evenHBand="0" w:firstRowFirstColumn="0" w:firstRowLastColumn="0" w:lastRowFirstColumn="0" w:lastRowLastColumn="0"/>
          <w:del w:id="117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00CF02" w14:textId="2C14EA64" w:rsidR="00564C22" w:rsidDel="00B33063" w:rsidRDefault="009B1AF1" w:rsidP="00564C22">
            <w:pPr>
              <w:pStyle w:val="Beschriftung"/>
              <w:rPr>
                <w:del w:id="11744" w:author="Andreas Kuehne" w:date="2019-05-31T12:22:00Z"/>
              </w:rPr>
            </w:pPr>
            <w:del w:id="11745" w:author="Andreas Kuehne" w:date="2019-05-31T12:22:00Z">
              <w:r w:rsidDel="00B33063">
                <w:delText>Element</w:delText>
              </w:r>
              <w:bookmarkStart w:id="11746" w:name="_Toc10198890"/>
              <w:bookmarkEnd w:id="11746"/>
            </w:del>
          </w:p>
        </w:tc>
        <w:tc>
          <w:tcPr>
            <w:tcW w:w="4675" w:type="dxa"/>
          </w:tcPr>
          <w:p w14:paraId="25127118" w14:textId="3783CD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747" w:author="Andreas Kuehne" w:date="2019-05-31T12:22:00Z"/>
              </w:rPr>
            </w:pPr>
            <w:del w:id="11748" w:author="Andreas Kuehne" w:date="2019-05-31T12:22:00Z">
              <w:r w:rsidDel="00B33063">
                <w:delText>Implementing JSON member name</w:delText>
              </w:r>
              <w:bookmarkStart w:id="11749" w:name="_Toc10198891"/>
              <w:bookmarkEnd w:id="11749"/>
            </w:del>
          </w:p>
        </w:tc>
        <w:bookmarkStart w:id="11750" w:name="_Toc10198892"/>
        <w:bookmarkEnd w:id="11750"/>
      </w:tr>
      <w:tr w:rsidR="00564C22" w:rsidDel="00B33063" w14:paraId="7A40EEF0" w14:textId="10DC52E6" w:rsidTr="00564C22">
        <w:trPr>
          <w:del w:id="117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E9CE63" w14:textId="54D4F1AB" w:rsidR="00564C22" w:rsidRPr="002062A5" w:rsidDel="00B33063" w:rsidRDefault="009B1AF1" w:rsidP="00564C22">
            <w:pPr>
              <w:pStyle w:val="Beschriftung"/>
              <w:rPr>
                <w:del w:id="11752" w:author="Andreas Kuehne" w:date="2019-05-31T12:22:00Z"/>
                <w:rStyle w:val="Datatype"/>
                <w:b w:val="0"/>
                <w:bCs w:val="0"/>
              </w:rPr>
            </w:pPr>
            <w:del w:id="11753" w:author="Andreas Kuehne" w:date="2019-05-31T12:22:00Z">
              <w:r w:rsidRPr="002062A5" w:rsidDel="00B33063">
                <w:rPr>
                  <w:rStyle w:val="Datatype"/>
                </w:rPr>
                <w:delText>Value</w:delText>
              </w:r>
              <w:bookmarkStart w:id="11754" w:name="_Toc10198893"/>
              <w:bookmarkEnd w:id="11754"/>
            </w:del>
          </w:p>
        </w:tc>
        <w:tc>
          <w:tcPr>
            <w:tcW w:w="4675" w:type="dxa"/>
          </w:tcPr>
          <w:p w14:paraId="0F9FA31B" w14:textId="4E28DE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55" w:author="Andreas Kuehne" w:date="2019-05-31T12:22:00Z"/>
                <w:rStyle w:val="Datatype"/>
              </w:rPr>
            </w:pPr>
            <w:del w:id="11756" w:author="Andreas Kuehne" w:date="2019-05-31T12:22:00Z">
              <w:r w:rsidRPr="002062A5" w:rsidDel="00B33063">
                <w:rPr>
                  <w:rStyle w:val="Datatype"/>
                </w:rPr>
                <w:delText>val</w:delText>
              </w:r>
              <w:bookmarkStart w:id="11757" w:name="_Toc10198894"/>
              <w:bookmarkEnd w:id="11757"/>
            </w:del>
          </w:p>
        </w:tc>
        <w:bookmarkStart w:id="11758" w:name="_Toc10198895"/>
        <w:bookmarkEnd w:id="11758"/>
      </w:tr>
      <w:tr w:rsidR="00564C22" w:rsidDel="00B33063" w14:paraId="20CF5F28" w14:textId="38C7AC18" w:rsidTr="00564C22">
        <w:trPr>
          <w:del w:id="11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1B6CDE" w14:textId="12A83C96" w:rsidR="00564C22" w:rsidRPr="002062A5" w:rsidDel="00B33063" w:rsidRDefault="009B1AF1" w:rsidP="00564C22">
            <w:pPr>
              <w:pStyle w:val="Beschriftung"/>
              <w:rPr>
                <w:del w:id="11760" w:author="Andreas Kuehne" w:date="2019-05-31T12:22:00Z"/>
                <w:rStyle w:val="Datatype"/>
                <w:b w:val="0"/>
                <w:bCs w:val="0"/>
              </w:rPr>
            </w:pPr>
            <w:del w:id="11761" w:author="Andreas Kuehne" w:date="2019-05-31T12:22:00Z">
              <w:r w:rsidRPr="002062A5" w:rsidDel="00B33063">
                <w:rPr>
                  <w:rStyle w:val="Datatype"/>
                </w:rPr>
                <w:delText>AttRef</w:delText>
              </w:r>
              <w:bookmarkStart w:id="11762" w:name="_Toc10198896"/>
              <w:bookmarkEnd w:id="11762"/>
            </w:del>
          </w:p>
        </w:tc>
        <w:tc>
          <w:tcPr>
            <w:tcW w:w="4675" w:type="dxa"/>
          </w:tcPr>
          <w:p w14:paraId="3F2C47E8" w14:textId="4DAE74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63" w:author="Andreas Kuehne" w:date="2019-05-31T12:22:00Z"/>
                <w:rStyle w:val="Datatype"/>
              </w:rPr>
            </w:pPr>
            <w:del w:id="11764" w:author="Andreas Kuehne" w:date="2019-05-31T12:22:00Z">
              <w:r w:rsidRPr="002062A5" w:rsidDel="00B33063">
                <w:rPr>
                  <w:rStyle w:val="Datatype"/>
                </w:rPr>
                <w:delText>attRef</w:delText>
              </w:r>
              <w:bookmarkStart w:id="11765" w:name="_Toc10198897"/>
              <w:bookmarkEnd w:id="11765"/>
            </w:del>
          </w:p>
        </w:tc>
        <w:bookmarkStart w:id="11766" w:name="_Toc10198898"/>
        <w:bookmarkEnd w:id="11766"/>
      </w:tr>
      <w:tr w:rsidR="00564C22" w:rsidDel="00B33063" w14:paraId="6641D63C" w14:textId="4B7A9936" w:rsidTr="00564C22">
        <w:trPr>
          <w:del w:id="117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824D22" w14:textId="30403E5C" w:rsidR="00564C22" w:rsidRPr="002062A5" w:rsidDel="00B33063" w:rsidRDefault="009B1AF1" w:rsidP="00564C22">
            <w:pPr>
              <w:pStyle w:val="Beschriftung"/>
              <w:rPr>
                <w:del w:id="11768" w:author="Andreas Kuehne" w:date="2019-05-31T12:22:00Z"/>
                <w:rStyle w:val="Datatype"/>
                <w:b w:val="0"/>
                <w:bCs w:val="0"/>
              </w:rPr>
            </w:pPr>
            <w:del w:id="11769" w:author="Andreas Kuehne" w:date="2019-05-31T12:22:00Z">
              <w:r w:rsidRPr="002062A5" w:rsidDel="00B33063">
                <w:rPr>
                  <w:rStyle w:val="Datatype"/>
                </w:rPr>
                <w:delText>Transforms</w:delText>
              </w:r>
              <w:bookmarkStart w:id="11770" w:name="_Toc10198899"/>
              <w:bookmarkEnd w:id="11770"/>
            </w:del>
          </w:p>
        </w:tc>
        <w:tc>
          <w:tcPr>
            <w:tcW w:w="4675" w:type="dxa"/>
          </w:tcPr>
          <w:p w14:paraId="77D5F5C1" w14:textId="792CEC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71" w:author="Andreas Kuehne" w:date="2019-05-31T12:22:00Z"/>
                <w:rStyle w:val="Datatype"/>
              </w:rPr>
            </w:pPr>
            <w:del w:id="11772" w:author="Andreas Kuehne" w:date="2019-05-31T12:22:00Z">
              <w:r w:rsidRPr="002062A5" w:rsidDel="00B33063">
                <w:rPr>
                  <w:rStyle w:val="Datatype"/>
                </w:rPr>
                <w:delText>transforms</w:delText>
              </w:r>
              <w:bookmarkStart w:id="11773" w:name="_Toc10198900"/>
              <w:bookmarkEnd w:id="11773"/>
            </w:del>
          </w:p>
        </w:tc>
        <w:bookmarkStart w:id="11774" w:name="_Toc10198901"/>
        <w:bookmarkEnd w:id="11774"/>
      </w:tr>
      <w:tr w:rsidR="00564C22" w:rsidDel="00B33063" w14:paraId="3317119F" w14:textId="2A47FEB1" w:rsidTr="00564C22">
        <w:trPr>
          <w:del w:id="117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C4B602" w14:textId="79BA138E" w:rsidR="00564C22" w:rsidRPr="002062A5" w:rsidDel="00B33063" w:rsidRDefault="009B1AF1" w:rsidP="00564C22">
            <w:pPr>
              <w:pStyle w:val="Beschriftung"/>
              <w:rPr>
                <w:del w:id="11776" w:author="Andreas Kuehne" w:date="2019-05-31T12:22:00Z"/>
                <w:rStyle w:val="Datatype"/>
                <w:b w:val="0"/>
                <w:bCs w:val="0"/>
              </w:rPr>
            </w:pPr>
            <w:del w:id="11777" w:author="Andreas Kuehne" w:date="2019-05-31T12:22:00Z">
              <w:r w:rsidRPr="002062A5" w:rsidDel="00B33063">
                <w:rPr>
                  <w:rStyle w:val="Datatype"/>
                </w:rPr>
                <w:delText>MimeType</w:delText>
              </w:r>
              <w:bookmarkStart w:id="11778" w:name="_Toc10198902"/>
              <w:bookmarkEnd w:id="11778"/>
            </w:del>
          </w:p>
        </w:tc>
        <w:tc>
          <w:tcPr>
            <w:tcW w:w="4675" w:type="dxa"/>
          </w:tcPr>
          <w:p w14:paraId="43872805" w14:textId="2A12B2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79" w:author="Andreas Kuehne" w:date="2019-05-31T12:22:00Z"/>
                <w:rStyle w:val="Datatype"/>
              </w:rPr>
            </w:pPr>
            <w:del w:id="11780" w:author="Andreas Kuehne" w:date="2019-05-31T12:22:00Z">
              <w:r w:rsidRPr="002062A5" w:rsidDel="00B33063">
                <w:rPr>
                  <w:rStyle w:val="Datatype"/>
                </w:rPr>
                <w:delText>mimeType</w:delText>
              </w:r>
              <w:bookmarkStart w:id="11781" w:name="_Toc10198903"/>
              <w:bookmarkEnd w:id="11781"/>
            </w:del>
          </w:p>
        </w:tc>
        <w:bookmarkStart w:id="11782" w:name="_Toc10198904"/>
        <w:bookmarkEnd w:id="11782"/>
      </w:tr>
      <w:tr w:rsidR="00564C22" w:rsidDel="00B33063" w14:paraId="4399187D" w14:textId="77ED2D07" w:rsidTr="00564C22">
        <w:trPr>
          <w:del w:id="117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BD762" w14:textId="2B8CE62D" w:rsidR="00564C22" w:rsidRPr="002062A5" w:rsidDel="00B33063" w:rsidRDefault="009B1AF1" w:rsidP="00564C22">
            <w:pPr>
              <w:pStyle w:val="Beschriftung"/>
              <w:rPr>
                <w:del w:id="11784" w:author="Andreas Kuehne" w:date="2019-05-31T12:22:00Z"/>
                <w:rStyle w:val="Datatype"/>
                <w:b w:val="0"/>
                <w:bCs w:val="0"/>
              </w:rPr>
            </w:pPr>
            <w:del w:id="11785" w:author="Andreas Kuehne" w:date="2019-05-31T12:22:00Z">
              <w:r w:rsidRPr="002062A5" w:rsidDel="00B33063">
                <w:rPr>
                  <w:rStyle w:val="Datatype"/>
                </w:rPr>
                <w:delText>Id</w:delText>
              </w:r>
              <w:bookmarkStart w:id="11786" w:name="_Toc10198905"/>
              <w:bookmarkEnd w:id="11786"/>
            </w:del>
          </w:p>
        </w:tc>
        <w:tc>
          <w:tcPr>
            <w:tcW w:w="4675" w:type="dxa"/>
          </w:tcPr>
          <w:p w14:paraId="3C527D2E" w14:textId="266B2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87" w:author="Andreas Kuehne" w:date="2019-05-31T12:22:00Z"/>
                <w:rStyle w:val="Datatype"/>
              </w:rPr>
            </w:pPr>
            <w:del w:id="11788" w:author="Andreas Kuehne" w:date="2019-05-31T12:22:00Z">
              <w:r w:rsidRPr="002062A5" w:rsidDel="00B33063">
                <w:rPr>
                  <w:rStyle w:val="Datatype"/>
                </w:rPr>
                <w:delText>ID</w:delText>
              </w:r>
              <w:bookmarkStart w:id="11789" w:name="_Toc10198906"/>
              <w:bookmarkEnd w:id="11789"/>
            </w:del>
          </w:p>
        </w:tc>
        <w:bookmarkStart w:id="11790" w:name="_Toc10198907"/>
        <w:bookmarkEnd w:id="11790"/>
      </w:tr>
      <w:tr w:rsidR="00564C22" w:rsidDel="00B33063" w14:paraId="6D5D3098" w14:textId="08755B4E" w:rsidTr="00564C22">
        <w:trPr>
          <w:del w:id="117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4D57E3" w14:textId="58E24023" w:rsidR="00564C22" w:rsidRPr="002062A5" w:rsidDel="00B33063" w:rsidRDefault="009B1AF1" w:rsidP="00564C22">
            <w:pPr>
              <w:pStyle w:val="Beschriftung"/>
              <w:rPr>
                <w:del w:id="11792" w:author="Andreas Kuehne" w:date="2019-05-31T12:22:00Z"/>
                <w:rStyle w:val="Datatype"/>
                <w:b w:val="0"/>
                <w:bCs w:val="0"/>
              </w:rPr>
            </w:pPr>
            <w:del w:id="11793" w:author="Andreas Kuehne" w:date="2019-05-31T12:22:00Z">
              <w:r w:rsidRPr="002062A5" w:rsidDel="00B33063">
                <w:rPr>
                  <w:rStyle w:val="Datatype"/>
                </w:rPr>
                <w:delText>IdRef</w:delText>
              </w:r>
              <w:bookmarkStart w:id="11794" w:name="_Toc10198908"/>
              <w:bookmarkEnd w:id="11794"/>
            </w:del>
          </w:p>
        </w:tc>
        <w:tc>
          <w:tcPr>
            <w:tcW w:w="4675" w:type="dxa"/>
          </w:tcPr>
          <w:p w14:paraId="29318F8F" w14:textId="33B02B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95" w:author="Andreas Kuehne" w:date="2019-05-31T12:22:00Z"/>
                <w:rStyle w:val="Datatype"/>
              </w:rPr>
            </w:pPr>
            <w:del w:id="11796" w:author="Andreas Kuehne" w:date="2019-05-31T12:22:00Z">
              <w:r w:rsidRPr="002062A5" w:rsidDel="00B33063">
                <w:rPr>
                  <w:rStyle w:val="Datatype"/>
                </w:rPr>
                <w:delText>idRef</w:delText>
              </w:r>
              <w:bookmarkStart w:id="11797" w:name="_Toc10198909"/>
              <w:bookmarkEnd w:id="11797"/>
            </w:del>
          </w:p>
        </w:tc>
        <w:bookmarkStart w:id="11798" w:name="_Toc10198910"/>
        <w:bookmarkEnd w:id="11798"/>
      </w:tr>
    </w:tbl>
    <w:p w14:paraId="2B1E3AA5" w14:textId="7B47127B" w:rsidR="00564C22" w:rsidRPr="0202B381" w:rsidDel="00B33063" w:rsidRDefault="009B1AF1" w:rsidP="00564C22">
      <w:pPr>
        <w:rPr>
          <w:del w:id="11799" w:author="Andreas Kuehne" w:date="2019-05-31T12:22:00Z"/>
        </w:rPr>
      </w:pPr>
      <w:del w:id="1180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801" w:name="_Toc10198911"/>
        <w:bookmarkEnd w:id="11801"/>
      </w:del>
    </w:p>
    <w:p w14:paraId="41BC967F" w14:textId="64BC94E7" w:rsidR="00564C22" w:rsidDel="00B33063" w:rsidRDefault="009B1AF1" w:rsidP="00564C22">
      <w:pPr>
        <w:pStyle w:val="Code"/>
        <w:spacing w:line="259" w:lineRule="auto"/>
        <w:rPr>
          <w:del w:id="11802" w:author="Andreas Kuehne" w:date="2019-05-31T12:22:00Z"/>
        </w:rPr>
      </w:pPr>
      <w:del w:id="11803" w:author="Andreas Kuehne" w:date="2019-05-31T12:22:00Z">
        <w:r w:rsidDel="00B33063">
          <w:rPr>
            <w:color w:val="31849B" w:themeColor="accent5" w:themeShade="BF"/>
          </w:rPr>
          <w:delText>"dsb-Base64DataType"</w:delText>
        </w:r>
        <w:r w:rsidDel="00B33063">
          <w:delText>: {</w:delText>
        </w:r>
        <w:bookmarkStart w:id="11804" w:name="_Toc10198912"/>
        <w:bookmarkEnd w:id="11804"/>
      </w:del>
    </w:p>
    <w:p w14:paraId="7AE655B5" w14:textId="2B016235" w:rsidR="00564C22" w:rsidDel="00B33063" w:rsidRDefault="009B1AF1" w:rsidP="00564C22">
      <w:pPr>
        <w:pStyle w:val="Code"/>
        <w:spacing w:line="259" w:lineRule="auto"/>
        <w:rPr>
          <w:del w:id="11805" w:author="Andreas Kuehne" w:date="2019-05-31T12:22:00Z"/>
        </w:rPr>
      </w:pPr>
      <w:del w:id="118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807" w:name="_Toc10198913"/>
        <w:bookmarkEnd w:id="11807"/>
      </w:del>
    </w:p>
    <w:p w14:paraId="7172FD35" w14:textId="7E9AEBD4" w:rsidR="00564C22" w:rsidDel="00B33063" w:rsidRDefault="009B1AF1" w:rsidP="00564C22">
      <w:pPr>
        <w:pStyle w:val="Code"/>
        <w:spacing w:line="259" w:lineRule="auto"/>
        <w:rPr>
          <w:del w:id="11808" w:author="Andreas Kuehne" w:date="2019-05-31T12:22:00Z"/>
        </w:rPr>
      </w:pPr>
      <w:del w:id="11809" w:author="Andreas Kuehne" w:date="2019-05-31T12:22:00Z">
        <w:r w:rsidDel="00B33063">
          <w:rPr>
            <w:color w:val="31849B" w:themeColor="accent5" w:themeShade="BF"/>
          </w:rPr>
          <w:delText xml:space="preserve">  "properties"</w:delText>
        </w:r>
        <w:r w:rsidDel="00B33063">
          <w:delText>: {</w:delText>
        </w:r>
        <w:bookmarkStart w:id="11810" w:name="_Toc10198914"/>
        <w:bookmarkEnd w:id="11810"/>
      </w:del>
    </w:p>
    <w:p w14:paraId="6368CF37" w14:textId="41EFEC9D" w:rsidR="00564C22" w:rsidDel="00B33063" w:rsidRDefault="009B1AF1" w:rsidP="00564C22">
      <w:pPr>
        <w:pStyle w:val="Code"/>
        <w:spacing w:line="259" w:lineRule="auto"/>
        <w:rPr>
          <w:del w:id="11811" w:author="Andreas Kuehne" w:date="2019-05-31T12:22:00Z"/>
        </w:rPr>
      </w:pPr>
      <w:del w:id="11812" w:author="Andreas Kuehne" w:date="2019-05-31T12:22:00Z">
        <w:r w:rsidDel="00B33063">
          <w:rPr>
            <w:color w:val="31849B" w:themeColor="accent5" w:themeShade="BF"/>
          </w:rPr>
          <w:delText xml:space="preserve">    "ID"</w:delText>
        </w:r>
        <w:r w:rsidDel="00B33063">
          <w:delText>: {</w:delText>
        </w:r>
        <w:bookmarkStart w:id="11813" w:name="_Toc10198915"/>
        <w:bookmarkEnd w:id="11813"/>
      </w:del>
    </w:p>
    <w:p w14:paraId="46E25FA6" w14:textId="4267B882" w:rsidR="00564C22" w:rsidDel="00B33063" w:rsidRDefault="009B1AF1" w:rsidP="00564C22">
      <w:pPr>
        <w:pStyle w:val="Code"/>
        <w:spacing w:line="259" w:lineRule="auto"/>
        <w:rPr>
          <w:del w:id="11814" w:author="Andreas Kuehne" w:date="2019-05-31T12:22:00Z"/>
        </w:rPr>
      </w:pPr>
      <w:del w:id="118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816" w:name="_Toc10198916"/>
        <w:bookmarkEnd w:id="11816"/>
      </w:del>
    </w:p>
    <w:p w14:paraId="757C4801" w14:textId="4343195D" w:rsidR="00564C22" w:rsidDel="00B33063" w:rsidRDefault="009B1AF1" w:rsidP="00564C22">
      <w:pPr>
        <w:pStyle w:val="Code"/>
        <w:spacing w:line="259" w:lineRule="auto"/>
        <w:rPr>
          <w:del w:id="11817" w:author="Andreas Kuehne" w:date="2019-05-31T12:22:00Z"/>
        </w:rPr>
      </w:pPr>
      <w:del w:id="11818" w:author="Andreas Kuehne" w:date="2019-05-31T12:22:00Z">
        <w:r w:rsidDel="00B33063">
          <w:delText xml:space="preserve">    },</w:delText>
        </w:r>
        <w:bookmarkStart w:id="11819" w:name="_Toc10198917"/>
        <w:bookmarkEnd w:id="11819"/>
      </w:del>
    </w:p>
    <w:p w14:paraId="3BE3535D" w14:textId="26F8C0B6" w:rsidR="00564C22" w:rsidDel="00B33063" w:rsidRDefault="009B1AF1" w:rsidP="00564C22">
      <w:pPr>
        <w:pStyle w:val="Code"/>
        <w:spacing w:line="259" w:lineRule="auto"/>
        <w:rPr>
          <w:del w:id="11820" w:author="Andreas Kuehne" w:date="2019-05-31T12:22:00Z"/>
        </w:rPr>
      </w:pPr>
      <w:del w:id="11821" w:author="Andreas Kuehne" w:date="2019-05-31T12:22:00Z">
        <w:r w:rsidDel="00B33063">
          <w:rPr>
            <w:color w:val="31849B" w:themeColor="accent5" w:themeShade="BF"/>
          </w:rPr>
          <w:delText xml:space="preserve">    "val"</w:delText>
        </w:r>
        <w:r w:rsidDel="00B33063">
          <w:delText>: {</w:delText>
        </w:r>
        <w:bookmarkStart w:id="11822" w:name="_Toc10198918"/>
        <w:bookmarkEnd w:id="11822"/>
      </w:del>
    </w:p>
    <w:p w14:paraId="1B01DA26" w14:textId="00399529" w:rsidR="00564C22" w:rsidDel="00B33063" w:rsidRDefault="009B1AF1" w:rsidP="00564C22">
      <w:pPr>
        <w:pStyle w:val="Code"/>
        <w:spacing w:line="259" w:lineRule="auto"/>
        <w:rPr>
          <w:del w:id="11823" w:author="Andreas Kuehne" w:date="2019-05-31T12:22:00Z"/>
        </w:rPr>
      </w:pPr>
      <w:del w:id="118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825" w:name="_Toc10198919"/>
        <w:bookmarkEnd w:id="11825"/>
      </w:del>
    </w:p>
    <w:p w14:paraId="311AA299" w14:textId="15B6A028" w:rsidR="00564C22" w:rsidDel="00B33063" w:rsidRDefault="009B1AF1" w:rsidP="00564C22">
      <w:pPr>
        <w:pStyle w:val="Code"/>
        <w:spacing w:line="259" w:lineRule="auto"/>
        <w:rPr>
          <w:del w:id="11826" w:author="Andreas Kuehne" w:date="2019-05-31T12:22:00Z"/>
        </w:rPr>
      </w:pPr>
      <w:del w:id="11827" w:author="Andreas Kuehne" w:date="2019-05-31T12:22:00Z">
        <w:r w:rsidDel="00B33063">
          <w:delText xml:space="preserve">    },</w:delText>
        </w:r>
        <w:bookmarkStart w:id="11828" w:name="_Toc10198920"/>
        <w:bookmarkEnd w:id="11828"/>
      </w:del>
    </w:p>
    <w:p w14:paraId="65DC834C" w14:textId="1FF3169C" w:rsidR="00564C22" w:rsidDel="00B33063" w:rsidRDefault="009B1AF1" w:rsidP="00564C22">
      <w:pPr>
        <w:pStyle w:val="Code"/>
        <w:spacing w:line="259" w:lineRule="auto"/>
        <w:rPr>
          <w:del w:id="11829" w:author="Andreas Kuehne" w:date="2019-05-31T12:22:00Z"/>
        </w:rPr>
      </w:pPr>
      <w:del w:id="11830" w:author="Andreas Kuehne" w:date="2019-05-31T12:22:00Z">
        <w:r w:rsidDel="00B33063">
          <w:rPr>
            <w:color w:val="31849B" w:themeColor="accent5" w:themeShade="BF"/>
          </w:rPr>
          <w:delText xml:space="preserve">    "attRef"</w:delText>
        </w:r>
        <w:r w:rsidDel="00B33063">
          <w:delText>: {</w:delText>
        </w:r>
        <w:bookmarkStart w:id="11831" w:name="_Toc10198921"/>
        <w:bookmarkEnd w:id="11831"/>
      </w:del>
    </w:p>
    <w:p w14:paraId="57A5F1E5" w14:textId="0AA51C52" w:rsidR="00564C22" w:rsidDel="00B33063" w:rsidRDefault="009B1AF1" w:rsidP="00564C22">
      <w:pPr>
        <w:pStyle w:val="Code"/>
        <w:spacing w:line="259" w:lineRule="auto"/>
        <w:rPr>
          <w:del w:id="11832" w:author="Andreas Kuehne" w:date="2019-05-31T12:22:00Z"/>
        </w:rPr>
      </w:pPr>
      <w:del w:id="1183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1834" w:name="_Toc10198922"/>
        <w:bookmarkEnd w:id="11834"/>
      </w:del>
    </w:p>
    <w:p w14:paraId="143DBEA1" w14:textId="4C5E7A84" w:rsidR="00564C22" w:rsidDel="00B33063" w:rsidRDefault="009B1AF1" w:rsidP="00564C22">
      <w:pPr>
        <w:pStyle w:val="Code"/>
        <w:spacing w:line="259" w:lineRule="auto"/>
        <w:rPr>
          <w:del w:id="11835" w:author="Andreas Kuehne" w:date="2019-05-31T12:22:00Z"/>
        </w:rPr>
      </w:pPr>
      <w:del w:id="11836" w:author="Andreas Kuehne" w:date="2019-05-31T12:22:00Z">
        <w:r w:rsidDel="00B33063">
          <w:delText xml:space="preserve">    },</w:delText>
        </w:r>
        <w:bookmarkStart w:id="11837" w:name="_Toc10198923"/>
        <w:bookmarkEnd w:id="11837"/>
      </w:del>
    </w:p>
    <w:p w14:paraId="1FC6D133" w14:textId="231CAC63" w:rsidR="00564C22" w:rsidDel="00B33063" w:rsidRDefault="009B1AF1" w:rsidP="00564C22">
      <w:pPr>
        <w:pStyle w:val="Code"/>
        <w:spacing w:line="259" w:lineRule="auto"/>
        <w:rPr>
          <w:del w:id="11838" w:author="Andreas Kuehne" w:date="2019-05-31T12:22:00Z"/>
        </w:rPr>
      </w:pPr>
      <w:del w:id="11839" w:author="Andreas Kuehne" w:date="2019-05-31T12:22:00Z">
        <w:r w:rsidDel="00B33063">
          <w:rPr>
            <w:color w:val="31849B" w:themeColor="accent5" w:themeShade="BF"/>
          </w:rPr>
          <w:delText xml:space="preserve">    "transforms"</w:delText>
        </w:r>
        <w:r w:rsidDel="00B33063">
          <w:delText>: {</w:delText>
        </w:r>
        <w:bookmarkStart w:id="11840" w:name="_Toc10198924"/>
        <w:bookmarkEnd w:id="11840"/>
      </w:del>
    </w:p>
    <w:p w14:paraId="29545989" w14:textId="26CABE6C" w:rsidR="00564C22" w:rsidDel="00B33063" w:rsidRDefault="009B1AF1" w:rsidP="00564C22">
      <w:pPr>
        <w:pStyle w:val="Code"/>
        <w:spacing w:line="259" w:lineRule="auto"/>
        <w:rPr>
          <w:del w:id="11841" w:author="Andreas Kuehne" w:date="2019-05-31T12:22:00Z"/>
        </w:rPr>
      </w:pPr>
      <w:del w:id="1184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1843" w:name="_Toc10198925"/>
        <w:bookmarkEnd w:id="11843"/>
      </w:del>
    </w:p>
    <w:p w14:paraId="23FBA59A" w14:textId="26E61A6A" w:rsidR="00564C22" w:rsidDel="00B33063" w:rsidRDefault="009B1AF1" w:rsidP="00564C22">
      <w:pPr>
        <w:pStyle w:val="Code"/>
        <w:spacing w:line="259" w:lineRule="auto"/>
        <w:rPr>
          <w:del w:id="11844" w:author="Andreas Kuehne" w:date="2019-05-31T12:22:00Z"/>
        </w:rPr>
      </w:pPr>
      <w:del w:id="11845" w:author="Andreas Kuehne" w:date="2019-05-31T12:22:00Z">
        <w:r w:rsidDel="00B33063">
          <w:delText xml:space="preserve">    },</w:delText>
        </w:r>
        <w:bookmarkStart w:id="11846" w:name="_Toc10198926"/>
        <w:bookmarkEnd w:id="11846"/>
      </w:del>
    </w:p>
    <w:p w14:paraId="080CCDB4" w14:textId="10ADA6ED" w:rsidR="00564C22" w:rsidDel="00B33063" w:rsidRDefault="009B1AF1" w:rsidP="00564C22">
      <w:pPr>
        <w:pStyle w:val="Code"/>
        <w:spacing w:line="259" w:lineRule="auto"/>
        <w:rPr>
          <w:del w:id="11847" w:author="Andreas Kuehne" w:date="2019-05-31T12:22:00Z"/>
        </w:rPr>
      </w:pPr>
      <w:del w:id="11848" w:author="Andreas Kuehne" w:date="2019-05-31T12:22:00Z">
        <w:r w:rsidDel="00B33063">
          <w:rPr>
            <w:color w:val="31849B" w:themeColor="accent5" w:themeShade="BF"/>
          </w:rPr>
          <w:delText xml:space="preserve">    "mimeType"</w:delText>
        </w:r>
        <w:r w:rsidDel="00B33063">
          <w:delText>: {</w:delText>
        </w:r>
        <w:bookmarkStart w:id="11849" w:name="_Toc10198927"/>
        <w:bookmarkEnd w:id="11849"/>
      </w:del>
    </w:p>
    <w:p w14:paraId="6E3C342D" w14:textId="6157AEB7" w:rsidR="00564C22" w:rsidDel="00B33063" w:rsidRDefault="009B1AF1" w:rsidP="00564C22">
      <w:pPr>
        <w:pStyle w:val="Code"/>
        <w:spacing w:line="259" w:lineRule="auto"/>
        <w:rPr>
          <w:del w:id="11850" w:author="Andreas Kuehne" w:date="2019-05-31T12:22:00Z"/>
        </w:rPr>
      </w:pPr>
      <w:del w:id="118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852" w:name="_Toc10198928"/>
        <w:bookmarkEnd w:id="11852"/>
      </w:del>
    </w:p>
    <w:p w14:paraId="16AA8E9F" w14:textId="72F85315" w:rsidR="00564C22" w:rsidDel="00B33063" w:rsidRDefault="009B1AF1" w:rsidP="00564C22">
      <w:pPr>
        <w:pStyle w:val="Code"/>
        <w:spacing w:line="259" w:lineRule="auto"/>
        <w:rPr>
          <w:del w:id="11853" w:author="Andreas Kuehne" w:date="2019-05-31T12:22:00Z"/>
        </w:rPr>
      </w:pPr>
      <w:del w:id="11854" w:author="Andreas Kuehne" w:date="2019-05-31T12:22:00Z">
        <w:r w:rsidDel="00B33063">
          <w:delText xml:space="preserve">    },</w:delText>
        </w:r>
        <w:bookmarkStart w:id="11855" w:name="_Toc10198929"/>
        <w:bookmarkEnd w:id="11855"/>
      </w:del>
    </w:p>
    <w:p w14:paraId="282E2F5F" w14:textId="5472CDD9" w:rsidR="00564C22" w:rsidDel="00B33063" w:rsidRDefault="009B1AF1" w:rsidP="00564C22">
      <w:pPr>
        <w:pStyle w:val="Code"/>
        <w:spacing w:line="259" w:lineRule="auto"/>
        <w:rPr>
          <w:del w:id="11856" w:author="Andreas Kuehne" w:date="2019-05-31T12:22:00Z"/>
        </w:rPr>
      </w:pPr>
      <w:del w:id="11857" w:author="Andreas Kuehne" w:date="2019-05-31T12:22:00Z">
        <w:r w:rsidDel="00B33063">
          <w:rPr>
            <w:color w:val="31849B" w:themeColor="accent5" w:themeShade="BF"/>
          </w:rPr>
          <w:delText xml:space="preserve">    "idRef"</w:delText>
        </w:r>
        <w:r w:rsidDel="00B33063">
          <w:delText>: {</w:delText>
        </w:r>
        <w:bookmarkStart w:id="11858" w:name="_Toc10198930"/>
        <w:bookmarkEnd w:id="11858"/>
      </w:del>
    </w:p>
    <w:p w14:paraId="0EDC1F8A" w14:textId="3DC8B32D" w:rsidR="00564C22" w:rsidDel="00B33063" w:rsidRDefault="009B1AF1" w:rsidP="00564C22">
      <w:pPr>
        <w:pStyle w:val="Code"/>
        <w:spacing w:line="259" w:lineRule="auto"/>
        <w:rPr>
          <w:del w:id="11859" w:author="Andreas Kuehne" w:date="2019-05-31T12:22:00Z"/>
        </w:rPr>
      </w:pPr>
      <w:del w:id="118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861" w:name="_Toc10198931"/>
        <w:bookmarkEnd w:id="11861"/>
      </w:del>
    </w:p>
    <w:p w14:paraId="2DB2A44F" w14:textId="15F680AE" w:rsidR="00564C22" w:rsidDel="00B33063" w:rsidRDefault="009B1AF1" w:rsidP="00564C22">
      <w:pPr>
        <w:pStyle w:val="Code"/>
        <w:spacing w:line="259" w:lineRule="auto"/>
        <w:rPr>
          <w:del w:id="11862" w:author="Andreas Kuehne" w:date="2019-05-31T12:22:00Z"/>
        </w:rPr>
      </w:pPr>
      <w:del w:id="11863" w:author="Andreas Kuehne" w:date="2019-05-31T12:22:00Z">
        <w:r w:rsidDel="00B33063">
          <w:delText xml:space="preserve">    }</w:delText>
        </w:r>
        <w:bookmarkStart w:id="11864" w:name="_Toc10198932"/>
        <w:bookmarkEnd w:id="11864"/>
      </w:del>
    </w:p>
    <w:p w14:paraId="395646DD" w14:textId="7769000D" w:rsidR="00564C22" w:rsidDel="00B33063" w:rsidRDefault="009B1AF1" w:rsidP="00564C22">
      <w:pPr>
        <w:pStyle w:val="Code"/>
        <w:spacing w:line="259" w:lineRule="auto"/>
        <w:rPr>
          <w:del w:id="11865" w:author="Andreas Kuehne" w:date="2019-05-31T12:22:00Z"/>
        </w:rPr>
      </w:pPr>
      <w:del w:id="11866" w:author="Andreas Kuehne" w:date="2019-05-31T12:22:00Z">
        <w:r w:rsidDel="00B33063">
          <w:delText xml:space="preserve">  }</w:delText>
        </w:r>
        <w:bookmarkStart w:id="11867" w:name="_Toc10198933"/>
        <w:bookmarkEnd w:id="11867"/>
      </w:del>
    </w:p>
    <w:p w14:paraId="3DE94FCC" w14:textId="6CB38E96" w:rsidR="00564C22" w:rsidDel="00B33063" w:rsidRDefault="009B1AF1" w:rsidP="00564C22">
      <w:pPr>
        <w:pStyle w:val="Code"/>
        <w:spacing w:line="259" w:lineRule="auto"/>
        <w:rPr>
          <w:del w:id="11868" w:author="Andreas Kuehne" w:date="2019-05-31T12:22:00Z"/>
        </w:rPr>
      </w:pPr>
      <w:del w:id="11869" w:author="Andreas Kuehne" w:date="2019-05-31T12:22:00Z">
        <w:r w:rsidDel="00B33063">
          <w:delText>}</w:delText>
        </w:r>
        <w:bookmarkStart w:id="11870" w:name="_Toc10198934"/>
        <w:bookmarkEnd w:id="11870"/>
      </w:del>
    </w:p>
    <w:p w14:paraId="3AA711D6" w14:textId="3F71FA4B" w:rsidR="00564C22" w:rsidDel="00B33063" w:rsidRDefault="00564C22" w:rsidP="00564C22">
      <w:pPr>
        <w:rPr>
          <w:del w:id="11871" w:author="Andreas Kuehne" w:date="2019-05-31T12:22:00Z"/>
        </w:rPr>
      </w:pPr>
      <w:bookmarkStart w:id="11872" w:name="_Toc10198935"/>
      <w:bookmarkEnd w:id="11872"/>
    </w:p>
    <w:p w14:paraId="36641895" w14:textId="7F476552" w:rsidR="00564C22" w:rsidDel="00B33063" w:rsidRDefault="009B1AF1" w:rsidP="00564C22">
      <w:pPr>
        <w:pStyle w:val="berschrift4"/>
        <w:rPr>
          <w:del w:id="11873" w:author="Andreas Kuehne" w:date="2019-05-31T12:22:00Z"/>
        </w:rPr>
      </w:pPr>
      <w:del w:id="11874" w:author="Andreas Kuehne" w:date="2019-05-31T12:22:00Z">
        <w:r w:rsidDel="00B33063">
          <w:delText>Base64Data – XML Syntax</w:delText>
        </w:r>
        <w:bookmarkStart w:id="11875" w:name="_Toc10198936"/>
        <w:bookmarkEnd w:id="11875"/>
      </w:del>
    </w:p>
    <w:p w14:paraId="390FDDCD" w14:textId="2F2F73B8" w:rsidR="00564C22" w:rsidRPr="5404FA76" w:rsidDel="00B33063" w:rsidRDefault="009B1AF1" w:rsidP="00564C22">
      <w:pPr>
        <w:rPr>
          <w:del w:id="11876" w:author="Andreas Kuehne" w:date="2019-05-31T12:22:00Z"/>
        </w:rPr>
      </w:pPr>
      <w:del w:id="11877" w:author="Andreas Kuehne" w:date="2019-05-31T12:22:00Z">
        <w:r w:rsidRPr="0CCF9147" w:rsidDel="00B33063">
          <w:delText xml:space="preserve">The XML type </w:delText>
        </w:r>
        <w:r w:rsidRPr="002062A5" w:rsidDel="00B33063">
          <w:rPr>
            <w:rFonts w:ascii="Courier New" w:eastAsia="Courier New" w:hAnsi="Courier New" w:cs="Courier New"/>
          </w:rPr>
          <w:delText>Base64DataType</w:delText>
        </w:r>
        <w:r w:rsidRPr="0CCF9147" w:rsidDel="00B33063">
          <w:delText xml:space="preserve"> SHALL implement the requirements defined in the </w:delText>
        </w:r>
        <w:r w:rsidRPr="002062A5" w:rsidDel="00B33063">
          <w:rPr>
            <w:rFonts w:ascii="Courier New" w:eastAsia="Courier New" w:hAnsi="Courier New" w:cs="Courier New"/>
          </w:rPr>
          <w:delText>Base64Data</w:delText>
        </w:r>
        <w:r w:rsidDel="00B33063">
          <w:delText xml:space="preserve"> </w:delText>
        </w:r>
        <w:r w:rsidRPr="005A6FFD" w:rsidDel="00B33063">
          <w:delText>component.</w:delText>
        </w:r>
        <w:bookmarkStart w:id="11878" w:name="_Toc10198937"/>
        <w:bookmarkEnd w:id="11878"/>
      </w:del>
    </w:p>
    <w:p w14:paraId="30BCDADD" w14:textId="0DB2AB71" w:rsidR="00564C22" w:rsidDel="00B33063" w:rsidRDefault="009B1AF1" w:rsidP="00564C22">
      <w:pPr>
        <w:rPr>
          <w:del w:id="11879" w:author="Andreas Kuehne" w:date="2019-05-31T12:22:00Z"/>
        </w:rPr>
      </w:pPr>
      <w:del w:id="1188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Base64DataType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881" w:name="_Toc10198938"/>
        <w:bookmarkEnd w:id="11881"/>
      </w:del>
    </w:p>
    <w:p w14:paraId="58251E82" w14:textId="505F5D8D" w:rsidR="00564C22" w:rsidDel="00B33063" w:rsidRDefault="009B1AF1" w:rsidP="00564C22">
      <w:pPr>
        <w:pStyle w:val="Code"/>
        <w:rPr>
          <w:del w:id="11882" w:author="Andreas Kuehne" w:date="2019-05-31T12:22:00Z"/>
        </w:rPr>
      </w:pPr>
      <w:del w:id="1188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Base64DataType</w:delText>
        </w:r>
        <w:r w:rsidDel="00B33063">
          <w:rPr>
            <w:color w:val="943634" w:themeColor="accent2" w:themeShade="BF"/>
          </w:rPr>
          <w:delText>"</w:delText>
        </w:r>
        <w:r w:rsidDel="00B33063">
          <w:rPr>
            <w:color w:val="31849B" w:themeColor="accent5" w:themeShade="BF"/>
          </w:rPr>
          <w:delText>&gt;</w:delText>
        </w:r>
        <w:bookmarkStart w:id="11884" w:name="_Toc10198939"/>
        <w:bookmarkEnd w:id="11884"/>
      </w:del>
    </w:p>
    <w:p w14:paraId="23105358" w14:textId="67CAC4A1" w:rsidR="00564C22" w:rsidDel="00B33063" w:rsidRDefault="009B1AF1" w:rsidP="00564C22">
      <w:pPr>
        <w:pStyle w:val="Code"/>
        <w:rPr>
          <w:del w:id="11885" w:author="Andreas Kuehne" w:date="2019-05-31T12:22:00Z"/>
        </w:rPr>
      </w:pPr>
      <w:del w:id="11886" w:author="Andreas Kuehne" w:date="2019-05-31T12:22:00Z">
        <w:r w:rsidDel="00B33063">
          <w:rPr>
            <w:color w:val="31849B" w:themeColor="accent5" w:themeShade="BF"/>
          </w:rPr>
          <w:delText xml:space="preserve">  &lt;xs:sequence&gt;</w:delText>
        </w:r>
        <w:bookmarkStart w:id="11887" w:name="_Toc10198940"/>
        <w:bookmarkEnd w:id="11887"/>
      </w:del>
    </w:p>
    <w:p w14:paraId="445A22F2" w14:textId="524A428C" w:rsidR="00564C22" w:rsidDel="00B33063" w:rsidRDefault="009B1AF1" w:rsidP="00564C22">
      <w:pPr>
        <w:pStyle w:val="Code"/>
        <w:rPr>
          <w:del w:id="11888" w:author="Andreas Kuehne" w:date="2019-05-31T12:22:00Z"/>
        </w:rPr>
      </w:pPr>
      <w:del w:id="11889" w:author="Andreas Kuehne" w:date="2019-05-31T12:22:00Z">
        <w:r w:rsidDel="00B33063">
          <w:rPr>
            <w:color w:val="31849B" w:themeColor="accent5" w:themeShade="BF"/>
          </w:rPr>
          <w:delText xml:space="preserve">    &lt;xs:choice</w:delText>
        </w:r>
        <w:r w:rsidDel="00B33063">
          <w:rPr>
            <w:color w:val="943634" w:themeColor="accent2" w:themeShade="BF"/>
          </w:rPr>
          <w:delText xml:space="preserve">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1890" w:name="_Toc10198941"/>
        <w:bookmarkEnd w:id="11890"/>
      </w:del>
    </w:p>
    <w:p w14:paraId="50FB7ECC" w14:textId="4838C540" w:rsidR="00564C22" w:rsidDel="00B33063" w:rsidRDefault="009B1AF1" w:rsidP="00564C22">
      <w:pPr>
        <w:pStyle w:val="Code"/>
        <w:rPr>
          <w:del w:id="11891" w:author="Andreas Kuehne" w:date="2019-05-31T12:22:00Z"/>
        </w:rPr>
      </w:pPr>
      <w:del w:id="118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1893" w:name="_Toc10198942"/>
        <w:bookmarkEnd w:id="11893"/>
      </w:del>
    </w:p>
    <w:p w14:paraId="5B3C2CA1" w14:textId="455A29D4" w:rsidR="00564C22" w:rsidDel="00B33063" w:rsidRDefault="009B1AF1" w:rsidP="00564C22">
      <w:pPr>
        <w:pStyle w:val="Code"/>
        <w:rPr>
          <w:del w:id="11894" w:author="Andreas Kuehne" w:date="2019-05-31T12:22:00Z"/>
        </w:rPr>
      </w:pPr>
      <w:del w:id="1189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AttRef</w:delText>
        </w:r>
        <w:r w:rsidDel="00B33063">
          <w:rPr>
            <w:color w:val="943634" w:themeColor="accent2" w:themeShade="BF"/>
          </w:rPr>
          <w:delText>" type="</w:delText>
        </w:r>
        <w:r w:rsidDel="00B33063">
          <w:rPr>
            <w:color w:val="244061" w:themeColor="accent1" w:themeShade="80"/>
          </w:rPr>
          <w:delText>dsb:AttachmentReferenceType</w:delText>
        </w:r>
        <w:r w:rsidDel="00B33063">
          <w:rPr>
            <w:color w:val="943634" w:themeColor="accent2" w:themeShade="BF"/>
          </w:rPr>
          <w:delText>"</w:delText>
        </w:r>
        <w:r w:rsidDel="00B33063">
          <w:rPr>
            <w:color w:val="31849B" w:themeColor="accent5" w:themeShade="BF"/>
          </w:rPr>
          <w:delText>/&gt;</w:delText>
        </w:r>
        <w:bookmarkStart w:id="11896" w:name="_Toc10198943"/>
        <w:bookmarkEnd w:id="11896"/>
      </w:del>
    </w:p>
    <w:p w14:paraId="2E88F222" w14:textId="3644EA74" w:rsidR="00564C22" w:rsidDel="00B33063" w:rsidRDefault="009B1AF1" w:rsidP="00564C22">
      <w:pPr>
        <w:pStyle w:val="Code"/>
        <w:rPr>
          <w:del w:id="11897" w:author="Andreas Kuehne" w:date="2019-05-31T12:22:00Z"/>
        </w:rPr>
      </w:pPr>
      <w:del w:id="11898" w:author="Andreas Kuehne" w:date="2019-05-31T12:22:00Z">
        <w:r w:rsidDel="00B33063">
          <w:rPr>
            <w:color w:val="31849B" w:themeColor="accent5" w:themeShade="BF"/>
          </w:rPr>
          <w:delText xml:space="preserve">    &lt;/xs:choice&gt;</w:delText>
        </w:r>
        <w:bookmarkStart w:id="11899" w:name="_Toc10198944"/>
        <w:bookmarkEnd w:id="11899"/>
      </w:del>
    </w:p>
    <w:p w14:paraId="56BDCD6E" w14:textId="0765B3B7" w:rsidR="00564C22" w:rsidDel="00B33063" w:rsidRDefault="009B1AF1" w:rsidP="00564C22">
      <w:pPr>
        <w:pStyle w:val="Code"/>
        <w:rPr>
          <w:del w:id="11900" w:author="Andreas Kuehne" w:date="2019-05-31T12:22:00Z"/>
        </w:rPr>
      </w:pPr>
      <w:del w:id="119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1902" w:name="_Toc10198945"/>
        <w:bookmarkEnd w:id="11902"/>
      </w:del>
    </w:p>
    <w:p w14:paraId="4A7ECEF3" w14:textId="5CA4B618" w:rsidR="00564C22" w:rsidDel="00B33063" w:rsidRDefault="009B1AF1" w:rsidP="00564C22">
      <w:pPr>
        <w:pStyle w:val="Code"/>
        <w:rPr>
          <w:del w:id="11903" w:author="Andreas Kuehne" w:date="2019-05-31T12:22:00Z"/>
        </w:rPr>
      </w:pPr>
      <w:del w:id="11904" w:author="Andreas Kuehne" w:date="2019-05-31T12:22:00Z">
        <w:r w:rsidDel="00B33063">
          <w:rPr>
            <w:color w:val="31849B" w:themeColor="accent5" w:themeShade="BF"/>
          </w:rPr>
          <w:delText xml:space="preserve">  &lt;/xs:sequence&gt;</w:delText>
        </w:r>
        <w:bookmarkStart w:id="11905" w:name="_Toc10198946"/>
        <w:bookmarkEnd w:id="11905"/>
      </w:del>
    </w:p>
    <w:p w14:paraId="7DD61FE2" w14:textId="44E01D62" w:rsidR="00564C22" w:rsidDel="00B33063" w:rsidRDefault="009B1AF1" w:rsidP="00564C22">
      <w:pPr>
        <w:pStyle w:val="Code"/>
        <w:rPr>
          <w:del w:id="11906" w:author="Andreas Kuehne" w:date="2019-05-31T12:22:00Z"/>
        </w:rPr>
      </w:pPr>
      <w:del w:id="1190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MimeType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1908" w:name="_Toc10198947"/>
        <w:bookmarkEnd w:id="11908"/>
      </w:del>
    </w:p>
    <w:p w14:paraId="1A92189D" w14:textId="29FE0E82" w:rsidR="00564C22" w:rsidDel="00B33063" w:rsidRDefault="009B1AF1" w:rsidP="00564C22">
      <w:pPr>
        <w:pStyle w:val="Code"/>
        <w:rPr>
          <w:del w:id="11909" w:author="Andreas Kuehne" w:date="2019-05-31T12:22:00Z"/>
        </w:rPr>
      </w:pPr>
      <w:del w:id="1191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1911" w:name="_Toc10198948"/>
        <w:bookmarkEnd w:id="11911"/>
      </w:del>
    </w:p>
    <w:p w14:paraId="71C70E15" w14:textId="7D05924D" w:rsidR="00564C22" w:rsidDel="00B33063" w:rsidRDefault="009B1AF1" w:rsidP="00564C22">
      <w:pPr>
        <w:pStyle w:val="Code"/>
        <w:rPr>
          <w:del w:id="11912" w:author="Andreas Kuehne" w:date="2019-05-31T12:22:00Z"/>
        </w:rPr>
      </w:pPr>
      <w:del w:id="1191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IDREF</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1914" w:name="_Toc10198949"/>
        <w:bookmarkEnd w:id="11914"/>
      </w:del>
    </w:p>
    <w:p w14:paraId="7C742DAB" w14:textId="4B3BD8C0" w:rsidR="00564C22" w:rsidDel="00B33063" w:rsidRDefault="009B1AF1" w:rsidP="00564C22">
      <w:pPr>
        <w:pStyle w:val="Code"/>
        <w:rPr>
          <w:del w:id="11915" w:author="Andreas Kuehne" w:date="2019-05-31T12:22:00Z"/>
        </w:rPr>
      </w:pPr>
      <w:del w:id="11916" w:author="Andreas Kuehne" w:date="2019-05-31T12:22:00Z">
        <w:r w:rsidDel="00B33063">
          <w:rPr>
            <w:color w:val="31849B" w:themeColor="accent5" w:themeShade="BF"/>
          </w:rPr>
          <w:delText>&lt;/xs:complexType&gt;</w:delText>
        </w:r>
        <w:bookmarkStart w:id="11917" w:name="_Toc10198950"/>
        <w:bookmarkEnd w:id="11917"/>
      </w:del>
    </w:p>
    <w:p w14:paraId="1008E4A5" w14:textId="60268B54" w:rsidR="00564C22" w:rsidDel="00B33063" w:rsidRDefault="009B1AF1" w:rsidP="00564C22">
      <w:pPr>
        <w:spacing w:line="259" w:lineRule="auto"/>
        <w:rPr>
          <w:del w:id="11918" w:author="Andreas Kuehne" w:date="2019-05-31T12:22:00Z"/>
        </w:rPr>
      </w:pPr>
      <w:del w:id="1191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Base64DataType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The elements ‘Id’ and ‘IdRef’ have slightly different names (‘ID’ and ‘IDREF’) within XML syntax to match the XML schema standards for unique identifiers and their reference.</w:delText>
        </w:r>
        <w:bookmarkStart w:id="11920" w:name="_Toc10198951"/>
        <w:bookmarkEnd w:id="11920"/>
      </w:del>
    </w:p>
    <w:p w14:paraId="40385A98" w14:textId="66D3AE70" w:rsidR="00564C22" w:rsidDel="00B33063" w:rsidRDefault="009B1AF1" w:rsidP="00564C22">
      <w:pPr>
        <w:pStyle w:val="berschrift3"/>
        <w:rPr>
          <w:del w:id="11921" w:author="Andreas Kuehne" w:date="2019-05-31T12:22:00Z"/>
        </w:rPr>
      </w:pPr>
      <w:bookmarkStart w:id="11922" w:name="_RefComp69B8F57B"/>
      <w:del w:id="11923" w:author="Andreas Kuehne" w:date="2019-05-31T12:22:00Z">
        <w:r w:rsidDel="00B33063">
          <w:delText>Component SignaturePtr</w:delText>
        </w:r>
        <w:bookmarkStart w:id="11924" w:name="_Toc10198952"/>
        <w:bookmarkEnd w:id="11922"/>
        <w:bookmarkEnd w:id="11924"/>
      </w:del>
    </w:p>
    <w:p w14:paraId="4CF84C17" w14:textId="793C710B" w:rsidR="00564C22" w:rsidDel="00B33063" w:rsidRDefault="006970AF" w:rsidP="00564C22">
      <w:pPr>
        <w:rPr>
          <w:del w:id="11925" w:author="Andreas Kuehne" w:date="2019-05-31T12:22:00Z"/>
        </w:rPr>
      </w:pPr>
      <w:del w:id="11926" w:author="Andreas Kuehne" w:date="2019-05-31T12:22:00Z">
        <w:r w:rsidRPr="006970AF" w:rsidDel="00B33063">
          <w:delText xml:space="preserve">The </w:delText>
        </w:r>
        <w:r w:rsidRPr="006970AF" w:rsidDel="00B33063">
          <w:rPr>
            <w:rStyle w:val="Datatype"/>
          </w:rPr>
          <w:delText>SignaturePtr</w:delText>
        </w:r>
        <w:r w:rsidRPr="006970AF" w:rsidDel="00B33063">
          <w:delText xml:space="preserve"> component is used to point to a signature in an input (for a verify request) or output (for a sign response) </w:delText>
        </w:r>
        <w:r w:rsidDel="00B33063">
          <w:delText>data object. The</w:delText>
        </w:r>
        <w:r w:rsidRPr="006970AF" w:rsidDel="00B33063">
          <w:delText xml:space="preserve"> </w:delText>
        </w:r>
        <w:r w:rsidDel="00B33063">
          <w:delText>s</w:delText>
        </w:r>
        <w:r w:rsidRPr="006970AF" w:rsidDel="00B33063">
          <w:delText xml:space="preserve">ignature </w:delText>
        </w:r>
        <w:r w:rsidDel="00B33063">
          <w:delText>may be</w:delText>
        </w:r>
        <w:r w:rsidRPr="006970AF" w:rsidDel="00B33063">
          <w:delText xml:space="preserve"> enveloped</w:delText>
        </w:r>
        <w:r w:rsidDel="00B33063">
          <w:delText xml:space="preserve"> in a document</w:delText>
        </w:r>
        <w:r w:rsidRPr="006970AF" w:rsidDel="00B33063">
          <w:delText>.</w:delText>
        </w:r>
        <w:r w:rsidDel="00B33063">
          <w:delText xml:space="preserve"> There may be multiple signatures contained within a single object. The </w:delText>
        </w:r>
        <w:r w:rsidRPr="006970AF" w:rsidDel="00B33063">
          <w:rPr>
            <w:rStyle w:val="Datatype"/>
          </w:rPr>
          <w:delText>XPath</w:delText>
        </w:r>
        <w:r w:rsidDel="00B33063">
          <w:delText xml:space="preserve"> element will identify a specific instance.</w:delText>
        </w:r>
        <w:bookmarkStart w:id="11927" w:name="_Toc10198953"/>
        <w:bookmarkEnd w:id="11927"/>
      </w:del>
    </w:p>
    <w:p w14:paraId="6C8BE425" w14:textId="5746DFC1" w:rsidR="00564C22" w:rsidDel="00B33063" w:rsidRDefault="009B1AF1" w:rsidP="00564C22">
      <w:pPr>
        <w:rPr>
          <w:del w:id="11928" w:author="Andreas Kuehne" w:date="2019-05-31T12:22:00Z"/>
        </w:rPr>
      </w:pPr>
      <w:del w:id="11929" w:author="Andreas Kuehne" w:date="2019-05-31T12:22:00Z">
        <w:r w:rsidDel="00B33063">
          <w:delText>Below follows a list of the sub-components that constitute this component:</w:delText>
        </w:r>
        <w:bookmarkStart w:id="11930" w:name="_Toc10198954"/>
        <w:bookmarkEnd w:id="11930"/>
      </w:del>
    </w:p>
    <w:p w14:paraId="4DBC5ED2" w14:textId="318EF223" w:rsidR="00564C22" w:rsidDel="00B33063" w:rsidRDefault="009B1AF1" w:rsidP="00564C22">
      <w:pPr>
        <w:pStyle w:val="Member"/>
        <w:rPr>
          <w:del w:id="11931" w:author="Andreas Kuehne" w:date="2019-05-31T12:22:00Z"/>
        </w:rPr>
      </w:pPr>
      <w:del w:id="1193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1933" w:name="_Toc10198955"/>
        <w:bookmarkEnd w:id="11933"/>
      </w:del>
    </w:p>
    <w:p w14:paraId="4E8E7009" w14:textId="55FDD089" w:rsidR="00564C22" w:rsidDel="00B33063" w:rsidRDefault="009B1AF1" w:rsidP="00564C22">
      <w:pPr>
        <w:pStyle w:val="Member"/>
        <w:rPr>
          <w:del w:id="11934" w:author="Andreas Kuehne" w:date="2019-05-31T12:22:00Z"/>
        </w:rPr>
      </w:pPr>
      <w:del w:id="11935" w:author="Andreas Kuehne" w:date="2019-05-31T12:22:00Z">
        <w:r w:rsidDel="00B33063">
          <w:delText xml:space="preserve">The </w:delText>
        </w:r>
        <w:r w:rsidRPr="35C1378D" w:rsidDel="00B33063">
          <w:rPr>
            <w:rStyle w:val="Datatype"/>
          </w:rPr>
          <w:delText>WhichData</w:delText>
        </w:r>
        <w:r w:rsidDel="00B33063">
          <w:delText xml:space="preserve"> element MUST contain one instance of a unique identifier reference. </w:delText>
        </w:r>
        <w:r w:rsidRPr="006970AF" w:rsidDel="00B33063">
          <w:delText xml:space="preserve">This element identifies the </w:delText>
        </w:r>
        <w:r w:rsidRPr="006970AF" w:rsidDel="00B33063">
          <w:rPr>
            <w:rStyle w:val="Datatype"/>
          </w:rPr>
          <w:delText>Base64Data</w:delText>
        </w:r>
        <w:r w:rsidDel="00B33063">
          <w:delText xml:space="preserve"> component</w:delText>
        </w:r>
        <w:r w:rsidRPr="006970AF" w:rsidDel="00B33063">
          <w:delText xml:space="preserve"> holding the signature</w:delText>
        </w:r>
        <w:r w:rsidDel="00B33063">
          <w:delText xml:space="preserve"> or the enveloping document</w:delText>
        </w:r>
        <w:r w:rsidRPr="006970AF" w:rsidDel="00B33063">
          <w:delText>.</w:delText>
        </w:r>
        <w:bookmarkStart w:id="11936" w:name="_Toc10198956"/>
        <w:bookmarkEnd w:id="11936"/>
      </w:del>
    </w:p>
    <w:p w14:paraId="496CE9A1" w14:textId="74BAFCA3" w:rsidR="00564C22" w:rsidDel="00B33063" w:rsidRDefault="009B1AF1" w:rsidP="00564C22">
      <w:pPr>
        <w:pStyle w:val="Member"/>
        <w:rPr>
          <w:del w:id="11937" w:author="Andreas Kuehne" w:date="2019-05-31T12:22:00Z"/>
        </w:rPr>
      </w:pPr>
      <w:del w:id="11938" w:author="Andreas Kuehne" w:date="2019-05-31T12:22:00Z">
        <w:r w:rsidDel="00B33063">
          <w:delText xml:space="preserve">The OPTIONAL </w:delText>
        </w:r>
        <w:r w:rsidRPr="35C1378D" w:rsidDel="00B33063">
          <w:rPr>
            <w:rStyle w:val="Datatype"/>
          </w:rPr>
          <w:delText>XPath</w:delText>
        </w:r>
        <w:r w:rsidDel="00B33063">
          <w:delText xml:space="preserve"> element, if present, MUST contain one instance of a string. </w:delText>
        </w:r>
        <w:r w:rsidRPr="006970AF" w:rsidDel="00B33063">
          <w:delText>This element identifies the signature element being pointed at within the selected d</w:delText>
        </w:r>
        <w:r w:rsidDel="00B33063">
          <w:delText>a</w:delText>
        </w:r>
        <w:r w:rsidRPr="006970AF" w:rsidDel="00B33063">
          <w:delText>t</w:delText>
        </w:r>
        <w:r w:rsidDel="00B33063">
          <w:delText>a object</w:delText>
        </w:r>
        <w:r w:rsidRPr="006970AF" w:rsidDel="00B33063">
          <w:delText xml:space="preserve">. </w:delText>
        </w:r>
        <w:r w:rsidDel="00B33063">
          <w:delText>Depending on the</w:delText>
        </w:r>
        <w:r w:rsidR="00E21D05" w:rsidDel="00B33063">
          <w:delText xml:space="preserve"> syntax specified in the</w:delText>
        </w:r>
        <w:r w:rsidDel="00B33063">
          <w:delText xml:space="preserve"> </w:delText>
        </w:r>
        <w:r w:rsidRPr="006970AF" w:rsidDel="00B33063">
          <w:rPr>
            <w:rStyle w:val="Datatype"/>
          </w:rPr>
          <w:delText>XPathQualifier</w:delText>
        </w:r>
        <w:r w:rsidDel="00B33063">
          <w:delText xml:space="preserve"> element </w:delText>
        </w:r>
        <w:r w:rsidR="00E21D05" w:rsidDel="00B33063">
          <w:delText>t</w:delText>
        </w:r>
        <w:r w:rsidRPr="006970AF" w:rsidDel="00B33063">
          <w:delText xml:space="preserve">he </w:delText>
        </w:r>
        <w:r w:rsidRPr="00E21D05" w:rsidDel="00B33063">
          <w:rPr>
            <w:rStyle w:val="Datatype"/>
          </w:rPr>
          <w:delText>XPath</w:delText>
        </w:r>
        <w:r w:rsidRPr="006970AF" w:rsidDel="00B33063">
          <w:delText xml:space="preserve"> expression is </w:delText>
        </w:r>
        <w:r w:rsidR="00E21D05" w:rsidDel="00B33063">
          <w:delText>interpre</w:delText>
        </w:r>
        <w:r w:rsidRPr="006970AF" w:rsidDel="00B33063">
          <w:delText>ted</w:delText>
        </w:r>
        <w:r w:rsidR="00E21D05" w:rsidDel="00B33063">
          <w:delText xml:space="preserve">. In case of an </w:delText>
        </w:r>
        <w:r w:rsidR="00E21D05" w:rsidRPr="00E21D05" w:rsidDel="00B33063">
          <w:rPr>
            <w:rStyle w:val="Datatype"/>
          </w:rPr>
          <w:delText>XML</w:delText>
        </w:r>
        <w:r w:rsidR="001009D3" w:rsidDel="00B33063">
          <w:rPr>
            <w:rStyle w:val="Datatype"/>
          </w:rPr>
          <w:delText xml:space="preserve"> </w:delText>
        </w:r>
        <w:r w:rsidR="00E21D05" w:rsidRPr="00E21D05" w:rsidDel="00B33063">
          <w:rPr>
            <w:rStyle w:val="Datatype"/>
          </w:rPr>
          <w:delText>XPath</w:delText>
        </w:r>
        <w:r w:rsidR="00E21D05" w:rsidDel="00B33063">
          <w:delText xml:space="preserve"> the </w:delText>
        </w:r>
        <w:r w:rsidR="00E21D05" w:rsidRPr="00E21D05" w:rsidDel="00B33063">
          <w:rPr>
            <w:rStyle w:val="Datatype"/>
          </w:rPr>
          <w:delText>XPath</w:delText>
        </w:r>
        <w:r w:rsidR="00E21D05" w:rsidRPr="006970AF" w:rsidDel="00B33063">
          <w:delText xml:space="preserve"> expression is evaluated</w:delText>
        </w:r>
        <w:r w:rsidRPr="006970AF" w:rsidDel="00B33063">
          <w:delText xml:space="preserve"> from the root node (see section 5.1 of [XPATH]) of the </w:delText>
        </w:r>
        <w:r w:rsidDel="00B33063">
          <w:delText xml:space="preserve">XML </w:delText>
        </w:r>
        <w:r w:rsidRPr="006970AF" w:rsidDel="00B33063">
          <w:delText xml:space="preserve">document identified by </w:delText>
        </w:r>
        <w:r w:rsidRPr="006970AF" w:rsidDel="00B33063">
          <w:rPr>
            <w:rStyle w:val="Datatype"/>
          </w:rPr>
          <w:delText>WhichData</w:delText>
        </w:r>
        <w:r w:rsidRPr="006970AF" w:rsidDel="00B33063">
          <w:delText>. The context node for the XPath evaluation is the document’s DocumentElement (see section 2.1 Well-Formed XML Documents [XML]). Regarding namespace declarations for the expression necessary for evaluation see section 1 of [XPATH].</w:delText>
        </w:r>
        <w:bookmarkStart w:id="11939" w:name="_Toc10198957"/>
        <w:bookmarkEnd w:id="11939"/>
      </w:del>
    </w:p>
    <w:p w14:paraId="724B8F97" w14:textId="438217EC" w:rsidR="00564C22" w:rsidDel="00B33063" w:rsidRDefault="009B1AF1" w:rsidP="00564C22">
      <w:pPr>
        <w:pStyle w:val="Member"/>
        <w:rPr>
          <w:del w:id="11940" w:author="Andreas Kuehne" w:date="2019-05-31T12:22:00Z"/>
        </w:rPr>
      </w:pPr>
      <w:del w:id="11941" w:author="Andreas Kuehne" w:date="2019-05-31T12:22:00Z">
        <w:r w:rsidDel="00B33063">
          <w:delText xml:space="preserve">The OPTIONAL </w:delText>
        </w:r>
        <w:r w:rsidRPr="35C1378D" w:rsidDel="00B33063">
          <w:rPr>
            <w:rStyle w:val="Datatype"/>
          </w:rPr>
          <w:delText>XPathQualifier</w:delText>
        </w:r>
        <w:r w:rsidDel="00B33063">
          <w:delText xml:space="preserve"> element, if present, MUST contain one instance of a URI. Its default value is '</w:delText>
        </w:r>
        <w:r w:rsidDel="00B33063">
          <w:rPr>
            <w:color w:val="244061" w:themeColor="accent1" w:themeShade="80"/>
          </w:rPr>
          <w:delText>http://www.w3.org/TR/2010/REC-xpath20-20101214/</w:delText>
        </w:r>
        <w:r w:rsidDel="00B33063">
          <w:delText xml:space="preserve">'. </w:delText>
        </w:r>
        <w:r w:rsidR="004B7567" w:rsidDel="00B33063">
          <w:delText xml:space="preserve">The </w:delText>
        </w:r>
        <w:r w:rsidR="004B7567" w:rsidRPr="004B7567" w:rsidDel="00B33063">
          <w:rPr>
            <w:rStyle w:val="Datatype"/>
          </w:rPr>
          <w:delText>XPathQualifier</w:delText>
        </w:r>
        <w:r w:rsidR="004B7567" w:rsidRPr="004B7567" w:rsidDel="00B33063">
          <w:delText xml:space="preserve"> element MAY be used to specify the details of how the </w:delText>
        </w:r>
        <w:r w:rsidR="004B7567" w:rsidRPr="004B7567" w:rsidDel="00B33063">
          <w:rPr>
            <w:rStyle w:val="Datatype"/>
          </w:rPr>
          <w:delText>XPath</w:delText>
        </w:r>
        <w:r w:rsidR="004B7567" w:rsidRPr="004B7567" w:rsidDel="00B33063">
          <w:delText xml:space="preserve"> element is to be interpreted. If this element is missing, the default [XPATH-v2] is assumed. The present document explicitly specifies the following URIs and signature identification strategies: </w:delText>
        </w:r>
        <w:r w:rsidR="004B7567" w:rsidDel="00B33063">
          <w:br/>
          <w:delText xml:space="preserve">- </w:delText>
        </w:r>
        <w:r w:rsidR="004B7567" w:rsidRPr="004B7567" w:rsidDel="00B33063">
          <w:rPr>
            <w:rStyle w:val="Hyperlink"/>
          </w:rPr>
          <w:delText>http://www.w3.org/TR/1999/REC-xpath-19991116/</w:delText>
        </w:r>
        <w:r w:rsidR="004B7567" w:rsidRPr="004B7567" w:rsidDel="00B33063">
          <w:delText xml:space="preserve"> - is applicable for XML-based data objects and specifies that the XPath element is to be interpreted according to [XPATH-v1].</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503C25" w:rsidDel="00B33063">
          <w:rPr>
            <w:rStyle w:val="Hyperlink"/>
          </w:rPr>
          <w:delText>http://www.w3.org/TR/2010/REC-xpath20-20101214/</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311C7E" w:rsidDel="00B33063">
          <w:rPr>
            <w:rStyle w:val="Hyperlink"/>
          </w:rPr>
          <w:delText>XPATH-v2</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503C25" w:rsidDel="00B33063">
          <w:rPr>
            <w:rStyle w:val="Hyperlink"/>
          </w:rPr>
          <w:delText>http://www.w3.org/TR/2014/REC-xpath-30-20140408/</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311C7E" w:rsidDel="00B33063">
          <w:rPr>
            <w:rStyle w:val="Hyperlink"/>
          </w:rPr>
          <w:delText>XPATH-v3</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Del="00B33063">
          <w:rPr>
            <w:rStyle w:val="Hyperlink"/>
          </w:rPr>
          <w:delText>https://www.w3.org/TR/2017/REC-xpath-31-20170321/</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735035"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RPr="0067448A" w:rsidDel="00B33063">
          <w:rPr>
            <w:rStyle w:val="Hyperlink"/>
          </w:rPr>
          <w:delText>XPATH-v3</w:delText>
        </w:r>
        <w:r w:rsidR="004B7567" w:rsidRPr="00311C7E" w:rsidDel="00B33063">
          <w:rPr>
            <w:rStyle w:val="Hyperlink"/>
          </w:rPr>
          <w:delText>.1</w:delText>
        </w:r>
        <w:r w:rsidR="00B33063" w:rsidDel="00B33063">
          <w:rPr>
            <w:rStyle w:val="Hyperlink"/>
          </w:rPr>
          <w:fldChar w:fldCharType="end"/>
        </w:r>
        <w:r w:rsidR="004B7567" w:rsidDel="00B33063">
          <w:delText>].</w:delText>
        </w:r>
        <w:r w:rsidR="004B7567" w:rsidDel="00B33063">
          <w:br/>
          <w:delText xml:space="preserve">- </w:delText>
        </w:r>
        <w:r w:rsidR="004B7567" w:rsidRPr="00B924C6" w:rsidDel="00B33063">
          <w:rPr>
            <w:rFonts w:ascii="Courier New" w:hAnsi="Courier New" w:cs="Courier New"/>
          </w:rPr>
          <w:delText>urn:iso:std:iso:32000:-1</w:delText>
        </w:r>
        <w:r w:rsidR="004B7567" w:rsidDel="00B33063">
          <w:rPr>
            <w:rFonts w:ascii="Courier New" w:hAnsi="Courier New" w:cs="Courier New"/>
          </w:rPr>
          <w:delText xml:space="preserve"> </w:delText>
        </w:r>
        <w:r w:rsidR="004B7567" w:rsidDel="00B33063">
          <w:delText xml:space="preserve">- is applicable for PDF-based documents and specifies that the </w:delText>
        </w:r>
        <w:r w:rsidR="004B7567" w:rsidRPr="00735035" w:rsidDel="00B33063">
          <w:rPr>
            <w:rFonts w:ascii="Courier New" w:hAnsi="Courier New" w:cs="Courier New"/>
          </w:rPr>
          <w:delText>XPath</w:delText>
        </w:r>
        <w:r w:rsidR="004B7567" w:rsidDel="00B33063">
          <w:delText xml:space="preserve"> element is to be interpreted as field name of the signature directory (see [ISO 32000-1], Table 252), which identifies a given PDF-signature.</w:delText>
        </w:r>
        <w:r w:rsidR="004B7567" w:rsidDel="00B33063">
          <w:br/>
          <w:delText xml:space="preserve">- </w:delText>
        </w:r>
        <w:r w:rsidR="004B7567" w:rsidRPr="00B924C6" w:rsidDel="00B33063">
          <w:rPr>
            <w:rFonts w:ascii="Courier New" w:hAnsi="Courier New" w:cs="Courier New"/>
          </w:rPr>
          <w:delText>urn:iso:std:iso:14533:-4:clause:D</w:delText>
        </w:r>
        <w:r w:rsidR="004B7567" w:rsidDel="00B33063">
          <w:delText xml:space="preserve"> - is applicable for other types of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as specified in Annex D of [ISO14533-4]. Note, that this element allows to identify signature objects (signatures, time-stamp tokens, evidence records etc.) embedded within ZIP-based containers and individual </w:delText>
        </w:r>
        <w:r w:rsidR="004B7567" w:rsidRPr="00B924C6" w:rsidDel="00B33063">
          <w:rPr>
            <w:rFonts w:ascii="Courier New" w:hAnsi="Courier New" w:cs="Courier New"/>
          </w:rPr>
          <w:delText>SignerInfo</w:delText>
        </w:r>
        <w:r w:rsidR="004B7567" w:rsidDel="00B33063">
          <w:delText xml:space="preserve">-structures within a CMS-based </w:delText>
        </w:r>
        <w:r w:rsidR="004B7567" w:rsidRPr="00B924C6" w:rsidDel="00B33063">
          <w:rPr>
            <w:rFonts w:ascii="Courier New" w:hAnsi="Courier New" w:cs="Courier New"/>
          </w:rPr>
          <w:delText>SignedData</w:delText>
        </w:r>
        <w:r w:rsidR="004B7567" w:rsidDel="00B33063">
          <w:delText xml:space="preserve"> container according to [</w:delText>
        </w:r>
        <w:r w:rsidR="00B33063" w:rsidDel="00B33063">
          <w:rPr>
            <w:rStyle w:val="Hyperlink"/>
          </w:rPr>
          <w:fldChar w:fldCharType="begin"/>
        </w:r>
        <w:r w:rsidR="00B33063" w:rsidDel="00B33063">
          <w:rPr>
            <w:rStyle w:val="Hyperlink"/>
          </w:rPr>
          <w:delInstrText xml:space="preserve"> HYPERLINK "https://tools.ietf.org/html/rfc5652" </w:delInstrText>
        </w:r>
        <w:r w:rsidR="00B33063" w:rsidDel="00B33063">
          <w:rPr>
            <w:rStyle w:val="Hyperlink"/>
          </w:rPr>
          <w:fldChar w:fldCharType="separate"/>
        </w:r>
        <w:r w:rsidR="004B7567" w:rsidRPr="00486823" w:rsidDel="00B33063">
          <w:rPr>
            <w:rStyle w:val="Hyperlink"/>
          </w:rPr>
          <w:delText>RFC5652</w:delText>
        </w:r>
        <w:r w:rsidR="00B33063" w:rsidDel="00B33063">
          <w:rPr>
            <w:rStyle w:val="Hyperlink"/>
          </w:rPr>
          <w:fldChar w:fldCharType="end"/>
        </w:r>
        <w:r w:rsidR="004B7567" w:rsidDel="00B33063">
          <w:delText xml:space="preserve">].   </w:delText>
        </w:r>
        <w:r w:rsidR="004B7567" w:rsidDel="00B33063">
          <w:br/>
        </w:r>
        <w:bookmarkStart w:id="11942" w:name="_Toc10198958"/>
        <w:bookmarkEnd w:id="11942"/>
      </w:del>
    </w:p>
    <w:p w14:paraId="57D08658" w14:textId="5962DDE6" w:rsidR="00564C22" w:rsidDel="00B33063" w:rsidRDefault="009B1AF1" w:rsidP="00564C22">
      <w:pPr>
        <w:pStyle w:val="berschrift4"/>
        <w:rPr>
          <w:del w:id="11943" w:author="Andreas Kuehne" w:date="2019-05-31T12:22:00Z"/>
        </w:rPr>
      </w:pPr>
      <w:del w:id="11944" w:author="Andreas Kuehne" w:date="2019-05-31T12:22:00Z">
        <w:r w:rsidDel="00B33063">
          <w:delText>SignaturePtr – JSON Syntax</w:delText>
        </w:r>
        <w:bookmarkStart w:id="11945" w:name="_Toc10198959"/>
        <w:bookmarkEnd w:id="11945"/>
      </w:del>
    </w:p>
    <w:p w14:paraId="75BECCC9" w14:textId="4D031B33" w:rsidR="00564C22" w:rsidRPr="0248A3D1" w:rsidDel="00B33063" w:rsidRDefault="009B1AF1" w:rsidP="00564C22">
      <w:pPr>
        <w:rPr>
          <w:del w:id="11946" w:author="Andreas Kuehne" w:date="2019-05-31T12:22:00Z"/>
        </w:rPr>
      </w:pPr>
      <w:del w:id="119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SignaturePtr</w:delText>
        </w:r>
        <w:r w:rsidDel="00B33063">
          <w:delText xml:space="preserve"> component.</w:delText>
        </w:r>
        <w:bookmarkStart w:id="11948" w:name="_Toc10198960"/>
        <w:bookmarkEnd w:id="11948"/>
      </w:del>
    </w:p>
    <w:p w14:paraId="33C32DA9" w14:textId="42D0F230" w:rsidR="00564C22" w:rsidRPr="C2430093" w:rsidDel="00B33063" w:rsidRDefault="009B1AF1" w:rsidP="00564C22">
      <w:pPr>
        <w:spacing w:line="259" w:lineRule="auto"/>
        <w:rPr>
          <w:del w:id="11949" w:author="Andreas Kuehne" w:date="2019-05-31T12:22:00Z"/>
          <w:rFonts w:eastAsia="Arial" w:cs="Arial"/>
          <w:sz w:val="22"/>
          <w:szCs w:val="22"/>
        </w:rPr>
      </w:pPr>
      <w:del w:id="1195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SignaturePtr</w:delText>
        </w:r>
        <w:r w:rsidRPr="002062A5" w:rsidDel="00B33063">
          <w:rPr>
            <w:rFonts w:eastAsia="Arial" w:cs="Arial"/>
            <w:sz w:val="22"/>
            <w:szCs w:val="22"/>
          </w:rPr>
          <w:delText xml:space="preserve"> using JSON-specific names mapped as shown in the table below.</w:delText>
        </w:r>
        <w:bookmarkStart w:id="11951" w:name="_Toc10198961"/>
        <w:bookmarkEnd w:id="11951"/>
      </w:del>
    </w:p>
    <w:tbl>
      <w:tblPr>
        <w:tblStyle w:val="Gitternetztabelle1hell1"/>
        <w:tblW w:w="0" w:type="auto"/>
        <w:tblLook w:val="04A0" w:firstRow="1" w:lastRow="0" w:firstColumn="1" w:lastColumn="0" w:noHBand="0" w:noVBand="1"/>
      </w:tblPr>
      <w:tblGrid>
        <w:gridCol w:w="4675"/>
        <w:gridCol w:w="4675"/>
      </w:tblGrid>
      <w:tr w:rsidR="00564C22" w:rsidDel="00B33063" w14:paraId="62D50ACB" w14:textId="2C4E2665" w:rsidTr="00564C22">
        <w:trPr>
          <w:cnfStyle w:val="100000000000" w:firstRow="1" w:lastRow="0" w:firstColumn="0" w:lastColumn="0" w:oddVBand="0" w:evenVBand="0" w:oddHBand="0" w:evenHBand="0" w:firstRowFirstColumn="0" w:firstRowLastColumn="0" w:lastRowFirstColumn="0" w:lastRowLastColumn="0"/>
          <w:del w:id="119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BB82EF" w14:textId="30972387" w:rsidR="00564C22" w:rsidDel="00B33063" w:rsidRDefault="009B1AF1" w:rsidP="00564C22">
            <w:pPr>
              <w:pStyle w:val="Beschriftung"/>
              <w:rPr>
                <w:del w:id="11953" w:author="Andreas Kuehne" w:date="2019-05-31T12:22:00Z"/>
              </w:rPr>
            </w:pPr>
            <w:del w:id="11954" w:author="Andreas Kuehne" w:date="2019-05-31T12:22:00Z">
              <w:r w:rsidDel="00B33063">
                <w:delText>Element</w:delText>
              </w:r>
              <w:bookmarkStart w:id="11955" w:name="_Toc10198962"/>
              <w:bookmarkEnd w:id="11955"/>
            </w:del>
          </w:p>
        </w:tc>
        <w:tc>
          <w:tcPr>
            <w:tcW w:w="4675" w:type="dxa"/>
          </w:tcPr>
          <w:p w14:paraId="719B0328" w14:textId="36BDD98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956" w:author="Andreas Kuehne" w:date="2019-05-31T12:22:00Z"/>
              </w:rPr>
            </w:pPr>
            <w:del w:id="11957" w:author="Andreas Kuehne" w:date="2019-05-31T12:22:00Z">
              <w:r w:rsidDel="00B33063">
                <w:delText>Implementing JSON member name</w:delText>
              </w:r>
              <w:bookmarkStart w:id="11958" w:name="_Toc10198963"/>
              <w:bookmarkEnd w:id="11958"/>
            </w:del>
          </w:p>
        </w:tc>
        <w:bookmarkStart w:id="11959" w:name="_Toc10198964"/>
        <w:bookmarkEnd w:id="11959"/>
      </w:tr>
      <w:tr w:rsidR="00564C22" w:rsidDel="00B33063" w14:paraId="04063490" w14:textId="559B7432" w:rsidTr="00564C22">
        <w:trPr>
          <w:del w:id="119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0BF1ED" w14:textId="7076DC94" w:rsidR="00564C22" w:rsidRPr="002062A5" w:rsidDel="00B33063" w:rsidRDefault="009B1AF1" w:rsidP="00564C22">
            <w:pPr>
              <w:pStyle w:val="Beschriftung"/>
              <w:rPr>
                <w:del w:id="11961" w:author="Andreas Kuehne" w:date="2019-05-31T12:22:00Z"/>
                <w:rStyle w:val="Datatype"/>
                <w:b w:val="0"/>
                <w:bCs w:val="0"/>
              </w:rPr>
            </w:pPr>
            <w:del w:id="11962" w:author="Andreas Kuehne" w:date="2019-05-31T12:22:00Z">
              <w:r w:rsidRPr="002062A5" w:rsidDel="00B33063">
                <w:rPr>
                  <w:rStyle w:val="Datatype"/>
                </w:rPr>
                <w:delText>NsPrefixMapping</w:delText>
              </w:r>
              <w:bookmarkStart w:id="11963" w:name="_Toc10198965"/>
              <w:bookmarkEnd w:id="11963"/>
            </w:del>
          </w:p>
        </w:tc>
        <w:tc>
          <w:tcPr>
            <w:tcW w:w="4675" w:type="dxa"/>
          </w:tcPr>
          <w:p w14:paraId="3F4CE551" w14:textId="5CE844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964" w:author="Andreas Kuehne" w:date="2019-05-31T12:22:00Z"/>
                <w:rStyle w:val="Datatype"/>
              </w:rPr>
            </w:pPr>
            <w:del w:id="11965" w:author="Andreas Kuehne" w:date="2019-05-31T12:22:00Z">
              <w:r w:rsidRPr="002062A5" w:rsidDel="00B33063">
                <w:rPr>
                  <w:rStyle w:val="Datatype"/>
                </w:rPr>
                <w:delText>nsDecl</w:delText>
              </w:r>
              <w:bookmarkStart w:id="11966" w:name="_Toc10198966"/>
              <w:bookmarkEnd w:id="11966"/>
            </w:del>
          </w:p>
        </w:tc>
        <w:bookmarkStart w:id="11967" w:name="_Toc10198967"/>
        <w:bookmarkEnd w:id="11967"/>
      </w:tr>
      <w:tr w:rsidR="00564C22" w:rsidDel="00B33063" w14:paraId="2587940A" w14:textId="55F97CAA" w:rsidTr="00564C22">
        <w:trPr>
          <w:del w:id="119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D1B2D82" w14:textId="022116C6" w:rsidR="00564C22" w:rsidRPr="002062A5" w:rsidDel="00B33063" w:rsidRDefault="009B1AF1" w:rsidP="00564C22">
            <w:pPr>
              <w:pStyle w:val="Beschriftung"/>
              <w:rPr>
                <w:del w:id="11969" w:author="Andreas Kuehne" w:date="2019-05-31T12:22:00Z"/>
                <w:rStyle w:val="Datatype"/>
                <w:b w:val="0"/>
                <w:bCs w:val="0"/>
              </w:rPr>
            </w:pPr>
            <w:del w:id="11970" w:author="Andreas Kuehne" w:date="2019-05-31T12:22:00Z">
              <w:r w:rsidRPr="002062A5" w:rsidDel="00B33063">
                <w:rPr>
                  <w:rStyle w:val="Datatype"/>
                </w:rPr>
                <w:delText>WhichData</w:delText>
              </w:r>
              <w:bookmarkStart w:id="11971" w:name="_Toc10198968"/>
              <w:bookmarkEnd w:id="11971"/>
            </w:del>
          </w:p>
        </w:tc>
        <w:tc>
          <w:tcPr>
            <w:tcW w:w="4675" w:type="dxa"/>
          </w:tcPr>
          <w:p w14:paraId="16ADD315" w14:textId="491216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972" w:author="Andreas Kuehne" w:date="2019-05-31T12:22:00Z"/>
                <w:rStyle w:val="Datatype"/>
              </w:rPr>
            </w:pPr>
            <w:del w:id="11973" w:author="Andreas Kuehne" w:date="2019-05-31T12:22:00Z">
              <w:r w:rsidRPr="002062A5" w:rsidDel="00B33063">
                <w:rPr>
                  <w:rStyle w:val="Datatype"/>
                </w:rPr>
                <w:delText>whichData</w:delText>
              </w:r>
              <w:bookmarkStart w:id="11974" w:name="_Toc10198969"/>
              <w:bookmarkEnd w:id="11974"/>
            </w:del>
          </w:p>
        </w:tc>
        <w:bookmarkStart w:id="11975" w:name="_Toc10198970"/>
        <w:bookmarkEnd w:id="11975"/>
      </w:tr>
      <w:tr w:rsidR="00564C22" w:rsidDel="00B33063" w14:paraId="35742A10" w14:textId="621B43D5" w:rsidTr="00564C22">
        <w:trPr>
          <w:del w:id="119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46FB14" w14:textId="6031A6D6" w:rsidR="00564C22" w:rsidRPr="002062A5" w:rsidDel="00B33063" w:rsidRDefault="009B1AF1" w:rsidP="00564C22">
            <w:pPr>
              <w:pStyle w:val="Beschriftung"/>
              <w:rPr>
                <w:del w:id="11977" w:author="Andreas Kuehne" w:date="2019-05-31T12:22:00Z"/>
                <w:rStyle w:val="Datatype"/>
                <w:b w:val="0"/>
                <w:bCs w:val="0"/>
              </w:rPr>
            </w:pPr>
            <w:del w:id="11978" w:author="Andreas Kuehne" w:date="2019-05-31T12:22:00Z">
              <w:r w:rsidRPr="002062A5" w:rsidDel="00B33063">
                <w:rPr>
                  <w:rStyle w:val="Datatype"/>
                </w:rPr>
                <w:delText>XPath</w:delText>
              </w:r>
              <w:bookmarkStart w:id="11979" w:name="_Toc10198971"/>
              <w:bookmarkEnd w:id="11979"/>
            </w:del>
          </w:p>
        </w:tc>
        <w:tc>
          <w:tcPr>
            <w:tcW w:w="4675" w:type="dxa"/>
          </w:tcPr>
          <w:p w14:paraId="071B17FE" w14:textId="2F1C0C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980" w:author="Andreas Kuehne" w:date="2019-05-31T12:22:00Z"/>
                <w:rStyle w:val="Datatype"/>
              </w:rPr>
            </w:pPr>
            <w:del w:id="11981" w:author="Andreas Kuehne" w:date="2019-05-31T12:22:00Z">
              <w:r w:rsidRPr="002062A5" w:rsidDel="00B33063">
                <w:rPr>
                  <w:rStyle w:val="Datatype"/>
                </w:rPr>
                <w:delText>xPath</w:delText>
              </w:r>
              <w:bookmarkStart w:id="11982" w:name="_Toc10198972"/>
              <w:bookmarkEnd w:id="11982"/>
            </w:del>
          </w:p>
        </w:tc>
        <w:bookmarkStart w:id="11983" w:name="_Toc10198973"/>
        <w:bookmarkEnd w:id="11983"/>
      </w:tr>
      <w:tr w:rsidR="00564C22" w:rsidDel="00B33063" w14:paraId="63BB23F7" w14:textId="72D82F2B" w:rsidTr="00564C22">
        <w:trPr>
          <w:del w:id="119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7E89E5" w14:textId="48E4CEEF" w:rsidR="00564C22" w:rsidRPr="002062A5" w:rsidDel="00B33063" w:rsidRDefault="009B1AF1" w:rsidP="00564C22">
            <w:pPr>
              <w:pStyle w:val="Beschriftung"/>
              <w:rPr>
                <w:del w:id="11985" w:author="Andreas Kuehne" w:date="2019-05-31T12:22:00Z"/>
                <w:rStyle w:val="Datatype"/>
                <w:b w:val="0"/>
                <w:bCs w:val="0"/>
              </w:rPr>
            </w:pPr>
            <w:del w:id="11986" w:author="Andreas Kuehne" w:date="2019-05-31T12:22:00Z">
              <w:r w:rsidRPr="002062A5" w:rsidDel="00B33063">
                <w:rPr>
                  <w:rStyle w:val="Datatype"/>
                </w:rPr>
                <w:delText>XPathQualifier</w:delText>
              </w:r>
              <w:bookmarkStart w:id="11987" w:name="_Toc10198974"/>
              <w:bookmarkEnd w:id="11987"/>
            </w:del>
          </w:p>
        </w:tc>
        <w:tc>
          <w:tcPr>
            <w:tcW w:w="4675" w:type="dxa"/>
          </w:tcPr>
          <w:p w14:paraId="457CE71D" w14:textId="0C3F48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988" w:author="Andreas Kuehne" w:date="2019-05-31T12:22:00Z"/>
                <w:rStyle w:val="Datatype"/>
              </w:rPr>
            </w:pPr>
            <w:del w:id="11989" w:author="Andreas Kuehne" w:date="2019-05-31T12:22:00Z">
              <w:r w:rsidRPr="002062A5" w:rsidDel="00B33063">
                <w:rPr>
                  <w:rStyle w:val="Datatype"/>
                </w:rPr>
                <w:delText>xPathQual</w:delText>
              </w:r>
              <w:bookmarkStart w:id="11990" w:name="_Toc10198975"/>
              <w:bookmarkEnd w:id="11990"/>
            </w:del>
          </w:p>
        </w:tc>
        <w:bookmarkStart w:id="11991" w:name="_Toc10198976"/>
        <w:bookmarkEnd w:id="11991"/>
      </w:tr>
    </w:tbl>
    <w:p w14:paraId="1D5FB22B" w14:textId="3CC8C6EA" w:rsidR="00564C22" w:rsidRPr="0202B381" w:rsidDel="00B33063" w:rsidRDefault="009B1AF1" w:rsidP="00564C22">
      <w:pPr>
        <w:rPr>
          <w:del w:id="11992" w:author="Andreas Kuehne" w:date="2019-05-31T12:22:00Z"/>
        </w:rPr>
      </w:pPr>
      <w:del w:id="1199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994" w:name="_Toc10198977"/>
        <w:bookmarkEnd w:id="11994"/>
      </w:del>
    </w:p>
    <w:p w14:paraId="7B42E3A0" w14:textId="4A962737" w:rsidR="00564C22" w:rsidDel="00B33063" w:rsidRDefault="009B1AF1" w:rsidP="00564C22">
      <w:pPr>
        <w:pStyle w:val="Code"/>
        <w:spacing w:line="259" w:lineRule="auto"/>
        <w:rPr>
          <w:del w:id="11995" w:author="Andreas Kuehne" w:date="2019-05-31T12:22:00Z"/>
        </w:rPr>
      </w:pPr>
      <w:del w:id="11996" w:author="Andreas Kuehne" w:date="2019-05-31T12:22:00Z">
        <w:r w:rsidDel="00B33063">
          <w:rPr>
            <w:color w:val="31849B" w:themeColor="accent5" w:themeShade="BF"/>
          </w:rPr>
          <w:delText>"dsb-SignaturePtrType"</w:delText>
        </w:r>
        <w:r w:rsidDel="00B33063">
          <w:delText>: {</w:delText>
        </w:r>
        <w:bookmarkStart w:id="11997" w:name="_Toc10198978"/>
        <w:bookmarkEnd w:id="11997"/>
      </w:del>
    </w:p>
    <w:p w14:paraId="50236051" w14:textId="2B9DC4E0" w:rsidR="00564C22" w:rsidDel="00B33063" w:rsidRDefault="009B1AF1" w:rsidP="00564C22">
      <w:pPr>
        <w:pStyle w:val="Code"/>
        <w:spacing w:line="259" w:lineRule="auto"/>
        <w:rPr>
          <w:del w:id="11998" w:author="Andreas Kuehne" w:date="2019-05-31T12:22:00Z"/>
        </w:rPr>
      </w:pPr>
      <w:del w:id="119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000" w:name="_Toc10198979"/>
        <w:bookmarkEnd w:id="12000"/>
      </w:del>
    </w:p>
    <w:p w14:paraId="7832F28B" w14:textId="21A62A2B" w:rsidR="00564C22" w:rsidDel="00B33063" w:rsidRDefault="009B1AF1" w:rsidP="00564C22">
      <w:pPr>
        <w:pStyle w:val="Code"/>
        <w:spacing w:line="259" w:lineRule="auto"/>
        <w:rPr>
          <w:del w:id="12001" w:author="Andreas Kuehne" w:date="2019-05-31T12:22:00Z"/>
        </w:rPr>
      </w:pPr>
      <w:del w:id="12002" w:author="Andreas Kuehne" w:date="2019-05-31T12:22:00Z">
        <w:r w:rsidDel="00B33063">
          <w:rPr>
            <w:color w:val="31849B" w:themeColor="accent5" w:themeShade="BF"/>
          </w:rPr>
          <w:delText xml:space="preserve">  "properties"</w:delText>
        </w:r>
        <w:r w:rsidDel="00B33063">
          <w:delText>: {</w:delText>
        </w:r>
        <w:bookmarkStart w:id="12003" w:name="_Toc10198980"/>
        <w:bookmarkEnd w:id="12003"/>
      </w:del>
    </w:p>
    <w:p w14:paraId="558FA6A5" w14:textId="4A58C02A" w:rsidR="00564C22" w:rsidDel="00B33063" w:rsidRDefault="009B1AF1" w:rsidP="00564C22">
      <w:pPr>
        <w:pStyle w:val="Code"/>
        <w:spacing w:line="259" w:lineRule="auto"/>
        <w:rPr>
          <w:del w:id="12004" w:author="Andreas Kuehne" w:date="2019-05-31T12:22:00Z"/>
        </w:rPr>
      </w:pPr>
      <w:del w:id="12005" w:author="Andreas Kuehne" w:date="2019-05-31T12:22:00Z">
        <w:r w:rsidDel="00B33063">
          <w:rPr>
            <w:color w:val="31849B" w:themeColor="accent5" w:themeShade="BF"/>
          </w:rPr>
          <w:delText xml:space="preserve">    "xpathQualifier"</w:delText>
        </w:r>
        <w:r w:rsidDel="00B33063">
          <w:delText>: {</w:delText>
        </w:r>
        <w:bookmarkStart w:id="12006" w:name="_Toc10198981"/>
        <w:bookmarkEnd w:id="12006"/>
      </w:del>
    </w:p>
    <w:p w14:paraId="02F8F45E" w14:textId="30A920B9" w:rsidR="00564C22" w:rsidDel="00B33063" w:rsidRDefault="009B1AF1" w:rsidP="00564C22">
      <w:pPr>
        <w:pStyle w:val="Code"/>
        <w:spacing w:line="259" w:lineRule="auto"/>
        <w:rPr>
          <w:del w:id="12007" w:author="Andreas Kuehne" w:date="2019-05-31T12:22:00Z"/>
        </w:rPr>
      </w:pPr>
      <w:del w:id="120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009" w:name="_Toc10198982"/>
        <w:bookmarkEnd w:id="12009"/>
      </w:del>
    </w:p>
    <w:p w14:paraId="23C36742" w14:textId="6B9E77DB" w:rsidR="00564C22" w:rsidDel="00B33063" w:rsidRDefault="009B1AF1" w:rsidP="00564C22">
      <w:pPr>
        <w:pStyle w:val="Code"/>
        <w:spacing w:line="259" w:lineRule="auto"/>
        <w:rPr>
          <w:del w:id="12010" w:author="Andreas Kuehne" w:date="2019-05-31T12:22:00Z"/>
        </w:rPr>
      </w:pPr>
      <w:del w:id="12011" w:author="Andreas Kuehne" w:date="2019-05-31T12:22:00Z">
        <w:r w:rsidDel="00B33063">
          <w:delText xml:space="preserve">    },</w:delText>
        </w:r>
        <w:bookmarkStart w:id="12012" w:name="_Toc10198983"/>
        <w:bookmarkEnd w:id="12012"/>
      </w:del>
    </w:p>
    <w:p w14:paraId="1A5D0FCB" w14:textId="7A462F7A" w:rsidR="00564C22" w:rsidDel="00B33063" w:rsidRDefault="009B1AF1" w:rsidP="00564C22">
      <w:pPr>
        <w:pStyle w:val="Code"/>
        <w:spacing w:line="259" w:lineRule="auto"/>
        <w:rPr>
          <w:del w:id="12013" w:author="Andreas Kuehne" w:date="2019-05-31T12:22:00Z"/>
        </w:rPr>
      </w:pPr>
      <w:del w:id="12014" w:author="Andreas Kuehne" w:date="2019-05-31T12:22:00Z">
        <w:r w:rsidDel="00B33063">
          <w:rPr>
            <w:color w:val="31849B" w:themeColor="accent5" w:themeShade="BF"/>
          </w:rPr>
          <w:delText xml:space="preserve">    "xpath"</w:delText>
        </w:r>
        <w:r w:rsidDel="00B33063">
          <w:delText>: {</w:delText>
        </w:r>
        <w:bookmarkStart w:id="12015" w:name="_Toc10198984"/>
        <w:bookmarkEnd w:id="12015"/>
      </w:del>
    </w:p>
    <w:p w14:paraId="7F33ADCB" w14:textId="670E8242" w:rsidR="00564C22" w:rsidDel="00B33063" w:rsidRDefault="009B1AF1" w:rsidP="00564C22">
      <w:pPr>
        <w:pStyle w:val="Code"/>
        <w:spacing w:line="259" w:lineRule="auto"/>
        <w:rPr>
          <w:del w:id="12016" w:author="Andreas Kuehne" w:date="2019-05-31T12:22:00Z"/>
        </w:rPr>
      </w:pPr>
      <w:del w:id="120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018" w:name="_Toc10198985"/>
        <w:bookmarkEnd w:id="12018"/>
      </w:del>
    </w:p>
    <w:p w14:paraId="7C9F36C9" w14:textId="752D8CCE" w:rsidR="00564C22" w:rsidDel="00B33063" w:rsidRDefault="009B1AF1" w:rsidP="00564C22">
      <w:pPr>
        <w:pStyle w:val="Code"/>
        <w:spacing w:line="259" w:lineRule="auto"/>
        <w:rPr>
          <w:del w:id="12019" w:author="Andreas Kuehne" w:date="2019-05-31T12:22:00Z"/>
        </w:rPr>
      </w:pPr>
      <w:del w:id="12020" w:author="Andreas Kuehne" w:date="2019-05-31T12:22:00Z">
        <w:r w:rsidDel="00B33063">
          <w:delText xml:space="preserve">    },</w:delText>
        </w:r>
        <w:bookmarkStart w:id="12021" w:name="_Toc10198986"/>
        <w:bookmarkEnd w:id="12021"/>
      </w:del>
    </w:p>
    <w:p w14:paraId="0305A88C" w14:textId="02B45C36" w:rsidR="00564C22" w:rsidDel="00B33063" w:rsidRDefault="009B1AF1" w:rsidP="00564C22">
      <w:pPr>
        <w:pStyle w:val="Code"/>
        <w:spacing w:line="259" w:lineRule="auto"/>
        <w:rPr>
          <w:del w:id="12022" w:author="Andreas Kuehne" w:date="2019-05-31T12:22:00Z"/>
        </w:rPr>
      </w:pPr>
      <w:del w:id="12023" w:author="Andreas Kuehne" w:date="2019-05-31T12:22:00Z">
        <w:r w:rsidDel="00B33063">
          <w:rPr>
            <w:color w:val="31849B" w:themeColor="accent5" w:themeShade="BF"/>
          </w:rPr>
          <w:delText xml:space="preserve">    "nsDecl"</w:delText>
        </w:r>
        <w:r w:rsidDel="00B33063">
          <w:delText>: {</w:delText>
        </w:r>
        <w:bookmarkStart w:id="12024" w:name="_Toc10198987"/>
        <w:bookmarkEnd w:id="12024"/>
      </w:del>
    </w:p>
    <w:p w14:paraId="0B1FA927" w14:textId="38046496" w:rsidR="00564C22" w:rsidDel="00B33063" w:rsidRDefault="009B1AF1" w:rsidP="00564C22">
      <w:pPr>
        <w:pStyle w:val="Code"/>
        <w:spacing w:line="259" w:lineRule="auto"/>
        <w:rPr>
          <w:del w:id="12025" w:author="Andreas Kuehne" w:date="2019-05-31T12:22:00Z"/>
        </w:rPr>
      </w:pPr>
      <w:del w:id="12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027" w:name="_Toc10198988"/>
        <w:bookmarkEnd w:id="12027"/>
      </w:del>
    </w:p>
    <w:p w14:paraId="58A8E9AD" w14:textId="7A2AB1B5" w:rsidR="00564C22" w:rsidDel="00B33063" w:rsidRDefault="009B1AF1" w:rsidP="00564C22">
      <w:pPr>
        <w:pStyle w:val="Code"/>
        <w:spacing w:line="259" w:lineRule="auto"/>
        <w:rPr>
          <w:del w:id="12028" w:author="Andreas Kuehne" w:date="2019-05-31T12:22:00Z"/>
        </w:rPr>
      </w:pPr>
      <w:del w:id="12029" w:author="Andreas Kuehne" w:date="2019-05-31T12:22:00Z">
        <w:r w:rsidDel="00B33063">
          <w:rPr>
            <w:color w:val="31849B" w:themeColor="accent5" w:themeShade="BF"/>
          </w:rPr>
          <w:delText xml:space="preserve">      "items"</w:delText>
        </w:r>
        <w:r w:rsidDel="00B33063">
          <w:delText>: {</w:delText>
        </w:r>
        <w:bookmarkStart w:id="12030" w:name="_Toc10198989"/>
        <w:bookmarkEnd w:id="12030"/>
      </w:del>
    </w:p>
    <w:p w14:paraId="63197EA2" w14:textId="1F6E00DC" w:rsidR="00564C22" w:rsidDel="00B33063" w:rsidRDefault="009B1AF1" w:rsidP="00564C22">
      <w:pPr>
        <w:pStyle w:val="Code"/>
        <w:spacing w:line="259" w:lineRule="auto"/>
        <w:rPr>
          <w:del w:id="12031" w:author="Andreas Kuehne" w:date="2019-05-31T12:22:00Z"/>
        </w:rPr>
      </w:pPr>
      <w:del w:id="120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2033" w:name="_Toc10198990"/>
        <w:bookmarkEnd w:id="12033"/>
      </w:del>
    </w:p>
    <w:p w14:paraId="641BF3E0" w14:textId="26A10C26" w:rsidR="00564C22" w:rsidDel="00B33063" w:rsidRDefault="009B1AF1" w:rsidP="00564C22">
      <w:pPr>
        <w:pStyle w:val="Code"/>
        <w:spacing w:line="259" w:lineRule="auto"/>
        <w:rPr>
          <w:del w:id="12034" w:author="Andreas Kuehne" w:date="2019-05-31T12:22:00Z"/>
        </w:rPr>
      </w:pPr>
      <w:del w:id="12035" w:author="Andreas Kuehne" w:date="2019-05-31T12:22:00Z">
        <w:r w:rsidDel="00B33063">
          <w:delText xml:space="preserve">      }</w:delText>
        </w:r>
        <w:bookmarkStart w:id="12036" w:name="_Toc10198991"/>
        <w:bookmarkEnd w:id="12036"/>
      </w:del>
    </w:p>
    <w:p w14:paraId="1F67CF37" w14:textId="5E2629E2" w:rsidR="00564C22" w:rsidDel="00B33063" w:rsidRDefault="009B1AF1" w:rsidP="00564C22">
      <w:pPr>
        <w:pStyle w:val="Code"/>
        <w:spacing w:line="259" w:lineRule="auto"/>
        <w:rPr>
          <w:del w:id="12037" w:author="Andreas Kuehne" w:date="2019-05-31T12:22:00Z"/>
        </w:rPr>
      </w:pPr>
      <w:del w:id="12038" w:author="Andreas Kuehne" w:date="2019-05-31T12:22:00Z">
        <w:r w:rsidDel="00B33063">
          <w:delText xml:space="preserve">    },</w:delText>
        </w:r>
        <w:bookmarkStart w:id="12039" w:name="_Toc10198992"/>
        <w:bookmarkEnd w:id="12039"/>
      </w:del>
    </w:p>
    <w:p w14:paraId="6C85279A" w14:textId="44127580" w:rsidR="00564C22" w:rsidDel="00B33063" w:rsidRDefault="009B1AF1" w:rsidP="00564C22">
      <w:pPr>
        <w:pStyle w:val="Code"/>
        <w:spacing w:line="259" w:lineRule="auto"/>
        <w:rPr>
          <w:del w:id="12040" w:author="Andreas Kuehne" w:date="2019-05-31T12:22:00Z"/>
        </w:rPr>
      </w:pPr>
      <w:del w:id="12041" w:author="Andreas Kuehne" w:date="2019-05-31T12:22:00Z">
        <w:r w:rsidDel="00B33063">
          <w:rPr>
            <w:color w:val="31849B" w:themeColor="accent5" w:themeShade="BF"/>
          </w:rPr>
          <w:delText xml:space="preserve">    "whichData"</w:delText>
        </w:r>
        <w:r w:rsidDel="00B33063">
          <w:delText>: {</w:delText>
        </w:r>
        <w:bookmarkStart w:id="12042" w:name="_Toc10198993"/>
        <w:bookmarkEnd w:id="12042"/>
      </w:del>
    </w:p>
    <w:p w14:paraId="4B4D28BE" w14:textId="7A36C2AF" w:rsidR="00564C22" w:rsidDel="00B33063" w:rsidRDefault="009B1AF1" w:rsidP="00564C22">
      <w:pPr>
        <w:pStyle w:val="Code"/>
        <w:spacing w:line="259" w:lineRule="auto"/>
        <w:rPr>
          <w:del w:id="12043" w:author="Andreas Kuehne" w:date="2019-05-31T12:22:00Z"/>
        </w:rPr>
      </w:pPr>
      <w:del w:id="120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045" w:name="_Toc10198994"/>
        <w:bookmarkEnd w:id="12045"/>
      </w:del>
    </w:p>
    <w:p w14:paraId="6A20ED25" w14:textId="6960DEE6" w:rsidR="00564C22" w:rsidDel="00B33063" w:rsidRDefault="009B1AF1" w:rsidP="00564C22">
      <w:pPr>
        <w:pStyle w:val="Code"/>
        <w:spacing w:line="259" w:lineRule="auto"/>
        <w:rPr>
          <w:del w:id="12046" w:author="Andreas Kuehne" w:date="2019-05-31T12:22:00Z"/>
        </w:rPr>
      </w:pPr>
      <w:del w:id="12047" w:author="Andreas Kuehne" w:date="2019-05-31T12:22:00Z">
        <w:r w:rsidDel="00B33063">
          <w:delText xml:space="preserve">    },</w:delText>
        </w:r>
        <w:bookmarkStart w:id="12048" w:name="_Toc10198995"/>
        <w:bookmarkEnd w:id="12048"/>
      </w:del>
    </w:p>
    <w:p w14:paraId="0C368268" w14:textId="1F9B0E1D" w:rsidR="00564C22" w:rsidDel="00B33063" w:rsidRDefault="009B1AF1" w:rsidP="00564C22">
      <w:pPr>
        <w:pStyle w:val="Code"/>
        <w:spacing w:line="259" w:lineRule="auto"/>
        <w:rPr>
          <w:del w:id="12049" w:author="Andreas Kuehne" w:date="2019-05-31T12:22:00Z"/>
        </w:rPr>
      </w:pPr>
      <w:del w:id="12050" w:author="Andreas Kuehne" w:date="2019-05-31T12:22:00Z">
        <w:r w:rsidDel="00B33063">
          <w:rPr>
            <w:color w:val="31849B" w:themeColor="accent5" w:themeShade="BF"/>
          </w:rPr>
          <w:delText xml:space="preserve">    "xPath"</w:delText>
        </w:r>
        <w:r w:rsidDel="00B33063">
          <w:delText>: {</w:delText>
        </w:r>
        <w:bookmarkStart w:id="12051" w:name="_Toc10198996"/>
        <w:bookmarkEnd w:id="12051"/>
      </w:del>
    </w:p>
    <w:p w14:paraId="22357AB8" w14:textId="562BBF5B" w:rsidR="00564C22" w:rsidDel="00B33063" w:rsidRDefault="009B1AF1" w:rsidP="00564C22">
      <w:pPr>
        <w:pStyle w:val="Code"/>
        <w:spacing w:line="259" w:lineRule="auto"/>
        <w:rPr>
          <w:del w:id="12052" w:author="Andreas Kuehne" w:date="2019-05-31T12:22:00Z"/>
        </w:rPr>
      </w:pPr>
      <w:del w:id="120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054" w:name="_Toc10198997"/>
        <w:bookmarkEnd w:id="12054"/>
      </w:del>
    </w:p>
    <w:p w14:paraId="78B19B63" w14:textId="56F15378" w:rsidR="00564C22" w:rsidDel="00B33063" w:rsidRDefault="009B1AF1" w:rsidP="00564C22">
      <w:pPr>
        <w:pStyle w:val="Code"/>
        <w:spacing w:line="259" w:lineRule="auto"/>
        <w:rPr>
          <w:del w:id="12055" w:author="Andreas Kuehne" w:date="2019-05-31T12:22:00Z"/>
        </w:rPr>
      </w:pPr>
      <w:del w:id="12056" w:author="Andreas Kuehne" w:date="2019-05-31T12:22:00Z">
        <w:r w:rsidDel="00B33063">
          <w:delText xml:space="preserve">    },</w:delText>
        </w:r>
        <w:bookmarkStart w:id="12057" w:name="_Toc10198998"/>
        <w:bookmarkEnd w:id="12057"/>
      </w:del>
    </w:p>
    <w:p w14:paraId="50A32E28" w14:textId="4E8986CF" w:rsidR="00564C22" w:rsidDel="00B33063" w:rsidRDefault="009B1AF1" w:rsidP="00564C22">
      <w:pPr>
        <w:pStyle w:val="Code"/>
        <w:spacing w:line="259" w:lineRule="auto"/>
        <w:rPr>
          <w:del w:id="12058" w:author="Andreas Kuehne" w:date="2019-05-31T12:22:00Z"/>
        </w:rPr>
      </w:pPr>
      <w:del w:id="12059" w:author="Andreas Kuehne" w:date="2019-05-31T12:22:00Z">
        <w:r w:rsidDel="00B33063">
          <w:rPr>
            <w:color w:val="31849B" w:themeColor="accent5" w:themeShade="BF"/>
          </w:rPr>
          <w:delText xml:space="preserve">    "xPathQual"</w:delText>
        </w:r>
        <w:r w:rsidDel="00B33063">
          <w:delText>: {</w:delText>
        </w:r>
        <w:bookmarkStart w:id="12060" w:name="_Toc10198999"/>
        <w:bookmarkEnd w:id="12060"/>
      </w:del>
    </w:p>
    <w:p w14:paraId="1F2EA4DA" w14:textId="3B018DA5" w:rsidR="00564C22" w:rsidDel="00B33063" w:rsidRDefault="009B1AF1" w:rsidP="00564C22">
      <w:pPr>
        <w:pStyle w:val="Code"/>
        <w:spacing w:line="259" w:lineRule="auto"/>
        <w:rPr>
          <w:del w:id="12061" w:author="Andreas Kuehne" w:date="2019-05-31T12:22:00Z"/>
        </w:rPr>
      </w:pPr>
      <w:del w:id="120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063" w:name="_Toc10199000"/>
        <w:bookmarkEnd w:id="12063"/>
      </w:del>
    </w:p>
    <w:p w14:paraId="5B76FD62" w14:textId="76CC52F5" w:rsidR="00564C22" w:rsidDel="00B33063" w:rsidRDefault="009B1AF1" w:rsidP="00564C22">
      <w:pPr>
        <w:pStyle w:val="Code"/>
        <w:spacing w:line="259" w:lineRule="auto"/>
        <w:rPr>
          <w:del w:id="12064" w:author="Andreas Kuehne" w:date="2019-05-31T12:22:00Z"/>
        </w:rPr>
      </w:pPr>
      <w:del w:id="12065"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"http://www.w3.org/TR/2010/REC-xpath20-20101214/"</w:delText>
        </w:r>
        <w:bookmarkStart w:id="12066" w:name="_Toc10199001"/>
        <w:bookmarkEnd w:id="12066"/>
      </w:del>
    </w:p>
    <w:p w14:paraId="7EE38FA9" w14:textId="2B38F4EF" w:rsidR="00564C22" w:rsidDel="00B33063" w:rsidRDefault="009B1AF1" w:rsidP="00564C22">
      <w:pPr>
        <w:pStyle w:val="Code"/>
        <w:spacing w:line="259" w:lineRule="auto"/>
        <w:rPr>
          <w:del w:id="12067" w:author="Andreas Kuehne" w:date="2019-05-31T12:22:00Z"/>
        </w:rPr>
      </w:pPr>
      <w:del w:id="12068" w:author="Andreas Kuehne" w:date="2019-05-31T12:22:00Z">
        <w:r w:rsidDel="00B33063">
          <w:delText xml:space="preserve">    }</w:delText>
        </w:r>
        <w:bookmarkStart w:id="12069" w:name="_Toc10199002"/>
        <w:bookmarkEnd w:id="12069"/>
      </w:del>
    </w:p>
    <w:p w14:paraId="7B0B3848" w14:textId="3C19CADF" w:rsidR="00564C22" w:rsidDel="00B33063" w:rsidRDefault="009B1AF1" w:rsidP="00564C22">
      <w:pPr>
        <w:pStyle w:val="Code"/>
        <w:spacing w:line="259" w:lineRule="auto"/>
        <w:rPr>
          <w:del w:id="12070" w:author="Andreas Kuehne" w:date="2019-05-31T12:22:00Z"/>
        </w:rPr>
      </w:pPr>
      <w:del w:id="12071" w:author="Andreas Kuehne" w:date="2019-05-31T12:22:00Z">
        <w:r w:rsidDel="00B33063">
          <w:delText xml:space="preserve">  },</w:delText>
        </w:r>
        <w:bookmarkStart w:id="12072" w:name="_Toc10199003"/>
        <w:bookmarkEnd w:id="12072"/>
      </w:del>
    </w:p>
    <w:p w14:paraId="787B25F4" w14:textId="069D0B93" w:rsidR="00564C22" w:rsidDel="00B33063" w:rsidRDefault="009B1AF1" w:rsidP="00564C22">
      <w:pPr>
        <w:pStyle w:val="Code"/>
        <w:spacing w:line="259" w:lineRule="auto"/>
        <w:rPr>
          <w:del w:id="12073" w:author="Andreas Kuehne" w:date="2019-05-31T12:22:00Z"/>
        </w:rPr>
      </w:pPr>
      <w:del w:id="1207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"whichData"</w:delText>
        </w:r>
        <w:r w:rsidDel="00B33063">
          <w:delText>]</w:delText>
        </w:r>
        <w:bookmarkStart w:id="12075" w:name="_Toc10199004"/>
        <w:bookmarkEnd w:id="12075"/>
      </w:del>
    </w:p>
    <w:p w14:paraId="276BEEF6" w14:textId="77F12618" w:rsidR="00564C22" w:rsidDel="00B33063" w:rsidRDefault="009B1AF1" w:rsidP="00564C22">
      <w:pPr>
        <w:pStyle w:val="Code"/>
        <w:spacing w:line="259" w:lineRule="auto"/>
        <w:rPr>
          <w:del w:id="12076" w:author="Andreas Kuehne" w:date="2019-05-31T12:22:00Z"/>
        </w:rPr>
      </w:pPr>
      <w:del w:id="12077" w:author="Andreas Kuehne" w:date="2019-05-31T12:22:00Z">
        <w:r w:rsidDel="00B33063">
          <w:delText>}</w:delText>
        </w:r>
        <w:bookmarkStart w:id="12078" w:name="_Toc10199005"/>
        <w:bookmarkEnd w:id="12078"/>
      </w:del>
    </w:p>
    <w:p w14:paraId="72BB2DCE" w14:textId="794F5EFA" w:rsidR="00564C22" w:rsidDel="00B33063" w:rsidRDefault="00564C22" w:rsidP="00564C22">
      <w:pPr>
        <w:rPr>
          <w:del w:id="12079" w:author="Andreas Kuehne" w:date="2019-05-31T12:22:00Z"/>
        </w:rPr>
      </w:pPr>
      <w:bookmarkStart w:id="12080" w:name="_Toc10199006"/>
      <w:bookmarkEnd w:id="12080"/>
    </w:p>
    <w:p w14:paraId="11D91AE5" w14:textId="71179FB4" w:rsidR="00564C22" w:rsidDel="00B33063" w:rsidRDefault="009B1AF1" w:rsidP="00564C22">
      <w:pPr>
        <w:pStyle w:val="berschrift4"/>
        <w:rPr>
          <w:del w:id="12081" w:author="Andreas Kuehne" w:date="2019-05-31T12:22:00Z"/>
        </w:rPr>
      </w:pPr>
      <w:del w:id="12082" w:author="Andreas Kuehne" w:date="2019-05-31T12:22:00Z">
        <w:r w:rsidDel="00B33063">
          <w:delText>SignaturePtr – XML Syntax</w:delText>
        </w:r>
        <w:bookmarkStart w:id="12083" w:name="_Toc10199007"/>
        <w:bookmarkEnd w:id="12083"/>
      </w:del>
    </w:p>
    <w:p w14:paraId="50E97BC3" w14:textId="0608A14D" w:rsidR="00564C22" w:rsidRPr="5404FA76" w:rsidDel="00B33063" w:rsidRDefault="009B1AF1" w:rsidP="00564C22">
      <w:pPr>
        <w:rPr>
          <w:del w:id="12084" w:author="Andreas Kuehne" w:date="2019-05-31T12:22:00Z"/>
        </w:rPr>
      </w:pPr>
      <w:del w:id="12085" w:author="Andreas Kuehne" w:date="2019-05-31T12:22:00Z">
        <w:r w:rsidRPr="0CCF9147" w:rsidDel="00B33063">
          <w:delText xml:space="preserve">The XML type </w:delText>
        </w:r>
        <w:r w:rsidRPr="002062A5" w:rsidDel="00B33063">
          <w:rPr>
            <w:rFonts w:ascii="Courier New" w:eastAsia="Courier New" w:hAnsi="Courier New" w:cs="Courier New"/>
          </w:rPr>
          <w:delText>SignaturePtrType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SignaturePtr</w:delText>
        </w:r>
        <w:r w:rsidDel="00B33063">
          <w:delText xml:space="preserve"> </w:delText>
        </w:r>
        <w:r w:rsidRPr="005A6FFD" w:rsidDel="00B33063">
          <w:delText>component.</w:delText>
        </w:r>
        <w:bookmarkStart w:id="12086" w:name="_Toc10199008"/>
        <w:bookmarkEnd w:id="12086"/>
      </w:del>
    </w:p>
    <w:p w14:paraId="283DC700" w14:textId="1703FB9E" w:rsidR="00564C22" w:rsidDel="00B33063" w:rsidRDefault="009B1AF1" w:rsidP="00564C22">
      <w:pPr>
        <w:rPr>
          <w:del w:id="12087" w:author="Andreas Kuehne" w:date="2019-05-31T12:22:00Z"/>
        </w:rPr>
      </w:pPr>
      <w:del w:id="1208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SignaturePtrType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089" w:name="_Toc10199009"/>
        <w:bookmarkEnd w:id="12089"/>
      </w:del>
    </w:p>
    <w:p w14:paraId="650818B3" w14:textId="6205F25D" w:rsidR="00564C22" w:rsidDel="00B33063" w:rsidRDefault="009B1AF1" w:rsidP="00564C22">
      <w:pPr>
        <w:pStyle w:val="Code"/>
        <w:rPr>
          <w:del w:id="12090" w:author="Andreas Kuehne" w:date="2019-05-31T12:22:00Z"/>
        </w:rPr>
      </w:pPr>
      <w:del w:id="1209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SignaturePtrType</w:delText>
        </w:r>
        <w:r w:rsidDel="00B33063">
          <w:rPr>
            <w:color w:val="943634" w:themeColor="accent2" w:themeShade="BF"/>
          </w:rPr>
          <w:delText>"</w:delText>
        </w:r>
        <w:r w:rsidDel="00B33063">
          <w:rPr>
            <w:color w:val="31849B" w:themeColor="accent5" w:themeShade="BF"/>
          </w:rPr>
          <w:delText>&gt;</w:delText>
        </w:r>
        <w:bookmarkStart w:id="12092" w:name="_Toc10199010"/>
        <w:bookmarkEnd w:id="12092"/>
      </w:del>
    </w:p>
    <w:p w14:paraId="02A872BB" w14:textId="572A45DD" w:rsidR="00564C22" w:rsidDel="00B33063" w:rsidRDefault="009B1AF1" w:rsidP="00564C22">
      <w:pPr>
        <w:pStyle w:val="Code"/>
        <w:rPr>
          <w:del w:id="12093" w:author="Andreas Kuehne" w:date="2019-05-31T12:22:00Z"/>
        </w:rPr>
      </w:pPr>
      <w:del w:id="12094" w:author="Andreas Kuehne" w:date="2019-05-31T12:22:00Z">
        <w:r w:rsidDel="00B33063">
          <w:rPr>
            <w:color w:val="31849B" w:themeColor="accent5" w:themeShade="BF"/>
          </w:rPr>
          <w:delText xml:space="preserve">  &lt;xs:sequence&gt;</w:delText>
        </w:r>
        <w:bookmarkStart w:id="12095" w:name="_Toc10199011"/>
        <w:bookmarkEnd w:id="12095"/>
      </w:del>
    </w:p>
    <w:p w14:paraId="13463266" w14:textId="4E94C8EC" w:rsidR="00564C22" w:rsidDel="00B33063" w:rsidRDefault="009B1AF1" w:rsidP="00564C22">
      <w:pPr>
        <w:pStyle w:val="Code"/>
        <w:rPr>
          <w:del w:id="12096" w:author="Andreas Kuehne" w:date="2019-05-31T12:22:00Z"/>
        </w:rPr>
      </w:pPr>
      <w:del w:id="120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098" w:name="_Toc10199012"/>
        <w:bookmarkEnd w:id="12098"/>
      </w:del>
    </w:p>
    <w:p w14:paraId="07082AF5" w14:textId="66441C55" w:rsidR="00564C22" w:rsidDel="00B33063" w:rsidRDefault="009B1AF1" w:rsidP="00564C22">
      <w:pPr>
        <w:pStyle w:val="Code"/>
        <w:rPr>
          <w:del w:id="12099" w:author="Andreas Kuehne" w:date="2019-05-31T12:22:00Z"/>
        </w:rPr>
      </w:pPr>
      <w:del w:id="12100" w:author="Andreas Kuehne" w:date="2019-05-31T12:22:00Z">
        <w:r w:rsidDel="00B33063">
          <w:rPr>
            <w:color w:val="31849B" w:themeColor="accent5" w:themeShade="BF"/>
          </w:rPr>
          <w:delText xml:space="preserve">  &lt;/xs:sequence&gt;</w:delText>
        </w:r>
        <w:bookmarkStart w:id="12101" w:name="_Toc10199013"/>
        <w:bookmarkEnd w:id="12101"/>
      </w:del>
    </w:p>
    <w:p w14:paraId="5F64B073" w14:textId="67747133" w:rsidR="00564C22" w:rsidDel="00B33063" w:rsidRDefault="009B1AF1" w:rsidP="00564C22">
      <w:pPr>
        <w:pStyle w:val="Code"/>
        <w:rPr>
          <w:del w:id="12102" w:author="Andreas Kuehne" w:date="2019-05-31T12:22:00Z"/>
        </w:rPr>
      </w:pPr>
      <w:del w:id="1210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2104" w:name="_Toc10199014"/>
        <w:bookmarkEnd w:id="12104"/>
      </w:del>
    </w:p>
    <w:p w14:paraId="34D21581" w14:textId="13B13CAB" w:rsidR="00564C22" w:rsidDel="00B33063" w:rsidRDefault="009B1AF1" w:rsidP="00564C22">
      <w:pPr>
        <w:pStyle w:val="Code"/>
        <w:rPr>
          <w:del w:id="12105" w:author="Andreas Kuehne" w:date="2019-05-31T12:22:00Z"/>
        </w:rPr>
      </w:pPr>
      <w:del w:id="1210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107" w:name="_Toc10199015"/>
        <w:bookmarkEnd w:id="12107"/>
      </w:del>
    </w:p>
    <w:p w14:paraId="7A8FB4A6" w14:textId="5A47485D" w:rsidR="00564C22" w:rsidDel="00B33063" w:rsidRDefault="009B1AF1" w:rsidP="00564C22">
      <w:pPr>
        <w:pStyle w:val="Code"/>
        <w:rPr>
          <w:del w:id="12108" w:author="Andreas Kuehne" w:date="2019-05-31T12:22:00Z"/>
        </w:rPr>
      </w:pPr>
      <w:del w:id="1210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XPathQualifier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default="</w:delText>
        </w:r>
        <w:r w:rsidDel="00B33063">
          <w:rPr>
            <w:color w:val="244061" w:themeColor="accent1" w:themeShade="80"/>
          </w:rPr>
          <w:delText>http://www.w3.org/TR/2010/REC-xpath20-20101214/</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110" w:name="_Toc10199016"/>
        <w:bookmarkEnd w:id="12110"/>
      </w:del>
    </w:p>
    <w:p w14:paraId="76124CBF" w14:textId="28623276" w:rsidR="00564C22" w:rsidDel="00B33063" w:rsidRDefault="009B1AF1" w:rsidP="00564C22">
      <w:pPr>
        <w:pStyle w:val="Code"/>
        <w:rPr>
          <w:del w:id="12111" w:author="Andreas Kuehne" w:date="2019-05-31T12:22:00Z"/>
        </w:rPr>
      </w:pPr>
      <w:del w:id="12112" w:author="Andreas Kuehne" w:date="2019-05-31T12:22:00Z">
        <w:r w:rsidDel="00B33063">
          <w:rPr>
            <w:color w:val="31849B" w:themeColor="accent5" w:themeShade="BF"/>
          </w:rPr>
          <w:delText>&lt;/xs:complexType&gt;</w:delText>
        </w:r>
        <w:bookmarkStart w:id="12113" w:name="_Toc10199017"/>
        <w:bookmarkEnd w:id="12113"/>
      </w:del>
    </w:p>
    <w:p w14:paraId="371732C0" w14:textId="4F9C258F" w:rsidR="00564C22" w:rsidDel="00B33063" w:rsidRDefault="009B1AF1" w:rsidP="00564C22">
      <w:pPr>
        <w:spacing w:line="259" w:lineRule="auto"/>
        <w:rPr>
          <w:del w:id="12114" w:author="Andreas Kuehne" w:date="2019-05-31T12:22:00Z"/>
        </w:rPr>
      </w:pPr>
      <w:del w:id="1211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SignaturePtrType</w:delText>
        </w:r>
        <w:r w:rsidRPr="71C71F8C" w:rsidDel="00B33063">
          <w:delText xml:space="preserve"> </w:delText>
        </w:r>
        <w:r w:rsidDel="00B33063">
          <w:delText xml:space="preserve">XML element SHALL implement in XML syntax the sub-component that has a name equal to its local name. </w:delText>
        </w:r>
        <w:bookmarkStart w:id="12116" w:name="_Toc10199018"/>
        <w:bookmarkEnd w:id="12116"/>
      </w:del>
    </w:p>
    <w:p w14:paraId="1002B0DE" w14:textId="7320F763" w:rsidR="00564C22" w:rsidDel="00B33063" w:rsidRDefault="009B1AF1" w:rsidP="00564C22">
      <w:pPr>
        <w:pStyle w:val="berschrift3"/>
        <w:rPr>
          <w:del w:id="12117" w:author="Andreas Kuehne" w:date="2019-05-31T12:22:00Z"/>
        </w:rPr>
      </w:pPr>
      <w:bookmarkStart w:id="12118" w:name="_RefComp9481086E"/>
      <w:del w:id="12119" w:author="Andreas Kuehne" w:date="2019-05-31T12:22:00Z">
        <w:r w:rsidDel="00B33063">
          <w:delText>Component Result</w:delText>
        </w:r>
        <w:bookmarkStart w:id="12120" w:name="_Toc10199019"/>
        <w:bookmarkEnd w:id="12118"/>
        <w:bookmarkEnd w:id="12120"/>
      </w:del>
    </w:p>
    <w:p w14:paraId="5247E234" w14:textId="2381903D" w:rsidR="00564C22" w:rsidDel="00B33063" w:rsidRDefault="001725A5" w:rsidP="00564C22">
      <w:pPr>
        <w:rPr>
          <w:del w:id="12121" w:author="Andreas Kuehne" w:date="2019-05-31T12:22:00Z"/>
        </w:rPr>
      </w:pPr>
      <w:del w:id="12122" w:author="Andreas Kuehne" w:date="2019-05-31T12:22:00Z">
        <w:r w:rsidRPr="003A06D0" w:rsidDel="00B33063">
          <w:delText xml:space="preserve">The </w:delText>
        </w:r>
        <w:r w:rsidRPr="003A06D0" w:rsidDel="00B33063">
          <w:rPr>
            <w:rStyle w:val="Datatype"/>
            <w:lang w:val="en-GB"/>
          </w:rPr>
          <w:delText>Result</w:delText>
        </w:r>
        <w:r w:rsidRPr="003A06D0" w:rsidDel="00B33063">
          <w:delText xml:space="preserve"> element is returned with every response message.</w:delText>
        </w:r>
        <w:bookmarkStart w:id="12123" w:name="_Toc10199020"/>
        <w:bookmarkEnd w:id="12123"/>
      </w:del>
    </w:p>
    <w:p w14:paraId="2ABDCF84" w14:textId="2D04B078" w:rsidR="00564C22" w:rsidDel="00B33063" w:rsidRDefault="009B1AF1" w:rsidP="00564C22">
      <w:pPr>
        <w:rPr>
          <w:del w:id="12124" w:author="Andreas Kuehne" w:date="2019-05-31T12:22:00Z"/>
        </w:rPr>
      </w:pPr>
      <w:del w:id="12125" w:author="Andreas Kuehne" w:date="2019-05-31T12:22:00Z">
        <w:r w:rsidDel="00B33063">
          <w:delText>Below follows a list of the sub-components that constitute this component:</w:delText>
        </w:r>
        <w:bookmarkStart w:id="12126" w:name="_Toc10199021"/>
        <w:bookmarkEnd w:id="12126"/>
      </w:del>
    </w:p>
    <w:p w14:paraId="4ECEC0A3" w14:textId="3522DFD8" w:rsidR="00564C22" w:rsidDel="00B33063" w:rsidRDefault="009B1AF1" w:rsidP="00564C22">
      <w:pPr>
        <w:pStyle w:val="Member"/>
        <w:rPr>
          <w:del w:id="12127" w:author="Andreas Kuehne" w:date="2019-05-31T12:22:00Z"/>
        </w:rPr>
      </w:pPr>
      <w:del w:id="12128" w:author="Andreas Kuehne" w:date="2019-05-31T12:22:00Z">
        <w:r w:rsidDel="00B33063">
          <w:delText xml:space="preserve">The </w:delText>
        </w:r>
        <w:r w:rsidRPr="35C1378D" w:rsidDel="00B33063">
          <w:rPr>
            <w:rStyle w:val="Datatype"/>
          </w:rPr>
          <w:delText>ResultMajor</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urn:oasis:names:tc:dss:1.0:resultmajor:Success</w:delText>
        </w:r>
        <w:r w:rsidDel="00B33063">
          <w:br/>
        </w:r>
        <w:r w:rsidDel="00B33063">
          <w:rPr>
            <w:color w:val="244061" w:themeColor="accent1" w:themeShade="80"/>
          </w:rPr>
          <w:delText>urn:oasis:names:tc:dss:1.0:resultmajor:RequesterError</w:delText>
        </w:r>
        <w:r w:rsidDel="00B33063">
          <w:br/>
        </w:r>
        <w:r w:rsidDel="00B33063">
          <w:rPr>
            <w:color w:val="244061" w:themeColor="accent1" w:themeShade="80"/>
          </w:rPr>
          <w:delText>urn:oasis:names:tc:dss:1.0:resultmajor:ResponderError</w:delText>
        </w:r>
        <w:r w:rsidDel="00B33063">
          <w:br/>
        </w:r>
        <w:r w:rsidDel="00B33063">
          <w:rPr>
            <w:color w:val="244061" w:themeColor="accent1" w:themeShade="80"/>
          </w:rPr>
          <w:delText>urn:oasis:names:tc:dss:1.0:resultmajor:InsufficientInformation</w:delText>
        </w:r>
        <w:r w:rsidDel="00B33063">
          <w:br/>
        </w:r>
        <w:r w:rsidDel="00B33063">
          <w:rPr>
            <w:color w:val="244061" w:themeColor="accent1" w:themeShade="80"/>
          </w:rPr>
          <w:delText>urn:oasis:names:tc:dss:1.0:profiles:asynchronousprocessing:resultmajor:Pending</w:delText>
        </w:r>
        <w:r w:rsidDel="00B33063">
          <w:br/>
        </w:r>
        <w:r w:rsidRPr="003A06D0" w:rsidDel="00B33063">
          <w:delText xml:space="preserve">The </w:delText>
        </w:r>
        <w:r w:rsidRPr="003A06D0" w:rsidDel="00B33063">
          <w:rPr>
            <w:rStyle w:val="Datatype"/>
            <w:lang w:val="en-GB"/>
          </w:rPr>
          <w:delText>ResultMajor</w:delText>
        </w:r>
        <w:r w:rsidRPr="003A06D0" w:rsidDel="00B33063">
          <w:delText xml:space="preserve"> element describes the most significant component of the result code. The set values MAY be extended.</w:delText>
        </w:r>
        <w:bookmarkStart w:id="12129" w:name="_Toc10199022"/>
        <w:bookmarkEnd w:id="12129"/>
      </w:del>
    </w:p>
    <w:p w14:paraId="6CC10434" w14:textId="2AE48D8C" w:rsidR="00564C22" w:rsidDel="00B33063" w:rsidRDefault="009B1AF1" w:rsidP="00564C22">
      <w:pPr>
        <w:pStyle w:val="Member"/>
        <w:rPr>
          <w:del w:id="12130" w:author="Andreas Kuehne" w:date="2019-05-31T12:22:00Z"/>
        </w:rPr>
      </w:pPr>
      <w:del w:id="12131" w:author="Andreas Kuehne" w:date="2019-05-31T12:22:00Z">
        <w:r w:rsidDel="00B33063">
          <w:delText xml:space="preserve">The OPTIONAL </w:delText>
        </w:r>
        <w:r w:rsidRPr="35C1378D" w:rsidDel="00B33063">
          <w:rPr>
            <w:rStyle w:val="Datatype"/>
          </w:rPr>
          <w:delText>ResultMinor</w:delText>
        </w:r>
        <w:r w:rsidDel="00B33063">
          <w:delText xml:space="preserve"> element, if present, MUST contain a URI. </w:delText>
        </w:r>
        <w:bookmarkStart w:id="12132" w:name="_Toc10199023"/>
        <w:bookmarkEnd w:id="12132"/>
      </w:del>
    </w:p>
    <w:p w14:paraId="43CB3AAC" w14:textId="6EE1025A" w:rsidR="00564C22" w:rsidDel="00B33063" w:rsidRDefault="009B1AF1" w:rsidP="00564C22">
      <w:pPr>
        <w:pStyle w:val="Member"/>
        <w:rPr>
          <w:del w:id="12133" w:author="Andreas Kuehne" w:date="2019-05-31T12:22:00Z"/>
        </w:rPr>
      </w:pPr>
      <w:del w:id="12134" w:author="Andreas Kuehne" w:date="2019-05-31T12:22:00Z">
        <w:r w:rsidDel="00B33063">
          <w:delText xml:space="preserve">The OPTIONAL </w:delText>
        </w:r>
        <w:r w:rsidRPr="35C1378D" w:rsidDel="00B33063">
          <w:rPr>
            <w:rStyle w:val="Datatype"/>
          </w:rPr>
          <w:delText>ResultMessage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It represents a message which MAY be returned to an operator, logged by the client, used for debugging, etc.</w:delText>
        </w:r>
        <w:bookmarkStart w:id="12135" w:name="_Toc10199024"/>
        <w:bookmarkEnd w:id="12135"/>
      </w:del>
    </w:p>
    <w:p w14:paraId="6696B505" w14:textId="4EB4C7F7" w:rsidR="00564C22" w:rsidDel="00B33063" w:rsidRDefault="009B1AF1" w:rsidP="00564C22">
      <w:pPr>
        <w:pStyle w:val="Member"/>
        <w:rPr>
          <w:del w:id="12136" w:author="Andreas Kuehne" w:date="2019-05-31T12:22:00Z"/>
        </w:rPr>
      </w:pPr>
      <w:del w:id="12137" w:author="Andreas Kuehne" w:date="2019-05-31T12:22:00Z">
        <w:r w:rsidDel="00B33063">
          <w:delText xml:space="preserve">The OPTIONAL </w:delText>
        </w:r>
        <w:r w:rsidRPr="35C1378D" w:rsidDel="00B33063">
          <w:rPr>
            <w:rStyle w:val="Datatype"/>
          </w:rPr>
          <w:delText>ProblemReference</w:delText>
        </w:r>
        <w:r w:rsidDel="00B33063">
          <w:delText xml:space="preserve"> element, if present, MUST contain a string. </w:delText>
        </w:r>
        <w:r w:rsidRPr="003A06D0" w:rsidDel="00B33063">
          <w:delText xml:space="preserve">In the case of processing </w:delText>
        </w:r>
        <w:r w:rsidR="00602B81" w:rsidRPr="003A06D0" w:rsidDel="00B33063">
          <w:delText>problems,</w:delText>
        </w:r>
        <w:r w:rsidRPr="003A06D0" w:rsidDel="00B33063">
          <w:delText xml:space="preserve">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delText>
        </w:r>
        <w:bookmarkStart w:id="12138" w:name="_Toc10199025"/>
        <w:bookmarkEnd w:id="12138"/>
      </w:del>
    </w:p>
    <w:p w14:paraId="3EAB672B" w14:textId="21368034" w:rsidR="00564C22" w:rsidDel="00B33063" w:rsidRDefault="009B1AF1" w:rsidP="00564C22">
      <w:pPr>
        <w:pStyle w:val="berschrift4"/>
        <w:rPr>
          <w:del w:id="12139" w:author="Andreas Kuehne" w:date="2019-05-31T12:22:00Z"/>
        </w:rPr>
      </w:pPr>
      <w:del w:id="12140" w:author="Andreas Kuehne" w:date="2019-05-31T12:22:00Z">
        <w:r w:rsidDel="00B33063">
          <w:delText>Result – JSON Syntax</w:delText>
        </w:r>
        <w:bookmarkStart w:id="12141" w:name="_Toc10199026"/>
        <w:bookmarkEnd w:id="12141"/>
      </w:del>
    </w:p>
    <w:p w14:paraId="50A1BB1B" w14:textId="64ED7CCC" w:rsidR="00564C22" w:rsidRPr="0248A3D1" w:rsidDel="00B33063" w:rsidRDefault="009B1AF1" w:rsidP="00564C22">
      <w:pPr>
        <w:rPr>
          <w:del w:id="12142" w:author="Andreas Kuehne" w:date="2019-05-31T12:22:00Z"/>
        </w:rPr>
      </w:pPr>
      <w:del w:id="1214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Result</w:delText>
        </w:r>
        <w:r w:rsidDel="00B33063">
          <w:delText xml:space="preserve"> component.</w:delText>
        </w:r>
        <w:bookmarkStart w:id="12144" w:name="_Toc10199027"/>
        <w:bookmarkEnd w:id="12144"/>
      </w:del>
    </w:p>
    <w:p w14:paraId="6793D685" w14:textId="7BC5F049" w:rsidR="00564C22" w:rsidRPr="C2430093" w:rsidDel="00B33063" w:rsidRDefault="009B1AF1" w:rsidP="00564C22">
      <w:pPr>
        <w:spacing w:line="259" w:lineRule="auto"/>
        <w:rPr>
          <w:del w:id="12145" w:author="Andreas Kuehne" w:date="2019-05-31T12:22:00Z"/>
          <w:rFonts w:eastAsia="Arial" w:cs="Arial"/>
          <w:sz w:val="22"/>
          <w:szCs w:val="22"/>
        </w:rPr>
      </w:pPr>
      <w:del w:id="1214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Result</w:delText>
        </w:r>
        <w:r w:rsidRPr="002062A5" w:rsidDel="00B33063">
          <w:rPr>
            <w:rFonts w:eastAsia="Arial" w:cs="Arial"/>
            <w:sz w:val="22"/>
            <w:szCs w:val="22"/>
          </w:rPr>
          <w:delText xml:space="preserve"> using JSON-specific names mapped as shown in the table below.</w:delText>
        </w:r>
        <w:bookmarkStart w:id="12147" w:name="_Toc10199028"/>
        <w:bookmarkEnd w:id="12147"/>
      </w:del>
    </w:p>
    <w:tbl>
      <w:tblPr>
        <w:tblStyle w:val="Gitternetztabelle1hell1"/>
        <w:tblW w:w="0" w:type="auto"/>
        <w:tblLook w:val="04A0" w:firstRow="1" w:lastRow="0" w:firstColumn="1" w:lastColumn="0" w:noHBand="0" w:noVBand="1"/>
      </w:tblPr>
      <w:tblGrid>
        <w:gridCol w:w="4675"/>
        <w:gridCol w:w="4675"/>
      </w:tblGrid>
      <w:tr w:rsidR="00564C22" w:rsidDel="00B33063" w14:paraId="3977E7EA" w14:textId="0B0FE79E" w:rsidTr="00564C22">
        <w:trPr>
          <w:cnfStyle w:val="100000000000" w:firstRow="1" w:lastRow="0" w:firstColumn="0" w:lastColumn="0" w:oddVBand="0" w:evenVBand="0" w:oddHBand="0" w:evenHBand="0" w:firstRowFirstColumn="0" w:firstRowLastColumn="0" w:lastRowFirstColumn="0" w:lastRowLastColumn="0"/>
          <w:del w:id="12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992BF" w14:textId="5DC1513C" w:rsidR="00564C22" w:rsidDel="00B33063" w:rsidRDefault="009B1AF1" w:rsidP="00564C22">
            <w:pPr>
              <w:pStyle w:val="Beschriftung"/>
              <w:rPr>
                <w:del w:id="12149" w:author="Andreas Kuehne" w:date="2019-05-31T12:22:00Z"/>
              </w:rPr>
            </w:pPr>
            <w:del w:id="12150" w:author="Andreas Kuehne" w:date="2019-05-31T12:22:00Z">
              <w:r w:rsidDel="00B33063">
                <w:delText>Element</w:delText>
              </w:r>
              <w:bookmarkStart w:id="12151" w:name="_Toc10199029"/>
              <w:bookmarkEnd w:id="12151"/>
            </w:del>
          </w:p>
        </w:tc>
        <w:tc>
          <w:tcPr>
            <w:tcW w:w="4675" w:type="dxa"/>
          </w:tcPr>
          <w:p w14:paraId="779F6879" w14:textId="0673299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152" w:author="Andreas Kuehne" w:date="2019-05-31T12:22:00Z"/>
              </w:rPr>
            </w:pPr>
            <w:del w:id="12153" w:author="Andreas Kuehne" w:date="2019-05-31T12:22:00Z">
              <w:r w:rsidDel="00B33063">
                <w:delText>Implementing JSON member name</w:delText>
              </w:r>
              <w:bookmarkStart w:id="12154" w:name="_Toc10199030"/>
              <w:bookmarkEnd w:id="12154"/>
            </w:del>
          </w:p>
        </w:tc>
        <w:bookmarkStart w:id="12155" w:name="_Toc10199031"/>
        <w:bookmarkEnd w:id="12155"/>
      </w:tr>
      <w:tr w:rsidR="00564C22" w:rsidDel="00B33063" w14:paraId="1B94DA36" w14:textId="14BEC6F9" w:rsidTr="00564C22">
        <w:trPr>
          <w:del w:id="121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08BC85" w14:textId="254D6F4C" w:rsidR="00564C22" w:rsidRPr="002062A5" w:rsidDel="00B33063" w:rsidRDefault="009B1AF1" w:rsidP="00564C22">
            <w:pPr>
              <w:pStyle w:val="Beschriftung"/>
              <w:rPr>
                <w:del w:id="12157" w:author="Andreas Kuehne" w:date="2019-05-31T12:22:00Z"/>
                <w:rStyle w:val="Datatype"/>
                <w:b w:val="0"/>
                <w:bCs w:val="0"/>
              </w:rPr>
            </w:pPr>
            <w:del w:id="12158" w:author="Andreas Kuehne" w:date="2019-05-31T12:22:00Z">
              <w:r w:rsidRPr="002062A5" w:rsidDel="00B33063">
                <w:rPr>
                  <w:rStyle w:val="Datatype"/>
                </w:rPr>
                <w:delText>ResultMajor</w:delText>
              </w:r>
              <w:bookmarkStart w:id="12159" w:name="_Toc10199032"/>
              <w:bookmarkEnd w:id="12159"/>
            </w:del>
          </w:p>
        </w:tc>
        <w:tc>
          <w:tcPr>
            <w:tcW w:w="4675" w:type="dxa"/>
          </w:tcPr>
          <w:p w14:paraId="12352338" w14:textId="4E5B043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60" w:author="Andreas Kuehne" w:date="2019-05-31T12:22:00Z"/>
                <w:rStyle w:val="Datatype"/>
              </w:rPr>
            </w:pPr>
            <w:del w:id="12161" w:author="Andreas Kuehne" w:date="2019-05-31T12:22:00Z">
              <w:r w:rsidRPr="002062A5" w:rsidDel="00B33063">
                <w:rPr>
                  <w:rStyle w:val="Datatype"/>
                </w:rPr>
                <w:delText>maj</w:delText>
              </w:r>
              <w:bookmarkStart w:id="12162" w:name="_Toc10199033"/>
              <w:bookmarkEnd w:id="12162"/>
            </w:del>
          </w:p>
        </w:tc>
        <w:bookmarkStart w:id="12163" w:name="_Toc10199034"/>
        <w:bookmarkEnd w:id="12163"/>
      </w:tr>
      <w:tr w:rsidR="00564C22" w:rsidDel="00B33063" w14:paraId="660EF485" w14:textId="0CA648CD" w:rsidTr="00564C22">
        <w:trPr>
          <w:del w:id="121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840C4E" w14:textId="436F1EE3" w:rsidR="00564C22" w:rsidRPr="002062A5" w:rsidDel="00B33063" w:rsidRDefault="009B1AF1" w:rsidP="00564C22">
            <w:pPr>
              <w:pStyle w:val="Beschriftung"/>
              <w:rPr>
                <w:del w:id="12165" w:author="Andreas Kuehne" w:date="2019-05-31T12:22:00Z"/>
                <w:rStyle w:val="Datatype"/>
                <w:b w:val="0"/>
                <w:bCs w:val="0"/>
              </w:rPr>
            </w:pPr>
            <w:del w:id="12166" w:author="Andreas Kuehne" w:date="2019-05-31T12:22:00Z">
              <w:r w:rsidRPr="002062A5" w:rsidDel="00B33063">
                <w:rPr>
                  <w:rStyle w:val="Datatype"/>
                </w:rPr>
                <w:delText>ResultMinor</w:delText>
              </w:r>
              <w:bookmarkStart w:id="12167" w:name="_Toc10199035"/>
              <w:bookmarkEnd w:id="12167"/>
            </w:del>
          </w:p>
        </w:tc>
        <w:tc>
          <w:tcPr>
            <w:tcW w:w="4675" w:type="dxa"/>
          </w:tcPr>
          <w:p w14:paraId="3CD8D923" w14:textId="4C2A45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68" w:author="Andreas Kuehne" w:date="2019-05-31T12:22:00Z"/>
                <w:rStyle w:val="Datatype"/>
              </w:rPr>
            </w:pPr>
            <w:del w:id="12169" w:author="Andreas Kuehne" w:date="2019-05-31T12:22:00Z">
              <w:r w:rsidRPr="002062A5" w:rsidDel="00B33063">
                <w:rPr>
                  <w:rStyle w:val="Datatype"/>
                </w:rPr>
                <w:delText>min</w:delText>
              </w:r>
              <w:bookmarkStart w:id="12170" w:name="_Toc10199036"/>
              <w:bookmarkEnd w:id="12170"/>
            </w:del>
          </w:p>
        </w:tc>
        <w:bookmarkStart w:id="12171" w:name="_Toc10199037"/>
        <w:bookmarkEnd w:id="12171"/>
      </w:tr>
      <w:tr w:rsidR="00564C22" w:rsidDel="00B33063" w14:paraId="24D1F23C" w14:textId="4579FECD" w:rsidTr="00564C22">
        <w:trPr>
          <w:del w:id="121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C7863A" w14:textId="58CE5D93" w:rsidR="00564C22" w:rsidRPr="002062A5" w:rsidDel="00B33063" w:rsidRDefault="009B1AF1" w:rsidP="00564C22">
            <w:pPr>
              <w:pStyle w:val="Beschriftung"/>
              <w:rPr>
                <w:del w:id="12173" w:author="Andreas Kuehne" w:date="2019-05-31T12:22:00Z"/>
                <w:rStyle w:val="Datatype"/>
                <w:b w:val="0"/>
                <w:bCs w:val="0"/>
              </w:rPr>
            </w:pPr>
            <w:del w:id="12174" w:author="Andreas Kuehne" w:date="2019-05-31T12:22:00Z">
              <w:r w:rsidRPr="002062A5" w:rsidDel="00B33063">
                <w:rPr>
                  <w:rStyle w:val="Datatype"/>
                </w:rPr>
                <w:delText>ResultMessage</w:delText>
              </w:r>
              <w:bookmarkStart w:id="12175" w:name="_Toc10199038"/>
              <w:bookmarkEnd w:id="12175"/>
            </w:del>
          </w:p>
        </w:tc>
        <w:tc>
          <w:tcPr>
            <w:tcW w:w="4675" w:type="dxa"/>
          </w:tcPr>
          <w:p w14:paraId="0F755F33" w14:textId="1B8481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76" w:author="Andreas Kuehne" w:date="2019-05-31T12:22:00Z"/>
                <w:rStyle w:val="Datatype"/>
              </w:rPr>
            </w:pPr>
            <w:del w:id="12177" w:author="Andreas Kuehne" w:date="2019-05-31T12:22:00Z">
              <w:r w:rsidRPr="002062A5" w:rsidDel="00B33063">
                <w:rPr>
                  <w:rStyle w:val="Datatype"/>
                </w:rPr>
                <w:delText>msg</w:delText>
              </w:r>
              <w:bookmarkStart w:id="12178" w:name="_Toc10199039"/>
              <w:bookmarkEnd w:id="12178"/>
            </w:del>
          </w:p>
        </w:tc>
        <w:bookmarkStart w:id="12179" w:name="_Toc10199040"/>
        <w:bookmarkEnd w:id="12179"/>
      </w:tr>
      <w:tr w:rsidR="00564C22" w:rsidDel="00B33063" w14:paraId="0D9B697B" w14:textId="67755C84" w:rsidTr="00564C22">
        <w:trPr>
          <w:del w:id="121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469EF2" w14:textId="0E944182" w:rsidR="00564C22" w:rsidRPr="002062A5" w:rsidDel="00B33063" w:rsidRDefault="009B1AF1" w:rsidP="00564C22">
            <w:pPr>
              <w:pStyle w:val="Beschriftung"/>
              <w:rPr>
                <w:del w:id="12181" w:author="Andreas Kuehne" w:date="2019-05-31T12:22:00Z"/>
                <w:rStyle w:val="Datatype"/>
                <w:b w:val="0"/>
                <w:bCs w:val="0"/>
              </w:rPr>
            </w:pPr>
            <w:del w:id="12182" w:author="Andreas Kuehne" w:date="2019-05-31T12:22:00Z">
              <w:r w:rsidRPr="002062A5" w:rsidDel="00B33063">
                <w:rPr>
                  <w:rStyle w:val="Datatype"/>
                </w:rPr>
                <w:delText>ProblemReference</w:delText>
              </w:r>
              <w:bookmarkStart w:id="12183" w:name="_Toc10199041"/>
              <w:bookmarkEnd w:id="12183"/>
            </w:del>
          </w:p>
        </w:tc>
        <w:tc>
          <w:tcPr>
            <w:tcW w:w="4675" w:type="dxa"/>
          </w:tcPr>
          <w:p w14:paraId="214C77C4" w14:textId="235D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84" w:author="Andreas Kuehne" w:date="2019-05-31T12:22:00Z"/>
                <w:rStyle w:val="Datatype"/>
              </w:rPr>
            </w:pPr>
            <w:del w:id="12185" w:author="Andreas Kuehne" w:date="2019-05-31T12:22:00Z">
              <w:r w:rsidRPr="002062A5" w:rsidDel="00B33063">
                <w:rPr>
                  <w:rStyle w:val="Datatype"/>
                </w:rPr>
                <w:delText>pRef</w:delText>
              </w:r>
              <w:bookmarkStart w:id="12186" w:name="_Toc10199042"/>
              <w:bookmarkEnd w:id="12186"/>
            </w:del>
          </w:p>
        </w:tc>
        <w:bookmarkStart w:id="12187" w:name="_Toc10199043"/>
        <w:bookmarkEnd w:id="12187"/>
      </w:tr>
    </w:tbl>
    <w:p w14:paraId="1E2A4DE8" w14:textId="49740ED9" w:rsidR="00564C22" w:rsidRPr="0202B381" w:rsidDel="00B33063" w:rsidRDefault="009B1AF1" w:rsidP="00564C22">
      <w:pPr>
        <w:rPr>
          <w:del w:id="12188" w:author="Andreas Kuehne" w:date="2019-05-31T12:22:00Z"/>
        </w:rPr>
      </w:pPr>
      <w:del w:id="121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190" w:name="_Toc10199044"/>
        <w:bookmarkEnd w:id="12190"/>
      </w:del>
    </w:p>
    <w:p w14:paraId="57FB75ED" w14:textId="3691FEBA" w:rsidR="00564C22" w:rsidDel="00B33063" w:rsidRDefault="009B1AF1" w:rsidP="00564C22">
      <w:pPr>
        <w:pStyle w:val="Code"/>
        <w:spacing w:line="259" w:lineRule="auto"/>
        <w:rPr>
          <w:del w:id="12191" w:author="Andreas Kuehne" w:date="2019-05-31T12:22:00Z"/>
        </w:rPr>
      </w:pPr>
      <w:del w:id="12192" w:author="Andreas Kuehne" w:date="2019-05-31T12:22:00Z">
        <w:r w:rsidDel="00B33063">
          <w:rPr>
            <w:color w:val="31849B" w:themeColor="accent5" w:themeShade="BF"/>
          </w:rPr>
          <w:delText>"dsb-ResultType"</w:delText>
        </w:r>
        <w:r w:rsidDel="00B33063">
          <w:delText>: {</w:delText>
        </w:r>
        <w:bookmarkStart w:id="12193" w:name="_Toc10199045"/>
        <w:bookmarkEnd w:id="12193"/>
      </w:del>
    </w:p>
    <w:p w14:paraId="64E7EB39" w14:textId="7C845BBE" w:rsidR="00564C22" w:rsidDel="00B33063" w:rsidRDefault="009B1AF1" w:rsidP="00564C22">
      <w:pPr>
        <w:pStyle w:val="Code"/>
        <w:spacing w:line="259" w:lineRule="auto"/>
        <w:rPr>
          <w:del w:id="12194" w:author="Andreas Kuehne" w:date="2019-05-31T12:22:00Z"/>
        </w:rPr>
      </w:pPr>
      <w:del w:id="121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196" w:name="_Toc10199046"/>
        <w:bookmarkEnd w:id="12196"/>
      </w:del>
    </w:p>
    <w:p w14:paraId="3037D9A7" w14:textId="65C3BB4D" w:rsidR="00564C22" w:rsidDel="00B33063" w:rsidRDefault="009B1AF1" w:rsidP="00564C22">
      <w:pPr>
        <w:pStyle w:val="Code"/>
        <w:spacing w:line="259" w:lineRule="auto"/>
        <w:rPr>
          <w:del w:id="12197" w:author="Andreas Kuehne" w:date="2019-05-31T12:22:00Z"/>
        </w:rPr>
      </w:pPr>
      <w:del w:id="12198" w:author="Andreas Kuehne" w:date="2019-05-31T12:22:00Z">
        <w:r w:rsidDel="00B33063">
          <w:rPr>
            <w:color w:val="31849B" w:themeColor="accent5" w:themeShade="BF"/>
          </w:rPr>
          <w:delText xml:space="preserve">  "properties"</w:delText>
        </w:r>
        <w:r w:rsidDel="00B33063">
          <w:delText>: {</w:delText>
        </w:r>
        <w:bookmarkStart w:id="12199" w:name="_Toc10199047"/>
        <w:bookmarkEnd w:id="12199"/>
      </w:del>
    </w:p>
    <w:p w14:paraId="69A59D61" w14:textId="3CC10FF9" w:rsidR="00564C22" w:rsidDel="00B33063" w:rsidRDefault="009B1AF1" w:rsidP="00564C22">
      <w:pPr>
        <w:pStyle w:val="Code"/>
        <w:spacing w:line="259" w:lineRule="auto"/>
        <w:rPr>
          <w:del w:id="12200" w:author="Andreas Kuehne" w:date="2019-05-31T12:22:00Z"/>
        </w:rPr>
      </w:pPr>
      <w:del w:id="12201" w:author="Andreas Kuehne" w:date="2019-05-31T12:22:00Z">
        <w:r w:rsidDel="00B33063">
          <w:rPr>
            <w:color w:val="31849B" w:themeColor="accent5" w:themeShade="BF"/>
          </w:rPr>
          <w:delText xml:space="preserve">    "maj"</w:delText>
        </w:r>
        <w:r w:rsidDel="00B33063">
          <w:delText>: {</w:delText>
        </w:r>
        <w:bookmarkStart w:id="12202" w:name="_Toc10199048"/>
        <w:bookmarkEnd w:id="12202"/>
      </w:del>
    </w:p>
    <w:p w14:paraId="1193778B" w14:textId="1DD01D2B" w:rsidR="00564C22" w:rsidDel="00B33063" w:rsidRDefault="009B1AF1" w:rsidP="00564C22">
      <w:pPr>
        <w:pStyle w:val="Code"/>
        <w:spacing w:line="259" w:lineRule="auto"/>
        <w:rPr>
          <w:del w:id="12203" w:author="Andreas Kuehne" w:date="2019-05-31T12:22:00Z"/>
        </w:rPr>
      </w:pPr>
      <w:del w:id="122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05" w:name="_Toc10199049"/>
        <w:bookmarkEnd w:id="12205"/>
      </w:del>
    </w:p>
    <w:p w14:paraId="615DD926" w14:textId="6D16AF08" w:rsidR="00564C22" w:rsidDel="00B33063" w:rsidRDefault="009B1AF1" w:rsidP="00564C22">
      <w:pPr>
        <w:pStyle w:val="Code"/>
        <w:spacing w:line="259" w:lineRule="auto"/>
        <w:rPr>
          <w:del w:id="12206" w:author="Andreas Kuehne" w:date="2019-05-31T12:22:00Z"/>
        </w:rPr>
      </w:pPr>
      <w:del w:id="12207"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"urn:oasis:names:tc:dss:1.0:resultmajor:Success", "urn:oasis:names:tc:dss:1.0:resultmajor:RequesterError", "urn:oasis:names:tc:dss:1.0:resultmajor:ResponderError", "urn:oasis:names:tc:dss:1.0:resultmajor:InsufficientInformation", "urn:oasis:names:tc:dss:1.0:profiles:asynchronousprocessing:resultmajor:Pending"</w:delText>
        </w:r>
        <w:r w:rsidDel="00B33063">
          <w:delText>]</w:delText>
        </w:r>
        <w:bookmarkStart w:id="12208" w:name="_Toc10199050"/>
        <w:bookmarkEnd w:id="12208"/>
      </w:del>
    </w:p>
    <w:p w14:paraId="686075D9" w14:textId="7FF966EC" w:rsidR="00564C22" w:rsidDel="00B33063" w:rsidRDefault="009B1AF1" w:rsidP="00564C22">
      <w:pPr>
        <w:pStyle w:val="Code"/>
        <w:spacing w:line="259" w:lineRule="auto"/>
        <w:rPr>
          <w:del w:id="12209" w:author="Andreas Kuehne" w:date="2019-05-31T12:22:00Z"/>
        </w:rPr>
      </w:pPr>
      <w:del w:id="12210" w:author="Andreas Kuehne" w:date="2019-05-31T12:22:00Z">
        <w:r w:rsidDel="00B33063">
          <w:delText xml:space="preserve">    },</w:delText>
        </w:r>
        <w:bookmarkStart w:id="12211" w:name="_Toc10199051"/>
        <w:bookmarkEnd w:id="12211"/>
      </w:del>
    </w:p>
    <w:p w14:paraId="5795E703" w14:textId="5F1CEE27" w:rsidR="00564C22" w:rsidDel="00B33063" w:rsidRDefault="009B1AF1" w:rsidP="00564C22">
      <w:pPr>
        <w:pStyle w:val="Code"/>
        <w:spacing w:line="259" w:lineRule="auto"/>
        <w:rPr>
          <w:del w:id="12212" w:author="Andreas Kuehne" w:date="2019-05-31T12:22:00Z"/>
        </w:rPr>
      </w:pPr>
      <w:del w:id="12213" w:author="Andreas Kuehne" w:date="2019-05-31T12:22:00Z">
        <w:r w:rsidDel="00B33063">
          <w:rPr>
            <w:color w:val="31849B" w:themeColor="accent5" w:themeShade="BF"/>
          </w:rPr>
          <w:delText xml:space="preserve">    "min"</w:delText>
        </w:r>
        <w:r w:rsidDel="00B33063">
          <w:delText>: {</w:delText>
        </w:r>
        <w:bookmarkStart w:id="12214" w:name="_Toc10199052"/>
        <w:bookmarkEnd w:id="12214"/>
      </w:del>
    </w:p>
    <w:p w14:paraId="2CCC4E7C" w14:textId="247630CD" w:rsidR="00564C22" w:rsidDel="00B33063" w:rsidRDefault="009B1AF1" w:rsidP="00564C22">
      <w:pPr>
        <w:pStyle w:val="Code"/>
        <w:spacing w:line="259" w:lineRule="auto"/>
        <w:rPr>
          <w:del w:id="12215" w:author="Andreas Kuehne" w:date="2019-05-31T12:22:00Z"/>
        </w:rPr>
      </w:pPr>
      <w:del w:id="122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17" w:name="_Toc10199053"/>
        <w:bookmarkEnd w:id="12217"/>
      </w:del>
    </w:p>
    <w:p w14:paraId="34EBB035" w14:textId="235BCE2B" w:rsidR="00564C22" w:rsidDel="00B33063" w:rsidRDefault="009B1AF1" w:rsidP="00564C22">
      <w:pPr>
        <w:pStyle w:val="Code"/>
        <w:spacing w:line="259" w:lineRule="auto"/>
        <w:rPr>
          <w:del w:id="12218" w:author="Andreas Kuehne" w:date="2019-05-31T12:22:00Z"/>
        </w:rPr>
      </w:pPr>
      <w:del w:id="12219" w:author="Andreas Kuehne" w:date="2019-05-31T12:22:00Z">
        <w:r w:rsidDel="00B33063">
          <w:delText xml:space="preserve">    },</w:delText>
        </w:r>
        <w:bookmarkStart w:id="12220" w:name="_Toc10199054"/>
        <w:bookmarkEnd w:id="12220"/>
      </w:del>
    </w:p>
    <w:p w14:paraId="50D3ADD4" w14:textId="5F0C0C83" w:rsidR="00564C22" w:rsidDel="00B33063" w:rsidRDefault="009B1AF1" w:rsidP="00564C22">
      <w:pPr>
        <w:pStyle w:val="Code"/>
        <w:spacing w:line="259" w:lineRule="auto"/>
        <w:rPr>
          <w:del w:id="12221" w:author="Andreas Kuehne" w:date="2019-05-31T12:22:00Z"/>
        </w:rPr>
      </w:pPr>
      <w:del w:id="12222" w:author="Andreas Kuehne" w:date="2019-05-31T12:22:00Z">
        <w:r w:rsidDel="00B33063">
          <w:rPr>
            <w:color w:val="31849B" w:themeColor="accent5" w:themeShade="BF"/>
          </w:rPr>
          <w:delText xml:space="preserve">    "msg"</w:delText>
        </w:r>
        <w:r w:rsidDel="00B33063">
          <w:delText>: {</w:delText>
        </w:r>
        <w:bookmarkStart w:id="12223" w:name="_Toc10199055"/>
        <w:bookmarkEnd w:id="12223"/>
      </w:del>
    </w:p>
    <w:p w14:paraId="63C09048" w14:textId="60AFE519" w:rsidR="00564C22" w:rsidDel="00B33063" w:rsidRDefault="009B1AF1" w:rsidP="00564C22">
      <w:pPr>
        <w:pStyle w:val="Code"/>
        <w:spacing w:line="259" w:lineRule="auto"/>
        <w:rPr>
          <w:del w:id="12224" w:author="Andreas Kuehne" w:date="2019-05-31T12:22:00Z"/>
        </w:rPr>
      </w:pPr>
      <w:del w:id="1222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2226" w:name="_Toc10199056"/>
        <w:bookmarkEnd w:id="12226"/>
      </w:del>
    </w:p>
    <w:p w14:paraId="6D6BF411" w14:textId="0968E399" w:rsidR="00564C22" w:rsidDel="00B33063" w:rsidRDefault="009B1AF1" w:rsidP="00564C22">
      <w:pPr>
        <w:pStyle w:val="Code"/>
        <w:spacing w:line="259" w:lineRule="auto"/>
        <w:rPr>
          <w:del w:id="12227" w:author="Andreas Kuehne" w:date="2019-05-31T12:22:00Z"/>
        </w:rPr>
      </w:pPr>
      <w:del w:id="12228" w:author="Andreas Kuehne" w:date="2019-05-31T12:22:00Z">
        <w:r w:rsidDel="00B33063">
          <w:delText xml:space="preserve">    },</w:delText>
        </w:r>
        <w:bookmarkStart w:id="12229" w:name="_Toc10199057"/>
        <w:bookmarkEnd w:id="12229"/>
      </w:del>
    </w:p>
    <w:p w14:paraId="617F2F2D" w14:textId="4C987A57" w:rsidR="00564C22" w:rsidDel="00B33063" w:rsidRDefault="009B1AF1" w:rsidP="00564C22">
      <w:pPr>
        <w:pStyle w:val="Code"/>
        <w:spacing w:line="259" w:lineRule="auto"/>
        <w:rPr>
          <w:del w:id="12230" w:author="Andreas Kuehne" w:date="2019-05-31T12:22:00Z"/>
        </w:rPr>
      </w:pPr>
      <w:del w:id="12231" w:author="Andreas Kuehne" w:date="2019-05-31T12:22:00Z">
        <w:r w:rsidDel="00B33063">
          <w:rPr>
            <w:color w:val="31849B" w:themeColor="accent5" w:themeShade="BF"/>
          </w:rPr>
          <w:delText xml:space="preserve">    "pRef"</w:delText>
        </w:r>
        <w:r w:rsidDel="00B33063">
          <w:delText>: {</w:delText>
        </w:r>
        <w:bookmarkStart w:id="12232" w:name="_Toc10199058"/>
        <w:bookmarkEnd w:id="12232"/>
      </w:del>
    </w:p>
    <w:p w14:paraId="6741CD0D" w14:textId="51E1E3C4" w:rsidR="00564C22" w:rsidDel="00B33063" w:rsidRDefault="009B1AF1" w:rsidP="00564C22">
      <w:pPr>
        <w:pStyle w:val="Code"/>
        <w:spacing w:line="259" w:lineRule="auto"/>
        <w:rPr>
          <w:del w:id="12233" w:author="Andreas Kuehne" w:date="2019-05-31T12:22:00Z"/>
        </w:rPr>
      </w:pPr>
      <w:del w:id="122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35" w:name="_Toc10199059"/>
        <w:bookmarkEnd w:id="12235"/>
      </w:del>
    </w:p>
    <w:p w14:paraId="626467A7" w14:textId="2B4E9657" w:rsidR="00564C22" w:rsidDel="00B33063" w:rsidRDefault="009B1AF1" w:rsidP="00564C22">
      <w:pPr>
        <w:pStyle w:val="Code"/>
        <w:spacing w:line="259" w:lineRule="auto"/>
        <w:rPr>
          <w:del w:id="12236" w:author="Andreas Kuehne" w:date="2019-05-31T12:22:00Z"/>
        </w:rPr>
      </w:pPr>
      <w:del w:id="12237" w:author="Andreas Kuehne" w:date="2019-05-31T12:22:00Z">
        <w:r w:rsidDel="00B33063">
          <w:delText xml:space="preserve">    }</w:delText>
        </w:r>
        <w:bookmarkStart w:id="12238" w:name="_Toc10199060"/>
        <w:bookmarkEnd w:id="12238"/>
      </w:del>
    </w:p>
    <w:p w14:paraId="40E95C24" w14:textId="38533EFD" w:rsidR="00564C22" w:rsidDel="00B33063" w:rsidRDefault="009B1AF1" w:rsidP="00564C22">
      <w:pPr>
        <w:pStyle w:val="Code"/>
        <w:spacing w:line="259" w:lineRule="auto"/>
        <w:rPr>
          <w:del w:id="12239" w:author="Andreas Kuehne" w:date="2019-05-31T12:22:00Z"/>
        </w:rPr>
      </w:pPr>
      <w:del w:id="12240" w:author="Andreas Kuehne" w:date="2019-05-31T12:22:00Z">
        <w:r w:rsidDel="00B33063">
          <w:delText xml:space="preserve">  },</w:delText>
        </w:r>
        <w:bookmarkStart w:id="12241" w:name="_Toc10199061"/>
        <w:bookmarkEnd w:id="12241"/>
      </w:del>
    </w:p>
    <w:p w14:paraId="5380AF30" w14:textId="1026450A" w:rsidR="00564C22" w:rsidDel="00B33063" w:rsidRDefault="009B1AF1" w:rsidP="00564C22">
      <w:pPr>
        <w:pStyle w:val="Code"/>
        <w:spacing w:line="259" w:lineRule="auto"/>
        <w:rPr>
          <w:del w:id="12242" w:author="Andreas Kuehne" w:date="2019-05-31T12:22:00Z"/>
        </w:rPr>
      </w:pPr>
      <w:del w:id="1224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"maj"</w:delText>
        </w:r>
        <w:r w:rsidDel="00B33063">
          <w:delText>]</w:delText>
        </w:r>
        <w:bookmarkStart w:id="12244" w:name="_Toc10199062"/>
        <w:bookmarkEnd w:id="12244"/>
      </w:del>
    </w:p>
    <w:p w14:paraId="0ACDA3AD" w14:textId="75DCAB6D" w:rsidR="00564C22" w:rsidDel="00B33063" w:rsidRDefault="009B1AF1" w:rsidP="00564C22">
      <w:pPr>
        <w:pStyle w:val="Code"/>
        <w:spacing w:line="259" w:lineRule="auto"/>
        <w:rPr>
          <w:del w:id="12245" w:author="Andreas Kuehne" w:date="2019-05-31T12:22:00Z"/>
        </w:rPr>
      </w:pPr>
      <w:del w:id="12246" w:author="Andreas Kuehne" w:date="2019-05-31T12:22:00Z">
        <w:r w:rsidDel="00B33063">
          <w:delText>}</w:delText>
        </w:r>
        <w:bookmarkStart w:id="12247" w:name="_Toc10199063"/>
        <w:bookmarkEnd w:id="12247"/>
      </w:del>
    </w:p>
    <w:p w14:paraId="0E0CD228" w14:textId="2DA9685D" w:rsidR="00564C22" w:rsidDel="00B33063" w:rsidRDefault="00564C22" w:rsidP="00564C22">
      <w:pPr>
        <w:rPr>
          <w:del w:id="12248" w:author="Andreas Kuehne" w:date="2019-05-31T12:22:00Z"/>
        </w:rPr>
      </w:pPr>
      <w:bookmarkStart w:id="12249" w:name="_Toc10199064"/>
      <w:bookmarkEnd w:id="12249"/>
    </w:p>
    <w:p w14:paraId="1CE705C0" w14:textId="6F69D0D9" w:rsidR="00564C22" w:rsidDel="00B33063" w:rsidRDefault="009B1AF1" w:rsidP="00564C22">
      <w:pPr>
        <w:pStyle w:val="berschrift4"/>
        <w:rPr>
          <w:del w:id="12250" w:author="Andreas Kuehne" w:date="2019-05-31T12:22:00Z"/>
        </w:rPr>
      </w:pPr>
      <w:del w:id="12251" w:author="Andreas Kuehne" w:date="2019-05-31T12:22:00Z">
        <w:r w:rsidDel="00B33063">
          <w:delText>Result – XML Syntax</w:delText>
        </w:r>
        <w:bookmarkStart w:id="12252" w:name="_Toc10199065"/>
        <w:bookmarkEnd w:id="12252"/>
      </w:del>
    </w:p>
    <w:p w14:paraId="65D45996" w14:textId="7B01A6A2" w:rsidR="00564C22" w:rsidRPr="5404FA76" w:rsidDel="00B33063" w:rsidRDefault="009B1AF1" w:rsidP="00564C22">
      <w:pPr>
        <w:rPr>
          <w:del w:id="12253" w:author="Andreas Kuehne" w:date="2019-05-31T12:22:00Z"/>
        </w:rPr>
      </w:pPr>
      <w:del w:id="12254" w:author="Andreas Kuehne" w:date="2019-05-31T12:22:00Z">
        <w:r w:rsidRPr="0CCF9147" w:rsidDel="00B33063">
          <w:delText xml:space="preserve">The XML type </w:delText>
        </w:r>
        <w:r w:rsidRPr="002062A5" w:rsidDel="00B33063">
          <w:rPr>
            <w:rFonts w:ascii="Courier New" w:eastAsia="Courier New" w:hAnsi="Courier New" w:cs="Courier New"/>
          </w:rPr>
          <w:delTex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Result</w:delText>
        </w:r>
        <w:r w:rsidDel="00B33063">
          <w:delText xml:space="preserve"> </w:delText>
        </w:r>
        <w:r w:rsidRPr="005A6FFD" w:rsidDel="00B33063">
          <w:delText>component.</w:delText>
        </w:r>
        <w:bookmarkStart w:id="12255" w:name="_Toc10199066"/>
        <w:bookmarkEnd w:id="12255"/>
      </w:del>
    </w:p>
    <w:p w14:paraId="1E7DAA3C" w14:textId="19D9A59F" w:rsidR="00564C22" w:rsidDel="00B33063" w:rsidRDefault="009B1AF1" w:rsidP="00564C22">
      <w:pPr>
        <w:rPr>
          <w:del w:id="12256" w:author="Andreas Kuehne" w:date="2019-05-31T12:22:00Z"/>
        </w:rPr>
      </w:pPr>
      <w:del w:id="1225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258" w:name="_Toc10199067"/>
        <w:bookmarkEnd w:id="12258"/>
      </w:del>
    </w:p>
    <w:p w14:paraId="55F871FF" w14:textId="3BBAFA52" w:rsidR="00564C22" w:rsidDel="00B33063" w:rsidRDefault="009B1AF1" w:rsidP="00564C22">
      <w:pPr>
        <w:pStyle w:val="Code"/>
        <w:rPr>
          <w:del w:id="12259" w:author="Andreas Kuehne" w:date="2019-05-31T12:22:00Z"/>
        </w:rPr>
      </w:pPr>
      <w:del w:id="122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ResultType</w:delText>
        </w:r>
        <w:r w:rsidDel="00B33063">
          <w:rPr>
            <w:color w:val="943634" w:themeColor="accent2" w:themeShade="BF"/>
          </w:rPr>
          <w:delText>"</w:delText>
        </w:r>
        <w:r w:rsidDel="00B33063">
          <w:rPr>
            <w:color w:val="31849B" w:themeColor="accent5" w:themeShade="BF"/>
          </w:rPr>
          <w:delText>&gt;</w:delText>
        </w:r>
        <w:bookmarkStart w:id="12261" w:name="_Toc10199068"/>
        <w:bookmarkEnd w:id="12261"/>
      </w:del>
    </w:p>
    <w:p w14:paraId="373A384D" w14:textId="22243254" w:rsidR="00564C22" w:rsidDel="00B33063" w:rsidRDefault="009B1AF1" w:rsidP="00564C22">
      <w:pPr>
        <w:pStyle w:val="Code"/>
        <w:rPr>
          <w:del w:id="12262" w:author="Andreas Kuehne" w:date="2019-05-31T12:22:00Z"/>
        </w:rPr>
      </w:pPr>
      <w:del w:id="12263" w:author="Andreas Kuehne" w:date="2019-05-31T12:22:00Z">
        <w:r w:rsidDel="00B33063">
          <w:rPr>
            <w:color w:val="31849B" w:themeColor="accent5" w:themeShade="BF"/>
          </w:rPr>
          <w:delText xml:space="preserve">  &lt;xs:sequence&gt;</w:delText>
        </w:r>
        <w:bookmarkStart w:id="12264" w:name="_Toc10199069"/>
        <w:bookmarkEnd w:id="12264"/>
      </w:del>
    </w:p>
    <w:p w14:paraId="4F8EB4B1" w14:textId="02443826" w:rsidR="00564C22" w:rsidDel="00B33063" w:rsidRDefault="009B1AF1" w:rsidP="00564C22">
      <w:pPr>
        <w:pStyle w:val="Code"/>
        <w:rPr>
          <w:del w:id="12265" w:author="Andreas Kuehne" w:date="2019-05-31T12:22:00Z"/>
        </w:rPr>
      </w:pPr>
      <w:del w:id="1226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ResultMajor</w:delText>
        </w:r>
        <w:r w:rsidDel="00B33063">
          <w:rPr>
            <w:color w:val="943634" w:themeColor="accent2" w:themeShade="BF"/>
          </w:rPr>
          <w:delText>"</w:delText>
        </w:r>
        <w:r w:rsidDel="00B33063">
          <w:rPr>
            <w:color w:val="31849B" w:themeColor="accent5" w:themeShade="BF"/>
          </w:rPr>
          <w:delText>&gt;</w:delText>
        </w:r>
        <w:bookmarkStart w:id="12267" w:name="_Toc10199070"/>
        <w:bookmarkEnd w:id="12267"/>
      </w:del>
    </w:p>
    <w:p w14:paraId="30B6D886" w14:textId="194A5DB8" w:rsidR="00564C22" w:rsidDel="00B33063" w:rsidRDefault="009B1AF1" w:rsidP="00564C22">
      <w:pPr>
        <w:pStyle w:val="Code"/>
        <w:rPr>
          <w:del w:id="12268" w:author="Andreas Kuehne" w:date="2019-05-31T12:22:00Z"/>
        </w:rPr>
      </w:pPr>
      <w:del w:id="12269" w:author="Andreas Kuehne" w:date="2019-05-31T12:22:00Z">
        <w:r w:rsidDel="00B33063">
          <w:rPr>
            <w:color w:val="31849B" w:themeColor="accent5" w:themeShade="BF"/>
          </w:rPr>
          <w:delText xml:space="preserve">      &lt;xs:simpleType&gt;</w:delText>
        </w:r>
        <w:bookmarkStart w:id="12270" w:name="_Toc10199071"/>
        <w:bookmarkEnd w:id="12270"/>
      </w:del>
    </w:p>
    <w:p w14:paraId="719D4792" w14:textId="42805D01" w:rsidR="00564C22" w:rsidDel="00B33063" w:rsidRDefault="009B1AF1" w:rsidP="00564C22">
      <w:pPr>
        <w:pStyle w:val="Code"/>
        <w:rPr>
          <w:del w:id="12271" w:author="Andreas Kuehne" w:date="2019-05-31T12:22:00Z"/>
        </w:rPr>
      </w:pPr>
      <w:del w:id="1227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2273" w:name="_Toc10199072"/>
        <w:bookmarkEnd w:id="12273"/>
      </w:del>
    </w:p>
    <w:p w14:paraId="39CFA367" w14:textId="6A8C72B0" w:rsidR="00564C22" w:rsidDel="00B33063" w:rsidRDefault="009B1AF1" w:rsidP="00564C22">
      <w:pPr>
        <w:pStyle w:val="Code"/>
        <w:rPr>
          <w:del w:id="12274" w:author="Andreas Kuehne" w:date="2019-05-31T12:22:00Z"/>
        </w:rPr>
      </w:pPr>
      <w:del w:id="12275"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urn:oasis:names:tc:dss:1.0:resultmajor:Success</w:delText>
        </w:r>
        <w:r w:rsidDel="00B33063">
          <w:rPr>
            <w:color w:val="943634" w:themeColor="accent2" w:themeShade="BF"/>
          </w:rPr>
          <w:delText>"</w:delText>
        </w:r>
        <w:r w:rsidDel="00B33063">
          <w:rPr>
            <w:color w:val="31849B" w:themeColor="accent5" w:themeShade="BF"/>
          </w:rPr>
          <w:delText>/&gt;</w:delText>
        </w:r>
        <w:bookmarkStart w:id="12276" w:name="_Toc10199073"/>
        <w:bookmarkEnd w:id="12276"/>
      </w:del>
    </w:p>
    <w:p w14:paraId="6DBC6787" w14:textId="62BFAEC2" w:rsidR="00564C22" w:rsidDel="00B33063" w:rsidRDefault="009B1AF1" w:rsidP="00564C22">
      <w:pPr>
        <w:pStyle w:val="Code"/>
        <w:rPr>
          <w:del w:id="12277" w:author="Andreas Kuehne" w:date="2019-05-31T12:22:00Z"/>
        </w:rPr>
      </w:pPr>
      <w:del w:id="12278"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urn:oasis:names:tc:dss:1.0:resultmajor:RequesterError</w:delText>
        </w:r>
        <w:r w:rsidDel="00B33063">
          <w:rPr>
            <w:color w:val="943634" w:themeColor="accent2" w:themeShade="BF"/>
          </w:rPr>
          <w:delText>"</w:delText>
        </w:r>
        <w:r w:rsidDel="00B33063">
          <w:rPr>
            <w:color w:val="31849B" w:themeColor="accent5" w:themeShade="BF"/>
          </w:rPr>
          <w:delText>/&gt;</w:delText>
        </w:r>
        <w:bookmarkStart w:id="12279" w:name="_Toc10199074"/>
        <w:bookmarkEnd w:id="12279"/>
      </w:del>
    </w:p>
    <w:p w14:paraId="6FDCA053" w14:textId="48238665" w:rsidR="00564C22" w:rsidDel="00B33063" w:rsidRDefault="009B1AF1" w:rsidP="00564C22">
      <w:pPr>
        <w:pStyle w:val="Code"/>
        <w:rPr>
          <w:del w:id="12280" w:author="Andreas Kuehne" w:date="2019-05-31T12:22:00Z"/>
        </w:rPr>
      </w:pPr>
      <w:del w:id="1228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urn:oasis:names:tc:dss:1.0:resultmajor:ResponderError</w:delText>
        </w:r>
        <w:r w:rsidDel="00B33063">
          <w:rPr>
            <w:color w:val="943634" w:themeColor="accent2" w:themeShade="BF"/>
          </w:rPr>
          <w:delText>"</w:delText>
        </w:r>
        <w:r w:rsidDel="00B33063">
          <w:rPr>
            <w:color w:val="31849B" w:themeColor="accent5" w:themeShade="BF"/>
          </w:rPr>
          <w:delText>/&gt;</w:delText>
        </w:r>
        <w:bookmarkStart w:id="12282" w:name="_Toc10199075"/>
        <w:bookmarkEnd w:id="12282"/>
      </w:del>
    </w:p>
    <w:p w14:paraId="7DFF7AC6" w14:textId="71365A49" w:rsidR="00564C22" w:rsidDel="00B33063" w:rsidRDefault="009B1AF1" w:rsidP="00564C22">
      <w:pPr>
        <w:pStyle w:val="Code"/>
        <w:rPr>
          <w:del w:id="12283" w:author="Andreas Kuehne" w:date="2019-05-31T12:22:00Z"/>
        </w:rPr>
      </w:pPr>
      <w:del w:id="1228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urn:oasis:names:tc:dss:1.0:resultmajor:InsufficientInformation</w:delText>
        </w:r>
        <w:r w:rsidDel="00B33063">
          <w:rPr>
            <w:color w:val="943634" w:themeColor="accent2" w:themeShade="BF"/>
          </w:rPr>
          <w:delText>"</w:delText>
        </w:r>
        <w:r w:rsidDel="00B33063">
          <w:rPr>
            <w:color w:val="31849B" w:themeColor="accent5" w:themeShade="BF"/>
          </w:rPr>
          <w:delText>/&gt;</w:delText>
        </w:r>
        <w:bookmarkStart w:id="12285" w:name="_Toc10199076"/>
        <w:bookmarkEnd w:id="12285"/>
      </w:del>
    </w:p>
    <w:p w14:paraId="4D15EA0D" w14:textId="380FDCFE" w:rsidR="00564C22" w:rsidDel="00B33063" w:rsidRDefault="009B1AF1" w:rsidP="00564C22">
      <w:pPr>
        <w:pStyle w:val="Code"/>
        <w:rPr>
          <w:del w:id="12286" w:author="Andreas Kuehne" w:date="2019-05-31T12:22:00Z"/>
        </w:rPr>
      </w:pPr>
      <w:del w:id="1228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urn:oasis:names:tc:dss:1.0:profiles:asynchronousprocessing:resultmajor:Pending</w:delText>
        </w:r>
        <w:r w:rsidDel="00B33063">
          <w:rPr>
            <w:color w:val="943634" w:themeColor="accent2" w:themeShade="BF"/>
          </w:rPr>
          <w:delText>"</w:delText>
        </w:r>
        <w:r w:rsidDel="00B33063">
          <w:rPr>
            <w:color w:val="31849B" w:themeColor="accent5" w:themeShade="BF"/>
          </w:rPr>
          <w:delText>/&gt;</w:delText>
        </w:r>
        <w:bookmarkStart w:id="12288" w:name="_Toc10199077"/>
        <w:bookmarkEnd w:id="12288"/>
      </w:del>
    </w:p>
    <w:p w14:paraId="5CC0D2C2" w14:textId="670CA0A6" w:rsidR="00564C22" w:rsidDel="00B33063" w:rsidRDefault="009B1AF1" w:rsidP="00564C22">
      <w:pPr>
        <w:pStyle w:val="Code"/>
        <w:rPr>
          <w:del w:id="12289" w:author="Andreas Kuehne" w:date="2019-05-31T12:22:00Z"/>
        </w:rPr>
      </w:pPr>
      <w:del w:id="12290" w:author="Andreas Kuehne" w:date="2019-05-31T12:22:00Z">
        <w:r w:rsidDel="00B33063">
          <w:rPr>
            <w:color w:val="31849B" w:themeColor="accent5" w:themeShade="BF"/>
          </w:rPr>
          <w:delText xml:space="preserve">        &lt;/xs:restriction&gt;</w:delText>
        </w:r>
        <w:bookmarkStart w:id="12291" w:name="_Toc10199078"/>
        <w:bookmarkEnd w:id="12291"/>
      </w:del>
    </w:p>
    <w:p w14:paraId="6C6234BD" w14:textId="2E18DBD8" w:rsidR="00564C22" w:rsidDel="00B33063" w:rsidRDefault="009B1AF1" w:rsidP="00564C22">
      <w:pPr>
        <w:pStyle w:val="Code"/>
        <w:rPr>
          <w:del w:id="12292" w:author="Andreas Kuehne" w:date="2019-05-31T12:22:00Z"/>
        </w:rPr>
      </w:pPr>
      <w:del w:id="12293" w:author="Andreas Kuehne" w:date="2019-05-31T12:22:00Z">
        <w:r w:rsidDel="00B33063">
          <w:rPr>
            <w:color w:val="31849B" w:themeColor="accent5" w:themeShade="BF"/>
          </w:rPr>
          <w:delText xml:space="preserve">      &lt;/xs:simpleType&gt;</w:delText>
        </w:r>
        <w:bookmarkStart w:id="12294" w:name="_Toc10199079"/>
        <w:bookmarkEnd w:id="12294"/>
      </w:del>
    </w:p>
    <w:p w14:paraId="0E8E35D1" w14:textId="20EF148A" w:rsidR="00564C22" w:rsidDel="00B33063" w:rsidRDefault="009B1AF1" w:rsidP="00564C22">
      <w:pPr>
        <w:pStyle w:val="Code"/>
        <w:rPr>
          <w:del w:id="12295" w:author="Andreas Kuehne" w:date="2019-05-31T12:22:00Z"/>
        </w:rPr>
      </w:pPr>
      <w:del w:id="12296" w:author="Andreas Kuehne" w:date="2019-05-31T12:22:00Z">
        <w:r w:rsidDel="00B33063">
          <w:rPr>
            <w:color w:val="31849B" w:themeColor="accent5" w:themeShade="BF"/>
          </w:rPr>
          <w:delText xml:space="preserve">    &lt;/xs:element&gt;</w:delText>
        </w:r>
        <w:bookmarkStart w:id="12297" w:name="_Toc10199080"/>
        <w:bookmarkEnd w:id="12297"/>
      </w:del>
    </w:p>
    <w:p w14:paraId="00B34FD9" w14:textId="7B5F72E9" w:rsidR="00564C22" w:rsidDel="00B33063" w:rsidRDefault="009B1AF1" w:rsidP="00564C22">
      <w:pPr>
        <w:pStyle w:val="Code"/>
        <w:rPr>
          <w:del w:id="12298" w:author="Andreas Kuehne" w:date="2019-05-31T12:22:00Z"/>
        </w:rPr>
      </w:pPr>
      <w:del w:id="1229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ResultMinor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00" w:name="_Toc10199081"/>
        <w:bookmarkEnd w:id="12300"/>
      </w:del>
    </w:p>
    <w:p w14:paraId="7A0ADECB" w14:textId="011719A1" w:rsidR="00564C22" w:rsidDel="00B33063" w:rsidRDefault="009B1AF1" w:rsidP="00564C22">
      <w:pPr>
        <w:pStyle w:val="Code"/>
        <w:rPr>
          <w:del w:id="12301" w:author="Andreas Kuehne" w:date="2019-05-31T12:22:00Z"/>
        </w:rPr>
      </w:pPr>
      <w:del w:id="123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03" w:name="_Toc10199082"/>
        <w:bookmarkEnd w:id="12303"/>
      </w:del>
    </w:p>
    <w:p w14:paraId="0E11FCF9" w14:textId="318B1E80" w:rsidR="00564C22" w:rsidDel="00B33063" w:rsidRDefault="009B1AF1" w:rsidP="00564C22">
      <w:pPr>
        <w:pStyle w:val="Code"/>
        <w:rPr>
          <w:del w:id="12304" w:author="Andreas Kuehne" w:date="2019-05-31T12:22:00Z"/>
        </w:rPr>
      </w:pPr>
      <w:del w:id="1230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ProblemReference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06" w:name="_Toc10199083"/>
        <w:bookmarkEnd w:id="12306"/>
      </w:del>
    </w:p>
    <w:p w14:paraId="632298C6" w14:textId="326A6701" w:rsidR="00564C22" w:rsidDel="00B33063" w:rsidRDefault="009B1AF1" w:rsidP="00564C22">
      <w:pPr>
        <w:pStyle w:val="Code"/>
        <w:rPr>
          <w:del w:id="12307" w:author="Andreas Kuehne" w:date="2019-05-31T12:22:00Z"/>
        </w:rPr>
      </w:pPr>
      <w:del w:id="12308" w:author="Andreas Kuehne" w:date="2019-05-31T12:22:00Z">
        <w:r w:rsidDel="00B33063">
          <w:rPr>
            <w:color w:val="31849B" w:themeColor="accent5" w:themeShade="BF"/>
          </w:rPr>
          <w:delText xml:space="preserve">  &lt;/xs:sequence&gt;</w:delText>
        </w:r>
        <w:bookmarkStart w:id="12309" w:name="_Toc10199084"/>
        <w:bookmarkEnd w:id="12309"/>
      </w:del>
    </w:p>
    <w:p w14:paraId="414BC63C" w14:textId="5997393C" w:rsidR="00564C22" w:rsidDel="00B33063" w:rsidRDefault="009B1AF1" w:rsidP="00564C22">
      <w:pPr>
        <w:pStyle w:val="Code"/>
        <w:rPr>
          <w:del w:id="12310" w:author="Andreas Kuehne" w:date="2019-05-31T12:22:00Z"/>
        </w:rPr>
      </w:pPr>
      <w:del w:id="12311" w:author="Andreas Kuehne" w:date="2019-05-31T12:22:00Z">
        <w:r w:rsidDel="00B33063">
          <w:rPr>
            <w:color w:val="31849B" w:themeColor="accent5" w:themeShade="BF"/>
          </w:rPr>
          <w:delText>&lt;/xs:complexType&gt;</w:delText>
        </w:r>
        <w:bookmarkStart w:id="12312" w:name="_Toc10199085"/>
        <w:bookmarkEnd w:id="12312"/>
      </w:del>
    </w:p>
    <w:p w14:paraId="1300D1A1" w14:textId="14FE2D4A" w:rsidR="00564C22" w:rsidDel="00B33063" w:rsidRDefault="009B1AF1" w:rsidP="00564C22">
      <w:pPr>
        <w:spacing w:line="259" w:lineRule="auto"/>
        <w:rPr>
          <w:del w:id="12313" w:author="Andreas Kuehne" w:date="2019-05-31T12:22:00Z"/>
        </w:rPr>
      </w:pPr>
      <w:del w:id="1231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ResultType</w:delText>
        </w:r>
        <w:r w:rsidRPr="71C71F8C" w:rsidDel="00B33063">
          <w:delText xml:space="preserve"> </w:delText>
        </w:r>
        <w:r w:rsidDel="00B33063">
          <w:delText xml:space="preserve">XML element SHALL implement in XML syntax the sub-component that has a name equal to its local name. </w:delText>
        </w:r>
        <w:bookmarkStart w:id="12315" w:name="_Toc10199086"/>
        <w:bookmarkEnd w:id="12315"/>
      </w:del>
    </w:p>
    <w:p w14:paraId="2176BB32" w14:textId="33AFEDA0" w:rsidR="00564C22" w:rsidDel="00B33063" w:rsidRDefault="009B1AF1" w:rsidP="00564C22">
      <w:pPr>
        <w:pStyle w:val="berschrift3"/>
        <w:rPr>
          <w:del w:id="12316" w:author="Andreas Kuehne" w:date="2019-05-31T12:22:00Z"/>
        </w:rPr>
      </w:pPr>
      <w:bookmarkStart w:id="12317" w:name="_RefCompD7570695"/>
      <w:del w:id="12318" w:author="Andreas Kuehne" w:date="2019-05-31T12:22:00Z">
        <w:r w:rsidDel="00B33063">
          <w:delText>Component OptionalInputs</w:delText>
        </w:r>
        <w:bookmarkStart w:id="12319" w:name="_Toc10199087"/>
        <w:bookmarkEnd w:id="12317"/>
        <w:bookmarkEnd w:id="12319"/>
      </w:del>
    </w:p>
    <w:p w14:paraId="62F83F5C" w14:textId="7F3BE146" w:rsidR="00564C22" w:rsidDel="00B33063" w:rsidRDefault="00564C22" w:rsidP="00564C22">
      <w:pPr>
        <w:rPr>
          <w:del w:id="12320" w:author="Andreas Kuehne" w:date="2019-05-31T12:22:00Z"/>
        </w:rPr>
      </w:pPr>
      <w:bookmarkStart w:id="12321" w:name="_Toc10199088"/>
      <w:bookmarkEnd w:id="12321"/>
    </w:p>
    <w:p w14:paraId="68A39039" w14:textId="0493B48A" w:rsidR="00564C22" w:rsidDel="00B33063" w:rsidRDefault="009B1AF1" w:rsidP="00564C22">
      <w:pPr>
        <w:rPr>
          <w:del w:id="12322" w:author="Andreas Kuehne" w:date="2019-05-31T12:22:00Z"/>
        </w:rPr>
      </w:pPr>
      <w:del w:id="12323" w:author="Andreas Kuehne" w:date="2019-05-31T12:22:00Z">
        <w:r w:rsidDel="00B33063">
          <w:delText>Below follows a list of the sub-components that constitute this component:</w:delText>
        </w:r>
        <w:bookmarkStart w:id="12324" w:name="_Toc10199089"/>
        <w:bookmarkEnd w:id="12324"/>
      </w:del>
    </w:p>
    <w:p w14:paraId="65E0D8CF" w14:textId="09BF88A7" w:rsidR="00564C22" w:rsidDel="00B33063" w:rsidRDefault="009B1AF1" w:rsidP="00564C22">
      <w:pPr>
        <w:pStyle w:val="Member"/>
        <w:rPr>
          <w:del w:id="12325" w:author="Andreas Kuehne" w:date="2019-05-31T12:22:00Z"/>
        </w:rPr>
      </w:pPr>
      <w:del w:id="12326" w:author="Andreas Kuehne" w:date="2019-05-31T12:22:00Z">
        <w:r w:rsidDel="00B33063">
          <w:delText xml:space="preserve">The OPTIONAL </w:delText>
        </w:r>
        <w:r w:rsidRPr="35C1378D" w:rsidDel="00B33063">
          <w:rPr>
            <w:rStyle w:val="Datatype"/>
          </w:rPr>
          <w:delText>ServicePolicy</w:delText>
        </w:r>
        <w:r w:rsidDel="00B33063">
          <w:delText xml:space="preserve"> element, if present, MAY occur zero or more times containing a URI. </w:delText>
        </w:r>
        <w:r w:rsidRPr="003A06D0" w:rsidDel="00B33063">
          <w:delText xml:space="preserve">This element allows the client to define a set of policies under which the server MUST perform the requested operation. The policy may include information on the characteristics of the server that are not covered by the </w:delText>
        </w:r>
        <w:r w:rsidRPr="003A06D0" w:rsidDel="00B33063">
          <w:rPr>
            <w:rStyle w:val="Datatype"/>
            <w:lang w:val="en-GB"/>
          </w:rPr>
          <w:delText>Profile</w:delText>
        </w:r>
        <w:r w:rsidRPr="003A06D0" w:rsidDel="00B33063">
          <w:delText xml:space="preserve"> element. The </w:delText>
        </w:r>
        <w:r w:rsidRPr="003A06D0" w:rsidDel="00B33063">
          <w:rPr>
            <w:rStyle w:val="Datatype"/>
            <w:lang w:val="en-GB"/>
          </w:rPr>
          <w:delText>ServicePolicy</w:delText>
        </w:r>
        <w:r w:rsidRPr="003A06D0" w:rsidDel="00B33063">
          <w:delText xml:space="preserve"> element may be used to select a specific policy if a service supports multiple policies for a specific profile, or as a sanity-check to make sure the server implements the policy the client expects.</w:delText>
        </w:r>
        <w:bookmarkStart w:id="12327" w:name="_Toc10199090"/>
        <w:bookmarkEnd w:id="12327"/>
      </w:del>
    </w:p>
    <w:p w14:paraId="7DEA71EF" w14:textId="1E0F7087" w:rsidR="00564C22" w:rsidDel="00B33063" w:rsidRDefault="009B1AF1" w:rsidP="00564C22">
      <w:pPr>
        <w:pStyle w:val="Member"/>
        <w:rPr>
          <w:del w:id="12328" w:author="Andreas Kuehne" w:date="2019-05-31T12:22:00Z"/>
        </w:rPr>
      </w:pPr>
      <w:del w:id="12329" w:author="Andreas Kuehne" w:date="2019-05-31T12:22:00Z">
        <w:r w:rsidDel="00B33063">
          <w:delText xml:space="preserve">The OPTIONAL </w:delText>
        </w:r>
        <w:r w:rsidRPr="35C1378D" w:rsidDel="00B33063">
          <w:rPr>
            <w:rStyle w:val="Datatype"/>
          </w:rPr>
          <w:delText>Language</w:delText>
        </w:r>
        <w:r w:rsidDel="00B33063">
          <w:delText xml:space="preserve"> element, if present, MUST contain a ISO language descriptor. </w:delText>
        </w:r>
        <w:r w:rsidRPr="003A06D0" w:rsidDel="00B33063">
          <w:delText xml:space="preserve">The Language element indicates which language the client would like to receive </w:delText>
        </w:r>
        <w:r w:rsidRPr="003A06D0" w:rsidDel="00B33063">
          <w:rPr>
            <w:rStyle w:val="Datatype"/>
            <w:lang w:val="en-GB"/>
          </w:rPr>
          <w:delText>InternationalString</w:delText>
        </w:r>
        <w:r w:rsidRPr="003A06D0" w:rsidDel="00B33063">
          <w:delText xml:space="preserve"> values in. The server should return appropriately localized strings, if possible.</w:delText>
        </w:r>
        <w:bookmarkStart w:id="12330" w:name="_Toc10199091"/>
        <w:bookmarkEnd w:id="12330"/>
      </w:del>
    </w:p>
    <w:p w14:paraId="2621DDE1" w14:textId="4C02932D" w:rsidR="00564C22" w:rsidDel="00B33063" w:rsidRDefault="009B1AF1" w:rsidP="00564C22">
      <w:pPr>
        <w:pStyle w:val="Member"/>
        <w:rPr>
          <w:del w:id="12331" w:author="Andreas Kuehne" w:date="2019-05-31T12:22:00Z"/>
        </w:rPr>
      </w:pPr>
      <w:del w:id="12332"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The element</w:delText>
        </w:r>
        <w:r w:rsidRPr="003A06D0" w:rsidDel="00B33063">
          <w:rPr>
            <w:rStyle w:val="Datatype"/>
            <w:lang w:val="en-GB"/>
          </w:rPr>
          <w:delText xml:space="preserve"> Other</w:delText>
        </w:r>
        <w:r w:rsidRPr="003A06D0" w:rsidDel="00B33063">
          <w:delText xml:space="preserve"> may contain arbitrary content that may be specified in a profile and can be used to extend the Protocol.</w:delText>
        </w:r>
        <w:bookmarkStart w:id="12333" w:name="_Toc10199092"/>
        <w:bookmarkEnd w:id="12333"/>
      </w:del>
    </w:p>
    <w:p w14:paraId="7C49C48C" w14:textId="1D62A402" w:rsidR="00564C22" w:rsidDel="00B33063" w:rsidRDefault="009B1AF1" w:rsidP="00564C22">
      <w:pPr>
        <w:pStyle w:val="berschrift4"/>
        <w:rPr>
          <w:del w:id="12334" w:author="Andreas Kuehne" w:date="2019-05-31T12:22:00Z"/>
        </w:rPr>
      </w:pPr>
      <w:del w:id="12335" w:author="Andreas Kuehne" w:date="2019-05-31T12:22:00Z">
        <w:r w:rsidDel="00B33063">
          <w:delText>OptionalInputs – JSON Syntax</w:delText>
        </w:r>
        <w:bookmarkStart w:id="12336" w:name="_Toc10199093"/>
        <w:bookmarkEnd w:id="12336"/>
      </w:del>
    </w:p>
    <w:p w14:paraId="35061776" w14:textId="32F6E6F5" w:rsidR="00564C22" w:rsidRPr="4593A2D4" w:rsidDel="00B33063" w:rsidRDefault="009B1AF1" w:rsidP="00564C22">
      <w:pPr>
        <w:rPr>
          <w:del w:id="12337" w:author="Andreas Kuehne" w:date="2019-05-31T12:22:00Z"/>
        </w:rPr>
      </w:pPr>
      <w:del w:id="1233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w:delText>
        </w:r>
        <w:r w:rsidRPr="002062A5" w:rsidDel="00B33063">
          <w:rPr>
            <w:rFonts w:eastAsia="Arial" w:cs="Arial"/>
            <w:sz w:val="22"/>
            <w:szCs w:val="22"/>
          </w:rPr>
          <w:delText xml:space="preserve"> is used as a base type only, not as a JSON instance.</w:delText>
        </w:r>
        <w:bookmarkStart w:id="12339" w:name="_Toc10199094"/>
        <w:bookmarkEnd w:id="12339"/>
      </w:del>
    </w:p>
    <w:p w14:paraId="45BED339" w14:textId="450718B3" w:rsidR="00564C22" w:rsidDel="00B33063" w:rsidRDefault="00564C22" w:rsidP="00564C22">
      <w:pPr>
        <w:rPr>
          <w:del w:id="12340" w:author="Andreas Kuehne" w:date="2019-05-31T12:22:00Z"/>
        </w:rPr>
      </w:pPr>
      <w:bookmarkStart w:id="12341" w:name="_Toc10199095"/>
      <w:bookmarkEnd w:id="12341"/>
    </w:p>
    <w:p w14:paraId="44BA04E1" w14:textId="32CB516F" w:rsidR="00564C22" w:rsidDel="00B33063" w:rsidRDefault="009B1AF1" w:rsidP="00564C22">
      <w:pPr>
        <w:pStyle w:val="berschrift4"/>
        <w:rPr>
          <w:del w:id="12342" w:author="Andreas Kuehne" w:date="2019-05-31T12:22:00Z"/>
        </w:rPr>
      </w:pPr>
      <w:del w:id="12343" w:author="Andreas Kuehne" w:date="2019-05-31T12:22:00Z">
        <w:r w:rsidDel="00B33063">
          <w:delText>OptionalInputs – XML Syntax</w:delText>
        </w:r>
        <w:bookmarkStart w:id="12344" w:name="_Toc10199096"/>
        <w:bookmarkEnd w:id="12344"/>
      </w:del>
    </w:p>
    <w:p w14:paraId="2F59F70B" w14:textId="2DCEE4E7" w:rsidR="00564C22" w:rsidRPr="5404FA76" w:rsidDel="00B33063" w:rsidRDefault="009B1AF1" w:rsidP="00564C22">
      <w:pPr>
        <w:rPr>
          <w:del w:id="12345" w:author="Andreas Kuehne" w:date="2019-05-31T12:22:00Z"/>
        </w:rPr>
      </w:pPr>
      <w:del w:id="12346"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w:delText>
        </w:r>
        <w:r w:rsidDel="00B33063">
          <w:delText xml:space="preserve"> </w:delText>
        </w:r>
        <w:r w:rsidRPr="005A6FFD" w:rsidDel="00B33063">
          <w:delText>component.</w:delText>
        </w:r>
        <w:bookmarkStart w:id="12347" w:name="_Toc10199097"/>
        <w:bookmarkEnd w:id="12347"/>
      </w:del>
    </w:p>
    <w:p w14:paraId="29672987" w14:textId="48DD22EE" w:rsidR="00564C22" w:rsidDel="00B33063" w:rsidRDefault="009B1AF1" w:rsidP="00564C22">
      <w:pPr>
        <w:rPr>
          <w:del w:id="12348" w:author="Andreas Kuehne" w:date="2019-05-31T12:22:00Z"/>
        </w:rPr>
      </w:pPr>
      <w:del w:id="1234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350" w:name="_Toc10199098"/>
        <w:bookmarkEnd w:id="12350"/>
      </w:del>
    </w:p>
    <w:p w14:paraId="75B0F349" w14:textId="0040BA3E" w:rsidR="00564C22" w:rsidDel="00B33063" w:rsidRDefault="009B1AF1" w:rsidP="00564C22">
      <w:pPr>
        <w:pStyle w:val="Code"/>
        <w:rPr>
          <w:del w:id="12351" w:author="Andreas Kuehne" w:date="2019-05-31T12:22:00Z"/>
        </w:rPr>
      </w:pPr>
      <w:del w:id="1235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OptionalInputsType</w:delText>
        </w:r>
        <w:r w:rsidDel="00B33063">
          <w:rPr>
            <w:color w:val="943634" w:themeColor="accent2" w:themeShade="BF"/>
          </w:rPr>
          <w:delText>"</w:delText>
        </w:r>
        <w:r w:rsidDel="00B33063">
          <w:rPr>
            <w:color w:val="31849B" w:themeColor="accent5" w:themeShade="BF"/>
          </w:rPr>
          <w:delText>&gt;</w:delText>
        </w:r>
        <w:bookmarkStart w:id="12353" w:name="_Toc10199099"/>
        <w:bookmarkEnd w:id="12353"/>
      </w:del>
    </w:p>
    <w:p w14:paraId="20723028" w14:textId="74D724B8" w:rsidR="00564C22" w:rsidDel="00B33063" w:rsidRDefault="009B1AF1" w:rsidP="00564C22">
      <w:pPr>
        <w:pStyle w:val="Code"/>
        <w:rPr>
          <w:del w:id="12354" w:author="Andreas Kuehne" w:date="2019-05-31T12:22:00Z"/>
        </w:rPr>
      </w:pPr>
      <w:del w:id="12355" w:author="Andreas Kuehne" w:date="2019-05-31T12:22:00Z">
        <w:r w:rsidDel="00B33063">
          <w:rPr>
            <w:color w:val="31849B" w:themeColor="accent5" w:themeShade="BF"/>
          </w:rPr>
          <w:delText xml:space="preserve">  &lt;xs:sequence&gt;</w:delText>
        </w:r>
        <w:bookmarkStart w:id="12356" w:name="_Toc10199100"/>
        <w:bookmarkEnd w:id="12356"/>
      </w:del>
    </w:p>
    <w:p w14:paraId="57AE3317" w14:textId="3E77F286" w:rsidR="00564C22" w:rsidDel="00B33063" w:rsidRDefault="009B1AF1" w:rsidP="00564C22">
      <w:pPr>
        <w:pStyle w:val="Code"/>
        <w:rPr>
          <w:del w:id="12357" w:author="Andreas Kuehne" w:date="2019-05-31T12:22:00Z"/>
        </w:rPr>
      </w:pPr>
      <w:del w:id="123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ServicePolicy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59" w:name="_Toc10199101"/>
        <w:bookmarkEnd w:id="12359"/>
      </w:del>
    </w:p>
    <w:p w14:paraId="50EADAE9" w14:textId="2E37C1DE" w:rsidR="00564C22" w:rsidDel="00B33063" w:rsidRDefault="009B1AF1" w:rsidP="00564C22">
      <w:pPr>
        <w:pStyle w:val="Code"/>
        <w:rPr>
          <w:del w:id="12360" w:author="Andreas Kuehne" w:date="2019-05-31T12:22:00Z"/>
        </w:rPr>
      </w:pPr>
      <w:del w:id="123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Language</w:delText>
        </w:r>
        <w:r w:rsidDel="00B33063">
          <w:rPr>
            <w:color w:val="943634" w:themeColor="accent2" w:themeShade="BF"/>
          </w:rPr>
          <w:delText>" type="</w:delText>
        </w:r>
        <w:r w:rsidDel="00B33063">
          <w:rPr>
            <w:color w:val="244061" w:themeColor="accent1" w:themeShade="80"/>
          </w:rPr>
          <w:delText>xs:language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62" w:name="_Toc10199102"/>
        <w:bookmarkEnd w:id="12362"/>
      </w:del>
    </w:p>
    <w:p w14:paraId="5CDD0984" w14:textId="036DAE63" w:rsidR="00564C22" w:rsidDel="00B33063" w:rsidRDefault="009B1AF1" w:rsidP="00564C22">
      <w:pPr>
        <w:pStyle w:val="Code"/>
        <w:rPr>
          <w:del w:id="12363" w:author="Andreas Kuehne" w:date="2019-05-31T12:22:00Z"/>
        </w:rPr>
      </w:pPr>
      <w:del w:id="1236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65" w:name="_Toc10199103"/>
        <w:bookmarkEnd w:id="12365"/>
      </w:del>
    </w:p>
    <w:p w14:paraId="26C2E3DF" w14:textId="0741A124" w:rsidR="00564C22" w:rsidDel="00B33063" w:rsidRDefault="009B1AF1" w:rsidP="00564C22">
      <w:pPr>
        <w:pStyle w:val="Code"/>
        <w:rPr>
          <w:del w:id="12366" w:author="Andreas Kuehne" w:date="2019-05-31T12:22:00Z"/>
        </w:rPr>
      </w:pPr>
      <w:del w:id="12367" w:author="Andreas Kuehne" w:date="2019-05-31T12:22:00Z">
        <w:r w:rsidDel="00B33063">
          <w:rPr>
            <w:color w:val="31849B" w:themeColor="accent5" w:themeShade="BF"/>
          </w:rPr>
          <w:delText xml:space="preserve">  &lt;/xs:sequence&gt;</w:delText>
        </w:r>
        <w:bookmarkStart w:id="12368" w:name="_Toc10199104"/>
        <w:bookmarkEnd w:id="12368"/>
      </w:del>
    </w:p>
    <w:p w14:paraId="1DACB077" w14:textId="64BD84DC" w:rsidR="00564C22" w:rsidDel="00B33063" w:rsidRDefault="009B1AF1" w:rsidP="00564C22">
      <w:pPr>
        <w:pStyle w:val="Code"/>
        <w:rPr>
          <w:del w:id="12369" w:author="Andreas Kuehne" w:date="2019-05-31T12:22:00Z"/>
        </w:rPr>
      </w:pPr>
      <w:del w:id="12370" w:author="Andreas Kuehne" w:date="2019-05-31T12:22:00Z">
        <w:r w:rsidDel="00B33063">
          <w:rPr>
            <w:color w:val="31849B" w:themeColor="accent5" w:themeShade="BF"/>
          </w:rPr>
          <w:delText>&lt;/xs:complexType&gt;</w:delText>
        </w:r>
        <w:bookmarkStart w:id="12371" w:name="_Toc10199105"/>
        <w:bookmarkEnd w:id="12371"/>
      </w:del>
    </w:p>
    <w:p w14:paraId="04FA7F87" w14:textId="0B18E070" w:rsidR="00564C22" w:rsidDel="00B33063" w:rsidRDefault="009B1AF1" w:rsidP="00564C22">
      <w:pPr>
        <w:spacing w:line="259" w:lineRule="auto"/>
        <w:rPr>
          <w:del w:id="12372" w:author="Andreas Kuehne" w:date="2019-05-31T12:22:00Z"/>
        </w:rPr>
      </w:pPr>
      <w:del w:id="1237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OptionalInputsType</w:delText>
        </w:r>
        <w:r w:rsidRPr="71C71F8C" w:rsidDel="00B33063">
          <w:delText xml:space="preserve"> </w:delText>
        </w:r>
        <w:r w:rsidDel="00B33063">
          <w:delText xml:space="preserve">XML element SHALL implement in XML syntax the sub-component that has a name equal to its local name. </w:delText>
        </w:r>
        <w:bookmarkStart w:id="12374" w:name="_Toc10199106"/>
        <w:bookmarkEnd w:id="12374"/>
      </w:del>
    </w:p>
    <w:p w14:paraId="18FB1DA9" w14:textId="0ABF95EC" w:rsidR="00564C22" w:rsidDel="00B33063" w:rsidRDefault="009B1AF1" w:rsidP="00564C22">
      <w:pPr>
        <w:pStyle w:val="berschrift3"/>
        <w:rPr>
          <w:del w:id="12375" w:author="Andreas Kuehne" w:date="2019-05-31T12:22:00Z"/>
        </w:rPr>
      </w:pPr>
      <w:bookmarkStart w:id="12376" w:name="_RefComp8DCB9802"/>
      <w:del w:id="12377" w:author="Andreas Kuehne" w:date="2019-05-31T12:22:00Z">
        <w:r w:rsidDel="00B33063">
          <w:delText>Component OptionalOutputs</w:delText>
        </w:r>
        <w:bookmarkStart w:id="12378" w:name="_Toc10199107"/>
        <w:bookmarkEnd w:id="12376"/>
        <w:bookmarkEnd w:id="12378"/>
      </w:del>
    </w:p>
    <w:p w14:paraId="74AD9809" w14:textId="72E739C6" w:rsidR="00564C22" w:rsidDel="00B33063" w:rsidRDefault="00564C22" w:rsidP="00564C22">
      <w:pPr>
        <w:rPr>
          <w:del w:id="12379" w:author="Andreas Kuehne" w:date="2019-05-31T12:22:00Z"/>
        </w:rPr>
      </w:pPr>
      <w:bookmarkStart w:id="12380" w:name="_Toc10199108"/>
      <w:bookmarkEnd w:id="12380"/>
    </w:p>
    <w:p w14:paraId="42AE8196" w14:textId="437E9E4E" w:rsidR="00564C22" w:rsidDel="00B33063" w:rsidRDefault="009B1AF1" w:rsidP="00564C22">
      <w:pPr>
        <w:rPr>
          <w:del w:id="12381" w:author="Andreas Kuehne" w:date="2019-05-31T12:22:00Z"/>
        </w:rPr>
      </w:pPr>
      <w:del w:id="12382" w:author="Andreas Kuehne" w:date="2019-05-31T12:22:00Z">
        <w:r w:rsidDel="00B33063">
          <w:delText>Below follows a list of the sub-components that constitute this component:</w:delText>
        </w:r>
        <w:bookmarkStart w:id="12383" w:name="_Toc10199109"/>
        <w:bookmarkEnd w:id="12383"/>
      </w:del>
    </w:p>
    <w:p w14:paraId="3BAE3C1F" w14:textId="4BE5EC29" w:rsidR="00564C22" w:rsidDel="00B33063" w:rsidRDefault="009B1AF1" w:rsidP="00564C22">
      <w:pPr>
        <w:pStyle w:val="Member"/>
        <w:rPr>
          <w:del w:id="12384" w:author="Andreas Kuehne" w:date="2019-05-31T12:22:00Z"/>
        </w:rPr>
      </w:pPr>
      <w:del w:id="12385" w:author="Andreas Kuehne" w:date="2019-05-31T12:22:00Z">
        <w:r w:rsidDel="00B33063">
          <w:delText xml:space="preserve">The OPTIONAL </w:delText>
        </w:r>
        <w:r w:rsidRPr="35C1378D" w:rsidDel="00B33063">
          <w:rPr>
            <w:rStyle w:val="Datatype"/>
          </w:rPr>
          <w:delText>AppliedPolicy</w:delText>
        </w:r>
        <w:r w:rsidDel="00B33063">
          <w:delText xml:space="preserve"> element, if present, MAY occur zero or more times containing a URI. </w:delText>
        </w:r>
        <w:r w:rsidRPr="003A06D0" w:rsidDel="00B33063">
          <w:delText>This element lists the set of DSS policies used by the server.</w:delText>
        </w:r>
        <w:bookmarkStart w:id="12386" w:name="_Toc10199110"/>
        <w:bookmarkEnd w:id="12386"/>
      </w:del>
    </w:p>
    <w:p w14:paraId="264548EE" w14:textId="751150D1" w:rsidR="00564C22" w:rsidDel="00B33063" w:rsidRDefault="009B1AF1" w:rsidP="00564C22">
      <w:pPr>
        <w:pStyle w:val="Member"/>
        <w:rPr>
          <w:del w:id="12387" w:author="Andreas Kuehne" w:date="2019-05-31T12:22:00Z"/>
        </w:rPr>
      </w:pPr>
      <w:del w:id="12388"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Other may contain arbitrary content that may be specified in a profile and can be used to extend the Protocol.</w:delText>
        </w:r>
        <w:bookmarkStart w:id="12389" w:name="_Toc10199111"/>
        <w:bookmarkEnd w:id="12389"/>
      </w:del>
    </w:p>
    <w:p w14:paraId="4B0B99DE" w14:textId="71F3B2AA" w:rsidR="00564C22" w:rsidDel="00B33063" w:rsidRDefault="009B1AF1" w:rsidP="00564C22">
      <w:pPr>
        <w:pStyle w:val="berschrift4"/>
        <w:rPr>
          <w:del w:id="12390" w:author="Andreas Kuehne" w:date="2019-05-31T12:22:00Z"/>
        </w:rPr>
      </w:pPr>
      <w:del w:id="12391" w:author="Andreas Kuehne" w:date="2019-05-31T12:22:00Z">
        <w:r w:rsidDel="00B33063">
          <w:delText>OptionalOutputs – JSON Syntax</w:delText>
        </w:r>
        <w:bookmarkStart w:id="12392" w:name="_Toc10199112"/>
        <w:bookmarkEnd w:id="12392"/>
      </w:del>
    </w:p>
    <w:p w14:paraId="171AB776" w14:textId="3B541463" w:rsidR="00564C22" w:rsidRPr="4593A2D4" w:rsidDel="00B33063" w:rsidRDefault="009B1AF1" w:rsidP="00564C22">
      <w:pPr>
        <w:rPr>
          <w:del w:id="12393" w:author="Andreas Kuehne" w:date="2019-05-31T12:22:00Z"/>
        </w:rPr>
      </w:pPr>
      <w:del w:id="12394"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w:delText>
        </w:r>
        <w:r w:rsidRPr="002062A5" w:rsidDel="00B33063">
          <w:rPr>
            <w:rFonts w:eastAsia="Arial" w:cs="Arial"/>
            <w:sz w:val="22"/>
            <w:szCs w:val="22"/>
          </w:rPr>
          <w:delText xml:space="preserve"> is used as a base type only, not as a JSON instance.</w:delText>
        </w:r>
        <w:bookmarkStart w:id="12395" w:name="_Toc10199113"/>
        <w:bookmarkEnd w:id="12395"/>
      </w:del>
    </w:p>
    <w:p w14:paraId="76FCED3A" w14:textId="239EDB01" w:rsidR="00564C22" w:rsidDel="00B33063" w:rsidRDefault="00564C22" w:rsidP="00564C22">
      <w:pPr>
        <w:rPr>
          <w:del w:id="12396" w:author="Andreas Kuehne" w:date="2019-05-31T12:22:00Z"/>
        </w:rPr>
      </w:pPr>
      <w:bookmarkStart w:id="12397" w:name="_Toc10199114"/>
      <w:bookmarkEnd w:id="12397"/>
    </w:p>
    <w:p w14:paraId="6025AF39" w14:textId="7F4825CE" w:rsidR="00564C22" w:rsidDel="00B33063" w:rsidRDefault="009B1AF1" w:rsidP="00564C22">
      <w:pPr>
        <w:pStyle w:val="berschrift4"/>
        <w:rPr>
          <w:del w:id="12398" w:author="Andreas Kuehne" w:date="2019-05-31T12:22:00Z"/>
        </w:rPr>
      </w:pPr>
      <w:del w:id="12399" w:author="Andreas Kuehne" w:date="2019-05-31T12:22:00Z">
        <w:r w:rsidDel="00B33063">
          <w:delText>OptionalOutputs – XML Syntax</w:delText>
        </w:r>
        <w:bookmarkStart w:id="12400" w:name="_Toc10199115"/>
        <w:bookmarkEnd w:id="12400"/>
      </w:del>
    </w:p>
    <w:p w14:paraId="20BFFFF1" w14:textId="7F52FBB2" w:rsidR="00564C22" w:rsidRPr="5404FA76" w:rsidDel="00B33063" w:rsidRDefault="009B1AF1" w:rsidP="00564C22">
      <w:pPr>
        <w:rPr>
          <w:del w:id="12401" w:author="Andreas Kuehne" w:date="2019-05-31T12:22:00Z"/>
        </w:rPr>
      </w:pPr>
      <w:del w:id="12402"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w:delText>
        </w:r>
        <w:r w:rsidDel="00B33063">
          <w:delText xml:space="preserve"> </w:delText>
        </w:r>
        <w:r w:rsidRPr="005A6FFD" w:rsidDel="00B33063">
          <w:delText>component.</w:delText>
        </w:r>
        <w:bookmarkStart w:id="12403" w:name="_Toc10199116"/>
        <w:bookmarkEnd w:id="12403"/>
      </w:del>
    </w:p>
    <w:p w14:paraId="00CA790D" w14:textId="5D53F0C8" w:rsidR="00564C22" w:rsidDel="00B33063" w:rsidRDefault="009B1AF1" w:rsidP="00564C22">
      <w:pPr>
        <w:rPr>
          <w:del w:id="12404" w:author="Andreas Kuehne" w:date="2019-05-31T12:22:00Z"/>
        </w:rPr>
      </w:pPr>
      <w:del w:id="1240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406" w:name="_Toc10199117"/>
        <w:bookmarkEnd w:id="12406"/>
      </w:del>
    </w:p>
    <w:p w14:paraId="7292998C" w14:textId="0B08E791" w:rsidR="00564C22" w:rsidDel="00B33063" w:rsidRDefault="009B1AF1" w:rsidP="00564C22">
      <w:pPr>
        <w:pStyle w:val="Code"/>
        <w:rPr>
          <w:del w:id="12407" w:author="Andreas Kuehne" w:date="2019-05-31T12:22:00Z"/>
        </w:rPr>
      </w:pPr>
      <w:del w:id="1240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OptionalOutputsType</w:delText>
        </w:r>
        <w:r w:rsidDel="00B33063">
          <w:rPr>
            <w:color w:val="943634" w:themeColor="accent2" w:themeShade="BF"/>
          </w:rPr>
          <w:delText>"</w:delText>
        </w:r>
        <w:r w:rsidDel="00B33063">
          <w:rPr>
            <w:color w:val="31849B" w:themeColor="accent5" w:themeShade="BF"/>
          </w:rPr>
          <w:delText>&gt;</w:delText>
        </w:r>
        <w:bookmarkStart w:id="12409" w:name="_Toc10199118"/>
        <w:bookmarkEnd w:id="12409"/>
      </w:del>
    </w:p>
    <w:p w14:paraId="7D19880B" w14:textId="2A230B50" w:rsidR="00564C22" w:rsidDel="00B33063" w:rsidRDefault="009B1AF1" w:rsidP="00564C22">
      <w:pPr>
        <w:pStyle w:val="Code"/>
        <w:rPr>
          <w:del w:id="12410" w:author="Andreas Kuehne" w:date="2019-05-31T12:22:00Z"/>
        </w:rPr>
      </w:pPr>
      <w:del w:id="12411" w:author="Andreas Kuehne" w:date="2019-05-31T12:22:00Z">
        <w:r w:rsidDel="00B33063">
          <w:rPr>
            <w:color w:val="31849B" w:themeColor="accent5" w:themeShade="BF"/>
          </w:rPr>
          <w:delText xml:space="preserve">  &lt;xs:sequence&gt;</w:delText>
        </w:r>
        <w:bookmarkStart w:id="12412" w:name="_Toc10199119"/>
        <w:bookmarkEnd w:id="12412"/>
      </w:del>
    </w:p>
    <w:p w14:paraId="578500DC" w14:textId="085D4E92" w:rsidR="00564C22" w:rsidDel="00B33063" w:rsidRDefault="009B1AF1" w:rsidP="00564C22">
      <w:pPr>
        <w:pStyle w:val="Code"/>
        <w:rPr>
          <w:del w:id="12413" w:author="Andreas Kuehne" w:date="2019-05-31T12:22:00Z"/>
        </w:rPr>
      </w:pPr>
      <w:del w:id="1241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415" w:name="_Toc10199120"/>
        <w:bookmarkEnd w:id="12415"/>
      </w:del>
    </w:p>
    <w:p w14:paraId="247EE34C" w14:textId="4F4ECCF3" w:rsidR="00564C22" w:rsidDel="00B33063" w:rsidRDefault="009B1AF1" w:rsidP="00564C22">
      <w:pPr>
        <w:pStyle w:val="Code"/>
        <w:rPr>
          <w:del w:id="12416" w:author="Andreas Kuehne" w:date="2019-05-31T12:22:00Z"/>
        </w:rPr>
      </w:pPr>
      <w:del w:id="124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418" w:name="_Toc10199121"/>
        <w:bookmarkEnd w:id="12418"/>
      </w:del>
    </w:p>
    <w:p w14:paraId="32E29940" w14:textId="740753DB" w:rsidR="00564C22" w:rsidDel="00B33063" w:rsidRDefault="009B1AF1" w:rsidP="00564C22">
      <w:pPr>
        <w:pStyle w:val="Code"/>
        <w:rPr>
          <w:del w:id="12419" w:author="Andreas Kuehne" w:date="2019-05-31T12:22:00Z"/>
        </w:rPr>
      </w:pPr>
      <w:del w:id="12420" w:author="Andreas Kuehne" w:date="2019-05-31T12:22:00Z">
        <w:r w:rsidDel="00B33063">
          <w:rPr>
            <w:color w:val="31849B" w:themeColor="accent5" w:themeShade="BF"/>
          </w:rPr>
          <w:delText xml:space="preserve">  &lt;/xs:sequence&gt;</w:delText>
        </w:r>
        <w:bookmarkStart w:id="12421" w:name="_Toc10199122"/>
        <w:bookmarkEnd w:id="12421"/>
      </w:del>
    </w:p>
    <w:p w14:paraId="3A1E0065" w14:textId="37AB1947" w:rsidR="00564C22" w:rsidDel="00B33063" w:rsidRDefault="009B1AF1" w:rsidP="00564C22">
      <w:pPr>
        <w:pStyle w:val="Code"/>
        <w:rPr>
          <w:del w:id="12422" w:author="Andreas Kuehne" w:date="2019-05-31T12:22:00Z"/>
        </w:rPr>
      </w:pPr>
      <w:del w:id="12423" w:author="Andreas Kuehne" w:date="2019-05-31T12:22:00Z">
        <w:r w:rsidDel="00B33063">
          <w:rPr>
            <w:color w:val="31849B" w:themeColor="accent5" w:themeShade="BF"/>
          </w:rPr>
          <w:delText>&lt;/xs:complexType&gt;</w:delText>
        </w:r>
        <w:bookmarkStart w:id="12424" w:name="_Toc10199123"/>
        <w:bookmarkEnd w:id="12424"/>
      </w:del>
    </w:p>
    <w:p w14:paraId="2C01FBDC" w14:textId="6E0E2504" w:rsidR="00564C22" w:rsidDel="00B33063" w:rsidRDefault="009B1AF1" w:rsidP="00564C22">
      <w:pPr>
        <w:spacing w:line="259" w:lineRule="auto"/>
        <w:rPr>
          <w:del w:id="12425" w:author="Andreas Kuehne" w:date="2019-05-31T12:22:00Z"/>
        </w:rPr>
      </w:pPr>
      <w:del w:id="124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OptionalOutputsType</w:delText>
        </w:r>
        <w:r w:rsidRPr="71C71F8C" w:rsidDel="00B33063">
          <w:delText xml:space="preserve"> </w:delText>
        </w:r>
        <w:r w:rsidDel="00B33063">
          <w:delText xml:space="preserve">XML element SHALL implement in XML syntax the sub-component that has a name equal to its local name. </w:delText>
        </w:r>
        <w:bookmarkStart w:id="12427" w:name="_Toc10199124"/>
        <w:bookmarkEnd w:id="12427"/>
      </w:del>
    </w:p>
    <w:p w14:paraId="6327E03D" w14:textId="69A2FBEA" w:rsidR="00564C22" w:rsidDel="00B33063" w:rsidRDefault="009B1AF1" w:rsidP="00564C22">
      <w:pPr>
        <w:pStyle w:val="berschrift3"/>
        <w:rPr>
          <w:del w:id="12428" w:author="Andreas Kuehne" w:date="2019-05-31T12:22:00Z"/>
        </w:rPr>
      </w:pPr>
      <w:bookmarkStart w:id="12429" w:name="_RefComp82EE85A6"/>
      <w:del w:id="12430" w:author="Andreas Kuehne" w:date="2019-05-31T12:22:00Z">
        <w:r w:rsidDel="00B33063">
          <w:delText>Component RequestBase</w:delText>
        </w:r>
        <w:bookmarkStart w:id="12431" w:name="_Toc10199125"/>
        <w:bookmarkEnd w:id="12429"/>
        <w:bookmarkEnd w:id="12431"/>
      </w:del>
    </w:p>
    <w:p w14:paraId="0BD282A5" w14:textId="6B33DE12" w:rsidR="00564C22" w:rsidDel="00B33063" w:rsidRDefault="001725A5" w:rsidP="00564C22">
      <w:pPr>
        <w:rPr>
          <w:del w:id="12432" w:author="Andreas Kuehne" w:date="2019-05-31T12:22:00Z"/>
        </w:rPr>
      </w:pPr>
      <w:del w:id="12433" w:author="Andreas Kuehne" w:date="2019-05-31T12:22:00Z">
        <w:r w:rsidRPr="003A06D0" w:rsidDel="00B33063">
          <w:delText xml:space="preserve">The </w:delText>
        </w:r>
        <w:r w:rsidRPr="003A06D0" w:rsidDel="00B33063">
          <w:rPr>
            <w:rFonts w:ascii="Courier New" w:eastAsia="Courier New" w:hAnsi="Courier New" w:cs="Courier New"/>
            <w:lang w:val="en-GB"/>
          </w:rPr>
          <w:delText>RequestBase</w:delText>
        </w:r>
        <w:r w:rsidRPr="003A06D0" w:rsidDel="00B33063">
          <w:delText xml:space="preserve"> component is the base structure for request elements defined by the core protocol or profiles.</w:delText>
        </w:r>
        <w:bookmarkStart w:id="12434" w:name="_Toc10199126"/>
        <w:bookmarkEnd w:id="12434"/>
      </w:del>
    </w:p>
    <w:p w14:paraId="25EA986F" w14:textId="2DF92E58" w:rsidR="00564C22" w:rsidDel="00B33063" w:rsidRDefault="009B1AF1" w:rsidP="00564C22">
      <w:pPr>
        <w:rPr>
          <w:del w:id="12435" w:author="Andreas Kuehne" w:date="2019-05-31T12:22:00Z"/>
        </w:rPr>
      </w:pPr>
      <w:del w:id="12436" w:author="Andreas Kuehne" w:date="2019-05-31T12:22:00Z">
        <w:r w:rsidDel="00B33063">
          <w:delText>Below follows a list of the sub-components that constitute this component:</w:delText>
        </w:r>
        <w:bookmarkStart w:id="12437" w:name="_Toc10199127"/>
        <w:bookmarkEnd w:id="12437"/>
      </w:del>
    </w:p>
    <w:p w14:paraId="33E69F69" w14:textId="132C36B0" w:rsidR="00564C22" w:rsidDel="00B33063" w:rsidRDefault="009B1AF1" w:rsidP="00564C22">
      <w:pPr>
        <w:pStyle w:val="Member"/>
        <w:rPr>
          <w:del w:id="12438" w:author="Andreas Kuehne" w:date="2019-05-31T12:22:00Z"/>
        </w:rPr>
      </w:pPr>
      <w:del w:id="12439" w:author="Andreas Kuehne" w:date="2019-05-31T12:22:00Z">
        <w:r w:rsidDel="00B33063">
          <w:delText xml:space="preserve">The OPTIONAL </w:delText>
        </w:r>
        <w:r w:rsidRPr="35C1378D" w:rsidDel="00B33063">
          <w:rPr>
            <w:rStyle w:val="Datatype"/>
          </w:rPr>
          <w:delText>Profile</w:delText>
        </w:r>
        <w:r w:rsidDel="00B33063">
          <w:delText xml:space="preserve"> element, if present, MAY occur zero or more times containing a URI. </w:delText>
        </w:r>
        <w:r w:rsidRPr="003A06D0" w:rsidDel="00B33063">
          <w:delText>This element indicates a set of DSS profiles. It is used by the client to select profiles the server supports.</w:delText>
        </w:r>
        <w:bookmarkStart w:id="12440" w:name="_Toc10199128"/>
        <w:bookmarkEnd w:id="12440"/>
      </w:del>
    </w:p>
    <w:p w14:paraId="317E44C1" w14:textId="67645B42" w:rsidR="00564C22" w:rsidDel="00B33063" w:rsidRDefault="009B1AF1" w:rsidP="00564C22">
      <w:pPr>
        <w:pStyle w:val="Member"/>
        <w:rPr>
          <w:del w:id="12441" w:author="Andreas Kuehne" w:date="2019-05-31T12:22:00Z"/>
        </w:rPr>
      </w:pPr>
      <w:del w:id="12442"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requests with responses. When present in a request, the server MUST return it in the response.</w:delText>
        </w:r>
        <w:bookmarkStart w:id="12443" w:name="_Toc10199129"/>
        <w:bookmarkEnd w:id="12443"/>
      </w:del>
    </w:p>
    <w:p w14:paraId="54207023" w14:textId="00E3CCA6" w:rsidR="00564C22" w:rsidDel="00B33063" w:rsidRDefault="009B1AF1" w:rsidP="00564C22">
      <w:pPr>
        <w:pStyle w:val="berschrift4"/>
        <w:rPr>
          <w:del w:id="12444" w:author="Andreas Kuehne" w:date="2019-05-31T12:22:00Z"/>
        </w:rPr>
      </w:pPr>
      <w:del w:id="12445" w:author="Andreas Kuehne" w:date="2019-05-31T12:22:00Z">
        <w:r w:rsidDel="00B33063">
          <w:delText>RequestBase – JSON Syntax</w:delText>
        </w:r>
        <w:bookmarkStart w:id="12446" w:name="_Toc10199130"/>
        <w:bookmarkEnd w:id="12446"/>
      </w:del>
    </w:p>
    <w:p w14:paraId="7B7AC840" w14:textId="3E2FDEC9" w:rsidR="00564C22" w:rsidRPr="4593A2D4" w:rsidDel="00B33063" w:rsidRDefault="009B1AF1" w:rsidP="00564C22">
      <w:pPr>
        <w:rPr>
          <w:del w:id="12447" w:author="Andreas Kuehne" w:date="2019-05-31T12:22:00Z"/>
        </w:rPr>
      </w:pPr>
      <w:del w:id="1244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RequestBase</w:delText>
        </w:r>
        <w:r w:rsidRPr="002062A5" w:rsidDel="00B33063">
          <w:rPr>
            <w:rFonts w:eastAsia="Arial" w:cs="Arial"/>
            <w:sz w:val="22"/>
            <w:szCs w:val="22"/>
          </w:rPr>
          <w:delText xml:space="preserve"> is abstract and therefore has no JSON definition.</w:delText>
        </w:r>
        <w:bookmarkStart w:id="12449" w:name="_Toc10199131"/>
        <w:bookmarkEnd w:id="12449"/>
      </w:del>
    </w:p>
    <w:p w14:paraId="306141C7" w14:textId="4D828C47" w:rsidR="00564C22" w:rsidDel="00B33063" w:rsidRDefault="00564C22" w:rsidP="00564C22">
      <w:pPr>
        <w:rPr>
          <w:del w:id="12450" w:author="Andreas Kuehne" w:date="2019-05-31T12:22:00Z"/>
        </w:rPr>
      </w:pPr>
      <w:bookmarkStart w:id="12451" w:name="_Toc10199132"/>
      <w:bookmarkEnd w:id="12451"/>
    </w:p>
    <w:p w14:paraId="1E2532F5" w14:textId="1E991EBA" w:rsidR="00564C22" w:rsidDel="00B33063" w:rsidRDefault="009B1AF1" w:rsidP="00564C22">
      <w:pPr>
        <w:pStyle w:val="berschrift4"/>
        <w:rPr>
          <w:del w:id="12452" w:author="Andreas Kuehne" w:date="2019-05-31T12:22:00Z"/>
        </w:rPr>
      </w:pPr>
      <w:del w:id="12453" w:author="Andreas Kuehne" w:date="2019-05-31T12:22:00Z">
        <w:r w:rsidDel="00B33063">
          <w:delText>RequestBase – XML Syntax</w:delText>
        </w:r>
        <w:bookmarkStart w:id="12454" w:name="_Toc10199133"/>
        <w:bookmarkEnd w:id="12454"/>
      </w:del>
    </w:p>
    <w:p w14:paraId="1420954F" w14:textId="56B15782" w:rsidR="00564C22" w:rsidRPr="5404FA76" w:rsidDel="00B33063" w:rsidRDefault="009B1AF1" w:rsidP="00564C22">
      <w:pPr>
        <w:rPr>
          <w:del w:id="12455" w:author="Andreas Kuehne" w:date="2019-05-31T12:22:00Z"/>
        </w:rPr>
      </w:pPr>
      <w:del w:id="12456" w:author="Andreas Kuehne" w:date="2019-05-31T12:22:00Z">
        <w:r w:rsidRPr="0CCF9147" w:rsidDel="00B33063">
          <w:delText xml:space="preserve">The XML type </w:delText>
        </w:r>
        <w:r w:rsidRPr="002062A5" w:rsidDel="00B33063">
          <w:rPr>
            <w:rFonts w:ascii="Courier New" w:eastAsia="Courier New" w:hAnsi="Courier New" w:cs="Courier New"/>
          </w:rPr>
          <w:delText>RequestBaseType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RequestBase</w:delText>
        </w:r>
        <w:r w:rsidDel="00B33063">
          <w:delText xml:space="preserve"> </w:delText>
        </w:r>
        <w:r w:rsidRPr="005A6FFD" w:rsidDel="00B33063">
          <w:delText>component.</w:delText>
        </w:r>
        <w:bookmarkStart w:id="12457" w:name="_Toc10199134"/>
        <w:bookmarkEnd w:id="12457"/>
      </w:del>
    </w:p>
    <w:p w14:paraId="410CA2EF" w14:textId="7B6FA630" w:rsidR="00564C22" w:rsidDel="00B33063" w:rsidRDefault="009B1AF1" w:rsidP="00564C22">
      <w:pPr>
        <w:rPr>
          <w:del w:id="12458" w:author="Andreas Kuehne" w:date="2019-05-31T12:22:00Z"/>
        </w:rPr>
      </w:pPr>
      <w:del w:id="124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460" w:name="_Toc10199135"/>
        <w:bookmarkEnd w:id="12460"/>
      </w:del>
    </w:p>
    <w:p w14:paraId="1CD37D3F" w14:textId="414ACE51" w:rsidR="00564C22" w:rsidDel="00B33063" w:rsidRDefault="009B1AF1" w:rsidP="00564C22">
      <w:pPr>
        <w:pStyle w:val="Code"/>
        <w:rPr>
          <w:del w:id="12461" w:author="Andreas Kuehne" w:date="2019-05-31T12:22:00Z"/>
        </w:rPr>
      </w:pPr>
      <w:del w:id="1246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RequestBaseType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2463" w:name="_Toc10199136"/>
        <w:bookmarkEnd w:id="12463"/>
      </w:del>
    </w:p>
    <w:p w14:paraId="7878AC3B" w14:textId="573498C3" w:rsidR="00564C22" w:rsidDel="00B33063" w:rsidRDefault="009B1AF1" w:rsidP="00564C22">
      <w:pPr>
        <w:pStyle w:val="Code"/>
        <w:rPr>
          <w:del w:id="12464" w:author="Andreas Kuehne" w:date="2019-05-31T12:22:00Z"/>
        </w:rPr>
      </w:pPr>
      <w:del w:id="12465" w:author="Andreas Kuehne" w:date="2019-05-31T12:22:00Z">
        <w:r w:rsidDel="00B33063">
          <w:rPr>
            <w:color w:val="31849B" w:themeColor="accent5" w:themeShade="BF"/>
          </w:rPr>
          <w:delText xml:space="preserve">  &lt;xs:sequence&gt;</w:delText>
        </w:r>
        <w:bookmarkStart w:id="12466" w:name="_Toc10199137"/>
        <w:bookmarkEnd w:id="12466"/>
      </w:del>
    </w:p>
    <w:p w14:paraId="4874452D" w14:textId="5B12DA74" w:rsidR="00564C22" w:rsidDel="00B33063" w:rsidRDefault="009B1AF1" w:rsidP="00564C22">
      <w:pPr>
        <w:pStyle w:val="Code"/>
        <w:rPr>
          <w:del w:id="12467" w:author="Andreas Kuehne" w:date="2019-05-31T12:22:00Z"/>
        </w:rPr>
      </w:pPr>
      <w:del w:id="124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469" w:name="_Toc10199138"/>
        <w:bookmarkEnd w:id="12469"/>
      </w:del>
    </w:p>
    <w:p w14:paraId="2F8E9EFF" w14:textId="06C2CFEF" w:rsidR="00564C22" w:rsidDel="00B33063" w:rsidRDefault="009B1AF1" w:rsidP="00564C22">
      <w:pPr>
        <w:pStyle w:val="Code"/>
        <w:rPr>
          <w:del w:id="12470" w:author="Andreas Kuehne" w:date="2019-05-31T12:22:00Z"/>
        </w:rPr>
      </w:pPr>
      <w:del w:id="12471" w:author="Andreas Kuehne" w:date="2019-05-31T12:22:00Z">
        <w:r w:rsidDel="00B33063">
          <w:rPr>
            <w:color w:val="31849B" w:themeColor="accent5" w:themeShade="BF"/>
          </w:rPr>
          <w:delText xml:space="preserve">  &lt;/xs:sequence&gt;</w:delText>
        </w:r>
        <w:bookmarkStart w:id="12472" w:name="_Toc10199139"/>
        <w:bookmarkEnd w:id="12472"/>
      </w:del>
    </w:p>
    <w:p w14:paraId="0D7679B3" w14:textId="6A8E7626" w:rsidR="00564C22" w:rsidDel="00B33063" w:rsidRDefault="009B1AF1" w:rsidP="00564C22">
      <w:pPr>
        <w:pStyle w:val="Code"/>
        <w:rPr>
          <w:del w:id="12473" w:author="Andreas Kuehne" w:date="2019-05-31T12:22:00Z"/>
        </w:rPr>
      </w:pPr>
      <w:del w:id="1247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475" w:name="_Toc10199140"/>
        <w:bookmarkEnd w:id="12475"/>
      </w:del>
    </w:p>
    <w:p w14:paraId="1527926F" w14:textId="17C693B4" w:rsidR="00564C22" w:rsidDel="00B33063" w:rsidRDefault="009B1AF1" w:rsidP="00564C22">
      <w:pPr>
        <w:pStyle w:val="Code"/>
        <w:rPr>
          <w:del w:id="12476" w:author="Andreas Kuehne" w:date="2019-05-31T12:22:00Z"/>
        </w:rPr>
      </w:pPr>
      <w:del w:id="12477" w:author="Andreas Kuehne" w:date="2019-05-31T12:22:00Z">
        <w:r w:rsidDel="00B33063">
          <w:rPr>
            <w:color w:val="31849B" w:themeColor="accent5" w:themeShade="BF"/>
          </w:rPr>
          <w:delText>&lt;/xs:complexType&gt;</w:delText>
        </w:r>
        <w:bookmarkStart w:id="12478" w:name="_Toc10199141"/>
        <w:bookmarkEnd w:id="12478"/>
      </w:del>
    </w:p>
    <w:p w14:paraId="2A296DF7" w14:textId="2A732CA1" w:rsidR="00564C22" w:rsidDel="00B33063" w:rsidRDefault="009B1AF1" w:rsidP="00564C22">
      <w:pPr>
        <w:spacing w:line="259" w:lineRule="auto"/>
        <w:rPr>
          <w:del w:id="12479" w:author="Andreas Kuehne" w:date="2019-05-31T12:22:00Z"/>
        </w:rPr>
      </w:pPr>
      <w:del w:id="1248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RequestBaseType</w:delText>
        </w:r>
        <w:r w:rsidRPr="71C71F8C" w:rsidDel="00B33063">
          <w:delText xml:space="preserve"> </w:delText>
        </w:r>
        <w:r w:rsidDel="00B33063">
          <w:delText xml:space="preserve">XML element SHALL implement in XML syntax the sub-component that has a name equal to its local name. </w:delText>
        </w:r>
        <w:bookmarkStart w:id="12481" w:name="_Toc10199142"/>
        <w:bookmarkEnd w:id="12481"/>
      </w:del>
    </w:p>
    <w:p w14:paraId="126C54B4" w14:textId="24D2C316" w:rsidR="00564C22" w:rsidDel="00B33063" w:rsidRDefault="009B1AF1" w:rsidP="00564C22">
      <w:pPr>
        <w:pStyle w:val="berschrift3"/>
        <w:rPr>
          <w:del w:id="12482" w:author="Andreas Kuehne" w:date="2019-05-31T12:22:00Z"/>
        </w:rPr>
      </w:pPr>
      <w:bookmarkStart w:id="12483" w:name="_RefComp131BCFE5"/>
      <w:del w:id="12484" w:author="Andreas Kuehne" w:date="2019-05-31T12:22:00Z">
        <w:r w:rsidDel="00B33063">
          <w:delText>Component ResponseBase</w:delText>
        </w:r>
        <w:bookmarkStart w:id="12485" w:name="_Toc10199143"/>
        <w:bookmarkEnd w:id="12483"/>
        <w:bookmarkEnd w:id="12485"/>
      </w:del>
    </w:p>
    <w:p w14:paraId="60FA4B2A" w14:textId="7E1AF685" w:rsidR="00564C22" w:rsidDel="00B33063" w:rsidRDefault="001725A5" w:rsidP="00564C22">
      <w:pPr>
        <w:rPr>
          <w:del w:id="12486" w:author="Andreas Kuehne" w:date="2019-05-31T12:22:00Z"/>
        </w:rPr>
      </w:pPr>
      <w:del w:id="12487" w:author="Andreas Kuehne" w:date="2019-05-31T12:22:00Z">
        <w:r w:rsidRPr="003A06D0" w:rsidDel="00B33063">
          <w:delText xml:space="preserve">The </w:delText>
        </w:r>
        <w:r w:rsidRPr="003A06D0" w:rsidDel="00B33063">
          <w:rPr>
            <w:rFonts w:ascii="Courier New" w:eastAsia="Courier New" w:hAnsi="Courier New" w:cs="Courier New"/>
            <w:lang w:val="en-GB"/>
          </w:rPr>
          <w:delText>ResponseBase</w:delText>
        </w:r>
        <w:r w:rsidRPr="003A06D0" w:rsidDel="00B33063">
          <w:delText xml:space="preserve"> component is the base structure for response elements defined by the core protocol or profiles.</w:delText>
        </w:r>
        <w:bookmarkStart w:id="12488" w:name="_Toc10199144"/>
        <w:bookmarkEnd w:id="12488"/>
      </w:del>
    </w:p>
    <w:p w14:paraId="7D2278EC" w14:textId="503F8486" w:rsidR="00564C22" w:rsidDel="00B33063" w:rsidRDefault="009B1AF1" w:rsidP="00564C22">
      <w:pPr>
        <w:rPr>
          <w:del w:id="12489" w:author="Andreas Kuehne" w:date="2019-05-31T12:22:00Z"/>
        </w:rPr>
      </w:pPr>
      <w:del w:id="12490" w:author="Andreas Kuehne" w:date="2019-05-31T12:22:00Z">
        <w:r w:rsidDel="00B33063">
          <w:delText>Below follows a list of the sub-components that constitute this component:</w:delText>
        </w:r>
        <w:bookmarkStart w:id="12491" w:name="_Toc10199145"/>
        <w:bookmarkEnd w:id="12491"/>
      </w:del>
    </w:p>
    <w:p w14:paraId="2E8600CD" w14:textId="1CB7BE14" w:rsidR="00564C22" w:rsidDel="00B33063" w:rsidRDefault="009B1AF1" w:rsidP="00564C22">
      <w:pPr>
        <w:pStyle w:val="Member"/>
        <w:rPr>
          <w:del w:id="12492" w:author="Andreas Kuehne" w:date="2019-05-31T12:22:00Z"/>
        </w:rPr>
      </w:pPr>
      <w:del w:id="12493" w:author="Andreas Kuehne" w:date="2019-05-31T12:22:00Z">
        <w:r w:rsidDel="00B33063">
          <w:delText xml:space="preserve">The </w:delText>
        </w:r>
        <w:r w:rsidRPr="35C1378D" w:rsidDel="00B33063">
          <w:rPr>
            <w:rStyle w:val="Datatype"/>
          </w:rPr>
          <w:delText>Result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_RefComp9481086E \r \h </w:delInstrText>
        </w:r>
        <w:r w:rsidDel="00B33063">
          <w:fldChar w:fldCharType="separate"/>
        </w:r>
        <w:r w:rsidDel="00B33063">
          <w:rPr>
            <w:rStyle w:val="Datatype"/>
            <w:rFonts w:eastAsia="Courier New" w:cs="Courier New"/>
          </w:rPr>
          <w:delText>Result</w:delText>
        </w:r>
        <w:r w:rsidDel="00B33063">
          <w:fldChar w:fldCharType="end"/>
        </w:r>
        <w:r w:rsidDel="00B33063">
          <w:delText xml:space="preserve">. </w:delText>
        </w:r>
        <w:r w:rsidR="0087606C" w:rsidDel="00B33063">
          <w:delText>This</w:delText>
        </w:r>
        <w:r w:rsidRPr="003A06D0" w:rsidDel="00B33063">
          <w:delText xml:space="preserve"> element repre</w:delText>
        </w:r>
        <w:r w:rsidR="009A4727" w:rsidDel="00B33063">
          <w:delText>sents the status of the request</w:delText>
        </w:r>
        <w:r w:rsidRPr="003A06D0" w:rsidDel="00B33063">
          <w:delText>.</w:delText>
        </w:r>
        <w:bookmarkStart w:id="12494" w:name="_Toc10199146"/>
        <w:bookmarkEnd w:id="12494"/>
      </w:del>
    </w:p>
    <w:p w14:paraId="65D9971B" w14:textId="6B6083BC" w:rsidR="00564C22" w:rsidDel="00B33063" w:rsidRDefault="009B1AF1" w:rsidP="00564C22">
      <w:pPr>
        <w:pStyle w:val="Member"/>
        <w:rPr>
          <w:del w:id="12495" w:author="Andreas Kuehne" w:date="2019-05-31T12:22:00Z"/>
        </w:rPr>
      </w:pPr>
      <w:del w:id="12496" w:author="Andreas Kuehne" w:date="2019-05-31T12:22:00Z">
        <w:r w:rsidDel="00B33063">
          <w:delText xml:space="preserve">The OPTIONAL </w:delText>
        </w:r>
        <w:r w:rsidRPr="35C1378D" w:rsidDel="00B33063">
          <w:rPr>
            <w:rStyle w:val="Datatype"/>
          </w:rPr>
          <w:delText>AppliedProfile</w:delText>
        </w:r>
        <w:r w:rsidDel="00B33063">
          <w:delText xml:space="preserve"> element, if present, MAY occur zero or more times containing a URI. </w:delText>
        </w:r>
        <w:r w:rsidRPr="003A06D0" w:rsidDel="00B33063">
          <w:delText>This element lists the set of DSS profile applied by the server. This set MAY include the set of profiles requested by the client. But the server MAY use more comprehensive set of profiles and add additional profiles not requested by the client.</w:delText>
        </w:r>
        <w:bookmarkStart w:id="12497" w:name="_Toc10199147"/>
        <w:bookmarkEnd w:id="12497"/>
      </w:del>
    </w:p>
    <w:p w14:paraId="6786D075" w14:textId="7558E509" w:rsidR="00564C22" w:rsidDel="00B33063" w:rsidRDefault="009B1AF1" w:rsidP="00564C22">
      <w:pPr>
        <w:pStyle w:val="Member"/>
        <w:rPr>
          <w:del w:id="12498" w:author="Andreas Kuehne" w:date="2019-05-31T12:22:00Z"/>
        </w:rPr>
      </w:pPr>
      <w:del w:id="12499"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this response with its request.</w:delText>
        </w:r>
        <w:bookmarkStart w:id="12500" w:name="_Toc10199148"/>
        <w:bookmarkEnd w:id="12500"/>
      </w:del>
    </w:p>
    <w:p w14:paraId="39F7F6B1" w14:textId="28141F86" w:rsidR="00564C22" w:rsidDel="00B33063" w:rsidRDefault="009B1AF1" w:rsidP="00564C22">
      <w:pPr>
        <w:pStyle w:val="Member"/>
        <w:rPr>
          <w:del w:id="12501" w:author="Andreas Kuehne" w:date="2019-05-31T12:22:00Z"/>
        </w:rPr>
      </w:pPr>
      <w:del w:id="12502" w:author="Andreas Kuehne" w:date="2019-05-31T12:22:00Z">
        <w:r w:rsidDel="00B33063">
          <w:delText xml:space="preserve">The OPTIONAL </w:delText>
        </w:r>
        <w:r w:rsidRPr="35C1378D" w:rsidDel="00B33063">
          <w:rPr>
            <w:rStyle w:val="Datatype"/>
          </w:rPr>
          <w:delText>ResponseID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ResponseID</w:delText>
        </w:r>
        <w:r w:rsidRPr="003A06D0" w:rsidDel="00B33063">
          <w:delText xml:space="preserve"> element</w:delText>
        </w:r>
        <w:r w:rsidR="009442F2" w:rsidRPr="003A06D0" w:rsidDel="00B33063">
          <w:delText xml:space="preserve"> is </w:delText>
        </w:r>
        <w:r w:rsidR="00602B81" w:rsidRPr="003A06D0" w:rsidDel="00B33063">
          <w:delText>intended</w:delText>
        </w:r>
        <w:r w:rsidR="009442F2" w:rsidRPr="003A06D0" w:rsidDel="00B33063">
          <w:delText xml:space="preserve"> to correlate asynchronous calls</w:delText>
        </w:r>
        <w:r w:rsidR="00854241" w:rsidRPr="003A06D0" w:rsidDel="00B33063">
          <w:delText xml:space="preserve"> (see section </w:delText>
        </w:r>
        <w:r w:rsidR="00854241" w:rsidRPr="003A06D0" w:rsidDel="00B33063">
          <w:fldChar w:fldCharType="begin"/>
        </w:r>
        <w:r w:rsidR="00854241" w:rsidRPr="003A06D0" w:rsidDel="00B33063">
          <w:delInstrText xml:space="preserve"> REF _Ref534888702 \r \h </w:delInstrText>
        </w:r>
        <w:r w:rsidR="00854241" w:rsidRPr="003A06D0" w:rsidDel="00B33063">
          <w:fldChar w:fldCharType="separate"/>
        </w:r>
        <w:r w:rsidR="00854241" w:rsidRPr="003A06D0" w:rsidDel="00B33063">
          <w:delText>7</w:delText>
        </w:r>
        <w:r w:rsidR="00854241" w:rsidRPr="003A06D0" w:rsidDel="00B33063">
          <w:fldChar w:fldCharType="end"/>
        </w:r>
        <w:r w:rsidR="00854241" w:rsidRPr="003A06D0" w:rsidDel="00B33063">
          <w:delText>)</w:delText>
        </w:r>
        <w:r w:rsidR="009442F2" w:rsidRPr="003A06D0" w:rsidDel="00B33063">
          <w:delText xml:space="preserve">. The server fills this element with appropriate values. </w:delText>
        </w:r>
        <w:bookmarkStart w:id="12503" w:name="_Toc10199149"/>
        <w:bookmarkEnd w:id="12503"/>
      </w:del>
    </w:p>
    <w:p w14:paraId="78BFA423" w14:textId="493519DD" w:rsidR="00564C22" w:rsidDel="00B33063" w:rsidRDefault="009B1AF1" w:rsidP="00564C22">
      <w:pPr>
        <w:pStyle w:val="berschrift4"/>
        <w:rPr>
          <w:del w:id="12504" w:author="Andreas Kuehne" w:date="2019-05-31T12:22:00Z"/>
        </w:rPr>
      </w:pPr>
      <w:del w:id="12505" w:author="Andreas Kuehne" w:date="2019-05-31T12:22:00Z">
        <w:r w:rsidDel="00B33063">
          <w:delText>ResponseBase – JSON Syntax</w:delText>
        </w:r>
        <w:bookmarkStart w:id="12506" w:name="_Toc10199150"/>
        <w:bookmarkEnd w:id="12506"/>
      </w:del>
    </w:p>
    <w:p w14:paraId="6B08C9A0" w14:textId="044EE401" w:rsidR="00564C22" w:rsidRPr="0248A3D1" w:rsidDel="00B33063" w:rsidRDefault="009B1AF1" w:rsidP="00564C22">
      <w:pPr>
        <w:rPr>
          <w:del w:id="12507" w:author="Andreas Kuehne" w:date="2019-05-31T12:22:00Z"/>
        </w:rPr>
      </w:pPr>
      <w:del w:id="125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ResponseBase</w:delText>
        </w:r>
        <w:r w:rsidDel="00B33063">
          <w:delText xml:space="preserve"> component.</w:delText>
        </w:r>
        <w:bookmarkStart w:id="12509" w:name="_Toc10199151"/>
        <w:bookmarkEnd w:id="12509"/>
      </w:del>
    </w:p>
    <w:p w14:paraId="4B2BE327" w14:textId="4EAE917B" w:rsidR="00564C22" w:rsidRPr="C2430093" w:rsidDel="00B33063" w:rsidRDefault="009B1AF1" w:rsidP="00564C22">
      <w:pPr>
        <w:spacing w:line="259" w:lineRule="auto"/>
        <w:rPr>
          <w:del w:id="12510" w:author="Andreas Kuehne" w:date="2019-05-31T12:22:00Z"/>
          <w:rFonts w:eastAsia="Arial" w:cs="Arial"/>
          <w:sz w:val="22"/>
          <w:szCs w:val="22"/>
        </w:rPr>
      </w:pPr>
      <w:del w:id="1251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ResponseBase</w:delText>
        </w:r>
        <w:r w:rsidRPr="002062A5" w:rsidDel="00B33063">
          <w:rPr>
            <w:rFonts w:eastAsia="Arial" w:cs="Arial"/>
            <w:sz w:val="22"/>
            <w:szCs w:val="22"/>
          </w:rPr>
          <w:delText xml:space="preserve"> using JSON-specific names mapped as shown in the table below.</w:delText>
        </w:r>
        <w:bookmarkStart w:id="12512" w:name="_Toc10199152"/>
        <w:bookmarkEnd w:id="12512"/>
      </w:del>
    </w:p>
    <w:tbl>
      <w:tblPr>
        <w:tblStyle w:val="Gitternetztabelle1hell1"/>
        <w:tblW w:w="0" w:type="auto"/>
        <w:tblLook w:val="04A0" w:firstRow="1" w:lastRow="0" w:firstColumn="1" w:lastColumn="0" w:noHBand="0" w:noVBand="1"/>
      </w:tblPr>
      <w:tblGrid>
        <w:gridCol w:w="4675"/>
        <w:gridCol w:w="4675"/>
      </w:tblGrid>
      <w:tr w:rsidR="00564C22" w:rsidDel="00B33063" w14:paraId="25EF760B" w14:textId="59DC05A1" w:rsidTr="00564C22">
        <w:trPr>
          <w:cnfStyle w:val="100000000000" w:firstRow="1" w:lastRow="0" w:firstColumn="0" w:lastColumn="0" w:oddVBand="0" w:evenVBand="0" w:oddHBand="0" w:evenHBand="0" w:firstRowFirstColumn="0" w:firstRowLastColumn="0" w:lastRowFirstColumn="0" w:lastRowLastColumn="0"/>
          <w:del w:id="125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63BE3" w14:textId="7261BACE" w:rsidR="00564C22" w:rsidDel="00B33063" w:rsidRDefault="009B1AF1" w:rsidP="00564C22">
            <w:pPr>
              <w:pStyle w:val="Beschriftung"/>
              <w:rPr>
                <w:del w:id="12514" w:author="Andreas Kuehne" w:date="2019-05-31T12:22:00Z"/>
              </w:rPr>
            </w:pPr>
            <w:del w:id="12515" w:author="Andreas Kuehne" w:date="2019-05-31T12:22:00Z">
              <w:r w:rsidDel="00B33063">
                <w:delText>Element</w:delText>
              </w:r>
              <w:bookmarkStart w:id="12516" w:name="_Toc10199153"/>
              <w:bookmarkEnd w:id="12516"/>
            </w:del>
          </w:p>
        </w:tc>
        <w:tc>
          <w:tcPr>
            <w:tcW w:w="4675" w:type="dxa"/>
          </w:tcPr>
          <w:p w14:paraId="032462D0" w14:textId="35AA1B0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517" w:author="Andreas Kuehne" w:date="2019-05-31T12:22:00Z"/>
              </w:rPr>
            </w:pPr>
            <w:del w:id="12518" w:author="Andreas Kuehne" w:date="2019-05-31T12:22:00Z">
              <w:r w:rsidDel="00B33063">
                <w:delText>Implementing JSON member name</w:delText>
              </w:r>
              <w:bookmarkStart w:id="12519" w:name="_Toc10199154"/>
              <w:bookmarkEnd w:id="12519"/>
            </w:del>
          </w:p>
        </w:tc>
        <w:bookmarkStart w:id="12520" w:name="_Toc10199155"/>
        <w:bookmarkEnd w:id="12520"/>
      </w:tr>
      <w:tr w:rsidR="00564C22" w:rsidDel="00B33063" w14:paraId="652E58FB" w14:textId="7564C187" w:rsidTr="00564C22">
        <w:trPr>
          <w:del w:id="125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04B7A" w14:textId="2EF251B9" w:rsidR="00564C22" w:rsidRPr="002062A5" w:rsidDel="00B33063" w:rsidRDefault="009B1AF1" w:rsidP="00564C22">
            <w:pPr>
              <w:pStyle w:val="Beschriftung"/>
              <w:rPr>
                <w:del w:id="12522" w:author="Andreas Kuehne" w:date="2019-05-31T12:22:00Z"/>
                <w:rStyle w:val="Datatype"/>
                <w:b w:val="0"/>
                <w:bCs w:val="0"/>
              </w:rPr>
            </w:pPr>
            <w:del w:id="12523" w:author="Andreas Kuehne" w:date="2019-05-31T12:22:00Z">
              <w:r w:rsidRPr="002062A5" w:rsidDel="00B33063">
                <w:rPr>
                  <w:rStyle w:val="Datatype"/>
                </w:rPr>
                <w:delText>Result</w:delText>
              </w:r>
              <w:bookmarkStart w:id="12524" w:name="_Toc10199156"/>
              <w:bookmarkEnd w:id="12524"/>
            </w:del>
          </w:p>
        </w:tc>
        <w:tc>
          <w:tcPr>
            <w:tcW w:w="4675" w:type="dxa"/>
          </w:tcPr>
          <w:p w14:paraId="30AC831A" w14:textId="2AD2D5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25" w:author="Andreas Kuehne" w:date="2019-05-31T12:22:00Z"/>
                <w:rStyle w:val="Datatype"/>
              </w:rPr>
            </w:pPr>
            <w:del w:id="12526" w:author="Andreas Kuehne" w:date="2019-05-31T12:22:00Z">
              <w:r w:rsidRPr="002062A5" w:rsidDel="00B33063">
                <w:rPr>
                  <w:rStyle w:val="Datatype"/>
                </w:rPr>
                <w:delText>result</w:delText>
              </w:r>
              <w:bookmarkStart w:id="12527" w:name="_Toc10199157"/>
              <w:bookmarkEnd w:id="12527"/>
            </w:del>
          </w:p>
        </w:tc>
        <w:bookmarkStart w:id="12528" w:name="_Toc10199158"/>
        <w:bookmarkEnd w:id="12528"/>
      </w:tr>
      <w:tr w:rsidR="00564C22" w:rsidDel="00B33063" w14:paraId="04643A54" w14:textId="04F3D35B" w:rsidTr="00564C22">
        <w:trPr>
          <w:del w:id="125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187B89" w14:textId="6F83BD16" w:rsidR="00564C22" w:rsidRPr="002062A5" w:rsidDel="00B33063" w:rsidRDefault="009B1AF1" w:rsidP="00564C22">
            <w:pPr>
              <w:pStyle w:val="Beschriftung"/>
              <w:rPr>
                <w:del w:id="12530" w:author="Andreas Kuehne" w:date="2019-05-31T12:22:00Z"/>
                <w:rStyle w:val="Datatype"/>
                <w:b w:val="0"/>
                <w:bCs w:val="0"/>
              </w:rPr>
            </w:pPr>
            <w:del w:id="12531" w:author="Andreas Kuehne" w:date="2019-05-31T12:22:00Z">
              <w:r w:rsidRPr="002062A5" w:rsidDel="00B33063">
                <w:rPr>
                  <w:rStyle w:val="Datatype"/>
                </w:rPr>
                <w:delText>AppliedProfile</w:delText>
              </w:r>
              <w:bookmarkStart w:id="12532" w:name="_Toc10199159"/>
              <w:bookmarkEnd w:id="12532"/>
            </w:del>
          </w:p>
        </w:tc>
        <w:tc>
          <w:tcPr>
            <w:tcW w:w="4675" w:type="dxa"/>
          </w:tcPr>
          <w:p w14:paraId="4C481541" w14:textId="2D5A86D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33" w:author="Andreas Kuehne" w:date="2019-05-31T12:22:00Z"/>
                <w:rStyle w:val="Datatype"/>
              </w:rPr>
            </w:pPr>
            <w:del w:id="12534" w:author="Andreas Kuehne" w:date="2019-05-31T12:22:00Z">
              <w:r w:rsidRPr="002062A5" w:rsidDel="00B33063">
                <w:rPr>
                  <w:rStyle w:val="Datatype"/>
                </w:rPr>
                <w:delText>profile</w:delText>
              </w:r>
              <w:bookmarkStart w:id="12535" w:name="_Toc10199160"/>
              <w:bookmarkEnd w:id="12535"/>
            </w:del>
          </w:p>
        </w:tc>
        <w:bookmarkStart w:id="12536" w:name="_Toc10199161"/>
        <w:bookmarkEnd w:id="12536"/>
      </w:tr>
      <w:tr w:rsidR="00564C22" w:rsidDel="00B33063" w14:paraId="024CCAF0" w14:textId="1BEC10D0" w:rsidTr="00564C22">
        <w:trPr>
          <w:del w:id="125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1E6895" w14:textId="2EB70D91" w:rsidR="00564C22" w:rsidRPr="002062A5" w:rsidDel="00B33063" w:rsidRDefault="009B1AF1" w:rsidP="00564C22">
            <w:pPr>
              <w:pStyle w:val="Beschriftung"/>
              <w:rPr>
                <w:del w:id="12538" w:author="Andreas Kuehne" w:date="2019-05-31T12:22:00Z"/>
                <w:rStyle w:val="Datatype"/>
                <w:b w:val="0"/>
                <w:bCs w:val="0"/>
              </w:rPr>
            </w:pPr>
            <w:del w:id="12539" w:author="Andreas Kuehne" w:date="2019-05-31T12:22:00Z">
              <w:r w:rsidRPr="002062A5" w:rsidDel="00B33063">
                <w:rPr>
                  <w:rStyle w:val="Datatype"/>
                </w:rPr>
                <w:delText>RequestID</w:delText>
              </w:r>
              <w:bookmarkStart w:id="12540" w:name="_Toc10199162"/>
              <w:bookmarkEnd w:id="12540"/>
            </w:del>
          </w:p>
        </w:tc>
        <w:tc>
          <w:tcPr>
            <w:tcW w:w="4675" w:type="dxa"/>
          </w:tcPr>
          <w:p w14:paraId="6D9EDB37" w14:textId="198845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41" w:author="Andreas Kuehne" w:date="2019-05-31T12:22:00Z"/>
                <w:rStyle w:val="Datatype"/>
              </w:rPr>
            </w:pPr>
            <w:del w:id="12542" w:author="Andreas Kuehne" w:date="2019-05-31T12:22:00Z">
              <w:r w:rsidRPr="002062A5" w:rsidDel="00B33063">
                <w:rPr>
                  <w:rStyle w:val="Datatype"/>
                </w:rPr>
                <w:delText>reqID</w:delText>
              </w:r>
              <w:bookmarkStart w:id="12543" w:name="_Toc10199163"/>
              <w:bookmarkEnd w:id="12543"/>
            </w:del>
          </w:p>
        </w:tc>
        <w:bookmarkStart w:id="12544" w:name="_Toc10199164"/>
        <w:bookmarkEnd w:id="12544"/>
      </w:tr>
      <w:tr w:rsidR="00564C22" w:rsidDel="00B33063" w14:paraId="3F0C1054" w14:textId="6272C7AF" w:rsidTr="00564C22">
        <w:trPr>
          <w:del w:id="125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1219B3" w14:textId="26068D58" w:rsidR="00564C22" w:rsidRPr="002062A5" w:rsidDel="00B33063" w:rsidRDefault="009B1AF1" w:rsidP="00564C22">
            <w:pPr>
              <w:pStyle w:val="Beschriftung"/>
              <w:rPr>
                <w:del w:id="12546" w:author="Andreas Kuehne" w:date="2019-05-31T12:22:00Z"/>
                <w:rStyle w:val="Datatype"/>
                <w:b w:val="0"/>
                <w:bCs w:val="0"/>
              </w:rPr>
            </w:pPr>
            <w:del w:id="12547" w:author="Andreas Kuehne" w:date="2019-05-31T12:22:00Z">
              <w:r w:rsidRPr="002062A5" w:rsidDel="00B33063">
                <w:rPr>
                  <w:rStyle w:val="Datatype"/>
                </w:rPr>
                <w:delText>ResponseID</w:delText>
              </w:r>
              <w:bookmarkStart w:id="12548" w:name="_Toc10199165"/>
              <w:bookmarkEnd w:id="12548"/>
            </w:del>
          </w:p>
        </w:tc>
        <w:tc>
          <w:tcPr>
            <w:tcW w:w="4675" w:type="dxa"/>
          </w:tcPr>
          <w:p w14:paraId="6C70D0ED" w14:textId="31609CF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49" w:author="Andreas Kuehne" w:date="2019-05-31T12:22:00Z"/>
                <w:rStyle w:val="Datatype"/>
              </w:rPr>
            </w:pPr>
            <w:del w:id="12550" w:author="Andreas Kuehne" w:date="2019-05-31T12:22:00Z">
              <w:r w:rsidRPr="002062A5" w:rsidDel="00B33063">
                <w:rPr>
                  <w:rStyle w:val="Datatype"/>
                </w:rPr>
                <w:delText>respID</w:delText>
              </w:r>
              <w:bookmarkStart w:id="12551" w:name="_Toc10199166"/>
              <w:bookmarkEnd w:id="12551"/>
            </w:del>
          </w:p>
        </w:tc>
        <w:bookmarkStart w:id="12552" w:name="_Toc10199167"/>
        <w:bookmarkEnd w:id="12552"/>
      </w:tr>
    </w:tbl>
    <w:p w14:paraId="4CDB46A6" w14:textId="742A9ED0" w:rsidR="00564C22" w:rsidRPr="0202B381" w:rsidDel="00B33063" w:rsidRDefault="009B1AF1" w:rsidP="00564C22">
      <w:pPr>
        <w:rPr>
          <w:del w:id="12553" w:author="Andreas Kuehne" w:date="2019-05-31T12:22:00Z"/>
        </w:rPr>
      </w:pPr>
      <w:del w:id="1255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555" w:name="_Toc10199168"/>
        <w:bookmarkEnd w:id="12555"/>
      </w:del>
    </w:p>
    <w:p w14:paraId="133229DF" w14:textId="022B7578" w:rsidR="00564C22" w:rsidDel="00B33063" w:rsidRDefault="009B1AF1" w:rsidP="00564C22">
      <w:pPr>
        <w:pStyle w:val="Code"/>
        <w:spacing w:line="259" w:lineRule="auto"/>
        <w:rPr>
          <w:del w:id="12556" w:author="Andreas Kuehne" w:date="2019-05-31T12:22:00Z"/>
        </w:rPr>
      </w:pPr>
      <w:del w:id="12557" w:author="Andreas Kuehne" w:date="2019-05-31T12:22:00Z">
        <w:r w:rsidDel="00B33063">
          <w:rPr>
            <w:color w:val="31849B" w:themeColor="accent5" w:themeShade="BF"/>
          </w:rPr>
          <w:delText>"dsb-ResponseBaseType"</w:delText>
        </w:r>
        <w:r w:rsidDel="00B33063">
          <w:delText>: {</w:delText>
        </w:r>
        <w:bookmarkStart w:id="12558" w:name="_Toc10199169"/>
        <w:bookmarkEnd w:id="12558"/>
      </w:del>
    </w:p>
    <w:p w14:paraId="067D0225" w14:textId="43948A26" w:rsidR="00564C22" w:rsidDel="00B33063" w:rsidRDefault="009B1AF1" w:rsidP="00564C22">
      <w:pPr>
        <w:pStyle w:val="Code"/>
        <w:spacing w:line="259" w:lineRule="auto"/>
        <w:rPr>
          <w:del w:id="12559" w:author="Andreas Kuehne" w:date="2019-05-31T12:22:00Z"/>
        </w:rPr>
      </w:pPr>
      <w:del w:id="125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561" w:name="_Toc10199170"/>
        <w:bookmarkEnd w:id="12561"/>
      </w:del>
    </w:p>
    <w:p w14:paraId="04C7E66A" w14:textId="02B9B0F8" w:rsidR="00564C22" w:rsidDel="00B33063" w:rsidRDefault="009B1AF1" w:rsidP="00564C22">
      <w:pPr>
        <w:pStyle w:val="Code"/>
        <w:spacing w:line="259" w:lineRule="auto"/>
        <w:rPr>
          <w:del w:id="12562" w:author="Andreas Kuehne" w:date="2019-05-31T12:22:00Z"/>
        </w:rPr>
      </w:pPr>
      <w:del w:id="12563" w:author="Andreas Kuehne" w:date="2019-05-31T12:22:00Z">
        <w:r w:rsidDel="00B33063">
          <w:rPr>
            <w:color w:val="31849B" w:themeColor="accent5" w:themeShade="BF"/>
          </w:rPr>
          <w:delText xml:space="preserve">  "properties"</w:delText>
        </w:r>
        <w:r w:rsidDel="00B33063">
          <w:delText>: {</w:delText>
        </w:r>
        <w:bookmarkStart w:id="12564" w:name="_Toc10199171"/>
        <w:bookmarkEnd w:id="12564"/>
      </w:del>
    </w:p>
    <w:p w14:paraId="03DF20FE" w14:textId="39BB3735" w:rsidR="00564C22" w:rsidDel="00B33063" w:rsidRDefault="009B1AF1" w:rsidP="00564C22">
      <w:pPr>
        <w:pStyle w:val="Code"/>
        <w:spacing w:line="259" w:lineRule="auto"/>
        <w:rPr>
          <w:del w:id="12565" w:author="Andreas Kuehne" w:date="2019-05-31T12:22:00Z"/>
        </w:rPr>
      </w:pPr>
      <w:del w:id="12566" w:author="Andreas Kuehne" w:date="2019-05-31T12:22:00Z">
        <w:r w:rsidDel="00B33063">
          <w:rPr>
            <w:color w:val="31849B" w:themeColor="accent5" w:themeShade="BF"/>
          </w:rPr>
          <w:delText xml:space="preserve">    "result"</w:delText>
        </w:r>
        <w:r w:rsidDel="00B33063">
          <w:delText>: {</w:delText>
        </w:r>
        <w:bookmarkStart w:id="12567" w:name="_Toc10199172"/>
        <w:bookmarkEnd w:id="12567"/>
      </w:del>
    </w:p>
    <w:p w14:paraId="22015165" w14:textId="5A89214B" w:rsidR="00564C22" w:rsidDel="00B33063" w:rsidRDefault="009B1AF1" w:rsidP="00564C22">
      <w:pPr>
        <w:pStyle w:val="Code"/>
        <w:spacing w:line="259" w:lineRule="auto"/>
        <w:rPr>
          <w:del w:id="12568" w:author="Andreas Kuehne" w:date="2019-05-31T12:22:00Z"/>
        </w:rPr>
      </w:pPr>
      <w:del w:id="125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2570" w:name="_Toc10199173"/>
        <w:bookmarkEnd w:id="12570"/>
      </w:del>
    </w:p>
    <w:p w14:paraId="279C4E1C" w14:textId="7A30CB6B" w:rsidR="00564C22" w:rsidDel="00B33063" w:rsidRDefault="009B1AF1" w:rsidP="00564C22">
      <w:pPr>
        <w:pStyle w:val="Code"/>
        <w:spacing w:line="259" w:lineRule="auto"/>
        <w:rPr>
          <w:del w:id="12571" w:author="Andreas Kuehne" w:date="2019-05-31T12:22:00Z"/>
        </w:rPr>
      </w:pPr>
      <w:del w:id="12572" w:author="Andreas Kuehne" w:date="2019-05-31T12:22:00Z">
        <w:r w:rsidDel="00B33063">
          <w:delText xml:space="preserve">    },</w:delText>
        </w:r>
        <w:bookmarkStart w:id="12573" w:name="_Toc10199174"/>
        <w:bookmarkEnd w:id="12573"/>
      </w:del>
    </w:p>
    <w:p w14:paraId="326D476A" w14:textId="554C21FF" w:rsidR="00564C22" w:rsidDel="00B33063" w:rsidRDefault="009B1AF1" w:rsidP="00564C22">
      <w:pPr>
        <w:pStyle w:val="Code"/>
        <w:spacing w:line="259" w:lineRule="auto"/>
        <w:rPr>
          <w:del w:id="12574" w:author="Andreas Kuehne" w:date="2019-05-31T12:22:00Z"/>
        </w:rPr>
      </w:pPr>
      <w:del w:id="12575" w:author="Andreas Kuehne" w:date="2019-05-31T12:22:00Z">
        <w:r w:rsidDel="00B33063">
          <w:rPr>
            <w:color w:val="31849B" w:themeColor="accent5" w:themeShade="BF"/>
          </w:rPr>
          <w:delText xml:space="preserve">    "profile"</w:delText>
        </w:r>
        <w:r w:rsidDel="00B33063">
          <w:delText>: {</w:delText>
        </w:r>
        <w:bookmarkStart w:id="12576" w:name="_Toc10199175"/>
        <w:bookmarkEnd w:id="12576"/>
      </w:del>
    </w:p>
    <w:p w14:paraId="25596CAD" w14:textId="6EAF9E64" w:rsidR="00564C22" w:rsidDel="00B33063" w:rsidRDefault="009B1AF1" w:rsidP="00564C22">
      <w:pPr>
        <w:pStyle w:val="Code"/>
        <w:spacing w:line="259" w:lineRule="auto"/>
        <w:rPr>
          <w:del w:id="12577" w:author="Andreas Kuehne" w:date="2019-05-31T12:22:00Z"/>
        </w:rPr>
      </w:pPr>
      <w:del w:id="125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579" w:name="_Toc10199176"/>
        <w:bookmarkEnd w:id="12579"/>
      </w:del>
    </w:p>
    <w:p w14:paraId="72AAE10B" w14:textId="202E64C5" w:rsidR="00564C22" w:rsidDel="00B33063" w:rsidRDefault="009B1AF1" w:rsidP="00564C22">
      <w:pPr>
        <w:pStyle w:val="Code"/>
        <w:spacing w:line="259" w:lineRule="auto"/>
        <w:rPr>
          <w:del w:id="12580" w:author="Andreas Kuehne" w:date="2019-05-31T12:22:00Z"/>
        </w:rPr>
      </w:pPr>
      <w:del w:id="12581" w:author="Andreas Kuehne" w:date="2019-05-31T12:22:00Z">
        <w:r w:rsidDel="00B33063">
          <w:rPr>
            <w:color w:val="31849B" w:themeColor="accent5" w:themeShade="BF"/>
          </w:rPr>
          <w:delText xml:space="preserve">      "items"</w:delText>
        </w:r>
        <w:r w:rsidDel="00B33063">
          <w:delText>: {</w:delText>
        </w:r>
        <w:bookmarkStart w:id="12582" w:name="_Toc10199177"/>
        <w:bookmarkEnd w:id="12582"/>
      </w:del>
    </w:p>
    <w:p w14:paraId="208845AE" w14:textId="11B14F41" w:rsidR="00564C22" w:rsidDel="00B33063" w:rsidRDefault="009B1AF1" w:rsidP="00564C22">
      <w:pPr>
        <w:pStyle w:val="Code"/>
        <w:spacing w:line="259" w:lineRule="auto"/>
        <w:rPr>
          <w:del w:id="12583" w:author="Andreas Kuehne" w:date="2019-05-31T12:22:00Z"/>
        </w:rPr>
      </w:pPr>
      <w:del w:id="125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585" w:name="_Toc10199178"/>
        <w:bookmarkEnd w:id="12585"/>
      </w:del>
    </w:p>
    <w:p w14:paraId="26E5E03B" w14:textId="01C12C77" w:rsidR="00564C22" w:rsidDel="00B33063" w:rsidRDefault="009B1AF1" w:rsidP="00564C22">
      <w:pPr>
        <w:pStyle w:val="Code"/>
        <w:spacing w:line="259" w:lineRule="auto"/>
        <w:rPr>
          <w:del w:id="12586" w:author="Andreas Kuehne" w:date="2019-05-31T12:22:00Z"/>
        </w:rPr>
      </w:pPr>
      <w:del w:id="12587" w:author="Andreas Kuehne" w:date="2019-05-31T12:22:00Z">
        <w:r w:rsidDel="00B33063">
          <w:delText xml:space="preserve">      }</w:delText>
        </w:r>
        <w:bookmarkStart w:id="12588" w:name="_Toc10199179"/>
        <w:bookmarkEnd w:id="12588"/>
      </w:del>
    </w:p>
    <w:p w14:paraId="5BD7FDDD" w14:textId="4F5D6804" w:rsidR="00564C22" w:rsidDel="00B33063" w:rsidRDefault="009B1AF1" w:rsidP="00564C22">
      <w:pPr>
        <w:pStyle w:val="Code"/>
        <w:spacing w:line="259" w:lineRule="auto"/>
        <w:rPr>
          <w:del w:id="12589" w:author="Andreas Kuehne" w:date="2019-05-31T12:22:00Z"/>
        </w:rPr>
      </w:pPr>
      <w:del w:id="12590" w:author="Andreas Kuehne" w:date="2019-05-31T12:22:00Z">
        <w:r w:rsidDel="00B33063">
          <w:delText xml:space="preserve">    },</w:delText>
        </w:r>
        <w:bookmarkStart w:id="12591" w:name="_Toc10199180"/>
        <w:bookmarkEnd w:id="12591"/>
      </w:del>
    </w:p>
    <w:p w14:paraId="0832FD9A" w14:textId="02AF0C6A" w:rsidR="00564C22" w:rsidDel="00B33063" w:rsidRDefault="009B1AF1" w:rsidP="00564C22">
      <w:pPr>
        <w:pStyle w:val="Code"/>
        <w:spacing w:line="259" w:lineRule="auto"/>
        <w:rPr>
          <w:del w:id="12592" w:author="Andreas Kuehne" w:date="2019-05-31T12:22:00Z"/>
        </w:rPr>
      </w:pPr>
      <w:del w:id="12593" w:author="Andreas Kuehne" w:date="2019-05-31T12:22:00Z">
        <w:r w:rsidDel="00B33063">
          <w:rPr>
            <w:color w:val="31849B" w:themeColor="accent5" w:themeShade="BF"/>
          </w:rPr>
          <w:delText xml:space="preserve">    "reqID"</w:delText>
        </w:r>
        <w:r w:rsidDel="00B33063">
          <w:delText>: {</w:delText>
        </w:r>
        <w:bookmarkStart w:id="12594" w:name="_Toc10199181"/>
        <w:bookmarkEnd w:id="12594"/>
      </w:del>
    </w:p>
    <w:p w14:paraId="2737A928" w14:textId="541EA62C" w:rsidR="00564C22" w:rsidDel="00B33063" w:rsidRDefault="009B1AF1" w:rsidP="00564C22">
      <w:pPr>
        <w:pStyle w:val="Code"/>
        <w:spacing w:line="259" w:lineRule="auto"/>
        <w:rPr>
          <w:del w:id="12595" w:author="Andreas Kuehne" w:date="2019-05-31T12:22:00Z"/>
        </w:rPr>
      </w:pPr>
      <w:del w:id="125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597" w:name="_Toc10199182"/>
        <w:bookmarkEnd w:id="12597"/>
      </w:del>
    </w:p>
    <w:p w14:paraId="1D611D74" w14:textId="5942231A" w:rsidR="00564C22" w:rsidDel="00B33063" w:rsidRDefault="009B1AF1" w:rsidP="00564C22">
      <w:pPr>
        <w:pStyle w:val="Code"/>
        <w:spacing w:line="259" w:lineRule="auto"/>
        <w:rPr>
          <w:del w:id="12598" w:author="Andreas Kuehne" w:date="2019-05-31T12:22:00Z"/>
        </w:rPr>
      </w:pPr>
      <w:del w:id="12599" w:author="Andreas Kuehne" w:date="2019-05-31T12:22:00Z">
        <w:r w:rsidDel="00B33063">
          <w:delText xml:space="preserve">    },</w:delText>
        </w:r>
        <w:bookmarkStart w:id="12600" w:name="_Toc10199183"/>
        <w:bookmarkEnd w:id="12600"/>
      </w:del>
    </w:p>
    <w:p w14:paraId="31B3AE47" w14:textId="07812BF2" w:rsidR="00564C22" w:rsidDel="00B33063" w:rsidRDefault="009B1AF1" w:rsidP="00564C22">
      <w:pPr>
        <w:pStyle w:val="Code"/>
        <w:spacing w:line="259" w:lineRule="auto"/>
        <w:rPr>
          <w:del w:id="12601" w:author="Andreas Kuehne" w:date="2019-05-31T12:22:00Z"/>
        </w:rPr>
      </w:pPr>
      <w:del w:id="12602" w:author="Andreas Kuehne" w:date="2019-05-31T12:22:00Z">
        <w:r w:rsidDel="00B33063">
          <w:rPr>
            <w:color w:val="31849B" w:themeColor="accent5" w:themeShade="BF"/>
          </w:rPr>
          <w:delText xml:space="preserve">    "respID"</w:delText>
        </w:r>
        <w:r w:rsidDel="00B33063">
          <w:delText>: {</w:delText>
        </w:r>
        <w:bookmarkStart w:id="12603" w:name="_Toc10199184"/>
        <w:bookmarkEnd w:id="12603"/>
      </w:del>
    </w:p>
    <w:p w14:paraId="5531AA0A" w14:textId="4B38487E" w:rsidR="00564C22" w:rsidDel="00B33063" w:rsidRDefault="009B1AF1" w:rsidP="00564C22">
      <w:pPr>
        <w:pStyle w:val="Code"/>
        <w:spacing w:line="259" w:lineRule="auto"/>
        <w:rPr>
          <w:del w:id="12604" w:author="Andreas Kuehne" w:date="2019-05-31T12:22:00Z"/>
        </w:rPr>
      </w:pPr>
      <w:del w:id="126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06" w:name="_Toc10199185"/>
        <w:bookmarkEnd w:id="12606"/>
      </w:del>
    </w:p>
    <w:p w14:paraId="6D553013" w14:textId="007527D3" w:rsidR="00564C22" w:rsidDel="00B33063" w:rsidRDefault="009B1AF1" w:rsidP="00564C22">
      <w:pPr>
        <w:pStyle w:val="Code"/>
        <w:spacing w:line="259" w:lineRule="auto"/>
        <w:rPr>
          <w:del w:id="12607" w:author="Andreas Kuehne" w:date="2019-05-31T12:22:00Z"/>
        </w:rPr>
      </w:pPr>
      <w:del w:id="12608" w:author="Andreas Kuehne" w:date="2019-05-31T12:22:00Z">
        <w:r w:rsidDel="00B33063">
          <w:delText xml:space="preserve">    }</w:delText>
        </w:r>
        <w:bookmarkStart w:id="12609" w:name="_Toc10199186"/>
        <w:bookmarkEnd w:id="12609"/>
      </w:del>
    </w:p>
    <w:p w14:paraId="78223F10" w14:textId="7DDF7208" w:rsidR="00564C22" w:rsidDel="00B33063" w:rsidRDefault="009B1AF1" w:rsidP="00564C22">
      <w:pPr>
        <w:pStyle w:val="Code"/>
        <w:spacing w:line="259" w:lineRule="auto"/>
        <w:rPr>
          <w:del w:id="12610" w:author="Andreas Kuehne" w:date="2019-05-31T12:22:00Z"/>
        </w:rPr>
      </w:pPr>
      <w:del w:id="12611" w:author="Andreas Kuehne" w:date="2019-05-31T12:22:00Z">
        <w:r w:rsidDel="00B33063">
          <w:delText xml:space="preserve">  },</w:delText>
        </w:r>
        <w:bookmarkStart w:id="12612" w:name="_Toc10199187"/>
        <w:bookmarkEnd w:id="12612"/>
      </w:del>
    </w:p>
    <w:p w14:paraId="54DA33E2" w14:textId="487E563E" w:rsidR="00564C22" w:rsidDel="00B33063" w:rsidRDefault="009B1AF1" w:rsidP="00564C22">
      <w:pPr>
        <w:pStyle w:val="Code"/>
        <w:spacing w:line="259" w:lineRule="auto"/>
        <w:rPr>
          <w:del w:id="12613" w:author="Andreas Kuehne" w:date="2019-05-31T12:22:00Z"/>
        </w:rPr>
      </w:pPr>
      <w:del w:id="1261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2615" w:name="_Toc10199188"/>
        <w:bookmarkEnd w:id="12615"/>
      </w:del>
    </w:p>
    <w:p w14:paraId="520554AB" w14:textId="158C62B4" w:rsidR="00564C22" w:rsidDel="00B33063" w:rsidRDefault="009B1AF1" w:rsidP="00564C22">
      <w:pPr>
        <w:pStyle w:val="Code"/>
        <w:spacing w:line="259" w:lineRule="auto"/>
        <w:rPr>
          <w:del w:id="12616" w:author="Andreas Kuehne" w:date="2019-05-31T12:22:00Z"/>
        </w:rPr>
      </w:pPr>
      <w:del w:id="12617" w:author="Andreas Kuehne" w:date="2019-05-31T12:22:00Z">
        <w:r w:rsidDel="00B33063">
          <w:delText>}</w:delText>
        </w:r>
        <w:bookmarkStart w:id="12618" w:name="_Toc10199189"/>
        <w:bookmarkEnd w:id="12618"/>
      </w:del>
    </w:p>
    <w:p w14:paraId="318E0FB8" w14:textId="45B34704" w:rsidR="00564C22" w:rsidDel="00B33063" w:rsidRDefault="00564C22" w:rsidP="00564C22">
      <w:pPr>
        <w:rPr>
          <w:del w:id="12619" w:author="Andreas Kuehne" w:date="2019-05-31T12:22:00Z"/>
        </w:rPr>
      </w:pPr>
      <w:bookmarkStart w:id="12620" w:name="_Toc10199190"/>
      <w:bookmarkEnd w:id="12620"/>
    </w:p>
    <w:p w14:paraId="31FDD964" w14:textId="7D17EAF5" w:rsidR="00564C22" w:rsidDel="00B33063" w:rsidRDefault="009B1AF1" w:rsidP="00564C22">
      <w:pPr>
        <w:pStyle w:val="berschrift4"/>
        <w:rPr>
          <w:del w:id="12621" w:author="Andreas Kuehne" w:date="2019-05-31T12:22:00Z"/>
        </w:rPr>
      </w:pPr>
      <w:del w:id="12622" w:author="Andreas Kuehne" w:date="2019-05-31T12:22:00Z">
        <w:r w:rsidDel="00B33063">
          <w:delText>ResponseBase – XML Syntax</w:delText>
        </w:r>
        <w:bookmarkStart w:id="12623" w:name="_Toc10199191"/>
        <w:bookmarkEnd w:id="12623"/>
      </w:del>
    </w:p>
    <w:p w14:paraId="7289991B" w14:textId="2149DDEA" w:rsidR="00564C22" w:rsidRPr="5404FA76" w:rsidDel="00B33063" w:rsidRDefault="009B1AF1" w:rsidP="00564C22">
      <w:pPr>
        <w:rPr>
          <w:del w:id="12624" w:author="Andreas Kuehne" w:date="2019-05-31T12:22:00Z"/>
        </w:rPr>
      </w:pPr>
      <w:del w:id="12625" w:author="Andreas Kuehne" w:date="2019-05-31T12:22:00Z">
        <w:r w:rsidRPr="0CCF9147" w:rsidDel="00B33063">
          <w:delText xml:space="preserve">The XML type </w:delText>
        </w:r>
        <w:r w:rsidRPr="002062A5" w:rsidDel="00B33063">
          <w:rPr>
            <w:rFonts w:ascii="Courier New" w:eastAsia="Courier New" w:hAnsi="Courier New" w:cs="Courier New"/>
          </w:rPr>
          <w:delText>ResponseBaseType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ResponseBase</w:delText>
        </w:r>
        <w:r w:rsidDel="00B33063">
          <w:delText xml:space="preserve"> </w:delText>
        </w:r>
        <w:r w:rsidRPr="005A6FFD" w:rsidDel="00B33063">
          <w:delText>component.</w:delText>
        </w:r>
        <w:bookmarkStart w:id="12626" w:name="_Toc10199192"/>
        <w:bookmarkEnd w:id="12626"/>
      </w:del>
    </w:p>
    <w:p w14:paraId="23C3A176" w14:textId="6275CB3E" w:rsidR="00564C22" w:rsidDel="00B33063" w:rsidRDefault="009B1AF1" w:rsidP="00564C22">
      <w:pPr>
        <w:rPr>
          <w:del w:id="12627" w:author="Andreas Kuehne" w:date="2019-05-31T12:22:00Z"/>
        </w:rPr>
      </w:pPr>
      <w:del w:id="1262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629" w:name="_Toc10199193"/>
        <w:bookmarkEnd w:id="12629"/>
      </w:del>
    </w:p>
    <w:p w14:paraId="23160110" w14:textId="6A9A61FA" w:rsidR="00564C22" w:rsidDel="00B33063" w:rsidRDefault="009B1AF1" w:rsidP="00564C22">
      <w:pPr>
        <w:pStyle w:val="Code"/>
        <w:rPr>
          <w:del w:id="12630" w:author="Andreas Kuehne" w:date="2019-05-31T12:22:00Z"/>
        </w:rPr>
      </w:pPr>
      <w:del w:id="126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ResponseBaseType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2632" w:name="_Toc10199194"/>
        <w:bookmarkEnd w:id="12632"/>
      </w:del>
    </w:p>
    <w:p w14:paraId="1E338A72" w14:textId="00EF54C2" w:rsidR="00564C22" w:rsidDel="00B33063" w:rsidRDefault="009B1AF1" w:rsidP="00564C22">
      <w:pPr>
        <w:pStyle w:val="Code"/>
        <w:rPr>
          <w:del w:id="12633" w:author="Andreas Kuehne" w:date="2019-05-31T12:22:00Z"/>
        </w:rPr>
      </w:pPr>
      <w:del w:id="12634" w:author="Andreas Kuehne" w:date="2019-05-31T12:22:00Z">
        <w:r w:rsidDel="00B33063">
          <w:rPr>
            <w:color w:val="31849B" w:themeColor="accent5" w:themeShade="BF"/>
          </w:rPr>
          <w:delText xml:space="preserve">  &lt;xs:sequence&gt;</w:delText>
        </w:r>
        <w:bookmarkStart w:id="12635" w:name="_Toc10199195"/>
        <w:bookmarkEnd w:id="12635"/>
      </w:del>
    </w:p>
    <w:p w14:paraId="3A5303C4" w14:textId="6B519A04" w:rsidR="00564C22" w:rsidDel="00B33063" w:rsidRDefault="009B1AF1" w:rsidP="00564C22">
      <w:pPr>
        <w:pStyle w:val="Code"/>
        <w:rPr>
          <w:del w:id="12636" w:author="Andreas Kuehne" w:date="2019-05-31T12:22:00Z"/>
        </w:rPr>
      </w:pPr>
      <w:del w:id="126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w:delText>
        </w:r>
        <w:r w:rsidDel="00B33063">
          <w:rPr>
            <w:color w:val="943634" w:themeColor="accent2" w:themeShade="BF"/>
          </w:rPr>
          <w:delText>" type="</w:delText>
        </w:r>
        <w:r w:rsidDel="00B33063">
          <w:rPr>
            <w:color w:val="244061" w:themeColor="accent1" w:themeShade="80"/>
          </w:rPr>
          <w:delText>dsb:ResultType</w:delText>
        </w:r>
        <w:r w:rsidDel="00B33063">
          <w:rPr>
            <w:color w:val="943634" w:themeColor="accent2" w:themeShade="BF"/>
          </w:rPr>
          <w:delText>"</w:delText>
        </w:r>
        <w:r w:rsidDel="00B33063">
          <w:rPr>
            <w:color w:val="31849B" w:themeColor="accent5" w:themeShade="BF"/>
          </w:rPr>
          <w:delText>/&gt;</w:delText>
        </w:r>
        <w:bookmarkStart w:id="12638" w:name="_Toc10199196"/>
        <w:bookmarkEnd w:id="12638"/>
      </w:del>
    </w:p>
    <w:p w14:paraId="1DC45391" w14:textId="5D92FA82" w:rsidR="00564C22" w:rsidDel="00B33063" w:rsidRDefault="009B1AF1" w:rsidP="00564C22">
      <w:pPr>
        <w:pStyle w:val="Code"/>
        <w:rPr>
          <w:del w:id="12639" w:author="Andreas Kuehne" w:date="2019-05-31T12:22:00Z"/>
        </w:rPr>
      </w:pPr>
      <w:del w:id="126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641" w:name="_Toc10199197"/>
        <w:bookmarkEnd w:id="12641"/>
      </w:del>
    </w:p>
    <w:p w14:paraId="0FC6A198" w14:textId="451C5510" w:rsidR="00564C22" w:rsidDel="00B33063" w:rsidRDefault="009B1AF1" w:rsidP="00564C22">
      <w:pPr>
        <w:pStyle w:val="Code"/>
        <w:rPr>
          <w:del w:id="12642" w:author="Andreas Kuehne" w:date="2019-05-31T12:22:00Z"/>
        </w:rPr>
      </w:pPr>
      <w:del w:id="12643" w:author="Andreas Kuehne" w:date="2019-05-31T12:22:00Z">
        <w:r w:rsidDel="00B33063">
          <w:rPr>
            <w:color w:val="31849B" w:themeColor="accent5" w:themeShade="BF"/>
          </w:rPr>
          <w:delText xml:space="preserve">  &lt;/xs:sequence&gt;</w:delText>
        </w:r>
        <w:bookmarkStart w:id="12644" w:name="_Toc10199198"/>
        <w:bookmarkEnd w:id="12644"/>
      </w:del>
    </w:p>
    <w:p w14:paraId="5231F55F" w14:textId="75CE9C29" w:rsidR="00564C22" w:rsidDel="00B33063" w:rsidRDefault="009B1AF1" w:rsidP="00564C22">
      <w:pPr>
        <w:pStyle w:val="Code"/>
        <w:rPr>
          <w:del w:id="12645" w:author="Andreas Kuehne" w:date="2019-05-31T12:22:00Z"/>
        </w:rPr>
      </w:pPr>
      <w:del w:id="1264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647" w:name="_Toc10199199"/>
        <w:bookmarkEnd w:id="12647"/>
      </w:del>
    </w:p>
    <w:p w14:paraId="619F1D58" w14:textId="2277AFE1" w:rsidR="00564C22" w:rsidDel="00B33063" w:rsidRDefault="009B1AF1" w:rsidP="00564C22">
      <w:pPr>
        <w:pStyle w:val="Code"/>
        <w:rPr>
          <w:del w:id="12648" w:author="Andreas Kuehne" w:date="2019-05-31T12:22:00Z"/>
        </w:rPr>
      </w:pPr>
      <w:del w:id="1264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650" w:name="_Toc10199200"/>
        <w:bookmarkEnd w:id="12650"/>
      </w:del>
    </w:p>
    <w:p w14:paraId="30359F06" w14:textId="61409920" w:rsidR="00564C22" w:rsidDel="00B33063" w:rsidRDefault="009B1AF1" w:rsidP="00564C22">
      <w:pPr>
        <w:pStyle w:val="Code"/>
        <w:rPr>
          <w:del w:id="12651" w:author="Andreas Kuehne" w:date="2019-05-31T12:22:00Z"/>
        </w:rPr>
      </w:pPr>
      <w:del w:id="12652" w:author="Andreas Kuehne" w:date="2019-05-31T12:22:00Z">
        <w:r w:rsidDel="00B33063">
          <w:rPr>
            <w:color w:val="31849B" w:themeColor="accent5" w:themeShade="BF"/>
          </w:rPr>
          <w:delText>&lt;/xs:complexType&gt;</w:delText>
        </w:r>
        <w:bookmarkStart w:id="12653" w:name="_Toc10199201"/>
        <w:bookmarkEnd w:id="12653"/>
      </w:del>
    </w:p>
    <w:p w14:paraId="14226BCB" w14:textId="52FE2666" w:rsidR="00564C22" w:rsidDel="00B33063" w:rsidRDefault="009B1AF1" w:rsidP="00564C22">
      <w:pPr>
        <w:spacing w:line="259" w:lineRule="auto"/>
        <w:rPr>
          <w:del w:id="12654" w:author="Andreas Kuehne" w:date="2019-05-31T12:22:00Z"/>
        </w:rPr>
      </w:pPr>
      <w:del w:id="1265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ResponseBaseType</w:delText>
        </w:r>
        <w:r w:rsidRPr="71C71F8C" w:rsidDel="00B33063">
          <w:delText xml:space="preserve"> </w:delText>
        </w:r>
        <w:r w:rsidDel="00B33063">
          <w:delText xml:space="preserve">XML element SHALL implement in XML syntax the sub-component that has a name equal to its local name. </w:delText>
        </w:r>
        <w:bookmarkStart w:id="12656" w:name="_Toc10199202"/>
        <w:bookmarkEnd w:id="12656"/>
      </w:del>
    </w:p>
    <w:p w14:paraId="078E1095" w14:textId="46527B45" w:rsidR="006D31DB" w:rsidDel="00B33063" w:rsidRDefault="009B1AF1" w:rsidP="00564C22">
      <w:pPr>
        <w:pStyle w:val="berschrift2"/>
        <w:rPr>
          <w:del w:id="12657" w:author="Andreas Kuehne" w:date="2019-05-31T12:22:00Z"/>
        </w:rPr>
      </w:pPr>
      <w:del w:id="12658" w:author="Andreas Kuehne" w:date="2019-05-31T12:22:00Z">
        <w:r w:rsidDel="00B33063">
          <w:delText>Operation requests and responses</w:delText>
        </w:r>
        <w:bookmarkStart w:id="12659" w:name="_Toc10199203"/>
        <w:bookmarkEnd w:id="12659"/>
      </w:del>
    </w:p>
    <w:p w14:paraId="701EE2B1" w14:textId="75B5784A" w:rsidR="00564C22" w:rsidRPr="5404FA76" w:rsidDel="00B33063" w:rsidRDefault="009B1AF1" w:rsidP="00564C22">
      <w:pPr>
        <w:rPr>
          <w:del w:id="12660" w:author="Andreas Kuehne" w:date="2019-05-31T12:22:00Z"/>
        </w:rPr>
      </w:pPr>
      <w:del w:id="12661"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2662" w:name="_Toc10199204"/>
        <w:bookmarkEnd w:id="12662"/>
      </w:del>
    </w:p>
    <w:p w14:paraId="6BEB93D6" w14:textId="4DD4ABF0" w:rsidR="00564C22" w:rsidDel="00B33063" w:rsidRDefault="00564C22" w:rsidP="00564C22">
      <w:pPr>
        <w:rPr>
          <w:del w:id="12663" w:author="Andreas Kuehne" w:date="2019-05-31T12:22:00Z"/>
        </w:rPr>
      </w:pPr>
      <w:bookmarkStart w:id="12664" w:name="_Toc10199205"/>
      <w:bookmarkEnd w:id="12664"/>
    </w:p>
    <w:p w14:paraId="47937C8A" w14:textId="6EF4C39C" w:rsidR="00564C22" w:rsidDel="00B33063" w:rsidRDefault="009B1AF1" w:rsidP="00564C22">
      <w:pPr>
        <w:pStyle w:val="berschrift3"/>
        <w:rPr>
          <w:del w:id="12665" w:author="Andreas Kuehne" w:date="2019-05-31T12:22:00Z"/>
        </w:rPr>
      </w:pPr>
      <w:bookmarkStart w:id="12666" w:name="_RefComp43E75166"/>
      <w:del w:id="12667" w:author="Andreas Kuehne" w:date="2019-05-31T12:22:00Z">
        <w:r w:rsidDel="00B33063">
          <w:delText>Component SignRequest</w:delText>
        </w:r>
        <w:bookmarkStart w:id="12668" w:name="_Toc10199206"/>
        <w:bookmarkEnd w:id="12666"/>
        <w:bookmarkEnd w:id="12668"/>
      </w:del>
    </w:p>
    <w:p w14:paraId="001DA775" w14:textId="178D27B5" w:rsidR="00564C22" w:rsidDel="00B33063" w:rsidRDefault="001725A5" w:rsidP="00564C22">
      <w:pPr>
        <w:rPr>
          <w:del w:id="12669" w:author="Andreas Kuehne" w:date="2019-05-31T12:22:00Z"/>
        </w:rPr>
      </w:pPr>
      <w:del w:id="12670" w:author="Andreas Kuehne" w:date="2019-05-31T12:22:00Z">
        <w:r w:rsidRPr="003A06D0" w:rsidDel="00B33063">
          <w:delText xml:space="preserve">The </w:delText>
        </w:r>
        <w:r w:rsidRPr="003A06D0" w:rsidDel="00B33063">
          <w:rPr>
            <w:rFonts w:ascii="Courier New" w:eastAsia="Courier New" w:hAnsi="Courier New" w:cs="Courier New"/>
            <w:lang w:val="en-GB"/>
          </w:rPr>
          <w:delText>SignRequest</w:delText>
        </w:r>
        <w:r w:rsidRPr="003A06D0" w:rsidDel="00B33063">
          <w:delText xml:space="preserve"> component is sent by the client to request a signature or timestamp on some input documents.</w:delText>
        </w:r>
        <w:bookmarkStart w:id="12671" w:name="_Toc10199207"/>
        <w:bookmarkEnd w:id="12671"/>
      </w:del>
    </w:p>
    <w:p w14:paraId="0CADE782" w14:textId="2EB83B72" w:rsidR="00564C22" w:rsidDel="00B33063" w:rsidRDefault="009B1AF1" w:rsidP="00564C22">
      <w:pPr>
        <w:rPr>
          <w:del w:id="12672" w:author="Andreas Kuehne" w:date="2019-05-31T12:22:00Z"/>
        </w:rPr>
      </w:pPr>
      <w:del w:id="12673"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2674" w:name="_Toc10199208"/>
        <w:bookmarkEnd w:id="12674"/>
      </w:del>
    </w:p>
    <w:p w14:paraId="06971BF5" w14:textId="1D273AFA" w:rsidR="00564C22" w:rsidDel="00B33063" w:rsidRDefault="009B1AF1" w:rsidP="00564C22">
      <w:pPr>
        <w:rPr>
          <w:del w:id="12675" w:author="Andreas Kuehne" w:date="2019-05-31T12:22:00Z"/>
        </w:rPr>
      </w:pPr>
      <w:del w:id="12676" w:author="Andreas Kuehne" w:date="2019-05-31T12:22:00Z">
        <w:r w:rsidDel="00B33063">
          <w:delText>Below follows a list of the sub-components that constitute this component:</w:delText>
        </w:r>
        <w:bookmarkStart w:id="12677" w:name="_Toc10199209"/>
        <w:bookmarkEnd w:id="12677"/>
      </w:del>
    </w:p>
    <w:p w14:paraId="6E182A8F" w14:textId="18975318" w:rsidR="00564C22" w:rsidDel="00B33063" w:rsidRDefault="009B1AF1" w:rsidP="00564C22">
      <w:pPr>
        <w:pStyle w:val="Member"/>
        <w:rPr>
          <w:del w:id="12678" w:author="Andreas Kuehne" w:date="2019-05-31T12:22:00Z"/>
        </w:rPr>
      </w:pPr>
      <w:del w:id="12679"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2680" w:name="_Toc10199210"/>
        <w:bookmarkEnd w:id="12680"/>
      </w:del>
    </w:p>
    <w:p w14:paraId="3025931C" w14:textId="1507F5CD" w:rsidR="00564C22" w:rsidDel="00B33063" w:rsidRDefault="009B1AF1" w:rsidP="00564C22">
      <w:pPr>
        <w:pStyle w:val="Member"/>
        <w:rPr>
          <w:del w:id="12681" w:author="Andreas Kuehne" w:date="2019-05-31T12:22:00Z"/>
        </w:rPr>
      </w:pPr>
      <w:del w:id="12682"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_RefComp84D46F92 \r \h </w:delInstrText>
        </w:r>
        <w:r w:rsidDel="00B33063">
          <w:fldChar w:fldCharType="separate"/>
        </w:r>
        <w:r w:rsidDel="00B33063">
          <w:rPr>
            <w:rStyle w:val="Datatype"/>
            <w:rFonts w:eastAsia="Courier New" w:cs="Courier New"/>
          </w:rPr>
          <w:delText>OptionalInputsSign</w:delText>
        </w:r>
        <w:r w:rsidDel="00B33063">
          <w:fldChar w:fldCharType="end"/>
        </w:r>
        <w:r w:rsidDel="00B33063">
          <w:delText xml:space="preserve">. </w:delText>
        </w:r>
        <w:r w:rsidRPr="003A06D0" w:rsidDel="00B33063">
          <w:delText>It is intended to transport additional input elements of the signing request.</w:delText>
        </w:r>
        <w:bookmarkStart w:id="12683" w:name="_Toc10199211"/>
        <w:bookmarkEnd w:id="12683"/>
      </w:del>
    </w:p>
    <w:p w14:paraId="2C895FFB" w14:textId="19D8D4B6" w:rsidR="00564C22" w:rsidDel="00B33063" w:rsidRDefault="009B1AF1" w:rsidP="00564C22">
      <w:pPr>
        <w:pStyle w:val="berschrift4"/>
        <w:rPr>
          <w:del w:id="12684" w:author="Andreas Kuehne" w:date="2019-05-31T12:22:00Z"/>
        </w:rPr>
      </w:pPr>
      <w:del w:id="12685" w:author="Andreas Kuehne" w:date="2019-05-31T12:22:00Z">
        <w:r w:rsidDel="00B33063">
          <w:delText>SignRequest – JSON Syntax</w:delText>
        </w:r>
        <w:bookmarkStart w:id="12686" w:name="_Toc10199212"/>
        <w:bookmarkEnd w:id="12686"/>
      </w:del>
    </w:p>
    <w:p w14:paraId="2D33EC9D" w14:textId="74B245DA" w:rsidR="00564C22" w:rsidRPr="0248A3D1" w:rsidDel="00B33063" w:rsidRDefault="009B1AF1" w:rsidP="00564C22">
      <w:pPr>
        <w:rPr>
          <w:del w:id="12687" w:author="Andreas Kuehne" w:date="2019-05-31T12:22:00Z"/>
        </w:rPr>
      </w:pPr>
      <w:del w:id="126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SignRequest</w:delText>
        </w:r>
        <w:r w:rsidDel="00B33063">
          <w:delText xml:space="preserve"> component.</w:delText>
        </w:r>
        <w:bookmarkStart w:id="12689" w:name="_Toc10199213"/>
        <w:bookmarkEnd w:id="12689"/>
      </w:del>
    </w:p>
    <w:p w14:paraId="3C090100" w14:textId="7C88D6A4" w:rsidR="00564C22" w:rsidRPr="C2430093" w:rsidDel="00B33063" w:rsidRDefault="009B1AF1" w:rsidP="00564C22">
      <w:pPr>
        <w:spacing w:line="259" w:lineRule="auto"/>
        <w:rPr>
          <w:del w:id="12690" w:author="Andreas Kuehne" w:date="2019-05-31T12:22:00Z"/>
          <w:rFonts w:eastAsia="Arial" w:cs="Arial"/>
          <w:sz w:val="22"/>
          <w:szCs w:val="22"/>
        </w:rPr>
      </w:pPr>
      <w:del w:id="1269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SignRequest</w:delText>
        </w:r>
        <w:r w:rsidRPr="002062A5" w:rsidDel="00B33063">
          <w:rPr>
            <w:rFonts w:eastAsia="Arial" w:cs="Arial"/>
            <w:sz w:val="22"/>
            <w:szCs w:val="22"/>
          </w:rPr>
          <w:delText xml:space="preserve"> using JSON-specific names mapped as shown in the table below.</w:delText>
        </w:r>
        <w:bookmarkStart w:id="12692" w:name="_Toc10199214"/>
        <w:bookmarkEnd w:id="12692"/>
      </w:del>
    </w:p>
    <w:tbl>
      <w:tblPr>
        <w:tblStyle w:val="Gitternetztabelle1hell1"/>
        <w:tblW w:w="0" w:type="auto"/>
        <w:tblLook w:val="04A0" w:firstRow="1" w:lastRow="0" w:firstColumn="1" w:lastColumn="0" w:noHBand="0" w:noVBand="1"/>
      </w:tblPr>
      <w:tblGrid>
        <w:gridCol w:w="4675"/>
        <w:gridCol w:w="4675"/>
      </w:tblGrid>
      <w:tr w:rsidR="00564C22" w:rsidDel="00B33063" w14:paraId="22A5408C" w14:textId="70D9B048" w:rsidTr="00564C22">
        <w:trPr>
          <w:cnfStyle w:val="100000000000" w:firstRow="1" w:lastRow="0" w:firstColumn="0" w:lastColumn="0" w:oddVBand="0" w:evenVBand="0" w:oddHBand="0" w:evenHBand="0" w:firstRowFirstColumn="0" w:firstRowLastColumn="0" w:lastRowFirstColumn="0" w:lastRowLastColumn="0"/>
          <w:del w:id="126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783F28" w14:textId="019E682A" w:rsidR="00564C22" w:rsidDel="00B33063" w:rsidRDefault="009B1AF1" w:rsidP="00564C22">
            <w:pPr>
              <w:pStyle w:val="Beschriftung"/>
              <w:rPr>
                <w:del w:id="12694" w:author="Andreas Kuehne" w:date="2019-05-31T12:22:00Z"/>
              </w:rPr>
            </w:pPr>
            <w:del w:id="12695" w:author="Andreas Kuehne" w:date="2019-05-31T12:22:00Z">
              <w:r w:rsidDel="00B33063">
                <w:delText>Element</w:delText>
              </w:r>
              <w:bookmarkStart w:id="12696" w:name="_Toc10199215"/>
              <w:bookmarkEnd w:id="12696"/>
            </w:del>
          </w:p>
        </w:tc>
        <w:tc>
          <w:tcPr>
            <w:tcW w:w="4675" w:type="dxa"/>
          </w:tcPr>
          <w:p w14:paraId="601BB96C" w14:textId="141E7E2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697" w:author="Andreas Kuehne" w:date="2019-05-31T12:22:00Z"/>
              </w:rPr>
            </w:pPr>
            <w:del w:id="12698" w:author="Andreas Kuehne" w:date="2019-05-31T12:22:00Z">
              <w:r w:rsidDel="00B33063">
                <w:delText>Implementing JSON member name</w:delText>
              </w:r>
              <w:bookmarkStart w:id="12699" w:name="_Toc10199216"/>
              <w:bookmarkEnd w:id="12699"/>
            </w:del>
          </w:p>
        </w:tc>
        <w:bookmarkStart w:id="12700" w:name="_Toc10199217"/>
        <w:bookmarkEnd w:id="12700"/>
      </w:tr>
      <w:tr w:rsidR="00564C22" w:rsidDel="00B33063" w14:paraId="1665A0AA" w14:textId="4B4B5C0B" w:rsidTr="00564C22">
        <w:trPr>
          <w:del w:id="127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AA0C4F" w14:textId="1D4CB4FF" w:rsidR="00564C22" w:rsidRPr="002062A5" w:rsidDel="00B33063" w:rsidRDefault="009B1AF1" w:rsidP="00564C22">
            <w:pPr>
              <w:pStyle w:val="Beschriftung"/>
              <w:rPr>
                <w:del w:id="12702" w:author="Andreas Kuehne" w:date="2019-05-31T12:22:00Z"/>
                <w:rStyle w:val="Datatype"/>
                <w:b w:val="0"/>
                <w:bCs w:val="0"/>
              </w:rPr>
            </w:pPr>
            <w:del w:id="12703" w:author="Andreas Kuehne" w:date="2019-05-31T12:22:00Z">
              <w:r w:rsidRPr="002062A5" w:rsidDel="00B33063">
                <w:rPr>
                  <w:rStyle w:val="Datatype"/>
                </w:rPr>
                <w:delText>InputDocuments</w:delText>
              </w:r>
              <w:bookmarkStart w:id="12704" w:name="_Toc10199218"/>
              <w:bookmarkEnd w:id="12704"/>
            </w:del>
          </w:p>
        </w:tc>
        <w:tc>
          <w:tcPr>
            <w:tcW w:w="4675" w:type="dxa"/>
          </w:tcPr>
          <w:p w14:paraId="6EA6F72E" w14:textId="7BF043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705" w:author="Andreas Kuehne" w:date="2019-05-31T12:22:00Z"/>
                <w:rStyle w:val="Datatype"/>
              </w:rPr>
            </w:pPr>
            <w:del w:id="12706" w:author="Andreas Kuehne" w:date="2019-05-31T12:22:00Z">
              <w:r w:rsidRPr="002062A5" w:rsidDel="00B33063">
                <w:rPr>
                  <w:rStyle w:val="Datatype"/>
                </w:rPr>
                <w:delText>inDocs</w:delText>
              </w:r>
              <w:bookmarkStart w:id="12707" w:name="_Toc10199219"/>
              <w:bookmarkEnd w:id="12707"/>
            </w:del>
          </w:p>
        </w:tc>
        <w:bookmarkStart w:id="12708" w:name="_Toc10199220"/>
        <w:bookmarkEnd w:id="12708"/>
      </w:tr>
      <w:tr w:rsidR="00564C22" w:rsidDel="00B33063" w14:paraId="0037B718" w14:textId="3E051318" w:rsidTr="00564C22">
        <w:trPr>
          <w:del w:id="127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D16476" w14:textId="7ACCC923" w:rsidR="00564C22" w:rsidRPr="002062A5" w:rsidDel="00B33063" w:rsidRDefault="009B1AF1" w:rsidP="00564C22">
            <w:pPr>
              <w:pStyle w:val="Beschriftung"/>
              <w:rPr>
                <w:del w:id="12710" w:author="Andreas Kuehne" w:date="2019-05-31T12:22:00Z"/>
                <w:rStyle w:val="Datatype"/>
                <w:b w:val="0"/>
                <w:bCs w:val="0"/>
              </w:rPr>
            </w:pPr>
            <w:del w:id="12711" w:author="Andreas Kuehne" w:date="2019-05-31T12:22:00Z">
              <w:r w:rsidRPr="002062A5" w:rsidDel="00B33063">
                <w:rPr>
                  <w:rStyle w:val="Datatype"/>
                </w:rPr>
                <w:delText>OptionalInputs</w:delText>
              </w:r>
              <w:bookmarkStart w:id="12712" w:name="_Toc10199221"/>
              <w:bookmarkEnd w:id="12712"/>
            </w:del>
          </w:p>
        </w:tc>
        <w:tc>
          <w:tcPr>
            <w:tcW w:w="4675" w:type="dxa"/>
          </w:tcPr>
          <w:p w14:paraId="2307E061" w14:textId="35C0BC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713" w:author="Andreas Kuehne" w:date="2019-05-31T12:22:00Z"/>
                <w:rStyle w:val="Datatype"/>
              </w:rPr>
            </w:pPr>
            <w:del w:id="12714" w:author="Andreas Kuehne" w:date="2019-05-31T12:22:00Z">
              <w:r w:rsidRPr="002062A5" w:rsidDel="00B33063">
                <w:rPr>
                  <w:rStyle w:val="Datatype"/>
                </w:rPr>
                <w:delText>optInp</w:delText>
              </w:r>
              <w:bookmarkStart w:id="12715" w:name="_Toc10199222"/>
              <w:bookmarkEnd w:id="12715"/>
            </w:del>
          </w:p>
        </w:tc>
        <w:bookmarkStart w:id="12716" w:name="_Toc10199223"/>
        <w:bookmarkEnd w:id="12716"/>
      </w:tr>
    </w:tbl>
    <w:p w14:paraId="7477BCA0" w14:textId="0FC53AE0" w:rsidR="00564C22" w:rsidRPr="0202B381" w:rsidDel="00B33063" w:rsidRDefault="009B1AF1" w:rsidP="00564C22">
      <w:pPr>
        <w:rPr>
          <w:del w:id="12717" w:author="Andreas Kuehne" w:date="2019-05-31T12:22:00Z"/>
        </w:rPr>
      </w:pPr>
      <w:del w:id="127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719" w:name="_Toc10199224"/>
        <w:bookmarkEnd w:id="12719"/>
      </w:del>
    </w:p>
    <w:p w14:paraId="308C4D13" w14:textId="719AEC89" w:rsidR="00564C22" w:rsidDel="00B33063" w:rsidRDefault="009B1AF1" w:rsidP="00564C22">
      <w:pPr>
        <w:pStyle w:val="Code"/>
        <w:spacing w:line="259" w:lineRule="auto"/>
        <w:rPr>
          <w:del w:id="12720" w:author="Andreas Kuehne" w:date="2019-05-31T12:22:00Z"/>
        </w:rPr>
      </w:pPr>
      <w:del w:id="12721" w:author="Andreas Kuehne" w:date="2019-05-31T12:22:00Z">
        <w:r w:rsidDel="00B33063">
          <w:rPr>
            <w:color w:val="31849B" w:themeColor="accent5" w:themeShade="BF"/>
          </w:rPr>
          <w:delText>"dss2-SignRequestType"</w:delText>
        </w:r>
        <w:r w:rsidDel="00B33063">
          <w:delText>: {</w:delText>
        </w:r>
        <w:bookmarkStart w:id="12722" w:name="_Toc10199225"/>
        <w:bookmarkEnd w:id="12722"/>
      </w:del>
    </w:p>
    <w:p w14:paraId="11759903" w14:textId="7336A879" w:rsidR="00564C22" w:rsidDel="00B33063" w:rsidRDefault="009B1AF1" w:rsidP="00564C22">
      <w:pPr>
        <w:pStyle w:val="Code"/>
        <w:spacing w:line="259" w:lineRule="auto"/>
        <w:rPr>
          <w:del w:id="12723" w:author="Andreas Kuehne" w:date="2019-05-31T12:22:00Z"/>
        </w:rPr>
      </w:pPr>
      <w:del w:id="127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725" w:name="_Toc10199226"/>
        <w:bookmarkEnd w:id="12725"/>
      </w:del>
    </w:p>
    <w:p w14:paraId="677BCA06" w14:textId="28E1BC56" w:rsidR="00564C22" w:rsidDel="00B33063" w:rsidRDefault="009B1AF1" w:rsidP="00564C22">
      <w:pPr>
        <w:pStyle w:val="Code"/>
        <w:spacing w:line="259" w:lineRule="auto"/>
        <w:rPr>
          <w:del w:id="12726" w:author="Andreas Kuehne" w:date="2019-05-31T12:22:00Z"/>
        </w:rPr>
      </w:pPr>
      <w:del w:id="12727" w:author="Andreas Kuehne" w:date="2019-05-31T12:22:00Z">
        <w:r w:rsidDel="00B33063">
          <w:rPr>
            <w:color w:val="31849B" w:themeColor="accent5" w:themeShade="BF"/>
          </w:rPr>
          <w:delText xml:space="preserve">  "properties"</w:delText>
        </w:r>
        <w:r w:rsidDel="00B33063">
          <w:delText>: {</w:delText>
        </w:r>
        <w:bookmarkStart w:id="12728" w:name="_Toc10199227"/>
        <w:bookmarkEnd w:id="12728"/>
      </w:del>
    </w:p>
    <w:p w14:paraId="13024264" w14:textId="13865BA3" w:rsidR="00564C22" w:rsidDel="00B33063" w:rsidRDefault="009B1AF1" w:rsidP="00564C22">
      <w:pPr>
        <w:pStyle w:val="Code"/>
        <w:spacing w:line="259" w:lineRule="auto"/>
        <w:rPr>
          <w:del w:id="12729" w:author="Andreas Kuehne" w:date="2019-05-31T12:22:00Z"/>
        </w:rPr>
      </w:pPr>
      <w:del w:id="12730" w:author="Andreas Kuehne" w:date="2019-05-31T12:22:00Z">
        <w:r w:rsidDel="00B33063">
          <w:rPr>
            <w:color w:val="31849B" w:themeColor="accent5" w:themeShade="BF"/>
          </w:rPr>
          <w:delText xml:space="preserve">    "profile"</w:delText>
        </w:r>
        <w:r w:rsidDel="00B33063">
          <w:delText>: {</w:delText>
        </w:r>
        <w:bookmarkStart w:id="12731" w:name="_Toc10199228"/>
        <w:bookmarkEnd w:id="12731"/>
      </w:del>
    </w:p>
    <w:p w14:paraId="58B9B39E" w14:textId="7A6A5901" w:rsidR="00564C22" w:rsidDel="00B33063" w:rsidRDefault="009B1AF1" w:rsidP="00564C22">
      <w:pPr>
        <w:pStyle w:val="Code"/>
        <w:spacing w:line="259" w:lineRule="auto"/>
        <w:rPr>
          <w:del w:id="12732" w:author="Andreas Kuehne" w:date="2019-05-31T12:22:00Z"/>
        </w:rPr>
      </w:pPr>
      <w:del w:id="127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734" w:name="_Toc10199229"/>
        <w:bookmarkEnd w:id="12734"/>
      </w:del>
    </w:p>
    <w:p w14:paraId="672CA490" w14:textId="4E533426" w:rsidR="00564C22" w:rsidDel="00B33063" w:rsidRDefault="009B1AF1" w:rsidP="00564C22">
      <w:pPr>
        <w:pStyle w:val="Code"/>
        <w:spacing w:line="259" w:lineRule="auto"/>
        <w:rPr>
          <w:del w:id="12735" w:author="Andreas Kuehne" w:date="2019-05-31T12:22:00Z"/>
        </w:rPr>
      </w:pPr>
      <w:del w:id="12736" w:author="Andreas Kuehne" w:date="2019-05-31T12:22:00Z">
        <w:r w:rsidDel="00B33063">
          <w:rPr>
            <w:color w:val="31849B" w:themeColor="accent5" w:themeShade="BF"/>
          </w:rPr>
          <w:delText xml:space="preserve">      "items"</w:delText>
        </w:r>
        <w:r w:rsidDel="00B33063">
          <w:delText>: {</w:delText>
        </w:r>
        <w:bookmarkStart w:id="12737" w:name="_Toc10199230"/>
        <w:bookmarkEnd w:id="12737"/>
      </w:del>
    </w:p>
    <w:p w14:paraId="36B2254B" w14:textId="1B50193D" w:rsidR="00564C22" w:rsidDel="00B33063" w:rsidRDefault="009B1AF1" w:rsidP="00564C22">
      <w:pPr>
        <w:pStyle w:val="Code"/>
        <w:spacing w:line="259" w:lineRule="auto"/>
        <w:rPr>
          <w:del w:id="12738" w:author="Andreas Kuehne" w:date="2019-05-31T12:22:00Z"/>
        </w:rPr>
      </w:pPr>
      <w:del w:id="127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740" w:name="_Toc10199231"/>
        <w:bookmarkEnd w:id="12740"/>
      </w:del>
    </w:p>
    <w:p w14:paraId="6B4D872F" w14:textId="6B5F9A7F" w:rsidR="00564C22" w:rsidDel="00B33063" w:rsidRDefault="009B1AF1" w:rsidP="00564C22">
      <w:pPr>
        <w:pStyle w:val="Code"/>
        <w:spacing w:line="259" w:lineRule="auto"/>
        <w:rPr>
          <w:del w:id="12741" w:author="Andreas Kuehne" w:date="2019-05-31T12:22:00Z"/>
        </w:rPr>
      </w:pPr>
      <w:del w:id="12742" w:author="Andreas Kuehne" w:date="2019-05-31T12:22:00Z">
        <w:r w:rsidDel="00B33063">
          <w:delText xml:space="preserve">      }</w:delText>
        </w:r>
        <w:bookmarkStart w:id="12743" w:name="_Toc10199232"/>
        <w:bookmarkEnd w:id="12743"/>
      </w:del>
    </w:p>
    <w:p w14:paraId="18480738" w14:textId="7DC60356" w:rsidR="00564C22" w:rsidDel="00B33063" w:rsidRDefault="009B1AF1" w:rsidP="00564C22">
      <w:pPr>
        <w:pStyle w:val="Code"/>
        <w:spacing w:line="259" w:lineRule="auto"/>
        <w:rPr>
          <w:del w:id="12744" w:author="Andreas Kuehne" w:date="2019-05-31T12:22:00Z"/>
        </w:rPr>
      </w:pPr>
      <w:del w:id="12745" w:author="Andreas Kuehne" w:date="2019-05-31T12:22:00Z">
        <w:r w:rsidDel="00B33063">
          <w:delText xml:space="preserve">    },</w:delText>
        </w:r>
        <w:bookmarkStart w:id="12746" w:name="_Toc10199233"/>
        <w:bookmarkEnd w:id="12746"/>
      </w:del>
    </w:p>
    <w:p w14:paraId="1E49AD9D" w14:textId="6C4CFC32" w:rsidR="00564C22" w:rsidDel="00B33063" w:rsidRDefault="009B1AF1" w:rsidP="00564C22">
      <w:pPr>
        <w:pStyle w:val="Code"/>
        <w:spacing w:line="259" w:lineRule="auto"/>
        <w:rPr>
          <w:del w:id="12747" w:author="Andreas Kuehne" w:date="2019-05-31T12:22:00Z"/>
        </w:rPr>
      </w:pPr>
      <w:del w:id="12748" w:author="Andreas Kuehne" w:date="2019-05-31T12:22:00Z">
        <w:r w:rsidDel="00B33063">
          <w:rPr>
            <w:color w:val="31849B" w:themeColor="accent5" w:themeShade="BF"/>
          </w:rPr>
          <w:delText xml:space="preserve">    "reqID"</w:delText>
        </w:r>
        <w:r w:rsidDel="00B33063">
          <w:delText>: {</w:delText>
        </w:r>
        <w:bookmarkStart w:id="12749" w:name="_Toc10199234"/>
        <w:bookmarkEnd w:id="12749"/>
      </w:del>
    </w:p>
    <w:p w14:paraId="0B961157" w14:textId="54D4BABA" w:rsidR="00564C22" w:rsidDel="00B33063" w:rsidRDefault="009B1AF1" w:rsidP="00564C22">
      <w:pPr>
        <w:pStyle w:val="Code"/>
        <w:spacing w:line="259" w:lineRule="auto"/>
        <w:rPr>
          <w:del w:id="12750" w:author="Andreas Kuehne" w:date="2019-05-31T12:22:00Z"/>
        </w:rPr>
      </w:pPr>
      <w:del w:id="127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752" w:name="_Toc10199235"/>
        <w:bookmarkEnd w:id="12752"/>
      </w:del>
    </w:p>
    <w:p w14:paraId="1723FE04" w14:textId="74289C21" w:rsidR="00564C22" w:rsidDel="00B33063" w:rsidRDefault="009B1AF1" w:rsidP="00564C22">
      <w:pPr>
        <w:pStyle w:val="Code"/>
        <w:spacing w:line="259" w:lineRule="auto"/>
        <w:rPr>
          <w:del w:id="12753" w:author="Andreas Kuehne" w:date="2019-05-31T12:22:00Z"/>
        </w:rPr>
      </w:pPr>
      <w:del w:id="12754" w:author="Andreas Kuehne" w:date="2019-05-31T12:22:00Z">
        <w:r w:rsidDel="00B33063">
          <w:delText xml:space="preserve">    },</w:delText>
        </w:r>
        <w:bookmarkStart w:id="12755" w:name="_Toc10199236"/>
        <w:bookmarkEnd w:id="12755"/>
      </w:del>
    </w:p>
    <w:p w14:paraId="5AD496E6" w14:textId="6F728D39" w:rsidR="00564C22" w:rsidDel="00B33063" w:rsidRDefault="009B1AF1" w:rsidP="00564C22">
      <w:pPr>
        <w:pStyle w:val="Code"/>
        <w:spacing w:line="259" w:lineRule="auto"/>
        <w:rPr>
          <w:del w:id="12756" w:author="Andreas Kuehne" w:date="2019-05-31T12:22:00Z"/>
        </w:rPr>
      </w:pPr>
      <w:del w:id="12757" w:author="Andreas Kuehne" w:date="2019-05-31T12:22:00Z">
        <w:r w:rsidDel="00B33063">
          <w:rPr>
            <w:color w:val="31849B" w:themeColor="accent5" w:themeShade="BF"/>
          </w:rPr>
          <w:delText xml:space="preserve">    "inDocs"</w:delText>
        </w:r>
        <w:r w:rsidDel="00B33063">
          <w:delText>: {</w:delText>
        </w:r>
        <w:bookmarkStart w:id="12758" w:name="_Toc10199237"/>
        <w:bookmarkEnd w:id="12758"/>
      </w:del>
    </w:p>
    <w:p w14:paraId="28ADDF48" w14:textId="027E160F" w:rsidR="00564C22" w:rsidDel="00B33063" w:rsidRDefault="009B1AF1" w:rsidP="00564C22">
      <w:pPr>
        <w:pStyle w:val="Code"/>
        <w:spacing w:line="259" w:lineRule="auto"/>
        <w:rPr>
          <w:del w:id="12759" w:author="Andreas Kuehne" w:date="2019-05-31T12:22:00Z"/>
        </w:rPr>
      </w:pPr>
      <w:del w:id="1276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2761" w:name="_Toc10199238"/>
        <w:bookmarkEnd w:id="12761"/>
      </w:del>
    </w:p>
    <w:p w14:paraId="315B8BF3" w14:textId="1D5FDEEC" w:rsidR="00564C22" w:rsidDel="00B33063" w:rsidRDefault="009B1AF1" w:rsidP="00564C22">
      <w:pPr>
        <w:pStyle w:val="Code"/>
        <w:spacing w:line="259" w:lineRule="auto"/>
        <w:rPr>
          <w:del w:id="12762" w:author="Andreas Kuehne" w:date="2019-05-31T12:22:00Z"/>
        </w:rPr>
      </w:pPr>
      <w:del w:id="12763" w:author="Andreas Kuehne" w:date="2019-05-31T12:22:00Z">
        <w:r w:rsidDel="00B33063">
          <w:delText xml:space="preserve">    },</w:delText>
        </w:r>
        <w:bookmarkStart w:id="12764" w:name="_Toc10199239"/>
        <w:bookmarkEnd w:id="12764"/>
      </w:del>
    </w:p>
    <w:p w14:paraId="2014A4FF" w14:textId="4005EE2E" w:rsidR="00564C22" w:rsidDel="00B33063" w:rsidRDefault="009B1AF1" w:rsidP="00564C22">
      <w:pPr>
        <w:pStyle w:val="Code"/>
        <w:spacing w:line="259" w:lineRule="auto"/>
        <w:rPr>
          <w:del w:id="12765" w:author="Andreas Kuehne" w:date="2019-05-31T12:22:00Z"/>
        </w:rPr>
      </w:pPr>
      <w:del w:id="12766" w:author="Andreas Kuehne" w:date="2019-05-31T12:22:00Z">
        <w:r w:rsidDel="00B33063">
          <w:rPr>
            <w:color w:val="31849B" w:themeColor="accent5" w:themeShade="BF"/>
          </w:rPr>
          <w:delText xml:space="preserve">    "optInp"</w:delText>
        </w:r>
        <w:r w:rsidDel="00B33063">
          <w:delText>: {</w:delText>
        </w:r>
        <w:bookmarkStart w:id="12767" w:name="_Toc10199240"/>
        <w:bookmarkEnd w:id="12767"/>
      </w:del>
    </w:p>
    <w:p w14:paraId="530A9B8F" w14:textId="5711726D" w:rsidR="00564C22" w:rsidDel="00B33063" w:rsidRDefault="009B1AF1" w:rsidP="00564C22">
      <w:pPr>
        <w:pStyle w:val="Code"/>
        <w:spacing w:line="259" w:lineRule="auto"/>
        <w:rPr>
          <w:del w:id="12768" w:author="Andreas Kuehne" w:date="2019-05-31T12:22:00Z"/>
        </w:rPr>
      </w:pPr>
      <w:del w:id="127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"#/definitions/dss2-OptionalInputsSignType"</w:delText>
        </w:r>
        <w:bookmarkStart w:id="12770" w:name="_Toc10199241"/>
        <w:bookmarkEnd w:id="12770"/>
      </w:del>
    </w:p>
    <w:p w14:paraId="58FE9D61" w14:textId="183A5095" w:rsidR="00564C22" w:rsidDel="00B33063" w:rsidRDefault="009B1AF1" w:rsidP="00564C22">
      <w:pPr>
        <w:pStyle w:val="Code"/>
        <w:spacing w:line="259" w:lineRule="auto"/>
        <w:rPr>
          <w:del w:id="12771" w:author="Andreas Kuehne" w:date="2019-05-31T12:22:00Z"/>
        </w:rPr>
      </w:pPr>
      <w:del w:id="12772" w:author="Andreas Kuehne" w:date="2019-05-31T12:22:00Z">
        <w:r w:rsidDel="00B33063">
          <w:delText xml:space="preserve">    }</w:delText>
        </w:r>
        <w:bookmarkStart w:id="12773" w:name="_Toc10199242"/>
        <w:bookmarkEnd w:id="12773"/>
      </w:del>
    </w:p>
    <w:p w14:paraId="3AE889AD" w14:textId="6F2D4B0B" w:rsidR="00564C22" w:rsidDel="00B33063" w:rsidRDefault="009B1AF1" w:rsidP="00564C22">
      <w:pPr>
        <w:pStyle w:val="Code"/>
        <w:spacing w:line="259" w:lineRule="auto"/>
        <w:rPr>
          <w:del w:id="12774" w:author="Andreas Kuehne" w:date="2019-05-31T12:22:00Z"/>
        </w:rPr>
      </w:pPr>
      <w:del w:id="12775" w:author="Andreas Kuehne" w:date="2019-05-31T12:22:00Z">
        <w:r w:rsidDel="00B33063">
          <w:delText xml:space="preserve">  }</w:delText>
        </w:r>
        <w:bookmarkStart w:id="12776" w:name="_Toc10199243"/>
        <w:bookmarkEnd w:id="12776"/>
      </w:del>
    </w:p>
    <w:p w14:paraId="05F679DC" w14:textId="4ABD7580" w:rsidR="00564C22" w:rsidDel="00B33063" w:rsidRDefault="009B1AF1" w:rsidP="00564C22">
      <w:pPr>
        <w:pStyle w:val="Code"/>
        <w:spacing w:line="259" w:lineRule="auto"/>
        <w:rPr>
          <w:del w:id="12777" w:author="Andreas Kuehne" w:date="2019-05-31T12:22:00Z"/>
        </w:rPr>
      </w:pPr>
      <w:del w:id="12778" w:author="Andreas Kuehne" w:date="2019-05-31T12:22:00Z">
        <w:r w:rsidDel="00B33063">
          <w:delText>}</w:delText>
        </w:r>
        <w:bookmarkStart w:id="12779" w:name="_Toc10199244"/>
        <w:bookmarkEnd w:id="12779"/>
      </w:del>
    </w:p>
    <w:p w14:paraId="5BAD8F63" w14:textId="615188D0" w:rsidR="00564C22" w:rsidDel="00B33063" w:rsidRDefault="00564C22" w:rsidP="00564C22">
      <w:pPr>
        <w:rPr>
          <w:del w:id="12780" w:author="Andreas Kuehne" w:date="2019-05-31T12:22:00Z"/>
        </w:rPr>
      </w:pPr>
      <w:bookmarkStart w:id="12781" w:name="_Toc10199245"/>
      <w:bookmarkEnd w:id="12781"/>
    </w:p>
    <w:p w14:paraId="2C62B816" w14:textId="183AB7F3" w:rsidR="00564C22" w:rsidDel="00B33063" w:rsidRDefault="009B1AF1" w:rsidP="00564C22">
      <w:pPr>
        <w:pStyle w:val="berschrift4"/>
        <w:rPr>
          <w:del w:id="12782" w:author="Andreas Kuehne" w:date="2019-05-31T12:22:00Z"/>
        </w:rPr>
      </w:pPr>
      <w:del w:id="12783" w:author="Andreas Kuehne" w:date="2019-05-31T12:22:00Z">
        <w:r w:rsidDel="00B33063">
          <w:delText>SignRequest – XML Syntax</w:delText>
        </w:r>
        <w:bookmarkStart w:id="12784" w:name="_Toc10199246"/>
        <w:bookmarkEnd w:id="12784"/>
      </w:del>
    </w:p>
    <w:p w14:paraId="623CE5C7" w14:textId="56B2C57A" w:rsidR="00564C22" w:rsidRPr="5404FA76" w:rsidDel="00B33063" w:rsidRDefault="009B1AF1" w:rsidP="00564C22">
      <w:pPr>
        <w:rPr>
          <w:del w:id="12785" w:author="Andreas Kuehne" w:date="2019-05-31T12:22:00Z"/>
        </w:rPr>
      </w:pPr>
      <w:del w:id="12786" w:author="Andreas Kuehne" w:date="2019-05-31T12:22:00Z">
        <w:r w:rsidRPr="0CCF9147" w:rsidDel="00B33063">
          <w:delText xml:space="preserve">The XML type </w:delText>
        </w:r>
        <w:r w:rsidRPr="002062A5" w:rsidDel="00B33063">
          <w:rPr>
            <w:rFonts w:ascii="Courier New" w:eastAsia="Courier New" w:hAnsi="Courier New" w:cs="Courier New"/>
          </w:rPr>
          <w:delText>SignRequestType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SignRequest</w:delText>
        </w:r>
        <w:r w:rsidDel="00B33063">
          <w:delText xml:space="preserve"> </w:delText>
        </w:r>
        <w:r w:rsidRPr="005A6FFD" w:rsidDel="00B33063">
          <w:delText>component.</w:delText>
        </w:r>
        <w:bookmarkStart w:id="12787" w:name="_Toc10199247"/>
        <w:bookmarkEnd w:id="12787"/>
      </w:del>
    </w:p>
    <w:p w14:paraId="5547EF90" w14:textId="05675CF1" w:rsidR="00564C22" w:rsidDel="00B33063" w:rsidRDefault="009B1AF1" w:rsidP="00564C22">
      <w:pPr>
        <w:rPr>
          <w:del w:id="12788" w:author="Andreas Kuehne" w:date="2019-05-31T12:22:00Z"/>
        </w:rPr>
      </w:pPr>
      <w:del w:id="127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790" w:name="_Toc10199248"/>
        <w:bookmarkEnd w:id="12790"/>
      </w:del>
    </w:p>
    <w:p w14:paraId="43BE5336" w14:textId="4DEC7494" w:rsidR="00564C22" w:rsidDel="00B33063" w:rsidRDefault="009B1AF1" w:rsidP="00564C22">
      <w:pPr>
        <w:pStyle w:val="Code"/>
        <w:rPr>
          <w:del w:id="12791" w:author="Andreas Kuehne" w:date="2019-05-31T12:22:00Z"/>
        </w:rPr>
      </w:pPr>
      <w:del w:id="127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SignRequestType</w:delText>
        </w:r>
        <w:r w:rsidDel="00B33063">
          <w:rPr>
            <w:color w:val="943634" w:themeColor="accent2" w:themeShade="BF"/>
          </w:rPr>
          <w:delText>"</w:delText>
        </w:r>
        <w:r w:rsidDel="00B33063">
          <w:rPr>
            <w:color w:val="31849B" w:themeColor="accent5" w:themeShade="BF"/>
          </w:rPr>
          <w:delText>&gt;</w:delText>
        </w:r>
        <w:bookmarkStart w:id="12793" w:name="_Toc10199249"/>
        <w:bookmarkEnd w:id="12793"/>
      </w:del>
    </w:p>
    <w:p w14:paraId="778B07AB" w14:textId="757213A4" w:rsidR="00564C22" w:rsidDel="00B33063" w:rsidRDefault="009B1AF1" w:rsidP="00564C22">
      <w:pPr>
        <w:pStyle w:val="Code"/>
        <w:rPr>
          <w:del w:id="12794" w:author="Andreas Kuehne" w:date="2019-05-31T12:22:00Z"/>
        </w:rPr>
      </w:pPr>
      <w:del w:id="12795" w:author="Andreas Kuehne" w:date="2019-05-31T12:22:00Z">
        <w:r w:rsidDel="00B33063">
          <w:rPr>
            <w:color w:val="31849B" w:themeColor="accent5" w:themeShade="BF"/>
          </w:rPr>
          <w:delText xml:space="preserve">  &lt;xs:complexContent&gt;</w:delText>
        </w:r>
        <w:bookmarkStart w:id="12796" w:name="_Toc10199250"/>
        <w:bookmarkEnd w:id="12796"/>
      </w:del>
    </w:p>
    <w:p w14:paraId="2BB22F25" w14:textId="2FA67213" w:rsidR="00564C22" w:rsidDel="00B33063" w:rsidRDefault="009B1AF1" w:rsidP="00564C22">
      <w:pPr>
        <w:pStyle w:val="Code"/>
        <w:rPr>
          <w:del w:id="12797" w:author="Andreas Kuehne" w:date="2019-05-31T12:22:00Z"/>
        </w:rPr>
      </w:pPr>
      <w:del w:id="1279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2799" w:name="_Toc10199251"/>
        <w:bookmarkEnd w:id="12799"/>
      </w:del>
    </w:p>
    <w:p w14:paraId="6DC77A60" w14:textId="1CBB26DD" w:rsidR="00564C22" w:rsidDel="00B33063" w:rsidRDefault="009B1AF1" w:rsidP="00564C22">
      <w:pPr>
        <w:pStyle w:val="Code"/>
        <w:rPr>
          <w:del w:id="12800" w:author="Andreas Kuehne" w:date="2019-05-31T12:22:00Z"/>
        </w:rPr>
      </w:pPr>
      <w:del w:id="12801" w:author="Andreas Kuehne" w:date="2019-05-31T12:22:00Z">
        <w:r w:rsidDel="00B33063">
          <w:rPr>
            <w:color w:val="31849B" w:themeColor="accent5" w:themeShade="BF"/>
          </w:rPr>
          <w:delText xml:space="preserve">      &lt;xs:sequence&gt;</w:delText>
        </w:r>
        <w:bookmarkStart w:id="12802" w:name="_Toc10199252"/>
        <w:bookmarkEnd w:id="12802"/>
      </w:del>
    </w:p>
    <w:p w14:paraId="18AEB036" w14:textId="7AD13CA9" w:rsidR="00564C22" w:rsidDel="00B33063" w:rsidRDefault="009B1AF1" w:rsidP="00564C22">
      <w:pPr>
        <w:pStyle w:val="Code"/>
        <w:rPr>
          <w:del w:id="12803" w:author="Andreas Kuehne" w:date="2019-05-31T12:22:00Z"/>
        </w:rPr>
      </w:pPr>
      <w:del w:id="128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805" w:name="_Toc10199253"/>
        <w:bookmarkEnd w:id="12805"/>
      </w:del>
    </w:p>
    <w:p w14:paraId="00AABA7F" w14:textId="47C3FDB8" w:rsidR="00564C22" w:rsidDel="00B33063" w:rsidRDefault="009B1AF1" w:rsidP="00564C22">
      <w:pPr>
        <w:pStyle w:val="Code"/>
        <w:rPr>
          <w:del w:id="12806" w:author="Andreas Kuehne" w:date="2019-05-31T12:22:00Z"/>
        </w:rPr>
      </w:pPr>
      <w:del w:id="128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808" w:name="_Toc10199254"/>
        <w:bookmarkEnd w:id="12808"/>
      </w:del>
    </w:p>
    <w:p w14:paraId="30C15A6D" w14:textId="4774A1A4" w:rsidR="00564C22" w:rsidDel="00B33063" w:rsidRDefault="009B1AF1" w:rsidP="00564C22">
      <w:pPr>
        <w:pStyle w:val="Code"/>
        <w:rPr>
          <w:del w:id="12809" w:author="Andreas Kuehne" w:date="2019-05-31T12:22:00Z"/>
        </w:rPr>
      </w:pPr>
      <w:del w:id="12810" w:author="Andreas Kuehne" w:date="2019-05-31T12:22:00Z">
        <w:r w:rsidDel="00B33063">
          <w:rPr>
            <w:color w:val="31849B" w:themeColor="accent5" w:themeShade="BF"/>
          </w:rPr>
          <w:delText xml:space="preserve">      &lt;/xs:sequence&gt;</w:delText>
        </w:r>
        <w:bookmarkStart w:id="12811" w:name="_Toc10199255"/>
        <w:bookmarkEnd w:id="12811"/>
      </w:del>
    </w:p>
    <w:p w14:paraId="04B6DB99" w14:textId="5931A7D3" w:rsidR="00564C22" w:rsidDel="00B33063" w:rsidRDefault="009B1AF1" w:rsidP="00564C22">
      <w:pPr>
        <w:pStyle w:val="Code"/>
        <w:rPr>
          <w:del w:id="12812" w:author="Andreas Kuehne" w:date="2019-05-31T12:22:00Z"/>
        </w:rPr>
      </w:pPr>
      <w:del w:id="12813" w:author="Andreas Kuehne" w:date="2019-05-31T12:22:00Z">
        <w:r w:rsidDel="00B33063">
          <w:rPr>
            <w:color w:val="31849B" w:themeColor="accent5" w:themeShade="BF"/>
          </w:rPr>
          <w:delText xml:space="preserve">    &lt;/xs:extension&gt;</w:delText>
        </w:r>
        <w:bookmarkStart w:id="12814" w:name="_Toc10199256"/>
        <w:bookmarkEnd w:id="12814"/>
      </w:del>
    </w:p>
    <w:p w14:paraId="76132CF2" w14:textId="60CB2300" w:rsidR="00564C22" w:rsidDel="00B33063" w:rsidRDefault="009B1AF1" w:rsidP="00564C22">
      <w:pPr>
        <w:pStyle w:val="Code"/>
        <w:rPr>
          <w:del w:id="12815" w:author="Andreas Kuehne" w:date="2019-05-31T12:22:00Z"/>
        </w:rPr>
      </w:pPr>
      <w:del w:id="12816" w:author="Andreas Kuehne" w:date="2019-05-31T12:22:00Z">
        <w:r w:rsidDel="00B33063">
          <w:rPr>
            <w:color w:val="31849B" w:themeColor="accent5" w:themeShade="BF"/>
          </w:rPr>
          <w:delText xml:space="preserve">  &lt;/xs:complexContent&gt;</w:delText>
        </w:r>
        <w:bookmarkStart w:id="12817" w:name="_Toc10199257"/>
        <w:bookmarkEnd w:id="12817"/>
      </w:del>
    </w:p>
    <w:p w14:paraId="58B0367D" w14:textId="6DADEAE7" w:rsidR="00564C22" w:rsidDel="00B33063" w:rsidRDefault="009B1AF1" w:rsidP="00564C22">
      <w:pPr>
        <w:pStyle w:val="Code"/>
        <w:rPr>
          <w:del w:id="12818" w:author="Andreas Kuehne" w:date="2019-05-31T12:22:00Z"/>
        </w:rPr>
      </w:pPr>
      <w:del w:id="12819" w:author="Andreas Kuehne" w:date="2019-05-31T12:22:00Z">
        <w:r w:rsidDel="00B33063">
          <w:rPr>
            <w:color w:val="31849B" w:themeColor="accent5" w:themeShade="BF"/>
          </w:rPr>
          <w:delText>&lt;/xs:complexType&gt;</w:delText>
        </w:r>
        <w:bookmarkStart w:id="12820" w:name="_Toc10199258"/>
        <w:bookmarkEnd w:id="12820"/>
      </w:del>
    </w:p>
    <w:p w14:paraId="7B27314C" w14:textId="5B123079" w:rsidR="00564C22" w:rsidDel="00B33063" w:rsidRDefault="009B1AF1" w:rsidP="00564C22">
      <w:pPr>
        <w:spacing w:line="259" w:lineRule="auto"/>
        <w:rPr>
          <w:del w:id="12821" w:author="Andreas Kuehne" w:date="2019-05-31T12:22:00Z"/>
        </w:rPr>
      </w:pPr>
      <w:del w:id="1282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SignRequestType</w:delText>
        </w:r>
        <w:r w:rsidRPr="71C71F8C" w:rsidDel="00B33063">
          <w:delText xml:space="preserve"> </w:delText>
        </w:r>
        <w:r w:rsidDel="00B33063">
          <w:delText xml:space="preserve">XML element SHALL implement in XML syntax the sub-component that has a name equal to its local name. </w:delText>
        </w:r>
        <w:bookmarkStart w:id="12823" w:name="_Toc10199259"/>
        <w:bookmarkEnd w:id="12823"/>
      </w:del>
    </w:p>
    <w:p w14:paraId="299B3349" w14:textId="50A4FD68" w:rsidR="00564C22" w:rsidDel="00B33063" w:rsidRDefault="009B1AF1" w:rsidP="00564C22">
      <w:pPr>
        <w:pStyle w:val="berschrift3"/>
        <w:rPr>
          <w:del w:id="12824" w:author="Andreas Kuehne" w:date="2019-05-31T12:22:00Z"/>
        </w:rPr>
      </w:pPr>
      <w:bookmarkStart w:id="12825" w:name="_RefCompE03D9D8F"/>
      <w:del w:id="12826" w:author="Andreas Kuehne" w:date="2019-05-31T12:22:00Z">
        <w:r w:rsidDel="00B33063">
          <w:delText>Component SignResponse</w:delText>
        </w:r>
        <w:bookmarkStart w:id="12827" w:name="_Toc10199260"/>
        <w:bookmarkEnd w:id="12825"/>
        <w:bookmarkEnd w:id="12827"/>
      </w:del>
    </w:p>
    <w:p w14:paraId="420B48F7" w14:textId="67263BCE" w:rsidR="00564C22" w:rsidDel="00B33063" w:rsidRDefault="001725A5" w:rsidP="00564C22">
      <w:pPr>
        <w:rPr>
          <w:del w:id="12828" w:author="Andreas Kuehne" w:date="2019-05-31T12:22:00Z"/>
        </w:rPr>
      </w:pPr>
      <w:del w:id="12829" w:author="Andreas Kuehne" w:date="2019-05-31T12:22:00Z">
        <w:r w:rsidRPr="003A06D0" w:rsidDel="00B33063">
          <w:delText xml:space="preserve">The </w:delText>
        </w:r>
        <w:r w:rsidRPr="003A06D0" w:rsidDel="00B33063">
          <w:rPr>
            <w:rFonts w:ascii="Courier New" w:eastAsia="Courier New" w:hAnsi="Courier New" w:cs="Courier New"/>
            <w:lang w:val="en-GB"/>
          </w:rPr>
          <w:delText>SignResponse</w:delText>
        </w:r>
        <w:r w:rsidRPr="003A06D0" w:rsidDel="00B33063">
          <w:delText xml:space="preserve"> component returns the requested signature or timestamp to the requestor.</w:delText>
        </w:r>
        <w:bookmarkStart w:id="12830" w:name="_Toc10199261"/>
        <w:bookmarkEnd w:id="12830"/>
      </w:del>
    </w:p>
    <w:p w14:paraId="45FB1694" w14:textId="10ED4323" w:rsidR="00564C22" w:rsidDel="00B33063" w:rsidRDefault="009B1AF1" w:rsidP="00564C22">
      <w:pPr>
        <w:rPr>
          <w:del w:id="12831" w:author="Andreas Kuehne" w:date="2019-05-31T12:22:00Z"/>
        </w:rPr>
      </w:pPr>
      <w:del w:id="12832"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2833" w:name="_Toc10199262"/>
        <w:bookmarkEnd w:id="12833"/>
      </w:del>
    </w:p>
    <w:p w14:paraId="4C9E065A" w14:textId="0E455775" w:rsidR="00564C22" w:rsidDel="00B33063" w:rsidRDefault="009B1AF1" w:rsidP="00564C22">
      <w:pPr>
        <w:rPr>
          <w:del w:id="12834" w:author="Andreas Kuehne" w:date="2019-05-31T12:22:00Z"/>
        </w:rPr>
      </w:pPr>
      <w:del w:id="12835" w:author="Andreas Kuehne" w:date="2019-05-31T12:22:00Z">
        <w:r w:rsidDel="00B33063">
          <w:delText>Below follows a list of the sub-components that constitute this component:</w:delText>
        </w:r>
        <w:bookmarkStart w:id="12836" w:name="_Toc10199263"/>
        <w:bookmarkEnd w:id="12836"/>
      </w:del>
    </w:p>
    <w:p w14:paraId="65669BAF" w14:textId="3AB21BFB" w:rsidR="00564C22" w:rsidDel="00B33063" w:rsidRDefault="009B1AF1" w:rsidP="00564C22">
      <w:pPr>
        <w:pStyle w:val="Member"/>
        <w:rPr>
          <w:del w:id="12837" w:author="Andreas Kuehne" w:date="2019-05-31T12:22:00Z"/>
        </w:rPr>
      </w:pPr>
      <w:del w:id="12838"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_RefCompF7F54724 \r \h </w:delInstrText>
        </w:r>
        <w:r w:rsidDel="00B33063">
          <w:fldChar w:fldCharType="separate"/>
        </w:r>
        <w:r w:rsidDel="00B33063">
          <w:rPr>
            <w:rStyle w:val="Datatype"/>
            <w:rFonts w:eastAsia="Courier New" w:cs="Courier New"/>
          </w:rPr>
          <w:delText>OptionalOutputsSign</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OptionalOutputs</w:delText>
        </w:r>
        <w:r w:rsidRPr="003A06D0" w:rsidDel="00B33063">
          <w:delText xml:space="preserve"> element contains additional signing related outputs returned by the server.</w:delText>
        </w:r>
        <w:bookmarkStart w:id="12839" w:name="_Toc10199264"/>
        <w:bookmarkEnd w:id="12839"/>
      </w:del>
    </w:p>
    <w:p w14:paraId="2C6F857B" w14:textId="1A9D6BE5" w:rsidR="00564C22" w:rsidDel="00B33063" w:rsidRDefault="009B1AF1" w:rsidP="00564C22">
      <w:pPr>
        <w:pStyle w:val="Member"/>
        <w:rPr>
          <w:del w:id="12840" w:author="Andreas Kuehne" w:date="2019-05-31T12:22:00Z"/>
        </w:rPr>
      </w:pPr>
      <w:del w:id="12841"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007C0E03" w:rsidDel="00B33063">
          <w:delText>The use cases described in this document assume zero or one signature being included within this element. Profiles may define processing rules how to handle unbounded cardinality.</w:delText>
        </w:r>
        <w:bookmarkStart w:id="12842" w:name="_Toc10199265"/>
        <w:bookmarkEnd w:id="12842"/>
      </w:del>
    </w:p>
    <w:p w14:paraId="4D6091A8" w14:textId="67FDADB5" w:rsidR="00564C22" w:rsidDel="00B33063" w:rsidRDefault="009B1AF1" w:rsidP="00564C22">
      <w:pPr>
        <w:pStyle w:val="berschrift4"/>
        <w:rPr>
          <w:del w:id="12843" w:author="Andreas Kuehne" w:date="2019-05-31T12:22:00Z"/>
        </w:rPr>
      </w:pPr>
      <w:del w:id="12844" w:author="Andreas Kuehne" w:date="2019-05-31T12:22:00Z">
        <w:r w:rsidDel="00B33063">
          <w:delText>SignResponse – JSON Syntax</w:delText>
        </w:r>
        <w:bookmarkStart w:id="12845" w:name="_Toc10199266"/>
        <w:bookmarkEnd w:id="12845"/>
      </w:del>
    </w:p>
    <w:p w14:paraId="0CC0A8EF" w14:textId="6DB0F46D" w:rsidR="00564C22" w:rsidRPr="0248A3D1" w:rsidDel="00B33063" w:rsidRDefault="009B1AF1" w:rsidP="00564C22">
      <w:pPr>
        <w:rPr>
          <w:del w:id="12846" w:author="Andreas Kuehne" w:date="2019-05-31T12:22:00Z"/>
        </w:rPr>
      </w:pPr>
      <w:del w:id="128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SignResponse</w:delText>
        </w:r>
        <w:r w:rsidDel="00B33063">
          <w:delText xml:space="preserve"> component.</w:delText>
        </w:r>
        <w:bookmarkStart w:id="12848" w:name="_Toc10199267"/>
        <w:bookmarkEnd w:id="12848"/>
      </w:del>
    </w:p>
    <w:p w14:paraId="561D9690" w14:textId="691C5AC9" w:rsidR="00564C22" w:rsidRPr="C2430093" w:rsidDel="00B33063" w:rsidRDefault="009B1AF1" w:rsidP="00564C22">
      <w:pPr>
        <w:spacing w:line="259" w:lineRule="auto"/>
        <w:rPr>
          <w:del w:id="12849" w:author="Andreas Kuehne" w:date="2019-05-31T12:22:00Z"/>
          <w:rFonts w:eastAsia="Arial" w:cs="Arial"/>
          <w:sz w:val="22"/>
          <w:szCs w:val="22"/>
        </w:rPr>
      </w:pPr>
      <w:del w:id="1285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SignResponse</w:delText>
        </w:r>
        <w:r w:rsidRPr="002062A5" w:rsidDel="00B33063">
          <w:rPr>
            <w:rFonts w:eastAsia="Arial" w:cs="Arial"/>
            <w:sz w:val="22"/>
            <w:szCs w:val="22"/>
          </w:rPr>
          <w:delText xml:space="preserve"> using JSON-specific names mapped as shown in the table below.</w:delText>
        </w:r>
        <w:bookmarkStart w:id="12851" w:name="_Toc10199268"/>
        <w:bookmarkEnd w:id="12851"/>
      </w:del>
    </w:p>
    <w:tbl>
      <w:tblPr>
        <w:tblStyle w:val="Gitternetztabelle1hell1"/>
        <w:tblW w:w="0" w:type="auto"/>
        <w:tblLook w:val="04A0" w:firstRow="1" w:lastRow="0" w:firstColumn="1" w:lastColumn="0" w:noHBand="0" w:noVBand="1"/>
      </w:tblPr>
      <w:tblGrid>
        <w:gridCol w:w="4675"/>
        <w:gridCol w:w="4675"/>
      </w:tblGrid>
      <w:tr w:rsidR="00564C22" w:rsidDel="00B33063" w14:paraId="1DAB0CE3" w14:textId="14A2B011" w:rsidTr="00564C22">
        <w:trPr>
          <w:cnfStyle w:val="100000000000" w:firstRow="1" w:lastRow="0" w:firstColumn="0" w:lastColumn="0" w:oddVBand="0" w:evenVBand="0" w:oddHBand="0" w:evenHBand="0" w:firstRowFirstColumn="0" w:firstRowLastColumn="0" w:lastRowFirstColumn="0" w:lastRowLastColumn="0"/>
          <w:del w:id="128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605ED" w14:textId="7AE636B2" w:rsidR="00564C22" w:rsidDel="00B33063" w:rsidRDefault="009B1AF1" w:rsidP="00564C22">
            <w:pPr>
              <w:pStyle w:val="Beschriftung"/>
              <w:rPr>
                <w:del w:id="12853" w:author="Andreas Kuehne" w:date="2019-05-31T12:22:00Z"/>
              </w:rPr>
            </w:pPr>
            <w:del w:id="12854" w:author="Andreas Kuehne" w:date="2019-05-31T12:22:00Z">
              <w:r w:rsidDel="00B33063">
                <w:delText>Element</w:delText>
              </w:r>
              <w:bookmarkStart w:id="12855" w:name="_Toc10199269"/>
              <w:bookmarkEnd w:id="12855"/>
            </w:del>
          </w:p>
        </w:tc>
        <w:tc>
          <w:tcPr>
            <w:tcW w:w="4675" w:type="dxa"/>
          </w:tcPr>
          <w:p w14:paraId="75BE3959" w14:textId="1B0E74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856" w:author="Andreas Kuehne" w:date="2019-05-31T12:22:00Z"/>
              </w:rPr>
            </w:pPr>
            <w:del w:id="12857" w:author="Andreas Kuehne" w:date="2019-05-31T12:22:00Z">
              <w:r w:rsidDel="00B33063">
                <w:delText>Implementing JSON member name</w:delText>
              </w:r>
              <w:bookmarkStart w:id="12858" w:name="_Toc10199270"/>
              <w:bookmarkEnd w:id="12858"/>
            </w:del>
          </w:p>
        </w:tc>
        <w:bookmarkStart w:id="12859" w:name="_Toc10199271"/>
        <w:bookmarkEnd w:id="12859"/>
      </w:tr>
      <w:tr w:rsidR="00564C22" w:rsidDel="00B33063" w14:paraId="23168AD2" w14:textId="1713C087" w:rsidTr="00564C22">
        <w:trPr>
          <w:del w:id="12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1A1630" w14:textId="52F8085D" w:rsidR="00564C22" w:rsidRPr="002062A5" w:rsidDel="00B33063" w:rsidRDefault="009B1AF1" w:rsidP="00564C22">
            <w:pPr>
              <w:pStyle w:val="Beschriftung"/>
              <w:rPr>
                <w:del w:id="12861" w:author="Andreas Kuehne" w:date="2019-05-31T12:22:00Z"/>
                <w:rStyle w:val="Datatype"/>
                <w:b w:val="0"/>
                <w:bCs w:val="0"/>
              </w:rPr>
            </w:pPr>
            <w:del w:id="12862" w:author="Andreas Kuehne" w:date="2019-05-31T12:22:00Z">
              <w:r w:rsidRPr="002062A5" w:rsidDel="00B33063">
                <w:rPr>
                  <w:rStyle w:val="Datatype"/>
                </w:rPr>
                <w:delText>OptionalOutputs</w:delText>
              </w:r>
              <w:bookmarkStart w:id="12863" w:name="_Toc10199272"/>
              <w:bookmarkEnd w:id="12863"/>
            </w:del>
          </w:p>
        </w:tc>
        <w:tc>
          <w:tcPr>
            <w:tcW w:w="4675" w:type="dxa"/>
          </w:tcPr>
          <w:p w14:paraId="71D21257" w14:textId="2B55D6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64" w:author="Andreas Kuehne" w:date="2019-05-31T12:22:00Z"/>
                <w:rStyle w:val="Datatype"/>
              </w:rPr>
            </w:pPr>
            <w:del w:id="12865" w:author="Andreas Kuehne" w:date="2019-05-31T12:22:00Z">
              <w:r w:rsidRPr="002062A5" w:rsidDel="00B33063">
                <w:rPr>
                  <w:rStyle w:val="Datatype"/>
                </w:rPr>
                <w:delText>optOutp</w:delText>
              </w:r>
              <w:bookmarkStart w:id="12866" w:name="_Toc10199273"/>
              <w:bookmarkEnd w:id="12866"/>
            </w:del>
          </w:p>
        </w:tc>
        <w:bookmarkStart w:id="12867" w:name="_Toc10199274"/>
        <w:bookmarkEnd w:id="12867"/>
      </w:tr>
      <w:tr w:rsidR="00564C22" w:rsidDel="00B33063" w14:paraId="1335A834" w14:textId="37522027" w:rsidTr="00564C22">
        <w:trPr>
          <w:del w:id="128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D84D77" w14:textId="4E50A31B" w:rsidR="00564C22" w:rsidRPr="002062A5" w:rsidDel="00B33063" w:rsidRDefault="009B1AF1" w:rsidP="00564C22">
            <w:pPr>
              <w:pStyle w:val="Beschriftung"/>
              <w:rPr>
                <w:del w:id="12869" w:author="Andreas Kuehne" w:date="2019-05-31T12:22:00Z"/>
                <w:rStyle w:val="Datatype"/>
                <w:b w:val="0"/>
                <w:bCs w:val="0"/>
              </w:rPr>
            </w:pPr>
            <w:del w:id="12870" w:author="Andreas Kuehne" w:date="2019-05-31T12:22:00Z">
              <w:r w:rsidRPr="002062A5" w:rsidDel="00B33063">
                <w:rPr>
                  <w:rStyle w:val="Datatype"/>
                </w:rPr>
                <w:delText>SignatureObject</w:delText>
              </w:r>
              <w:bookmarkStart w:id="12871" w:name="_Toc10199275"/>
              <w:bookmarkEnd w:id="12871"/>
            </w:del>
          </w:p>
        </w:tc>
        <w:tc>
          <w:tcPr>
            <w:tcW w:w="4675" w:type="dxa"/>
          </w:tcPr>
          <w:p w14:paraId="2F20AA65" w14:textId="16AE4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72" w:author="Andreas Kuehne" w:date="2019-05-31T12:22:00Z"/>
                <w:rStyle w:val="Datatype"/>
              </w:rPr>
            </w:pPr>
            <w:del w:id="12873" w:author="Andreas Kuehne" w:date="2019-05-31T12:22:00Z">
              <w:r w:rsidRPr="002062A5" w:rsidDel="00B33063">
                <w:rPr>
                  <w:rStyle w:val="Datatype"/>
                </w:rPr>
                <w:delText>sigObj</w:delText>
              </w:r>
              <w:bookmarkStart w:id="12874" w:name="_Toc10199276"/>
              <w:bookmarkEnd w:id="12874"/>
            </w:del>
          </w:p>
        </w:tc>
        <w:bookmarkStart w:id="12875" w:name="_Toc10199277"/>
        <w:bookmarkEnd w:id="12875"/>
      </w:tr>
    </w:tbl>
    <w:p w14:paraId="0C829F9F" w14:textId="129AD161" w:rsidR="00564C22" w:rsidRPr="0202B381" w:rsidDel="00B33063" w:rsidRDefault="009B1AF1" w:rsidP="00564C22">
      <w:pPr>
        <w:rPr>
          <w:del w:id="12876" w:author="Andreas Kuehne" w:date="2019-05-31T12:22:00Z"/>
        </w:rPr>
      </w:pPr>
      <w:del w:id="128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878" w:name="_Toc10199278"/>
        <w:bookmarkEnd w:id="12878"/>
      </w:del>
    </w:p>
    <w:p w14:paraId="0A324A3E" w14:textId="57F02508" w:rsidR="00564C22" w:rsidDel="00B33063" w:rsidRDefault="009B1AF1" w:rsidP="00564C22">
      <w:pPr>
        <w:pStyle w:val="Code"/>
        <w:spacing w:line="259" w:lineRule="auto"/>
        <w:rPr>
          <w:del w:id="12879" w:author="Andreas Kuehne" w:date="2019-05-31T12:22:00Z"/>
        </w:rPr>
      </w:pPr>
      <w:del w:id="12880" w:author="Andreas Kuehne" w:date="2019-05-31T12:22:00Z">
        <w:r w:rsidDel="00B33063">
          <w:rPr>
            <w:color w:val="31849B" w:themeColor="accent5" w:themeShade="BF"/>
          </w:rPr>
          <w:delText>"dss2-SignResponseType"</w:delText>
        </w:r>
        <w:r w:rsidDel="00B33063">
          <w:delText>: {</w:delText>
        </w:r>
        <w:bookmarkStart w:id="12881" w:name="_Toc10199279"/>
        <w:bookmarkEnd w:id="12881"/>
      </w:del>
    </w:p>
    <w:p w14:paraId="4656D7D5" w14:textId="6498610C" w:rsidR="00564C22" w:rsidDel="00B33063" w:rsidRDefault="009B1AF1" w:rsidP="00564C22">
      <w:pPr>
        <w:pStyle w:val="Code"/>
        <w:spacing w:line="259" w:lineRule="auto"/>
        <w:rPr>
          <w:del w:id="12882" w:author="Andreas Kuehne" w:date="2019-05-31T12:22:00Z"/>
        </w:rPr>
      </w:pPr>
      <w:del w:id="128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884" w:name="_Toc10199280"/>
        <w:bookmarkEnd w:id="12884"/>
      </w:del>
    </w:p>
    <w:p w14:paraId="0CA2DFC6" w14:textId="0C62C68B" w:rsidR="00564C22" w:rsidDel="00B33063" w:rsidRDefault="009B1AF1" w:rsidP="00564C22">
      <w:pPr>
        <w:pStyle w:val="Code"/>
        <w:spacing w:line="259" w:lineRule="auto"/>
        <w:rPr>
          <w:del w:id="12885" w:author="Andreas Kuehne" w:date="2019-05-31T12:22:00Z"/>
        </w:rPr>
      </w:pPr>
      <w:del w:id="12886" w:author="Andreas Kuehne" w:date="2019-05-31T12:22:00Z">
        <w:r w:rsidDel="00B33063">
          <w:rPr>
            <w:color w:val="31849B" w:themeColor="accent5" w:themeShade="BF"/>
          </w:rPr>
          <w:delText xml:space="preserve">  "properties"</w:delText>
        </w:r>
        <w:r w:rsidDel="00B33063">
          <w:delText>: {</w:delText>
        </w:r>
        <w:bookmarkStart w:id="12887" w:name="_Toc10199281"/>
        <w:bookmarkEnd w:id="12887"/>
      </w:del>
    </w:p>
    <w:p w14:paraId="5F6F56CA" w14:textId="608A7B61" w:rsidR="00564C22" w:rsidDel="00B33063" w:rsidRDefault="009B1AF1" w:rsidP="00564C22">
      <w:pPr>
        <w:pStyle w:val="Code"/>
        <w:spacing w:line="259" w:lineRule="auto"/>
        <w:rPr>
          <w:del w:id="12888" w:author="Andreas Kuehne" w:date="2019-05-31T12:22:00Z"/>
        </w:rPr>
      </w:pPr>
      <w:del w:id="12889" w:author="Andreas Kuehne" w:date="2019-05-31T12:22:00Z">
        <w:r w:rsidDel="00B33063">
          <w:rPr>
            <w:color w:val="31849B" w:themeColor="accent5" w:themeShade="BF"/>
          </w:rPr>
          <w:delText xml:space="preserve">    "result"</w:delText>
        </w:r>
        <w:r w:rsidDel="00B33063">
          <w:delText>: {</w:delText>
        </w:r>
        <w:bookmarkStart w:id="12890" w:name="_Toc10199282"/>
        <w:bookmarkEnd w:id="12890"/>
      </w:del>
    </w:p>
    <w:p w14:paraId="4D617580" w14:textId="053FECEA" w:rsidR="00564C22" w:rsidDel="00B33063" w:rsidRDefault="009B1AF1" w:rsidP="00564C22">
      <w:pPr>
        <w:pStyle w:val="Code"/>
        <w:spacing w:line="259" w:lineRule="auto"/>
        <w:rPr>
          <w:del w:id="12891" w:author="Andreas Kuehne" w:date="2019-05-31T12:22:00Z"/>
        </w:rPr>
      </w:pPr>
      <w:del w:id="1289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2893" w:name="_Toc10199283"/>
        <w:bookmarkEnd w:id="12893"/>
      </w:del>
    </w:p>
    <w:p w14:paraId="2EE57B7B" w14:textId="7714E5AE" w:rsidR="00564C22" w:rsidDel="00B33063" w:rsidRDefault="009B1AF1" w:rsidP="00564C22">
      <w:pPr>
        <w:pStyle w:val="Code"/>
        <w:spacing w:line="259" w:lineRule="auto"/>
        <w:rPr>
          <w:del w:id="12894" w:author="Andreas Kuehne" w:date="2019-05-31T12:22:00Z"/>
        </w:rPr>
      </w:pPr>
      <w:del w:id="12895" w:author="Andreas Kuehne" w:date="2019-05-31T12:22:00Z">
        <w:r w:rsidDel="00B33063">
          <w:delText xml:space="preserve">    },</w:delText>
        </w:r>
        <w:bookmarkStart w:id="12896" w:name="_Toc10199284"/>
        <w:bookmarkEnd w:id="12896"/>
      </w:del>
    </w:p>
    <w:p w14:paraId="34BED834" w14:textId="64235EE9" w:rsidR="00564C22" w:rsidDel="00B33063" w:rsidRDefault="009B1AF1" w:rsidP="00564C22">
      <w:pPr>
        <w:pStyle w:val="Code"/>
        <w:spacing w:line="259" w:lineRule="auto"/>
        <w:rPr>
          <w:del w:id="12897" w:author="Andreas Kuehne" w:date="2019-05-31T12:22:00Z"/>
        </w:rPr>
      </w:pPr>
      <w:del w:id="12898" w:author="Andreas Kuehne" w:date="2019-05-31T12:22:00Z">
        <w:r w:rsidDel="00B33063">
          <w:rPr>
            <w:color w:val="31849B" w:themeColor="accent5" w:themeShade="BF"/>
          </w:rPr>
          <w:delText xml:space="preserve">    "profile"</w:delText>
        </w:r>
        <w:r w:rsidDel="00B33063">
          <w:delText>: {</w:delText>
        </w:r>
        <w:bookmarkStart w:id="12899" w:name="_Toc10199285"/>
        <w:bookmarkEnd w:id="12899"/>
      </w:del>
    </w:p>
    <w:p w14:paraId="1879176A" w14:textId="6FC2BAA8" w:rsidR="00564C22" w:rsidDel="00B33063" w:rsidRDefault="009B1AF1" w:rsidP="00564C22">
      <w:pPr>
        <w:pStyle w:val="Code"/>
        <w:spacing w:line="259" w:lineRule="auto"/>
        <w:rPr>
          <w:del w:id="12900" w:author="Andreas Kuehne" w:date="2019-05-31T12:22:00Z"/>
        </w:rPr>
      </w:pPr>
      <w:del w:id="129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02" w:name="_Toc10199286"/>
        <w:bookmarkEnd w:id="12902"/>
      </w:del>
    </w:p>
    <w:p w14:paraId="7883ECC9" w14:textId="11B7F324" w:rsidR="00564C22" w:rsidDel="00B33063" w:rsidRDefault="009B1AF1" w:rsidP="00564C22">
      <w:pPr>
        <w:pStyle w:val="Code"/>
        <w:spacing w:line="259" w:lineRule="auto"/>
        <w:rPr>
          <w:del w:id="12903" w:author="Andreas Kuehne" w:date="2019-05-31T12:22:00Z"/>
        </w:rPr>
      </w:pPr>
      <w:del w:id="12904" w:author="Andreas Kuehne" w:date="2019-05-31T12:22:00Z">
        <w:r w:rsidDel="00B33063">
          <w:rPr>
            <w:color w:val="31849B" w:themeColor="accent5" w:themeShade="BF"/>
          </w:rPr>
          <w:delText xml:space="preserve">      "items"</w:delText>
        </w:r>
        <w:r w:rsidDel="00B33063">
          <w:delText>: {</w:delText>
        </w:r>
        <w:bookmarkStart w:id="12905" w:name="_Toc10199287"/>
        <w:bookmarkEnd w:id="12905"/>
      </w:del>
    </w:p>
    <w:p w14:paraId="781FCC75" w14:textId="6B081B40" w:rsidR="00564C22" w:rsidDel="00B33063" w:rsidRDefault="009B1AF1" w:rsidP="00564C22">
      <w:pPr>
        <w:pStyle w:val="Code"/>
        <w:spacing w:line="259" w:lineRule="auto"/>
        <w:rPr>
          <w:del w:id="12906" w:author="Andreas Kuehne" w:date="2019-05-31T12:22:00Z"/>
        </w:rPr>
      </w:pPr>
      <w:del w:id="129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08" w:name="_Toc10199288"/>
        <w:bookmarkEnd w:id="12908"/>
      </w:del>
    </w:p>
    <w:p w14:paraId="76F3A501" w14:textId="7753FE86" w:rsidR="00564C22" w:rsidDel="00B33063" w:rsidRDefault="009B1AF1" w:rsidP="00564C22">
      <w:pPr>
        <w:pStyle w:val="Code"/>
        <w:spacing w:line="259" w:lineRule="auto"/>
        <w:rPr>
          <w:del w:id="12909" w:author="Andreas Kuehne" w:date="2019-05-31T12:22:00Z"/>
        </w:rPr>
      </w:pPr>
      <w:del w:id="12910" w:author="Andreas Kuehne" w:date="2019-05-31T12:22:00Z">
        <w:r w:rsidDel="00B33063">
          <w:delText xml:space="preserve">      }</w:delText>
        </w:r>
        <w:bookmarkStart w:id="12911" w:name="_Toc10199289"/>
        <w:bookmarkEnd w:id="12911"/>
      </w:del>
    </w:p>
    <w:p w14:paraId="7C0E04FB" w14:textId="110E6B08" w:rsidR="00564C22" w:rsidDel="00B33063" w:rsidRDefault="009B1AF1" w:rsidP="00564C22">
      <w:pPr>
        <w:pStyle w:val="Code"/>
        <w:spacing w:line="259" w:lineRule="auto"/>
        <w:rPr>
          <w:del w:id="12912" w:author="Andreas Kuehne" w:date="2019-05-31T12:22:00Z"/>
        </w:rPr>
      </w:pPr>
      <w:del w:id="12913" w:author="Andreas Kuehne" w:date="2019-05-31T12:22:00Z">
        <w:r w:rsidDel="00B33063">
          <w:delText xml:space="preserve">    },</w:delText>
        </w:r>
        <w:bookmarkStart w:id="12914" w:name="_Toc10199290"/>
        <w:bookmarkEnd w:id="12914"/>
      </w:del>
    </w:p>
    <w:p w14:paraId="40E2077F" w14:textId="4A217A89" w:rsidR="00564C22" w:rsidDel="00B33063" w:rsidRDefault="009B1AF1" w:rsidP="00564C22">
      <w:pPr>
        <w:pStyle w:val="Code"/>
        <w:spacing w:line="259" w:lineRule="auto"/>
        <w:rPr>
          <w:del w:id="12915" w:author="Andreas Kuehne" w:date="2019-05-31T12:22:00Z"/>
        </w:rPr>
      </w:pPr>
      <w:del w:id="12916" w:author="Andreas Kuehne" w:date="2019-05-31T12:22:00Z">
        <w:r w:rsidDel="00B33063">
          <w:rPr>
            <w:color w:val="31849B" w:themeColor="accent5" w:themeShade="BF"/>
          </w:rPr>
          <w:delText xml:space="preserve">    "reqID"</w:delText>
        </w:r>
        <w:r w:rsidDel="00B33063">
          <w:delText>: {</w:delText>
        </w:r>
        <w:bookmarkStart w:id="12917" w:name="_Toc10199291"/>
        <w:bookmarkEnd w:id="12917"/>
      </w:del>
    </w:p>
    <w:p w14:paraId="3A4665C9" w14:textId="4170BD68" w:rsidR="00564C22" w:rsidDel="00B33063" w:rsidRDefault="009B1AF1" w:rsidP="00564C22">
      <w:pPr>
        <w:pStyle w:val="Code"/>
        <w:spacing w:line="259" w:lineRule="auto"/>
        <w:rPr>
          <w:del w:id="12918" w:author="Andreas Kuehne" w:date="2019-05-31T12:22:00Z"/>
        </w:rPr>
      </w:pPr>
      <w:del w:id="1291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20" w:name="_Toc10199292"/>
        <w:bookmarkEnd w:id="12920"/>
      </w:del>
    </w:p>
    <w:p w14:paraId="39BB90E8" w14:textId="4CF4DDF3" w:rsidR="00564C22" w:rsidDel="00B33063" w:rsidRDefault="009B1AF1" w:rsidP="00564C22">
      <w:pPr>
        <w:pStyle w:val="Code"/>
        <w:spacing w:line="259" w:lineRule="auto"/>
        <w:rPr>
          <w:del w:id="12921" w:author="Andreas Kuehne" w:date="2019-05-31T12:22:00Z"/>
        </w:rPr>
      </w:pPr>
      <w:del w:id="12922" w:author="Andreas Kuehne" w:date="2019-05-31T12:22:00Z">
        <w:r w:rsidDel="00B33063">
          <w:delText xml:space="preserve">    },</w:delText>
        </w:r>
        <w:bookmarkStart w:id="12923" w:name="_Toc10199293"/>
        <w:bookmarkEnd w:id="12923"/>
      </w:del>
    </w:p>
    <w:p w14:paraId="6BB2F9A8" w14:textId="1A7C0408" w:rsidR="00564C22" w:rsidDel="00B33063" w:rsidRDefault="009B1AF1" w:rsidP="00564C22">
      <w:pPr>
        <w:pStyle w:val="Code"/>
        <w:spacing w:line="259" w:lineRule="auto"/>
        <w:rPr>
          <w:del w:id="12924" w:author="Andreas Kuehne" w:date="2019-05-31T12:22:00Z"/>
        </w:rPr>
      </w:pPr>
      <w:del w:id="12925" w:author="Andreas Kuehne" w:date="2019-05-31T12:22:00Z">
        <w:r w:rsidDel="00B33063">
          <w:rPr>
            <w:color w:val="31849B" w:themeColor="accent5" w:themeShade="BF"/>
          </w:rPr>
          <w:delText xml:space="preserve">    "respID"</w:delText>
        </w:r>
        <w:r w:rsidDel="00B33063">
          <w:delText>: {</w:delText>
        </w:r>
        <w:bookmarkStart w:id="12926" w:name="_Toc10199294"/>
        <w:bookmarkEnd w:id="12926"/>
      </w:del>
    </w:p>
    <w:p w14:paraId="4C209904" w14:textId="6A32D13A" w:rsidR="00564C22" w:rsidDel="00B33063" w:rsidRDefault="009B1AF1" w:rsidP="00564C22">
      <w:pPr>
        <w:pStyle w:val="Code"/>
        <w:spacing w:line="259" w:lineRule="auto"/>
        <w:rPr>
          <w:del w:id="12927" w:author="Andreas Kuehne" w:date="2019-05-31T12:22:00Z"/>
        </w:rPr>
      </w:pPr>
      <w:del w:id="129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29" w:name="_Toc10199295"/>
        <w:bookmarkEnd w:id="12929"/>
      </w:del>
    </w:p>
    <w:p w14:paraId="199B1961" w14:textId="7D60CCE5" w:rsidR="00564C22" w:rsidDel="00B33063" w:rsidRDefault="009B1AF1" w:rsidP="00564C22">
      <w:pPr>
        <w:pStyle w:val="Code"/>
        <w:spacing w:line="259" w:lineRule="auto"/>
        <w:rPr>
          <w:del w:id="12930" w:author="Andreas Kuehne" w:date="2019-05-31T12:22:00Z"/>
        </w:rPr>
      </w:pPr>
      <w:del w:id="12931" w:author="Andreas Kuehne" w:date="2019-05-31T12:22:00Z">
        <w:r w:rsidDel="00B33063">
          <w:delText xml:space="preserve">    },</w:delText>
        </w:r>
        <w:bookmarkStart w:id="12932" w:name="_Toc10199296"/>
        <w:bookmarkEnd w:id="12932"/>
      </w:del>
    </w:p>
    <w:p w14:paraId="6E29596E" w14:textId="400CC3D2" w:rsidR="00564C22" w:rsidDel="00B33063" w:rsidRDefault="009B1AF1" w:rsidP="00564C22">
      <w:pPr>
        <w:pStyle w:val="Code"/>
        <w:spacing w:line="259" w:lineRule="auto"/>
        <w:rPr>
          <w:del w:id="12933" w:author="Andreas Kuehne" w:date="2019-05-31T12:22:00Z"/>
        </w:rPr>
      </w:pPr>
      <w:del w:id="12934" w:author="Andreas Kuehne" w:date="2019-05-31T12:22:00Z">
        <w:r w:rsidDel="00B33063">
          <w:rPr>
            <w:color w:val="31849B" w:themeColor="accent5" w:themeShade="BF"/>
          </w:rPr>
          <w:delText xml:space="preserve">    "optOutp"</w:delText>
        </w:r>
        <w:r w:rsidDel="00B33063">
          <w:delText>: {</w:delText>
        </w:r>
        <w:bookmarkStart w:id="12935" w:name="_Toc10199297"/>
        <w:bookmarkEnd w:id="12935"/>
      </w:del>
    </w:p>
    <w:p w14:paraId="4358BDD5" w14:textId="6721768D" w:rsidR="00564C22" w:rsidDel="00B33063" w:rsidRDefault="009B1AF1" w:rsidP="00564C22">
      <w:pPr>
        <w:pStyle w:val="Code"/>
        <w:spacing w:line="259" w:lineRule="auto"/>
        <w:rPr>
          <w:del w:id="12936" w:author="Andreas Kuehne" w:date="2019-05-31T12:22:00Z"/>
        </w:rPr>
      </w:pPr>
      <w:del w:id="1293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"#/definitions/dss2-OptionalOutputsSignType"</w:delText>
        </w:r>
        <w:bookmarkStart w:id="12938" w:name="_Toc10199298"/>
        <w:bookmarkEnd w:id="12938"/>
      </w:del>
    </w:p>
    <w:p w14:paraId="3E776B5F" w14:textId="3D515B57" w:rsidR="00564C22" w:rsidDel="00B33063" w:rsidRDefault="009B1AF1" w:rsidP="00564C22">
      <w:pPr>
        <w:pStyle w:val="Code"/>
        <w:spacing w:line="259" w:lineRule="auto"/>
        <w:rPr>
          <w:del w:id="12939" w:author="Andreas Kuehne" w:date="2019-05-31T12:22:00Z"/>
        </w:rPr>
      </w:pPr>
      <w:del w:id="12940" w:author="Andreas Kuehne" w:date="2019-05-31T12:22:00Z">
        <w:r w:rsidDel="00B33063">
          <w:delText xml:space="preserve">    },</w:delText>
        </w:r>
        <w:bookmarkStart w:id="12941" w:name="_Toc10199299"/>
        <w:bookmarkEnd w:id="12941"/>
      </w:del>
    </w:p>
    <w:p w14:paraId="065EF0EF" w14:textId="7477A4FA" w:rsidR="00564C22" w:rsidDel="00B33063" w:rsidRDefault="009B1AF1" w:rsidP="00564C22">
      <w:pPr>
        <w:pStyle w:val="Code"/>
        <w:spacing w:line="259" w:lineRule="auto"/>
        <w:rPr>
          <w:del w:id="12942" w:author="Andreas Kuehne" w:date="2019-05-31T12:22:00Z"/>
        </w:rPr>
      </w:pPr>
      <w:del w:id="12943" w:author="Andreas Kuehne" w:date="2019-05-31T12:22:00Z">
        <w:r w:rsidDel="00B33063">
          <w:rPr>
            <w:color w:val="31849B" w:themeColor="accent5" w:themeShade="BF"/>
          </w:rPr>
          <w:delText xml:space="preserve">    "sigObj"</w:delText>
        </w:r>
        <w:r w:rsidDel="00B33063">
          <w:delText>: {</w:delText>
        </w:r>
        <w:bookmarkStart w:id="12944" w:name="_Toc10199300"/>
        <w:bookmarkEnd w:id="12944"/>
      </w:del>
    </w:p>
    <w:p w14:paraId="034DB700" w14:textId="34A7B672" w:rsidR="00564C22" w:rsidDel="00B33063" w:rsidRDefault="009B1AF1" w:rsidP="00564C22">
      <w:pPr>
        <w:pStyle w:val="Code"/>
        <w:spacing w:line="259" w:lineRule="auto"/>
        <w:rPr>
          <w:del w:id="12945" w:author="Andreas Kuehne" w:date="2019-05-31T12:22:00Z"/>
        </w:rPr>
      </w:pPr>
      <w:del w:id="12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47" w:name="_Toc10199301"/>
        <w:bookmarkEnd w:id="12947"/>
      </w:del>
    </w:p>
    <w:p w14:paraId="57723AFD" w14:textId="0A969D0B" w:rsidR="00564C22" w:rsidDel="00B33063" w:rsidRDefault="009B1AF1" w:rsidP="00564C22">
      <w:pPr>
        <w:pStyle w:val="Code"/>
        <w:spacing w:line="259" w:lineRule="auto"/>
        <w:rPr>
          <w:del w:id="12948" w:author="Andreas Kuehne" w:date="2019-05-31T12:22:00Z"/>
        </w:rPr>
      </w:pPr>
      <w:del w:id="12949" w:author="Andreas Kuehne" w:date="2019-05-31T12:22:00Z">
        <w:r w:rsidDel="00B33063">
          <w:rPr>
            <w:color w:val="31849B" w:themeColor="accent5" w:themeShade="BF"/>
          </w:rPr>
          <w:delText xml:space="preserve">      "items"</w:delText>
        </w:r>
        <w:r w:rsidDel="00B33063">
          <w:delText>: {</w:delText>
        </w:r>
        <w:bookmarkStart w:id="12950" w:name="_Toc10199302"/>
        <w:bookmarkEnd w:id="12950"/>
      </w:del>
    </w:p>
    <w:p w14:paraId="544DDA65" w14:textId="2245B4CB" w:rsidR="00564C22" w:rsidDel="00B33063" w:rsidRDefault="009B1AF1" w:rsidP="00564C22">
      <w:pPr>
        <w:pStyle w:val="Code"/>
        <w:spacing w:line="259" w:lineRule="auto"/>
        <w:rPr>
          <w:del w:id="12951" w:author="Andreas Kuehne" w:date="2019-05-31T12:22:00Z"/>
        </w:rPr>
      </w:pPr>
      <w:del w:id="1295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2953" w:name="_Toc10199303"/>
        <w:bookmarkEnd w:id="12953"/>
      </w:del>
    </w:p>
    <w:p w14:paraId="49C04768" w14:textId="1055F590" w:rsidR="00564C22" w:rsidDel="00B33063" w:rsidRDefault="009B1AF1" w:rsidP="00564C22">
      <w:pPr>
        <w:pStyle w:val="Code"/>
        <w:spacing w:line="259" w:lineRule="auto"/>
        <w:rPr>
          <w:del w:id="12954" w:author="Andreas Kuehne" w:date="2019-05-31T12:22:00Z"/>
        </w:rPr>
      </w:pPr>
      <w:del w:id="12955" w:author="Andreas Kuehne" w:date="2019-05-31T12:22:00Z">
        <w:r w:rsidDel="00B33063">
          <w:delText xml:space="preserve">      }</w:delText>
        </w:r>
        <w:bookmarkStart w:id="12956" w:name="_Toc10199304"/>
        <w:bookmarkEnd w:id="12956"/>
      </w:del>
    </w:p>
    <w:p w14:paraId="70803E24" w14:textId="253614A3" w:rsidR="00564C22" w:rsidDel="00B33063" w:rsidRDefault="009B1AF1" w:rsidP="00564C22">
      <w:pPr>
        <w:pStyle w:val="Code"/>
        <w:spacing w:line="259" w:lineRule="auto"/>
        <w:rPr>
          <w:del w:id="12957" w:author="Andreas Kuehne" w:date="2019-05-31T12:22:00Z"/>
        </w:rPr>
      </w:pPr>
      <w:del w:id="12958" w:author="Andreas Kuehne" w:date="2019-05-31T12:22:00Z">
        <w:r w:rsidDel="00B33063">
          <w:delText xml:space="preserve">    }</w:delText>
        </w:r>
        <w:bookmarkStart w:id="12959" w:name="_Toc10199305"/>
        <w:bookmarkEnd w:id="12959"/>
      </w:del>
    </w:p>
    <w:p w14:paraId="02DCD15C" w14:textId="0EF33A0E" w:rsidR="00564C22" w:rsidDel="00B33063" w:rsidRDefault="009B1AF1" w:rsidP="00564C22">
      <w:pPr>
        <w:pStyle w:val="Code"/>
        <w:spacing w:line="259" w:lineRule="auto"/>
        <w:rPr>
          <w:del w:id="12960" w:author="Andreas Kuehne" w:date="2019-05-31T12:22:00Z"/>
        </w:rPr>
      </w:pPr>
      <w:del w:id="12961" w:author="Andreas Kuehne" w:date="2019-05-31T12:22:00Z">
        <w:r w:rsidDel="00B33063">
          <w:delText xml:space="preserve">  }</w:delText>
        </w:r>
        <w:bookmarkStart w:id="12962" w:name="_Toc10199306"/>
        <w:bookmarkEnd w:id="12962"/>
      </w:del>
    </w:p>
    <w:p w14:paraId="6C5867A6" w14:textId="39976953" w:rsidR="00564C22" w:rsidDel="00B33063" w:rsidRDefault="009B1AF1" w:rsidP="00564C22">
      <w:pPr>
        <w:pStyle w:val="Code"/>
        <w:spacing w:line="259" w:lineRule="auto"/>
        <w:rPr>
          <w:del w:id="12963" w:author="Andreas Kuehne" w:date="2019-05-31T12:22:00Z"/>
        </w:rPr>
      </w:pPr>
      <w:del w:id="12964" w:author="Andreas Kuehne" w:date="2019-05-31T12:22:00Z">
        <w:r w:rsidDel="00B33063">
          <w:delText>}</w:delText>
        </w:r>
        <w:bookmarkStart w:id="12965" w:name="_Toc10199307"/>
        <w:bookmarkEnd w:id="12965"/>
      </w:del>
    </w:p>
    <w:p w14:paraId="168D321D" w14:textId="00B076A3" w:rsidR="00564C22" w:rsidDel="00B33063" w:rsidRDefault="00564C22" w:rsidP="00564C22">
      <w:pPr>
        <w:rPr>
          <w:del w:id="12966" w:author="Andreas Kuehne" w:date="2019-05-31T12:22:00Z"/>
        </w:rPr>
      </w:pPr>
      <w:bookmarkStart w:id="12967" w:name="_Toc10199308"/>
      <w:bookmarkEnd w:id="12967"/>
    </w:p>
    <w:p w14:paraId="41C82ED1" w14:textId="57DD6927" w:rsidR="00564C22" w:rsidDel="00B33063" w:rsidRDefault="009B1AF1" w:rsidP="00564C22">
      <w:pPr>
        <w:pStyle w:val="berschrift4"/>
        <w:rPr>
          <w:del w:id="12968" w:author="Andreas Kuehne" w:date="2019-05-31T12:22:00Z"/>
        </w:rPr>
      </w:pPr>
      <w:del w:id="12969" w:author="Andreas Kuehne" w:date="2019-05-31T12:22:00Z">
        <w:r w:rsidDel="00B33063">
          <w:delText>SignResponse – XML Syntax</w:delText>
        </w:r>
        <w:bookmarkStart w:id="12970" w:name="_Toc10199309"/>
        <w:bookmarkEnd w:id="12970"/>
      </w:del>
    </w:p>
    <w:p w14:paraId="37B8EF2E" w14:textId="2042989D" w:rsidR="00564C22" w:rsidRPr="5404FA76" w:rsidDel="00B33063" w:rsidRDefault="009B1AF1" w:rsidP="00564C22">
      <w:pPr>
        <w:rPr>
          <w:del w:id="12971" w:author="Andreas Kuehne" w:date="2019-05-31T12:22:00Z"/>
        </w:rPr>
      </w:pPr>
      <w:del w:id="12972" w:author="Andreas Kuehne" w:date="2019-05-31T12:22:00Z">
        <w:r w:rsidRPr="0CCF9147" w:rsidDel="00B33063">
          <w:delText xml:space="preserve">The XML type </w:delText>
        </w:r>
        <w:r w:rsidRPr="002062A5" w:rsidDel="00B33063">
          <w:rPr>
            <w:rFonts w:ascii="Courier New" w:eastAsia="Courier New" w:hAnsi="Courier New" w:cs="Courier New"/>
          </w:rPr>
          <w:delText>SignResponseType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SignResponse</w:delText>
        </w:r>
        <w:r w:rsidDel="00B33063">
          <w:delText xml:space="preserve"> </w:delText>
        </w:r>
        <w:r w:rsidRPr="005A6FFD" w:rsidDel="00B33063">
          <w:delText>component.</w:delText>
        </w:r>
        <w:bookmarkStart w:id="12973" w:name="_Toc10199310"/>
        <w:bookmarkEnd w:id="12973"/>
      </w:del>
    </w:p>
    <w:p w14:paraId="4CBC76BA" w14:textId="6BD775CD" w:rsidR="00564C22" w:rsidDel="00B33063" w:rsidRDefault="009B1AF1" w:rsidP="00564C22">
      <w:pPr>
        <w:rPr>
          <w:del w:id="12974" w:author="Andreas Kuehne" w:date="2019-05-31T12:22:00Z"/>
        </w:rPr>
      </w:pPr>
      <w:del w:id="1297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976" w:name="_Toc10199311"/>
        <w:bookmarkEnd w:id="12976"/>
      </w:del>
    </w:p>
    <w:p w14:paraId="75238E31" w14:textId="0E297747" w:rsidR="00564C22" w:rsidDel="00B33063" w:rsidRDefault="009B1AF1" w:rsidP="00564C22">
      <w:pPr>
        <w:pStyle w:val="Code"/>
        <w:rPr>
          <w:del w:id="12977" w:author="Andreas Kuehne" w:date="2019-05-31T12:22:00Z"/>
        </w:rPr>
      </w:pPr>
      <w:del w:id="1297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SignResponseType</w:delText>
        </w:r>
        <w:r w:rsidDel="00B33063">
          <w:rPr>
            <w:color w:val="943634" w:themeColor="accent2" w:themeShade="BF"/>
          </w:rPr>
          <w:delText>"</w:delText>
        </w:r>
        <w:r w:rsidDel="00B33063">
          <w:rPr>
            <w:color w:val="31849B" w:themeColor="accent5" w:themeShade="BF"/>
          </w:rPr>
          <w:delText>&gt;</w:delText>
        </w:r>
        <w:bookmarkStart w:id="12979" w:name="_Toc10199312"/>
        <w:bookmarkEnd w:id="12979"/>
      </w:del>
    </w:p>
    <w:p w14:paraId="7012D8B9" w14:textId="6F9CFEF3" w:rsidR="00564C22" w:rsidDel="00B33063" w:rsidRDefault="009B1AF1" w:rsidP="00564C22">
      <w:pPr>
        <w:pStyle w:val="Code"/>
        <w:rPr>
          <w:del w:id="12980" w:author="Andreas Kuehne" w:date="2019-05-31T12:22:00Z"/>
        </w:rPr>
      </w:pPr>
      <w:del w:id="12981" w:author="Andreas Kuehne" w:date="2019-05-31T12:22:00Z">
        <w:r w:rsidDel="00B33063">
          <w:rPr>
            <w:color w:val="31849B" w:themeColor="accent5" w:themeShade="BF"/>
          </w:rPr>
          <w:delText xml:space="preserve">  &lt;xs:complexContent&gt;</w:delText>
        </w:r>
        <w:bookmarkStart w:id="12982" w:name="_Toc10199313"/>
        <w:bookmarkEnd w:id="12982"/>
      </w:del>
    </w:p>
    <w:p w14:paraId="1E1112D7" w14:textId="26B0D051" w:rsidR="00564C22" w:rsidDel="00B33063" w:rsidRDefault="009B1AF1" w:rsidP="00564C22">
      <w:pPr>
        <w:pStyle w:val="Code"/>
        <w:rPr>
          <w:del w:id="12983" w:author="Andreas Kuehne" w:date="2019-05-31T12:22:00Z"/>
        </w:rPr>
      </w:pPr>
      <w:del w:id="1298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2985" w:name="_Toc10199314"/>
        <w:bookmarkEnd w:id="12985"/>
      </w:del>
    </w:p>
    <w:p w14:paraId="100C8FA9" w14:textId="43361A36" w:rsidR="00564C22" w:rsidDel="00B33063" w:rsidRDefault="009B1AF1" w:rsidP="00564C22">
      <w:pPr>
        <w:pStyle w:val="Code"/>
        <w:rPr>
          <w:del w:id="12986" w:author="Andreas Kuehne" w:date="2019-05-31T12:22:00Z"/>
        </w:rPr>
      </w:pPr>
      <w:del w:id="12987" w:author="Andreas Kuehne" w:date="2019-05-31T12:22:00Z">
        <w:r w:rsidDel="00B33063">
          <w:rPr>
            <w:color w:val="31849B" w:themeColor="accent5" w:themeShade="BF"/>
          </w:rPr>
          <w:delText xml:space="preserve">      &lt;xs:sequence&gt;</w:delText>
        </w:r>
        <w:bookmarkStart w:id="12988" w:name="_Toc10199315"/>
        <w:bookmarkEnd w:id="12988"/>
      </w:del>
    </w:p>
    <w:p w14:paraId="4CEFF9CB" w14:textId="45198D3D" w:rsidR="00564C22" w:rsidDel="00B33063" w:rsidRDefault="009B1AF1" w:rsidP="00564C22">
      <w:pPr>
        <w:pStyle w:val="Code"/>
        <w:rPr>
          <w:del w:id="12989" w:author="Andreas Kuehne" w:date="2019-05-31T12:22:00Z"/>
        </w:rPr>
      </w:pPr>
      <w:del w:id="1299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991" w:name="_Toc10199316"/>
        <w:bookmarkEnd w:id="12991"/>
      </w:del>
    </w:p>
    <w:p w14:paraId="2D4ED1D0" w14:textId="11966782" w:rsidR="00564C22" w:rsidDel="00B33063" w:rsidRDefault="009B1AF1" w:rsidP="00564C22">
      <w:pPr>
        <w:pStyle w:val="Code"/>
        <w:rPr>
          <w:del w:id="12992" w:author="Andreas Kuehne" w:date="2019-05-31T12:22:00Z"/>
        </w:rPr>
      </w:pPr>
      <w:del w:id="1299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994" w:name="_Toc10199317"/>
        <w:bookmarkEnd w:id="12994"/>
      </w:del>
    </w:p>
    <w:p w14:paraId="43D3F613" w14:textId="6EA06221" w:rsidR="00564C22" w:rsidDel="00B33063" w:rsidRDefault="009B1AF1" w:rsidP="00564C22">
      <w:pPr>
        <w:pStyle w:val="Code"/>
        <w:rPr>
          <w:del w:id="12995" w:author="Andreas Kuehne" w:date="2019-05-31T12:22:00Z"/>
        </w:rPr>
      </w:pPr>
      <w:del w:id="12996" w:author="Andreas Kuehne" w:date="2019-05-31T12:22:00Z">
        <w:r w:rsidDel="00B33063">
          <w:rPr>
            <w:color w:val="31849B" w:themeColor="accent5" w:themeShade="BF"/>
          </w:rPr>
          <w:delText xml:space="preserve">      &lt;/xs:sequence&gt;</w:delText>
        </w:r>
        <w:bookmarkStart w:id="12997" w:name="_Toc10199318"/>
        <w:bookmarkEnd w:id="12997"/>
      </w:del>
    </w:p>
    <w:p w14:paraId="359404C1" w14:textId="7B1CD8F1" w:rsidR="00564C22" w:rsidDel="00B33063" w:rsidRDefault="009B1AF1" w:rsidP="00564C22">
      <w:pPr>
        <w:pStyle w:val="Code"/>
        <w:rPr>
          <w:del w:id="12998" w:author="Andreas Kuehne" w:date="2019-05-31T12:22:00Z"/>
        </w:rPr>
      </w:pPr>
      <w:del w:id="12999" w:author="Andreas Kuehne" w:date="2019-05-31T12:22:00Z">
        <w:r w:rsidDel="00B33063">
          <w:rPr>
            <w:color w:val="31849B" w:themeColor="accent5" w:themeShade="BF"/>
          </w:rPr>
          <w:delText xml:space="preserve">    &lt;/xs:extension&gt;</w:delText>
        </w:r>
        <w:bookmarkStart w:id="13000" w:name="_Toc10199319"/>
        <w:bookmarkEnd w:id="13000"/>
      </w:del>
    </w:p>
    <w:p w14:paraId="0A872F64" w14:textId="650DAC08" w:rsidR="00564C22" w:rsidDel="00B33063" w:rsidRDefault="009B1AF1" w:rsidP="00564C22">
      <w:pPr>
        <w:pStyle w:val="Code"/>
        <w:rPr>
          <w:del w:id="13001" w:author="Andreas Kuehne" w:date="2019-05-31T12:22:00Z"/>
        </w:rPr>
      </w:pPr>
      <w:del w:id="13002" w:author="Andreas Kuehne" w:date="2019-05-31T12:22:00Z">
        <w:r w:rsidDel="00B33063">
          <w:rPr>
            <w:color w:val="31849B" w:themeColor="accent5" w:themeShade="BF"/>
          </w:rPr>
          <w:delText xml:space="preserve">  &lt;/xs:complexContent&gt;</w:delText>
        </w:r>
        <w:bookmarkStart w:id="13003" w:name="_Toc10199320"/>
        <w:bookmarkEnd w:id="13003"/>
      </w:del>
    </w:p>
    <w:p w14:paraId="7F31C98B" w14:textId="4B225DC5" w:rsidR="00564C22" w:rsidDel="00B33063" w:rsidRDefault="009B1AF1" w:rsidP="00564C22">
      <w:pPr>
        <w:pStyle w:val="Code"/>
        <w:rPr>
          <w:del w:id="13004" w:author="Andreas Kuehne" w:date="2019-05-31T12:22:00Z"/>
        </w:rPr>
      </w:pPr>
      <w:del w:id="13005" w:author="Andreas Kuehne" w:date="2019-05-31T12:22:00Z">
        <w:r w:rsidDel="00B33063">
          <w:rPr>
            <w:color w:val="31849B" w:themeColor="accent5" w:themeShade="BF"/>
          </w:rPr>
          <w:delText>&lt;/xs:complexType&gt;</w:delText>
        </w:r>
        <w:bookmarkStart w:id="13006" w:name="_Toc10199321"/>
        <w:bookmarkEnd w:id="13006"/>
      </w:del>
    </w:p>
    <w:p w14:paraId="340DDEDF" w14:textId="07C60237" w:rsidR="00564C22" w:rsidDel="00B33063" w:rsidRDefault="009B1AF1" w:rsidP="00564C22">
      <w:pPr>
        <w:spacing w:line="259" w:lineRule="auto"/>
        <w:rPr>
          <w:del w:id="13007" w:author="Andreas Kuehne" w:date="2019-05-31T12:22:00Z"/>
        </w:rPr>
      </w:pPr>
      <w:del w:id="1300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SignResponseType</w:delText>
        </w:r>
        <w:r w:rsidRPr="71C71F8C" w:rsidDel="00B33063">
          <w:delText xml:space="preserve"> </w:delText>
        </w:r>
        <w:r w:rsidDel="00B33063">
          <w:delText xml:space="preserve">XML element SHALL implement in XML syntax the sub-component that has a name equal to its local name. </w:delText>
        </w:r>
        <w:bookmarkStart w:id="13009" w:name="_Toc10199322"/>
        <w:bookmarkEnd w:id="13009"/>
      </w:del>
    </w:p>
    <w:p w14:paraId="132BD0C7" w14:textId="531E73F2" w:rsidR="00564C22" w:rsidDel="00B33063" w:rsidRDefault="009B1AF1" w:rsidP="00564C22">
      <w:pPr>
        <w:pStyle w:val="berschrift3"/>
        <w:rPr>
          <w:del w:id="13010" w:author="Andreas Kuehne" w:date="2019-05-31T12:22:00Z"/>
        </w:rPr>
      </w:pPr>
      <w:bookmarkStart w:id="13011" w:name="_RefComp8509F686"/>
      <w:del w:id="13012" w:author="Andreas Kuehne" w:date="2019-05-31T12:22:00Z">
        <w:r w:rsidDel="00B33063">
          <w:delText>Component VerifyRequest</w:delText>
        </w:r>
        <w:bookmarkStart w:id="13013" w:name="_Toc10199323"/>
        <w:bookmarkEnd w:id="13011"/>
        <w:bookmarkEnd w:id="13013"/>
      </w:del>
    </w:p>
    <w:p w14:paraId="12F52BE0" w14:textId="46DD82B0" w:rsidR="00564C22" w:rsidDel="00B33063" w:rsidRDefault="001725A5" w:rsidP="00564C22">
      <w:pPr>
        <w:rPr>
          <w:del w:id="13014" w:author="Andreas Kuehne" w:date="2019-05-31T12:22:00Z"/>
        </w:rPr>
      </w:pPr>
      <w:del w:id="13015"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VerifyRequest</w:delText>
        </w:r>
        <w:r w:rsidRPr="003A06D0" w:rsidDel="00B33063">
          <w:delText xml:space="preserve"> component is sent by the client to verify a signature or timestamp on some input documents.</w:delText>
        </w:r>
        <w:bookmarkStart w:id="13016" w:name="_Toc10199324"/>
        <w:bookmarkEnd w:id="13016"/>
      </w:del>
    </w:p>
    <w:p w14:paraId="62A0F216" w14:textId="185229D8" w:rsidR="00564C22" w:rsidDel="00B33063" w:rsidRDefault="009B1AF1" w:rsidP="00564C22">
      <w:pPr>
        <w:rPr>
          <w:del w:id="13017" w:author="Andreas Kuehne" w:date="2019-05-31T12:22:00Z"/>
        </w:rPr>
      </w:pPr>
      <w:del w:id="13018"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3019" w:name="_Toc10199325"/>
        <w:bookmarkEnd w:id="13019"/>
      </w:del>
    </w:p>
    <w:p w14:paraId="53741B4B" w14:textId="066CAA98" w:rsidR="00564C22" w:rsidDel="00B33063" w:rsidRDefault="009B1AF1" w:rsidP="00564C22">
      <w:pPr>
        <w:rPr>
          <w:del w:id="13020" w:author="Andreas Kuehne" w:date="2019-05-31T12:22:00Z"/>
        </w:rPr>
      </w:pPr>
      <w:del w:id="13021" w:author="Andreas Kuehne" w:date="2019-05-31T12:22:00Z">
        <w:r w:rsidDel="00B33063">
          <w:delText>Below follows a list of the sub-components that constitute this component:</w:delText>
        </w:r>
        <w:bookmarkStart w:id="13022" w:name="_Toc10199326"/>
        <w:bookmarkEnd w:id="13022"/>
      </w:del>
    </w:p>
    <w:p w14:paraId="2847FC44" w14:textId="0BB216B0" w:rsidR="00564C22" w:rsidDel="00B33063" w:rsidRDefault="009B1AF1" w:rsidP="00564C22">
      <w:pPr>
        <w:pStyle w:val="Member"/>
        <w:rPr>
          <w:del w:id="13023" w:author="Andreas Kuehne" w:date="2019-05-31T12:22:00Z"/>
        </w:rPr>
      </w:pPr>
      <w:del w:id="13024"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3025" w:name="_Toc10199327"/>
        <w:bookmarkEnd w:id="13025"/>
      </w:del>
    </w:p>
    <w:p w14:paraId="6CA58562" w14:textId="3EA21249" w:rsidR="00564C22" w:rsidDel="00B33063" w:rsidRDefault="009B1AF1" w:rsidP="00564C22">
      <w:pPr>
        <w:pStyle w:val="Member"/>
        <w:rPr>
          <w:del w:id="13026" w:author="Andreas Kuehne" w:date="2019-05-31T12:22:00Z"/>
        </w:rPr>
      </w:pPr>
      <w:del w:id="13027"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_RefComp5BA2A20A \r \h </w:delInstrText>
        </w:r>
        <w:r w:rsidDel="00B33063">
          <w:fldChar w:fldCharType="separate"/>
        </w:r>
        <w:r w:rsidDel="00B33063">
          <w:rPr>
            <w:rStyle w:val="Datatype"/>
            <w:rFonts w:eastAsia="Courier New" w:cs="Courier New"/>
          </w:rPr>
          <w:delText>OptionalInputsVerify</w:delText>
        </w:r>
        <w:r w:rsidDel="00B33063">
          <w:fldChar w:fldCharType="end"/>
        </w:r>
        <w:r w:rsidDel="00B33063">
          <w:delText xml:space="preserve">. </w:delText>
        </w:r>
        <w:bookmarkStart w:id="13028" w:name="_Toc10199328"/>
        <w:bookmarkEnd w:id="13028"/>
      </w:del>
    </w:p>
    <w:p w14:paraId="24FAE1C9" w14:textId="71A39FC5" w:rsidR="00564C22" w:rsidDel="00B33063" w:rsidRDefault="009B1AF1" w:rsidP="00564C22">
      <w:pPr>
        <w:pStyle w:val="Member"/>
        <w:rPr>
          <w:del w:id="13029" w:author="Andreas Kuehne" w:date="2019-05-31T12:22:00Z"/>
        </w:rPr>
      </w:pPr>
      <w:del w:id="13030"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SignatureObject</w:delText>
        </w:r>
        <w:r w:rsidRPr="003A06D0" w:rsidDel="00B33063">
          <w:delText xml:space="preserve"> element contains a signature or timestamp, o</w:delText>
        </w:r>
        <w:r w:rsidR="00602B81" w:rsidDel="00B33063">
          <w:delText xml:space="preserve">r else contains a </w:delText>
        </w:r>
        <w:r w:rsidR="00602B81" w:rsidRPr="00602B81" w:rsidDel="00B33063">
          <w:rPr>
            <w:rStyle w:val="Datatype"/>
          </w:rPr>
          <w:delText>SignaturePtr</w:delText>
        </w:r>
        <w:r w:rsidRPr="003A06D0" w:rsidDel="00B33063">
          <w:delText xml:space="preserve"> that points to an XML signature in one of the input documents.</w:delText>
        </w:r>
        <w:bookmarkStart w:id="13031" w:name="_Toc10199329"/>
        <w:bookmarkEnd w:id="13031"/>
      </w:del>
    </w:p>
    <w:p w14:paraId="47B4A620" w14:textId="76E12EFA" w:rsidR="00564C22" w:rsidDel="00B33063" w:rsidRDefault="009B1AF1" w:rsidP="00564C22">
      <w:pPr>
        <w:pStyle w:val="berschrift4"/>
        <w:rPr>
          <w:del w:id="13032" w:author="Andreas Kuehne" w:date="2019-05-31T12:22:00Z"/>
        </w:rPr>
      </w:pPr>
      <w:del w:id="13033" w:author="Andreas Kuehne" w:date="2019-05-31T12:22:00Z">
        <w:r w:rsidDel="00B33063">
          <w:delText>VerifyRequest – JSON Syntax</w:delText>
        </w:r>
        <w:bookmarkStart w:id="13034" w:name="_Toc10199330"/>
        <w:bookmarkEnd w:id="13034"/>
      </w:del>
    </w:p>
    <w:p w14:paraId="7855E5C0" w14:textId="2627EE8E" w:rsidR="00564C22" w:rsidRPr="0248A3D1" w:rsidDel="00B33063" w:rsidRDefault="009B1AF1" w:rsidP="00564C22">
      <w:pPr>
        <w:rPr>
          <w:del w:id="13035" w:author="Andreas Kuehne" w:date="2019-05-31T12:22:00Z"/>
        </w:rPr>
      </w:pPr>
      <w:del w:id="130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VerifyRequest</w:delText>
        </w:r>
        <w:r w:rsidDel="00B33063">
          <w:delText xml:space="preserve"> component.</w:delText>
        </w:r>
        <w:bookmarkStart w:id="13037" w:name="_Toc10199331"/>
        <w:bookmarkEnd w:id="13037"/>
      </w:del>
    </w:p>
    <w:p w14:paraId="125BE592" w14:textId="1D01F84F" w:rsidR="00564C22" w:rsidRPr="C2430093" w:rsidDel="00B33063" w:rsidRDefault="009B1AF1" w:rsidP="00564C22">
      <w:pPr>
        <w:spacing w:line="259" w:lineRule="auto"/>
        <w:rPr>
          <w:del w:id="13038" w:author="Andreas Kuehne" w:date="2019-05-31T12:22:00Z"/>
          <w:rFonts w:eastAsia="Arial" w:cs="Arial"/>
          <w:sz w:val="22"/>
          <w:szCs w:val="22"/>
        </w:rPr>
      </w:pPr>
      <w:del w:id="1303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VerifyRequest</w:delText>
        </w:r>
        <w:r w:rsidRPr="002062A5" w:rsidDel="00B33063">
          <w:rPr>
            <w:rFonts w:eastAsia="Arial" w:cs="Arial"/>
            <w:sz w:val="22"/>
            <w:szCs w:val="22"/>
          </w:rPr>
          <w:delText xml:space="preserve"> using JSON-specific names mapped as shown in the table below.</w:delText>
        </w:r>
        <w:bookmarkStart w:id="13040" w:name="_Toc10199332"/>
        <w:bookmarkEnd w:id="13040"/>
      </w:del>
    </w:p>
    <w:tbl>
      <w:tblPr>
        <w:tblStyle w:val="Gitternetztabelle1hell1"/>
        <w:tblW w:w="0" w:type="auto"/>
        <w:tblLook w:val="04A0" w:firstRow="1" w:lastRow="0" w:firstColumn="1" w:lastColumn="0" w:noHBand="0" w:noVBand="1"/>
      </w:tblPr>
      <w:tblGrid>
        <w:gridCol w:w="4675"/>
        <w:gridCol w:w="4675"/>
      </w:tblGrid>
      <w:tr w:rsidR="00564C22" w:rsidDel="00B33063" w14:paraId="77216936" w14:textId="664BAC3D" w:rsidTr="00564C22">
        <w:trPr>
          <w:cnfStyle w:val="100000000000" w:firstRow="1" w:lastRow="0" w:firstColumn="0" w:lastColumn="0" w:oddVBand="0" w:evenVBand="0" w:oddHBand="0" w:evenHBand="0" w:firstRowFirstColumn="0" w:firstRowLastColumn="0" w:lastRowFirstColumn="0" w:lastRowLastColumn="0"/>
          <w:del w:id="130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2DE64" w14:textId="5A82057E" w:rsidR="00564C22" w:rsidDel="00B33063" w:rsidRDefault="009B1AF1" w:rsidP="00564C22">
            <w:pPr>
              <w:pStyle w:val="Beschriftung"/>
              <w:rPr>
                <w:del w:id="13042" w:author="Andreas Kuehne" w:date="2019-05-31T12:22:00Z"/>
              </w:rPr>
            </w:pPr>
            <w:del w:id="13043" w:author="Andreas Kuehne" w:date="2019-05-31T12:22:00Z">
              <w:r w:rsidDel="00B33063">
                <w:delText>Element</w:delText>
              </w:r>
              <w:bookmarkStart w:id="13044" w:name="_Toc10199333"/>
              <w:bookmarkEnd w:id="13044"/>
            </w:del>
          </w:p>
        </w:tc>
        <w:tc>
          <w:tcPr>
            <w:tcW w:w="4675" w:type="dxa"/>
          </w:tcPr>
          <w:p w14:paraId="399A7FB1" w14:textId="758765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045" w:author="Andreas Kuehne" w:date="2019-05-31T12:22:00Z"/>
              </w:rPr>
            </w:pPr>
            <w:del w:id="13046" w:author="Andreas Kuehne" w:date="2019-05-31T12:22:00Z">
              <w:r w:rsidDel="00B33063">
                <w:delText>Implementing JSON member name</w:delText>
              </w:r>
              <w:bookmarkStart w:id="13047" w:name="_Toc10199334"/>
              <w:bookmarkEnd w:id="13047"/>
            </w:del>
          </w:p>
        </w:tc>
        <w:bookmarkStart w:id="13048" w:name="_Toc10199335"/>
        <w:bookmarkEnd w:id="13048"/>
      </w:tr>
      <w:tr w:rsidR="00564C22" w:rsidDel="00B33063" w14:paraId="29D08526" w14:textId="50EF9CC0" w:rsidTr="00564C22">
        <w:trPr>
          <w:del w:id="130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E3A7F" w14:textId="3E096B49" w:rsidR="00564C22" w:rsidRPr="002062A5" w:rsidDel="00B33063" w:rsidRDefault="009B1AF1" w:rsidP="00564C22">
            <w:pPr>
              <w:pStyle w:val="Beschriftung"/>
              <w:rPr>
                <w:del w:id="13050" w:author="Andreas Kuehne" w:date="2019-05-31T12:22:00Z"/>
                <w:rStyle w:val="Datatype"/>
                <w:b w:val="0"/>
                <w:bCs w:val="0"/>
              </w:rPr>
            </w:pPr>
            <w:del w:id="13051" w:author="Andreas Kuehne" w:date="2019-05-31T12:22:00Z">
              <w:r w:rsidRPr="002062A5" w:rsidDel="00B33063">
                <w:rPr>
                  <w:rStyle w:val="Datatype"/>
                </w:rPr>
                <w:delText>InputDocuments</w:delText>
              </w:r>
              <w:bookmarkStart w:id="13052" w:name="_Toc10199336"/>
              <w:bookmarkEnd w:id="13052"/>
            </w:del>
          </w:p>
        </w:tc>
        <w:tc>
          <w:tcPr>
            <w:tcW w:w="4675" w:type="dxa"/>
          </w:tcPr>
          <w:p w14:paraId="1DA6F9F9" w14:textId="79FF44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53" w:author="Andreas Kuehne" w:date="2019-05-31T12:22:00Z"/>
                <w:rStyle w:val="Datatype"/>
              </w:rPr>
            </w:pPr>
            <w:del w:id="13054" w:author="Andreas Kuehne" w:date="2019-05-31T12:22:00Z">
              <w:r w:rsidRPr="002062A5" w:rsidDel="00B33063">
                <w:rPr>
                  <w:rStyle w:val="Datatype"/>
                </w:rPr>
                <w:delText>inDocs</w:delText>
              </w:r>
              <w:bookmarkStart w:id="13055" w:name="_Toc10199337"/>
              <w:bookmarkEnd w:id="13055"/>
            </w:del>
          </w:p>
        </w:tc>
        <w:bookmarkStart w:id="13056" w:name="_Toc10199338"/>
        <w:bookmarkEnd w:id="13056"/>
      </w:tr>
      <w:tr w:rsidR="00564C22" w:rsidDel="00B33063" w14:paraId="004E6153" w14:textId="3284FADA" w:rsidTr="00564C22">
        <w:trPr>
          <w:del w:id="130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90C56B" w14:textId="7C383C63" w:rsidR="00564C22" w:rsidRPr="002062A5" w:rsidDel="00B33063" w:rsidRDefault="009B1AF1" w:rsidP="00564C22">
            <w:pPr>
              <w:pStyle w:val="Beschriftung"/>
              <w:rPr>
                <w:del w:id="13058" w:author="Andreas Kuehne" w:date="2019-05-31T12:22:00Z"/>
                <w:rStyle w:val="Datatype"/>
                <w:b w:val="0"/>
                <w:bCs w:val="0"/>
              </w:rPr>
            </w:pPr>
            <w:del w:id="13059" w:author="Andreas Kuehne" w:date="2019-05-31T12:22:00Z">
              <w:r w:rsidRPr="002062A5" w:rsidDel="00B33063">
                <w:rPr>
                  <w:rStyle w:val="Datatype"/>
                </w:rPr>
                <w:delText>OptionalInputs</w:delText>
              </w:r>
              <w:bookmarkStart w:id="13060" w:name="_Toc10199339"/>
              <w:bookmarkEnd w:id="13060"/>
            </w:del>
          </w:p>
        </w:tc>
        <w:tc>
          <w:tcPr>
            <w:tcW w:w="4675" w:type="dxa"/>
          </w:tcPr>
          <w:p w14:paraId="2FF25FB5" w14:textId="66785C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61" w:author="Andreas Kuehne" w:date="2019-05-31T12:22:00Z"/>
                <w:rStyle w:val="Datatype"/>
              </w:rPr>
            </w:pPr>
            <w:del w:id="13062" w:author="Andreas Kuehne" w:date="2019-05-31T12:22:00Z">
              <w:r w:rsidRPr="002062A5" w:rsidDel="00B33063">
                <w:rPr>
                  <w:rStyle w:val="Datatype"/>
                </w:rPr>
                <w:delText>optInp</w:delText>
              </w:r>
              <w:bookmarkStart w:id="13063" w:name="_Toc10199340"/>
              <w:bookmarkEnd w:id="13063"/>
            </w:del>
          </w:p>
        </w:tc>
        <w:bookmarkStart w:id="13064" w:name="_Toc10199341"/>
        <w:bookmarkEnd w:id="13064"/>
      </w:tr>
      <w:tr w:rsidR="00564C22" w:rsidDel="00B33063" w14:paraId="49D26F26" w14:textId="4E408DA0" w:rsidTr="00564C22">
        <w:trPr>
          <w:del w:id="130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F853F7" w14:textId="174A5D39" w:rsidR="00564C22" w:rsidRPr="002062A5" w:rsidDel="00B33063" w:rsidRDefault="009B1AF1" w:rsidP="00564C22">
            <w:pPr>
              <w:pStyle w:val="Beschriftung"/>
              <w:rPr>
                <w:del w:id="13066" w:author="Andreas Kuehne" w:date="2019-05-31T12:22:00Z"/>
                <w:rStyle w:val="Datatype"/>
                <w:b w:val="0"/>
                <w:bCs w:val="0"/>
              </w:rPr>
            </w:pPr>
            <w:del w:id="13067" w:author="Andreas Kuehne" w:date="2019-05-31T12:22:00Z">
              <w:r w:rsidRPr="002062A5" w:rsidDel="00B33063">
                <w:rPr>
                  <w:rStyle w:val="Datatype"/>
                </w:rPr>
                <w:delText>SignatureObject</w:delText>
              </w:r>
              <w:bookmarkStart w:id="13068" w:name="_Toc10199342"/>
              <w:bookmarkEnd w:id="13068"/>
            </w:del>
          </w:p>
        </w:tc>
        <w:tc>
          <w:tcPr>
            <w:tcW w:w="4675" w:type="dxa"/>
          </w:tcPr>
          <w:p w14:paraId="26BA0805" w14:textId="2DE892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69" w:author="Andreas Kuehne" w:date="2019-05-31T12:22:00Z"/>
                <w:rStyle w:val="Datatype"/>
              </w:rPr>
            </w:pPr>
            <w:del w:id="13070" w:author="Andreas Kuehne" w:date="2019-05-31T12:22:00Z">
              <w:r w:rsidRPr="002062A5" w:rsidDel="00B33063">
                <w:rPr>
                  <w:rStyle w:val="Datatype"/>
                </w:rPr>
                <w:delText>sigObj</w:delText>
              </w:r>
              <w:bookmarkStart w:id="13071" w:name="_Toc10199343"/>
              <w:bookmarkEnd w:id="13071"/>
            </w:del>
          </w:p>
        </w:tc>
        <w:bookmarkStart w:id="13072" w:name="_Toc10199344"/>
        <w:bookmarkEnd w:id="13072"/>
      </w:tr>
    </w:tbl>
    <w:p w14:paraId="28FEDBA6" w14:textId="2814980F" w:rsidR="00564C22" w:rsidRPr="0202B381" w:rsidDel="00B33063" w:rsidRDefault="009B1AF1" w:rsidP="00564C22">
      <w:pPr>
        <w:rPr>
          <w:del w:id="13073" w:author="Andreas Kuehne" w:date="2019-05-31T12:22:00Z"/>
        </w:rPr>
      </w:pPr>
      <w:del w:id="130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075" w:name="_Toc10199345"/>
        <w:bookmarkEnd w:id="13075"/>
      </w:del>
    </w:p>
    <w:p w14:paraId="543D36C9" w14:textId="304D9257" w:rsidR="00564C22" w:rsidDel="00B33063" w:rsidRDefault="009B1AF1" w:rsidP="00564C22">
      <w:pPr>
        <w:pStyle w:val="Code"/>
        <w:spacing w:line="259" w:lineRule="auto"/>
        <w:rPr>
          <w:del w:id="13076" w:author="Andreas Kuehne" w:date="2019-05-31T12:22:00Z"/>
        </w:rPr>
      </w:pPr>
      <w:del w:id="13077" w:author="Andreas Kuehne" w:date="2019-05-31T12:22:00Z">
        <w:r w:rsidDel="00B33063">
          <w:rPr>
            <w:color w:val="31849B" w:themeColor="accent5" w:themeShade="BF"/>
          </w:rPr>
          <w:delText>"dss2-VerifyRequestType"</w:delText>
        </w:r>
        <w:r w:rsidDel="00B33063">
          <w:delText>: {</w:delText>
        </w:r>
        <w:bookmarkStart w:id="13078" w:name="_Toc10199346"/>
        <w:bookmarkEnd w:id="13078"/>
      </w:del>
    </w:p>
    <w:p w14:paraId="4B6BA1CC" w14:textId="04E4EAC2" w:rsidR="00564C22" w:rsidDel="00B33063" w:rsidRDefault="009B1AF1" w:rsidP="00564C22">
      <w:pPr>
        <w:pStyle w:val="Code"/>
        <w:spacing w:line="259" w:lineRule="auto"/>
        <w:rPr>
          <w:del w:id="13079" w:author="Andreas Kuehne" w:date="2019-05-31T12:22:00Z"/>
        </w:rPr>
      </w:pPr>
      <w:del w:id="130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081" w:name="_Toc10199347"/>
        <w:bookmarkEnd w:id="13081"/>
      </w:del>
    </w:p>
    <w:p w14:paraId="7B2AF4B5" w14:textId="29C58917" w:rsidR="00564C22" w:rsidDel="00B33063" w:rsidRDefault="009B1AF1" w:rsidP="00564C22">
      <w:pPr>
        <w:pStyle w:val="Code"/>
        <w:spacing w:line="259" w:lineRule="auto"/>
        <w:rPr>
          <w:del w:id="13082" w:author="Andreas Kuehne" w:date="2019-05-31T12:22:00Z"/>
        </w:rPr>
      </w:pPr>
      <w:del w:id="13083" w:author="Andreas Kuehne" w:date="2019-05-31T12:22:00Z">
        <w:r w:rsidDel="00B33063">
          <w:rPr>
            <w:color w:val="31849B" w:themeColor="accent5" w:themeShade="BF"/>
          </w:rPr>
          <w:delText xml:space="preserve">  "properties"</w:delText>
        </w:r>
        <w:r w:rsidDel="00B33063">
          <w:delText>: {</w:delText>
        </w:r>
        <w:bookmarkStart w:id="13084" w:name="_Toc10199348"/>
        <w:bookmarkEnd w:id="13084"/>
      </w:del>
    </w:p>
    <w:p w14:paraId="39FACFA5" w14:textId="499AE246" w:rsidR="00564C22" w:rsidDel="00B33063" w:rsidRDefault="009B1AF1" w:rsidP="00564C22">
      <w:pPr>
        <w:pStyle w:val="Code"/>
        <w:spacing w:line="259" w:lineRule="auto"/>
        <w:rPr>
          <w:del w:id="13085" w:author="Andreas Kuehne" w:date="2019-05-31T12:22:00Z"/>
        </w:rPr>
      </w:pPr>
      <w:del w:id="13086" w:author="Andreas Kuehne" w:date="2019-05-31T12:22:00Z">
        <w:r w:rsidDel="00B33063">
          <w:rPr>
            <w:color w:val="31849B" w:themeColor="accent5" w:themeShade="BF"/>
          </w:rPr>
          <w:delText xml:space="preserve">    "profile"</w:delText>
        </w:r>
        <w:r w:rsidDel="00B33063">
          <w:delText>: {</w:delText>
        </w:r>
        <w:bookmarkStart w:id="13087" w:name="_Toc10199349"/>
        <w:bookmarkEnd w:id="13087"/>
      </w:del>
    </w:p>
    <w:p w14:paraId="65FCCB93" w14:textId="3FC39ED5" w:rsidR="00564C22" w:rsidDel="00B33063" w:rsidRDefault="009B1AF1" w:rsidP="00564C22">
      <w:pPr>
        <w:pStyle w:val="Code"/>
        <w:spacing w:line="259" w:lineRule="auto"/>
        <w:rPr>
          <w:del w:id="13088" w:author="Andreas Kuehne" w:date="2019-05-31T12:22:00Z"/>
        </w:rPr>
      </w:pPr>
      <w:del w:id="130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090" w:name="_Toc10199350"/>
        <w:bookmarkEnd w:id="13090"/>
      </w:del>
    </w:p>
    <w:p w14:paraId="2E1AB00D" w14:textId="75A777E4" w:rsidR="00564C22" w:rsidDel="00B33063" w:rsidRDefault="009B1AF1" w:rsidP="00564C22">
      <w:pPr>
        <w:pStyle w:val="Code"/>
        <w:spacing w:line="259" w:lineRule="auto"/>
        <w:rPr>
          <w:del w:id="13091" w:author="Andreas Kuehne" w:date="2019-05-31T12:22:00Z"/>
        </w:rPr>
      </w:pPr>
      <w:del w:id="13092" w:author="Andreas Kuehne" w:date="2019-05-31T12:22:00Z">
        <w:r w:rsidDel="00B33063">
          <w:rPr>
            <w:color w:val="31849B" w:themeColor="accent5" w:themeShade="BF"/>
          </w:rPr>
          <w:delText xml:space="preserve">      "items"</w:delText>
        </w:r>
        <w:r w:rsidDel="00B33063">
          <w:delText>: {</w:delText>
        </w:r>
        <w:bookmarkStart w:id="13093" w:name="_Toc10199351"/>
        <w:bookmarkEnd w:id="13093"/>
      </w:del>
    </w:p>
    <w:p w14:paraId="50E0C0E8" w14:textId="10FC78AA" w:rsidR="00564C22" w:rsidDel="00B33063" w:rsidRDefault="009B1AF1" w:rsidP="00564C22">
      <w:pPr>
        <w:pStyle w:val="Code"/>
        <w:spacing w:line="259" w:lineRule="auto"/>
        <w:rPr>
          <w:del w:id="13094" w:author="Andreas Kuehne" w:date="2019-05-31T12:22:00Z"/>
        </w:rPr>
      </w:pPr>
      <w:del w:id="130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96" w:name="_Toc10199352"/>
        <w:bookmarkEnd w:id="13096"/>
      </w:del>
    </w:p>
    <w:p w14:paraId="59556A7B" w14:textId="660CB99D" w:rsidR="00564C22" w:rsidDel="00B33063" w:rsidRDefault="009B1AF1" w:rsidP="00564C22">
      <w:pPr>
        <w:pStyle w:val="Code"/>
        <w:spacing w:line="259" w:lineRule="auto"/>
        <w:rPr>
          <w:del w:id="13097" w:author="Andreas Kuehne" w:date="2019-05-31T12:22:00Z"/>
        </w:rPr>
      </w:pPr>
      <w:del w:id="13098" w:author="Andreas Kuehne" w:date="2019-05-31T12:22:00Z">
        <w:r w:rsidDel="00B33063">
          <w:delText xml:space="preserve">      }</w:delText>
        </w:r>
        <w:bookmarkStart w:id="13099" w:name="_Toc10199353"/>
        <w:bookmarkEnd w:id="13099"/>
      </w:del>
    </w:p>
    <w:p w14:paraId="3CE2E798" w14:textId="6AE99084" w:rsidR="00564C22" w:rsidDel="00B33063" w:rsidRDefault="009B1AF1" w:rsidP="00564C22">
      <w:pPr>
        <w:pStyle w:val="Code"/>
        <w:spacing w:line="259" w:lineRule="auto"/>
        <w:rPr>
          <w:del w:id="13100" w:author="Andreas Kuehne" w:date="2019-05-31T12:22:00Z"/>
        </w:rPr>
      </w:pPr>
      <w:del w:id="13101" w:author="Andreas Kuehne" w:date="2019-05-31T12:22:00Z">
        <w:r w:rsidDel="00B33063">
          <w:delText xml:space="preserve">    },</w:delText>
        </w:r>
        <w:bookmarkStart w:id="13102" w:name="_Toc10199354"/>
        <w:bookmarkEnd w:id="13102"/>
      </w:del>
    </w:p>
    <w:p w14:paraId="67DB962C" w14:textId="7083D34A" w:rsidR="00564C22" w:rsidDel="00B33063" w:rsidRDefault="009B1AF1" w:rsidP="00564C22">
      <w:pPr>
        <w:pStyle w:val="Code"/>
        <w:spacing w:line="259" w:lineRule="auto"/>
        <w:rPr>
          <w:del w:id="13103" w:author="Andreas Kuehne" w:date="2019-05-31T12:22:00Z"/>
        </w:rPr>
      </w:pPr>
      <w:del w:id="13104" w:author="Andreas Kuehne" w:date="2019-05-31T12:22:00Z">
        <w:r w:rsidDel="00B33063">
          <w:rPr>
            <w:color w:val="31849B" w:themeColor="accent5" w:themeShade="BF"/>
          </w:rPr>
          <w:delText xml:space="preserve">    "reqID"</w:delText>
        </w:r>
        <w:r w:rsidDel="00B33063">
          <w:delText>: {</w:delText>
        </w:r>
        <w:bookmarkStart w:id="13105" w:name="_Toc10199355"/>
        <w:bookmarkEnd w:id="13105"/>
      </w:del>
    </w:p>
    <w:p w14:paraId="6E1CFBA9" w14:textId="61A8FBA9" w:rsidR="00564C22" w:rsidDel="00B33063" w:rsidRDefault="009B1AF1" w:rsidP="00564C22">
      <w:pPr>
        <w:pStyle w:val="Code"/>
        <w:spacing w:line="259" w:lineRule="auto"/>
        <w:rPr>
          <w:del w:id="13106" w:author="Andreas Kuehne" w:date="2019-05-31T12:22:00Z"/>
        </w:rPr>
      </w:pPr>
      <w:del w:id="131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108" w:name="_Toc10199356"/>
        <w:bookmarkEnd w:id="13108"/>
      </w:del>
    </w:p>
    <w:p w14:paraId="68EF6EE3" w14:textId="596FBB02" w:rsidR="00564C22" w:rsidDel="00B33063" w:rsidRDefault="009B1AF1" w:rsidP="00564C22">
      <w:pPr>
        <w:pStyle w:val="Code"/>
        <w:spacing w:line="259" w:lineRule="auto"/>
        <w:rPr>
          <w:del w:id="13109" w:author="Andreas Kuehne" w:date="2019-05-31T12:22:00Z"/>
        </w:rPr>
      </w:pPr>
      <w:del w:id="13110" w:author="Andreas Kuehne" w:date="2019-05-31T12:22:00Z">
        <w:r w:rsidDel="00B33063">
          <w:delText xml:space="preserve">    },</w:delText>
        </w:r>
        <w:bookmarkStart w:id="13111" w:name="_Toc10199357"/>
        <w:bookmarkEnd w:id="13111"/>
      </w:del>
    </w:p>
    <w:p w14:paraId="447DFB44" w14:textId="27A9E94D" w:rsidR="00564C22" w:rsidDel="00B33063" w:rsidRDefault="009B1AF1" w:rsidP="00564C22">
      <w:pPr>
        <w:pStyle w:val="Code"/>
        <w:spacing w:line="259" w:lineRule="auto"/>
        <w:rPr>
          <w:del w:id="13112" w:author="Andreas Kuehne" w:date="2019-05-31T12:22:00Z"/>
        </w:rPr>
      </w:pPr>
      <w:del w:id="13113" w:author="Andreas Kuehne" w:date="2019-05-31T12:22:00Z">
        <w:r w:rsidDel="00B33063">
          <w:rPr>
            <w:color w:val="31849B" w:themeColor="accent5" w:themeShade="BF"/>
          </w:rPr>
          <w:delText xml:space="preserve">    "inDocs"</w:delText>
        </w:r>
        <w:r w:rsidDel="00B33063">
          <w:delText>: {</w:delText>
        </w:r>
        <w:bookmarkStart w:id="13114" w:name="_Toc10199358"/>
        <w:bookmarkEnd w:id="13114"/>
      </w:del>
    </w:p>
    <w:p w14:paraId="301D42C2" w14:textId="25B3B57E" w:rsidR="00564C22" w:rsidDel="00B33063" w:rsidRDefault="009B1AF1" w:rsidP="00564C22">
      <w:pPr>
        <w:pStyle w:val="Code"/>
        <w:spacing w:line="259" w:lineRule="auto"/>
        <w:rPr>
          <w:del w:id="13115" w:author="Andreas Kuehne" w:date="2019-05-31T12:22:00Z"/>
        </w:rPr>
      </w:pPr>
      <w:del w:id="1311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3117" w:name="_Toc10199359"/>
        <w:bookmarkEnd w:id="13117"/>
      </w:del>
    </w:p>
    <w:p w14:paraId="6D96EB42" w14:textId="77DAA1BF" w:rsidR="00564C22" w:rsidDel="00B33063" w:rsidRDefault="009B1AF1" w:rsidP="00564C22">
      <w:pPr>
        <w:pStyle w:val="Code"/>
        <w:spacing w:line="259" w:lineRule="auto"/>
        <w:rPr>
          <w:del w:id="13118" w:author="Andreas Kuehne" w:date="2019-05-31T12:22:00Z"/>
        </w:rPr>
      </w:pPr>
      <w:del w:id="13119" w:author="Andreas Kuehne" w:date="2019-05-31T12:22:00Z">
        <w:r w:rsidDel="00B33063">
          <w:delText xml:space="preserve">    },</w:delText>
        </w:r>
        <w:bookmarkStart w:id="13120" w:name="_Toc10199360"/>
        <w:bookmarkEnd w:id="13120"/>
      </w:del>
    </w:p>
    <w:p w14:paraId="51CC3A90" w14:textId="0E25D35D" w:rsidR="00564C22" w:rsidDel="00B33063" w:rsidRDefault="009B1AF1" w:rsidP="00564C22">
      <w:pPr>
        <w:pStyle w:val="Code"/>
        <w:spacing w:line="259" w:lineRule="auto"/>
        <w:rPr>
          <w:del w:id="13121" w:author="Andreas Kuehne" w:date="2019-05-31T12:22:00Z"/>
        </w:rPr>
      </w:pPr>
      <w:del w:id="13122" w:author="Andreas Kuehne" w:date="2019-05-31T12:22:00Z">
        <w:r w:rsidDel="00B33063">
          <w:rPr>
            <w:color w:val="31849B" w:themeColor="accent5" w:themeShade="BF"/>
          </w:rPr>
          <w:delText xml:space="preserve">    "optInp"</w:delText>
        </w:r>
        <w:r w:rsidDel="00B33063">
          <w:delText>: {</w:delText>
        </w:r>
        <w:bookmarkStart w:id="13123" w:name="_Toc10199361"/>
        <w:bookmarkEnd w:id="13123"/>
      </w:del>
    </w:p>
    <w:p w14:paraId="22EF7C42" w14:textId="7660ADCD" w:rsidR="00564C22" w:rsidDel="00B33063" w:rsidRDefault="009B1AF1" w:rsidP="00564C22">
      <w:pPr>
        <w:pStyle w:val="Code"/>
        <w:spacing w:line="259" w:lineRule="auto"/>
        <w:rPr>
          <w:del w:id="13124" w:author="Andreas Kuehne" w:date="2019-05-31T12:22:00Z"/>
        </w:rPr>
      </w:pPr>
      <w:del w:id="1312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"#/definitions/dss2-OptionalInputsVerifyType"</w:delText>
        </w:r>
        <w:bookmarkStart w:id="13126" w:name="_Toc10199362"/>
        <w:bookmarkEnd w:id="13126"/>
      </w:del>
    </w:p>
    <w:p w14:paraId="587EB090" w14:textId="592ACBED" w:rsidR="00564C22" w:rsidDel="00B33063" w:rsidRDefault="009B1AF1" w:rsidP="00564C22">
      <w:pPr>
        <w:pStyle w:val="Code"/>
        <w:spacing w:line="259" w:lineRule="auto"/>
        <w:rPr>
          <w:del w:id="13127" w:author="Andreas Kuehne" w:date="2019-05-31T12:22:00Z"/>
        </w:rPr>
      </w:pPr>
      <w:del w:id="13128" w:author="Andreas Kuehne" w:date="2019-05-31T12:22:00Z">
        <w:r w:rsidDel="00B33063">
          <w:delText xml:space="preserve">    },</w:delText>
        </w:r>
        <w:bookmarkStart w:id="13129" w:name="_Toc10199363"/>
        <w:bookmarkEnd w:id="13129"/>
      </w:del>
    </w:p>
    <w:p w14:paraId="0F48742F" w14:textId="2F803FC8" w:rsidR="00564C22" w:rsidDel="00B33063" w:rsidRDefault="009B1AF1" w:rsidP="00564C22">
      <w:pPr>
        <w:pStyle w:val="Code"/>
        <w:spacing w:line="259" w:lineRule="auto"/>
        <w:rPr>
          <w:del w:id="13130" w:author="Andreas Kuehne" w:date="2019-05-31T12:22:00Z"/>
        </w:rPr>
      </w:pPr>
      <w:del w:id="13131" w:author="Andreas Kuehne" w:date="2019-05-31T12:22:00Z">
        <w:r w:rsidDel="00B33063">
          <w:rPr>
            <w:color w:val="31849B" w:themeColor="accent5" w:themeShade="BF"/>
          </w:rPr>
          <w:delText xml:space="preserve">    "sigObj"</w:delText>
        </w:r>
        <w:r w:rsidDel="00B33063">
          <w:delText>: {</w:delText>
        </w:r>
        <w:bookmarkStart w:id="13132" w:name="_Toc10199364"/>
        <w:bookmarkEnd w:id="13132"/>
      </w:del>
    </w:p>
    <w:p w14:paraId="699DE9D1" w14:textId="6DD95DD8" w:rsidR="00564C22" w:rsidDel="00B33063" w:rsidRDefault="009B1AF1" w:rsidP="00564C22">
      <w:pPr>
        <w:pStyle w:val="Code"/>
        <w:spacing w:line="259" w:lineRule="auto"/>
        <w:rPr>
          <w:del w:id="13133" w:author="Andreas Kuehne" w:date="2019-05-31T12:22:00Z"/>
        </w:rPr>
      </w:pPr>
      <w:del w:id="131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135" w:name="_Toc10199365"/>
        <w:bookmarkEnd w:id="13135"/>
      </w:del>
    </w:p>
    <w:p w14:paraId="6A1FE059" w14:textId="491BE443" w:rsidR="00564C22" w:rsidDel="00B33063" w:rsidRDefault="009B1AF1" w:rsidP="00564C22">
      <w:pPr>
        <w:pStyle w:val="Code"/>
        <w:spacing w:line="259" w:lineRule="auto"/>
        <w:rPr>
          <w:del w:id="13136" w:author="Andreas Kuehne" w:date="2019-05-31T12:22:00Z"/>
        </w:rPr>
      </w:pPr>
      <w:del w:id="13137" w:author="Andreas Kuehne" w:date="2019-05-31T12:22:00Z">
        <w:r w:rsidDel="00B33063">
          <w:rPr>
            <w:color w:val="31849B" w:themeColor="accent5" w:themeShade="BF"/>
          </w:rPr>
          <w:delText xml:space="preserve">      "items"</w:delText>
        </w:r>
        <w:r w:rsidDel="00B33063">
          <w:delText>: {</w:delText>
        </w:r>
        <w:bookmarkStart w:id="13138" w:name="_Toc10199366"/>
        <w:bookmarkEnd w:id="13138"/>
      </w:del>
    </w:p>
    <w:p w14:paraId="63EEA5F9" w14:textId="0185ABEC" w:rsidR="00564C22" w:rsidDel="00B33063" w:rsidRDefault="009B1AF1" w:rsidP="00564C22">
      <w:pPr>
        <w:pStyle w:val="Code"/>
        <w:spacing w:line="259" w:lineRule="auto"/>
        <w:rPr>
          <w:del w:id="13139" w:author="Andreas Kuehne" w:date="2019-05-31T12:22:00Z"/>
        </w:rPr>
      </w:pPr>
      <w:del w:id="1314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3141" w:name="_Toc10199367"/>
        <w:bookmarkEnd w:id="13141"/>
      </w:del>
    </w:p>
    <w:p w14:paraId="55623405" w14:textId="14321A12" w:rsidR="00564C22" w:rsidDel="00B33063" w:rsidRDefault="009B1AF1" w:rsidP="00564C22">
      <w:pPr>
        <w:pStyle w:val="Code"/>
        <w:spacing w:line="259" w:lineRule="auto"/>
        <w:rPr>
          <w:del w:id="13142" w:author="Andreas Kuehne" w:date="2019-05-31T12:22:00Z"/>
        </w:rPr>
      </w:pPr>
      <w:del w:id="13143" w:author="Andreas Kuehne" w:date="2019-05-31T12:22:00Z">
        <w:r w:rsidDel="00B33063">
          <w:delText xml:space="preserve">      }</w:delText>
        </w:r>
        <w:bookmarkStart w:id="13144" w:name="_Toc10199368"/>
        <w:bookmarkEnd w:id="13144"/>
      </w:del>
    </w:p>
    <w:p w14:paraId="3372999B" w14:textId="76EEA377" w:rsidR="00564C22" w:rsidDel="00B33063" w:rsidRDefault="009B1AF1" w:rsidP="00564C22">
      <w:pPr>
        <w:pStyle w:val="Code"/>
        <w:spacing w:line="259" w:lineRule="auto"/>
        <w:rPr>
          <w:del w:id="13145" w:author="Andreas Kuehne" w:date="2019-05-31T12:22:00Z"/>
        </w:rPr>
      </w:pPr>
      <w:del w:id="13146" w:author="Andreas Kuehne" w:date="2019-05-31T12:22:00Z">
        <w:r w:rsidDel="00B33063">
          <w:delText xml:space="preserve">    }</w:delText>
        </w:r>
        <w:bookmarkStart w:id="13147" w:name="_Toc10199369"/>
        <w:bookmarkEnd w:id="13147"/>
      </w:del>
    </w:p>
    <w:p w14:paraId="4E7B9777" w14:textId="3533B50A" w:rsidR="00564C22" w:rsidDel="00B33063" w:rsidRDefault="009B1AF1" w:rsidP="00564C22">
      <w:pPr>
        <w:pStyle w:val="Code"/>
        <w:spacing w:line="259" w:lineRule="auto"/>
        <w:rPr>
          <w:del w:id="13148" w:author="Andreas Kuehne" w:date="2019-05-31T12:22:00Z"/>
        </w:rPr>
      </w:pPr>
      <w:del w:id="13149" w:author="Andreas Kuehne" w:date="2019-05-31T12:22:00Z">
        <w:r w:rsidDel="00B33063">
          <w:delText xml:space="preserve">  }</w:delText>
        </w:r>
        <w:bookmarkStart w:id="13150" w:name="_Toc10199370"/>
        <w:bookmarkEnd w:id="13150"/>
      </w:del>
    </w:p>
    <w:p w14:paraId="766E86FF" w14:textId="0ECAF9DD" w:rsidR="00564C22" w:rsidDel="00B33063" w:rsidRDefault="009B1AF1" w:rsidP="00564C22">
      <w:pPr>
        <w:pStyle w:val="Code"/>
        <w:spacing w:line="259" w:lineRule="auto"/>
        <w:rPr>
          <w:del w:id="13151" w:author="Andreas Kuehne" w:date="2019-05-31T12:22:00Z"/>
        </w:rPr>
      </w:pPr>
      <w:del w:id="13152" w:author="Andreas Kuehne" w:date="2019-05-31T12:22:00Z">
        <w:r w:rsidDel="00B33063">
          <w:delText>}</w:delText>
        </w:r>
        <w:bookmarkStart w:id="13153" w:name="_Toc10199371"/>
        <w:bookmarkEnd w:id="13153"/>
      </w:del>
    </w:p>
    <w:p w14:paraId="093DCB84" w14:textId="1BE04EEE" w:rsidR="00564C22" w:rsidDel="00B33063" w:rsidRDefault="00564C22" w:rsidP="00564C22">
      <w:pPr>
        <w:rPr>
          <w:del w:id="13154" w:author="Andreas Kuehne" w:date="2019-05-31T12:22:00Z"/>
        </w:rPr>
      </w:pPr>
      <w:bookmarkStart w:id="13155" w:name="_Toc10199372"/>
      <w:bookmarkEnd w:id="13155"/>
    </w:p>
    <w:p w14:paraId="22B54991" w14:textId="5BA2290F" w:rsidR="00564C22" w:rsidDel="00B33063" w:rsidRDefault="009B1AF1" w:rsidP="00564C22">
      <w:pPr>
        <w:pStyle w:val="berschrift4"/>
        <w:rPr>
          <w:del w:id="13156" w:author="Andreas Kuehne" w:date="2019-05-31T12:22:00Z"/>
        </w:rPr>
      </w:pPr>
      <w:del w:id="13157" w:author="Andreas Kuehne" w:date="2019-05-31T12:22:00Z">
        <w:r w:rsidDel="00B33063">
          <w:delText>VerifyRequest – XML Syntax</w:delText>
        </w:r>
        <w:bookmarkStart w:id="13158" w:name="_Toc10199373"/>
        <w:bookmarkEnd w:id="13158"/>
      </w:del>
    </w:p>
    <w:p w14:paraId="1FD40583" w14:textId="442809FD" w:rsidR="00564C22" w:rsidRPr="5404FA76" w:rsidDel="00B33063" w:rsidRDefault="009B1AF1" w:rsidP="00564C22">
      <w:pPr>
        <w:rPr>
          <w:del w:id="13159" w:author="Andreas Kuehne" w:date="2019-05-31T12:22:00Z"/>
        </w:rPr>
      </w:pPr>
      <w:del w:id="13160" w:author="Andreas Kuehne" w:date="2019-05-31T12:22:00Z">
        <w:r w:rsidRPr="0CCF9147" w:rsidDel="00B33063">
          <w:delText xml:space="preserve">The XML type </w:delText>
        </w:r>
        <w:r w:rsidRPr="002062A5" w:rsidDel="00B33063">
          <w:rPr>
            <w:rFonts w:ascii="Courier New" w:eastAsia="Courier New" w:hAnsi="Courier New" w:cs="Courier New"/>
          </w:rPr>
          <w:delText>VerifyRequestType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VerifyRequest</w:delText>
        </w:r>
        <w:r w:rsidDel="00B33063">
          <w:delText xml:space="preserve"> </w:delText>
        </w:r>
        <w:r w:rsidRPr="005A6FFD" w:rsidDel="00B33063">
          <w:delText>component.</w:delText>
        </w:r>
        <w:bookmarkStart w:id="13161" w:name="_Toc10199374"/>
        <w:bookmarkEnd w:id="13161"/>
      </w:del>
    </w:p>
    <w:p w14:paraId="23E43128" w14:textId="182A0998" w:rsidR="00564C22" w:rsidDel="00B33063" w:rsidRDefault="009B1AF1" w:rsidP="00564C22">
      <w:pPr>
        <w:rPr>
          <w:del w:id="13162" w:author="Andreas Kuehne" w:date="2019-05-31T12:22:00Z"/>
        </w:rPr>
      </w:pPr>
      <w:del w:id="1316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164" w:name="_Toc10199375"/>
        <w:bookmarkEnd w:id="13164"/>
      </w:del>
    </w:p>
    <w:p w14:paraId="043E98B6" w14:textId="03EBB363" w:rsidR="00564C22" w:rsidDel="00B33063" w:rsidRDefault="009B1AF1" w:rsidP="00564C22">
      <w:pPr>
        <w:pStyle w:val="Code"/>
        <w:rPr>
          <w:del w:id="13165" w:author="Andreas Kuehne" w:date="2019-05-31T12:22:00Z"/>
        </w:rPr>
      </w:pPr>
      <w:del w:id="131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VerifyRequestType</w:delText>
        </w:r>
        <w:r w:rsidDel="00B33063">
          <w:rPr>
            <w:color w:val="943634" w:themeColor="accent2" w:themeShade="BF"/>
          </w:rPr>
          <w:delText>"</w:delText>
        </w:r>
        <w:r w:rsidDel="00B33063">
          <w:rPr>
            <w:color w:val="31849B" w:themeColor="accent5" w:themeShade="BF"/>
          </w:rPr>
          <w:delText>&gt;</w:delText>
        </w:r>
        <w:bookmarkStart w:id="13167" w:name="_Toc10199376"/>
        <w:bookmarkEnd w:id="13167"/>
      </w:del>
    </w:p>
    <w:p w14:paraId="70753509" w14:textId="30B35951" w:rsidR="00564C22" w:rsidDel="00B33063" w:rsidRDefault="009B1AF1" w:rsidP="00564C22">
      <w:pPr>
        <w:pStyle w:val="Code"/>
        <w:rPr>
          <w:del w:id="13168" w:author="Andreas Kuehne" w:date="2019-05-31T12:22:00Z"/>
        </w:rPr>
      </w:pPr>
      <w:del w:id="13169" w:author="Andreas Kuehne" w:date="2019-05-31T12:22:00Z">
        <w:r w:rsidDel="00B33063">
          <w:rPr>
            <w:color w:val="31849B" w:themeColor="accent5" w:themeShade="BF"/>
          </w:rPr>
          <w:delText xml:space="preserve">  &lt;xs:complexContent&gt;</w:delText>
        </w:r>
        <w:bookmarkStart w:id="13170" w:name="_Toc10199377"/>
        <w:bookmarkEnd w:id="13170"/>
      </w:del>
    </w:p>
    <w:p w14:paraId="5B809FF1" w14:textId="0AC178F7" w:rsidR="00564C22" w:rsidDel="00B33063" w:rsidRDefault="009B1AF1" w:rsidP="00564C22">
      <w:pPr>
        <w:pStyle w:val="Code"/>
        <w:rPr>
          <w:del w:id="13171" w:author="Andreas Kuehne" w:date="2019-05-31T12:22:00Z"/>
        </w:rPr>
      </w:pPr>
      <w:del w:id="1317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3173" w:name="_Toc10199378"/>
        <w:bookmarkEnd w:id="13173"/>
      </w:del>
    </w:p>
    <w:p w14:paraId="7084BC2F" w14:textId="2B29C8CF" w:rsidR="00564C22" w:rsidDel="00B33063" w:rsidRDefault="009B1AF1" w:rsidP="00564C22">
      <w:pPr>
        <w:pStyle w:val="Code"/>
        <w:rPr>
          <w:del w:id="13174" w:author="Andreas Kuehne" w:date="2019-05-31T12:22:00Z"/>
        </w:rPr>
      </w:pPr>
      <w:del w:id="13175" w:author="Andreas Kuehne" w:date="2019-05-31T12:22:00Z">
        <w:r w:rsidDel="00B33063">
          <w:rPr>
            <w:color w:val="31849B" w:themeColor="accent5" w:themeShade="BF"/>
          </w:rPr>
          <w:delText xml:space="preserve">      &lt;xs:sequence&gt;</w:delText>
        </w:r>
        <w:bookmarkStart w:id="13176" w:name="_Toc10199379"/>
        <w:bookmarkEnd w:id="13176"/>
      </w:del>
    </w:p>
    <w:p w14:paraId="2F345CE6" w14:textId="3BD71EB1" w:rsidR="00564C22" w:rsidDel="00B33063" w:rsidRDefault="009B1AF1" w:rsidP="00564C22">
      <w:pPr>
        <w:pStyle w:val="Code"/>
        <w:rPr>
          <w:del w:id="13177" w:author="Andreas Kuehne" w:date="2019-05-31T12:22:00Z"/>
        </w:rPr>
      </w:pPr>
      <w:del w:id="131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179" w:name="_Toc10199380"/>
        <w:bookmarkEnd w:id="13179"/>
      </w:del>
    </w:p>
    <w:p w14:paraId="06DCA6EB" w14:textId="77DE727B" w:rsidR="00564C22" w:rsidDel="00B33063" w:rsidRDefault="009B1AF1" w:rsidP="00564C22">
      <w:pPr>
        <w:pStyle w:val="Code"/>
        <w:rPr>
          <w:del w:id="13180" w:author="Andreas Kuehne" w:date="2019-05-31T12:22:00Z"/>
        </w:rPr>
      </w:pPr>
      <w:del w:id="131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182" w:name="_Toc10199381"/>
        <w:bookmarkEnd w:id="13182"/>
      </w:del>
    </w:p>
    <w:p w14:paraId="59FC4429" w14:textId="68C88D19" w:rsidR="00564C22" w:rsidDel="00B33063" w:rsidRDefault="009B1AF1" w:rsidP="00564C22">
      <w:pPr>
        <w:pStyle w:val="Code"/>
        <w:rPr>
          <w:del w:id="13183" w:author="Andreas Kuehne" w:date="2019-05-31T12:22:00Z"/>
        </w:rPr>
      </w:pPr>
      <w:del w:id="1318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185" w:name="_Toc10199382"/>
        <w:bookmarkEnd w:id="13185"/>
      </w:del>
    </w:p>
    <w:p w14:paraId="3DCFBAFA" w14:textId="70796F57" w:rsidR="00564C22" w:rsidDel="00B33063" w:rsidRDefault="009B1AF1" w:rsidP="00564C22">
      <w:pPr>
        <w:pStyle w:val="Code"/>
        <w:rPr>
          <w:del w:id="13186" w:author="Andreas Kuehne" w:date="2019-05-31T12:22:00Z"/>
        </w:rPr>
      </w:pPr>
      <w:del w:id="13187" w:author="Andreas Kuehne" w:date="2019-05-31T12:22:00Z">
        <w:r w:rsidDel="00B33063">
          <w:rPr>
            <w:color w:val="31849B" w:themeColor="accent5" w:themeShade="BF"/>
          </w:rPr>
          <w:delText xml:space="preserve">      &lt;/xs:sequence&gt;</w:delText>
        </w:r>
        <w:bookmarkStart w:id="13188" w:name="_Toc10199383"/>
        <w:bookmarkEnd w:id="13188"/>
      </w:del>
    </w:p>
    <w:p w14:paraId="6544D9BE" w14:textId="191139A3" w:rsidR="00564C22" w:rsidDel="00B33063" w:rsidRDefault="009B1AF1" w:rsidP="00564C22">
      <w:pPr>
        <w:pStyle w:val="Code"/>
        <w:rPr>
          <w:del w:id="13189" w:author="Andreas Kuehne" w:date="2019-05-31T12:22:00Z"/>
        </w:rPr>
      </w:pPr>
      <w:del w:id="13190" w:author="Andreas Kuehne" w:date="2019-05-31T12:22:00Z">
        <w:r w:rsidDel="00B33063">
          <w:rPr>
            <w:color w:val="31849B" w:themeColor="accent5" w:themeShade="BF"/>
          </w:rPr>
          <w:delText xml:space="preserve">    &lt;/xs:extension&gt;</w:delText>
        </w:r>
        <w:bookmarkStart w:id="13191" w:name="_Toc10199384"/>
        <w:bookmarkEnd w:id="13191"/>
      </w:del>
    </w:p>
    <w:p w14:paraId="1D622E75" w14:textId="69829C00" w:rsidR="00564C22" w:rsidDel="00B33063" w:rsidRDefault="009B1AF1" w:rsidP="00564C22">
      <w:pPr>
        <w:pStyle w:val="Code"/>
        <w:rPr>
          <w:del w:id="13192" w:author="Andreas Kuehne" w:date="2019-05-31T12:22:00Z"/>
        </w:rPr>
      </w:pPr>
      <w:del w:id="13193" w:author="Andreas Kuehne" w:date="2019-05-31T12:22:00Z">
        <w:r w:rsidDel="00B33063">
          <w:rPr>
            <w:color w:val="31849B" w:themeColor="accent5" w:themeShade="BF"/>
          </w:rPr>
          <w:delText xml:space="preserve">  &lt;/xs:complexContent&gt;</w:delText>
        </w:r>
        <w:bookmarkStart w:id="13194" w:name="_Toc10199385"/>
        <w:bookmarkEnd w:id="13194"/>
      </w:del>
    </w:p>
    <w:p w14:paraId="5A9D0F93" w14:textId="0518DD7B" w:rsidR="00564C22" w:rsidDel="00B33063" w:rsidRDefault="009B1AF1" w:rsidP="00564C22">
      <w:pPr>
        <w:pStyle w:val="Code"/>
        <w:rPr>
          <w:del w:id="13195" w:author="Andreas Kuehne" w:date="2019-05-31T12:22:00Z"/>
        </w:rPr>
      </w:pPr>
      <w:del w:id="13196" w:author="Andreas Kuehne" w:date="2019-05-31T12:22:00Z">
        <w:r w:rsidDel="00B33063">
          <w:rPr>
            <w:color w:val="31849B" w:themeColor="accent5" w:themeShade="BF"/>
          </w:rPr>
          <w:delText>&lt;/xs:complexType&gt;</w:delText>
        </w:r>
        <w:bookmarkStart w:id="13197" w:name="_Toc10199386"/>
        <w:bookmarkEnd w:id="13197"/>
      </w:del>
    </w:p>
    <w:p w14:paraId="566B68C5" w14:textId="6F13D4CF" w:rsidR="00564C22" w:rsidDel="00B33063" w:rsidRDefault="009B1AF1" w:rsidP="00564C22">
      <w:pPr>
        <w:spacing w:line="259" w:lineRule="auto"/>
        <w:rPr>
          <w:del w:id="13198" w:author="Andreas Kuehne" w:date="2019-05-31T12:22:00Z"/>
        </w:rPr>
      </w:pPr>
      <w:del w:id="1319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VerifyRequestType</w:delText>
        </w:r>
        <w:r w:rsidRPr="71C71F8C" w:rsidDel="00B33063">
          <w:delText xml:space="preserve"> </w:delText>
        </w:r>
        <w:r w:rsidDel="00B33063">
          <w:delText xml:space="preserve">XML element SHALL implement in XML syntax the sub-component that has a name equal to its local name. </w:delText>
        </w:r>
        <w:bookmarkStart w:id="13200" w:name="_Toc10199387"/>
        <w:bookmarkEnd w:id="13200"/>
      </w:del>
    </w:p>
    <w:p w14:paraId="719F3CC2" w14:textId="051F11EF" w:rsidR="00564C22" w:rsidDel="00B33063" w:rsidRDefault="009B1AF1" w:rsidP="00564C22">
      <w:pPr>
        <w:pStyle w:val="berschrift3"/>
        <w:rPr>
          <w:del w:id="13201" w:author="Andreas Kuehne" w:date="2019-05-31T12:22:00Z"/>
        </w:rPr>
      </w:pPr>
      <w:bookmarkStart w:id="13202" w:name="_RefCompD8D7E99B"/>
      <w:del w:id="13203" w:author="Andreas Kuehne" w:date="2019-05-31T12:22:00Z">
        <w:r w:rsidDel="00B33063">
          <w:delText>Component VerifyResponse</w:delText>
        </w:r>
        <w:bookmarkStart w:id="13204" w:name="_Toc10199388"/>
        <w:bookmarkEnd w:id="13202"/>
        <w:bookmarkEnd w:id="13204"/>
      </w:del>
    </w:p>
    <w:p w14:paraId="04EACD99" w14:textId="65DBB413" w:rsidR="00564C22" w:rsidDel="00B33063" w:rsidRDefault="001725A5" w:rsidP="00564C22">
      <w:pPr>
        <w:rPr>
          <w:del w:id="13205" w:author="Andreas Kuehne" w:date="2019-05-31T12:22:00Z"/>
        </w:rPr>
      </w:pPr>
      <w:del w:id="13206"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VerifyResponse</w:delText>
        </w:r>
        <w:r w:rsidRPr="003A06D0" w:rsidDel="00B33063">
          <w:delText xml:space="preserve"> component is returned by the server to provide the results of verification.</w:delText>
        </w:r>
        <w:bookmarkStart w:id="13207" w:name="_Toc10199389"/>
        <w:bookmarkEnd w:id="13207"/>
      </w:del>
    </w:p>
    <w:p w14:paraId="3EDE2872" w14:textId="0025529F" w:rsidR="00564C22" w:rsidDel="00B33063" w:rsidRDefault="009B1AF1" w:rsidP="00564C22">
      <w:pPr>
        <w:rPr>
          <w:del w:id="13208" w:author="Andreas Kuehne" w:date="2019-05-31T12:22:00Z"/>
        </w:rPr>
      </w:pPr>
      <w:del w:id="13209"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3210" w:name="_Toc10199390"/>
        <w:bookmarkEnd w:id="13210"/>
      </w:del>
    </w:p>
    <w:p w14:paraId="6BC26A4A" w14:textId="393A057E" w:rsidR="00564C22" w:rsidDel="00B33063" w:rsidRDefault="009B1AF1" w:rsidP="00564C22">
      <w:pPr>
        <w:rPr>
          <w:del w:id="13211" w:author="Andreas Kuehne" w:date="2019-05-31T12:22:00Z"/>
        </w:rPr>
      </w:pPr>
      <w:del w:id="13212" w:author="Andreas Kuehne" w:date="2019-05-31T12:22:00Z">
        <w:r w:rsidDel="00B33063">
          <w:delText>Below follows a list of the sub-components that constitute this component:</w:delText>
        </w:r>
        <w:bookmarkStart w:id="13213" w:name="_Toc10199391"/>
        <w:bookmarkEnd w:id="13213"/>
      </w:del>
    </w:p>
    <w:p w14:paraId="1C7480A9" w14:textId="721DD7B8" w:rsidR="00564C22" w:rsidDel="00B33063" w:rsidRDefault="009B1AF1" w:rsidP="00564C22">
      <w:pPr>
        <w:pStyle w:val="Member"/>
        <w:rPr>
          <w:del w:id="13214" w:author="Andreas Kuehne" w:date="2019-05-31T12:22:00Z"/>
        </w:rPr>
      </w:pPr>
      <w:del w:id="13215"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_RefComp66C2CB3B \r \h </w:delInstrText>
        </w:r>
        <w:r w:rsidDel="00B33063">
          <w:fldChar w:fldCharType="separate"/>
        </w:r>
        <w:r w:rsidDel="00B33063">
          <w:rPr>
            <w:rStyle w:val="Datatype"/>
            <w:rFonts w:eastAsia="Courier New" w:cs="Courier New"/>
          </w:rPr>
          <w:delText>OptionalOutputsVerify</w:delText>
        </w:r>
        <w:r w:rsidDel="00B33063">
          <w:fldChar w:fldCharType="end"/>
        </w:r>
        <w:r w:rsidDel="00B33063">
          <w:delText xml:space="preserve">. </w:delText>
        </w:r>
        <w:bookmarkStart w:id="13216" w:name="_Toc10199392"/>
        <w:bookmarkEnd w:id="13216"/>
      </w:del>
    </w:p>
    <w:p w14:paraId="3C789CE6" w14:textId="086DB80B" w:rsidR="00564C22" w:rsidDel="00B33063" w:rsidRDefault="009B1AF1" w:rsidP="00564C22">
      <w:pPr>
        <w:pStyle w:val="berschrift4"/>
        <w:rPr>
          <w:del w:id="13217" w:author="Andreas Kuehne" w:date="2019-05-31T12:22:00Z"/>
        </w:rPr>
      </w:pPr>
      <w:del w:id="13218" w:author="Andreas Kuehne" w:date="2019-05-31T12:22:00Z">
        <w:r w:rsidDel="00B33063">
          <w:delText>VerifyResponse – JSON Syntax</w:delText>
        </w:r>
        <w:bookmarkStart w:id="13219" w:name="_Toc10199393"/>
        <w:bookmarkEnd w:id="13219"/>
      </w:del>
    </w:p>
    <w:p w14:paraId="7A2804A9" w14:textId="45B0AF39" w:rsidR="00564C22" w:rsidRPr="0248A3D1" w:rsidDel="00B33063" w:rsidRDefault="009B1AF1" w:rsidP="00564C22">
      <w:pPr>
        <w:rPr>
          <w:del w:id="13220" w:author="Andreas Kuehne" w:date="2019-05-31T12:22:00Z"/>
        </w:rPr>
      </w:pPr>
      <w:del w:id="1322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VerifyResponse</w:delText>
        </w:r>
        <w:r w:rsidDel="00B33063">
          <w:delText xml:space="preserve"> component.</w:delText>
        </w:r>
        <w:bookmarkStart w:id="13222" w:name="_Toc10199394"/>
        <w:bookmarkEnd w:id="13222"/>
      </w:del>
    </w:p>
    <w:p w14:paraId="6C47B0D1" w14:textId="3FAFA89E" w:rsidR="00564C22" w:rsidRPr="C2430093" w:rsidDel="00B33063" w:rsidRDefault="009B1AF1" w:rsidP="00564C22">
      <w:pPr>
        <w:spacing w:line="259" w:lineRule="auto"/>
        <w:rPr>
          <w:del w:id="13223" w:author="Andreas Kuehne" w:date="2019-05-31T12:22:00Z"/>
          <w:rFonts w:eastAsia="Arial" w:cs="Arial"/>
          <w:sz w:val="22"/>
          <w:szCs w:val="22"/>
        </w:rPr>
      </w:pPr>
      <w:del w:id="1322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VerifyResponse</w:delText>
        </w:r>
        <w:r w:rsidRPr="002062A5" w:rsidDel="00B33063">
          <w:rPr>
            <w:rFonts w:eastAsia="Arial" w:cs="Arial"/>
            <w:sz w:val="22"/>
            <w:szCs w:val="22"/>
          </w:rPr>
          <w:delText xml:space="preserve"> using JSON-specific names mapped as shown in the table below.</w:delText>
        </w:r>
        <w:bookmarkStart w:id="13225" w:name="_Toc10199395"/>
        <w:bookmarkEnd w:id="13225"/>
      </w:del>
    </w:p>
    <w:tbl>
      <w:tblPr>
        <w:tblStyle w:val="Gitternetztabelle1hell1"/>
        <w:tblW w:w="0" w:type="auto"/>
        <w:tblLook w:val="04A0" w:firstRow="1" w:lastRow="0" w:firstColumn="1" w:lastColumn="0" w:noHBand="0" w:noVBand="1"/>
      </w:tblPr>
      <w:tblGrid>
        <w:gridCol w:w="4675"/>
        <w:gridCol w:w="4675"/>
      </w:tblGrid>
      <w:tr w:rsidR="00564C22" w:rsidDel="00B33063" w14:paraId="3A48B5B6" w14:textId="7307DBD2" w:rsidTr="00564C22">
        <w:trPr>
          <w:cnfStyle w:val="100000000000" w:firstRow="1" w:lastRow="0" w:firstColumn="0" w:lastColumn="0" w:oddVBand="0" w:evenVBand="0" w:oddHBand="0" w:evenHBand="0" w:firstRowFirstColumn="0" w:firstRowLastColumn="0" w:lastRowFirstColumn="0" w:lastRowLastColumn="0"/>
          <w:del w:id="132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5731A6" w14:textId="6C0740F1" w:rsidR="00564C22" w:rsidDel="00B33063" w:rsidRDefault="009B1AF1" w:rsidP="00564C22">
            <w:pPr>
              <w:pStyle w:val="Beschriftung"/>
              <w:rPr>
                <w:del w:id="13227" w:author="Andreas Kuehne" w:date="2019-05-31T12:22:00Z"/>
              </w:rPr>
            </w:pPr>
            <w:del w:id="13228" w:author="Andreas Kuehne" w:date="2019-05-31T12:22:00Z">
              <w:r w:rsidDel="00B33063">
                <w:delText>Element</w:delText>
              </w:r>
              <w:bookmarkStart w:id="13229" w:name="_Toc10199396"/>
              <w:bookmarkEnd w:id="13229"/>
            </w:del>
          </w:p>
        </w:tc>
        <w:tc>
          <w:tcPr>
            <w:tcW w:w="4675" w:type="dxa"/>
          </w:tcPr>
          <w:p w14:paraId="4D185A30" w14:textId="2F01CC5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230" w:author="Andreas Kuehne" w:date="2019-05-31T12:22:00Z"/>
              </w:rPr>
            </w:pPr>
            <w:del w:id="13231" w:author="Andreas Kuehne" w:date="2019-05-31T12:22:00Z">
              <w:r w:rsidDel="00B33063">
                <w:delText>Implementing JSON member name</w:delText>
              </w:r>
              <w:bookmarkStart w:id="13232" w:name="_Toc10199397"/>
              <w:bookmarkEnd w:id="13232"/>
            </w:del>
          </w:p>
        </w:tc>
        <w:bookmarkStart w:id="13233" w:name="_Toc10199398"/>
        <w:bookmarkEnd w:id="13233"/>
      </w:tr>
      <w:tr w:rsidR="00564C22" w:rsidDel="00B33063" w14:paraId="55E1C182" w14:textId="5DAB9A15" w:rsidTr="00564C22">
        <w:trPr>
          <w:del w:id="132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6FCB88" w14:textId="16086913" w:rsidR="00564C22" w:rsidRPr="002062A5" w:rsidDel="00B33063" w:rsidRDefault="009B1AF1" w:rsidP="00564C22">
            <w:pPr>
              <w:pStyle w:val="Beschriftung"/>
              <w:rPr>
                <w:del w:id="13235" w:author="Andreas Kuehne" w:date="2019-05-31T12:22:00Z"/>
                <w:rStyle w:val="Datatype"/>
                <w:b w:val="0"/>
                <w:bCs w:val="0"/>
              </w:rPr>
            </w:pPr>
            <w:del w:id="13236" w:author="Andreas Kuehne" w:date="2019-05-31T12:22:00Z">
              <w:r w:rsidRPr="002062A5" w:rsidDel="00B33063">
                <w:rPr>
                  <w:rStyle w:val="Datatype"/>
                </w:rPr>
                <w:delText>OptionalOutputs</w:delText>
              </w:r>
              <w:bookmarkStart w:id="13237" w:name="_Toc10199399"/>
              <w:bookmarkEnd w:id="13237"/>
            </w:del>
          </w:p>
        </w:tc>
        <w:tc>
          <w:tcPr>
            <w:tcW w:w="4675" w:type="dxa"/>
          </w:tcPr>
          <w:p w14:paraId="65DFCDA9" w14:textId="17F644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38" w:author="Andreas Kuehne" w:date="2019-05-31T12:22:00Z"/>
                <w:rStyle w:val="Datatype"/>
              </w:rPr>
            </w:pPr>
            <w:del w:id="13239" w:author="Andreas Kuehne" w:date="2019-05-31T12:22:00Z">
              <w:r w:rsidRPr="002062A5" w:rsidDel="00B33063">
                <w:rPr>
                  <w:rStyle w:val="Datatype"/>
                </w:rPr>
                <w:delText>optOutp</w:delText>
              </w:r>
              <w:bookmarkStart w:id="13240" w:name="_Toc10199400"/>
              <w:bookmarkEnd w:id="13240"/>
            </w:del>
          </w:p>
        </w:tc>
        <w:bookmarkStart w:id="13241" w:name="_Toc10199401"/>
        <w:bookmarkEnd w:id="13241"/>
      </w:tr>
    </w:tbl>
    <w:p w14:paraId="50C96E65" w14:textId="208A931F" w:rsidR="00564C22" w:rsidRPr="0202B381" w:rsidDel="00B33063" w:rsidRDefault="009B1AF1" w:rsidP="00564C22">
      <w:pPr>
        <w:rPr>
          <w:del w:id="13242" w:author="Andreas Kuehne" w:date="2019-05-31T12:22:00Z"/>
        </w:rPr>
      </w:pPr>
      <w:del w:id="1324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244" w:name="_Toc10199402"/>
        <w:bookmarkEnd w:id="13244"/>
      </w:del>
    </w:p>
    <w:p w14:paraId="5A9CEE2F" w14:textId="630915BC" w:rsidR="00564C22" w:rsidDel="00B33063" w:rsidRDefault="009B1AF1" w:rsidP="00564C22">
      <w:pPr>
        <w:pStyle w:val="Code"/>
        <w:spacing w:line="259" w:lineRule="auto"/>
        <w:rPr>
          <w:del w:id="13245" w:author="Andreas Kuehne" w:date="2019-05-31T12:22:00Z"/>
        </w:rPr>
      </w:pPr>
      <w:del w:id="13246" w:author="Andreas Kuehne" w:date="2019-05-31T12:22:00Z">
        <w:r w:rsidDel="00B33063">
          <w:rPr>
            <w:color w:val="31849B" w:themeColor="accent5" w:themeShade="BF"/>
          </w:rPr>
          <w:delText>"dss2-VerifyResponseType"</w:delText>
        </w:r>
        <w:r w:rsidDel="00B33063">
          <w:delText>: {</w:delText>
        </w:r>
        <w:bookmarkStart w:id="13247" w:name="_Toc10199403"/>
        <w:bookmarkEnd w:id="13247"/>
      </w:del>
    </w:p>
    <w:p w14:paraId="516A6494" w14:textId="2565FC1E" w:rsidR="00564C22" w:rsidDel="00B33063" w:rsidRDefault="009B1AF1" w:rsidP="00564C22">
      <w:pPr>
        <w:pStyle w:val="Code"/>
        <w:spacing w:line="259" w:lineRule="auto"/>
        <w:rPr>
          <w:del w:id="13248" w:author="Andreas Kuehne" w:date="2019-05-31T12:22:00Z"/>
        </w:rPr>
      </w:pPr>
      <w:del w:id="132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250" w:name="_Toc10199404"/>
        <w:bookmarkEnd w:id="13250"/>
      </w:del>
    </w:p>
    <w:p w14:paraId="79A163FE" w14:textId="22D122C1" w:rsidR="00564C22" w:rsidDel="00B33063" w:rsidRDefault="009B1AF1" w:rsidP="00564C22">
      <w:pPr>
        <w:pStyle w:val="Code"/>
        <w:spacing w:line="259" w:lineRule="auto"/>
        <w:rPr>
          <w:del w:id="13251" w:author="Andreas Kuehne" w:date="2019-05-31T12:22:00Z"/>
        </w:rPr>
      </w:pPr>
      <w:del w:id="13252" w:author="Andreas Kuehne" w:date="2019-05-31T12:22:00Z">
        <w:r w:rsidDel="00B33063">
          <w:rPr>
            <w:color w:val="31849B" w:themeColor="accent5" w:themeShade="BF"/>
          </w:rPr>
          <w:delText xml:space="preserve">  "properties"</w:delText>
        </w:r>
        <w:r w:rsidDel="00B33063">
          <w:delText>: {</w:delText>
        </w:r>
        <w:bookmarkStart w:id="13253" w:name="_Toc10199405"/>
        <w:bookmarkEnd w:id="13253"/>
      </w:del>
    </w:p>
    <w:p w14:paraId="3F860C7F" w14:textId="270410E3" w:rsidR="00564C22" w:rsidDel="00B33063" w:rsidRDefault="009B1AF1" w:rsidP="00564C22">
      <w:pPr>
        <w:pStyle w:val="Code"/>
        <w:spacing w:line="259" w:lineRule="auto"/>
        <w:rPr>
          <w:del w:id="13254" w:author="Andreas Kuehne" w:date="2019-05-31T12:22:00Z"/>
        </w:rPr>
      </w:pPr>
      <w:del w:id="13255" w:author="Andreas Kuehne" w:date="2019-05-31T12:22:00Z">
        <w:r w:rsidDel="00B33063">
          <w:rPr>
            <w:color w:val="31849B" w:themeColor="accent5" w:themeShade="BF"/>
          </w:rPr>
          <w:delText xml:space="preserve">    "result"</w:delText>
        </w:r>
        <w:r w:rsidDel="00B33063">
          <w:delText>: {</w:delText>
        </w:r>
        <w:bookmarkStart w:id="13256" w:name="_Toc10199406"/>
        <w:bookmarkEnd w:id="13256"/>
      </w:del>
    </w:p>
    <w:p w14:paraId="149A3C7B" w14:textId="2E0ED8C4" w:rsidR="00564C22" w:rsidDel="00B33063" w:rsidRDefault="009B1AF1" w:rsidP="00564C22">
      <w:pPr>
        <w:pStyle w:val="Code"/>
        <w:spacing w:line="259" w:lineRule="auto"/>
        <w:rPr>
          <w:del w:id="13257" w:author="Andreas Kuehne" w:date="2019-05-31T12:22:00Z"/>
        </w:rPr>
      </w:pPr>
      <w:del w:id="132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3259" w:name="_Toc10199407"/>
        <w:bookmarkEnd w:id="13259"/>
      </w:del>
    </w:p>
    <w:p w14:paraId="7C0EF413" w14:textId="04346D98" w:rsidR="00564C22" w:rsidDel="00B33063" w:rsidRDefault="009B1AF1" w:rsidP="00564C22">
      <w:pPr>
        <w:pStyle w:val="Code"/>
        <w:spacing w:line="259" w:lineRule="auto"/>
        <w:rPr>
          <w:del w:id="13260" w:author="Andreas Kuehne" w:date="2019-05-31T12:22:00Z"/>
        </w:rPr>
      </w:pPr>
      <w:del w:id="13261" w:author="Andreas Kuehne" w:date="2019-05-31T12:22:00Z">
        <w:r w:rsidDel="00B33063">
          <w:delText xml:space="preserve">    },</w:delText>
        </w:r>
        <w:bookmarkStart w:id="13262" w:name="_Toc10199408"/>
        <w:bookmarkEnd w:id="13262"/>
      </w:del>
    </w:p>
    <w:p w14:paraId="64B68259" w14:textId="0AA43939" w:rsidR="00564C22" w:rsidDel="00B33063" w:rsidRDefault="009B1AF1" w:rsidP="00564C22">
      <w:pPr>
        <w:pStyle w:val="Code"/>
        <w:spacing w:line="259" w:lineRule="auto"/>
        <w:rPr>
          <w:del w:id="13263" w:author="Andreas Kuehne" w:date="2019-05-31T12:22:00Z"/>
        </w:rPr>
      </w:pPr>
      <w:del w:id="13264" w:author="Andreas Kuehne" w:date="2019-05-31T12:22:00Z">
        <w:r w:rsidDel="00B33063">
          <w:rPr>
            <w:color w:val="31849B" w:themeColor="accent5" w:themeShade="BF"/>
          </w:rPr>
          <w:delText xml:space="preserve">    "profile"</w:delText>
        </w:r>
        <w:r w:rsidDel="00B33063">
          <w:delText>: {</w:delText>
        </w:r>
        <w:bookmarkStart w:id="13265" w:name="_Toc10199409"/>
        <w:bookmarkEnd w:id="13265"/>
      </w:del>
    </w:p>
    <w:p w14:paraId="48B37D81" w14:textId="5202744B" w:rsidR="00564C22" w:rsidDel="00B33063" w:rsidRDefault="009B1AF1" w:rsidP="00564C22">
      <w:pPr>
        <w:pStyle w:val="Code"/>
        <w:spacing w:line="259" w:lineRule="auto"/>
        <w:rPr>
          <w:del w:id="13266" w:author="Andreas Kuehne" w:date="2019-05-31T12:22:00Z"/>
        </w:rPr>
      </w:pPr>
      <w:del w:id="132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268" w:name="_Toc10199410"/>
        <w:bookmarkEnd w:id="13268"/>
      </w:del>
    </w:p>
    <w:p w14:paraId="28E28A4B" w14:textId="586B600C" w:rsidR="00564C22" w:rsidDel="00B33063" w:rsidRDefault="009B1AF1" w:rsidP="00564C22">
      <w:pPr>
        <w:pStyle w:val="Code"/>
        <w:spacing w:line="259" w:lineRule="auto"/>
        <w:rPr>
          <w:del w:id="13269" w:author="Andreas Kuehne" w:date="2019-05-31T12:22:00Z"/>
        </w:rPr>
      </w:pPr>
      <w:del w:id="13270" w:author="Andreas Kuehne" w:date="2019-05-31T12:22:00Z">
        <w:r w:rsidDel="00B33063">
          <w:rPr>
            <w:color w:val="31849B" w:themeColor="accent5" w:themeShade="BF"/>
          </w:rPr>
          <w:delText xml:space="preserve">      "items"</w:delText>
        </w:r>
        <w:r w:rsidDel="00B33063">
          <w:delText>: {</w:delText>
        </w:r>
        <w:bookmarkStart w:id="13271" w:name="_Toc10199411"/>
        <w:bookmarkEnd w:id="13271"/>
      </w:del>
    </w:p>
    <w:p w14:paraId="15E01D37" w14:textId="2ACC1B2B" w:rsidR="00564C22" w:rsidDel="00B33063" w:rsidRDefault="009B1AF1" w:rsidP="00564C22">
      <w:pPr>
        <w:pStyle w:val="Code"/>
        <w:spacing w:line="259" w:lineRule="auto"/>
        <w:rPr>
          <w:del w:id="13272" w:author="Andreas Kuehne" w:date="2019-05-31T12:22:00Z"/>
        </w:rPr>
      </w:pPr>
      <w:del w:id="132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74" w:name="_Toc10199412"/>
        <w:bookmarkEnd w:id="13274"/>
      </w:del>
    </w:p>
    <w:p w14:paraId="51CD82C6" w14:textId="3D92911E" w:rsidR="00564C22" w:rsidDel="00B33063" w:rsidRDefault="009B1AF1" w:rsidP="00564C22">
      <w:pPr>
        <w:pStyle w:val="Code"/>
        <w:spacing w:line="259" w:lineRule="auto"/>
        <w:rPr>
          <w:del w:id="13275" w:author="Andreas Kuehne" w:date="2019-05-31T12:22:00Z"/>
        </w:rPr>
      </w:pPr>
      <w:del w:id="13276" w:author="Andreas Kuehne" w:date="2019-05-31T12:22:00Z">
        <w:r w:rsidDel="00B33063">
          <w:delText xml:space="preserve">      }</w:delText>
        </w:r>
        <w:bookmarkStart w:id="13277" w:name="_Toc10199413"/>
        <w:bookmarkEnd w:id="13277"/>
      </w:del>
    </w:p>
    <w:p w14:paraId="541EBDD2" w14:textId="3E8D4202" w:rsidR="00564C22" w:rsidDel="00B33063" w:rsidRDefault="009B1AF1" w:rsidP="00564C22">
      <w:pPr>
        <w:pStyle w:val="Code"/>
        <w:spacing w:line="259" w:lineRule="auto"/>
        <w:rPr>
          <w:del w:id="13278" w:author="Andreas Kuehne" w:date="2019-05-31T12:22:00Z"/>
        </w:rPr>
      </w:pPr>
      <w:del w:id="13279" w:author="Andreas Kuehne" w:date="2019-05-31T12:22:00Z">
        <w:r w:rsidDel="00B33063">
          <w:delText xml:space="preserve">    },</w:delText>
        </w:r>
        <w:bookmarkStart w:id="13280" w:name="_Toc10199414"/>
        <w:bookmarkEnd w:id="13280"/>
      </w:del>
    </w:p>
    <w:p w14:paraId="3A64FD9A" w14:textId="09EB96D7" w:rsidR="00564C22" w:rsidDel="00B33063" w:rsidRDefault="009B1AF1" w:rsidP="00564C22">
      <w:pPr>
        <w:pStyle w:val="Code"/>
        <w:spacing w:line="259" w:lineRule="auto"/>
        <w:rPr>
          <w:del w:id="13281" w:author="Andreas Kuehne" w:date="2019-05-31T12:22:00Z"/>
        </w:rPr>
      </w:pPr>
      <w:del w:id="13282" w:author="Andreas Kuehne" w:date="2019-05-31T12:22:00Z">
        <w:r w:rsidDel="00B33063">
          <w:rPr>
            <w:color w:val="31849B" w:themeColor="accent5" w:themeShade="BF"/>
          </w:rPr>
          <w:delText xml:space="preserve">    "reqID"</w:delText>
        </w:r>
        <w:r w:rsidDel="00B33063">
          <w:delText>: {</w:delText>
        </w:r>
        <w:bookmarkStart w:id="13283" w:name="_Toc10199415"/>
        <w:bookmarkEnd w:id="13283"/>
      </w:del>
    </w:p>
    <w:p w14:paraId="4F61CE64" w14:textId="11A0E01A" w:rsidR="00564C22" w:rsidDel="00B33063" w:rsidRDefault="009B1AF1" w:rsidP="00564C22">
      <w:pPr>
        <w:pStyle w:val="Code"/>
        <w:spacing w:line="259" w:lineRule="auto"/>
        <w:rPr>
          <w:del w:id="13284" w:author="Andreas Kuehne" w:date="2019-05-31T12:22:00Z"/>
        </w:rPr>
      </w:pPr>
      <w:del w:id="132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86" w:name="_Toc10199416"/>
        <w:bookmarkEnd w:id="13286"/>
      </w:del>
    </w:p>
    <w:p w14:paraId="7637BD2C" w14:textId="276DF9C2" w:rsidR="00564C22" w:rsidDel="00B33063" w:rsidRDefault="009B1AF1" w:rsidP="00564C22">
      <w:pPr>
        <w:pStyle w:val="Code"/>
        <w:spacing w:line="259" w:lineRule="auto"/>
        <w:rPr>
          <w:del w:id="13287" w:author="Andreas Kuehne" w:date="2019-05-31T12:22:00Z"/>
        </w:rPr>
      </w:pPr>
      <w:del w:id="13288" w:author="Andreas Kuehne" w:date="2019-05-31T12:22:00Z">
        <w:r w:rsidDel="00B33063">
          <w:delText xml:space="preserve">    },</w:delText>
        </w:r>
        <w:bookmarkStart w:id="13289" w:name="_Toc10199417"/>
        <w:bookmarkEnd w:id="13289"/>
      </w:del>
    </w:p>
    <w:p w14:paraId="536141EF" w14:textId="7420749F" w:rsidR="00564C22" w:rsidDel="00B33063" w:rsidRDefault="009B1AF1" w:rsidP="00564C22">
      <w:pPr>
        <w:pStyle w:val="Code"/>
        <w:spacing w:line="259" w:lineRule="auto"/>
        <w:rPr>
          <w:del w:id="13290" w:author="Andreas Kuehne" w:date="2019-05-31T12:22:00Z"/>
        </w:rPr>
      </w:pPr>
      <w:del w:id="13291" w:author="Andreas Kuehne" w:date="2019-05-31T12:22:00Z">
        <w:r w:rsidDel="00B33063">
          <w:rPr>
            <w:color w:val="31849B" w:themeColor="accent5" w:themeShade="BF"/>
          </w:rPr>
          <w:delText xml:space="preserve">    "respID"</w:delText>
        </w:r>
        <w:r w:rsidDel="00B33063">
          <w:delText>: {</w:delText>
        </w:r>
        <w:bookmarkStart w:id="13292" w:name="_Toc10199418"/>
        <w:bookmarkEnd w:id="13292"/>
      </w:del>
    </w:p>
    <w:p w14:paraId="552B5EE4" w14:textId="797AB95E" w:rsidR="00564C22" w:rsidDel="00B33063" w:rsidRDefault="009B1AF1" w:rsidP="00564C22">
      <w:pPr>
        <w:pStyle w:val="Code"/>
        <w:spacing w:line="259" w:lineRule="auto"/>
        <w:rPr>
          <w:del w:id="13293" w:author="Andreas Kuehne" w:date="2019-05-31T12:22:00Z"/>
        </w:rPr>
      </w:pPr>
      <w:del w:id="132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95" w:name="_Toc10199419"/>
        <w:bookmarkEnd w:id="13295"/>
      </w:del>
    </w:p>
    <w:p w14:paraId="7BE42E56" w14:textId="7B08FA2B" w:rsidR="00564C22" w:rsidDel="00B33063" w:rsidRDefault="009B1AF1" w:rsidP="00564C22">
      <w:pPr>
        <w:pStyle w:val="Code"/>
        <w:spacing w:line="259" w:lineRule="auto"/>
        <w:rPr>
          <w:del w:id="13296" w:author="Andreas Kuehne" w:date="2019-05-31T12:22:00Z"/>
        </w:rPr>
      </w:pPr>
      <w:del w:id="13297" w:author="Andreas Kuehne" w:date="2019-05-31T12:22:00Z">
        <w:r w:rsidDel="00B33063">
          <w:delText xml:space="preserve">    },</w:delText>
        </w:r>
        <w:bookmarkStart w:id="13298" w:name="_Toc10199420"/>
        <w:bookmarkEnd w:id="13298"/>
      </w:del>
    </w:p>
    <w:p w14:paraId="7BD28D74" w14:textId="423F0968" w:rsidR="00564C22" w:rsidDel="00B33063" w:rsidRDefault="009B1AF1" w:rsidP="00564C22">
      <w:pPr>
        <w:pStyle w:val="Code"/>
        <w:spacing w:line="259" w:lineRule="auto"/>
        <w:rPr>
          <w:del w:id="13299" w:author="Andreas Kuehne" w:date="2019-05-31T12:22:00Z"/>
        </w:rPr>
      </w:pPr>
      <w:del w:id="13300" w:author="Andreas Kuehne" w:date="2019-05-31T12:22:00Z">
        <w:r w:rsidDel="00B33063">
          <w:rPr>
            <w:color w:val="31849B" w:themeColor="accent5" w:themeShade="BF"/>
          </w:rPr>
          <w:delText xml:space="preserve">    "optOutp"</w:delText>
        </w:r>
        <w:r w:rsidDel="00B33063">
          <w:delText>: {</w:delText>
        </w:r>
        <w:bookmarkStart w:id="13301" w:name="_Toc10199421"/>
        <w:bookmarkEnd w:id="13301"/>
      </w:del>
    </w:p>
    <w:p w14:paraId="578990DA" w14:textId="398C3D2D" w:rsidR="00564C22" w:rsidDel="00B33063" w:rsidRDefault="009B1AF1" w:rsidP="00564C22">
      <w:pPr>
        <w:pStyle w:val="Code"/>
        <w:spacing w:line="259" w:lineRule="auto"/>
        <w:rPr>
          <w:del w:id="13302" w:author="Andreas Kuehne" w:date="2019-05-31T12:22:00Z"/>
        </w:rPr>
      </w:pPr>
      <w:del w:id="133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"#/definitions/dss2-OptionalOutputsVerifyType"</w:delText>
        </w:r>
        <w:bookmarkStart w:id="13304" w:name="_Toc10199422"/>
        <w:bookmarkEnd w:id="13304"/>
      </w:del>
    </w:p>
    <w:p w14:paraId="5386E2D2" w14:textId="162631C2" w:rsidR="00564C22" w:rsidDel="00B33063" w:rsidRDefault="009B1AF1" w:rsidP="00564C22">
      <w:pPr>
        <w:pStyle w:val="Code"/>
        <w:spacing w:line="259" w:lineRule="auto"/>
        <w:rPr>
          <w:del w:id="13305" w:author="Andreas Kuehne" w:date="2019-05-31T12:22:00Z"/>
        </w:rPr>
      </w:pPr>
      <w:del w:id="13306" w:author="Andreas Kuehne" w:date="2019-05-31T12:22:00Z">
        <w:r w:rsidDel="00B33063">
          <w:delText xml:space="preserve">    }</w:delText>
        </w:r>
        <w:bookmarkStart w:id="13307" w:name="_Toc10199423"/>
        <w:bookmarkEnd w:id="13307"/>
      </w:del>
    </w:p>
    <w:p w14:paraId="78B87424" w14:textId="5224480B" w:rsidR="00564C22" w:rsidDel="00B33063" w:rsidRDefault="009B1AF1" w:rsidP="00564C22">
      <w:pPr>
        <w:pStyle w:val="Code"/>
        <w:spacing w:line="259" w:lineRule="auto"/>
        <w:rPr>
          <w:del w:id="13308" w:author="Andreas Kuehne" w:date="2019-05-31T12:22:00Z"/>
        </w:rPr>
      </w:pPr>
      <w:del w:id="13309" w:author="Andreas Kuehne" w:date="2019-05-31T12:22:00Z">
        <w:r w:rsidDel="00B33063">
          <w:delText xml:space="preserve">  }</w:delText>
        </w:r>
        <w:bookmarkStart w:id="13310" w:name="_Toc10199424"/>
        <w:bookmarkEnd w:id="13310"/>
      </w:del>
    </w:p>
    <w:p w14:paraId="574C91D2" w14:textId="187C110F" w:rsidR="00564C22" w:rsidDel="00B33063" w:rsidRDefault="009B1AF1" w:rsidP="00564C22">
      <w:pPr>
        <w:pStyle w:val="Code"/>
        <w:spacing w:line="259" w:lineRule="auto"/>
        <w:rPr>
          <w:del w:id="13311" w:author="Andreas Kuehne" w:date="2019-05-31T12:22:00Z"/>
        </w:rPr>
      </w:pPr>
      <w:del w:id="13312" w:author="Andreas Kuehne" w:date="2019-05-31T12:22:00Z">
        <w:r w:rsidDel="00B33063">
          <w:delText>}</w:delText>
        </w:r>
        <w:bookmarkStart w:id="13313" w:name="_Toc10199425"/>
        <w:bookmarkEnd w:id="13313"/>
      </w:del>
    </w:p>
    <w:p w14:paraId="2F831229" w14:textId="6AA73713" w:rsidR="00564C22" w:rsidDel="00B33063" w:rsidRDefault="00564C22" w:rsidP="00564C22">
      <w:pPr>
        <w:rPr>
          <w:del w:id="13314" w:author="Andreas Kuehne" w:date="2019-05-31T12:22:00Z"/>
        </w:rPr>
      </w:pPr>
      <w:bookmarkStart w:id="13315" w:name="_Toc10199426"/>
      <w:bookmarkEnd w:id="13315"/>
    </w:p>
    <w:p w14:paraId="525C85D0" w14:textId="036F672D" w:rsidR="00564C22" w:rsidDel="00B33063" w:rsidRDefault="009B1AF1" w:rsidP="00564C22">
      <w:pPr>
        <w:pStyle w:val="berschrift4"/>
        <w:rPr>
          <w:del w:id="13316" w:author="Andreas Kuehne" w:date="2019-05-31T12:22:00Z"/>
        </w:rPr>
      </w:pPr>
      <w:del w:id="13317" w:author="Andreas Kuehne" w:date="2019-05-31T12:22:00Z">
        <w:r w:rsidDel="00B33063">
          <w:delText>VerifyResponse – XML Syntax</w:delText>
        </w:r>
        <w:bookmarkStart w:id="13318" w:name="_Toc10199427"/>
        <w:bookmarkEnd w:id="13318"/>
      </w:del>
    </w:p>
    <w:p w14:paraId="42864B03" w14:textId="5AEA724D" w:rsidR="00564C22" w:rsidRPr="5404FA76" w:rsidDel="00B33063" w:rsidRDefault="009B1AF1" w:rsidP="00564C22">
      <w:pPr>
        <w:rPr>
          <w:del w:id="13319" w:author="Andreas Kuehne" w:date="2019-05-31T12:22:00Z"/>
        </w:rPr>
      </w:pPr>
      <w:del w:id="13320" w:author="Andreas Kuehne" w:date="2019-05-31T12:22:00Z">
        <w:r w:rsidRPr="0CCF9147" w:rsidDel="00B33063">
          <w:delText xml:space="preserve">The XML type </w:delText>
        </w:r>
        <w:r w:rsidRPr="002062A5" w:rsidDel="00B33063">
          <w:rPr>
            <w:rFonts w:ascii="Courier New" w:eastAsia="Courier New" w:hAnsi="Courier New" w:cs="Courier New"/>
          </w:rPr>
          <w:delText>VerifyResponseType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VerifyResponse</w:delText>
        </w:r>
        <w:r w:rsidDel="00B33063">
          <w:delText xml:space="preserve"> </w:delText>
        </w:r>
        <w:r w:rsidRPr="005A6FFD" w:rsidDel="00B33063">
          <w:delText>component.</w:delText>
        </w:r>
        <w:bookmarkStart w:id="13321" w:name="_Toc10199428"/>
        <w:bookmarkEnd w:id="13321"/>
      </w:del>
    </w:p>
    <w:p w14:paraId="34F892C0" w14:textId="0EDA1543" w:rsidR="00564C22" w:rsidDel="00B33063" w:rsidRDefault="009B1AF1" w:rsidP="00564C22">
      <w:pPr>
        <w:rPr>
          <w:del w:id="13322" w:author="Andreas Kuehne" w:date="2019-05-31T12:22:00Z"/>
        </w:rPr>
      </w:pPr>
      <w:del w:id="1332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324" w:name="_Toc10199429"/>
        <w:bookmarkEnd w:id="13324"/>
      </w:del>
    </w:p>
    <w:p w14:paraId="3F228F5D" w14:textId="7B168F1A" w:rsidR="00564C22" w:rsidDel="00B33063" w:rsidRDefault="009B1AF1" w:rsidP="00564C22">
      <w:pPr>
        <w:pStyle w:val="Code"/>
        <w:rPr>
          <w:del w:id="13325" w:author="Andreas Kuehne" w:date="2019-05-31T12:22:00Z"/>
        </w:rPr>
      </w:pPr>
      <w:del w:id="1332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VerifyResponseType</w:delText>
        </w:r>
        <w:r w:rsidDel="00B33063">
          <w:rPr>
            <w:color w:val="943634" w:themeColor="accent2" w:themeShade="BF"/>
          </w:rPr>
          <w:delText>"</w:delText>
        </w:r>
        <w:r w:rsidDel="00B33063">
          <w:rPr>
            <w:color w:val="31849B" w:themeColor="accent5" w:themeShade="BF"/>
          </w:rPr>
          <w:delText>&gt;</w:delText>
        </w:r>
        <w:bookmarkStart w:id="13327" w:name="_Toc10199430"/>
        <w:bookmarkEnd w:id="13327"/>
      </w:del>
    </w:p>
    <w:p w14:paraId="2BE2C4CB" w14:textId="6C0F5266" w:rsidR="00564C22" w:rsidDel="00B33063" w:rsidRDefault="009B1AF1" w:rsidP="00564C22">
      <w:pPr>
        <w:pStyle w:val="Code"/>
        <w:rPr>
          <w:del w:id="13328" w:author="Andreas Kuehne" w:date="2019-05-31T12:22:00Z"/>
        </w:rPr>
      </w:pPr>
      <w:del w:id="13329" w:author="Andreas Kuehne" w:date="2019-05-31T12:22:00Z">
        <w:r w:rsidDel="00B33063">
          <w:rPr>
            <w:color w:val="31849B" w:themeColor="accent5" w:themeShade="BF"/>
          </w:rPr>
          <w:delText xml:space="preserve">  &lt;xs:complexContent&gt;</w:delText>
        </w:r>
        <w:bookmarkStart w:id="13330" w:name="_Toc10199431"/>
        <w:bookmarkEnd w:id="13330"/>
      </w:del>
    </w:p>
    <w:p w14:paraId="35A469B4" w14:textId="3B4DD71E" w:rsidR="00564C22" w:rsidDel="00B33063" w:rsidRDefault="009B1AF1" w:rsidP="00564C22">
      <w:pPr>
        <w:pStyle w:val="Code"/>
        <w:rPr>
          <w:del w:id="13331" w:author="Andreas Kuehne" w:date="2019-05-31T12:22:00Z"/>
        </w:rPr>
      </w:pPr>
      <w:del w:id="1333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3333" w:name="_Toc10199432"/>
        <w:bookmarkEnd w:id="13333"/>
      </w:del>
    </w:p>
    <w:p w14:paraId="7F77DC94" w14:textId="73875507" w:rsidR="00564C22" w:rsidDel="00B33063" w:rsidRDefault="009B1AF1" w:rsidP="00564C22">
      <w:pPr>
        <w:pStyle w:val="Code"/>
        <w:rPr>
          <w:del w:id="13334" w:author="Andreas Kuehne" w:date="2019-05-31T12:22:00Z"/>
        </w:rPr>
      </w:pPr>
      <w:del w:id="13335" w:author="Andreas Kuehne" w:date="2019-05-31T12:22:00Z">
        <w:r w:rsidDel="00B33063">
          <w:rPr>
            <w:color w:val="31849B" w:themeColor="accent5" w:themeShade="BF"/>
          </w:rPr>
          <w:delText xml:space="preserve">      &lt;xs:sequence&gt;</w:delText>
        </w:r>
        <w:bookmarkStart w:id="13336" w:name="_Toc10199433"/>
        <w:bookmarkEnd w:id="13336"/>
      </w:del>
    </w:p>
    <w:p w14:paraId="345610D4" w14:textId="1AFD0D7D" w:rsidR="00564C22" w:rsidDel="00B33063" w:rsidRDefault="009B1AF1" w:rsidP="00564C22">
      <w:pPr>
        <w:pStyle w:val="Code"/>
        <w:rPr>
          <w:del w:id="13337" w:author="Andreas Kuehne" w:date="2019-05-31T12:22:00Z"/>
        </w:rPr>
      </w:pPr>
      <w:del w:id="1333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339" w:name="_Toc10199434"/>
        <w:bookmarkEnd w:id="13339"/>
      </w:del>
    </w:p>
    <w:p w14:paraId="64D0609E" w14:textId="59917A78" w:rsidR="00564C22" w:rsidDel="00B33063" w:rsidRDefault="009B1AF1" w:rsidP="00564C22">
      <w:pPr>
        <w:pStyle w:val="Code"/>
        <w:rPr>
          <w:del w:id="13340" w:author="Andreas Kuehne" w:date="2019-05-31T12:22:00Z"/>
        </w:rPr>
      </w:pPr>
      <w:del w:id="13341" w:author="Andreas Kuehne" w:date="2019-05-31T12:22:00Z">
        <w:r w:rsidDel="00B33063">
          <w:rPr>
            <w:color w:val="31849B" w:themeColor="accent5" w:themeShade="BF"/>
          </w:rPr>
          <w:delText xml:space="preserve">      &lt;/xs:sequence&gt;</w:delText>
        </w:r>
        <w:bookmarkStart w:id="13342" w:name="_Toc10199435"/>
        <w:bookmarkEnd w:id="13342"/>
      </w:del>
    </w:p>
    <w:p w14:paraId="291771CE" w14:textId="487BE788" w:rsidR="00564C22" w:rsidDel="00B33063" w:rsidRDefault="009B1AF1" w:rsidP="00564C22">
      <w:pPr>
        <w:pStyle w:val="Code"/>
        <w:rPr>
          <w:del w:id="13343" w:author="Andreas Kuehne" w:date="2019-05-31T12:22:00Z"/>
        </w:rPr>
      </w:pPr>
      <w:del w:id="13344" w:author="Andreas Kuehne" w:date="2019-05-31T12:22:00Z">
        <w:r w:rsidDel="00B33063">
          <w:rPr>
            <w:color w:val="31849B" w:themeColor="accent5" w:themeShade="BF"/>
          </w:rPr>
          <w:delText xml:space="preserve">    &lt;/xs:extension&gt;</w:delText>
        </w:r>
        <w:bookmarkStart w:id="13345" w:name="_Toc10199436"/>
        <w:bookmarkEnd w:id="13345"/>
      </w:del>
    </w:p>
    <w:p w14:paraId="0375AE9A" w14:textId="21310B63" w:rsidR="00564C22" w:rsidDel="00B33063" w:rsidRDefault="009B1AF1" w:rsidP="00564C22">
      <w:pPr>
        <w:pStyle w:val="Code"/>
        <w:rPr>
          <w:del w:id="13346" w:author="Andreas Kuehne" w:date="2019-05-31T12:22:00Z"/>
        </w:rPr>
      </w:pPr>
      <w:del w:id="13347" w:author="Andreas Kuehne" w:date="2019-05-31T12:22:00Z">
        <w:r w:rsidDel="00B33063">
          <w:rPr>
            <w:color w:val="31849B" w:themeColor="accent5" w:themeShade="BF"/>
          </w:rPr>
          <w:delText xml:space="preserve">  &lt;/xs:complexContent&gt;</w:delText>
        </w:r>
        <w:bookmarkStart w:id="13348" w:name="_Toc10199437"/>
        <w:bookmarkEnd w:id="13348"/>
      </w:del>
    </w:p>
    <w:p w14:paraId="54B7F75A" w14:textId="080EBAF2" w:rsidR="00564C22" w:rsidDel="00B33063" w:rsidRDefault="009B1AF1" w:rsidP="00564C22">
      <w:pPr>
        <w:pStyle w:val="Code"/>
        <w:rPr>
          <w:del w:id="13349" w:author="Andreas Kuehne" w:date="2019-05-31T12:22:00Z"/>
        </w:rPr>
      </w:pPr>
      <w:del w:id="13350" w:author="Andreas Kuehne" w:date="2019-05-31T12:22:00Z">
        <w:r w:rsidDel="00B33063">
          <w:rPr>
            <w:color w:val="31849B" w:themeColor="accent5" w:themeShade="BF"/>
          </w:rPr>
          <w:delText>&lt;/xs:complexType&gt;</w:delText>
        </w:r>
        <w:bookmarkStart w:id="13351" w:name="_Toc10199438"/>
        <w:bookmarkEnd w:id="13351"/>
      </w:del>
    </w:p>
    <w:p w14:paraId="30991462" w14:textId="43E95C74" w:rsidR="00564C22" w:rsidDel="00B33063" w:rsidRDefault="009B1AF1" w:rsidP="00564C22">
      <w:pPr>
        <w:spacing w:line="259" w:lineRule="auto"/>
        <w:rPr>
          <w:del w:id="13352" w:author="Andreas Kuehne" w:date="2019-05-31T12:22:00Z"/>
        </w:rPr>
      </w:pPr>
      <w:del w:id="133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VerifyResponseType</w:delText>
        </w:r>
        <w:r w:rsidRPr="71C71F8C" w:rsidDel="00B33063">
          <w:delText xml:space="preserve"> </w:delText>
        </w:r>
        <w:r w:rsidDel="00B33063">
          <w:delText xml:space="preserve">XML element SHALL implement in XML syntax the sub-component that has a name equal to its local name. </w:delText>
        </w:r>
        <w:bookmarkStart w:id="13354" w:name="_Toc10199439"/>
        <w:bookmarkEnd w:id="13354"/>
      </w:del>
    </w:p>
    <w:p w14:paraId="7BAFC186" w14:textId="3245CC26" w:rsidR="00564C22" w:rsidDel="00B33063" w:rsidRDefault="009B1AF1" w:rsidP="00564C22">
      <w:pPr>
        <w:pStyle w:val="berschrift3"/>
        <w:rPr>
          <w:del w:id="13355" w:author="Andreas Kuehne" w:date="2019-05-31T12:22:00Z"/>
        </w:rPr>
      </w:pPr>
      <w:bookmarkStart w:id="13356" w:name="_RefCompD39ED54B"/>
      <w:del w:id="13357" w:author="Andreas Kuehne" w:date="2019-05-31T12:22:00Z">
        <w:r w:rsidDel="00B33063">
          <w:delText>Component PendingRequest</w:delText>
        </w:r>
        <w:bookmarkStart w:id="13358" w:name="_Toc10199440"/>
        <w:bookmarkEnd w:id="13356"/>
        <w:bookmarkEnd w:id="13358"/>
      </w:del>
    </w:p>
    <w:p w14:paraId="20A02E4A" w14:textId="28950CA1" w:rsidR="00564C22" w:rsidDel="00B33063" w:rsidRDefault="001725A5" w:rsidP="00564C22">
      <w:pPr>
        <w:rPr>
          <w:del w:id="13359" w:author="Andreas Kuehne" w:date="2019-05-31T12:22:00Z"/>
        </w:rPr>
      </w:pPr>
      <w:del w:id="13360" w:author="Andreas Kuehne" w:date="2019-05-31T12:22:00Z">
        <w:r w:rsidRPr="003A06D0" w:rsidDel="00B33063">
          <w:delText xml:space="preserve">The </w:delText>
        </w:r>
        <w:r w:rsidRPr="003A06D0" w:rsidDel="00B33063">
          <w:rPr>
            <w:rFonts w:ascii="Courier New" w:eastAsia="Courier New" w:hAnsi="Courier New" w:cs="Courier New"/>
            <w:lang w:val="en-GB"/>
          </w:rPr>
          <w:delText>PendingRequest</w:delText>
        </w:r>
        <w:r w:rsidRPr="003A06D0" w:rsidDel="00B33063">
          <w:delText xml:space="preserve"> component is sent by the client to retrieve the result of a previous request. The client MUST provide the </w:delText>
        </w:r>
        <w:r w:rsidRPr="003A06D0" w:rsidDel="00B33063">
          <w:rPr>
            <w:rStyle w:val="Datatype"/>
            <w:lang w:val="en-GB"/>
          </w:rPr>
          <w:delText xml:space="preserve">ResponseID </w:delText>
        </w:r>
        <w:r w:rsidRPr="003A06D0" w:rsidDel="00B33063">
          <w:delText xml:space="preserve">received with the initial response. The </w:delText>
        </w:r>
        <w:r w:rsidRPr="003A06D0" w:rsidDel="00B33063">
          <w:rPr>
            <w:rStyle w:val="Datatype"/>
            <w:lang w:val="en-GB"/>
          </w:rPr>
          <w:delText>Profile</w:delText>
        </w:r>
        <w:r w:rsidRPr="003A06D0" w:rsidDel="00B33063">
          <w:delText xml:space="preserve"> element MUST NOT be present as the profile selection was done with the initial request.</w:delText>
        </w:r>
        <w:bookmarkStart w:id="13361" w:name="_Toc10199441"/>
        <w:bookmarkEnd w:id="13361"/>
      </w:del>
    </w:p>
    <w:p w14:paraId="3C1C830E" w14:textId="775B1E26" w:rsidR="00564C22" w:rsidDel="00B33063" w:rsidRDefault="009B1AF1" w:rsidP="00564C22">
      <w:pPr>
        <w:rPr>
          <w:del w:id="13362" w:author="Andreas Kuehne" w:date="2019-05-31T12:22:00Z"/>
        </w:rPr>
      </w:pPr>
      <w:del w:id="13363"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3364" w:name="_Toc10199442"/>
        <w:bookmarkEnd w:id="13364"/>
      </w:del>
    </w:p>
    <w:p w14:paraId="2CDC9671" w14:textId="1636C11A" w:rsidR="00564C22" w:rsidDel="00B33063" w:rsidRDefault="009B1AF1" w:rsidP="00564C22">
      <w:pPr>
        <w:rPr>
          <w:del w:id="13365" w:author="Andreas Kuehne" w:date="2019-05-31T12:22:00Z"/>
        </w:rPr>
      </w:pPr>
      <w:del w:id="13366" w:author="Andreas Kuehne" w:date="2019-05-31T12:22:00Z">
        <w:r w:rsidDel="00B33063">
          <w:delText>Below follows a list of the sub-components that constitute this component:</w:delText>
        </w:r>
        <w:bookmarkStart w:id="13367" w:name="_Toc10199443"/>
        <w:bookmarkEnd w:id="13367"/>
      </w:del>
    </w:p>
    <w:p w14:paraId="2584252D" w14:textId="26F5E69E" w:rsidR="00564C22" w:rsidDel="00B33063" w:rsidRDefault="009B1AF1" w:rsidP="00564C22">
      <w:pPr>
        <w:pStyle w:val="Member"/>
        <w:rPr>
          <w:del w:id="13368" w:author="Andreas Kuehne" w:date="2019-05-31T12:22:00Z"/>
        </w:rPr>
      </w:pPr>
      <w:del w:id="13369"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allows the authentication of the requestor.</w:delText>
        </w:r>
        <w:bookmarkStart w:id="13370" w:name="_Toc10199444"/>
        <w:bookmarkEnd w:id="13370"/>
      </w:del>
    </w:p>
    <w:p w14:paraId="5992E4B2" w14:textId="1B7EC24A" w:rsidR="00564C22" w:rsidDel="00B33063" w:rsidRDefault="009B1AF1" w:rsidP="00564C22">
      <w:pPr>
        <w:pStyle w:val="berschrift4"/>
        <w:rPr>
          <w:del w:id="13371" w:author="Andreas Kuehne" w:date="2019-05-31T12:22:00Z"/>
        </w:rPr>
      </w:pPr>
      <w:del w:id="13372" w:author="Andreas Kuehne" w:date="2019-05-31T12:22:00Z">
        <w:r w:rsidDel="00B33063">
          <w:delText>PendingRequest – JSON Syntax</w:delText>
        </w:r>
        <w:bookmarkStart w:id="13373" w:name="_Toc10199445"/>
        <w:bookmarkEnd w:id="13373"/>
      </w:del>
    </w:p>
    <w:p w14:paraId="735C6717" w14:textId="294DD3B6" w:rsidR="00564C22" w:rsidRPr="0248A3D1" w:rsidDel="00B33063" w:rsidRDefault="009B1AF1" w:rsidP="00564C22">
      <w:pPr>
        <w:rPr>
          <w:del w:id="13374" w:author="Andreas Kuehne" w:date="2019-05-31T12:22:00Z"/>
        </w:rPr>
      </w:pPr>
      <w:del w:id="133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PendingRequest</w:delText>
        </w:r>
        <w:r w:rsidDel="00B33063">
          <w:delText xml:space="preserve"> component.</w:delText>
        </w:r>
        <w:bookmarkStart w:id="13376" w:name="_Toc10199446"/>
        <w:bookmarkEnd w:id="13376"/>
      </w:del>
    </w:p>
    <w:p w14:paraId="3AEBC2CF" w14:textId="1D2A9906" w:rsidR="00564C22" w:rsidRPr="C2430093" w:rsidDel="00B33063" w:rsidRDefault="009B1AF1" w:rsidP="00564C22">
      <w:pPr>
        <w:spacing w:line="259" w:lineRule="auto"/>
        <w:rPr>
          <w:del w:id="13377" w:author="Andreas Kuehne" w:date="2019-05-31T12:22:00Z"/>
          <w:rFonts w:eastAsia="Arial" w:cs="Arial"/>
          <w:sz w:val="22"/>
          <w:szCs w:val="22"/>
        </w:rPr>
      </w:pPr>
      <w:del w:id="1337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PendingRequest</w:delText>
        </w:r>
        <w:r w:rsidRPr="002062A5" w:rsidDel="00B33063">
          <w:rPr>
            <w:rFonts w:eastAsia="Arial" w:cs="Arial"/>
            <w:sz w:val="22"/>
            <w:szCs w:val="22"/>
          </w:rPr>
          <w:delText xml:space="preserve"> using JSON-specific names mapped as shown in the table below.</w:delText>
        </w:r>
        <w:bookmarkStart w:id="13379" w:name="_Toc10199447"/>
        <w:bookmarkEnd w:id="13379"/>
      </w:del>
    </w:p>
    <w:tbl>
      <w:tblPr>
        <w:tblStyle w:val="Gitternetztabelle1hell1"/>
        <w:tblW w:w="0" w:type="auto"/>
        <w:tblLook w:val="04A0" w:firstRow="1" w:lastRow="0" w:firstColumn="1" w:lastColumn="0" w:noHBand="0" w:noVBand="1"/>
      </w:tblPr>
      <w:tblGrid>
        <w:gridCol w:w="4675"/>
        <w:gridCol w:w="4675"/>
      </w:tblGrid>
      <w:tr w:rsidR="00564C22" w:rsidDel="00B33063" w14:paraId="55DE42C9" w14:textId="1270079F" w:rsidTr="00564C22">
        <w:trPr>
          <w:cnfStyle w:val="100000000000" w:firstRow="1" w:lastRow="0" w:firstColumn="0" w:lastColumn="0" w:oddVBand="0" w:evenVBand="0" w:oddHBand="0" w:evenHBand="0" w:firstRowFirstColumn="0" w:firstRowLastColumn="0" w:lastRowFirstColumn="0" w:lastRowLastColumn="0"/>
          <w:del w:id="133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19D56F2" w14:textId="76BA779A" w:rsidR="00564C22" w:rsidDel="00B33063" w:rsidRDefault="009B1AF1" w:rsidP="00564C22">
            <w:pPr>
              <w:pStyle w:val="Beschriftung"/>
              <w:rPr>
                <w:del w:id="13381" w:author="Andreas Kuehne" w:date="2019-05-31T12:22:00Z"/>
              </w:rPr>
            </w:pPr>
            <w:del w:id="13382" w:author="Andreas Kuehne" w:date="2019-05-31T12:22:00Z">
              <w:r w:rsidDel="00B33063">
                <w:delText>Element</w:delText>
              </w:r>
              <w:bookmarkStart w:id="13383" w:name="_Toc10199448"/>
              <w:bookmarkEnd w:id="13383"/>
            </w:del>
          </w:p>
        </w:tc>
        <w:tc>
          <w:tcPr>
            <w:tcW w:w="4675" w:type="dxa"/>
          </w:tcPr>
          <w:p w14:paraId="0C1D29EE" w14:textId="7C5C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384" w:author="Andreas Kuehne" w:date="2019-05-31T12:22:00Z"/>
              </w:rPr>
            </w:pPr>
            <w:del w:id="13385" w:author="Andreas Kuehne" w:date="2019-05-31T12:22:00Z">
              <w:r w:rsidDel="00B33063">
                <w:delText>Implementing JSON member name</w:delText>
              </w:r>
              <w:bookmarkStart w:id="13386" w:name="_Toc10199449"/>
              <w:bookmarkEnd w:id="13386"/>
            </w:del>
          </w:p>
        </w:tc>
        <w:bookmarkStart w:id="13387" w:name="_Toc10199450"/>
        <w:bookmarkEnd w:id="13387"/>
      </w:tr>
      <w:tr w:rsidR="00564C22" w:rsidDel="00B33063" w14:paraId="2C3E782A" w14:textId="59109680" w:rsidTr="00564C22">
        <w:trPr>
          <w:del w:id="133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B50E9F" w14:textId="4ED8598D" w:rsidR="00564C22" w:rsidRPr="002062A5" w:rsidDel="00B33063" w:rsidRDefault="009B1AF1" w:rsidP="00564C22">
            <w:pPr>
              <w:pStyle w:val="Beschriftung"/>
              <w:rPr>
                <w:del w:id="13389" w:author="Andreas Kuehne" w:date="2019-05-31T12:22:00Z"/>
                <w:rStyle w:val="Datatype"/>
                <w:b w:val="0"/>
                <w:bCs w:val="0"/>
              </w:rPr>
            </w:pPr>
            <w:del w:id="13390" w:author="Andreas Kuehne" w:date="2019-05-31T12:22:00Z">
              <w:r w:rsidRPr="002062A5" w:rsidDel="00B33063">
                <w:rPr>
                  <w:rStyle w:val="Datatype"/>
                </w:rPr>
                <w:delText>ClaimedIdentity</w:delText>
              </w:r>
              <w:bookmarkStart w:id="13391" w:name="_Toc10199451"/>
              <w:bookmarkEnd w:id="13391"/>
            </w:del>
          </w:p>
        </w:tc>
        <w:tc>
          <w:tcPr>
            <w:tcW w:w="4675" w:type="dxa"/>
          </w:tcPr>
          <w:p w14:paraId="1EFEB3A5" w14:textId="0B5BBA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392" w:author="Andreas Kuehne" w:date="2019-05-31T12:22:00Z"/>
                <w:rStyle w:val="Datatype"/>
              </w:rPr>
            </w:pPr>
            <w:del w:id="13393" w:author="Andreas Kuehne" w:date="2019-05-31T12:22:00Z">
              <w:r w:rsidRPr="002062A5" w:rsidDel="00B33063">
                <w:rPr>
                  <w:rStyle w:val="Datatype"/>
                </w:rPr>
                <w:delText>claimedIdentity</w:delText>
              </w:r>
              <w:bookmarkStart w:id="13394" w:name="_Toc10199452"/>
              <w:bookmarkEnd w:id="13394"/>
            </w:del>
          </w:p>
        </w:tc>
        <w:bookmarkStart w:id="13395" w:name="_Toc10199453"/>
        <w:bookmarkEnd w:id="13395"/>
      </w:tr>
    </w:tbl>
    <w:p w14:paraId="7394B813" w14:textId="25643CFE" w:rsidR="00564C22" w:rsidRPr="0202B381" w:rsidDel="00B33063" w:rsidRDefault="009B1AF1" w:rsidP="00564C22">
      <w:pPr>
        <w:rPr>
          <w:del w:id="13396" w:author="Andreas Kuehne" w:date="2019-05-31T12:22:00Z"/>
        </w:rPr>
      </w:pPr>
      <w:del w:id="133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398" w:name="_Toc10199454"/>
        <w:bookmarkEnd w:id="13398"/>
      </w:del>
    </w:p>
    <w:p w14:paraId="2B66A26C" w14:textId="4B86C0AE" w:rsidR="00564C22" w:rsidDel="00B33063" w:rsidRDefault="009B1AF1" w:rsidP="00564C22">
      <w:pPr>
        <w:pStyle w:val="Code"/>
        <w:spacing w:line="259" w:lineRule="auto"/>
        <w:rPr>
          <w:del w:id="13399" w:author="Andreas Kuehne" w:date="2019-05-31T12:22:00Z"/>
        </w:rPr>
      </w:pPr>
      <w:del w:id="13400" w:author="Andreas Kuehne" w:date="2019-05-31T12:22:00Z">
        <w:r w:rsidDel="00B33063">
          <w:rPr>
            <w:color w:val="31849B" w:themeColor="accent5" w:themeShade="BF"/>
          </w:rPr>
          <w:delText>"dss2-PendingRequestType"</w:delText>
        </w:r>
        <w:r w:rsidDel="00B33063">
          <w:delText>: {</w:delText>
        </w:r>
        <w:bookmarkStart w:id="13401" w:name="_Toc10199455"/>
        <w:bookmarkEnd w:id="13401"/>
      </w:del>
    </w:p>
    <w:p w14:paraId="1B71C3E8" w14:textId="101173D3" w:rsidR="00564C22" w:rsidDel="00B33063" w:rsidRDefault="009B1AF1" w:rsidP="00564C22">
      <w:pPr>
        <w:pStyle w:val="Code"/>
        <w:spacing w:line="259" w:lineRule="auto"/>
        <w:rPr>
          <w:del w:id="13402" w:author="Andreas Kuehne" w:date="2019-05-31T12:22:00Z"/>
        </w:rPr>
      </w:pPr>
      <w:del w:id="134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404" w:name="_Toc10199456"/>
        <w:bookmarkEnd w:id="13404"/>
      </w:del>
    </w:p>
    <w:p w14:paraId="7675575F" w14:textId="5B7A718A" w:rsidR="00564C22" w:rsidDel="00B33063" w:rsidRDefault="009B1AF1" w:rsidP="00564C22">
      <w:pPr>
        <w:pStyle w:val="Code"/>
        <w:spacing w:line="259" w:lineRule="auto"/>
        <w:rPr>
          <w:del w:id="13405" w:author="Andreas Kuehne" w:date="2019-05-31T12:22:00Z"/>
        </w:rPr>
      </w:pPr>
      <w:del w:id="13406" w:author="Andreas Kuehne" w:date="2019-05-31T12:22:00Z">
        <w:r w:rsidDel="00B33063">
          <w:rPr>
            <w:color w:val="31849B" w:themeColor="accent5" w:themeShade="BF"/>
          </w:rPr>
          <w:delText xml:space="preserve">  "properties"</w:delText>
        </w:r>
        <w:r w:rsidDel="00B33063">
          <w:delText>: {</w:delText>
        </w:r>
        <w:bookmarkStart w:id="13407" w:name="_Toc10199457"/>
        <w:bookmarkEnd w:id="13407"/>
      </w:del>
    </w:p>
    <w:p w14:paraId="0EA5CB47" w14:textId="09947418" w:rsidR="00564C22" w:rsidDel="00B33063" w:rsidRDefault="009B1AF1" w:rsidP="00564C22">
      <w:pPr>
        <w:pStyle w:val="Code"/>
        <w:spacing w:line="259" w:lineRule="auto"/>
        <w:rPr>
          <w:del w:id="13408" w:author="Andreas Kuehne" w:date="2019-05-31T12:22:00Z"/>
        </w:rPr>
      </w:pPr>
      <w:del w:id="13409" w:author="Andreas Kuehne" w:date="2019-05-31T12:22:00Z">
        <w:r w:rsidDel="00B33063">
          <w:rPr>
            <w:color w:val="31849B" w:themeColor="accent5" w:themeShade="BF"/>
          </w:rPr>
          <w:delText xml:space="preserve">    "profile"</w:delText>
        </w:r>
        <w:r w:rsidDel="00B33063">
          <w:delText>: {</w:delText>
        </w:r>
        <w:bookmarkStart w:id="13410" w:name="_Toc10199458"/>
        <w:bookmarkEnd w:id="13410"/>
      </w:del>
    </w:p>
    <w:p w14:paraId="09742EB3" w14:textId="59B765DE" w:rsidR="00564C22" w:rsidDel="00B33063" w:rsidRDefault="009B1AF1" w:rsidP="00564C22">
      <w:pPr>
        <w:pStyle w:val="Code"/>
        <w:spacing w:line="259" w:lineRule="auto"/>
        <w:rPr>
          <w:del w:id="13411" w:author="Andreas Kuehne" w:date="2019-05-31T12:22:00Z"/>
        </w:rPr>
      </w:pPr>
      <w:del w:id="134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413" w:name="_Toc10199459"/>
        <w:bookmarkEnd w:id="13413"/>
      </w:del>
    </w:p>
    <w:p w14:paraId="49303C94" w14:textId="3C328BFB" w:rsidR="00564C22" w:rsidDel="00B33063" w:rsidRDefault="009B1AF1" w:rsidP="00564C22">
      <w:pPr>
        <w:pStyle w:val="Code"/>
        <w:spacing w:line="259" w:lineRule="auto"/>
        <w:rPr>
          <w:del w:id="13414" w:author="Andreas Kuehne" w:date="2019-05-31T12:22:00Z"/>
        </w:rPr>
      </w:pPr>
      <w:del w:id="13415" w:author="Andreas Kuehne" w:date="2019-05-31T12:22:00Z">
        <w:r w:rsidDel="00B33063">
          <w:rPr>
            <w:color w:val="31849B" w:themeColor="accent5" w:themeShade="BF"/>
          </w:rPr>
          <w:delText xml:space="preserve">      "items"</w:delText>
        </w:r>
        <w:r w:rsidDel="00B33063">
          <w:delText>: {</w:delText>
        </w:r>
        <w:bookmarkStart w:id="13416" w:name="_Toc10199460"/>
        <w:bookmarkEnd w:id="13416"/>
      </w:del>
    </w:p>
    <w:p w14:paraId="5A90D268" w14:textId="18F46345" w:rsidR="00564C22" w:rsidDel="00B33063" w:rsidRDefault="009B1AF1" w:rsidP="00564C22">
      <w:pPr>
        <w:pStyle w:val="Code"/>
        <w:spacing w:line="259" w:lineRule="auto"/>
        <w:rPr>
          <w:del w:id="13417" w:author="Andreas Kuehne" w:date="2019-05-31T12:22:00Z"/>
        </w:rPr>
      </w:pPr>
      <w:del w:id="134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419" w:name="_Toc10199461"/>
        <w:bookmarkEnd w:id="13419"/>
      </w:del>
    </w:p>
    <w:p w14:paraId="00E4B50E" w14:textId="3F3D0B72" w:rsidR="00564C22" w:rsidDel="00B33063" w:rsidRDefault="009B1AF1" w:rsidP="00564C22">
      <w:pPr>
        <w:pStyle w:val="Code"/>
        <w:spacing w:line="259" w:lineRule="auto"/>
        <w:rPr>
          <w:del w:id="13420" w:author="Andreas Kuehne" w:date="2019-05-31T12:22:00Z"/>
        </w:rPr>
      </w:pPr>
      <w:del w:id="13421" w:author="Andreas Kuehne" w:date="2019-05-31T12:22:00Z">
        <w:r w:rsidDel="00B33063">
          <w:delText xml:space="preserve">      }</w:delText>
        </w:r>
        <w:bookmarkStart w:id="13422" w:name="_Toc10199462"/>
        <w:bookmarkEnd w:id="13422"/>
      </w:del>
    </w:p>
    <w:p w14:paraId="61028252" w14:textId="52B98E14" w:rsidR="00564C22" w:rsidDel="00B33063" w:rsidRDefault="009B1AF1" w:rsidP="00564C22">
      <w:pPr>
        <w:pStyle w:val="Code"/>
        <w:spacing w:line="259" w:lineRule="auto"/>
        <w:rPr>
          <w:del w:id="13423" w:author="Andreas Kuehne" w:date="2019-05-31T12:22:00Z"/>
        </w:rPr>
      </w:pPr>
      <w:del w:id="13424" w:author="Andreas Kuehne" w:date="2019-05-31T12:22:00Z">
        <w:r w:rsidDel="00B33063">
          <w:delText xml:space="preserve">    },</w:delText>
        </w:r>
        <w:bookmarkStart w:id="13425" w:name="_Toc10199463"/>
        <w:bookmarkEnd w:id="13425"/>
      </w:del>
    </w:p>
    <w:p w14:paraId="384E7263" w14:textId="0685C3AD" w:rsidR="00564C22" w:rsidDel="00B33063" w:rsidRDefault="009B1AF1" w:rsidP="00564C22">
      <w:pPr>
        <w:pStyle w:val="Code"/>
        <w:spacing w:line="259" w:lineRule="auto"/>
        <w:rPr>
          <w:del w:id="13426" w:author="Andreas Kuehne" w:date="2019-05-31T12:22:00Z"/>
        </w:rPr>
      </w:pPr>
      <w:del w:id="13427" w:author="Andreas Kuehne" w:date="2019-05-31T12:22:00Z">
        <w:r w:rsidDel="00B33063">
          <w:rPr>
            <w:color w:val="31849B" w:themeColor="accent5" w:themeShade="BF"/>
          </w:rPr>
          <w:delText xml:space="preserve">    "reqID"</w:delText>
        </w:r>
        <w:r w:rsidDel="00B33063">
          <w:delText>: {</w:delText>
        </w:r>
        <w:bookmarkStart w:id="13428" w:name="_Toc10199464"/>
        <w:bookmarkEnd w:id="13428"/>
      </w:del>
    </w:p>
    <w:p w14:paraId="348702CD" w14:textId="29FF690D" w:rsidR="00564C22" w:rsidDel="00B33063" w:rsidRDefault="009B1AF1" w:rsidP="00564C22">
      <w:pPr>
        <w:pStyle w:val="Code"/>
        <w:spacing w:line="259" w:lineRule="auto"/>
        <w:rPr>
          <w:del w:id="13429" w:author="Andreas Kuehne" w:date="2019-05-31T12:22:00Z"/>
        </w:rPr>
      </w:pPr>
      <w:del w:id="134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431" w:name="_Toc10199465"/>
        <w:bookmarkEnd w:id="13431"/>
      </w:del>
    </w:p>
    <w:p w14:paraId="3A834D36" w14:textId="02ED2916" w:rsidR="00564C22" w:rsidDel="00B33063" w:rsidRDefault="009B1AF1" w:rsidP="00564C22">
      <w:pPr>
        <w:pStyle w:val="Code"/>
        <w:spacing w:line="259" w:lineRule="auto"/>
        <w:rPr>
          <w:del w:id="13432" w:author="Andreas Kuehne" w:date="2019-05-31T12:22:00Z"/>
        </w:rPr>
      </w:pPr>
      <w:del w:id="13433" w:author="Andreas Kuehne" w:date="2019-05-31T12:22:00Z">
        <w:r w:rsidDel="00B33063">
          <w:delText xml:space="preserve">    },</w:delText>
        </w:r>
        <w:bookmarkStart w:id="13434" w:name="_Toc10199466"/>
        <w:bookmarkEnd w:id="13434"/>
      </w:del>
    </w:p>
    <w:p w14:paraId="5A35E92E" w14:textId="79319E18" w:rsidR="00564C22" w:rsidDel="00B33063" w:rsidRDefault="009B1AF1" w:rsidP="00564C22">
      <w:pPr>
        <w:pStyle w:val="Code"/>
        <w:spacing w:line="259" w:lineRule="auto"/>
        <w:rPr>
          <w:del w:id="13435" w:author="Andreas Kuehne" w:date="2019-05-31T12:22:00Z"/>
        </w:rPr>
      </w:pPr>
      <w:del w:id="13436" w:author="Andreas Kuehne" w:date="2019-05-31T12:22:00Z">
        <w:r w:rsidDel="00B33063">
          <w:rPr>
            <w:color w:val="31849B" w:themeColor="accent5" w:themeShade="BF"/>
          </w:rPr>
          <w:delText xml:space="preserve">    "claimedIdentity"</w:delText>
        </w:r>
        <w:r w:rsidDel="00B33063">
          <w:delText>: {</w:delText>
        </w:r>
        <w:bookmarkStart w:id="13437" w:name="_Toc10199467"/>
        <w:bookmarkEnd w:id="13437"/>
      </w:del>
    </w:p>
    <w:p w14:paraId="613F7E5F" w14:textId="77936801" w:rsidR="00564C22" w:rsidDel="00B33063" w:rsidRDefault="009B1AF1" w:rsidP="00564C22">
      <w:pPr>
        <w:pStyle w:val="Code"/>
        <w:spacing w:line="259" w:lineRule="auto"/>
        <w:rPr>
          <w:del w:id="13438" w:author="Andreas Kuehne" w:date="2019-05-31T12:22:00Z"/>
        </w:rPr>
      </w:pPr>
      <w:del w:id="134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3440" w:name="_Toc10199468"/>
        <w:bookmarkEnd w:id="13440"/>
      </w:del>
    </w:p>
    <w:p w14:paraId="5BDFFB98" w14:textId="305461E3" w:rsidR="00564C22" w:rsidDel="00B33063" w:rsidRDefault="009B1AF1" w:rsidP="00564C22">
      <w:pPr>
        <w:pStyle w:val="Code"/>
        <w:spacing w:line="259" w:lineRule="auto"/>
        <w:rPr>
          <w:del w:id="13441" w:author="Andreas Kuehne" w:date="2019-05-31T12:22:00Z"/>
        </w:rPr>
      </w:pPr>
      <w:del w:id="13442" w:author="Andreas Kuehne" w:date="2019-05-31T12:22:00Z">
        <w:r w:rsidDel="00B33063">
          <w:delText xml:space="preserve">    }</w:delText>
        </w:r>
        <w:bookmarkStart w:id="13443" w:name="_Toc10199469"/>
        <w:bookmarkEnd w:id="13443"/>
      </w:del>
    </w:p>
    <w:p w14:paraId="3AC3E470" w14:textId="0C0A5B5B" w:rsidR="00564C22" w:rsidDel="00B33063" w:rsidRDefault="009B1AF1" w:rsidP="00564C22">
      <w:pPr>
        <w:pStyle w:val="Code"/>
        <w:spacing w:line="259" w:lineRule="auto"/>
        <w:rPr>
          <w:del w:id="13444" w:author="Andreas Kuehne" w:date="2019-05-31T12:22:00Z"/>
        </w:rPr>
      </w:pPr>
      <w:del w:id="13445" w:author="Andreas Kuehne" w:date="2019-05-31T12:22:00Z">
        <w:r w:rsidDel="00B33063">
          <w:delText xml:space="preserve">  }</w:delText>
        </w:r>
        <w:bookmarkStart w:id="13446" w:name="_Toc10199470"/>
        <w:bookmarkEnd w:id="13446"/>
      </w:del>
    </w:p>
    <w:p w14:paraId="081F7DF3" w14:textId="5E1FA3E7" w:rsidR="00564C22" w:rsidDel="00B33063" w:rsidRDefault="009B1AF1" w:rsidP="00564C22">
      <w:pPr>
        <w:pStyle w:val="Code"/>
        <w:spacing w:line="259" w:lineRule="auto"/>
        <w:rPr>
          <w:del w:id="13447" w:author="Andreas Kuehne" w:date="2019-05-31T12:22:00Z"/>
        </w:rPr>
      </w:pPr>
      <w:del w:id="13448" w:author="Andreas Kuehne" w:date="2019-05-31T12:22:00Z">
        <w:r w:rsidDel="00B33063">
          <w:delText>}</w:delText>
        </w:r>
        <w:bookmarkStart w:id="13449" w:name="_Toc10199471"/>
        <w:bookmarkEnd w:id="13449"/>
      </w:del>
    </w:p>
    <w:p w14:paraId="3B2F7DEA" w14:textId="7EDFADDB" w:rsidR="00564C22" w:rsidDel="00B33063" w:rsidRDefault="00564C22" w:rsidP="00564C22">
      <w:pPr>
        <w:rPr>
          <w:del w:id="13450" w:author="Andreas Kuehne" w:date="2019-05-31T12:22:00Z"/>
        </w:rPr>
      </w:pPr>
      <w:bookmarkStart w:id="13451" w:name="_Toc10199472"/>
      <w:bookmarkEnd w:id="13451"/>
    </w:p>
    <w:p w14:paraId="27FE3B0C" w14:textId="18EB06A9" w:rsidR="00564C22" w:rsidDel="00B33063" w:rsidRDefault="009B1AF1" w:rsidP="00564C22">
      <w:pPr>
        <w:pStyle w:val="berschrift4"/>
        <w:rPr>
          <w:del w:id="13452" w:author="Andreas Kuehne" w:date="2019-05-31T12:22:00Z"/>
        </w:rPr>
      </w:pPr>
      <w:del w:id="13453" w:author="Andreas Kuehne" w:date="2019-05-31T12:22:00Z">
        <w:r w:rsidDel="00B33063">
          <w:delText>PendingRequest – XML Syntax</w:delText>
        </w:r>
        <w:bookmarkStart w:id="13454" w:name="_Toc10199473"/>
        <w:bookmarkEnd w:id="13454"/>
      </w:del>
    </w:p>
    <w:p w14:paraId="5F2C084F" w14:textId="615291B5" w:rsidR="00564C22" w:rsidRPr="5404FA76" w:rsidDel="00B33063" w:rsidRDefault="009B1AF1" w:rsidP="00564C22">
      <w:pPr>
        <w:rPr>
          <w:del w:id="13455" w:author="Andreas Kuehne" w:date="2019-05-31T12:22:00Z"/>
        </w:rPr>
      </w:pPr>
      <w:del w:id="13456" w:author="Andreas Kuehne" w:date="2019-05-31T12:22:00Z">
        <w:r w:rsidRPr="0CCF9147" w:rsidDel="00B33063">
          <w:delText xml:space="preserve">The XML type </w:delText>
        </w:r>
        <w:r w:rsidRPr="002062A5" w:rsidDel="00B33063">
          <w:rPr>
            <w:rFonts w:ascii="Courier New" w:eastAsia="Courier New" w:hAnsi="Courier New" w:cs="Courier New"/>
          </w:rPr>
          <w:delText>PendingRequestType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PendingRequest</w:delText>
        </w:r>
        <w:r w:rsidDel="00B33063">
          <w:delText xml:space="preserve"> </w:delText>
        </w:r>
        <w:r w:rsidRPr="005A6FFD" w:rsidDel="00B33063">
          <w:delText>component.</w:delText>
        </w:r>
        <w:bookmarkStart w:id="13457" w:name="_Toc10199474"/>
        <w:bookmarkEnd w:id="13457"/>
      </w:del>
    </w:p>
    <w:p w14:paraId="3747AD72" w14:textId="6D906C43" w:rsidR="00564C22" w:rsidDel="00B33063" w:rsidRDefault="009B1AF1" w:rsidP="00564C22">
      <w:pPr>
        <w:rPr>
          <w:del w:id="13458" w:author="Andreas Kuehne" w:date="2019-05-31T12:22:00Z"/>
        </w:rPr>
      </w:pPr>
      <w:del w:id="134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PendingRequestType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460" w:name="_Toc10199475"/>
        <w:bookmarkEnd w:id="13460"/>
      </w:del>
    </w:p>
    <w:p w14:paraId="53D5B3B9" w14:textId="105BDCF4" w:rsidR="00564C22" w:rsidDel="00B33063" w:rsidRDefault="009B1AF1" w:rsidP="00564C22">
      <w:pPr>
        <w:pStyle w:val="Code"/>
        <w:rPr>
          <w:del w:id="13461" w:author="Andreas Kuehne" w:date="2019-05-31T12:22:00Z"/>
        </w:rPr>
      </w:pPr>
      <w:del w:id="1346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PendingRequestType</w:delText>
        </w:r>
        <w:r w:rsidDel="00B33063">
          <w:rPr>
            <w:color w:val="943634" w:themeColor="accent2" w:themeShade="BF"/>
          </w:rPr>
          <w:delText>"</w:delText>
        </w:r>
        <w:r w:rsidDel="00B33063">
          <w:rPr>
            <w:color w:val="31849B" w:themeColor="accent5" w:themeShade="BF"/>
          </w:rPr>
          <w:delText>&gt;</w:delText>
        </w:r>
        <w:bookmarkStart w:id="13463" w:name="_Toc10199476"/>
        <w:bookmarkEnd w:id="13463"/>
      </w:del>
    </w:p>
    <w:p w14:paraId="485C9AB8" w14:textId="1B77EB1B" w:rsidR="00564C22" w:rsidDel="00B33063" w:rsidRDefault="009B1AF1" w:rsidP="00564C22">
      <w:pPr>
        <w:pStyle w:val="Code"/>
        <w:rPr>
          <w:del w:id="13464" w:author="Andreas Kuehne" w:date="2019-05-31T12:22:00Z"/>
        </w:rPr>
      </w:pPr>
      <w:del w:id="13465" w:author="Andreas Kuehne" w:date="2019-05-31T12:22:00Z">
        <w:r w:rsidDel="00B33063">
          <w:rPr>
            <w:color w:val="31849B" w:themeColor="accent5" w:themeShade="BF"/>
          </w:rPr>
          <w:delText xml:space="preserve">  &lt;xs:complexContent&gt;</w:delText>
        </w:r>
        <w:bookmarkStart w:id="13466" w:name="_Toc10199477"/>
        <w:bookmarkEnd w:id="13466"/>
      </w:del>
    </w:p>
    <w:p w14:paraId="23A86EDF" w14:textId="31A559BB" w:rsidR="00564C22" w:rsidDel="00B33063" w:rsidRDefault="009B1AF1" w:rsidP="00564C22">
      <w:pPr>
        <w:pStyle w:val="Code"/>
        <w:rPr>
          <w:del w:id="13467" w:author="Andreas Kuehne" w:date="2019-05-31T12:22:00Z"/>
        </w:rPr>
      </w:pPr>
      <w:del w:id="1346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3469" w:name="_Toc10199478"/>
        <w:bookmarkEnd w:id="13469"/>
      </w:del>
    </w:p>
    <w:p w14:paraId="0FB21551" w14:textId="7F773828" w:rsidR="00564C22" w:rsidDel="00B33063" w:rsidRDefault="009B1AF1" w:rsidP="00564C22">
      <w:pPr>
        <w:pStyle w:val="Code"/>
        <w:rPr>
          <w:del w:id="13470" w:author="Andreas Kuehne" w:date="2019-05-31T12:22:00Z"/>
        </w:rPr>
      </w:pPr>
      <w:del w:id="13471" w:author="Andreas Kuehne" w:date="2019-05-31T12:22:00Z">
        <w:r w:rsidDel="00B33063">
          <w:rPr>
            <w:color w:val="31849B" w:themeColor="accent5" w:themeShade="BF"/>
          </w:rPr>
          <w:delText xml:space="preserve">      &lt;xs:sequence&gt;</w:delText>
        </w:r>
        <w:bookmarkStart w:id="13472" w:name="_Toc10199479"/>
        <w:bookmarkEnd w:id="13472"/>
      </w:del>
    </w:p>
    <w:p w14:paraId="3DE86FA9" w14:textId="2301397F" w:rsidR="00564C22" w:rsidDel="00B33063" w:rsidRDefault="009B1AF1" w:rsidP="00564C22">
      <w:pPr>
        <w:pStyle w:val="Code"/>
        <w:rPr>
          <w:del w:id="13473" w:author="Andreas Kuehne" w:date="2019-05-31T12:22:00Z"/>
        </w:rPr>
      </w:pPr>
      <w:del w:id="134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75" w:name="_Toc10199480"/>
        <w:bookmarkEnd w:id="13475"/>
      </w:del>
    </w:p>
    <w:p w14:paraId="191078D1" w14:textId="1646FF66" w:rsidR="00564C22" w:rsidDel="00B33063" w:rsidRDefault="009B1AF1" w:rsidP="00564C22">
      <w:pPr>
        <w:pStyle w:val="Code"/>
        <w:rPr>
          <w:del w:id="13476" w:author="Andreas Kuehne" w:date="2019-05-31T12:22:00Z"/>
        </w:rPr>
      </w:pPr>
      <w:del w:id="13477" w:author="Andreas Kuehne" w:date="2019-05-31T12:22:00Z">
        <w:r w:rsidDel="00B33063">
          <w:rPr>
            <w:color w:val="31849B" w:themeColor="accent5" w:themeShade="BF"/>
          </w:rPr>
          <w:delText xml:space="preserve">      &lt;/xs:sequence&gt;</w:delText>
        </w:r>
        <w:bookmarkStart w:id="13478" w:name="_Toc10199481"/>
        <w:bookmarkEnd w:id="13478"/>
      </w:del>
    </w:p>
    <w:p w14:paraId="27F7BC46" w14:textId="462AB0C4" w:rsidR="00564C22" w:rsidDel="00B33063" w:rsidRDefault="009B1AF1" w:rsidP="00564C22">
      <w:pPr>
        <w:pStyle w:val="Code"/>
        <w:rPr>
          <w:del w:id="13479" w:author="Andreas Kuehne" w:date="2019-05-31T12:22:00Z"/>
        </w:rPr>
      </w:pPr>
      <w:del w:id="13480" w:author="Andreas Kuehne" w:date="2019-05-31T12:22:00Z">
        <w:r w:rsidDel="00B33063">
          <w:rPr>
            <w:color w:val="31849B" w:themeColor="accent5" w:themeShade="BF"/>
          </w:rPr>
          <w:delText xml:space="preserve">    &lt;/xs:extension&gt;</w:delText>
        </w:r>
        <w:bookmarkStart w:id="13481" w:name="_Toc10199482"/>
        <w:bookmarkEnd w:id="13481"/>
      </w:del>
    </w:p>
    <w:p w14:paraId="65FE94CE" w14:textId="2BA261E6" w:rsidR="00564C22" w:rsidDel="00B33063" w:rsidRDefault="009B1AF1" w:rsidP="00564C22">
      <w:pPr>
        <w:pStyle w:val="Code"/>
        <w:rPr>
          <w:del w:id="13482" w:author="Andreas Kuehne" w:date="2019-05-31T12:22:00Z"/>
        </w:rPr>
      </w:pPr>
      <w:del w:id="13483" w:author="Andreas Kuehne" w:date="2019-05-31T12:22:00Z">
        <w:r w:rsidDel="00B33063">
          <w:rPr>
            <w:color w:val="31849B" w:themeColor="accent5" w:themeShade="BF"/>
          </w:rPr>
          <w:delText xml:space="preserve">  &lt;/xs:complexContent&gt;</w:delText>
        </w:r>
        <w:bookmarkStart w:id="13484" w:name="_Toc10199483"/>
        <w:bookmarkEnd w:id="13484"/>
      </w:del>
    </w:p>
    <w:p w14:paraId="729F98B2" w14:textId="03035AAA" w:rsidR="00564C22" w:rsidDel="00B33063" w:rsidRDefault="009B1AF1" w:rsidP="00564C22">
      <w:pPr>
        <w:pStyle w:val="Code"/>
        <w:rPr>
          <w:del w:id="13485" w:author="Andreas Kuehne" w:date="2019-05-31T12:22:00Z"/>
        </w:rPr>
      </w:pPr>
      <w:del w:id="13486" w:author="Andreas Kuehne" w:date="2019-05-31T12:22:00Z">
        <w:r w:rsidDel="00B33063">
          <w:rPr>
            <w:color w:val="31849B" w:themeColor="accent5" w:themeShade="BF"/>
          </w:rPr>
          <w:delText>&lt;/xs:complexType&gt;</w:delText>
        </w:r>
        <w:bookmarkStart w:id="13487" w:name="_Toc10199484"/>
        <w:bookmarkEnd w:id="13487"/>
      </w:del>
    </w:p>
    <w:p w14:paraId="6FB1DA26" w14:textId="16142E00" w:rsidR="00564C22" w:rsidDel="00B33063" w:rsidRDefault="009B1AF1" w:rsidP="00564C22">
      <w:pPr>
        <w:spacing w:line="259" w:lineRule="auto"/>
        <w:rPr>
          <w:del w:id="13488" w:author="Andreas Kuehne" w:date="2019-05-31T12:22:00Z"/>
        </w:rPr>
      </w:pPr>
      <w:del w:id="1348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PendingRequestType</w:delText>
        </w:r>
        <w:r w:rsidRPr="71C71F8C" w:rsidDel="00B33063">
          <w:delText xml:space="preserve"> </w:delText>
        </w:r>
        <w:r w:rsidDel="00B33063">
          <w:delText xml:space="preserve">XML element SHALL implement in XML syntax the sub-component that has a name equal to its local name. </w:delText>
        </w:r>
        <w:bookmarkStart w:id="13490" w:name="_Toc10199485"/>
        <w:bookmarkEnd w:id="13490"/>
      </w:del>
    </w:p>
    <w:p w14:paraId="150ADCD1" w14:textId="5F026028" w:rsidR="006D31DB" w:rsidDel="00B33063" w:rsidRDefault="009B1AF1" w:rsidP="00564C22">
      <w:pPr>
        <w:pStyle w:val="berschrift2"/>
        <w:rPr>
          <w:del w:id="13491" w:author="Andreas Kuehne" w:date="2019-05-31T12:22:00Z"/>
        </w:rPr>
      </w:pPr>
      <w:del w:id="13492" w:author="Andreas Kuehne" w:date="2019-05-31T12:22:00Z">
        <w:r w:rsidDel="00B33063">
          <w:delText>Optional data structures defined in this document</w:delText>
        </w:r>
        <w:bookmarkStart w:id="13493" w:name="_Toc10199486"/>
        <w:bookmarkEnd w:id="13493"/>
      </w:del>
    </w:p>
    <w:p w14:paraId="5CC5FEE3" w14:textId="3CAB1DA9" w:rsidR="00564C22" w:rsidRPr="5404FA76" w:rsidDel="00B33063" w:rsidRDefault="009B1AF1" w:rsidP="00564C22">
      <w:pPr>
        <w:rPr>
          <w:del w:id="13494" w:author="Andreas Kuehne" w:date="2019-05-31T12:22:00Z"/>
        </w:rPr>
      </w:pPr>
      <w:del w:id="13495"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3496" w:name="_Toc10199487"/>
        <w:bookmarkEnd w:id="13496"/>
      </w:del>
    </w:p>
    <w:p w14:paraId="32D036D0" w14:textId="0B9DB650" w:rsidR="00564C22" w:rsidDel="00B33063" w:rsidRDefault="00564C22" w:rsidP="00564C22">
      <w:pPr>
        <w:rPr>
          <w:del w:id="13497" w:author="Andreas Kuehne" w:date="2019-05-31T12:22:00Z"/>
        </w:rPr>
      </w:pPr>
      <w:bookmarkStart w:id="13498" w:name="_Toc10199488"/>
      <w:bookmarkEnd w:id="13498"/>
    </w:p>
    <w:p w14:paraId="78D39610" w14:textId="753D57DF" w:rsidR="00564C22" w:rsidDel="00B33063" w:rsidRDefault="009B1AF1" w:rsidP="00564C22">
      <w:pPr>
        <w:pStyle w:val="berschrift3"/>
        <w:rPr>
          <w:del w:id="13499" w:author="Andreas Kuehne" w:date="2019-05-31T12:22:00Z"/>
        </w:rPr>
      </w:pPr>
      <w:bookmarkStart w:id="13500" w:name="_RefCompDACDADA1"/>
      <w:del w:id="13501" w:author="Andreas Kuehne" w:date="2019-05-31T12:22:00Z">
        <w:r w:rsidDel="00B33063">
          <w:delText>Component RequestID</w:delText>
        </w:r>
        <w:bookmarkStart w:id="13502" w:name="_Toc10199489"/>
        <w:bookmarkEnd w:id="13500"/>
        <w:bookmarkEnd w:id="13502"/>
      </w:del>
    </w:p>
    <w:p w14:paraId="6830CF1C" w14:textId="4D60FAF9" w:rsidR="00564C22" w:rsidDel="00B33063" w:rsidRDefault="00564C22" w:rsidP="00564C22">
      <w:pPr>
        <w:rPr>
          <w:del w:id="13503" w:author="Andreas Kuehne" w:date="2019-05-31T12:22:00Z"/>
        </w:rPr>
      </w:pPr>
      <w:bookmarkStart w:id="13504" w:name="_Toc10199490"/>
      <w:bookmarkEnd w:id="13504"/>
    </w:p>
    <w:p w14:paraId="33864335" w14:textId="5162DD54" w:rsidR="00564C22" w:rsidDel="00B33063" w:rsidRDefault="009B1AF1" w:rsidP="00564C22">
      <w:pPr>
        <w:rPr>
          <w:del w:id="13505" w:author="Andreas Kuehne" w:date="2019-05-31T12:22:00Z"/>
        </w:rPr>
      </w:pPr>
      <w:del w:id="13506" w:author="Andreas Kuehne" w:date="2019-05-31T12:22:00Z">
        <w:r w:rsidDel="00B33063">
          <w:delText>Below follows a list of the sub-components that constitute this component:</w:delText>
        </w:r>
        <w:bookmarkStart w:id="13507" w:name="_Toc10199491"/>
        <w:bookmarkEnd w:id="13507"/>
      </w:del>
    </w:p>
    <w:p w14:paraId="40CD2085" w14:textId="4829FF5B" w:rsidR="00564C22" w:rsidDel="00B33063" w:rsidRDefault="009B1AF1" w:rsidP="00564C22">
      <w:pPr>
        <w:pStyle w:val="Member"/>
        <w:rPr>
          <w:del w:id="13508" w:author="Andreas Kuehne" w:date="2019-05-31T12:22:00Z"/>
        </w:rPr>
      </w:pPr>
      <w:del w:id="1350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3510" w:name="_Toc10199492"/>
        <w:bookmarkEnd w:id="13510"/>
      </w:del>
    </w:p>
    <w:p w14:paraId="1865671C" w14:textId="4DC75873" w:rsidR="00564C22" w:rsidDel="00B33063" w:rsidRDefault="009B1AF1" w:rsidP="00564C22">
      <w:pPr>
        <w:pStyle w:val="berschrift4"/>
        <w:rPr>
          <w:del w:id="13511" w:author="Andreas Kuehne" w:date="2019-05-31T12:22:00Z"/>
        </w:rPr>
      </w:pPr>
      <w:del w:id="13512" w:author="Andreas Kuehne" w:date="2019-05-31T12:22:00Z">
        <w:r w:rsidDel="00B33063">
          <w:delText>RequestID – JSON Syntax</w:delText>
        </w:r>
        <w:bookmarkStart w:id="13513" w:name="_Toc10199493"/>
        <w:bookmarkEnd w:id="13513"/>
      </w:del>
    </w:p>
    <w:p w14:paraId="05315A04" w14:textId="369C4BB8" w:rsidR="00564C22" w:rsidRPr="4593A2D4" w:rsidDel="00B33063" w:rsidRDefault="009B1AF1" w:rsidP="00564C22">
      <w:pPr>
        <w:rPr>
          <w:del w:id="13514" w:author="Andreas Kuehne" w:date="2019-05-31T12:22:00Z"/>
        </w:rPr>
      </w:pPr>
      <w:del w:id="13515"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RequestID</w:delText>
        </w:r>
        <w:r w:rsidRPr="002062A5" w:rsidDel="00B33063">
          <w:rPr>
            <w:rFonts w:eastAsia="Arial" w:cs="Arial"/>
            <w:sz w:val="22"/>
            <w:szCs w:val="22"/>
          </w:rPr>
          <w:delText xml:space="preserve"> is derived from the string type.</w:delText>
        </w:r>
        <w:bookmarkStart w:id="13516" w:name="_Toc10199494"/>
        <w:bookmarkEnd w:id="13516"/>
      </w:del>
    </w:p>
    <w:p w14:paraId="515711CF" w14:textId="25119295" w:rsidR="00564C22" w:rsidDel="00B33063" w:rsidRDefault="00564C22" w:rsidP="00564C22">
      <w:pPr>
        <w:rPr>
          <w:del w:id="13517" w:author="Andreas Kuehne" w:date="2019-05-31T12:22:00Z"/>
        </w:rPr>
      </w:pPr>
      <w:bookmarkStart w:id="13518" w:name="_Toc10199495"/>
      <w:bookmarkEnd w:id="13518"/>
    </w:p>
    <w:p w14:paraId="1453218C" w14:textId="30E0FAE8" w:rsidR="00564C22" w:rsidDel="00B33063" w:rsidRDefault="009B1AF1" w:rsidP="00564C22">
      <w:pPr>
        <w:pStyle w:val="berschrift4"/>
        <w:rPr>
          <w:del w:id="13519" w:author="Andreas Kuehne" w:date="2019-05-31T12:22:00Z"/>
        </w:rPr>
      </w:pPr>
      <w:del w:id="13520" w:author="Andreas Kuehne" w:date="2019-05-31T12:22:00Z">
        <w:r w:rsidDel="00B33063">
          <w:delText>RequestID – XML Syntax</w:delText>
        </w:r>
        <w:bookmarkStart w:id="13521" w:name="_Toc10199496"/>
        <w:bookmarkEnd w:id="13521"/>
      </w:del>
    </w:p>
    <w:p w14:paraId="543AA830" w14:textId="73D37DDC" w:rsidR="00564C22" w:rsidRPr="5404FA76" w:rsidDel="00B33063" w:rsidRDefault="009B1AF1" w:rsidP="00564C22">
      <w:pPr>
        <w:rPr>
          <w:del w:id="13522" w:author="Andreas Kuehne" w:date="2019-05-31T12:22:00Z"/>
        </w:rPr>
      </w:pPr>
      <w:del w:id="13523" w:author="Andreas Kuehne" w:date="2019-05-31T12:22:00Z">
        <w:r w:rsidRPr="0CCF9147" w:rsidDel="00B33063">
          <w:delText xml:space="preserve">The XML type </w:delText>
        </w:r>
        <w:r w:rsidRPr="002062A5" w:rsidDel="00B33063">
          <w:rPr>
            <w:rFonts w:ascii="Courier New" w:eastAsia="Courier New" w:hAnsi="Courier New" w:cs="Courier New"/>
          </w:rPr>
          <w:delText>RequestID</w:delText>
        </w:r>
        <w:r w:rsidRPr="0CCF9147" w:rsidDel="00B33063">
          <w:delText xml:space="preserve"> SHALL implement the requirements defined in the </w:delText>
        </w:r>
        <w:r w:rsidRPr="002062A5" w:rsidDel="00B33063">
          <w:rPr>
            <w:rFonts w:ascii="Courier New" w:eastAsia="Courier New" w:hAnsi="Courier New" w:cs="Courier New"/>
          </w:rPr>
          <w:delText>RequestID</w:delText>
        </w:r>
        <w:r w:rsidDel="00B33063">
          <w:delText xml:space="preserve"> </w:delText>
        </w:r>
        <w:r w:rsidRPr="005A6FFD" w:rsidDel="00B33063">
          <w:delText>component.</w:delText>
        </w:r>
        <w:bookmarkStart w:id="13524" w:name="_Toc10199497"/>
        <w:bookmarkEnd w:id="13524"/>
      </w:del>
    </w:p>
    <w:p w14:paraId="69531958" w14:textId="4A81FC4B" w:rsidR="00564C22" w:rsidDel="00B33063" w:rsidRDefault="009B1AF1" w:rsidP="00564C22">
      <w:pPr>
        <w:rPr>
          <w:del w:id="13525" w:author="Andreas Kuehne" w:date="2019-05-31T12:22:00Z"/>
        </w:rPr>
      </w:pPr>
      <w:del w:id="135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527" w:name="_Toc10199498"/>
        <w:bookmarkEnd w:id="13527"/>
      </w:del>
    </w:p>
    <w:p w14:paraId="340031FE" w14:textId="278D9FAE" w:rsidR="00564C22" w:rsidDel="00B33063" w:rsidRDefault="009B1AF1" w:rsidP="00564C22">
      <w:pPr>
        <w:pStyle w:val="Code"/>
        <w:rPr>
          <w:del w:id="13528" w:author="Andreas Kuehne" w:date="2019-05-31T12:22:00Z"/>
        </w:rPr>
      </w:pPr>
      <w:del w:id="13529"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w:delText>
        </w:r>
        <w:r w:rsidDel="00B33063">
          <w:rPr>
            <w:color w:val="31849B" w:themeColor="accent5" w:themeShade="BF"/>
          </w:rPr>
          <w:delText>&gt;</w:delText>
        </w:r>
        <w:bookmarkStart w:id="13530" w:name="_Toc10199499"/>
        <w:bookmarkEnd w:id="13530"/>
      </w:del>
    </w:p>
    <w:p w14:paraId="068A9BC4" w14:textId="2DD4D94A" w:rsidR="00564C22" w:rsidDel="00B33063" w:rsidRDefault="009B1AF1" w:rsidP="00564C22">
      <w:pPr>
        <w:pStyle w:val="Code"/>
        <w:rPr>
          <w:del w:id="13531" w:author="Andreas Kuehne" w:date="2019-05-31T12:22:00Z"/>
        </w:rPr>
      </w:pPr>
      <w:del w:id="1353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3533" w:name="_Toc10199500"/>
        <w:bookmarkEnd w:id="13533"/>
      </w:del>
    </w:p>
    <w:p w14:paraId="0E86746A" w14:textId="081318C7" w:rsidR="00564C22" w:rsidDel="00B33063" w:rsidRDefault="009B1AF1" w:rsidP="00564C22">
      <w:pPr>
        <w:pStyle w:val="Code"/>
        <w:rPr>
          <w:del w:id="13534" w:author="Andreas Kuehne" w:date="2019-05-31T12:22:00Z"/>
        </w:rPr>
      </w:pPr>
      <w:del w:id="13535" w:author="Andreas Kuehne" w:date="2019-05-31T12:22:00Z">
        <w:r w:rsidDel="00B33063">
          <w:rPr>
            <w:color w:val="31849B" w:themeColor="accent5" w:themeShade="BF"/>
          </w:rPr>
          <w:delText>&lt;/xs:simpleType&gt;</w:delText>
        </w:r>
        <w:bookmarkStart w:id="13536" w:name="_Toc10199501"/>
        <w:bookmarkEnd w:id="13536"/>
      </w:del>
    </w:p>
    <w:p w14:paraId="572CC18D" w14:textId="581CB2BC" w:rsidR="00564C22" w:rsidDel="00B33063" w:rsidRDefault="009B1AF1" w:rsidP="00564C22">
      <w:pPr>
        <w:spacing w:line="259" w:lineRule="auto"/>
        <w:rPr>
          <w:del w:id="13537" w:author="Andreas Kuehne" w:date="2019-05-31T12:22:00Z"/>
        </w:rPr>
      </w:pPr>
      <w:del w:id="1353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RequestID</w:delText>
        </w:r>
        <w:r w:rsidRPr="71C71F8C" w:rsidDel="00B33063">
          <w:delText xml:space="preserve"> </w:delText>
        </w:r>
        <w:r w:rsidDel="00B33063">
          <w:delText xml:space="preserve">XML element SHALL implement in XML syntax the sub-component that has a name equal to its local name. </w:delText>
        </w:r>
        <w:bookmarkStart w:id="13539" w:name="_Toc10199502"/>
        <w:bookmarkEnd w:id="13539"/>
      </w:del>
    </w:p>
    <w:p w14:paraId="6B0A1D28" w14:textId="3E52E36B" w:rsidR="00564C22" w:rsidDel="00B33063" w:rsidRDefault="009B1AF1" w:rsidP="00564C22">
      <w:pPr>
        <w:pStyle w:val="berschrift3"/>
        <w:rPr>
          <w:del w:id="13540" w:author="Andreas Kuehne" w:date="2019-05-31T12:22:00Z"/>
        </w:rPr>
      </w:pPr>
      <w:bookmarkStart w:id="13541" w:name="_RefComp854EF302"/>
      <w:del w:id="13542" w:author="Andreas Kuehne" w:date="2019-05-31T12:22:00Z">
        <w:r w:rsidDel="00B33063">
          <w:delText>Component ResponseID</w:delText>
        </w:r>
        <w:bookmarkStart w:id="13543" w:name="_Toc10199503"/>
        <w:bookmarkEnd w:id="13541"/>
        <w:bookmarkEnd w:id="13543"/>
      </w:del>
    </w:p>
    <w:p w14:paraId="7E0D66B0" w14:textId="0CEB56DE" w:rsidR="00564C22" w:rsidDel="00B33063" w:rsidRDefault="00564C22" w:rsidP="00564C22">
      <w:pPr>
        <w:rPr>
          <w:del w:id="13544" w:author="Andreas Kuehne" w:date="2019-05-31T12:22:00Z"/>
        </w:rPr>
      </w:pPr>
      <w:bookmarkStart w:id="13545" w:name="_Toc10199504"/>
      <w:bookmarkEnd w:id="13545"/>
    </w:p>
    <w:p w14:paraId="63296226" w14:textId="5A2FA2ED" w:rsidR="00564C22" w:rsidDel="00B33063" w:rsidRDefault="009B1AF1" w:rsidP="00564C22">
      <w:pPr>
        <w:rPr>
          <w:del w:id="13546" w:author="Andreas Kuehne" w:date="2019-05-31T12:22:00Z"/>
        </w:rPr>
      </w:pPr>
      <w:del w:id="13547" w:author="Andreas Kuehne" w:date="2019-05-31T12:22:00Z">
        <w:r w:rsidDel="00B33063">
          <w:delText>Below follows a list of the sub-components that constitute this component:</w:delText>
        </w:r>
        <w:bookmarkStart w:id="13548" w:name="_Toc10199505"/>
        <w:bookmarkEnd w:id="13548"/>
      </w:del>
    </w:p>
    <w:p w14:paraId="45A74184" w14:textId="062F0506" w:rsidR="00564C22" w:rsidDel="00B33063" w:rsidRDefault="009B1AF1" w:rsidP="00564C22">
      <w:pPr>
        <w:pStyle w:val="Member"/>
        <w:rPr>
          <w:del w:id="13549" w:author="Andreas Kuehne" w:date="2019-05-31T12:22:00Z"/>
        </w:rPr>
      </w:pPr>
      <w:del w:id="13550"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3551" w:name="_Toc10199506"/>
        <w:bookmarkEnd w:id="13551"/>
      </w:del>
    </w:p>
    <w:p w14:paraId="3C894C81" w14:textId="4187F3C5" w:rsidR="00564C22" w:rsidDel="00B33063" w:rsidRDefault="009B1AF1" w:rsidP="00564C22">
      <w:pPr>
        <w:pStyle w:val="berschrift4"/>
        <w:rPr>
          <w:del w:id="13552" w:author="Andreas Kuehne" w:date="2019-05-31T12:22:00Z"/>
        </w:rPr>
      </w:pPr>
      <w:del w:id="13553" w:author="Andreas Kuehne" w:date="2019-05-31T12:22:00Z">
        <w:r w:rsidDel="00B33063">
          <w:delText>ResponseID – JSON Syntax</w:delText>
        </w:r>
        <w:bookmarkStart w:id="13554" w:name="_Toc10199507"/>
        <w:bookmarkEnd w:id="13554"/>
      </w:del>
    </w:p>
    <w:p w14:paraId="7A48CBC0" w14:textId="2D94352E" w:rsidR="00564C22" w:rsidRPr="4593A2D4" w:rsidDel="00B33063" w:rsidRDefault="009B1AF1" w:rsidP="00564C22">
      <w:pPr>
        <w:rPr>
          <w:del w:id="13555" w:author="Andreas Kuehne" w:date="2019-05-31T12:22:00Z"/>
        </w:rPr>
      </w:pPr>
      <w:del w:id="13556"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ResponseID</w:delText>
        </w:r>
        <w:r w:rsidRPr="002062A5" w:rsidDel="00B33063">
          <w:rPr>
            <w:rFonts w:eastAsia="Arial" w:cs="Arial"/>
            <w:sz w:val="22"/>
            <w:szCs w:val="22"/>
          </w:rPr>
          <w:delText xml:space="preserve"> is derived from the string type.</w:delText>
        </w:r>
        <w:bookmarkStart w:id="13557" w:name="_Toc10199508"/>
        <w:bookmarkEnd w:id="13557"/>
      </w:del>
    </w:p>
    <w:p w14:paraId="55BD6B40" w14:textId="29C90219" w:rsidR="00564C22" w:rsidDel="00B33063" w:rsidRDefault="00564C22" w:rsidP="00564C22">
      <w:pPr>
        <w:rPr>
          <w:del w:id="13558" w:author="Andreas Kuehne" w:date="2019-05-31T12:22:00Z"/>
        </w:rPr>
      </w:pPr>
      <w:bookmarkStart w:id="13559" w:name="_Toc10199509"/>
      <w:bookmarkEnd w:id="13559"/>
    </w:p>
    <w:p w14:paraId="5EC862AB" w14:textId="19DD5BDE" w:rsidR="00564C22" w:rsidDel="00B33063" w:rsidRDefault="009B1AF1" w:rsidP="00564C22">
      <w:pPr>
        <w:pStyle w:val="berschrift4"/>
        <w:rPr>
          <w:del w:id="13560" w:author="Andreas Kuehne" w:date="2019-05-31T12:22:00Z"/>
        </w:rPr>
      </w:pPr>
      <w:del w:id="13561" w:author="Andreas Kuehne" w:date="2019-05-31T12:22:00Z">
        <w:r w:rsidDel="00B33063">
          <w:delText>ResponseID – XML Syntax</w:delText>
        </w:r>
        <w:bookmarkStart w:id="13562" w:name="_Toc10199510"/>
        <w:bookmarkEnd w:id="13562"/>
      </w:del>
    </w:p>
    <w:p w14:paraId="487E33F4" w14:textId="39FEFCB0" w:rsidR="00564C22" w:rsidRPr="5404FA76" w:rsidDel="00B33063" w:rsidRDefault="009B1AF1" w:rsidP="00564C22">
      <w:pPr>
        <w:rPr>
          <w:del w:id="13563" w:author="Andreas Kuehne" w:date="2019-05-31T12:22:00Z"/>
        </w:rPr>
      </w:pPr>
      <w:del w:id="13564" w:author="Andreas Kuehne" w:date="2019-05-31T12:22:00Z">
        <w:r w:rsidRPr="0CCF9147" w:rsidDel="00B33063">
          <w:delText xml:space="preserve">The XML type </w:delText>
        </w:r>
        <w:r w:rsidRPr="002062A5" w:rsidDel="00B33063">
          <w:rPr>
            <w:rFonts w:ascii="Courier New" w:eastAsia="Courier New" w:hAnsi="Courier New" w:cs="Courier New"/>
          </w:rPr>
          <w:delText>ResponseID</w:delText>
        </w:r>
        <w:r w:rsidRPr="0CCF9147" w:rsidDel="00B33063">
          <w:delText xml:space="preserve"> SHALL implement the requirements defined in the </w:delText>
        </w:r>
        <w:r w:rsidRPr="002062A5" w:rsidDel="00B33063">
          <w:rPr>
            <w:rFonts w:ascii="Courier New" w:eastAsia="Courier New" w:hAnsi="Courier New" w:cs="Courier New"/>
          </w:rPr>
          <w:delText>ResponseID</w:delText>
        </w:r>
        <w:r w:rsidDel="00B33063">
          <w:delText xml:space="preserve"> </w:delText>
        </w:r>
        <w:r w:rsidRPr="005A6FFD" w:rsidDel="00B33063">
          <w:delText>component.</w:delText>
        </w:r>
        <w:bookmarkStart w:id="13565" w:name="_Toc10199511"/>
        <w:bookmarkEnd w:id="13565"/>
      </w:del>
    </w:p>
    <w:p w14:paraId="2C9BFED2" w14:textId="0D25C2E7" w:rsidR="00564C22" w:rsidDel="00B33063" w:rsidRDefault="009B1AF1" w:rsidP="00564C22">
      <w:pPr>
        <w:rPr>
          <w:del w:id="13566" w:author="Andreas Kuehne" w:date="2019-05-31T12:22:00Z"/>
        </w:rPr>
      </w:pPr>
      <w:del w:id="135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568" w:name="_Toc10199512"/>
        <w:bookmarkEnd w:id="13568"/>
      </w:del>
    </w:p>
    <w:p w14:paraId="778B7655" w14:textId="6FD90E78" w:rsidR="00564C22" w:rsidDel="00B33063" w:rsidRDefault="009B1AF1" w:rsidP="00564C22">
      <w:pPr>
        <w:pStyle w:val="Code"/>
        <w:rPr>
          <w:del w:id="13569" w:author="Andreas Kuehne" w:date="2019-05-31T12:22:00Z"/>
        </w:rPr>
      </w:pPr>
      <w:del w:id="13570"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w:delText>
        </w:r>
        <w:r w:rsidDel="00B33063">
          <w:rPr>
            <w:color w:val="31849B" w:themeColor="accent5" w:themeShade="BF"/>
          </w:rPr>
          <w:delText>&gt;</w:delText>
        </w:r>
        <w:bookmarkStart w:id="13571" w:name="_Toc10199513"/>
        <w:bookmarkEnd w:id="13571"/>
      </w:del>
    </w:p>
    <w:p w14:paraId="3C4795FD" w14:textId="60A4A33D" w:rsidR="00564C22" w:rsidDel="00B33063" w:rsidRDefault="009B1AF1" w:rsidP="00564C22">
      <w:pPr>
        <w:pStyle w:val="Code"/>
        <w:rPr>
          <w:del w:id="13572" w:author="Andreas Kuehne" w:date="2019-05-31T12:22:00Z"/>
        </w:rPr>
      </w:pPr>
      <w:del w:id="13573"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3574" w:name="_Toc10199514"/>
        <w:bookmarkEnd w:id="13574"/>
      </w:del>
    </w:p>
    <w:p w14:paraId="2151CF2C" w14:textId="4018379D" w:rsidR="00564C22" w:rsidDel="00B33063" w:rsidRDefault="009B1AF1" w:rsidP="00564C22">
      <w:pPr>
        <w:pStyle w:val="Code"/>
        <w:rPr>
          <w:del w:id="13575" w:author="Andreas Kuehne" w:date="2019-05-31T12:22:00Z"/>
        </w:rPr>
      </w:pPr>
      <w:del w:id="13576" w:author="Andreas Kuehne" w:date="2019-05-31T12:22:00Z">
        <w:r w:rsidDel="00B33063">
          <w:rPr>
            <w:color w:val="31849B" w:themeColor="accent5" w:themeShade="BF"/>
          </w:rPr>
          <w:delText>&lt;/xs:simpleType&gt;</w:delText>
        </w:r>
        <w:bookmarkStart w:id="13577" w:name="_Toc10199515"/>
        <w:bookmarkEnd w:id="13577"/>
      </w:del>
    </w:p>
    <w:p w14:paraId="5A8590AB" w14:textId="6FAFF548" w:rsidR="00564C22" w:rsidDel="00B33063" w:rsidRDefault="009B1AF1" w:rsidP="00564C22">
      <w:pPr>
        <w:spacing w:line="259" w:lineRule="auto"/>
        <w:rPr>
          <w:del w:id="13578" w:author="Andreas Kuehne" w:date="2019-05-31T12:22:00Z"/>
        </w:rPr>
      </w:pPr>
      <w:del w:id="1357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ResponseID</w:delText>
        </w:r>
        <w:r w:rsidRPr="71C71F8C" w:rsidDel="00B33063">
          <w:delText xml:space="preserve"> </w:delText>
        </w:r>
        <w:r w:rsidDel="00B33063">
          <w:delText xml:space="preserve">XML element SHALL implement in XML syntax the sub-component that has a name equal to its local name. </w:delText>
        </w:r>
        <w:bookmarkStart w:id="13580" w:name="_Toc10199516"/>
        <w:bookmarkEnd w:id="13580"/>
      </w:del>
    </w:p>
    <w:p w14:paraId="510BC71D" w14:textId="5A458DE6" w:rsidR="00564C22" w:rsidDel="00B33063" w:rsidRDefault="009B1AF1" w:rsidP="00564C22">
      <w:pPr>
        <w:pStyle w:val="berschrift3"/>
        <w:rPr>
          <w:del w:id="13581" w:author="Andreas Kuehne" w:date="2019-05-31T12:22:00Z"/>
        </w:rPr>
      </w:pPr>
      <w:bookmarkStart w:id="13582" w:name="_RefCompE88C5C04"/>
      <w:del w:id="13583" w:author="Andreas Kuehne" w:date="2019-05-31T12:22:00Z">
        <w:r w:rsidDel="00B33063">
          <w:delText>Component OptionalInputsBase</w:delText>
        </w:r>
        <w:bookmarkStart w:id="13584" w:name="_Toc10199517"/>
        <w:bookmarkEnd w:id="13582"/>
        <w:bookmarkEnd w:id="13584"/>
      </w:del>
    </w:p>
    <w:p w14:paraId="4BE278F4" w14:textId="19D05729" w:rsidR="00564C22" w:rsidDel="00B33063" w:rsidRDefault="001725A5" w:rsidP="00564C22">
      <w:pPr>
        <w:rPr>
          <w:del w:id="13585" w:author="Andreas Kuehne" w:date="2019-05-31T12:22:00Z"/>
        </w:rPr>
      </w:pPr>
      <w:del w:id="13586"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OptionalInputsBase</w:delText>
        </w:r>
        <w:r w:rsidRPr="003A06D0" w:rsidDel="00B33063">
          <w:delTex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00EF78A5" w:rsidDel="00B33063">
          <w:rPr>
            <w:rStyle w:val="Datatype"/>
            <w:lang w:val="en-GB"/>
          </w:rPr>
          <w:delText xml:space="preserve"> </w:delText>
        </w:r>
        <w:r w:rsidRPr="003A06D0" w:rsidDel="00B33063">
          <w:delText xml:space="preserve">All request messages can contain an </w:delText>
        </w:r>
        <w:r w:rsidRPr="003A06D0" w:rsidDel="00B33063">
          <w:rPr>
            <w:rStyle w:val="Datatype"/>
            <w:lang w:val="en-GB"/>
          </w:rPr>
          <w:delText>OptionalInputSign</w:delText>
        </w:r>
        <w:r w:rsidRPr="003A06D0" w:rsidDel="00B33063">
          <w:delText xml:space="preserve"> or </w:delText>
        </w:r>
        <w:r w:rsidRPr="003A06D0" w:rsidDel="00B33063">
          <w:rPr>
            <w:rStyle w:val="Datatype"/>
            <w:lang w:val="en-GB"/>
          </w:rPr>
          <w:delText>OptionalInputVerify</w:delText>
        </w:r>
        <w:r w:rsidRPr="003A06D0" w:rsidDel="00B33063">
          <w:delText xml:space="preserve"> element depending on the method called. The </w:delText>
        </w:r>
        <w:r w:rsidRPr="003A06D0" w:rsidDel="00B33063">
          <w:rPr>
            <w:rFonts w:ascii="Courier New" w:eastAsia="Courier New" w:hAnsi="Courier New" w:cs="Courier New"/>
            <w:lang w:val="en-GB"/>
          </w:rPr>
          <w:delText>OptionalInputsBase</w:delText>
        </w:r>
        <w:r w:rsidRPr="003A06D0" w:rsidDel="00B33063">
          <w:delText xml:space="preserve"> component defines the elements that are common to all optional inputs defined in this document. Several optional inputs are defined in this document, and profiles can define additional ones.</w:delText>
        </w:r>
        <w:bookmarkStart w:id="13587" w:name="_Toc10199518"/>
        <w:bookmarkEnd w:id="13587"/>
      </w:del>
    </w:p>
    <w:p w14:paraId="4A47052D" w14:textId="10D5FA47" w:rsidR="00564C22" w:rsidDel="00B33063" w:rsidRDefault="009B1AF1" w:rsidP="00564C22">
      <w:pPr>
        <w:rPr>
          <w:del w:id="13588" w:author="Andreas Kuehne" w:date="2019-05-31T12:22:00Z"/>
        </w:rPr>
      </w:pPr>
      <w:del w:id="13589" w:author="Andreas Kuehne" w:date="2019-05-31T12:22:00Z">
        <w:r w:rsidDel="00B33063">
          <w:delText xml:space="preserve">This components extends the component </w:delText>
        </w:r>
        <w:r w:rsidDel="00B33063">
          <w:fldChar w:fldCharType="begin"/>
        </w:r>
        <w:r w:rsidDel="00B33063">
          <w:delInstrText xml:space="preserve"> REF _RefCompD7570695 \r \h </w:delInstrText>
        </w:r>
        <w:r w:rsidDel="00B33063">
          <w:fldChar w:fldCharType="separate"/>
        </w:r>
        <w:r w:rsidDel="00B33063">
          <w:rPr>
            <w:rStyle w:val="Datatype"/>
            <w:rFonts w:eastAsia="Courier New" w:cs="Courier New"/>
          </w:rPr>
          <w:delText>OptionalInputs</w:delText>
        </w:r>
        <w:r w:rsidDel="00B33063">
          <w:fldChar w:fldCharType="end"/>
        </w:r>
        <w:r w:rsidDel="00B33063">
          <w:delText>. The inherited sub-components are not repeated here.</w:delText>
        </w:r>
        <w:bookmarkStart w:id="13590" w:name="_Toc10199519"/>
        <w:bookmarkEnd w:id="13590"/>
      </w:del>
    </w:p>
    <w:p w14:paraId="219E75B4" w14:textId="231FF5F2" w:rsidR="00564C22" w:rsidDel="00B33063" w:rsidRDefault="009B1AF1" w:rsidP="00564C22">
      <w:pPr>
        <w:rPr>
          <w:del w:id="13591" w:author="Andreas Kuehne" w:date="2019-05-31T12:22:00Z"/>
        </w:rPr>
      </w:pPr>
      <w:del w:id="13592" w:author="Andreas Kuehne" w:date="2019-05-31T12:22:00Z">
        <w:r w:rsidDel="00B33063">
          <w:delText>Below follows a list of the sub-components that constitute this component:</w:delText>
        </w:r>
        <w:bookmarkStart w:id="13593" w:name="_Toc10199520"/>
        <w:bookmarkEnd w:id="13593"/>
      </w:del>
    </w:p>
    <w:p w14:paraId="57163283" w14:textId="7A712667" w:rsidR="00564C22" w:rsidDel="00B33063" w:rsidRDefault="009B1AF1" w:rsidP="00564C22">
      <w:pPr>
        <w:pStyle w:val="Member"/>
        <w:rPr>
          <w:del w:id="13594" w:author="Andreas Kuehne" w:date="2019-05-31T12:22:00Z"/>
        </w:rPr>
      </w:pPr>
      <w:del w:id="13595"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3596" w:name="_Toc10199521"/>
        <w:bookmarkEnd w:id="13596"/>
      </w:del>
    </w:p>
    <w:p w14:paraId="099CA74E" w14:textId="5ABE178B" w:rsidR="00564C22" w:rsidDel="00B33063" w:rsidRDefault="009B1AF1" w:rsidP="00564C22">
      <w:pPr>
        <w:pStyle w:val="Member"/>
        <w:rPr>
          <w:del w:id="13597" w:author="Andreas Kuehne" w:date="2019-05-31T12:22:00Z"/>
        </w:rPr>
      </w:pPr>
      <w:del w:id="13598"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provides a mechanism for transporting XML schemas required for validating an XML document along with the request message.</w:delText>
        </w:r>
        <w:bookmarkStart w:id="13599" w:name="_Toc10199522"/>
        <w:bookmarkEnd w:id="13599"/>
      </w:del>
    </w:p>
    <w:p w14:paraId="59CB1B66" w14:textId="729B3CCA" w:rsidR="00564C22" w:rsidDel="00B33063" w:rsidRDefault="009B1AF1" w:rsidP="00564C22">
      <w:pPr>
        <w:pStyle w:val="Member"/>
        <w:rPr>
          <w:del w:id="13600" w:author="Andreas Kuehne" w:date="2019-05-31T12:22:00Z"/>
        </w:rPr>
      </w:pPr>
      <w:del w:id="13601" w:author="Andreas Kuehne" w:date="2019-05-31T12:22:00Z">
        <w:r w:rsidDel="00B33063">
          <w:delText xml:space="preserve">The OPTIONAL </w:delText>
        </w:r>
        <w:r w:rsidRPr="35C1378D" w:rsidDel="00B33063">
          <w:rPr>
            <w:rStyle w:val="Datatype"/>
          </w:rPr>
          <w:delText>AddTimestamp</w:delText>
        </w:r>
        <w:r w:rsidDel="00B33063">
          <w:delText xml:space="preserve"> element, if present, MAY occur zero or more times containing a URI. </w:delText>
        </w:r>
        <w:r w:rsidRPr="003A06D0" w:rsidDel="00B33063">
          <w:delText xml:space="preserve">The </w:delText>
        </w:r>
        <w:r w:rsidRPr="003A06D0" w:rsidDel="00B33063">
          <w:rPr>
            <w:rStyle w:val="Datatype"/>
            <w:lang w:val="en-GB"/>
          </w:rPr>
          <w:delText>AddTimestamp</w:delText>
        </w:r>
        <w:r w:rsidRPr="003A06D0" w:rsidDel="00B33063">
          <w:delText xml:space="preserve"> element indicates that the client wishes the server to embed a timestamp token as a property or attribute of the resultant or the supplied signature. The timestamp token will be applied to the signature value in the case of CMS/PKCS7 signatures or the </w:delText>
        </w:r>
        <w:r w:rsidRPr="003A06D0" w:rsidDel="00B33063">
          <w:rPr>
            <w:rStyle w:val="Element"/>
            <w:lang w:val="en-GB"/>
          </w:rPr>
          <w:delText>&lt;ds:SignatureValue&gt;</w:delText>
        </w:r>
        <w:r w:rsidRPr="003A06D0" w:rsidDel="00B33063">
          <w:delText xml:space="preserve"> element in the case of XML signatures. Note: Procedures for handling other forms of timestamp may be defined in profiles of the Core.  In particular, the DSS AdES profile </w:delText>
        </w:r>
        <w:r w:rsidRPr="003A06D0" w:rsidDel="00B33063">
          <w:rPr>
            <w:b/>
            <w:bCs/>
            <w:lang w:val="en-GB"/>
          </w:rPr>
          <w:delText xml:space="preserve">[DSS-AdES-P] </w:delText>
        </w:r>
        <w:r w:rsidRPr="003A06D0" w:rsidDel="00B33063">
          <w:delText xml:space="preserve">defines procedures for generating timestamps over the content which is about to be signed (sometimes called content timestamps), and the DSS Timestamp profile </w:delText>
        </w:r>
        <w:r w:rsidRPr="003A06D0" w:rsidDel="00B33063">
          <w:rPr>
            <w:b/>
            <w:bCs/>
            <w:lang w:val="en-GB"/>
          </w:rPr>
          <w:delText xml:space="preserve">[DSS-TS-P] </w:delText>
        </w:r>
        <w:r w:rsidRPr="003A06D0" w:rsidDel="00B33063">
          <w:delText>defines procedures for handling standalone timestamps.</w:delText>
        </w:r>
        <w:bookmarkStart w:id="13602" w:name="_Toc10199523"/>
        <w:bookmarkEnd w:id="13602"/>
      </w:del>
    </w:p>
    <w:p w14:paraId="5FE6FD82" w14:textId="7301ABBB" w:rsidR="00564C22" w:rsidDel="00B33063" w:rsidRDefault="009B1AF1" w:rsidP="00564C22">
      <w:pPr>
        <w:pStyle w:val="Member"/>
        <w:rPr>
          <w:del w:id="13603" w:author="Andreas Kuehne" w:date="2019-05-31T12:22:00Z"/>
        </w:rPr>
      </w:pPr>
      <w:del w:id="13604" w:author="Andreas Kuehne" w:date="2019-05-31T12:22:00Z">
        <w:r w:rsidDel="00B33063">
          <w:delText xml:space="preserve">The OPTIONAL </w:delText>
        </w:r>
        <w:r w:rsidRPr="35C1378D" w:rsidDel="00B33063">
          <w:rPr>
            <w:rStyle w:val="Datatype"/>
          </w:rPr>
          <w:delText>EnforceAsynchronousProcessing</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bookmarkStart w:id="13605" w:name="_Toc10199524"/>
        <w:bookmarkEnd w:id="13605"/>
      </w:del>
    </w:p>
    <w:p w14:paraId="3B983BD1" w14:textId="28B04175" w:rsidR="00564C22" w:rsidDel="00B33063" w:rsidRDefault="009B1AF1" w:rsidP="00564C22">
      <w:pPr>
        <w:pStyle w:val="Member"/>
        <w:rPr>
          <w:del w:id="13606" w:author="Andreas Kuehne" w:date="2019-05-31T12:22:00Z"/>
        </w:rPr>
      </w:pPr>
      <w:del w:id="13607" w:author="Andreas Kuehne" w:date="2019-05-31T12:22:00Z">
        <w:r w:rsidDel="00B33063">
          <w:delText xml:space="preserve">The OPTIONAL </w:delText>
        </w:r>
        <w:r w:rsidRPr="35C1378D" w:rsidDel="00B33063">
          <w:rPr>
            <w:rStyle w:val="Datatype"/>
          </w:rPr>
          <w:delText>Nonce</w:delText>
        </w:r>
        <w:r w:rsidDel="00B33063">
          <w:delText xml:space="preserve"> element, if present, MUST contain an integer. </w:delText>
        </w:r>
        <w:r w:rsidR="001F57CC" w:rsidRPr="003A06D0" w:rsidDel="00B33063">
          <w:rPr>
            <w:lang w:val="en-GB"/>
          </w:rPr>
          <w:delText>The Nonce element MAY be used to provide a large random number to enable the client correlate a timestamp request with the response.</w:delText>
        </w:r>
        <w:bookmarkStart w:id="13608" w:name="_Toc10199525"/>
        <w:bookmarkEnd w:id="13608"/>
      </w:del>
    </w:p>
    <w:p w14:paraId="5A3BA7BA" w14:textId="053B70BF" w:rsidR="00564C22" w:rsidDel="00B33063" w:rsidRDefault="009B1AF1" w:rsidP="00564C22">
      <w:pPr>
        <w:pStyle w:val="berschrift4"/>
        <w:rPr>
          <w:del w:id="13609" w:author="Andreas Kuehne" w:date="2019-05-31T12:22:00Z"/>
        </w:rPr>
      </w:pPr>
      <w:del w:id="13610" w:author="Andreas Kuehne" w:date="2019-05-31T12:22:00Z">
        <w:r w:rsidDel="00B33063">
          <w:delText>OptionalInputsBase – JSON Syntax</w:delText>
        </w:r>
        <w:bookmarkStart w:id="13611" w:name="_Toc10199526"/>
        <w:bookmarkEnd w:id="13611"/>
      </w:del>
    </w:p>
    <w:p w14:paraId="3D9E6C81" w14:textId="7B54DA60" w:rsidR="00564C22" w:rsidRPr="4593A2D4" w:rsidDel="00B33063" w:rsidRDefault="009B1AF1" w:rsidP="00564C22">
      <w:pPr>
        <w:rPr>
          <w:del w:id="13612" w:author="Andreas Kuehne" w:date="2019-05-31T12:22:00Z"/>
        </w:rPr>
      </w:pPr>
      <w:del w:id="1361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OptionalInputsBase</w:delText>
        </w:r>
        <w:r w:rsidRPr="002062A5" w:rsidDel="00B33063">
          <w:rPr>
            <w:rFonts w:eastAsia="Arial" w:cs="Arial"/>
            <w:sz w:val="22"/>
            <w:szCs w:val="22"/>
          </w:rPr>
          <w:delText xml:space="preserve"> is abstract and therefore has no JSON definition.</w:delText>
        </w:r>
        <w:bookmarkStart w:id="13614" w:name="_Toc10199527"/>
        <w:bookmarkEnd w:id="13614"/>
      </w:del>
    </w:p>
    <w:p w14:paraId="01B553DA" w14:textId="014A832C" w:rsidR="00564C22" w:rsidDel="00B33063" w:rsidRDefault="00564C22" w:rsidP="00564C22">
      <w:pPr>
        <w:rPr>
          <w:del w:id="13615" w:author="Andreas Kuehne" w:date="2019-05-31T12:22:00Z"/>
        </w:rPr>
      </w:pPr>
      <w:bookmarkStart w:id="13616" w:name="_Toc10199528"/>
      <w:bookmarkEnd w:id="13616"/>
    </w:p>
    <w:p w14:paraId="245E9482" w14:textId="13A281B6" w:rsidR="00564C22" w:rsidDel="00B33063" w:rsidRDefault="009B1AF1" w:rsidP="00564C22">
      <w:pPr>
        <w:pStyle w:val="berschrift4"/>
        <w:rPr>
          <w:del w:id="13617" w:author="Andreas Kuehne" w:date="2019-05-31T12:22:00Z"/>
        </w:rPr>
      </w:pPr>
      <w:del w:id="13618" w:author="Andreas Kuehne" w:date="2019-05-31T12:22:00Z">
        <w:r w:rsidDel="00B33063">
          <w:delText>OptionalInputsBase – XML Syntax</w:delText>
        </w:r>
        <w:bookmarkStart w:id="13619" w:name="_Toc10199529"/>
        <w:bookmarkEnd w:id="13619"/>
      </w:del>
    </w:p>
    <w:p w14:paraId="5B740F8D" w14:textId="1255E5D9" w:rsidR="00564C22" w:rsidRPr="5404FA76" w:rsidDel="00B33063" w:rsidRDefault="009B1AF1" w:rsidP="00564C22">
      <w:pPr>
        <w:rPr>
          <w:del w:id="13620" w:author="Andreas Kuehne" w:date="2019-05-31T12:22:00Z"/>
        </w:rPr>
      </w:pPr>
      <w:del w:id="1362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OptionalInputsBase</w:delText>
        </w:r>
        <w:r w:rsidDel="00B33063">
          <w:delText xml:space="preserve"> </w:delText>
        </w:r>
        <w:r w:rsidRPr="005A6FFD" w:rsidDel="00B33063">
          <w:delText>component.</w:delText>
        </w:r>
        <w:bookmarkStart w:id="13622" w:name="_Toc10199530"/>
        <w:bookmarkEnd w:id="13622"/>
      </w:del>
    </w:p>
    <w:p w14:paraId="0E857A47" w14:textId="6894B49F" w:rsidR="00564C22" w:rsidDel="00B33063" w:rsidRDefault="009B1AF1" w:rsidP="00564C22">
      <w:pPr>
        <w:rPr>
          <w:del w:id="13623" w:author="Andreas Kuehne" w:date="2019-05-31T12:22:00Z"/>
        </w:rPr>
      </w:pPr>
      <w:del w:id="1362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625" w:name="_Toc10199531"/>
        <w:bookmarkEnd w:id="13625"/>
      </w:del>
    </w:p>
    <w:p w14:paraId="31B0B868" w14:textId="5DE0A5AA" w:rsidR="00564C22" w:rsidDel="00B33063" w:rsidRDefault="009B1AF1" w:rsidP="00564C22">
      <w:pPr>
        <w:pStyle w:val="Code"/>
        <w:rPr>
          <w:del w:id="13626" w:author="Andreas Kuehne" w:date="2019-05-31T12:22:00Z"/>
        </w:rPr>
      </w:pPr>
      <w:del w:id="1362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628" w:name="_Toc10199532"/>
        <w:bookmarkEnd w:id="13628"/>
      </w:del>
    </w:p>
    <w:p w14:paraId="639F339D" w14:textId="562F29BD" w:rsidR="00564C22" w:rsidDel="00B33063" w:rsidRDefault="009B1AF1" w:rsidP="00564C22">
      <w:pPr>
        <w:pStyle w:val="Code"/>
        <w:rPr>
          <w:del w:id="13629" w:author="Andreas Kuehne" w:date="2019-05-31T12:22:00Z"/>
        </w:rPr>
      </w:pPr>
      <w:del w:id="13630" w:author="Andreas Kuehne" w:date="2019-05-31T12:22:00Z">
        <w:r w:rsidDel="00B33063">
          <w:rPr>
            <w:color w:val="31849B" w:themeColor="accent5" w:themeShade="BF"/>
          </w:rPr>
          <w:delText xml:space="preserve">  &lt;xs:complexContent&gt;</w:delText>
        </w:r>
        <w:bookmarkStart w:id="13631" w:name="_Toc10199533"/>
        <w:bookmarkEnd w:id="13631"/>
      </w:del>
    </w:p>
    <w:p w14:paraId="6D8BF2F6" w14:textId="4688D946" w:rsidR="00564C22" w:rsidDel="00B33063" w:rsidRDefault="009B1AF1" w:rsidP="00564C22">
      <w:pPr>
        <w:pStyle w:val="Code"/>
        <w:rPr>
          <w:del w:id="13632" w:author="Andreas Kuehne" w:date="2019-05-31T12:22:00Z"/>
        </w:rPr>
      </w:pPr>
      <w:del w:id="13633"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dsb:OptionalInputsType</w:delText>
        </w:r>
        <w:r w:rsidDel="00B33063">
          <w:rPr>
            <w:color w:val="943634" w:themeColor="accent2" w:themeShade="BF"/>
          </w:rPr>
          <w:delText>"</w:delText>
        </w:r>
        <w:r w:rsidDel="00B33063">
          <w:rPr>
            <w:color w:val="31849B" w:themeColor="accent5" w:themeShade="BF"/>
          </w:rPr>
          <w:delText>&gt;</w:delText>
        </w:r>
        <w:bookmarkStart w:id="13634" w:name="_Toc10199534"/>
        <w:bookmarkEnd w:id="13634"/>
      </w:del>
    </w:p>
    <w:p w14:paraId="2CF4BAE8" w14:textId="3C9B8849" w:rsidR="00564C22" w:rsidDel="00B33063" w:rsidRDefault="009B1AF1" w:rsidP="00564C22">
      <w:pPr>
        <w:pStyle w:val="Code"/>
        <w:rPr>
          <w:del w:id="13635" w:author="Andreas Kuehne" w:date="2019-05-31T12:22:00Z"/>
        </w:rPr>
      </w:pPr>
      <w:del w:id="13636" w:author="Andreas Kuehne" w:date="2019-05-31T12:22:00Z">
        <w:r w:rsidDel="00B33063">
          <w:rPr>
            <w:color w:val="31849B" w:themeColor="accent5" w:themeShade="BF"/>
          </w:rPr>
          <w:delText xml:space="preserve">      &lt;xs:sequence&gt;</w:delText>
        </w:r>
        <w:bookmarkStart w:id="13637" w:name="_Toc10199535"/>
        <w:bookmarkEnd w:id="13637"/>
      </w:del>
    </w:p>
    <w:p w14:paraId="43B333B8" w14:textId="4A933E8B" w:rsidR="00564C22" w:rsidDel="00B33063" w:rsidRDefault="009B1AF1" w:rsidP="00564C22">
      <w:pPr>
        <w:pStyle w:val="Code"/>
        <w:rPr>
          <w:del w:id="13638" w:author="Andreas Kuehne" w:date="2019-05-31T12:22:00Z"/>
        </w:rPr>
      </w:pPr>
      <w:del w:id="136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40" w:name="_Toc10199536"/>
        <w:bookmarkEnd w:id="13640"/>
      </w:del>
    </w:p>
    <w:p w14:paraId="4CD3E0BA" w14:textId="305DFB54" w:rsidR="00564C22" w:rsidDel="00B33063" w:rsidRDefault="009B1AF1" w:rsidP="00564C22">
      <w:pPr>
        <w:pStyle w:val="Code"/>
        <w:rPr>
          <w:del w:id="13641" w:author="Andreas Kuehne" w:date="2019-05-31T12:22:00Z"/>
        </w:rPr>
      </w:pPr>
      <w:del w:id="136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43" w:name="_Toc10199537"/>
        <w:bookmarkEnd w:id="13643"/>
      </w:del>
    </w:p>
    <w:p w14:paraId="776112F6" w14:textId="1816FF4A" w:rsidR="00564C22" w:rsidDel="00B33063" w:rsidRDefault="009B1AF1" w:rsidP="00564C22">
      <w:pPr>
        <w:pStyle w:val="Code"/>
        <w:rPr>
          <w:del w:id="13644" w:author="Andreas Kuehne" w:date="2019-05-31T12:22:00Z"/>
        </w:rPr>
      </w:pPr>
      <w:del w:id="136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AddTimestamp</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46" w:name="_Toc10199538"/>
        <w:bookmarkEnd w:id="13646"/>
      </w:del>
    </w:p>
    <w:p w14:paraId="62216DF0" w14:textId="43E89F43" w:rsidR="00564C22" w:rsidDel="00B33063" w:rsidRDefault="009B1AF1" w:rsidP="00564C22">
      <w:pPr>
        <w:pStyle w:val="Code"/>
        <w:rPr>
          <w:del w:id="13647" w:author="Andreas Kuehne" w:date="2019-05-31T12:22:00Z"/>
        </w:rPr>
      </w:pPr>
      <w:del w:id="1364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EnforceAsynchronousProcessing</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49" w:name="_Toc10199539"/>
        <w:bookmarkEnd w:id="13649"/>
      </w:del>
    </w:p>
    <w:p w14:paraId="378372B8" w14:textId="6460D5E1" w:rsidR="00564C22" w:rsidDel="00B33063" w:rsidRDefault="009B1AF1" w:rsidP="00564C22">
      <w:pPr>
        <w:pStyle w:val="Code"/>
        <w:rPr>
          <w:del w:id="13650" w:author="Andreas Kuehne" w:date="2019-05-31T12:22:00Z"/>
        </w:rPr>
      </w:pPr>
      <w:del w:id="136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Nonce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52" w:name="_Toc10199540"/>
        <w:bookmarkEnd w:id="13652"/>
      </w:del>
    </w:p>
    <w:p w14:paraId="48D4D136" w14:textId="5269F7FE" w:rsidR="00564C22" w:rsidDel="00B33063" w:rsidRDefault="009B1AF1" w:rsidP="00564C22">
      <w:pPr>
        <w:pStyle w:val="Code"/>
        <w:rPr>
          <w:del w:id="13653" w:author="Andreas Kuehne" w:date="2019-05-31T12:22:00Z"/>
        </w:rPr>
      </w:pPr>
      <w:del w:id="13654" w:author="Andreas Kuehne" w:date="2019-05-31T12:22:00Z">
        <w:r w:rsidDel="00B33063">
          <w:rPr>
            <w:color w:val="31849B" w:themeColor="accent5" w:themeShade="BF"/>
          </w:rPr>
          <w:delText xml:space="preserve">      &lt;/xs:sequence&gt;</w:delText>
        </w:r>
        <w:bookmarkStart w:id="13655" w:name="_Toc10199541"/>
        <w:bookmarkEnd w:id="13655"/>
      </w:del>
    </w:p>
    <w:p w14:paraId="276AF2B0" w14:textId="467528B7" w:rsidR="00564C22" w:rsidDel="00B33063" w:rsidRDefault="009B1AF1" w:rsidP="00564C22">
      <w:pPr>
        <w:pStyle w:val="Code"/>
        <w:rPr>
          <w:del w:id="13656" w:author="Andreas Kuehne" w:date="2019-05-31T12:22:00Z"/>
        </w:rPr>
      </w:pPr>
      <w:del w:id="13657" w:author="Andreas Kuehne" w:date="2019-05-31T12:22:00Z">
        <w:r w:rsidDel="00B33063">
          <w:rPr>
            <w:color w:val="31849B" w:themeColor="accent5" w:themeShade="BF"/>
          </w:rPr>
          <w:delText xml:space="preserve">    &lt;/xs:extension&gt;</w:delText>
        </w:r>
        <w:bookmarkStart w:id="13658" w:name="_Toc10199542"/>
        <w:bookmarkEnd w:id="13658"/>
      </w:del>
    </w:p>
    <w:p w14:paraId="4CED1D42" w14:textId="197DEA2A" w:rsidR="00564C22" w:rsidDel="00B33063" w:rsidRDefault="009B1AF1" w:rsidP="00564C22">
      <w:pPr>
        <w:pStyle w:val="Code"/>
        <w:rPr>
          <w:del w:id="13659" w:author="Andreas Kuehne" w:date="2019-05-31T12:22:00Z"/>
        </w:rPr>
      </w:pPr>
      <w:del w:id="13660" w:author="Andreas Kuehne" w:date="2019-05-31T12:22:00Z">
        <w:r w:rsidDel="00B33063">
          <w:rPr>
            <w:color w:val="31849B" w:themeColor="accent5" w:themeShade="BF"/>
          </w:rPr>
          <w:delText xml:space="preserve">  &lt;/xs:complexContent&gt;</w:delText>
        </w:r>
        <w:bookmarkStart w:id="13661" w:name="_Toc10199543"/>
        <w:bookmarkEnd w:id="13661"/>
      </w:del>
    </w:p>
    <w:p w14:paraId="3F884637" w14:textId="554A7C79" w:rsidR="00564C22" w:rsidDel="00B33063" w:rsidRDefault="009B1AF1" w:rsidP="00564C22">
      <w:pPr>
        <w:pStyle w:val="Code"/>
        <w:rPr>
          <w:del w:id="13662" w:author="Andreas Kuehne" w:date="2019-05-31T12:22:00Z"/>
        </w:rPr>
      </w:pPr>
      <w:del w:id="13663" w:author="Andreas Kuehne" w:date="2019-05-31T12:22:00Z">
        <w:r w:rsidDel="00B33063">
          <w:rPr>
            <w:color w:val="31849B" w:themeColor="accent5" w:themeShade="BF"/>
          </w:rPr>
          <w:delText>&lt;/xs:complexType&gt;</w:delText>
        </w:r>
        <w:bookmarkStart w:id="13664" w:name="_Toc10199544"/>
        <w:bookmarkEnd w:id="13664"/>
      </w:del>
    </w:p>
    <w:p w14:paraId="69FA92A1" w14:textId="799733E9" w:rsidR="00564C22" w:rsidDel="00B33063" w:rsidRDefault="009B1AF1" w:rsidP="00564C22">
      <w:pPr>
        <w:spacing w:line="259" w:lineRule="auto"/>
        <w:rPr>
          <w:del w:id="13665" w:author="Andreas Kuehne" w:date="2019-05-31T12:22:00Z"/>
        </w:rPr>
      </w:pPr>
      <w:del w:id="1366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OptionalInputsBaseType</w:delText>
        </w:r>
        <w:r w:rsidRPr="71C71F8C" w:rsidDel="00B33063">
          <w:delText xml:space="preserve"> </w:delText>
        </w:r>
        <w:r w:rsidDel="00B33063">
          <w:delText xml:space="preserve">XML element SHALL implement in XML syntax the sub-component that has a name equal to its local name. </w:delText>
        </w:r>
        <w:bookmarkStart w:id="13667" w:name="_Toc10199545"/>
        <w:bookmarkEnd w:id="13667"/>
      </w:del>
    </w:p>
    <w:p w14:paraId="4CD824D9" w14:textId="39DB2FC1" w:rsidR="00564C22" w:rsidDel="00B33063" w:rsidRDefault="009B1AF1" w:rsidP="00564C22">
      <w:pPr>
        <w:pStyle w:val="berschrift3"/>
        <w:rPr>
          <w:del w:id="13668" w:author="Andreas Kuehne" w:date="2019-05-31T12:22:00Z"/>
        </w:rPr>
      </w:pPr>
      <w:bookmarkStart w:id="13669" w:name="_RefComp84D46F92"/>
      <w:del w:id="13670" w:author="Andreas Kuehne" w:date="2019-05-31T12:22:00Z">
        <w:r w:rsidDel="00B33063">
          <w:delText>Component OptionalInputsSign</w:delText>
        </w:r>
        <w:bookmarkStart w:id="13671" w:name="_Toc10199546"/>
        <w:bookmarkEnd w:id="13669"/>
        <w:bookmarkEnd w:id="13671"/>
      </w:del>
    </w:p>
    <w:p w14:paraId="1B0A6410" w14:textId="7C881ABE" w:rsidR="00564C22" w:rsidDel="00B33063" w:rsidRDefault="001725A5" w:rsidP="00564C22">
      <w:pPr>
        <w:rPr>
          <w:del w:id="13672" w:author="Andreas Kuehne" w:date="2019-05-31T12:22:00Z"/>
        </w:rPr>
      </w:pPr>
      <w:del w:id="13673"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OptionalInputsSign</w:delText>
        </w:r>
        <w:r w:rsidRPr="003A06D0" w:rsidDel="00B33063">
          <w:delText xml:space="preserve"> component defines a set of additional inputs associated with the processing of a signing </w:delText>
        </w:r>
        <w:r w:rsidR="005A05CB" w:rsidRPr="003A06D0" w:rsidDel="00B33063">
          <w:delText>request. The</w:delText>
        </w:r>
        <w:r w:rsidRPr="003A06D0" w:rsidDel="00B33063">
          <w:delText xml:space="preserve"> </w:delText>
        </w:r>
        <w:r w:rsidRPr="003A06D0" w:rsidDel="00B33063">
          <w:rPr>
            <w:rFonts w:ascii="Courier New" w:eastAsia="Courier New" w:hAnsi="Courier New" w:cs="Courier New"/>
            <w:lang w:val="en-GB"/>
          </w:rPr>
          <w:delText xml:space="preserve">OptionalInputsSign </w:delText>
        </w:r>
        <w:r w:rsidRPr="003A06D0" w:rsidDel="00B33063">
          <w:rPr>
            <w:rFonts w:eastAsia="Courier New"/>
            <w:lang w:val="en-GB"/>
          </w:rPr>
          <w:delText>component</w:delText>
        </w:r>
        <w:r w:rsidRPr="003A06D0" w:rsidDel="00B33063">
          <w:delText xml:space="preserve"> contains additional inputs associated with the processing of a signing request. Profiles MAY specify the allowed optional inputs and their default values. The definition of an optional input MAY include a default value, so that a client may omit the </w:delText>
        </w:r>
        <w:r w:rsidRPr="003A06D0" w:rsidDel="00B33063">
          <w:rPr>
            <w:rFonts w:ascii="Courier New" w:eastAsia="Courier New" w:hAnsi="Courier New" w:cs="Courier New"/>
            <w:lang w:val="en-GB"/>
          </w:rPr>
          <w:delText>OptionalInputsSign</w:delText>
        </w:r>
        <w:r w:rsidRPr="003A06D0" w:rsidDel="00B33063">
          <w:delText xml:space="preserve"> yet still get service from any profile-compliant DSS server.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3674" w:name="_Toc10199547"/>
        <w:bookmarkEnd w:id="13674"/>
      </w:del>
    </w:p>
    <w:p w14:paraId="78AD7B5F" w14:textId="2B4211EB" w:rsidR="00564C22" w:rsidDel="00B33063" w:rsidRDefault="009B1AF1" w:rsidP="00564C22">
      <w:pPr>
        <w:rPr>
          <w:del w:id="13675" w:author="Andreas Kuehne" w:date="2019-05-31T12:22:00Z"/>
        </w:rPr>
      </w:pPr>
      <w:del w:id="13676"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3677" w:name="_Toc10199548"/>
        <w:bookmarkEnd w:id="13677"/>
      </w:del>
    </w:p>
    <w:p w14:paraId="3262E93E" w14:textId="34ECAE64" w:rsidR="00564C22" w:rsidDel="00B33063" w:rsidRDefault="009B1AF1" w:rsidP="00564C22">
      <w:pPr>
        <w:rPr>
          <w:del w:id="13678" w:author="Andreas Kuehne" w:date="2019-05-31T12:22:00Z"/>
        </w:rPr>
      </w:pPr>
      <w:del w:id="13679" w:author="Andreas Kuehne" w:date="2019-05-31T12:22:00Z">
        <w:r w:rsidDel="00B33063">
          <w:delText>Below follows a list of the sub-components that constitute this component:</w:delText>
        </w:r>
        <w:bookmarkStart w:id="13680" w:name="_Toc10199549"/>
        <w:bookmarkEnd w:id="13680"/>
      </w:del>
    </w:p>
    <w:p w14:paraId="179AC193" w14:textId="1D281A5F" w:rsidR="00564C22" w:rsidDel="00B33063" w:rsidRDefault="009B1AF1" w:rsidP="00564C22">
      <w:pPr>
        <w:pStyle w:val="Member"/>
        <w:rPr>
          <w:del w:id="13681" w:author="Andreas Kuehne" w:date="2019-05-31T12:22:00Z"/>
        </w:rPr>
      </w:pPr>
      <w:del w:id="13682" w:author="Andreas Kuehne" w:date="2019-05-31T12:22:00Z">
        <w:r w:rsidDel="00B33063">
          <w:delText xml:space="preserve">The OPTIONAL </w:delText>
        </w:r>
        <w:r w:rsidRPr="35C1378D" w:rsidDel="00B33063">
          <w:rPr>
            <w:rStyle w:val="Datatype"/>
          </w:rPr>
          <w:delText>SignatureType</w:delText>
        </w:r>
        <w:r w:rsidDel="00B33063">
          <w:delText xml:space="preserve"> element, if present, MUST contain a URI. </w:delText>
        </w:r>
        <w:r w:rsidRPr="003A06D0" w:rsidDel="00B33063">
          <w:delText xml:space="preserve">The </w:delText>
        </w:r>
        <w:r w:rsidRPr="003A06D0" w:rsidDel="00B33063">
          <w:rPr>
            <w:rStyle w:val="Datatype"/>
            <w:lang w:val="en-GB"/>
          </w:rPr>
          <w:delText>SignatureType</w:delText>
        </w:r>
        <w:r w:rsidRPr="003A06D0" w:rsidDel="00B33063">
          <w:delText xml:space="preserve"> element indicates the type of signature or timestamp to produce (such as a XML signature, a XML timestamp, a RFC 3161 timestamp, a CMS signature, etc.). See section 7.1 for some URI references that MAY be used as the value of this element.</w:delText>
        </w:r>
        <w:bookmarkStart w:id="13683" w:name="_Toc10199550"/>
        <w:bookmarkEnd w:id="13683"/>
      </w:del>
    </w:p>
    <w:p w14:paraId="2700D3E9" w14:textId="2ECB7FF4" w:rsidR="00564C22" w:rsidDel="00B33063" w:rsidRDefault="009B1AF1" w:rsidP="00564C22">
      <w:pPr>
        <w:pStyle w:val="Member"/>
        <w:rPr>
          <w:del w:id="13684" w:author="Andreas Kuehne" w:date="2019-05-31T12:22:00Z"/>
        </w:rPr>
      </w:pPr>
      <w:del w:id="13685" w:author="Andreas Kuehne" w:date="2019-05-31T12:22:00Z">
        <w:r w:rsidDel="00B33063">
          <w:delText xml:space="preserve">The OPTIONAL </w:delText>
        </w:r>
        <w:r w:rsidRPr="35C1378D" w:rsidDel="00B33063">
          <w:rPr>
            <w:rStyle w:val="Datatype"/>
          </w:rPr>
          <w:delText>IntendedAudience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_RefCompCA0B0FDF \r \h </w:delInstrText>
        </w:r>
        <w:r w:rsidDel="00B33063">
          <w:fldChar w:fldCharType="separate"/>
        </w:r>
        <w:r w:rsidDel="00B33063">
          <w:rPr>
            <w:rStyle w:val="Datatype"/>
            <w:rFonts w:eastAsia="Courier New" w:cs="Courier New"/>
          </w:rPr>
          <w:delText>IntendedAudience</w:delText>
        </w:r>
        <w:r w:rsidDel="00B33063">
          <w:fldChar w:fldCharType="end"/>
        </w:r>
        <w:r w:rsidDel="00B33063">
          <w:delText xml:space="preserve">. </w:delText>
        </w:r>
        <w:r w:rsidRPr="003A06D0" w:rsidDel="00B33063">
          <w:delText>This element gives a hint regarding the target audience of the requested signature.</w:delText>
        </w:r>
        <w:bookmarkStart w:id="13686" w:name="_Toc10199551"/>
        <w:bookmarkEnd w:id="13686"/>
      </w:del>
    </w:p>
    <w:p w14:paraId="65CE4B43" w14:textId="5DFF8691" w:rsidR="00564C22" w:rsidDel="00B33063" w:rsidRDefault="009B1AF1" w:rsidP="00564C22">
      <w:pPr>
        <w:pStyle w:val="Member"/>
        <w:rPr>
          <w:del w:id="13687" w:author="Andreas Kuehne" w:date="2019-05-31T12:22:00Z"/>
        </w:rPr>
      </w:pPr>
      <w:del w:id="13688" w:author="Andreas Kuehne" w:date="2019-05-31T12:22:00Z">
        <w:r w:rsidDel="00B33063">
          <w:delText xml:space="preserve">The OPTIONAL </w:delText>
        </w:r>
        <w:r w:rsidRPr="35C1378D" w:rsidDel="00B33063">
          <w:rPr>
            <w:rStyle w:val="Datatype"/>
          </w:rPr>
          <w:delText>KeySelector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_RefCompA7F4B833 \r \h </w:delInstrText>
        </w:r>
        <w:r w:rsidDel="00B33063">
          <w:fldChar w:fldCharType="separate"/>
        </w:r>
        <w:r w:rsidDel="00B33063">
          <w:rPr>
            <w:rStyle w:val="Datatype"/>
            <w:rFonts w:eastAsia="Courier New" w:cs="Courier New"/>
          </w:rPr>
          <w:delText>KeySelector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 xml:space="preserve">KeySelector </w:delText>
        </w:r>
        <w:r w:rsidRPr="003A06D0" w:rsidDel="00B33063">
          <w:delText xml:space="preserve">provides details which key or sets of keys the client is expecting to be used. </w:delText>
        </w:r>
        <w:bookmarkStart w:id="13689" w:name="_Toc10199552"/>
        <w:bookmarkEnd w:id="13689"/>
      </w:del>
    </w:p>
    <w:p w14:paraId="362A3D54" w14:textId="2F8325D5" w:rsidR="00564C22" w:rsidDel="00B33063" w:rsidRDefault="009B1AF1" w:rsidP="00564C22">
      <w:pPr>
        <w:pStyle w:val="Member"/>
        <w:rPr>
          <w:del w:id="13690" w:author="Andreas Kuehne" w:date="2019-05-31T12:22:00Z"/>
        </w:rPr>
      </w:pPr>
      <w:del w:id="13691" w:author="Andreas Kuehne" w:date="2019-05-31T12:22:00Z">
        <w:r w:rsidDel="00B33063">
          <w:delText xml:space="preserve">The OPTIONAL </w:delText>
        </w:r>
        <w:r w:rsidRPr="35C1378D" w:rsidDel="00B33063">
          <w:rPr>
            <w:rStyle w:val="Datatype"/>
          </w:rPr>
          <w:delText>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_RefComp4FDBD855 \r \h </w:delInstrText>
        </w:r>
        <w:r w:rsidDel="00B33063">
          <w:fldChar w:fldCharType="separate"/>
        </w:r>
        <w:r w:rsidDel="00B33063">
          <w:rPr>
            <w:rStyle w:val="Datatype"/>
            <w:rFonts w:eastAsia="Courier New" w:cs="Courier New"/>
          </w:rPr>
          <w:delText>PropertiesHolder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Properties</w:delText>
        </w:r>
        <w:r w:rsidRPr="003A06D0" w:rsidDel="00B33063">
          <w:delTex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delText>
        </w:r>
        <w:bookmarkStart w:id="13692" w:name="_Toc10199553"/>
        <w:bookmarkEnd w:id="13692"/>
      </w:del>
    </w:p>
    <w:p w14:paraId="0D7FA040" w14:textId="3D69DAC9" w:rsidR="00564C22" w:rsidDel="00B33063" w:rsidRDefault="009B1AF1" w:rsidP="00564C22">
      <w:pPr>
        <w:pStyle w:val="Member"/>
        <w:rPr>
          <w:del w:id="13693" w:author="Andreas Kuehne" w:date="2019-05-31T12:22:00Z"/>
        </w:rPr>
      </w:pPr>
      <w:del w:id="13694" w:author="Andreas Kuehne" w:date="2019-05-31T12:22:00Z">
        <w:r w:rsidDel="00B33063">
          <w:delText xml:space="preserve">The OPTIONAL </w:delText>
        </w:r>
        <w:r w:rsidRPr="35C1378D" w:rsidDel="00B33063">
          <w:rPr>
            <w:rStyle w:val="Datatype"/>
          </w:rPr>
          <w:delText>IncludeObject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_RefCompDAECD6A5 \r \h </w:delInstrText>
        </w:r>
        <w:r w:rsidDel="00B33063">
          <w:fldChar w:fldCharType="separate"/>
        </w:r>
        <w:r w:rsidDel="00B33063">
          <w:rPr>
            <w:rStyle w:val="Datatype"/>
            <w:rFonts w:eastAsia="Courier New" w:cs="Courier New"/>
          </w:rPr>
          <w:delText>IncludeObject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IncludeObject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enveloping signature.</w:delText>
        </w:r>
        <w:bookmarkStart w:id="13695" w:name="_Toc10199554"/>
        <w:bookmarkEnd w:id="13695"/>
      </w:del>
    </w:p>
    <w:p w14:paraId="74337DD4" w14:textId="61A9218E" w:rsidR="00564C22" w:rsidDel="00B33063" w:rsidRDefault="009B1AF1" w:rsidP="00564C22">
      <w:pPr>
        <w:pStyle w:val="Member"/>
        <w:rPr>
          <w:del w:id="13696" w:author="Andreas Kuehne" w:date="2019-05-31T12:22:00Z"/>
        </w:rPr>
      </w:pPr>
      <w:del w:id="13697" w:author="Andreas Kuehne" w:date="2019-05-31T12:22:00Z">
        <w:r w:rsidDel="00B33063">
          <w:delText xml:space="preserve">The OPTIONAL </w:delText>
        </w:r>
        <w:r w:rsidRPr="35C1378D" w:rsidDel="00B33063">
          <w:rPr>
            <w:rStyle w:val="Datatype"/>
          </w:rPr>
          <w:delText>IncludeEContent</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If the value of the </w:delText>
        </w:r>
        <w:r w:rsidRPr="003A06D0" w:rsidDel="00B33063">
          <w:rPr>
            <w:rStyle w:val="Datatype"/>
            <w:lang w:val="en-GB"/>
          </w:rPr>
          <w:delText>IncludeEContent</w:delText>
        </w:r>
        <w:r w:rsidRPr="003A06D0" w:rsidDel="00B33063">
          <w:delText xml:space="preserve"> is </w:delText>
        </w:r>
        <w:r w:rsidRPr="003A06D0" w:rsidDel="00B33063">
          <w:rPr>
            <w:rStyle w:val="Datatype"/>
            <w:lang w:val="en-GB"/>
          </w:rPr>
          <w:delText xml:space="preserve">‘true’ </w:delText>
        </w:r>
        <w:r w:rsidRPr="003A06D0" w:rsidDel="00B33063">
          <w:delText>a CMS signature includes enveloped (or ‘encapsulated’) content.</w:delText>
        </w:r>
        <w:bookmarkStart w:id="13698" w:name="_Toc10199555"/>
        <w:bookmarkEnd w:id="13698"/>
      </w:del>
    </w:p>
    <w:p w14:paraId="766F3243" w14:textId="44E572D2" w:rsidR="00564C22" w:rsidDel="00B33063" w:rsidRDefault="009B1AF1" w:rsidP="00564C22">
      <w:pPr>
        <w:pStyle w:val="Member"/>
        <w:rPr>
          <w:del w:id="13699" w:author="Andreas Kuehne" w:date="2019-05-31T12:22:00Z"/>
        </w:rPr>
      </w:pPr>
      <w:del w:id="13700" w:author="Andreas Kuehne" w:date="2019-05-31T12:22:00Z">
        <w:r w:rsidDel="00B33063">
          <w:delText xml:space="preserve">The OPTIONAL </w:delText>
        </w:r>
        <w:r w:rsidRPr="35C1378D" w:rsidDel="00B33063">
          <w:rPr>
            <w:rStyle w:val="Datatype"/>
          </w:rPr>
          <w:delText>SignaturePlacement</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_RefCompB8907B72 \r \h </w:delInstrText>
        </w:r>
        <w:r w:rsidDel="00B33063">
          <w:fldChar w:fldCharType="separate"/>
        </w:r>
        <w:r w:rsidDel="00B33063">
          <w:rPr>
            <w:rStyle w:val="Datatype"/>
            <w:rFonts w:eastAsia="Courier New" w:cs="Courier New"/>
          </w:rPr>
          <w:delText>SignaturePlacement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SignaturePlacement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enveloped signature placed within a document. The resulting document with the enveloped signature is placed in the optional output </w:delText>
        </w:r>
        <w:r w:rsidRPr="003A06D0" w:rsidDel="00B33063">
          <w:rPr>
            <w:rStyle w:val="Datatype"/>
            <w:lang w:val="en-GB"/>
          </w:rPr>
          <w:delText>DocumentWithSignature</w:delText>
        </w:r>
        <w:r w:rsidRPr="003A06D0" w:rsidDel="00B33063">
          <w:delText>.</w:delText>
        </w:r>
        <w:bookmarkStart w:id="13701" w:name="_Toc10199556"/>
        <w:bookmarkEnd w:id="13701"/>
      </w:del>
    </w:p>
    <w:p w14:paraId="22E8251C" w14:textId="100D86FA" w:rsidR="00564C22" w:rsidDel="00B33063" w:rsidRDefault="009B1AF1" w:rsidP="00564C22">
      <w:pPr>
        <w:pStyle w:val="Member"/>
        <w:rPr>
          <w:del w:id="13702" w:author="Andreas Kuehne" w:date="2019-05-31T12:22:00Z"/>
        </w:rPr>
      </w:pPr>
      <w:del w:id="13703" w:author="Andreas Kuehne" w:date="2019-05-31T12:22:00Z">
        <w:r w:rsidDel="00B33063">
          <w:delText xml:space="preserve">The OPTIONAL </w:delText>
        </w:r>
        <w:r w:rsidRPr="35C1378D" w:rsidDel="00B33063">
          <w:rPr>
            <w:rStyle w:val="Datatype"/>
          </w:rPr>
          <w:delText>SignedReferences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_RefComp3A028835 \r \h </w:delInstrText>
        </w:r>
        <w:r w:rsidDel="00B33063">
          <w:fldChar w:fldCharType="separate"/>
        </w:r>
        <w:r w:rsidDel="00B33063">
          <w:rPr>
            <w:rStyle w:val="Datatype"/>
            <w:rFonts w:eastAsia="Courier New" w:cs="Courier New"/>
          </w:rPr>
          <w:delText>SignedReferences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SignedReferences</w:delText>
        </w:r>
        <w:r w:rsidRPr="003A06D0" w:rsidDel="00B33063">
          <w:delText xml:space="preserve"> element gives the client greater control over how the &lt;ds:Reference&gt; elements of a </w:delText>
        </w:r>
        <w:r w:rsidR="005A05CB" w:rsidRPr="003A06D0" w:rsidDel="00B33063">
          <w:delText>XMLDSig</w:delText>
        </w:r>
        <w:r w:rsidRPr="003A06D0" w:rsidDel="00B33063">
          <w:delText xml:space="preserve"> signature are formed.</w:delText>
        </w:r>
        <w:bookmarkStart w:id="13704" w:name="_Toc10199557"/>
        <w:bookmarkEnd w:id="13704"/>
      </w:del>
    </w:p>
    <w:p w14:paraId="3EE464E2" w14:textId="1E119699" w:rsidR="00564C22" w:rsidDel="00B33063" w:rsidRDefault="009B1AF1" w:rsidP="00564C22">
      <w:pPr>
        <w:pStyle w:val="Member"/>
        <w:rPr>
          <w:del w:id="13705" w:author="Andreas Kuehne" w:date="2019-05-31T12:22:00Z"/>
        </w:rPr>
      </w:pPr>
      <w:del w:id="13706" w:author="Andreas Kuehne" w:date="2019-05-31T12:22:00Z">
        <w:r w:rsidDel="00B33063">
          <w:delText xml:space="preserve">The OPTIONAL </w:delText>
        </w:r>
        <w:r w:rsidRPr="35C1378D" w:rsidDel="00B33063">
          <w:rPr>
            <w:rStyle w:val="Datatype"/>
          </w:rPr>
          <w:delText>SignatureAlgorithm</w:delText>
        </w:r>
        <w:r w:rsidDel="00B33063">
          <w:delText xml:space="preserve"> element, if present, MUST contain a string. </w:delText>
        </w:r>
        <w:r w:rsidRPr="003A06D0" w:rsidDel="00B33063">
          <w:delText xml:space="preserve">The </w:delText>
        </w:r>
        <w:r w:rsidRPr="003A06D0" w:rsidDel="00B33063">
          <w:rPr>
            <w:rStyle w:val="Datatype"/>
            <w:lang w:val="en-GB"/>
          </w:rPr>
          <w:delText>SignatureAlgorithm</w:delText>
        </w:r>
        <w:r w:rsidRPr="003A06D0" w:rsidDel="00B33063">
          <w:delText xml:space="preserve"> element MAY be used to request a specific signing algorithm. This may be useful to narrow down the set of algorithms the server may apply. Support for specific signature algorithms may change over time and the use of other input elements, especially </w:delText>
        </w:r>
        <w:r w:rsidRPr="003A06D0" w:rsidDel="00B33063">
          <w:rPr>
            <w:rStyle w:val="Datatype"/>
            <w:lang w:val="en-GB"/>
          </w:rPr>
          <w:delText>Profile</w:delText>
        </w:r>
        <w:r w:rsidRPr="003A06D0" w:rsidDel="00B33063">
          <w:delText xml:space="preserve"> and </w:delText>
        </w:r>
        <w:r w:rsidRPr="003A06D0" w:rsidDel="00B33063">
          <w:rPr>
            <w:rStyle w:val="Datatype"/>
            <w:lang w:val="en-GB"/>
          </w:rPr>
          <w:delText>ServicePolicy</w:delText>
        </w:r>
        <w:r w:rsidRPr="003A06D0" w:rsidDel="00B33063">
          <w:delText xml:space="preserve">. The use of the </w:delText>
        </w:r>
        <w:r w:rsidRPr="003A06D0" w:rsidDel="00B33063">
          <w:rPr>
            <w:rStyle w:val="Datatype"/>
            <w:lang w:val="en-GB"/>
          </w:rPr>
          <w:delText>SignatureAlgorithm</w:delText>
        </w:r>
        <w:r w:rsidRPr="003A06D0" w:rsidDel="00B33063">
          <w:delText xml:space="preserve"> value is context specific, maybe different when requesting a CMS or XML signature. </w:delText>
        </w:r>
        <w:bookmarkStart w:id="13707" w:name="_Toc10199558"/>
        <w:bookmarkEnd w:id="13707"/>
      </w:del>
    </w:p>
    <w:p w14:paraId="5AFF1767" w14:textId="3426EEC6" w:rsidR="00564C22" w:rsidDel="00B33063" w:rsidRDefault="009B1AF1" w:rsidP="00564C22">
      <w:pPr>
        <w:pStyle w:val="Member"/>
        <w:rPr>
          <w:del w:id="13708" w:author="Andreas Kuehne" w:date="2019-05-31T12:22:00Z"/>
        </w:rPr>
      </w:pPr>
      <w:del w:id="13709" w:author="Andreas Kuehne" w:date="2019-05-31T12:22:00Z">
        <w:r w:rsidDel="00B33063">
          <w:delText xml:space="preserve">The OPTIONAL </w:delText>
        </w:r>
        <w:r w:rsidRPr="35C1378D" w:rsidDel="00B33063">
          <w:rPr>
            <w:rStyle w:val="Datatype"/>
          </w:rPr>
          <w:delText>SignatureQualityLevel</w:delText>
        </w:r>
        <w:r w:rsidDel="00B33063">
          <w:delText xml:space="preserve"> element, if present, MUST contain a URI. </w:delText>
        </w:r>
        <w:r w:rsidRPr="003A06D0" w:rsidDel="00B33063">
          <w:delTex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delText>
        </w:r>
        <w:bookmarkStart w:id="13710" w:name="_Toc10199559"/>
        <w:bookmarkEnd w:id="13710"/>
      </w:del>
    </w:p>
    <w:p w14:paraId="0731BA71" w14:textId="08A208C6" w:rsidR="00564C22" w:rsidDel="00B33063" w:rsidRDefault="009B1AF1" w:rsidP="00564C22">
      <w:pPr>
        <w:pStyle w:val="berschrift4"/>
        <w:rPr>
          <w:del w:id="13711" w:author="Andreas Kuehne" w:date="2019-05-31T12:22:00Z"/>
        </w:rPr>
      </w:pPr>
      <w:del w:id="13712" w:author="Andreas Kuehne" w:date="2019-05-31T12:22:00Z">
        <w:r w:rsidDel="00B33063">
          <w:delText>OptionalInputsSign – JSON Syntax</w:delText>
        </w:r>
        <w:bookmarkStart w:id="13713" w:name="_Toc10199560"/>
        <w:bookmarkEnd w:id="13713"/>
      </w:del>
    </w:p>
    <w:p w14:paraId="19CA235F" w14:textId="3D274519" w:rsidR="00564C22" w:rsidRPr="0248A3D1" w:rsidDel="00B33063" w:rsidRDefault="009B1AF1" w:rsidP="00564C22">
      <w:pPr>
        <w:rPr>
          <w:del w:id="13714" w:author="Andreas Kuehne" w:date="2019-05-31T12:22:00Z"/>
        </w:rPr>
      </w:pPr>
      <w:del w:id="1371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OptionalInputsSign</w:delText>
        </w:r>
        <w:r w:rsidDel="00B33063">
          <w:delText xml:space="preserve"> component.</w:delText>
        </w:r>
        <w:bookmarkStart w:id="13716" w:name="_Toc10199561"/>
        <w:bookmarkEnd w:id="13716"/>
      </w:del>
    </w:p>
    <w:p w14:paraId="7ABBAE54" w14:textId="0BF18A75" w:rsidR="00564C22" w:rsidRPr="C2430093" w:rsidDel="00B33063" w:rsidRDefault="009B1AF1" w:rsidP="00564C22">
      <w:pPr>
        <w:spacing w:line="259" w:lineRule="auto"/>
        <w:rPr>
          <w:del w:id="13717" w:author="Andreas Kuehne" w:date="2019-05-31T12:22:00Z"/>
          <w:rFonts w:eastAsia="Arial" w:cs="Arial"/>
          <w:sz w:val="22"/>
          <w:szCs w:val="22"/>
        </w:rPr>
      </w:pPr>
      <w:del w:id="1371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OptionalInputsSign</w:delText>
        </w:r>
        <w:r w:rsidRPr="002062A5" w:rsidDel="00B33063">
          <w:rPr>
            <w:rFonts w:eastAsia="Arial" w:cs="Arial"/>
            <w:sz w:val="22"/>
            <w:szCs w:val="22"/>
          </w:rPr>
          <w:delText xml:space="preserve"> using JSON-specific names mapped as shown in the table below.</w:delText>
        </w:r>
        <w:bookmarkStart w:id="13719" w:name="_Toc10199562"/>
        <w:bookmarkEnd w:id="13719"/>
      </w:del>
    </w:p>
    <w:tbl>
      <w:tblPr>
        <w:tblStyle w:val="Gitternetztabelle1hell1"/>
        <w:tblW w:w="0" w:type="auto"/>
        <w:tblLook w:val="04A0" w:firstRow="1" w:lastRow="0" w:firstColumn="1" w:lastColumn="0" w:noHBand="0" w:noVBand="1"/>
      </w:tblPr>
      <w:tblGrid>
        <w:gridCol w:w="4675"/>
        <w:gridCol w:w="4675"/>
      </w:tblGrid>
      <w:tr w:rsidR="00564C22" w:rsidDel="00B33063" w14:paraId="180ADA6A" w14:textId="7BB67844" w:rsidTr="00564C22">
        <w:trPr>
          <w:cnfStyle w:val="100000000000" w:firstRow="1" w:lastRow="0" w:firstColumn="0" w:lastColumn="0" w:oddVBand="0" w:evenVBand="0" w:oddHBand="0" w:evenHBand="0" w:firstRowFirstColumn="0" w:firstRowLastColumn="0" w:lastRowFirstColumn="0" w:lastRowLastColumn="0"/>
          <w:del w:id="137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BBCE9" w14:textId="1DFB1AE4" w:rsidR="00564C22" w:rsidDel="00B33063" w:rsidRDefault="009B1AF1" w:rsidP="00564C22">
            <w:pPr>
              <w:pStyle w:val="Beschriftung"/>
              <w:rPr>
                <w:del w:id="13721" w:author="Andreas Kuehne" w:date="2019-05-31T12:22:00Z"/>
              </w:rPr>
            </w:pPr>
            <w:del w:id="13722" w:author="Andreas Kuehne" w:date="2019-05-31T12:22:00Z">
              <w:r w:rsidDel="00B33063">
                <w:delText>Element</w:delText>
              </w:r>
              <w:bookmarkStart w:id="13723" w:name="_Toc10199563"/>
              <w:bookmarkEnd w:id="13723"/>
            </w:del>
          </w:p>
        </w:tc>
        <w:tc>
          <w:tcPr>
            <w:tcW w:w="4675" w:type="dxa"/>
          </w:tcPr>
          <w:p w14:paraId="7C2AFBCD" w14:textId="41FF56E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724" w:author="Andreas Kuehne" w:date="2019-05-31T12:22:00Z"/>
              </w:rPr>
            </w:pPr>
            <w:del w:id="13725" w:author="Andreas Kuehne" w:date="2019-05-31T12:22:00Z">
              <w:r w:rsidDel="00B33063">
                <w:delText>Implementing JSON member name</w:delText>
              </w:r>
              <w:bookmarkStart w:id="13726" w:name="_Toc10199564"/>
              <w:bookmarkEnd w:id="13726"/>
            </w:del>
          </w:p>
        </w:tc>
        <w:bookmarkStart w:id="13727" w:name="_Toc10199565"/>
        <w:bookmarkEnd w:id="13727"/>
      </w:tr>
      <w:tr w:rsidR="00564C22" w:rsidDel="00B33063" w14:paraId="77C34A04" w14:textId="5582CB22" w:rsidTr="00564C22">
        <w:trPr>
          <w:del w:id="137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9E08F" w14:textId="46784881" w:rsidR="00564C22" w:rsidRPr="002062A5" w:rsidDel="00B33063" w:rsidRDefault="009B1AF1" w:rsidP="00564C22">
            <w:pPr>
              <w:pStyle w:val="Beschriftung"/>
              <w:rPr>
                <w:del w:id="13729" w:author="Andreas Kuehne" w:date="2019-05-31T12:22:00Z"/>
                <w:rStyle w:val="Datatype"/>
                <w:b w:val="0"/>
                <w:bCs w:val="0"/>
              </w:rPr>
            </w:pPr>
            <w:del w:id="13730" w:author="Andreas Kuehne" w:date="2019-05-31T12:22:00Z">
              <w:r w:rsidRPr="002062A5" w:rsidDel="00B33063">
                <w:rPr>
                  <w:rStyle w:val="Datatype"/>
                </w:rPr>
                <w:delText>SignatureType</w:delText>
              </w:r>
              <w:bookmarkStart w:id="13731" w:name="_Toc10199566"/>
              <w:bookmarkEnd w:id="13731"/>
            </w:del>
          </w:p>
        </w:tc>
        <w:tc>
          <w:tcPr>
            <w:tcW w:w="4675" w:type="dxa"/>
          </w:tcPr>
          <w:p w14:paraId="3FD8B5CD" w14:textId="18A38D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32" w:author="Andreas Kuehne" w:date="2019-05-31T12:22:00Z"/>
                <w:rStyle w:val="Datatype"/>
              </w:rPr>
            </w:pPr>
            <w:del w:id="13733" w:author="Andreas Kuehne" w:date="2019-05-31T12:22:00Z">
              <w:r w:rsidRPr="002062A5" w:rsidDel="00B33063">
                <w:rPr>
                  <w:rStyle w:val="Datatype"/>
                </w:rPr>
                <w:delText>sigType</w:delText>
              </w:r>
              <w:bookmarkStart w:id="13734" w:name="_Toc10199567"/>
              <w:bookmarkEnd w:id="13734"/>
            </w:del>
          </w:p>
        </w:tc>
        <w:bookmarkStart w:id="13735" w:name="_Toc10199568"/>
        <w:bookmarkEnd w:id="13735"/>
      </w:tr>
      <w:tr w:rsidR="00564C22" w:rsidDel="00B33063" w14:paraId="181342C4" w14:textId="644E5CF2" w:rsidTr="00564C22">
        <w:trPr>
          <w:del w:id="137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FB85C6" w14:textId="41B10682" w:rsidR="00564C22" w:rsidRPr="002062A5" w:rsidDel="00B33063" w:rsidRDefault="009B1AF1" w:rsidP="00564C22">
            <w:pPr>
              <w:pStyle w:val="Beschriftung"/>
              <w:rPr>
                <w:del w:id="13737" w:author="Andreas Kuehne" w:date="2019-05-31T12:22:00Z"/>
                <w:rStyle w:val="Datatype"/>
                <w:b w:val="0"/>
                <w:bCs w:val="0"/>
              </w:rPr>
            </w:pPr>
            <w:del w:id="13738" w:author="Andreas Kuehne" w:date="2019-05-31T12:22:00Z">
              <w:r w:rsidRPr="002062A5" w:rsidDel="00B33063">
                <w:rPr>
                  <w:rStyle w:val="Datatype"/>
                </w:rPr>
                <w:delText>IntendedAudience</w:delText>
              </w:r>
              <w:bookmarkStart w:id="13739" w:name="_Toc10199569"/>
              <w:bookmarkEnd w:id="13739"/>
            </w:del>
          </w:p>
        </w:tc>
        <w:tc>
          <w:tcPr>
            <w:tcW w:w="4675" w:type="dxa"/>
          </w:tcPr>
          <w:p w14:paraId="6147BC64" w14:textId="039E206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40" w:author="Andreas Kuehne" w:date="2019-05-31T12:22:00Z"/>
                <w:rStyle w:val="Datatype"/>
              </w:rPr>
            </w:pPr>
            <w:del w:id="13741" w:author="Andreas Kuehne" w:date="2019-05-31T12:22:00Z">
              <w:r w:rsidRPr="002062A5" w:rsidDel="00B33063">
                <w:rPr>
                  <w:rStyle w:val="Datatype"/>
                </w:rPr>
                <w:delText>aud</w:delText>
              </w:r>
              <w:bookmarkStart w:id="13742" w:name="_Toc10199570"/>
              <w:bookmarkEnd w:id="13742"/>
            </w:del>
          </w:p>
        </w:tc>
        <w:bookmarkStart w:id="13743" w:name="_Toc10199571"/>
        <w:bookmarkEnd w:id="13743"/>
      </w:tr>
      <w:tr w:rsidR="00564C22" w:rsidDel="00B33063" w14:paraId="095BC6A6" w14:textId="6668E6A6" w:rsidTr="00564C22">
        <w:trPr>
          <w:del w:id="137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F5050A" w14:textId="072312E2" w:rsidR="00564C22" w:rsidRPr="002062A5" w:rsidDel="00B33063" w:rsidRDefault="009B1AF1" w:rsidP="00564C22">
            <w:pPr>
              <w:pStyle w:val="Beschriftung"/>
              <w:rPr>
                <w:del w:id="13745" w:author="Andreas Kuehne" w:date="2019-05-31T12:22:00Z"/>
                <w:rStyle w:val="Datatype"/>
                <w:b w:val="0"/>
                <w:bCs w:val="0"/>
              </w:rPr>
            </w:pPr>
            <w:del w:id="13746" w:author="Andreas Kuehne" w:date="2019-05-31T12:22:00Z">
              <w:r w:rsidRPr="002062A5" w:rsidDel="00B33063">
                <w:rPr>
                  <w:rStyle w:val="Datatype"/>
                </w:rPr>
                <w:delText>KeySelector</w:delText>
              </w:r>
              <w:bookmarkStart w:id="13747" w:name="_Toc10199572"/>
              <w:bookmarkEnd w:id="13747"/>
            </w:del>
          </w:p>
        </w:tc>
        <w:tc>
          <w:tcPr>
            <w:tcW w:w="4675" w:type="dxa"/>
          </w:tcPr>
          <w:p w14:paraId="13CF0E14" w14:textId="501C3D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48" w:author="Andreas Kuehne" w:date="2019-05-31T12:22:00Z"/>
                <w:rStyle w:val="Datatype"/>
              </w:rPr>
            </w:pPr>
            <w:del w:id="13749" w:author="Andreas Kuehne" w:date="2019-05-31T12:22:00Z">
              <w:r w:rsidRPr="002062A5" w:rsidDel="00B33063">
                <w:rPr>
                  <w:rStyle w:val="Datatype"/>
                </w:rPr>
                <w:delText>keySel</w:delText>
              </w:r>
              <w:bookmarkStart w:id="13750" w:name="_Toc10199573"/>
              <w:bookmarkEnd w:id="13750"/>
            </w:del>
          </w:p>
        </w:tc>
        <w:bookmarkStart w:id="13751" w:name="_Toc10199574"/>
        <w:bookmarkEnd w:id="13751"/>
      </w:tr>
      <w:tr w:rsidR="00564C22" w:rsidDel="00B33063" w14:paraId="3A0DD1A2" w14:textId="0FE26E65" w:rsidTr="00564C22">
        <w:trPr>
          <w:del w:id="137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E07652" w14:textId="08DA9F18" w:rsidR="00564C22" w:rsidRPr="002062A5" w:rsidDel="00B33063" w:rsidRDefault="009B1AF1" w:rsidP="00564C22">
            <w:pPr>
              <w:pStyle w:val="Beschriftung"/>
              <w:rPr>
                <w:del w:id="13753" w:author="Andreas Kuehne" w:date="2019-05-31T12:22:00Z"/>
                <w:rStyle w:val="Datatype"/>
                <w:b w:val="0"/>
                <w:bCs w:val="0"/>
              </w:rPr>
            </w:pPr>
            <w:del w:id="13754" w:author="Andreas Kuehne" w:date="2019-05-31T12:22:00Z">
              <w:r w:rsidRPr="002062A5" w:rsidDel="00B33063">
                <w:rPr>
                  <w:rStyle w:val="Datatype"/>
                </w:rPr>
                <w:delText>Properties</w:delText>
              </w:r>
              <w:bookmarkStart w:id="13755" w:name="_Toc10199575"/>
              <w:bookmarkEnd w:id="13755"/>
            </w:del>
          </w:p>
        </w:tc>
        <w:tc>
          <w:tcPr>
            <w:tcW w:w="4675" w:type="dxa"/>
          </w:tcPr>
          <w:p w14:paraId="5E27DB1D" w14:textId="59A7A7E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56" w:author="Andreas Kuehne" w:date="2019-05-31T12:22:00Z"/>
                <w:rStyle w:val="Datatype"/>
              </w:rPr>
            </w:pPr>
            <w:del w:id="13757" w:author="Andreas Kuehne" w:date="2019-05-31T12:22:00Z">
              <w:r w:rsidRPr="002062A5" w:rsidDel="00B33063">
                <w:rPr>
                  <w:rStyle w:val="Datatype"/>
                </w:rPr>
                <w:delText>props</w:delText>
              </w:r>
              <w:bookmarkStart w:id="13758" w:name="_Toc10199576"/>
              <w:bookmarkEnd w:id="13758"/>
            </w:del>
          </w:p>
        </w:tc>
        <w:bookmarkStart w:id="13759" w:name="_Toc10199577"/>
        <w:bookmarkEnd w:id="13759"/>
      </w:tr>
      <w:tr w:rsidR="00564C22" w:rsidDel="00B33063" w14:paraId="6554FE79" w14:textId="6E72C467" w:rsidTr="00564C22">
        <w:trPr>
          <w:del w:id="137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0157C" w14:textId="4A62D145" w:rsidR="00564C22" w:rsidRPr="002062A5" w:rsidDel="00B33063" w:rsidRDefault="009B1AF1" w:rsidP="00564C22">
            <w:pPr>
              <w:pStyle w:val="Beschriftung"/>
              <w:rPr>
                <w:del w:id="13761" w:author="Andreas Kuehne" w:date="2019-05-31T12:22:00Z"/>
                <w:rStyle w:val="Datatype"/>
                <w:b w:val="0"/>
                <w:bCs w:val="0"/>
              </w:rPr>
            </w:pPr>
            <w:del w:id="13762" w:author="Andreas Kuehne" w:date="2019-05-31T12:22:00Z">
              <w:r w:rsidRPr="002062A5" w:rsidDel="00B33063">
                <w:rPr>
                  <w:rStyle w:val="Datatype"/>
                </w:rPr>
                <w:delText>IncludeObject</w:delText>
              </w:r>
              <w:bookmarkStart w:id="13763" w:name="_Toc10199578"/>
              <w:bookmarkEnd w:id="13763"/>
            </w:del>
          </w:p>
        </w:tc>
        <w:tc>
          <w:tcPr>
            <w:tcW w:w="4675" w:type="dxa"/>
          </w:tcPr>
          <w:p w14:paraId="32B50386" w14:textId="2E2C24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64" w:author="Andreas Kuehne" w:date="2019-05-31T12:22:00Z"/>
                <w:rStyle w:val="Datatype"/>
              </w:rPr>
            </w:pPr>
            <w:del w:id="13765" w:author="Andreas Kuehne" w:date="2019-05-31T12:22:00Z">
              <w:r w:rsidRPr="002062A5" w:rsidDel="00B33063">
                <w:rPr>
                  <w:rStyle w:val="Datatype"/>
                </w:rPr>
                <w:delText>incObj</w:delText>
              </w:r>
              <w:bookmarkStart w:id="13766" w:name="_Toc10199579"/>
              <w:bookmarkEnd w:id="13766"/>
            </w:del>
          </w:p>
        </w:tc>
        <w:bookmarkStart w:id="13767" w:name="_Toc10199580"/>
        <w:bookmarkEnd w:id="13767"/>
      </w:tr>
      <w:tr w:rsidR="00564C22" w:rsidDel="00B33063" w14:paraId="4FBFCC23" w14:textId="6DF93496" w:rsidTr="00564C22">
        <w:trPr>
          <w:del w:id="137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B35D26" w14:textId="57C66A58" w:rsidR="00564C22" w:rsidRPr="002062A5" w:rsidDel="00B33063" w:rsidRDefault="009B1AF1" w:rsidP="00564C22">
            <w:pPr>
              <w:pStyle w:val="Beschriftung"/>
              <w:rPr>
                <w:del w:id="13769" w:author="Andreas Kuehne" w:date="2019-05-31T12:22:00Z"/>
                <w:rStyle w:val="Datatype"/>
                <w:b w:val="0"/>
                <w:bCs w:val="0"/>
              </w:rPr>
            </w:pPr>
            <w:del w:id="13770" w:author="Andreas Kuehne" w:date="2019-05-31T12:22:00Z">
              <w:r w:rsidRPr="002062A5" w:rsidDel="00B33063">
                <w:rPr>
                  <w:rStyle w:val="Datatype"/>
                </w:rPr>
                <w:delText>IncludeEContent</w:delText>
              </w:r>
              <w:bookmarkStart w:id="13771" w:name="_Toc10199581"/>
              <w:bookmarkEnd w:id="13771"/>
            </w:del>
          </w:p>
        </w:tc>
        <w:tc>
          <w:tcPr>
            <w:tcW w:w="4675" w:type="dxa"/>
          </w:tcPr>
          <w:p w14:paraId="64093193" w14:textId="4EB76D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72" w:author="Andreas Kuehne" w:date="2019-05-31T12:22:00Z"/>
                <w:rStyle w:val="Datatype"/>
              </w:rPr>
            </w:pPr>
            <w:del w:id="13773" w:author="Andreas Kuehne" w:date="2019-05-31T12:22:00Z">
              <w:r w:rsidRPr="002062A5" w:rsidDel="00B33063">
                <w:rPr>
                  <w:rStyle w:val="Datatype"/>
                </w:rPr>
                <w:delText>incContent</w:delText>
              </w:r>
              <w:bookmarkStart w:id="13774" w:name="_Toc10199582"/>
              <w:bookmarkEnd w:id="13774"/>
            </w:del>
          </w:p>
        </w:tc>
        <w:bookmarkStart w:id="13775" w:name="_Toc10199583"/>
        <w:bookmarkEnd w:id="13775"/>
      </w:tr>
      <w:tr w:rsidR="00564C22" w:rsidDel="00B33063" w14:paraId="4E1713B7" w14:textId="63145785" w:rsidTr="00564C22">
        <w:trPr>
          <w:del w:id="137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073E99" w14:textId="584C25D5" w:rsidR="00564C22" w:rsidRPr="002062A5" w:rsidDel="00B33063" w:rsidRDefault="009B1AF1" w:rsidP="00564C22">
            <w:pPr>
              <w:pStyle w:val="Beschriftung"/>
              <w:rPr>
                <w:del w:id="13777" w:author="Andreas Kuehne" w:date="2019-05-31T12:22:00Z"/>
                <w:rStyle w:val="Datatype"/>
                <w:b w:val="0"/>
                <w:bCs w:val="0"/>
              </w:rPr>
            </w:pPr>
            <w:del w:id="13778" w:author="Andreas Kuehne" w:date="2019-05-31T12:22:00Z">
              <w:r w:rsidRPr="002062A5" w:rsidDel="00B33063">
                <w:rPr>
                  <w:rStyle w:val="Datatype"/>
                </w:rPr>
                <w:delText>SignaturePlacement</w:delText>
              </w:r>
              <w:bookmarkStart w:id="13779" w:name="_Toc10199584"/>
              <w:bookmarkEnd w:id="13779"/>
            </w:del>
          </w:p>
        </w:tc>
        <w:tc>
          <w:tcPr>
            <w:tcW w:w="4675" w:type="dxa"/>
          </w:tcPr>
          <w:p w14:paraId="0CF92BEE" w14:textId="449A00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80" w:author="Andreas Kuehne" w:date="2019-05-31T12:22:00Z"/>
                <w:rStyle w:val="Datatype"/>
              </w:rPr>
            </w:pPr>
            <w:del w:id="13781" w:author="Andreas Kuehne" w:date="2019-05-31T12:22:00Z">
              <w:r w:rsidRPr="002062A5" w:rsidDel="00B33063">
                <w:rPr>
                  <w:rStyle w:val="Datatype"/>
                </w:rPr>
                <w:delText>sigPlacement</w:delText>
              </w:r>
              <w:bookmarkStart w:id="13782" w:name="_Toc10199585"/>
              <w:bookmarkEnd w:id="13782"/>
            </w:del>
          </w:p>
        </w:tc>
        <w:bookmarkStart w:id="13783" w:name="_Toc10199586"/>
        <w:bookmarkEnd w:id="13783"/>
      </w:tr>
      <w:tr w:rsidR="00564C22" w:rsidDel="00B33063" w14:paraId="76AAE9ED" w14:textId="7509A570" w:rsidTr="00564C22">
        <w:trPr>
          <w:del w:id="137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5C2D8B" w14:textId="1139E985" w:rsidR="00564C22" w:rsidRPr="002062A5" w:rsidDel="00B33063" w:rsidRDefault="009B1AF1" w:rsidP="00564C22">
            <w:pPr>
              <w:pStyle w:val="Beschriftung"/>
              <w:rPr>
                <w:del w:id="13785" w:author="Andreas Kuehne" w:date="2019-05-31T12:22:00Z"/>
                <w:rStyle w:val="Datatype"/>
                <w:b w:val="0"/>
                <w:bCs w:val="0"/>
              </w:rPr>
            </w:pPr>
            <w:del w:id="13786" w:author="Andreas Kuehne" w:date="2019-05-31T12:22:00Z">
              <w:r w:rsidRPr="002062A5" w:rsidDel="00B33063">
                <w:rPr>
                  <w:rStyle w:val="Datatype"/>
                </w:rPr>
                <w:delText>SignedReferences</w:delText>
              </w:r>
              <w:bookmarkStart w:id="13787" w:name="_Toc10199587"/>
              <w:bookmarkEnd w:id="13787"/>
            </w:del>
          </w:p>
        </w:tc>
        <w:tc>
          <w:tcPr>
            <w:tcW w:w="4675" w:type="dxa"/>
          </w:tcPr>
          <w:p w14:paraId="794C1412" w14:textId="6AF5DC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88" w:author="Andreas Kuehne" w:date="2019-05-31T12:22:00Z"/>
                <w:rStyle w:val="Datatype"/>
              </w:rPr>
            </w:pPr>
            <w:del w:id="13789" w:author="Andreas Kuehne" w:date="2019-05-31T12:22:00Z">
              <w:r w:rsidRPr="002062A5" w:rsidDel="00B33063">
                <w:rPr>
                  <w:rStyle w:val="Datatype"/>
                </w:rPr>
                <w:delText>signedRefs</w:delText>
              </w:r>
              <w:bookmarkStart w:id="13790" w:name="_Toc10199588"/>
              <w:bookmarkEnd w:id="13790"/>
            </w:del>
          </w:p>
        </w:tc>
        <w:bookmarkStart w:id="13791" w:name="_Toc10199589"/>
        <w:bookmarkEnd w:id="13791"/>
      </w:tr>
      <w:tr w:rsidR="00564C22" w:rsidDel="00B33063" w14:paraId="4AEBCA82" w14:textId="407BE875" w:rsidTr="00564C22">
        <w:trPr>
          <w:del w:id="137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DD1ED0" w14:textId="7CE68AA9" w:rsidR="00564C22" w:rsidRPr="002062A5" w:rsidDel="00B33063" w:rsidRDefault="009B1AF1" w:rsidP="00564C22">
            <w:pPr>
              <w:pStyle w:val="Beschriftung"/>
              <w:rPr>
                <w:del w:id="13793" w:author="Andreas Kuehne" w:date="2019-05-31T12:22:00Z"/>
                <w:rStyle w:val="Datatype"/>
                <w:b w:val="0"/>
                <w:bCs w:val="0"/>
              </w:rPr>
            </w:pPr>
            <w:del w:id="13794" w:author="Andreas Kuehne" w:date="2019-05-31T12:22:00Z">
              <w:r w:rsidRPr="002062A5" w:rsidDel="00B33063">
                <w:rPr>
                  <w:rStyle w:val="Datatype"/>
                </w:rPr>
                <w:delText>SignatureAlgorithm</w:delText>
              </w:r>
              <w:bookmarkStart w:id="13795" w:name="_Toc10199590"/>
              <w:bookmarkEnd w:id="13795"/>
            </w:del>
          </w:p>
        </w:tc>
        <w:tc>
          <w:tcPr>
            <w:tcW w:w="4675" w:type="dxa"/>
          </w:tcPr>
          <w:p w14:paraId="5EF3D2D3" w14:textId="63549F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96" w:author="Andreas Kuehne" w:date="2019-05-31T12:22:00Z"/>
                <w:rStyle w:val="Datatype"/>
              </w:rPr>
            </w:pPr>
            <w:del w:id="13797" w:author="Andreas Kuehne" w:date="2019-05-31T12:22:00Z">
              <w:r w:rsidRPr="002062A5" w:rsidDel="00B33063">
                <w:rPr>
                  <w:rStyle w:val="Datatype"/>
                </w:rPr>
                <w:delText>sigAlgo</w:delText>
              </w:r>
              <w:bookmarkStart w:id="13798" w:name="_Toc10199591"/>
              <w:bookmarkEnd w:id="13798"/>
            </w:del>
          </w:p>
        </w:tc>
        <w:bookmarkStart w:id="13799" w:name="_Toc10199592"/>
        <w:bookmarkEnd w:id="13799"/>
      </w:tr>
      <w:tr w:rsidR="00564C22" w:rsidDel="00B33063" w14:paraId="1379FDC3" w14:textId="381C6AB9" w:rsidTr="00564C22">
        <w:trPr>
          <w:del w:id="138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C4BF9B" w14:textId="29CB1474" w:rsidR="00564C22" w:rsidRPr="002062A5" w:rsidDel="00B33063" w:rsidRDefault="009B1AF1" w:rsidP="00564C22">
            <w:pPr>
              <w:pStyle w:val="Beschriftung"/>
              <w:rPr>
                <w:del w:id="13801" w:author="Andreas Kuehne" w:date="2019-05-31T12:22:00Z"/>
                <w:rStyle w:val="Datatype"/>
                <w:b w:val="0"/>
                <w:bCs w:val="0"/>
              </w:rPr>
            </w:pPr>
            <w:del w:id="13802" w:author="Andreas Kuehne" w:date="2019-05-31T12:22:00Z">
              <w:r w:rsidRPr="002062A5" w:rsidDel="00B33063">
                <w:rPr>
                  <w:rStyle w:val="Datatype"/>
                </w:rPr>
                <w:delText>SignatureQualityLevel</w:delText>
              </w:r>
              <w:bookmarkStart w:id="13803" w:name="_Toc10199593"/>
              <w:bookmarkEnd w:id="13803"/>
            </w:del>
          </w:p>
        </w:tc>
        <w:tc>
          <w:tcPr>
            <w:tcW w:w="4675" w:type="dxa"/>
          </w:tcPr>
          <w:p w14:paraId="60F78A1A" w14:textId="1BE194F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04" w:author="Andreas Kuehne" w:date="2019-05-31T12:22:00Z"/>
                <w:rStyle w:val="Datatype"/>
              </w:rPr>
            </w:pPr>
            <w:del w:id="13805" w:author="Andreas Kuehne" w:date="2019-05-31T12:22:00Z">
              <w:r w:rsidRPr="002062A5" w:rsidDel="00B33063">
                <w:rPr>
                  <w:rStyle w:val="Datatype"/>
                </w:rPr>
                <w:delText>quality</w:delText>
              </w:r>
              <w:bookmarkStart w:id="13806" w:name="_Toc10199594"/>
              <w:bookmarkEnd w:id="13806"/>
            </w:del>
          </w:p>
        </w:tc>
        <w:bookmarkStart w:id="13807" w:name="_Toc10199595"/>
        <w:bookmarkEnd w:id="13807"/>
      </w:tr>
    </w:tbl>
    <w:p w14:paraId="4A08CE0C" w14:textId="6B7B5F36" w:rsidR="00564C22" w:rsidRPr="0202B381" w:rsidDel="00B33063" w:rsidRDefault="009B1AF1" w:rsidP="00564C22">
      <w:pPr>
        <w:rPr>
          <w:del w:id="13808" w:author="Andreas Kuehne" w:date="2019-05-31T12:22:00Z"/>
        </w:rPr>
      </w:pPr>
      <w:del w:id="1380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810" w:name="_Toc10199596"/>
        <w:bookmarkEnd w:id="13810"/>
      </w:del>
    </w:p>
    <w:p w14:paraId="4ED582A4" w14:textId="06469171" w:rsidR="00564C22" w:rsidDel="00B33063" w:rsidRDefault="009B1AF1" w:rsidP="00564C22">
      <w:pPr>
        <w:pStyle w:val="Code"/>
        <w:spacing w:line="259" w:lineRule="auto"/>
        <w:rPr>
          <w:del w:id="13811" w:author="Andreas Kuehne" w:date="2019-05-31T12:22:00Z"/>
        </w:rPr>
      </w:pPr>
      <w:del w:id="13812" w:author="Andreas Kuehne" w:date="2019-05-31T12:22:00Z">
        <w:r w:rsidDel="00B33063">
          <w:rPr>
            <w:color w:val="31849B" w:themeColor="accent5" w:themeShade="BF"/>
          </w:rPr>
          <w:delText>"dss2-OptionalInputsSignType"</w:delText>
        </w:r>
        <w:r w:rsidDel="00B33063">
          <w:delText>: {</w:delText>
        </w:r>
        <w:bookmarkStart w:id="13813" w:name="_Toc10199597"/>
        <w:bookmarkEnd w:id="13813"/>
      </w:del>
    </w:p>
    <w:p w14:paraId="7001B713" w14:textId="0E61A340" w:rsidR="00564C22" w:rsidDel="00B33063" w:rsidRDefault="009B1AF1" w:rsidP="00564C22">
      <w:pPr>
        <w:pStyle w:val="Code"/>
        <w:spacing w:line="259" w:lineRule="auto"/>
        <w:rPr>
          <w:del w:id="13814" w:author="Andreas Kuehne" w:date="2019-05-31T12:22:00Z"/>
        </w:rPr>
      </w:pPr>
      <w:del w:id="138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816" w:name="_Toc10199598"/>
        <w:bookmarkEnd w:id="13816"/>
      </w:del>
    </w:p>
    <w:p w14:paraId="0CD94A84" w14:textId="76201BA9" w:rsidR="00564C22" w:rsidDel="00B33063" w:rsidRDefault="009B1AF1" w:rsidP="00564C22">
      <w:pPr>
        <w:pStyle w:val="Code"/>
        <w:spacing w:line="259" w:lineRule="auto"/>
        <w:rPr>
          <w:del w:id="13817" w:author="Andreas Kuehne" w:date="2019-05-31T12:22:00Z"/>
        </w:rPr>
      </w:pPr>
      <w:del w:id="13818" w:author="Andreas Kuehne" w:date="2019-05-31T12:22:00Z">
        <w:r w:rsidDel="00B33063">
          <w:rPr>
            <w:color w:val="31849B" w:themeColor="accent5" w:themeShade="BF"/>
          </w:rPr>
          <w:delText xml:space="preserve">  "properties"</w:delText>
        </w:r>
        <w:r w:rsidDel="00B33063">
          <w:delText>: {</w:delText>
        </w:r>
        <w:bookmarkStart w:id="13819" w:name="_Toc10199599"/>
        <w:bookmarkEnd w:id="13819"/>
      </w:del>
    </w:p>
    <w:p w14:paraId="070C721D" w14:textId="38E077B3" w:rsidR="00564C22" w:rsidDel="00B33063" w:rsidRDefault="009B1AF1" w:rsidP="00564C22">
      <w:pPr>
        <w:pStyle w:val="Code"/>
        <w:spacing w:line="259" w:lineRule="auto"/>
        <w:rPr>
          <w:del w:id="13820" w:author="Andreas Kuehne" w:date="2019-05-31T12:22:00Z"/>
        </w:rPr>
      </w:pPr>
      <w:del w:id="13821" w:author="Andreas Kuehne" w:date="2019-05-31T12:22:00Z">
        <w:r w:rsidDel="00B33063">
          <w:rPr>
            <w:color w:val="31849B" w:themeColor="accent5" w:themeShade="BF"/>
          </w:rPr>
          <w:delText xml:space="preserve">    "policy"</w:delText>
        </w:r>
        <w:r w:rsidDel="00B33063">
          <w:delText>: {</w:delText>
        </w:r>
        <w:bookmarkStart w:id="13822" w:name="_Toc10199600"/>
        <w:bookmarkEnd w:id="13822"/>
      </w:del>
    </w:p>
    <w:p w14:paraId="038272F1" w14:textId="6DE554E4" w:rsidR="00564C22" w:rsidDel="00B33063" w:rsidRDefault="009B1AF1" w:rsidP="00564C22">
      <w:pPr>
        <w:pStyle w:val="Code"/>
        <w:spacing w:line="259" w:lineRule="auto"/>
        <w:rPr>
          <w:del w:id="13823" w:author="Andreas Kuehne" w:date="2019-05-31T12:22:00Z"/>
        </w:rPr>
      </w:pPr>
      <w:del w:id="138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825" w:name="_Toc10199601"/>
        <w:bookmarkEnd w:id="13825"/>
      </w:del>
    </w:p>
    <w:p w14:paraId="3E804811" w14:textId="4CA97D28" w:rsidR="00564C22" w:rsidDel="00B33063" w:rsidRDefault="009B1AF1" w:rsidP="00564C22">
      <w:pPr>
        <w:pStyle w:val="Code"/>
        <w:spacing w:line="259" w:lineRule="auto"/>
        <w:rPr>
          <w:del w:id="13826" w:author="Andreas Kuehne" w:date="2019-05-31T12:22:00Z"/>
        </w:rPr>
      </w:pPr>
      <w:del w:id="13827" w:author="Andreas Kuehne" w:date="2019-05-31T12:22:00Z">
        <w:r w:rsidDel="00B33063">
          <w:rPr>
            <w:color w:val="31849B" w:themeColor="accent5" w:themeShade="BF"/>
          </w:rPr>
          <w:delText xml:space="preserve">      "items"</w:delText>
        </w:r>
        <w:r w:rsidDel="00B33063">
          <w:delText>: {</w:delText>
        </w:r>
        <w:bookmarkStart w:id="13828" w:name="_Toc10199602"/>
        <w:bookmarkEnd w:id="13828"/>
      </w:del>
    </w:p>
    <w:p w14:paraId="5A5976B6" w14:textId="332BF819" w:rsidR="00564C22" w:rsidDel="00B33063" w:rsidRDefault="009B1AF1" w:rsidP="00564C22">
      <w:pPr>
        <w:pStyle w:val="Code"/>
        <w:spacing w:line="259" w:lineRule="auto"/>
        <w:rPr>
          <w:del w:id="13829" w:author="Andreas Kuehne" w:date="2019-05-31T12:22:00Z"/>
        </w:rPr>
      </w:pPr>
      <w:del w:id="138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831" w:name="_Toc10199603"/>
        <w:bookmarkEnd w:id="13831"/>
      </w:del>
    </w:p>
    <w:p w14:paraId="352C0959" w14:textId="10D2B184" w:rsidR="00564C22" w:rsidDel="00B33063" w:rsidRDefault="009B1AF1" w:rsidP="00564C22">
      <w:pPr>
        <w:pStyle w:val="Code"/>
        <w:spacing w:line="259" w:lineRule="auto"/>
        <w:rPr>
          <w:del w:id="13832" w:author="Andreas Kuehne" w:date="2019-05-31T12:22:00Z"/>
        </w:rPr>
      </w:pPr>
      <w:del w:id="13833" w:author="Andreas Kuehne" w:date="2019-05-31T12:22:00Z">
        <w:r w:rsidDel="00B33063">
          <w:delText xml:space="preserve">      }</w:delText>
        </w:r>
        <w:bookmarkStart w:id="13834" w:name="_Toc10199604"/>
        <w:bookmarkEnd w:id="13834"/>
      </w:del>
    </w:p>
    <w:p w14:paraId="756F5E04" w14:textId="196E33D3" w:rsidR="00564C22" w:rsidDel="00B33063" w:rsidRDefault="009B1AF1" w:rsidP="00564C22">
      <w:pPr>
        <w:pStyle w:val="Code"/>
        <w:spacing w:line="259" w:lineRule="auto"/>
        <w:rPr>
          <w:del w:id="13835" w:author="Andreas Kuehne" w:date="2019-05-31T12:22:00Z"/>
        </w:rPr>
      </w:pPr>
      <w:del w:id="13836" w:author="Andreas Kuehne" w:date="2019-05-31T12:22:00Z">
        <w:r w:rsidDel="00B33063">
          <w:delText xml:space="preserve">    },</w:delText>
        </w:r>
        <w:bookmarkStart w:id="13837" w:name="_Toc10199605"/>
        <w:bookmarkEnd w:id="13837"/>
      </w:del>
    </w:p>
    <w:p w14:paraId="4C76B29E" w14:textId="4417F9AB" w:rsidR="00564C22" w:rsidDel="00B33063" w:rsidRDefault="009B1AF1" w:rsidP="00564C22">
      <w:pPr>
        <w:pStyle w:val="Code"/>
        <w:spacing w:line="259" w:lineRule="auto"/>
        <w:rPr>
          <w:del w:id="13838" w:author="Andreas Kuehne" w:date="2019-05-31T12:22:00Z"/>
        </w:rPr>
      </w:pPr>
      <w:del w:id="13839" w:author="Andreas Kuehne" w:date="2019-05-31T12:22:00Z">
        <w:r w:rsidDel="00B33063">
          <w:rPr>
            <w:color w:val="31849B" w:themeColor="accent5" w:themeShade="BF"/>
          </w:rPr>
          <w:delText xml:space="preserve">    "lang"</w:delText>
        </w:r>
        <w:r w:rsidDel="00B33063">
          <w:delText>: {</w:delText>
        </w:r>
        <w:bookmarkStart w:id="13840" w:name="_Toc10199606"/>
        <w:bookmarkEnd w:id="13840"/>
      </w:del>
    </w:p>
    <w:p w14:paraId="00AF3849" w14:textId="243482FA" w:rsidR="00564C22" w:rsidDel="00B33063" w:rsidRDefault="009B1AF1" w:rsidP="00564C22">
      <w:pPr>
        <w:pStyle w:val="Code"/>
        <w:spacing w:line="259" w:lineRule="auto"/>
        <w:rPr>
          <w:del w:id="13841" w:author="Andreas Kuehne" w:date="2019-05-31T12:22:00Z"/>
        </w:rPr>
      </w:pPr>
      <w:del w:id="138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843" w:name="_Toc10199607"/>
        <w:bookmarkEnd w:id="13843"/>
      </w:del>
    </w:p>
    <w:p w14:paraId="5D0EF6AD" w14:textId="232B0AF3" w:rsidR="00564C22" w:rsidDel="00B33063" w:rsidRDefault="009B1AF1" w:rsidP="00564C22">
      <w:pPr>
        <w:pStyle w:val="Code"/>
        <w:spacing w:line="259" w:lineRule="auto"/>
        <w:rPr>
          <w:del w:id="13844" w:author="Andreas Kuehne" w:date="2019-05-31T12:22:00Z"/>
        </w:rPr>
      </w:pPr>
      <w:del w:id="13845" w:author="Andreas Kuehne" w:date="2019-05-31T12:22:00Z">
        <w:r w:rsidDel="00B33063">
          <w:delText xml:space="preserve">    },</w:delText>
        </w:r>
        <w:bookmarkStart w:id="13846" w:name="_Toc10199608"/>
        <w:bookmarkEnd w:id="13846"/>
      </w:del>
    </w:p>
    <w:p w14:paraId="221A207E" w14:textId="7DB74499" w:rsidR="00564C22" w:rsidDel="00B33063" w:rsidRDefault="009B1AF1" w:rsidP="00564C22">
      <w:pPr>
        <w:pStyle w:val="Code"/>
        <w:spacing w:line="259" w:lineRule="auto"/>
        <w:rPr>
          <w:del w:id="13847" w:author="Andreas Kuehne" w:date="2019-05-31T12:22:00Z"/>
        </w:rPr>
      </w:pPr>
      <w:del w:id="13848" w:author="Andreas Kuehne" w:date="2019-05-31T12:22:00Z">
        <w:r w:rsidDel="00B33063">
          <w:rPr>
            <w:color w:val="31849B" w:themeColor="accent5" w:themeShade="BF"/>
          </w:rPr>
          <w:delText xml:space="preserve">    "other"</w:delText>
        </w:r>
        <w:r w:rsidDel="00B33063">
          <w:delText>: {</w:delText>
        </w:r>
        <w:bookmarkStart w:id="13849" w:name="_Toc10199609"/>
        <w:bookmarkEnd w:id="13849"/>
      </w:del>
    </w:p>
    <w:p w14:paraId="5F5D5850" w14:textId="147282A6" w:rsidR="00564C22" w:rsidDel="00B33063" w:rsidRDefault="009B1AF1" w:rsidP="00564C22">
      <w:pPr>
        <w:pStyle w:val="Code"/>
        <w:spacing w:line="259" w:lineRule="auto"/>
        <w:rPr>
          <w:del w:id="13850" w:author="Andreas Kuehne" w:date="2019-05-31T12:22:00Z"/>
        </w:rPr>
      </w:pPr>
      <w:del w:id="138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852" w:name="_Toc10199610"/>
        <w:bookmarkEnd w:id="13852"/>
      </w:del>
    </w:p>
    <w:p w14:paraId="1B11ED66" w14:textId="6ADC7C68" w:rsidR="00564C22" w:rsidDel="00B33063" w:rsidRDefault="009B1AF1" w:rsidP="00564C22">
      <w:pPr>
        <w:pStyle w:val="Code"/>
        <w:spacing w:line="259" w:lineRule="auto"/>
        <w:rPr>
          <w:del w:id="13853" w:author="Andreas Kuehne" w:date="2019-05-31T12:22:00Z"/>
        </w:rPr>
      </w:pPr>
      <w:del w:id="13854" w:author="Andreas Kuehne" w:date="2019-05-31T12:22:00Z">
        <w:r w:rsidDel="00B33063">
          <w:rPr>
            <w:color w:val="31849B" w:themeColor="accent5" w:themeShade="BF"/>
          </w:rPr>
          <w:delText xml:space="preserve">      "items"</w:delText>
        </w:r>
        <w:r w:rsidDel="00B33063">
          <w:delText>: {</w:delText>
        </w:r>
        <w:bookmarkStart w:id="13855" w:name="_Toc10199611"/>
        <w:bookmarkEnd w:id="13855"/>
      </w:del>
    </w:p>
    <w:p w14:paraId="19CD30F5" w14:textId="2CC3AF9B" w:rsidR="00564C22" w:rsidDel="00B33063" w:rsidRDefault="009B1AF1" w:rsidP="00564C22">
      <w:pPr>
        <w:pStyle w:val="Code"/>
        <w:spacing w:line="259" w:lineRule="auto"/>
        <w:rPr>
          <w:del w:id="13856" w:author="Andreas Kuehne" w:date="2019-05-31T12:22:00Z"/>
        </w:rPr>
      </w:pPr>
      <w:del w:id="1385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3858" w:name="_Toc10199612"/>
        <w:bookmarkEnd w:id="13858"/>
      </w:del>
    </w:p>
    <w:p w14:paraId="6FDBE4BE" w14:textId="7FD51BCB" w:rsidR="00564C22" w:rsidDel="00B33063" w:rsidRDefault="009B1AF1" w:rsidP="00564C22">
      <w:pPr>
        <w:pStyle w:val="Code"/>
        <w:spacing w:line="259" w:lineRule="auto"/>
        <w:rPr>
          <w:del w:id="13859" w:author="Andreas Kuehne" w:date="2019-05-31T12:22:00Z"/>
        </w:rPr>
      </w:pPr>
      <w:del w:id="13860" w:author="Andreas Kuehne" w:date="2019-05-31T12:22:00Z">
        <w:r w:rsidDel="00B33063">
          <w:delText xml:space="preserve">      }</w:delText>
        </w:r>
        <w:bookmarkStart w:id="13861" w:name="_Toc10199613"/>
        <w:bookmarkEnd w:id="13861"/>
      </w:del>
    </w:p>
    <w:p w14:paraId="61E340A3" w14:textId="4467EA9B" w:rsidR="00564C22" w:rsidDel="00B33063" w:rsidRDefault="009B1AF1" w:rsidP="00564C22">
      <w:pPr>
        <w:pStyle w:val="Code"/>
        <w:spacing w:line="259" w:lineRule="auto"/>
        <w:rPr>
          <w:del w:id="13862" w:author="Andreas Kuehne" w:date="2019-05-31T12:22:00Z"/>
        </w:rPr>
      </w:pPr>
      <w:del w:id="13863" w:author="Andreas Kuehne" w:date="2019-05-31T12:22:00Z">
        <w:r w:rsidDel="00B33063">
          <w:delText xml:space="preserve">    },</w:delText>
        </w:r>
        <w:bookmarkStart w:id="13864" w:name="_Toc10199614"/>
        <w:bookmarkEnd w:id="13864"/>
      </w:del>
    </w:p>
    <w:p w14:paraId="6633918B" w14:textId="72C38B73" w:rsidR="00564C22" w:rsidDel="00B33063" w:rsidRDefault="009B1AF1" w:rsidP="00564C22">
      <w:pPr>
        <w:pStyle w:val="Code"/>
        <w:spacing w:line="259" w:lineRule="auto"/>
        <w:rPr>
          <w:del w:id="13865" w:author="Andreas Kuehne" w:date="2019-05-31T12:22:00Z"/>
        </w:rPr>
      </w:pPr>
      <w:del w:id="13866" w:author="Andreas Kuehne" w:date="2019-05-31T12:22:00Z">
        <w:r w:rsidDel="00B33063">
          <w:rPr>
            <w:color w:val="31849B" w:themeColor="accent5" w:themeShade="BF"/>
          </w:rPr>
          <w:delText xml:space="preserve">    "claimedIdentity"</w:delText>
        </w:r>
        <w:r w:rsidDel="00B33063">
          <w:delText>: {</w:delText>
        </w:r>
        <w:bookmarkStart w:id="13867" w:name="_Toc10199615"/>
        <w:bookmarkEnd w:id="13867"/>
      </w:del>
    </w:p>
    <w:p w14:paraId="636363A6" w14:textId="0E31DF88" w:rsidR="00564C22" w:rsidDel="00B33063" w:rsidRDefault="009B1AF1" w:rsidP="00564C22">
      <w:pPr>
        <w:pStyle w:val="Code"/>
        <w:spacing w:line="259" w:lineRule="auto"/>
        <w:rPr>
          <w:del w:id="13868" w:author="Andreas Kuehne" w:date="2019-05-31T12:22:00Z"/>
        </w:rPr>
      </w:pPr>
      <w:del w:id="138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3870" w:name="_Toc10199616"/>
        <w:bookmarkEnd w:id="13870"/>
      </w:del>
    </w:p>
    <w:p w14:paraId="76F2D58E" w14:textId="3612F4FE" w:rsidR="00564C22" w:rsidDel="00B33063" w:rsidRDefault="009B1AF1" w:rsidP="00564C22">
      <w:pPr>
        <w:pStyle w:val="Code"/>
        <w:spacing w:line="259" w:lineRule="auto"/>
        <w:rPr>
          <w:del w:id="13871" w:author="Andreas Kuehne" w:date="2019-05-31T12:22:00Z"/>
        </w:rPr>
      </w:pPr>
      <w:del w:id="13872" w:author="Andreas Kuehne" w:date="2019-05-31T12:22:00Z">
        <w:r w:rsidDel="00B33063">
          <w:delText xml:space="preserve">    },</w:delText>
        </w:r>
        <w:bookmarkStart w:id="13873" w:name="_Toc10199617"/>
        <w:bookmarkEnd w:id="13873"/>
      </w:del>
    </w:p>
    <w:p w14:paraId="5CF7AB42" w14:textId="1D4A460F" w:rsidR="00564C22" w:rsidDel="00B33063" w:rsidRDefault="009B1AF1" w:rsidP="00564C22">
      <w:pPr>
        <w:pStyle w:val="Code"/>
        <w:spacing w:line="259" w:lineRule="auto"/>
        <w:rPr>
          <w:del w:id="13874" w:author="Andreas Kuehne" w:date="2019-05-31T12:22:00Z"/>
        </w:rPr>
      </w:pPr>
      <w:del w:id="13875" w:author="Andreas Kuehne" w:date="2019-05-31T12:22:00Z">
        <w:r w:rsidDel="00B33063">
          <w:rPr>
            <w:color w:val="31849B" w:themeColor="accent5" w:themeShade="BF"/>
          </w:rPr>
          <w:delText xml:space="preserve">    "schemas"</w:delText>
        </w:r>
        <w:r w:rsidDel="00B33063">
          <w:delText>: {</w:delText>
        </w:r>
        <w:bookmarkStart w:id="13876" w:name="_Toc10199618"/>
        <w:bookmarkEnd w:id="13876"/>
      </w:del>
    </w:p>
    <w:p w14:paraId="2471FACA" w14:textId="63208F87" w:rsidR="00564C22" w:rsidDel="00B33063" w:rsidRDefault="009B1AF1" w:rsidP="00564C22">
      <w:pPr>
        <w:pStyle w:val="Code"/>
        <w:spacing w:line="259" w:lineRule="auto"/>
        <w:rPr>
          <w:del w:id="13877" w:author="Andreas Kuehne" w:date="2019-05-31T12:22:00Z"/>
        </w:rPr>
      </w:pPr>
      <w:del w:id="1387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3879" w:name="_Toc10199619"/>
        <w:bookmarkEnd w:id="13879"/>
      </w:del>
    </w:p>
    <w:p w14:paraId="43AEDBDE" w14:textId="7031250B" w:rsidR="00564C22" w:rsidDel="00B33063" w:rsidRDefault="009B1AF1" w:rsidP="00564C22">
      <w:pPr>
        <w:pStyle w:val="Code"/>
        <w:spacing w:line="259" w:lineRule="auto"/>
        <w:rPr>
          <w:del w:id="13880" w:author="Andreas Kuehne" w:date="2019-05-31T12:22:00Z"/>
        </w:rPr>
      </w:pPr>
      <w:del w:id="13881" w:author="Andreas Kuehne" w:date="2019-05-31T12:22:00Z">
        <w:r w:rsidDel="00B33063">
          <w:delText xml:space="preserve">    },</w:delText>
        </w:r>
        <w:bookmarkStart w:id="13882" w:name="_Toc10199620"/>
        <w:bookmarkEnd w:id="13882"/>
      </w:del>
    </w:p>
    <w:p w14:paraId="2635AE3D" w14:textId="6942B5D9" w:rsidR="00564C22" w:rsidDel="00B33063" w:rsidRDefault="009B1AF1" w:rsidP="00564C22">
      <w:pPr>
        <w:pStyle w:val="Code"/>
        <w:spacing w:line="259" w:lineRule="auto"/>
        <w:rPr>
          <w:del w:id="13883" w:author="Andreas Kuehne" w:date="2019-05-31T12:22:00Z"/>
        </w:rPr>
      </w:pPr>
      <w:del w:id="13884" w:author="Andreas Kuehne" w:date="2019-05-31T12:22:00Z">
        <w:r w:rsidDel="00B33063">
          <w:rPr>
            <w:color w:val="31849B" w:themeColor="accent5" w:themeShade="BF"/>
          </w:rPr>
          <w:delText xml:space="preserve">    "addTimestamp"</w:delText>
        </w:r>
        <w:r w:rsidDel="00B33063">
          <w:delText>: {</w:delText>
        </w:r>
        <w:bookmarkStart w:id="13885" w:name="_Toc10199621"/>
        <w:bookmarkEnd w:id="13885"/>
      </w:del>
    </w:p>
    <w:p w14:paraId="746A24C9" w14:textId="645DFACE" w:rsidR="00564C22" w:rsidDel="00B33063" w:rsidRDefault="009B1AF1" w:rsidP="00564C22">
      <w:pPr>
        <w:pStyle w:val="Code"/>
        <w:spacing w:line="259" w:lineRule="auto"/>
        <w:rPr>
          <w:del w:id="13886" w:author="Andreas Kuehne" w:date="2019-05-31T12:22:00Z"/>
        </w:rPr>
      </w:pPr>
      <w:del w:id="138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888" w:name="_Toc10199622"/>
        <w:bookmarkEnd w:id="13888"/>
      </w:del>
    </w:p>
    <w:p w14:paraId="27122FED" w14:textId="0AFE7911" w:rsidR="00564C22" w:rsidDel="00B33063" w:rsidRDefault="009B1AF1" w:rsidP="00564C22">
      <w:pPr>
        <w:pStyle w:val="Code"/>
        <w:spacing w:line="259" w:lineRule="auto"/>
        <w:rPr>
          <w:del w:id="13889" w:author="Andreas Kuehne" w:date="2019-05-31T12:22:00Z"/>
        </w:rPr>
      </w:pPr>
      <w:del w:id="13890" w:author="Andreas Kuehne" w:date="2019-05-31T12:22:00Z">
        <w:r w:rsidDel="00B33063">
          <w:rPr>
            <w:color w:val="31849B" w:themeColor="accent5" w:themeShade="BF"/>
          </w:rPr>
          <w:delText xml:space="preserve">      "items"</w:delText>
        </w:r>
        <w:r w:rsidDel="00B33063">
          <w:delText>: {</w:delText>
        </w:r>
        <w:bookmarkStart w:id="13891" w:name="_Toc10199623"/>
        <w:bookmarkEnd w:id="13891"/>
      </w:del>
    </w:p>
    <w:p w14:paraId="7FC56924" w14:textId="647DDF60" w:rsidR="00564C22" w:rsidDel="00B33063" w:rsidRDefault="009B1AF1" w:rsidP="00564C22">
      <w:pPr>
        <w:pStyle w:val="Code"/>
        <w:spacing w:line="259" w:lineRule="auto"/>
        <w:rPr>
          <w:del w:id="13892" w:author="Andreas Kuehne" w:date="2019-05-31T12:22:00Z"/>
        </w:rPr>
      </w:pPr>
      <w:del w:id="138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894" w:name="_Toc10199624"/>
        <w:bookmarkEnd w:id="13894"/>
      </w:del>
    </w:p>
    <w:p w14:paraId="535F864F" w14:textId="395A0861" w:rsidR="00564C22" w:rsidDel="00B33063" w:rsidRDefault="009B1AF1" w:rsidP="00564C22">
      <w:pPr>
        <w:pStyle w:val="Code"/>
        <w:spacing w:line="259" w:lineRule="auto"/>
        <w:rPr>
          <w:del w:id="13895" w:author="Andreas Kuehne" w:date="2019-05-31T12:22:00Z"/>
        </w:rPr>
      </w:pPr>
      <w:del w:id="13896" w:author="Andreas Kuehne" w:date="2019-05-31T12:22:00Z">
        <w:r w:rsidDel="00B33063">
          <w:delText xml:space="preserve">      }</w:delText>
        </w:r>
        <w:bookmarkStart w:id="13897" w:name="_Toc10199625"/>
        <w:bookmarkEnd w:id="13897"/>
      </w:del>
    </w:p>
    <w:p w14:paraId="12B064D6" w14:textId="7B52FB2F" w:rsidR="00564C22" w:rsidDel="00B33063" w:rsidRDefault="009B1AF1" w:rsidP="00564C22">
      <w:pPr>
        <w:pStyle w:val="Code"/>
        <w:spacing w:line="259" w:lineRule="auto"/>
        <w:rPr>
          <w:del w:id="13898" w:author="Andreas Kuehne" w:date="2019-05-31T12:22:00Z"/>
        </w:rPr>
      </w:pPr>
      <w:del w:id="13899" w:author="Andreas Kuehne" w:date="2019-05-31T12:22:00Z">
        <w:r w:rsidDel="00B33063">
          <w:delText xml:space="preserve">    },</w:delText>
        </w:r>
        <w:bookmarkStart w:id="13900" w:name="_Toc10199626"/>
        <w:bookmarkEnd w:id="13900"/>
      </w:del>
    </w:p>
    <w:p w14:paraId="14191AF2" w14:textId="78A334A9" w:rsidR="00564C22" w:rsidDel="00B33063" w:rsidRDefault="009B1AF1" w:rsidP="00564C22">
      <w:pPr>
        <w:pStyle w:val="Code"/>
        <w:spacing w:line="259" w:lineRule="auto"/>
        <w:rPr>
          <w:del w:id="13901" w:author="Andreas Kuehne" w:date="2019-05-31T12:22:00Z"/>
        </w:rPr>
      </w:pPr>
      <w:del w:id="13902" w:author="Andreas Kuehne" w:date="2019-05-31T12:22:00Z">
        <w:r w:rsidDel="00B33063">
          <w:rPr>
            <w:color w:val="31849B" w:themeColor="accent5" w:themeShade="BF"/>
          </w:rPr>
          <w:delText xml:space="preserve">    "enforceAsync"</w:delText>
        </w:r>
        <w:r w:rsidDel="00B33063">
          <w:delText>: {</w:delText>
        </w:r>
        <w:bookmarkStart w:id="13903" w:name="_Toc10199627"/>
        <w:bookmarkEnd w:id="13903"/>
      </w:del>
    </w:p>
    <w:p w14:paraId="222B680B" w14:textId="7907B34B" w:rsidR="00564C22" w:rsidDel="00B33063" w:rsidRDefault="009B1AF1" w:rsidP="00564C22">
      <w:pPr>
        <w:pStyle w:val="Code"/>
        <w:spacing w:line="259" w:lineRule="auto"/>
        <w:rPr>
          <w:del w:id="13904" w:author="Andreas Kuehne" w:date="2019-05-31T12:22:00Z"/>
        </w:rPr>
      </w:pPr>
      <w:del w:id="139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3906" w:name="_Toc10199628"/>
        <w:bookmarkEnd w:id="13906"/>
      </w:del>
    </w:p>
    <w:p w14:paraId="76433553" w14:textId="4C3303DF" w:rsidR="00564C22" w:rsidDel="00B33063" w:rsidRDefault="009B1AF1" w:rsidP="00564C22">
      <w:pPr>
        <w:pStyle w:val="Code"/>
        <w:spacing w:line="259" w:lineRule="auto"/>
        <w:rPr>
          <w:del w:id="13907" w:author="Andreas Kuehne" w:date="2019-05-31T12:22:00Z"/>
        </w:rPr>
      </w:pPr>
      <w:del w:id="13908" w:author="Andreas Kuehne" w:date="2019-05-31T12:22:00Z">
        <w:r w:rsidDel="00B33063">
          <w:delText xml:space="preserve">    },</w:delText>
        </w:r>
        <w:bookmarkStart w:id="13909" w:name="_Toc10199629"/>
        <w:bookmarkEnd w:id="13909"/>
      </w:del>
    </w:p>
    <w:p w14:paraId="0B61AE5C" w14:textId="37662535" w:rsidR="00564C22" w:rsidDel="00B33063" w:rsidRDefault="009B1AF1" w:rsidP="00564C22">
      <w:pPr>
        <w:pStyle w:val="Code"/>
        <w:spacing w:line="259" w:lineRule="auto"/>
        <w:rPr>
          <w:del w:id="13910" w:author="Andreas Kuehne" w:date="2019-05-31T12:22:00Z"/>
        </w:rPr>
      </w:pPr>
      <w:del w:id="13911" w:author="Andreas Kuehne" w:date="2019-05-31T12:22:00Z">
        <w:r w:rsidDel="00B33063">
          <w:rPr>
            <w:color w:val="31849B" w:themeColor="accent5" w:themeShade="BF"/>
          </w:rPr>
          <w:delText xml:space="preserve">    "nonce"</w:delText>
        </w:r>
        <w:r w:rsidDel="00B33063">
          <w:delText>: {</w:delText>
        </w:r>
        <w:bookmarkStart w:id="13912" w:name="_Toc10199630"/>
        <w:bookmarkEnd w:id="13912"/>
      </w:del>
    </w:p>
    <w:p w14:paraId="3D6AC6FB" w14:textId="301D522C" w:rsidR="00564C22" w:rsidDel="00B33063" w:rsidRDefault="009B1AF1" w:rsidP="00564C22">
      <w:pPr>
        <w:pStyle w:val="Code"/>
        <w:spacing w:line="259" w:lineRule="auto"/>
        <w:rPr>
          <w:del w:id="13913" w:author="Andreas Kuehne" w:date="2019-05-31T12:22:00Z"/>
        </w:rPr>
      </w:pPr>
      <w:del w:id="139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3915" w:name="_Toc10199631"/>
        <w:bookmarkEnd w:id="13915"/>
      </w:del>
    </w:p>
    <w:p w14:paraId="44605091" w14:textId="6BF6FD53" w:rsidR="00564C22" w:rsidDel="00B33063" w:rsidRDefault="009B1AF1" w:rsidP="00564C22">
      <w:pPr>
        <w:pStyle w:val="Code"/>
        <w:spacing w:line="259" w:lineRule="auto"/>
        <w:rPr>
          <w:del w:id="13916" w:author="Andreas Kuehne" w:date="2019-05-31T12:22:00Z"/>
        </w:rPr>
      </w:pPr>
      <w:del w:id="13917" w:author="Andreas Kuehne" w:date="2019-05-31T12:22:00Z">
        <w:r w:rsidDel="00B33063">
          <w:delText xml:space="preserve">    },</w:delText>
        </w:r>
        <w:bookmarkStart w:id="13918" w:name="_Toc10199632"/>
        <w:bookmarkEnd w:id="13918"/>
      </w:del>
    </w:p>
    <w:p w14:paraId="3DFFAC28" w14:textId="24099115" w:rsidR="00564C22" w:rsidDel="00B33063" w:rsidRDefault="009B1AF1" w:rsidP="00564C22">
      <w:pPr>
        <w:pStyle w:val="Code"/>
        <w:spacing w:line="259" w:lineRule="auto"/>
        <w:rPr>
          <w:del w:id="13919" w:author="Andreas Kuehne" w:date="2019-05-31T12:22:00Z"/>
        </w:rPr>
      </w:pPr>
      <w:del w:id="13920" w:author="Andreas Kuehne" w:date="2019-05-31T12:22:00Z">
        <w:r w:rsidDel="00B33063">
          <w:rPr>
            <w:color w:val="31849B" w:themeColor="accent5" w:themeShade="BF"/>
          </w:rPr>
          <w:delText xml:space="preserve">    "sigType"</w:delText>
        </w:r>
        <w:r w:rsidDel="00B33063">
          <w:delText>: {</w:delText>
        </w:r>
        <w:bookmarkStart w:id="13921" w:name="_Toc10199633"/>
        <w:bookmarkEnd w:id="13921"/>
      </w:del>
    </w:p>
    <w:p w14:paraId="147C6070" w14:textId="1AABC59D" w:rsidR="00564C22" w:rsidDel="00B33063" w:rsidRDefault="009B1AF1" w:rsidP="00564C22">
      <w:pPr>
        <w:pStyle w:val="Code"/>
        <w:spacing w:line="259" w:lineRule="auto"/>
        <w:rPr>
          <w:del w:id="13922" w:author="Andreas Kuehne" w:date="2019-05-31T12:22:00Z"/>
        </w:rPr>
      </w:pPr>
      <w:del w:id="139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24" w:name="_Toc10199634"/>
        <w:bookmarkEnd w:id="13924"/>
      </w:del>
    </w:p>
    <w:p w14:paraId="028C5D5E" w14:textId="1778ACA1" w:rsidR="00564C22" w:rsidDel="00B33063" w:rsidRDefault="009B1AF1" w:rsidP="00564C22">
      <w:pPr>
        <w:pStyle w:val="Code"/>
        <w:spacing w:line="259" w:lineRule="auto"/>
        <w:rPr>
          <w:del w:id="13925" w:author="Andreas Kuehne" w:date="2019-05-31T12:22:00Z"/>
        </w:rPr>
      </w:pPr>
      <w:del w:id="13926" w:author="Andreas Kuehne" w:date="2019-05-31T12:22:00Z">
        <w:r w:rsidDel="00B33063">
          <w:delText xml:space="preserve">    },</w:delText>
        </w:r>
        <w:bookmarkStart w:id="13927" w:name="_Toc10199635"/>
        <w:bookmarkEnd w:id="13927"/>
      </w:del>
    </w:p>
    <w:p w14:paraId="5DE686DC" w14:textId="7AD8FA06" w:rsidR="00564C22" w:rsidDel="00B33063" w:rsidRDefault="009B1AF1" w:rsidP="00564C22">
      <w:pPr>
        <w:pStyle w:val="Code"/>
        <w:spacing w:line="259" w:lineRule="auto"/>
        <w:rPr>
          <w:del w:id="13928" w:author="Andreas Kuehne" w:date="2019-05-31T12:22:00Z"/>
        </w:rPr>
      </w:pPr>
      <w:del w:id="13929" w:author="Andreas Kuehne" w:date="2019-05-31T12:22:00Z">
        <w:r w:rsidDel="00B33063">
          <w:rPr>
            <w:color w:val="31849B" w:themeColor="accent5" w:themeShade="BF"/>
          </w:rPr>
          <w:delText xml:space="preserve">    "aud"</w:delText>
        </w:r>
        <w:r w:rsidDel="00B33063">
          <w:delText>: {</w:delText>
        </w:r>
        <w:bookmarkStart w:id="13930" w:name="_Toc10199636"/>
        <w:bookmarkEnd w:id="13930"/>
      </w:del>
    </w:p>
    <w:p w14:paraId="6FD08A1A" w14:textId="1F76CABE" w:rsidR="00564C22" w:rsidDel="00B33063" w:rsidRDefault="009B1AF1" w:rsidP="00564C22">
      <w:pPr>
        <w:pStyle w:val="Code"/>
        <w:spacing w:line="259" w:lineRule="auto"/>
        <w:rPr>
          <w:del w:id="13931" w:author="Andreas Kuehne" w:date="2019-05-31T12:22:00Z"/>
        </w:rPr>
      </w:pPr>
      <w:del w:id="139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"#/definitions/dss2-IntendedAudienceType"</w:delText>
        </w:r>
        <w:bookmarkStart w:id="13933" w:name="_Toc10199637"/>
        <w:bookmarkEnd w:id="13933"/>
      </w:del>
    </w:p>
    <w:p w14:paraId="2E4EF2AB" w14:textId="363F87EE" w:rsidR="00564C22" w:rsidDel="00B33063" w:rsidRDefault="009B1AF1" w:rsidP="00564C22">
      <w:pPr>
        <w:pStyle w:val="Code"/>
        <w:spacing w:line="259" w:lineRule="auto"/>
        <w:rPr>
          <w:del w:id="13934" w:author="Andreas Kuehne" w:date="2019-05-31T12:22:00Z"/>
        </w:rPr>
      </w:pPr>
      <w:del w:id="13935" w:author="Andreas Kuehne" w:date="2019-05-31T12:22:00Z">
        <w:r w:rsidDel="00B33063">
          <w:delText xml:space="preserve">    },</w:delText>
        </w:r>
        <w:bookmarkStart w:id="13936" w:name="_Toc10199638"/>
        <w:bookmarkEnd w:id="13936"/>
      </w:del>
    </w:p>
    <w:p w14:paraId="25C06144" w14:textId="40A09DB8" w:rsidR="00564C22" w:rsidDel="00B33063" w:rsidRDefault="009B1AF1" w:rsidP="00564C22">
      <w:pPr>
        <w:pStyle w:val="Code"/>
        <w:spacing w:line="259" w:lineRule="auto"/>
        <w:rPr>
          <w:del w:id="13937" w:author="Andreas Kuehne" w:date="2019-05-31T12:22:00Z"/>
        </w:rPr>
      </w:pPr>
      <w:del w:id="13938" w:author="Andreas Kuehne" w:date="2019-05-31T12:22:00Z">
        <w:r w:rsidDel="00B33063">
          <w:rPr>
            <w:color w:val="31849B" w:themeColor="accent5" w:themeShade="BF"/>
          </w:rPr>
          <w:delText xml:space="preserve">    "keySel"</w:delText>
        </w:r>
        <w:r w:rsidDel="00B33063">
          <w:delText>: {</w:delText>
        </w:r>
        <w:bookmarkStart w:id="13939" w:name="_Toc10199639"/>
        <w:bookmarkEnd w:id="13939"/>
      </w:del>
    </w:p>
    <w:p w14:paraId="60602AB1" w14:textId="383B482B" w:rsidR="00564C22" w:rsidDel="00B33063" w:rsidRDefault="009B1AF1" w:rsidP="00564C22">
      <w:pPr>
        <w:pStyle w:val="Code"/>
        <w:spacing w:line="259" w:lineRule="auto"/>
        <w:rPr>
          <w:del w:id="13940" w:author="Andreas Kuehne" w:date="2019-05-31T12:22:00Z"/>
        </w:rPr>
      </w:pPr>
      <w:del w:id="139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42" w:name="_Toc10199640"/>
        <w:bookmarkEnd w:id="13942"/>
      </w:del>
    </w:p>
    <w:p w14:paraId="6452C2F5" w14:textId="3B5A7450" w:rsidR="00564C22" w:rsidDel="00B33063" w:rsidRDefault="009B1AF1" w:rsidP="00564C22">
      <w:pPr>
        <w:pStyle w:val="Code"/>
        <w:spacing w:line="259" w:lineRule="auto"/>
        <w:rPr>
          <w:del w:id="13943" w:author="Andreas Kuehne" w:date="2019-05-31T12:22:00Z"/>
        </w:rPr>
      </w:pPr>
      <w:del w:id="13944" w:author="Andreas Kuehne" w:date="2019-05-31T12:22:00Z">
        <w:r w:rsidDel="00B33063">
          <w:rPr>
            <w:color w:val="31849B" w:themeColor="accent5" w:themeShade="BF"/>
          </w:rPr>
          <w:delText xml:space="preserve">      "items"</w:delText>
        </w:r>
        <w:r w:rsidDel="00B33063">
          <w:delText>: {</w:delText>
        </w:r>
        <w:bookmarkStart w:id="13945" w:name="_Toc10199641"/>
        <w:bookmarkEnd w:id="13945"/>
      </w:del>
    </w:p>
    <w:p w14:paraId="560E181B" w14:textId="1CBC52D1" w:rsidR="00564C22" w:rsidDel="00B33063" w:rsidRDefault="009B1AF1" w:rsidP="00564C22">
      <w:pPr>
        <w:pStyle w:val="Code"/>
        <w:spacing w:line="259" w:lineRule="auto"/>
        <w:rPr>
          <w:del w:id="13946" w:author="Andreas Kuehne" w:date="2019-05-31T12:22:00Z"/>
        </w:rPr>
      </w:pPr>
      <w:del w:id="139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"#/definitions/dss2-KeySelectorType"</w:delText>
        </w:r>
        <w:bookmarkStart w:id="13948" w:name="_Toc10199642"/>
        <w:bookmarkEnd w:id="13948"/>
      </w:del>
    </w:p>
    <w:p w14:paraId="75BF9B3F" w14:textId="48E2783A" w:rsidR="00564C22" w:rsidDel="00B33063" w:rsidRDefault="009B1AF1" w:rsidP="00564C22">
      <w:pPr>
        <w:pStyle w:val="Code"/>
        <w:spacing w:line="259" w:lineRule="auto"/>
        <w:rPr>
          <w:del w:id="13949" w:author="Andreas Kuehne" w:date="2019-05-31T12:22:00Z"/>
        </w:rPr>
      </w:pPr>
      <w:del w:id="13950" w:author="Andreas Kuehne" w:date="2019-05-31T12:22:00Z">
        <w:r w:rsidDel="00B33063">
          <w:delText xml:space="preserve">      }</w:delText>
        </w:r>
        <w:bookmarkStart w:id="13951" w:name="_Toc10199643"/>
        <w:bookmarkEnd w:id="13951"/>
      </w:del>
    </w:p>
    <w:p w14:paraId="52B3BF1D" w14:textId="1B5F79DE" w:rsidR="00564C22" w:rsidDel="00B33063" w:rsidRDefault="009B1AF1" w:rsidP="00564C22">
      <w:pPr>
        <w:pStyle w:val="Code"/>
        <w:spacing w:line="259" w:lineRule="auto"/>
        <w:rPr>
          <w:del w:id="13952" w:author="Andreas Kuehne" w:date="2019-05-31T12:22:00Z"/>
        </w:rPr>
      </w:pPr>
      <w:del w:id="13953" w:author="Andreas Kuehne" w:date="2019-05-31T12:22:00Z">
        <w:r w:rsidDel="00B33063">
          <w:delText xml:space="preserve">    },</w:delText>
        </w:r>
        <w:bookmarkStart w:id="13954" w:name="_Toc10199644"/>
        <w:bookmarkEnd w:id="13954"/>
      </w:del>
    </w:p>
    <w:p w14:paraId="54B7A5DC" w14:textId="1D70A31A" w:rsidR="00564C22" w:rsidDel="00B33063" w:rsidRDefault="009B1AF1" w:rsidP="00564C22">
      <w:pPr>
        <w:pStyle w:val="Code"/>
        <w:spacing w:line="259" w:lineRule="auto"/>
        <w:rPr>
          <w:del w:id="13955" w:author="Andreas Kuehne" w:date="2019-05-31T12:22:00Z"/>
        </w:rPr>
      </w:pPr>
      <w:del w:id="13956" w:author="Andreas Kuehne" w:date="2019-05-31T12:22:00Z">
        <w:r w:rsidDel="00B33063">
          <w:rPr>
            <w:color w:val="31849B" w:themeColor="accent5" w:themeShade="BF"/>
          </w:rPr>
          <w:delText xml:space="preserve">    "props"</w:delText>
        </w:r>
        <w:r w:rsidDel="00B33063">
          <w:delText>: {</w:delText>
        </w:r>
        <w:bookmarkStart w:id="13957" w:name="_Toc10199645"/>
        <w:bookmarkEnd w:id="13957"/>
      </w:del>
    </w:p>
    <w:p w14:paraId="2462B919" w14:textId="278F710A" w:rsidR="00564C22" w:rsidDel="00B33063" w:rsidRDefault="009B1AF1" w:rsidP="00564C22">
      <w:pPr>
        <w:pStyle w:val="Code"/>
        <w:spacing w:line="259" w:lineRule="auto"/>
        <w:rPr>
          <w:del w:id="13958" w:author="Andreas Kuehne" w:date="2019-05-31T12:22:00Z"/>
        </w:rPr>
      </w:pPr>
      <w:del w:id="1395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"#/definitions/dss2-PropertiesHolderType"</w:delText>
        </w:r>
        <w:bookmarkStart w:id="13960" w:name="_Toc10199646"/>
        <w:bookmarkEnd w:id="13960"/>
      </w:del>
    </w:p>
    <w:p w14:paraId="7A63B531" w14:textId="508A7BD3" w:rsidR="00564C22" w:rsidDel="00B33063" w:rsidRDefault="009B1AF1" w:rsidP="00564C22">
      <w:pPr>
        <w:pStyle w:val="Code"/>
        <w:spacing w:line="259" w:lineRule="auto"/>
        <w:rPr>
          <w:del w:id="13961" w:author="Andreas Kuehne" w:date="2019-05-31T12:22:00Z"/>
        </w:rPr>
      </w:pPr>
      <w:del w:id="13962" w:author="Andreas Kuehne" w:date="2019-05-31T12:22:00Z">
        <w:r w:rsidDel="00B33063">
          <w:delText xml:space="preserve">    },</w:delText>
        </w:r>
        <w:bookmarkStart w:id="13963" w:name="_Toc10199647"/>
        <w:bookmarkEnd w:id="13963"/>
      </w:del>
    </w:p>
    <w:p w14:paraId="5E2B1315" w14:textId="5EB81295" w:rsidR="00564C22" w:rsidDel="00B33063" w:rsidRDefault="009B1AF1" w:rsidP="00564C22">
      <w:pPr>
        <w:pStyle w:val="Code"/>
        <w:spacing w:line="259" w:lineRule="auto"/>
        <w:rPr>
          <w:del w:id="13964" w:author="Andreas Kuehne" w:date="2019-05-31T12:22:00Z"/>
        </w:rPr>
      </w:pPr>
      <w:del w:id="13965" w:author="Andreas Kuehne" w:date="2019-05-31T12:22:00Z">
        <w:r w:rsidDel="00B33063">
          <w:rPr>
            <w:color w:val="31849B" w:themeColor="accent5" w:themeShade="BF"/>
          </w:rPr>
          <w:delText xml:space="preserve">    "incObj"</w:delText>
        </w:r>
        <w:r w:rsidDel="00B33063">
          <w:delText>: {</w:delText>
        </w:r>
        <w:bookmarkStart w:id="13966" w:name="_Toc10199648"/>
        <w:bookmarkEnd w:id="13966"/>
      </w:del>
    </w:p>
    <w:p w14:paraId="3587F741" w14:textId="20B80C3D" w:rsidR="00564C22" w:rsidDel="00B33063" w:rsidRDefault="009B1AF1" w:rsidP="00564C22">
      <w:pPr>
        <w:pStyle w:val="Code"/>
        <w:spacing w:line="259" w:lineRule="auto"/>
        <w:rPr>
          <w:del w:id="13967" w:author="Andreas Kuehne" w:date="2019-05-31T12:22:00Z"/>
        </w:rPr>
      </w:pPr>
      <w:del w:id="139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69" w:name="_Toc10199649"/>
        <w:bookmarkEnd w:id="13969"/>
      </w:del>
    </w:p>
    <w:p w14:paraId="3C253E4C" w14:textId="1634F6EB" w:rsidR="00564C22" w:rsidDel="00B33063" w:rsidRDefault="009B1AF1" w:rsidP="00564C22">
      <w:pPr>
        <w:pStyle w:val="Code"/>
        <w:spacing w:line="259" w:lineRule="auto"/>
        <w:rPr>
          <w:del w:id="13970" w:author="Andreas Kuehne" w:date="2019-05-31T12:22:00Z"/>
        </w:rPr>
      </w:pPr>
      <w:del w:id="13971" w:author="Andreas Kuehne" w:date="2019-05-31T12:22:00Z">
        <w:r w:rsidDel="00B33063">
          <w:rPr>
            <w:color w:val="31849B" w:themeColor="accent5" w:themeShade="BF"/>
          </w:rPr>
          <w:delText xml:space="preserve">      "items"</w:delText>
        </w:r>
        <w:r w:rsidDel="00B33063">
          <w:delText>: {</w:delText>
        </w:r>
        <w:bookmarkStart w:id="13972" w:name="_Toc10199650"/>
        <w:bookmarkEnd w:id="13972"/>
      </w:del>
    </w:p>
    <w:p w14:paraId="7BD3C099" w14:textId="4BC5F8C2" w:rsidR="00564C22" w:rsidDel="00B33063" w:rsidRDefault="009B1AF1" w:rsidP="00564C22">
      <w:pPr>
        <w:pStyle w:val="Code"/>
        <w:spacing w:line="259" w:lineRule="auto"/>
        <w:rPr>
          <w:del w:id="13973" w:author="Andreas Kuehne" w:date="2019-05-31T12:22:00Z"/>
        </w:rPr>
      </w:pPr>
      <w:del w:id="1397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"#/definitions/dss2-IncludeObjectType"</w:delText>
        </w:r>
        <w:bookmarkStart w:id="13975" w:name="_Toc10199651"/>
        <w:bookmarkEnd w:id="13975"/>
      </w:del>
    </w:p>
    <w:p w14:paraId="0590A95E" w14:textId="644D41C8" w:rsidR="00564C22" w:rsidDel="00B33063" w:rsidRDefault="009B1AF1" w:rsidP="00564C22">
      <w:pPr>
        <w:pStyle w:val="Code"/>
        <w:spacing w:line="259" w:lineRule="auto"/>
        <w:rPr>
          <w:del w:id="13976" w:author="Andreas Kuehne" w:date="2019-05-31T12:22:00Z"/>
        </w:rPr>
      </w:pPr>
      <w:del w:id="13977" w:author="Andreas Kuehne" w:date="2019-05-31T12:22:00Z">
        <w:r w:rsidDel="00B33063">
          <w:delText xml:space="preserve">      }</w:delText>
        </w:r>
        <w:bookmarkStart w:id="13978" w:name="_Toc10199652"/>
        <w:bookmarkEnd w:id="13978"/>
      </w:del>
    </w:p>
    <w:p w14:paraId="19BE3153" w14:textId="1F67D6D3" w:rsidR="00564C22" w:rsidDel="00B33063" w:rsidRDefault="009B1AF1" w:rsidP="00564C22">
      <w:pPr>
        <w:pStyle w:val="Code"/>
        <w:spacing w:line="259" w:lineRule="auto"/>
        <w:rPr>
          <w:del w:id="13979" w:author="Andreas Kuehne" w:date="2019-05-31T12:22:00Z"/>
        </w:rPr>
      </w:pPr>
      <w:del w:id="13980" w:author="Andreas Kuehne" w:date="2019-05-31T12:22:00Z">
        <w:r w:rsidDel="00B33063">
          <w:delText xml:space="preserve">    },</w:delText>
        </w:r>
        <w:bookmarkStart w:id="13981" w:name="_Toc10199653"/>
        <w:bookmarkEnd w:id="13981"/>
      </w:del>
    </w:p>
    <w:p w14:paraId="3076FD24" w14:textId="2FDDEB7C" w:rsidR="00564C22" w:rsidDel="00B33063" w:rsidRDefault="009B1AF1" w:rsidP="00564C22">
      <w:pPr>
        <w:pStyle w:val="Code"/>
        <w:spacing w:line="259" w:lineRule="auto"/>
        <w:rPr>
          <w:del w:id="13982" w:author="Andreas Kuehne" w:date="2019-05-31T12:22:00Z"/>
        </w:rPr>
      </w:pPr>
      <w:del w:id="13983" w:author="Andreas Kuehne" w:date="2019-05-31T12:22:00Z">
        <w:r w:rsidDel="00B33063">
          <w:rPr>
            <w:color w:val="31849B" w:themeColor="accent5" w:themeShade="BF"/>
          </w:rPr>
          <w:delText xml:space="preserve">    "incContent"</w:delText>
        </w:r>
        <w:r w:rsidDel="00B33063">
          <w:delText>: {</w:delText>
        </w:r>
        <w:bookmarkStart w:id="13984" w:name="_Toc10199654"/>
        <w:bookmarkEnd w:id="13984"/>
      </w:del>
    </w:p>
    <w:p w14:paraId="5FDA2C90" w14:textId="1F029872" w:rsidR="00564C22" w:rsidDel="00B33063" w:rsidRDefault="009B1AF1" w:rsidP="00564C22">
      <w:pPr>
        <w:pStyle w:val="Code"/>
        <w:spacing w:line="259" w:lineRule="auto"/>
        <w:rPr>
          <w:del w:id="13985" w:author="Andreas Kuehne" w:date="2019-05-31T12:22:00Z"/>
        </w:rPr>
      </w:pPr>
      <w:del w:id="1398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3987" w:name="_Toc10199655"/>
        <w:bookmarkEnd w:id="13987"/>
      </w:del>
    </w:p>
    <w:p w14:paraId="4FEC6C06" w14:textId="53D8F050" w:rsidR="00564C22" w:rsidDel="00B33063" w:rsidRDefault="009B1AF1" w:rsidP="00564C22">
      <w:pPr>
        <w:pStyle w:val="Code"/>
        <w:spacing w:line="259" w:lineRule="auto"/>
        <w:rPr>
          <w:del w:id="13988" w:author="Andreas Kuehne" w:date="2019-05-31T12:22:00Z"/>
        </w:rPr>
      </w:pPr>
      <w:del w:id="13989"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3990" w:name="_Toc10199656"/>
        <w:bookmarkEnd w:id="13990"/>
      </w:del>
    </w:p>
    <w:p w14:paraId="3BF9089B" w14:textId="30416BD1" w:rsidR="00564C22" w:rsidDel="00B33063" w:rsidRDefault="009B1AF1" w:rsidP="00564C22">
      <w:pPr>
        <w:pStyle w:val="Code"/>
        <w:spacing w:line="259" w:lineRule="auto"/>
        <w:rPr>
          <w:del w:id="13991" w:author="Andreas Kuehne" w:date="2019-05-31T12:22:00Z"/>
        </w:rPr>
      </w:pPr>
      <w:del w:id="13992" w:author="Andreas Kuehne" w:date="2019-05-31T12:22:00Z">
        <w:r w:rsidDel="00B33063">
          <w:delText xml:space="preserve">    },</w:delText>
        </w:r>
        <w:bookmarkStart w:id="13993" w:name="_Toc10199657"/>
        <w:bookmarkEnd w:id="13993"/>
      </w:del>
    </w:p>
    <w:p w14:paraId="5BCC07C3" w14:textId="6D6C57B2" w:rsidR="00564C22" w:rsidDel="00B33063" w:rsidRDefault="009B1AF1" w:rsidP="00564C22">
      <w:pPr>
        <w:pStyle w:val="Code"/>
        <w:spacing w:line="259" w:lineRule="auto"/>
        <w:rPr>
          <w:del w:id="13994" w:author="Andreas Kuehne" w:date="2019-05-31T12:22:00Z"/>
        </w:rPr>
      </w:pPr>
      <w:del w:id="13995" w:author="Andreas Kuehne" w:date="2019-05-31T12:22:00Z">
        <w:r w:rsidDel="00B33063">
          <w:rPr>
            <w:color w:val="31849B" w:themeColor="accent5" w:themeShade="BF"/>
          </w:rPr>
          <w:delText xml:space="preserve">    "sigPlacement"</w:delText>
        </w:r>
        <w:r w:rsidDel="00B33063">
          <w:delText>: {</w:delText>
        </w:r>
        <w:bookmarkStart w:id="13996" w:name="_Toc10199658"/>
        <w:bookmarkEnd w:id="13996"/>
      </w:del>
    </w:p>
    <w:p w14:paraId="3D529B6E" w14:textId="34D125D0" w:rsidR="00564C22" w:rsidDel="00B33063" w:rsidRDefault="009B1AF1" w:rsidP="00564C22">
      <w:pPr>
        <w:pStyle w:val="Code"/>
        <w:spacing w:line="259" w:lineRule="auto"/>
        <w:rPr>
          <w:del w:id="13997" w:author="Andreas Kuehne" w:date="2019-05-31T12:22:00Z"/>
        </w:rPr>
      </w:pPr>
      <w:del w:id="139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"#/definitions/dss2-SignaturePlacementType"</w:delText>
        </w:r>
        <w:bookmarkStart w:id="13999" w:name="_Toc10199659"/>
        <w:bookmarkEnd w:id="13999"/>
      </w:del>
    </w:p>
    <w:p w14:paraId="2521B1C4" w14:textId="7C5F761B" w:rsidR="00564C22" w:rsidDel="00B33063" w:rsidRDefault="009B1AF1" w:rsidP="00564C22">
      <w:pPr>
        <w:pStyle w:val="Code"/>
        <w:spacing w:line="259" w:lineRule="auto"/>
        <w:rPr>
          <w:del w:id="14000" w:author="Andreas Kuehne" w:date="2019-05-31T12:22:00Z"/>
        </w:rPr>
      </w:pPr>
      <w:del w:id="14001" w:author="Andreas Kuehne" w:date="2019-05-31T12:22:00Z">
        <w:r w:rsidDel="00B33063">
          <w:delText xml:space="preserve">    },</w:delText>
        </w:r>
        <w:bookmarkStart w:id="14002" w:name="_Toc10199660"/>
        <w:bookmarkEnd w:id="14002"/>
      </w:del>
    </w:p>
    <w:p w14:paraId="18AD67C6" w14:textId="14C98A0E" w:rsidR="00564C22" w:rsidDel="00B33063" w:rsidRDefault="009B1AF1" w:rsidP="00564C22">
      <w:pPr>
        <w:pStyle w:val="Code"/>
        <w:spacing w:line="259" w:lineRule="auto"/>
        <w:rPr>
          <w:del w:id="14003" w:author="Andreas Kuehne" w:date="2019-05-31T12:22:00Z"/>
        </w:rPr>
      </w:pPr>
      <w:del w:id="14004" w:author="Andreas Kuehne" w:date="2019-05-31T12:22:00Z">
        <w:r w:rsidDel="00B33063">
          <w:rPr>
            <w:color w:val="31849B" w:themeColor="accent5" w:themeShade="BF"/>
          </w:rPr>
          <w:delText xml:space="preserve">    "signedRefs"</w:delText>
        </w:r>
        <w:r w:rsidDel="00B33063">
          <w:delText>: {</w:delText>
        </w:r>
        <w:bookmarkStart w:id="14005" w:name="_Toc10199661"/>
        <w:bookmarkEnd w:id="14005"/>
      </w:del>
    </w:p>
    <w:p w14:paraId="4F72D9EA" w14:textId="309E7577" w:rsidR="00564C22" w:rsidDel="00B33063" w:rsidRDefault="009B1AF1" w:rsidP="00564C22">
      <w:pPr>
        <w:pStyle w:val="Code"/>
        <w:spacing w:line="259" w:lineRule="auto"/>
        <w:rPr>
          <w:del w:id="14006" w:author="Andreas Kuehne" w:date="2019-05-31T12:22:00Z"/>
        </w:rPr>
      </w:pPr>
      <w:del w:id="140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"#/definitions/dss2-SignedReferencesType"</w:delText>
        </w:r>
        <w:bookmarkStart w:id="14008" w:name="_Toc10199662"/>
        <w:bookmarkEnd w:id="14008"/>
      </w:del>
    </w:p>
    <w:p w14:paraId="041ECEB0" w14:textId="75142A10" w:rsidR="00564C22" w:rsidDel="00B33063" w:rsidRDefault="009B1AF1" w:rsidP="00564C22">
      <w:pPr>
        <w:pStyle w:val="Code"/>
        <w:spacing w:line="259" w:lineRule="auto"/>
        <w:rPr>
          <w:del w:id="14009" w:author="Andreas Kuehne" w:date="2019-05-31T12:22:00Z"/>
        </w:rPr>
      </w:pPr>
      <w:del w:id="14010" w:author="Andreas Kuehne" w:date="2019-05-31T12:22:00Z">
        <w:r w:rsidDel="00B33063">
          <w:delText xml:space="preserve">    },</w:delText>
        </w:r>
        <w:bookmarkStart w:id="14011" w:name="_Toc10199663"/>
        <w:bookmarkEnd w:id="14011"/>
      </w:del>
    </w:p>
    <w:p w14:paraId="2CEBDFE6" w14:textId="3E819E09" w:rsidR="00564C22" w:rsidDel="00B33063" w:rsidRDefault="009B1AF1" w:rsidP="00564C22">
      <w:pPr>
        <w:pStyle w:val="Code"/>
        <w:spacing w:line="259" w:lineRule="auto"/>
        <w:rPr>
          <w:del w:id="14012" w:author="Andreas Kuehne" w:date="2019-05-31T12:22:00Z"/>
        </w:rPr>
      </w:pPr>
      <w:del w:id="14013" w:author="Andreas Kuehne" w:date="2019-05-31T12:22:00Z">
        <w:r w:rsidDel="00B33063">
          <w:rPr>
            <w:color w:val="31849B" w:themeColor="accent5" w:themeShade="BF"/>
          </w:rPr>
          <w:delText xml:space="preserve">    "sigAlgo"</w:delText>
        </w:r>
        <w:r w:rsidDel="00B33063">
          <w:delText>: {</w:delText>
        </w:r>
        <w:bookmarkStart w:id="14014" w:name="_Toc10199664"/>
        <w:bookmarkEnd w:id="14014"/>
      </w:del>
    </w:p>
    <w:p w14:paraId="6FF9499A" w14:textId="6FD37BE9" w:rsidR="00564C22" w:rsidDel="00B33063" w:rsidRDefault="009B1AF1" w:rsidP="00564C22">
      <w:pPr>
        <w:pStyle w:val="Code"/>
        <w:spacing w:line="259" w:lineRule="auto"/>
        <w:rPr>
          <w:del w:id="14015" w:author="Andreas Kuehne" w:date="2019-05-31T12:22:00Z"/>
        </w:rPr>
      </w:pPr>
      <w:del w:id="140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017" w:name="_Toc10199665"/>
        <w:bookmarkEnd w:id="14017"/>
      </w:del>
    </w:p>
    <w:p w14:paraId="49898AFC" w14:textId="48775642" w:rsidR="00564C22" w:rsidDel="00B33063" w:rsidRDefault="009B1AF1" w:rsidP="00564C22">
      <w:pPr>
        <w:pStyle w:val="Code"/>
        <w:spacing w:line="259" w:lineRule="auto"/>
        <w:rPr>
          <w:del w:id="14018" w:author="Andreas Kuehne" w:date="2019-05-31T12:22:00Z"/>
        </w:rPr>
      </w:pPr>
      <w:del w:id="14019" w:author="Andreas Kuehne" w:date="2019-05-31T12:22:00Z">
        <w:r w:rsidDel="00B33063">
          <w:delText xml:space="preserve">    },</w:delText>
        </w:r>
        <w:bookmarkStart w:id="14020" w:name="_Toc10199666"/>
        <w:bookmarkEnd w:id="14020"/>
      </w:del>
    </w:p>
    <w:p w14:paraId="3CA5D112" w14:textId="20A3E84B" w:rsidR="00564C22" w:rsidDel="00B33063" w:rsidRDefault="009B1AF1" w:rsidP="00564C22">
      <w:pPr>
        <w:pStyle w:val="Code"/>
        <w:spacing w:line="259" w:lineRule="auto"/>
        <w:rPr>
          <w:del w:id="14021" w:author="Andreas Kuehne" w:date="2019-05-31T12:22:00Z"/>
        </w:rPr>
      </w:pPr>
      <w:del w:id="14022" w:author="Andreas Kuehne" w:date="2019-05-31T12:22:00Z">
        <w:r w:rsidDel="00B33063">
          <w:rPr>
            <w:color w:val="31849B" w:themeColor="accent5" w:themeShade="BF"/>
          </w:rPr>
          <w:delText xml:space="preserve">    "quality"</w:delText>
        </w:r>
        <w:r w:rsidDel="00B33063">
          <w:delText>: {</w:delText>
        </w:r>
        <w:bookmarkStart w:id="14023" w:name="_Toc10199667"/>
        <w:bookmarkEnd w:id="14023"/>
      </w:del>
    </w:p>
    <w:p w14:paraId="40526C1E" w14:textId="7FF8B1F0" w:rsidR="00564C22" w:rsidDel="00B33063" w:rsidRDefault="009B1AF1" w:rsidP="00564C22">
      <w:pPr>
        <w:pStyle w:val="Code"/>
        <w:spacing w:line="259" w:lineRule="auto"/>
        <w:rPr>
          <w:del w:id="14024" w:author="Andreas Kuehne" w:date="2019-05-31T12:22:00Z"/>
        </w:rPr>
      </w:pPr>
      <w:del w:id="1402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026" w:name="_Toc10199668"/>
        <w:bookmarkEnd w:id="14026"/>
      </w:del>
    </w:p>
    <w:p w14:paraId="350A86CD" w14:textId="6587F62D" w:rsidR="00564C22" w:rsidDel="00B33063" w:rsidRDefault="009B1AF1" w:rsidP="00564C22">
      <w:pPr>
        <w:pStyle w:val="Code"/>
        <w:spacing w:line="259" w:lineRule="auto"/>
        <w:rPr>
          <w:del w:id="14027" w:author="Andreas Kuehne" w:date="2019-05-31T12:22:00Z"/>
        </w:rPr>
      </w:pPr>
      <w:del w:id="14028" w:author="Andreas Kuehne" w:date="2019-05-31T12:22:00Z">
        <w:r w:rsidDel="00B33063">
          <w:delText xml:space="preserve">    }</w:delText>
        </w:r>
        <w:bookmarkStart w:id="14029" w:name="_Toc10199669"/>
        <w:bookmarkEnd w:id="14029"/>
      </w:del>
    </w:p>
    <w:p w14:paraId="6FE24062" w14:textId="7DC70519" w:rsidR="00564C22" w:rsidDel="00B33063" w:rsidRDefault="009B1AF1" w:rsidP="00564C22">
      <w:pPr>
        <w:pStyle w:val="Code"/>
        <w:spacing w:line="259" w:lineRule="auto"/>
        <w:rPr>
          <w:del w:id="14030" w:author="Andreas Kuehne" w:date="2019-05-31T12:22:00Z"/>
        </w:rPr>
      </w:pPr>
      <w:del w:id="14031" w:author="Andreas Kuehne" w:date="2019-05-31T12:22:00Z">
        <w:r w:rsidDel="00B33063">
          <w:delText xml:space="preserve">  }</w:delText>
        </w:r>
        <w:bookmarkStart w:id="14032" w:name="_Toc10199670"/>
        <w:bookmarkEnd w:id="14032"/>
      </w:del>
    </w:p>
    <w:p w14:paraId="55CCEE9B" w14:textId="574194DA" w:rsidR="00564C22" w:rsidDel="00B33063" w:rsidRDefault="009B1AF1" w:rsidP="00564C22">
      <w:pPr>
        <w:pStyle w:val="Code"/>
        <w:spacing w:line="259" w:lineRule="auto"/>
        <w:rPr>
          <w:del w:id="14033" w:author="Andreas Kuehne" w:date="2019-05-31T12:22:00Z"/>
        </w:rPr>
      </w:pPr>
      <w:del w:id="14034" w:author="Andreas Kuehne" w:date="2019-05-31T12:22:00Z">
        <w:r w:rsidDel="00B33063">
          <w:delText>}</w:delText>
        </w:r>
        <w:bookmarkStart w:id="14035" w:name="_Toc10199671"/>
        <w:bookmarkEnd w:id="14035"/>
      </w:del>
    </w:p>
    <w:p w14:paraId="31EA85A7" w14:textId="09F85540" w:rsidR="00564C22" w:rsidDel="00B33063" w:rsidRDefault="00564C22" w:rsidP="00564C22">
      <w:pPr>
        <w:rPr>
          <w:del w:id="14036" w:author="Andreas Kuehne" w:date="2019-05-31T12:22:00Z"/>
        </w:rPr>
      </w:pPr>
      <w:bookmarkStart w:id="14037" w:name="_Toc10199672"/>
      <w:bookmarkEnd w:id="14037"/>
    </w:p>
    <w:p w14:paraId="0D162D3D" w14:textId="3917C1D4" w:rsidR="00564C22" w:rsidDel="00B33063" w:rsidRDefault="009B1AF1" w:rsidP="00564C22">
      <w:pPr>
        <w:pStyle w:val="berschrift4"/>
        <w:rPr>
          <w:del w:id="14038" w:author="Andreas Kuehne" w:date="2019-05-31T12:22:00Z"/>
        </w:rPr>
      </w:pPr>
      <w:del w:id="14039" w:author="Andreas Kuehne" w:date="2019-05-31T12:22:00Z">
        <w:r w:rsidDel="00B33063">
          <w:delText>OptionalInputsSign – XML Syntax</w:delText>
        </w:r>
        <w:bookmarkStart w:id="14040" w:name="_Toc10199673"/>
        <w:bookmarkEnd w:id="14040"/>
      </w:del>
    </w:p>
    <w:p w14:paraId="26D24146" w14:textId="62D67687" w:rsidR="00564C22" w:rsidRPr="5404FA76" w:rsidDel="00B33063" w:rsidRDefault="009B1AF1" w:rsidP="00564C22">
      <w:pPr>
        <w:rPr>
          <w:del w:id="14041" w:author="Andreas Kuehne" w:date="2019-05-31T12:22:00Z"/>
        </w:rPr>
      </w:pPr>
      <w:del w:id="14042"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OptionalInputsSign</w:delText>
        </w:r>
        <w:r w:rsidDel="00B33063">
          <w:delText xml:space="preserve"> </w:delText>
        </w:r>
        <w:r w:rsidRPr="005A6FFD" w:rsidDel="00B33063">
          <w:delText>component.</w:delText>
        </w:r>
        <w:bookmarkStart w:id="14043" w:name="_Toc10199674"/>
        <w:bookmarkEnd w:id="14043"/>
      </w:del>
    </w:p>
    <w:p w14:paraId="6B1ED22D" w14:textId="60B8ECE2" w:rsidR="00564C22" w:rsidDel="00B33063" w:rsidRDefault="009B1AF1" w:rsidP="00564C22">
      <w:pPr>
        <w:rPr>
          <w:del w:id="14044" w:author="Andreas Kuehne" w:date="2019-05-31T12:22:00Z"/>
        </w:rPr>
      </w:pPr>
      <w:del w:id="1404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046" w:name="_Toc10199675"/>
        <w:bookmarkEnd w:id="14046"/>
      </w:del>
    </w:p>
    <w:p w14:paraId="1871E796" w14:textId="23F77CBA" w:rsidR="00564C22" w:rsidDel="00B33063" w:rsidRDefault="009B1AF1" w:rsidP="00564C22">
      <w:pPr>
        <w:pStyle w:val="Code"/>
        <w:rPr>
          <w:del w:id="14047" w:author="Andreas Kuehne" w:date="2019-05-31T12:22:00Z"/>
        </w:rPr>
      </w:pPr>
      <w:del w:id="1404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OptionalInputsSignType</w:delText>
        </w:r>
        <w:r w:rsidDel="00B33063">
          <w:rPr>
            <w:color w:val="943634" w:themeColor="accent2" w:themeShade="BF"/>
          </w:rPr>
          <w:delText>"</w:delText>
        </w:r>
        <w:r w:rsidDel="00B33063">
          <w:rPr>
            <w:color w:val="31849B" w:themeColor="accent5" w:themeShade="BF"/>
          </w:rPr>
          <w:delText>&gt;</w:delText>
        </w:r>
        <w:bookmarkStart w:id="14049" w:name="_Toc10199676"/>
        <w:bookmarkEnd w:id="14049"/>
      </w:del>
    </w:p>
    <w:p w14:paraId="64CE13DF" w14:textId="7B3A4A53" w:rsidR="00564C22" w:rsidDel="00B33063" w:rsidRDefault="009B1AF1" w:rsidP="00564C22">
      <w:pPr>
        <w:pStyle w:val="Code"/>
        <w:rPr>
          <w:del w:id="14050" w:author="Andreas Kuehne" w:date="2019-05-31T12:22:00Z"/>
        </w:rPr>
      </w:pPr>
      <w:del w:id="14051" w:author="Andreas Kuehne" w:date="2019-05-31T12:22:00Z">
        <w:r w:rsidDel="00B33063">
          <w:rPr>
            <w:color w:val="31849B" w:themeColor="accent5" w:themeShade="BF"/>
          </w:rPr>
          <w:delText xml:space="preserve">  &lt;xs:complexContent&gt;</w:delText>
        </w:r>
        <w:bookmarkStart w:id="14052" w:name="_Toc10199677"/>
        <w:bookmarkEnd w:id="14052"/>
      </w:del>
    </w:p>
    <w:p w14:paraId="50DD3C8F" w14:textId="1DD387D0" w:rsidR="00564C22" w:rsidDel="00B33063" w:rsidRDefault="009B1AF1" w:rsidP="00564C22">
      <w:pPr>
        <w:pStyle w:val="Code"/>
        <w:rPr>
          <w:del w:id="14053" w:author="Andreas Kuehne" w:date="2019-05-31T12:22:00Z"/>
        </w:rPr>
      </w:pPr>
      <w:del w:id="1405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4055" w:name="_Toc10199678"/>
        <w:bookmarkEnd w:id="14055"/>
      </w:del>
    </w:p>
    <w:p w14:paraId="52691F07" w14:textId="4BBB9499" w:rsidR="00564C22" w:rsidDel="00B33063" w:rsidRDefault="009B1AF1" w:rsidP="00564C22">
      <w:pPr>
        <w:pStyle w:val="Code"/>
        <w:rPr>
          <w:del w:id="14056" w:author="Andreas Kuehne" w:date="2019-05-31T12:22:00Z"/>
        </w:rPr>
      </w:pPr>
      <w:del w:id="14057" w:author="Andreas Kuehne" w:date="2019-05-31T12:22:00Z">
        <w:r w:rsidDel="00B33063">
          <w:rPr>
            <w:color w:val="31849B" w:themeColor="accent5" w:themeShade="BF"/>
          </w:rPr>
          <w:delText xml:space="preserve">      &lt;xs:sequence&gt;</w:delText>
        </w:r>
        <w:bookmarkStart w:id="14058" w:name="_Toc10199679"/>
        <w:bookmarkEnd w:id="14058"/>
      </w:del>
    </w:p>
    <w:p w14:paraId="25D82AA8" w14:textId="24026EA6" w:rsidR="00564C22" w:rsidDel="00B33063" w:rsidRDefault="009B1AF1" w:rsidP="00564C22">
      <w:pPr>
        <w:pStyle w:val="Code"/>
        <w:rPr>
          <w:del w:id="14059" w:author="Andreas Kuehne" w:date="2019-05-31T12:22:00Z"/>
        </w:rPr>
      </w:pPr>
      <w:del w:id="1406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61" w:name="_Toc10199680"/>
        <w:bookmarkEnd w:id="14061"/>
      </w:del>
    </w:p>
    <w:p w14:paraId="70E94412" w14:textId="67F75E38" w:rsidR="00564C22" w:rsidDel="00B33063" w:rsidRDefault="009B1AF1" w:rsidP="00564C22">
      <w:pPr>
        <w:pStyle w:val="Code"/>
        <w:rPr>
          <w:del w:id="14062" w:author="Andreas Kuehne" w:date="2019-05-31T12:22:00Z"/>
        </w:rPr>
      </w:pPr>
      <w:del w:id="140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IntendedAudience</w:delText>
        </w:r>
        <w:r w:rsidDel="00B33063">
          <w:rPr>
            <w:color w:val="943634" w:themeColor="accent2" w:themeShade="BF"/>
          </w:rPr>
          <w:delText>" type="</w:delText>
        </w:r>
        <w:r w:rsidDel="00B33063">
          <w:rPr>
            <w:color w:val="244061" w:themeColor="accent1" w:themeShade="80"/>
          </w:rPr>
          <w:delText>dss2:IntendedAudienceType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64" w:name="_Toc10199681"/>
        <w:bookmarkEnd w:id="14064"/>
      </w:del>
    </w:p>
    <w:p w14:paraId="3FE56CF6" w14:textId="112A4EF2" w:rsidR="00564C22" w:rsidDel="00B33063" w:rsidRDefault="009B1AF1" w:rsidP="00564C22">
      <w:pPr>
        <w:pStyle w:val="Code"/>
        <w:rPr>
          <w:del w:id="14065" w:author="Andreas Kuehne" w:date="2019-05-31T12:22:00Z"/>
        </w:rPr>
      </w:pPr>
      <w:del w:id="1406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KeySelector</w:delText>
        </w:r>
        <w:r w:rsidDel="00B33063">
          <w:rPr>
            <w:color w:val="943634" w:themeColor="accent2" w:themeShade="BF"/>
          </w:rPr>
          <w:delText>" type="</w:delText>
        </w:r>
        <w:r w:rsidDel="00B33063">
          <w:rPr>
            <w:color w:val="244061" w:themeColor="accent1" w:themeShade="80"/>
          </w:rPr>
          <w:delText>dss2:KeySelectorType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67" w:name="_Toc10199682"/>
        <w:bookmarkEnd w:id="14067"/>
      </w:del>
    </w:p>
    <w:p w14:paraId="5F91EE1C" w14:textId="4869832F" w:rsidR="00564C22" w:rsidDel="00B33063" w:rsidRDefault="009B1AF1" w:rsidP="00564C22">
      <w:pPr>
        <w:pStyle w:val="Code"/>
        <w:rPr>
          <w:del w:id="14068" w:author="Andreas Kuehne" w:date="2019-05-31T12:22:00Z"/>
        </w:rPr>
      </w:pPr>
      <w:del w:id="1406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Properties</w:delText>
        </w:r>
        <w:r w:rsidDel="00B33063">
          <w:rPr>
            <w:color w:val="943634" w:themeColor="accent2" w:themeShade="BF"/>
          </w:rPr>
          <w:delText>" type="</w:delText>
        </w:r>
        <w:r w:rsidDel="00B33063">
          <w:rPr>
            <w:color w:val="244061" w:themeColor="accent1" w:themeShade="80"/>
          </w:rPr>
          <w:delText>dss2:PropertiesHolderType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70" w:name="_Toc10199683"/>
        <w:bookmarkEnd w:id="14070"/>
      </w:del>
    </w:p>
    <w:p w14:paraId="7C6892B7" w14:textId="6A353EA9" w:rsidR="00564C22" w:rsidDel="00B33063" w:rsidRDefault="009B1AF1" w:rsidP="00564C22">
      <w:pPr>
        <w:pStyle w:val="Code"/>
        <w:rPr>
          <w:del w:id="14071" w:author="Andreas Kuehne" w:date="2019-05-31T12:22:00Z"/>
        </w:rPr>
      </w:pPr>
      <w:del w:id="140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IncludeObject</w:delText>
        </w:r>
        <w:r w:rsidDel="00B33063">
          <w:rPr>
            <w:color w:val="943634" w:themeColor="accent2" w:themeShade="BF"/>
          </w:rPr>
          <w:delText>" type="</w:delText>
        </w:r>
        <w:r w:rsidDel="00B33063">
          <w:rPr>
            <w:color w:val="244061" w:themeColor="accent1" w:themeShade="80"/>
          </w:rPr>
          <w:delText>dss2:IncludeObjectType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73" w:name="_Toc10199684"/>
        <w:bookmarkEnd w:id="14073"/>
      </w:del>
    </w:p>
    <w:p w14:paraId="52D181EC" w14:textId="07FBC3ED" w:rsidR="00564C22" w:rsidDel="00B33063" w:rsidRDefault="009B1AF1" w:rsidP="00564C22">
      <w:pPr>
        <w:pStyle w:val="Code"/>
        <w:rPr>
          <w:del w:id="14074" w:author="Andreas Kuehne" w:date="2019-05-31T12:22:00Z"/>
        </w:rPr>
      </w:pPr>
      <w:del w:id="1407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IncludeEContent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76" w:name="_Toc10199685"/>
        <w:bookmarkEnd w:id="14076"/>
      </w:del>
    </w:p>
    <w:p w14:paraId="4A7215EC" w14:textId="633E04F9" w:rsidR="00564C22" w:rsidDel="00B33063" w:rsidRDefault="009B1AF1" w:rsidP="00564C22">
      <w:pPr>
        <w:pStyle w:val="Code"/>
        <w:rPr>
          <w:del w:id="14077" w:author="Andreas Kuehne" w:date="2019-05-31T12:22:00Z"/>
        </w:rPr>
      </w:pPr>
      <w:del w:id="140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SignaturePlacement</w:delText>
        </w:r>
        <w:r w:rsidDel="00B33063">
          <w:rPr>
            <w:color w:val="943634" w:themeColor="accent2" w:themeShade="BF"/>
          </w:rPr>
          <w:delText>" type="</w:delText>
        </w:r>
        <w:r w:rsidDel="00B33063">
          <w:rPr>
            <w:color w:val="244061" w:themeColor="accent1" w:themeShade="80"/>
          </w:rPr>
          <w:delText>dss2:SignaturePlacementType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79" w:name="_Toc10199686"/>
        <w:bookmarkEnd w:id="14079"/>
      </w:del>
    </w:p>
    <w:p w14:paraId="15BFDAC0" w14:textId="74B03EBA" w:rsidR="00564C22" w:rsidDel="00B33063" w:rsidRDefault="009B1AF1" w:rsidP="00564C22">
      <w:pPr>
        <w:pStyle w:val="Code"/>
        <w:rPr>
          <w:del w:id="14080" w:author="Andreas Kuehne" w:date="2019-05-31T12:22:00Z"/>
        </w:rPr>
      </w:pPr>
      <w:del w:id="140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SignedReferences</w:delText>
        </w:r>
        <w:r w:rsidDel="00B33063">
          <w:rPr>
            <w:color w:val="943634" w:themeColor="accent2" w:themeShade="BF"/>
          </w:rPr>
          <w:delText>" type="</w:delText>
        </w:r>
        <w:r w:rsidDel="00B33063">
          <w:rPr>
            <w:color w:val="244061" w:themeColor="accent1" w:themeShade="80"/>
          </w:rPr>
          <w:delText>dss2:SignedReferencesType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82" w:name="_Toc10199687"/>
        <w:bookmarkEnd w:id="14082"/>
      </w:del>
    </w:p>
    <w:p w14:paraId="7C37AD52" w14:textId="506C0525" w:rsidR="00564C22" w:rsidDel="00B33063" w:rsidRDefault="009B1AF1" w:rsidP="00564C22">
      <w:pPr>
        <w:pStyle w:val="Code"/>
        <w:rPr>
          <w:del w:id="14083" w:author="Andreas Kuehne" w:date="2019-05-31T12:22:00Z"/>
        </w:rPr>
      </w:pPr>
      <w:del w:id="1408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85" w:name="_Toc10199688"/>
        <w:bookmarkEnd w:id="14085"/>
      </w:del>
    </w:p>
    <w:p w14:paraId="7F011E1E" w14:textId="472CAD0B" w:rsidR="00564C22" w:rsidDel="00B33063" w:rsidRDefault="009B1AF1" w:rsidP="00564C22">
      <w:pPr>
        <w:pStyle w:val="Code"/>
        <w:rPr>
          <w:del w:id="14086" w:author="Andreas Kuehne" w:date="2019-05-31T12:22:00Z"/>
        </w:rPr>
      </w:pPr>
      <w:del w:id="1408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SignatureQualityLevel</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88" w:name="_Toc10199689"/>
        <w:bookmarkEnd w:id="14088"/>
      </w:del>
    </w:p>
    <w:p w14:paraId="68ED6480" w14:textId="056B8EB0" w:rsidR="00564C22" w:rsidDel="00B33063" w:rsidRDefault="009B1AF1" w:rsidP="00564C22">
      <w:pPr>
        <w:pStyle w:val="Code"/>
        <w:rPr>
          <w:del w:id="14089" w:author="Andreas Kuehne" w:date="2019-05-31T12:22:00Z"/>
        </w:rPr>
      </w:pPr>
      <w:del w:id="14090" w:author="Andreas Kuehne" w:date="2019-05-31T12:22:00Z">
        <w:r w:rsidDel="00B33063">
          <w:rPr>
            <w:color w:val="31849B" w:themeColor="accent5" w:themeShade="BF"/>
          </w:rPr>
          <w:delText xml:space="preserve">      &lt;/xs:sequence&gt;</w:delText>
        </w:r>
        <w:bookmarkStart w:id="14091" w:name="_Toc10199690"/>
        <w:bookmarkEnd w:id="14091"/>
      </w:del>
    </w:p>
    <w:p w14:paraId="76356939" w14:textId="60607991" w:rsidR="00564C22" w:rsidDel="00B33063" w:rsidRDefault="009B1AF1" w:rsidP="00564C22">
      <w:pPr>
        <w:pStyle w:val="Code"/>
        <w:rPr>
          <w:del w:id="14092" w:author="Andreas Kuehne" w:date="2019-05-31T12:22:00Z"/>
        </w:rPr>
      </w:pPr>
      <w:del w:id="14093" w:author="Andreas Kuehne" w:date="2019-05-31T12:22:00Z">
        <w:r w:rsidDel="00B33063">
          <w:rPr>
            <w:color w:val="31849B" w:themeColor="accent5" w:themeShade="BF"/>
          </w:rPr>
          <w:delText xml:space="preserve">    &lt;/xs:extension&gt;</w:delText>
        </w:r>
        <w:bookmarkStart w:id="14094" w:name="_Toc10199691"/>
        <w:bookmarkEnd w:id="14094"/>
      </w:del>
    </w:p>
    <w:p w14:paraId="7A12B108" w14:textId="46856A10" w:rsidR="00564C22" w:rsidDel="00B33063" w:rsidRDefault="009B1AF1" w:rsidP="00564C22">
      <w:pPr>
        <w:pStyle w:val="Code"/>
        <w:rPr>
          <w:del w:id="14095" w:author="Andreas Kuehne" w:date="2019-05-31T12:22:00Z"/>
        </w:rPr>
      </w:pPr>
      <w:del w:id="14096" w:author="Andreas Kuehne" w:date="2019-05-31T12:22:00Z">
        <w:r w:rsidDel="00B33063">
          <w:rPr>
            <w:color w:val="31849B" w:themeColor="accent5" w:themeShade="BF"/>
          </w:rPr>
          <w:delText xml:space="preserve">  &lt;/xs:complexContent&gt;</w:delText>
        </w:r>
        <w:bookmarkStart w:id="14097" w:name="_Toc10199692"/>
        <w:bookmarkEnd w:id="14097"/>
      </w:del>
    </w:p>
    <w:p w14:paraId="3A1E6D87" w14:textId="2687BB4A" w:rsidR="00564C22" w:rsidDel="00B33063" w:rsidRDefault="009B1AF1" w:rsidP="00564C22">
      <w:pPr>
        <w:pStyle w:val="Code"/>
        <w:rPr>
          <w:del w:id="14098" w:author="Andreas Kuehne" w:date="2019-05-31T12:22:00Z"/>
        </w:rPr>
      </w:pPr>
      <w:del w:id="14099" w:author="Andreas Kuehne" w:date="2019-05-31T12:22:00Z">
        <w:r w:rsidDel="00B33063">
          <w:rPr>
            <w:color w:val="31849B" w:themeColor="accent5" w:themeShade="BF"/>
          </w:rPr>
          <w:delText>&lt;/xs:complexType&gt;</w:delText>
        </w:r>
        <w:bookmarkStart w:id="14100" w:name="_Toc10199693"/>
        <w:bookmarkEnd w:id="14100"/>
      </w:del>
    </w:p>
    <w:p w14:paraId="3C5CA3FE" w14:textId="01157BF5" w:rsidR="00564C22" w:rsidDel="00B33063" w:rsidRDefault="009B1AF1" w:rsidP="00564C22">
      <w:pPr>
        <w:spacing w:line="259" w:lineRule="auto"/>
        <w:rPr>
          <w:del w:id="14101" w:author="Andreas Kuehne" w:date="2019-05-31T12:22:00Z"/>
        </w:rPr>
      </w:pPr>
      <w:del w:id="1410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OptionalInputsSignType</w:delText>
        </w:r>
        <w:r w:rsidRPr="71C71F8C" w:rsidDel="00B33063">
          <w:delText xml:space="preserve"> </w:delText>
        </w:r>
        <w:r w:rsidDel="00B33063">
          <w:delText xml:space="preserve">XML element SHALL implement in XML syntax the sub-component that has a name equal to its local name. </w:delText>
        </w:r>
        <w:bookmarkStart w:id="14103" w:name="_Toc10199694"/>
        <w:bookmarkEnd w:id="14103"/>
      </w:del>
    </w:p>
    <w:p w14:paraId="490C19D8" w14:textId="4E2A81F5" w:rsidR="00564C22" w:rsidDel="00B33063" w:rsidRDefault="009B1AF1" w:rsidP="00564C22">
      <w:pPr>
        <w:pStyle w:val="berschrift3"/>
        <w:rPr>
          <w:del w:id="14104" w:author="Andreas Kuehne" w:date="2019-05-31T12:22:00Z"/>
        </w:rPr>
      </w:pPr>
      <w:bookmarkStart w:id="14105" w:name="_RefComp5BA2A20A"/>
      <w:del w:id="14106" w:author="Andreas Kuehne" w:date="2019-05-31T12:22:00Z">
        <w:r w:rsidDel="00B33063">
          <w:delText>Component OptionalInputsVerify</w:delText>
        </w:r>
        <w:bookmarkStart w:id="14107" w:name="_Toc10199695"/>
        <w:bookmarkEnd w:id="14105"/>
        <w:bookmarkEnd w:id="14107"/>
      </w:del>
    </w:p>
    <w:p w14:paraId="704853C0" w14:textId="62E6DC44" w:rsidR="00564C22" w:rsidDel="00B33063" w:rsidRDefault="001725A5" w:rsidP="00564C22">
      <w:pPr>
        <w:rPr>
          <w:del w:id="14108" w:author="Andreas Kuehne" w:date="2019-05-31T12:22:00Z"/>
        </w:rPr>
      </w:pPr>
      <w:del w:id="14109"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OptionalInputsVerify</w:delText>
        </w:r>
        <w:r w:rsidRPr="003A06D0" w:rsidDel="00B33063">
          <w:delTex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w:delText>
        </w:r>
        <w:r w:rsidR="005A05CB" w:rsidRPr="003A06D0" w:rsidDel="00B33063">
          <w:delText>server. If</w:delText>
        </w:r>
        <w:r w:rsidRPr="003A06D0" w:rsidDel="00B33063">
          <w:delText xml:space="preserve">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4110" w:name="_Toc10199696"/>
        <w:bookmarkEnd w:id="14110"/>
      </w:del>
    </w:p>
    <w:p w14:paraId="21C1D640" w14:textId="375179B2" w:rsidR="00564C22" w:rsidDel="00B33063" w:rsidRDefault="009B1AF1" w:rsidP="00564C22">
      <w:pPr>
        <w:rPr>
          <w:del w:id="14111" w:author="Andreas Kuehne" w:date="2019-05-31T12:22:00Z"/>
        </w:rPr>
      </w:pPr>
      <w:del w:id="14112"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4113" w:name="_Toc10199697"/>
        <w:bookmarkEnd w:id="14113"/>
      </w:del>
    </w:p>
    <w:p w14:paraId="24452580" w14:textId="3305F187" w:rsidR="00564C22" w:rsidDel="00B33063" w:rsidRDefault="009B1AF1" w:rsidP="00564C22">
      <w:pPr>
        <w:rPr>
          <w:del w:id="14114" w:author="Andreas Kuehne" w:date="2019-05-31T12:22:00Z"/>
        </w:rPr>
      </w:pPr>
      <w:del w:id="14115" w:author="Andreas Kuehne" w:date="2019-05-31T12:22:00Z">
        <w:r w:rsidDel="00B33063">
          <w:delText>Below follows a list of the sub-components that constitute this component:</w:delText>
        </w:r>
        <w:bookmarkStart w:id="14116" w:name="_Toc10199698"/>
        <w:bookmarkEnd w:id="14116"/>
      </w:del>
    </w:p>
    <w:p w14:paraId="0BBC6796" w14:textId="449045A3" w:rsidR="00564C22" w:rsidDel="00B33063" w:rsidRDefault="009B1AF1" w:rsidP="00564C22">
      <w:pPr>
        <w:pStyle w:val="Member"/>
        <w:rPr>
          <w:del w:id="14117" w:author="Andreas Kuehne" w:date="2019-05-31T12:22:00Z"/>
        </w:rPr>
      </w:pPr>
      <w:del w:id="14118" w:author="Andreas Kuehne" w:date="2019-05-31T12:22:00Z">
        <w:r w:rsidDel="00B33063">
          <w:delText xml:space="preserve">The OPTIONAL </w:delText>
        </w:r>
        <w:r w:rsidRPr="35C1378D" w:rsidDel="00B33063">
          <w:rPr>
            <w:rStyle w:val="Datatype"/>
          </w:rPr>
          <w:delText>UseVerificationTime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_RefComp6E7DE514 \r \h </w:delInstrText>
        </w:r>
        <w:r w:rsidDel="00B33063">
          <w:fldChar w:fldCharType="separate"/>
        </w:r>
        <w:r w:rsidDel="00B33063">
          <w:rPr>
            <w:rStyle w:val="Datatype"/>
            <w:rFonts w:eastAsia="Courier New" w:cs="Courier New"/>
          </w:rPr>
          <w:delText>UseVerificationTime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UseVerificationTime</w:delText>
        </w:r>
        <w:r w:rsidRPr="003A06D0" w:rsidDel="00B33063">
          <w:delText xml:space="preserve"> element instructs the server to attempt to determine the signature’s validity at the specified time, instead of a time determined by the server policy.</w:delText>
        </w:r>
        <w:bookmarkStart w:id="14119" w:name="_Toc10199699"/>
        <w:bookmarkEnd w:id="14119"/>
      </w:del>
    </w:p>
    <w:p w14:paraId="55DE8EED" w14:textId="565AA726" w:rsidR="00564C22" w:rsidDel="00B33063" w:rsidRDefault="009B1AF1" w:rsidP="00564C22">
      <w:pPr>
        <w:pStyle w:val="Member"/>
        <w:rPr>
          <w:del w:id="14120" w:author="Andreas Kuehne" w:date="2019-05-31T12:22:00Z"/>
        </w:rPr>
      </w:pPr>
      <w:del w:id="14121" w:author="Andreas Kuehne" w:date="2019-05-31T12:22:00Z">
        <w:r w:rsidDel="00B33063">
          <w:delText xml:space="preserve">The OPTIONAL </w:delText>
        </w:r>
        <w:r w:rsidRPr="35C1378D" w:rsidDel="00B33063">
          <w:rPr>
            <w:rStyle w:val="Datatype"/>
          </w:rPr>
          <w:delText>ReturnVerificationTimeInfo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cam be used by the client to obtain the time instant used by the server to validate the signature.</w:delText>
        </w:r>
        <w:bookmarkStart w:id="14122" w:name="_Toc10199700"/>
        <w:bookmarkEnd w:id="14122"/>
      </w:del>
    </w:p>
    <w:p w14:paraId="561E0518" w14:textId="7CC66469" w:rsidR="00564C22" w:rsidDel="00B33063" w:rsidRDefault="009B1AF1" w:rsidP="00564C22">
      <w:pPr>
        <w:pStyle w:val="Member"/>
        <w:rPr>
          <w:del w:id="14123" w:author="Andreas Kuehne" w:date="2019-05-31T12:22:00Z"/>
        </w:rPr>
      </w:pPr>
      <w:del w:id="14124" w:author="Andreas Kuehne" w:date="2019-05-31T12:22:00Z">
        <w:r w:rsidDel="00B33063">
          <w:delText xml:space="preserve">The OPTIONAL </w:delText>
        </w:r>
        <w:r w:rsidRPr="35C1378D" w:rsidDel="00B33063">
          <w:rPr>
            <w:rStyle w:val="Datatype"/>
          </w:rPr>
          <w:delText>AdditionalKeyInfo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_RefCompB4921F5C \r \h </w:delInstrText>
        </w:r>
        <w:r w:rsidDel="00B33063">
          <w:fldChar w:fldCharType="separate"/>
        </w:r>
        <w:r w:rsidDel="00B33063">
          <w:rPr>
            <w:rStyle w:val="Datatype"/>
            <w:rFonts w:eastAsia="Courier New" w:cs="Courier New"/>
          </w:rPr>
          <w:delText>AdditionalKeyInfo</w:delText>
        </w:r>
        <w:r w:rsidDel="00B33063">
          <w:fldChar w:fldCharType="end"/>
        </w:r>
        <w:r w:rsidDel="00B33063">
          <w:delText xml:space="preserve">. </w:delText>
        </w:r>
        <w:r w:rsidRPr="003A06D0" w:rsidDel="00B33063">
          <w:delText>This element provides the server with additional data (such as certificates and CRLs) which it can use to validate the signature. These options are not allowed in multi-signature verification.</w:delText>
        </w:r>
        <w:bookmarkStart w:id="14125" w:name="_Toc10199701"/>
        <w:bookmarkEnd w:id="14125"/>
      </w:del>
    </w:p>
    <w:p w14:paraId="58B6523E" w14:textId="02E0FACA" w:rsidR="00564C22" w:rsidDel="00B33063" w:rsidRDefault="009B1AF1" w:rsidP="00564C22">
      <w:pPr>
        <w:pStyle w:val="Member"/>
        <w:rPr>
          <w:del w:id="14126" w:author="Andreas Kuehne" w:date="2019-05-31T12:22:00Z"/>
        </w:rPr>
      </w:pPr>
      <w:del w:id="14127" w:author="Andreas Kuehne" w:date="2019-05-31T12:22:00Z">
        <w:r w:rsidDel="00B33063">
          <w:delText xml:space="preserve">The OPTIONAL </w:delText>
        </w:r>
        <w:r w:rsidRPr="35C1378D" w:rsidDel="00B33063">
          <w:rPr>
            <w:rStyle w:val="Datatype"/>
          </w:rPr>
          <w:delText>ReturnProcessingDetails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instructs the server to return a </w:delText>
        </w:r>
        <w:r w:rsidRPr="003A06D0" w:rsidDel="00B33063">
          <w:rPr>
            <w:rStyle w:val="Datatype"/>
            <w:lang w:val="en-GB"/>
          </w:rPr>
          <w:delText>ProcessingDetails</w:delText>
        </w:r>
        <w:r w:rsidRPr="003A06D0" w:rsidDel="00B33063">
          <w:delText xml:space="preserve"> element. It is not allowed in multi-signature verification.</w:delText>
        </w:r>
        <w:bookmarkStart w:id="14128" w:name="_Toc10199702"/>
        <w:bookmarkEnd w:id="14128"/>
      </w:del>
    </w:p>
    <w:p w14:paraId="657DFD45" w14:textId="4FBE4895" w:rsidR="00564C22" w:rsidDel="00B33063" w:rsidRDefault="009B1AF1" w:rsidP="00564C22">
      <w:pPr>
        <w:pStyle w:val="Member"/>
        <w:rPr>
          <w:del w:id="14129" w:author="Andreas Kuehne" w:date="2019-05-31T12:22:00Z"/>
        </w:rPr>
      </w:pPr>
      <w:del w:id="14130" w:author="Andreas Kuehne" w:date="2019-05-31T12:22:00Z">
        <w:r w:rsidDel="00B33063">
          <w:delText xml:space="preserve">The OPTIONAL </w:delText>
        </w:r>
        <w:r w:rsidRPr="35C1378D" w:rsidDel="00B33063">
          <w:rPr>
            <w:rStyle w:val="Datatype"/>
          </w:rPr>
          <w:delText>ReturnSigningTimeInfo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allows the client to instruct the server to return the time instant associated to the signature creation as a </w:delText>
        </w:r>
        <w:r w:rsidRPr="003A06D0" w:rsidDel="00B33063">
          <w:rPr>
            <w:rStyle w:val="Datatype"/>
            <w:lang w:val="en-GB"/>
          </w:rPr>
          <w:delText xml:space="preserve">SigningTimeInfo </w:delText>
        </w:r>
        <w:r w:rsidRPr="003A06D0" w:rsidDel="00B33063">
          <w:delText>element.</w:delText>
        </w:r>
        <w:bookmarkStart w:id="14131" w:name="_Toc10199703"/>
        <w:bookmarkEnd w:id="14131"/>
      </w:del>
    </w:p>
    <w:p w14:paraId="2D6A3DB9" w14:textId="2AB6829E" w:rsidR="00564C22" w:rsidDel="00B33063" w:rsidRDefault="009B1AF1" w:rsidP="00564C22">
      <w:pPr>
        <w:pStyle w:val="Member"/>
        <w:rPr>
          <w:del w:id="14132" w:author="Andreas Kuehne" w:date="2019-05-31T12:22:00Z"/>
        </w:rPr>
      </w:pPr>
      <w:del w:id="14133" w:author="Andreas Kuehne" w:date="2019-05-31T12:22:00Z">
        <w:r w:rsidDel="00B33063">
          <w:delText xml:space="preserve">The OPTIONAL </w:delText>
        </w:r>
        <w:r w:rsidRPr="35C1378D" w:rsidDel="00B33063">
          <w:rPr>
            <w:rStyle w:val="Datatype"/>
          </w:rPr>
          <w:delText>ReturnSignerIdentity</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w:delText>
        </w:r>
        <w:bookmarkStart w:id="14134" w:name="_Toc10199704"/>
        <w:bookmarkEnd w:id="14134"/>
      </w:del>
    </w:p>
    <w:p w14:paraId="5FCEAD22" w14:textId="2B7E6424" w:rsidR="00564C22" w:rsidDel="00B33063" w:rsidRDefault="009B1AF1" w:rsidP="00564C22">
      <w:pPr>
        <w:pStyle w:val="Member"/>
        <w:rPr>
          <w:del w:id="14135" w:author="Andreas Kuehne" w:date="2019-05-31T12:22:00Z"/>
        </w:rPr>
      </w:pPr>
      <w:del w:id="14136" w:author="Andreas Kuehne" w:date="2019-05-31T12:22:00Z">
        <w:r w:rsidDel="00B33063">
          <w:delText xml:space="preserve">The OPTIONAL </w:delText>
        </w:r>
        <w:r w:rsidRPr="35C1378D" w:rsidDel="00B33063">
          <w:rPr>
            <w:rStyle w:val="Datatype"/>
          </w:rPr>
          <w:delText>ReturnAugmentedSignature</w:delText>
        </w:r>
        <w:r w:rsidDel="00B33063">
          <w:delText xml:space="preserve"> element, if present, MUST contain a URI. </w:delText>
        </w:r>
        <w:r w:rsidRPr="003A06D0" w:rsidDel="00B33063">
          <w:delText xml:space="preserve">This element allows the client to instruct the server to return an </w:delText>
        </w:r>
        <w:r w:rsidRPr="003A06D0" w:rsidDel="00B33063">
          <w:rPr>
            <w:rStyle w:val="Datatype"/>
            <w:lang w:val="en-GB"/>
          </w:rPr>
          <w:fldChar w:fldCharType="begin"/>
        </w:r>
        <w:r w:rsidRPr="003A06D0" w:rsidDel="00B33063">
          <w:rPr>
            <w:rStyle w:val="Datatype"/>
            <w:lang w:val="en-GB"/>
          </w:rPr>
          <w:delInstrText xml:space="preserve"> REF _RefCompD541428D \h </w:delInstrText>
        </w:r>
        <w:r w:rsidR="005538B5" w:rsidRPr="003A06D0" w:rsidDel="00B33063">
          <w:rPr>
            <w:rStyle w:val="Datatype"/>
            <w:lang w:val="en-GB"/>
          </w:rPr>
          <w:delInstrText xml:space="preserve"> \* MERGEFORMAT </w:delInstrText>
        </w:r>
        <w:r w:rsidRPr="003A06D0" w:rsidDel="00B33063">
          <w:rPr>
            <w:rStyle w:val="Datatype"/>
            <w:lang w:val="en-GB"/>
          </w:rPr>
        </w:r>
        <w:r w:rsidRPr="003A06D0" w:rsidDel="00B33063">
          <w:rPr>
            <w:rStyle w:val="Datatype"/>
            <w:lang w:val="en-GB"/>
          </w:rPr>
          <w:fldChar w:fldCharType="separate"/>
        </w:r>
        <w:r w:rsidRPr="003A06D0" w:rsidDel="00B33063">
          <w:rPr>
            <w:rStyle w:val="Datatype"/>
            <w:lang w:val="en-GB"/>
          </w:rPr>
          <w:delText>AugmentedSignature</w:delText>
        </w:r>
        <w:r w:rsidRPr="003A06D0" w:rsidDel="00B33063">
          <w:rPr>
            <w:rStyle w:val="Datatype"/>
            <w:lang w:val="en-GB"/>
          </w:rPr>
          <w:fldChar w:fldCharType="end"/>
        </w:r>
        <w:r w:rsidRPr="003A06D0" w:rsidDel="00B33063">
          <w:delText xml:space="preserve"> </w:delText>
        </w:r>
        <w:r w:rsidR="005538B5" w:rsidRPr="003A06D0" w:rsidDel="00B33063">
          <w:delText xml:space="preserve">optional </w:delText>
        </w:r>
        <w:r w:rsidRPr="003A06D0" w:rsidDel="00B33063">
          <w:delText>output</w:delText>
        </w:r>
        <w:r w:rsidR="005538B5" w:rsidRPr="003A06D0" w:rsidDel="00B33063">
          <w:delText xml:space="preserve"> component</w:delText>
        </w:r>
        <w:r w:rsidRPr="003A06D0" w:rsidDel="00B33063">
          <w:delText>, containing an augmented signature. This document does not define values for this element, but profiles may provide a set of URIs.</w:delText>
        </w:r>
        <w:bookmarkStart w:id="14137" w:name="_Toc10199705"/>
        <w:bookmarkEnd w:id="14137"/>
      </w:del>
    </w:p>
    <w:p w14:paraId="16D4E3C5" w14:textId="6B9CB6D9" w:rsidR="00564C22" w:rsidDel="00B33063" w:rsidRDefault="009B1AF1" w:rsidP="00564C22">
      <w:pPr>
        <w:pStyle w:val="Member"/>
        <w:rPr>
          <w:del w:id="14138" w:author="Andreas Kuehne" w:date="2019-05-31T12:22:00Z"/>
        </w:rPr>
      </w:pPr>
      <w:del w:id="14139" w:author="Andreas Kuehne" w:date="2019-05-31T12:22:00Z">
        <w:r w:rsidDel="00B33063">
          <w:delText xml:space="preserve">The OPTIONAL </w:delText>
        </w:r>
        <w:r w:rsidRPr="35C1378D" w:rsidDel="00B33063">
          <w:rPr>
            <w:rStyle w:val="Datatype"/>
          </w:rPr>
          <w:delText>ReturnTimestampedSignature</w:delText>
        </w:r>
        <w:r w:rsidDel="00B33063">
          <w:delText xml:space="preserve"> element, if present, MAY occur zero or more times containing a URI. </w:delText>
        </w:r>
        <w:r w:rsidRPr="003A06D0" w:rsidDel="00B33063">
          <w:delText>It indicates that the client wishes the server to update the signature after its verification by embedding a signature timestamp token as an unauthenticated attribute (see "</w:delText>
        </w:r>
        <w:r w:rsidRPr="003A06D0" w:rsidDel="00B33063">
          <w:rPr>
            <w:rStyle w:val="Datatype"/>
            <w:lang w:val="en-GB"/>
          </w:rPr>
          <w:delText>unauthAttrs</w:delText>
        </w:r>
        <w:r w:rsidRPr="003A06D0" w:rsidDel="00B33063">
          <w:delText>" in section 9.1 [RFC 3852]) or *</w:delText>
        </w:r>
        <w:r w:rsidRPr="003A06D0" w:rsidDel="00B33063">
          <w:rPr>
            <w:rStyle w:val="Datatype"/>
            <w:lang w:val="en-GB"/>
          </w:rPr>
          <w:delText>unsigned</w:delText>
        </w:r>
        <w:r w:rsidRPr="003A06D0" w:rsidDel="00B33063">
          <w:delTex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delText>
        </w:r>
        <w:bookmarkStart w:id="14140" w:name="_Toc10199706"/>
        <w:bookmarkEnd w:id="14140"/>
      </w:del>
    </w:p>
    <w:p w14:paraId="0032BE0F" w14:textId="53722402" w:rsidR="00564C22" w:rsidDel="00B33063" w:rsidRDefault="009B1AF1" w:rsidP="00564C22">
      <w:pPr>
        <w:pStyle w:val="Member"/>
        <w:rPr>
          <w:del w:id="14141" w:author="Andreas Kuehne" w:date="2019-05-31T12:22:00Z"/>
        </w:rPr>
      </w:pPr>
      <w:del w:id="14142" w:author="Andreas Kuehne" w:date="2019-05-31T12:22:00Z">
        <w:r w:rsidDel="00B33063">
          <w:delText xml:space="preserve">The OPTIONAL </w:delText>
        </w:r>
        <w:r w:rsidRPr="35C1378D" w:rsidDel="00B33063">
          <w:rPr>
            <w:rStyle w:val="Datatype"/>
          </w:rPr>
          <w:delText>VerifyManifests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is allowed in multi-signature verification requests.</w:delText>
        </w:r>
        <w:bookmarkStart w:id="14143" w:name="_Toc10199707"/>
        <w:bookmarkEnd w:id="14143"/>
      </w:del>
    </w:p>
    <w:p w14:paraId="35B1EF7C" w14:textId="0BC78FEC" w:rsidR="00564C22" w:rsidDel="00B33063" w:rsidRDefault="009B1AF1" w:rsidP="00564C22">
      <w:pPr>
        <w:pStyle w:val="berschrift4"/>
        <w:rPr>
          <w:del w:id="14144" w:author="Andreas Kuehne" w:date="2019-05-31T12:22:00Z"/>
        </w:rPr>
      </w:pPr>
      <w:del w:id="14145" w:author="Andreas Kuehne" w:date="2019-05-31T12:22:00Z">
        <w:r w:rsidDel="00B33063">
          <w:delText>OptionalInputsVerify – JSON Syntax</w:delText>
        </w:r>
        <w:bookmarkStart w:id="14146" w:name="_Toc10199708"/>
        <w:bookmarkEnd w:id="14146"/>
      </w:del>
    </w:p>
    <w:p w14:paraId="063D3E12" w14:textId="71003620" w:rsidR="00564C22" w:rsidRPr="0248A3D1" w:rsidDel="00B33063" w:rsidRDefault="009B1AF1" w:rsidP="00564C22">
      <w:pPr>
        <w:rPr>
          <w:del w:id="14147" w:author="Andreas Kuehne" w:date="2019-05-31T12:22:00Z"/>
        </w:rPr>
      </w:pPr>
      <w:del w:id="141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OptionalInputsVerify</w:delText>
        </w:r>
        <w:r w:rsidDel="00B33063">
          <w:delText xml:space="preserve"> component.</w:delText>
        </w:r>
        <w:bookmarkStart w:id="14149" w:name="_Toc10199709"/>
        <w:bookmarkEnd w:id="14149"/>
      </w:del>
    </w:p>
    <w:p w14:paraId="7682E81E" w14:textId="41B09F84" w:rsidR="00564C22" w:rsidRPr="C2430093" w:rsidDel="00B33063" w:rsidRDefault="009B1AF1" w:rsidP="00564C22">
      <w:pPr>
        <w:spacing w:line="259" w:lineRule="auto"/>
        <w:rPr>
          <w:del w:id="14150" w:author="Andreas Kuehne" w:date="2019-05-31T12:22:00Z"/>
          <w:rFonts w:eastAsia="Arial" w:cs="Arial"/>
          <w:sz w:val="22"/>
          <w:szCs w:val="22"/>
        </w:rPr>
      </w:pPr>
      <w:del w:id="1415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OptionalInputsVerify</w:delText>
        </w:r>
        <w:r w:rsidRPr="002062A5" w:rsidDel="00B33063">
          <w:rPr>
            <w:rFonts w:eastAsia="Arial" w:cs="Arial"/>
            <w:sz w:val="22"/>
            <w:szCs w:val="22"/>
          </w:rPr>
          <w:delText xml:space="preserve"> using JSON-specific names mapped as shown in the table below.</w:delText>
        </w:r>
        <w:bookmarkStart w:id="14152" w:name="_Toc10199710"/>
        <w:bookmarkEnd w:id="14152"/>
      </w:del>
    </w:p>
    <w:tbl>
      <w:tblPr>
        <w:tblStyle w:val="Gitternetztabelle1hell1"/>
        <w:tblW w:w="0" w:type="auto"/>
        <w:tblLook w:val="04A0" w:firstRow="1" w:lastRow="0" w:firstColumn="1" w:lastColumn="0" w:noHBand="0" w:noVBand="1"/>
      </w:tblPr>
      <w:tblGrid>
        <w:gridCol w:w="4675"/>
        <w:gridCol w:w="4675"/>
      </w:tblGrid>
      <w:tr w:rsidR="00564C22" w:rsidDel="00B33063" w14:paraId="7AF06CDF" w14:textId="11C68ABA" w:rsidTr="00564C22">
        <w:trPr>
          <w:cnfStyle w:val="100000000000" w:firstRow="1" w:lastRow="0" w:firstColumn="0" w:lastColumn="0" w:oddVBand="0" w:evenVBand="0" w:oddHBand="0" w:evenHBand="0" w:firstRowFirstColumn="0" w:firstRowLastColumn="0" w:lastRowFirstColumn="0" w:lastRowLastColumn="0"/>
          <w:del w:id="141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FADDA" w14:textId="6899AA4E" w:rsidR="00564C22" w:rsidDel="00B33063" w:rsidRDefault="009B1AF1" w:rsidP="00564C22">
            <w:pPr>
              <w:pStyle w:val="Beschriftung"/>
              <w:rPr>
                <w:del w:id="14154" w:author="Andreas Kuehne" w:date="2019-05-31T12:22:00Z"/>
              </w:rPr>
            </w:pPr>
            <w:del w:id="14155" w:author="Andreas Kuehne" w:date="2019-05-31T12:22:00Z">
              <w:r w:rsidDel="00B33063">
                <w:delText>Element</w:delText>
              </w:r>
              <w:bookmarkStart w:id="14156" w:name="_Toc10199711"/>
              <w:bookmarkEnd w:id="14156"/>
            </w:del>
          </w:p>
        </w:tc>
        <w:tc>
          <w:tcPr>
            <w:tcW w:w="4675" w:type="dxa"/>
          </w:tcPr>
          <w:p w14:paraId="4F8D4DD9" w14:textId="011806B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157" w:author="Andreas Kuehne" w:date="2019-05-31T12:22:00Z"/>
              </w:rPr>
            </w:pPr>
            <w:del w:id="14158" w:author="Andreas Kuehne" w:date="2019-05-31T12:22:00Z">
              <w:r w:rsidDel="00B33063">
                <w:delText>Implementing JSON member name</w:delText>
              </w:r>
              <w:bookmarkStart w:id="14159" w:name="_Toc10199712"/>
              <w:bookmarkEnd w:id="14159"/>
            </w:del>
          </w:p>
        </w:tc>
        <w:bookmarkStart w:id="14160" w:name="_Toc10199713"/>
        <w:bookmarkEnd w:id="14160"/>
      </w:tr>
      <w:tr w:rsidR="00564C22" w:rsidDel="00B33063" w14:paraId="7980DB49" w14:textId="3AF468E0" w:rsidTr="00564C22">
        <w:trPr>
          <w:del w:id="141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8DAE8E" w14:textId="7DF22410" w:rsidR="00564C22" w:rsidRPr="002062A5" w:rsidDel="00B33063" w:rsidRDefault="009B1AF1" w:rsidP="00564C22">
            <w:pPr>
              <w:pStyle w:val="Beschriftung"/>
              <w:rPr>
                <w:del w:id="14162" w:author="Andreas Kuehne" w:date="2019-05-31T12:22:00Z"/>
                <w:rStyle w:val="Datatype"/>
                <w:b w:val="0"/>
                <w:bCs w:val="0"/>
              </w:rPr>
            </w:pPr>
            <w:del w:id="14163" w:author="Andreas Kuehne" w:date="2019-05-31T12:22:00Z">
              <w:r w:rsidRPr="002062A5" w:rsidDel="00B33063">
                <w:rPr>
                  <w:rStyle w:val="Datatype"/>
                </w:rPr>
                <w:delText>UseVerificationTime</w:delText>
              </w:r>
              <w:bookmarkStart w:id="14164" w:name="_Toc10199714"/>
              <w:bookmarkEnd w:id="14164"/>
            </w:del>
          </w:p>
        </w:tc>
        <w:tc>
          <w:tcPr>
            <w:tcW w:w="4675" w:type="dxa"/>
          </w:tcPr>
          <w:p w14:paraId="7A6E6E0D" w14:textId="3C7A4D4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65" w:author="Andreas Kuehne" w:date="2019-05-31T12:22:00Z"/>
                <w:rStyle w:val="Datatype"/>
              </w:rPr>
            </w:pPr>
            <w:del w:id="14166" w:author="Andreas Kuehne" w:date="2019-05-31T12:22:00Z">
              <w:r w:rsidRPr="002062A5" w:rsidDel="00B33063">
                <w:rPr>
                  <w:rStyle w:val="Datatype"/>
                </w:rPr>
                <w:delText>useVerificationTime</w:delText>
              </w:r>
              <w:bookmarkStart w:id="14167" w:name="_Toc10199715"/>
              <w:bookmarkEnd w:id="14167"/>
            </w:del>
          </w:p>
        </w:tc>
        <w:bookmarkStart w:id="14168" w:name="_Toc10199716"/>
        <w:bookmarkEnd w:id="14168"/>
      </w:tr>
      <w:tr w:rsidR="00564C22" w:rsidDel="00B33063" w14:paraId="190A3517" w14:textId="536EB581" w:rsidTr="00564C22">
        <w:trPr>
          <w:del w:id="141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697561" w14:textId="31AF9496" w:rsidR="00564C22" w:rsidRPr="002062A5" w:rsidDel="00B33063" w:rsidRDefault="009B1AF1" w:rsidP="00564C22">
            <w:pPr>
              <w:pStyle w:val="Beschriftung"/>
              <w:rPr>
                <w:del w:id="14170" w:author="Andreas Kuehne" w:date="2019-05-31T12:22:00Z"/>
                <w:rStyle w:val="Datatype"/>
                <w:b w:val="0"/>
                <w:bCs w:val="0"/>
              </w:rPr>
            </w:pPr>
            <w:del w:id="14171" w:author="Andreas Kuehne" w:date="2019-05-31T12:22:00Z">
              <w:r w:rsidRPr="002062A5" w:rsidDel="00B33063">
                <w:rPr>
                  <w:rStyle w:val="Datatype"/>
                </w:rPr>
                <w:delText>ReturnVerificationTimeInfo</w:delText>
              </w:r>
              <w:bookmarkStart w:id="14172" w:name="_Toc10199717"/>
              <w:bookmarkEnd w:id="14172"/>
            </w:del>
          </w:p>
        </w:tc>
        <w:tc>
          <w:tcPr>
            <w:tcW w:w="4675" w:type="dxa"/>
          </w:tcPr>
          <w:p w14:paraId="6BC8FFCC" w14:textId="405336E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73" w:author="Andreas Kuehne" w:date="2019-05-31T12:22:00Z"/>
                <w:rStyle w:val="Datatype"/>
              </w:rPr>
            </w:pPr>
            <w:del w:id="14174" w:author="Andreas Kuehne" w:date="2019-05-31T12:22:00Z">
              <w:r w:rsidRPr="002062A5" w:rsidDel="00B33063">
                <w:rPr>
                  <w:rStyle w:val="Datatype"/>
                </w:rPr>
                <w:delText>returnVerificationTime</w:delText>
              </w:r>
              <w:bookmarkStart w:id="14175" w:name="_Toc10199718"/>
              <w:bookmarkEnd w:id="14175"/>
            </w:del>
          </w:p>
        </w:tc>
        <w:bookmarkStart w:id="14176" w:name="_Toc10199719"/>
        <w:bookmarkEnd w:id="14176"/>
      </w:tr>
      <w:tr w:rsidR="00564C22" w:rsidDel="00B33063" w14:paraId="7411D58D" w14:textId="71C1C636" w:rsidTr="00564C22">
        <w:trPr>
          <w:del w:id="141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A37020" w14:textId="057BBB18" w:rsidR="00564C22" w:rsidRPr="002062A5" w:rsidDel="00B33063" w:rsidRDefault="009B1AF1" w:rsidP="00564C22">
            <w:pPr>
              <w:pStyle w:val="Beschriftung"/>
              <w:rPr>
                <w:del w:id="14178" w:author="Andreas Kuehne" w:date="2019-05-31T12:22:00Z"/>
                <w:rStyle w:val="Datatype"/>
                <w:b w:val="0"/>
                <w:bCs w:val="0"/>
              </w:rPr>
            </w:pPr>
            <w:del w:id="14179" w:author="Andreas Kuehne" w:date="2019-05-31T12:22:00Z">
              <w:r w:rsidRPr="002062A5" w:rsidDel="00B33063">
                <w:rPr>
                  <w:rStyle w:val="Datatype"/>
                </w:rPr>
                <w:delText>AdditionalKeyInfo</w:delText>
              </w:r>
              <w:bookmarkStart w:id="14180" w:name="_Toc10199720"/>
              <w:bookmarkEnd w:id="14180"/>
            </w:del>
          </w:p>
        </w:tc>
        <w:tc>
          <w:tcPr>
            <w:tcW w:w="4675" w:type="dxa"/>
          </w:tcPr>
          <w:p w14:paraId="14113B04" w14:textId="04B6BEC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81" w:author="Andreas Kuehne" w:date="2019-05-31T12:22:00Z"/>
                <w:rStyle w:val="Datatype"/>
              </w:rPr>
            </w:pPr>
            <w:del w:id="14182" w:author="Andreas Kuehne" w:date="2019-05-31T12:22:00Z">
              <w:r w:rsidRPr="002062A5" w:rsidDel="00B33063">
                <w:rPr>
                  <w:rStyle w:val="Datatype"/>
                </w:rPr>
                <w:delText>addKeyInfo</w:delText>
              </w:r>
              <w:bookmarkStart w:id="14183" w:name="_Toc10199721"/>
              <w:bookmarkEnd w:id="14183"/>
            </w:del>
          </w:p>
        </w:tc>
        <w:bookmarkStart w:id="14184" w:name="_Toc10199722"/>
        <w:bookmarkEnd w:id="14184"/>
      </w:tr>
      <w:tr w:rsidR="00564C22" w:rsidDel="00B33063" w14:paraId="6A74FCAB" w14:textId="734181CF" w:rsidTr="00564C22">
        <w:trPr>
          <w:del w:id="141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3A7EE7" w14:textId="2A815E6B" w:rsidR="00564C22" w:rsidRPr="002062A5" w:rsidDel="00B33063" w:rsidRDefault="009B1AF1" w:rsidP="00564C22">
            <w:pPr>
              <w:pStyle w:val="Beschriftung"/>
              <w:rPr>
                <w:del w:id="14186" w:author="Andreas Kuehne" w:date="2019-05-31T12:22:00Z"/>
                <w:rStyle w:val="Datatype"/>
                <w:b w:val="0"/>
                <w:bCs w:val="0"/>
              </w:rPr>
            </w:pPr>
            <w:del w:id="14187" w:author="Andreas Kuehne" w:date="2019-05-31T12:22:00Z">
              <w:r w:rsidRPr="002062A5" w:rsidDel="00B33063">
                <w:rPr>
                  <w:rStyle w:val="Datatype"/>
                </w:rPr>
                <w:delText>ReturnProcessingDetails</w:delText>
              </w:r>
              <w:bookmarkStart w:id="14188" w:name="_Toc10199723"/>
              <w:bookmarkEnd w:id="14188"/>
            </w:del>
          </w:p>
        </w:tc>
        <w:tc>
          <w:tcPr>
            <w:tcW w:w="4675" w:type="dxa"/>
          </w:tcPr>
          <w:p w14:paraId="3E234759" w14:textId="4050B5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89" w:author="Andreas Kuehne" w:date="2019-05-31T12:22:00Z"/>
                <w:rStyle w:val="Datatype"/>
              </w:rPr>
            </w:pPr>
            <w:del w:id="14190" w:author="Andreas Kuehne" w:date="2019-05-31T12:22:00Z">
              <w:r w:rsidRPr="002062A5" w:rsidDel="00B33063">
                <w:rPr>
                  <w:rStyle w:val="Datatype"/>
                </w:rPr>
                <w:delText>returnProcDetails</w:delText>
              </w:r>
              <w:bookmarkStart w:id="14191" w:name="_Toc10199724"/>
              <w:bookmarkEnd w:id="14191"/>
            </w:del>
          </w:p>
        </w:tc>
        <w:bookmarkStart w:id="14192" w:name="_Toc10199725"/>
        <w:bookmarkEnd w:id="14192"/>
      </w:tr>
      <w:tr w:rsidR="00564C22" w:rsidDel="00B33063" w14:paraId="25EAC784" w14:textId="3122EA3A" w:rsidTr="00564C22">
        <w:trPr>
          <w:del w:id="141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0E1612" w14:textId="1D01D57A" w:rsidR="00564C22" w:rsidRPr="002062A5" w:rsidDel="00B33063" w:rsidRDefault="009B1AF1" w:rsidP="00564C22">
            <w:pPr>
              <w:pStyle w:val="Beschriftung"/>
              <w:rPr>
                <w:del w:id="14194" w:author="Andreas Kuehne" w:date="2019-05-31T12:22:00Z"/>
                <w:rStyle w:val="Datatype"/>
                <w:b w:val="0"/>
                <w:bCs w:val="0"/>
              </w:rPr>
            </w:pPr>
            <w:del w:id="14195" w:author="Andreas Kuehne" w:date="2019-05-31T12:22:00Z">
              <w:r w:rsidRPr="002062A5" w:rsidDel="00B33063">
                <w:rPr>
                  <w:rStyle w:val="Datatype"/>
                </w:rPr>
                <w:delText>ReturnSigningTimeInfo</w:delText>
              </w:r>
              <w:bookmarkStart w:id="14196" w:name="_Toc10199726"/>
              <w:bookmarkEnd w:id="14196"/>
            </w:del>
          </w:p>
        </w:tc>
        <w:tc>
          <w:tcPr>
            <w:tcW w:w="4675" w:type="dxa"/>
          </w:tcPr>
          <w:p w14:paraId="2871843C" w14:textId="1CEC52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97" w:author="Andreas Kuehne" w:date="2019-05-31T12:22:00Z"/>
                <w:rStyle w:val="Datatype"/>
              </w:rPr>
            </w:pPr>
            <w:del w:id="14198" w:author="Andreas Kuehne" w:date="2019-05-31T12:22:00Z">
              <w:r w:rsidRPr="002062A5" w:rsidDel="00B33063">
                <w:rPr>
                  <w:rStyle w:val="Datatype"/>
                </w:rPr>
                <w:delText>returnSigningTime</w:delText>
              </w:r>
              <w:bookmarkStart w:id="14199" w:name="_Toc10199727"/>
              <w:bookmarkEnd w:id="14199"/>
            </w:del>
          </w:p>
        </w:tc>
        <w:bookmarkStart w:id="14200" w:name="_Toc10199728"/>
        <w:bookmarkEnd w:id="14200"/>
      </w:tr>
      <w:tr w:rsidR="00564C22" w:rsidDel="00B33063" w14:paraId="48CE52A2" w14:textId="1AF413B0" w:rsidTr="00564C22">
        <w:trPr>
          <w:del w:id="142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F4E500" w14:textId="152C1E02" w:rsidR="00564C22" w:rsidRPr="002062A5" w:rsidDel="00B33063" w:rsidRDefault="009B1AF1" w:rsidP="00564C22">
            <w:pPr>
              <w:pStyle w:val="Beschriftung"/>
              <w:rPr>
                <w:del w:id="14202" w:author="Andreas Kuehne" w:date="2019-05-31T12:22:00Z"/>
                <w:rStyle w:val="Datatype"/>
                <w:b w:val="0"/>
                <w:bCs w:val="0"/>
              </w:rPr>
            </w:pPr>
            <w:del w:id="14203" w:author="Andreas Kuehne" w:date="2019-05-31T12:22:00Z">
              <w:r w:rsidRPr="002062A5" w:rsidDel="00B33063">
                <w:rPr>
                  <w:rStyle w:val="Datatype"/>
                </w:rPr>
                <w:delText>ReturnSignerIdentity</w:delText>
              </w:r>
              <w:bookmarkStart w:id="14204" w:name="_Toc10199729"/>
              <w:bookmarkEnd w:id="14204"/>
            </w:del>
          </w:p>
        </w:tc>
        <w:tc>
          <w:tcPr>
            <w:tcW w:w="4675" w:type="dxa"/>
          </w:tcPr>
          <w:p w14:paraId="600206DE" w14:textId="74B33B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205" w:author="Andreas Kuehne" w:date="2019-05-31T12:22:00Z"/>
                <w:rStyle w:val="Datatype"/>
              </w:rPr>
            </w:pPr>
            <w:del w:id="14206" w:author="Andreas Kuehne" w:date="2019-05-31T12:22:00Z">
              <w:r w:rsidRPr="002062A5" w:rsidDel="00B33063">
                <w:rPr>
                  <w:rStyle w:val="Datatype"/>
                </w:rPr>
                <w:delText>returnSigner</w:delText>
              </w:r>
              <w:bookmarkStart w:id="14207" w:name="_Toc10199730"/>
              <w:bookmarkEnd w:id="14207"/>
            </w:del>
          </w:p>
        </w:tc>
        <w:bookmarkStart w:id="14208" w:name="_Toc10199731"/>
        <w:bookmarkEnd w:id="14208"/>
      </w:tr>
      <w:tr w:rsidR="00564C22" w:rsidDel="00B33063" w14:paraId="636F12AB" w14:textId="522A2CE5" w:rsidTr="00564C22">
        <w:trPr>
          <w:del w:id="142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44DE7B" w14:textId="4F5CF413" w:rsidR="00564C22" w:rsidRPr="002062A5" w:rsidDel="00B33063" w:rsidRDefault="009B1AF1" w:rsidP="00564C22">
            <w:pPr>
              <w:pStyle w:val="Beschriftung"/>
              <w:rPr>
                <w:del w:id="14210" w:author="Andreas Kuehne" w:date="2019-05-31T12:22:00Z"/>
                <w:rStyle w:val="Datatype"/>
                <w:b w:val="0"/>
                <w:bCs w:val="0"/>
              </w:rPr>
            </w:pPr>
            <w:del w:id="14211" w:author="Andreas Kuehne" w:date="2019-05-31T12:22:00Z">
              <w:r w:rsidRPr="002062A5" w:rsidDel="00B33063">
                <w:rPr>
                  <w:rStyle w:val="Datatype"/>
                </w:rPr>
                <w:delText>ReturnAugmentedSignature</w:delText>
              </w:r>
              <w:bookmarkStart w:id="14212" w:name="_Toc10199732"/>
              <w:bookmarkEnd w:id="14212"/>
            </w:del>
          </w:p>
        </w:tc>
        <w:tc>
          <w:tcPr>
            <w:tcW w:w="4675" w:type="dxa"/>
          </w:tcPr>
          <w:p w14:paraId="2317CF0E" w14:textId="401DCC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213" w:author="Andreas Kuehne" w:date="2019-05-31T12:22:00Z"/>
                <w:rStyle w:val="Datatype"/>
              </w:rPr>
            </w:pPr>
            <w:del w:id="14214" w:author="Andreas Kuehne" w:date="2019-05-31T12:22:00Z">
              <w:r w:rsidRPr="002062A5" w:rsidDel="00B33063">
                <w:rPr>
                  <w:rStyle w:val="Datatype"/>
                </w:rPr>
                <w:delText>returnAugmented</w:delText>
              </w:r>
              <w:bookmarkStart w:id="14215" w:name="_Toc10199733"/>
              <w:bookmarkEnd w:id="14215"/>
            </w:del>
          </w:p>
        </w:tc>
        <w:bookmarkStart w:id="14216" w:name="_Toc10199734"/>
        <w:bookmarkEnd w:id="14216"/>
      </w:tr>
      <w:tr w:rsidR="00564C22" w:rsidDel="00B33063" w14:paraId="2BB49D1F" w14:textId="43205CFE" w:rsidTr="00564C22">
        <w:trPr>
          <w:del w:id="142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C0802" w14:textId="77B7B238" w:rsidR="00564C22" w:rsidRPr="002062A5" w:rsidDel="00B33063" w:rsidRDefault="009B1AF1" w:rsidP="00564C22">
            <w:pPr>
              <w:pStyle w:val="Beschriftung"/>
              <w:rPr>
                <w:del w:id="14218" w:author="Andreas Kuehne" w:date="2019-05-31T12:22:00Z"/>
                <w:rStyle w:val="Datatype"/>
                <w:b w:val="0"/>
                <w:bCs w:val="0"/>
              </w:rPr>
            </w:pPr>
            <w:del w:id="14219" w:author="Andreas Kuehne" w:date="2019-05-31T12:22:00Z">
              <w:r w:rsidRPr="002062A5" w:rsidDel="00B33063">
                <w:rPr>
                  <w:rStyle w:val="Datatype"/>
                </w:rPr>
                <w:delText>ReturnTimestampedSignature</w:delText>
              </w:r>
              <w:bookmarkStart w:id="14220" w:name="_Toc10199735"/>
              <w:bookmarkEnd w:id="14220"/>
            </w:del>
          </w:p>
        </w:tc>
        <w:tc>
          <w:tcPr>
            <w:tcW w:w="4675" w:type="dxa"/>
          </w:tcPr>
          <w:p w14:paraId="2F3BFF0F" w14:textId="081C5C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221" w:author="Andreas Kuehne" w:date="2019-05-31T12:22:00Z"/>
                <w:rStyle w:val="Datatype"/>
              </w:rPr>
            </w:pPr>
            <w:del w:id="14222" w:author="Andreas Kuehne" w:date="2019-05-31T12:22:00Z">
              <w:r w:rsidRPr="002062A5" w:rsidDel="00B33063">
                <w:rPr>
                  <w:rStyle w:val="Datatype"/>
                </w:rPr>
                <w:delText>returnTimestamped</w:delText>
              </w:r>
              <w:bookmarkStart w:id="14223" w:name="_Toc10199736"/>
              <w:bookmarkEnd w:id="14223"/>
            </w:del>
          </w:p>
        </w:tc>
        <w:bookmarkStart w:id="14224" w:name="_Toc10199737"/>
        <w:bookmarkEnd w:id="14224"/>
      </w:tr>
      <w:tr w:rsidR="00564C22" w:rsidDel="00B33063" w14:paraId="30CA64B2" w14:textId="04017381" w:rsidTr="00564C22">
        <w:trPr>
          <w:del w:id="142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FC6A5B" w14:textId="45FCBB17" w:rsidR="00564C22" w:rsidRPr="002062A5" w:rsidDel="00B33063" w:rsidRDefault="009B1AF1" w:rsidP="00564C22">
            <w:pPr>
              <w:pStyle w:val="Beschriftung"/>
              <w:rPr>
                <w:del w:id="14226" w:author="Andreas Kuehne" w:date="2019-05-31T12:22:00Z"/>
                <w:rStyle w:val="Datatype"/>
                <w:b w:val="0"/>
                <w:bCs w:val="0"/>
              </w:rPr>
            </w:pPr>
            <w:del w:id="14227" w:author="Andreas Kuehne" w:date="2019-05-31T12:22:00Z">
              <w:r w:rsidRPr="002062A5" w:rsidDel="00B33063">
                <w:rPr>
                  <w:rStyle w:val="Datatype"/>
                </w:rPr>
                <w:delText>VerifyManifests</w:delText>
              </w:r>
              <w:bookmarkStart w:id="14228" w:name="_Toc10199738"/>
              <w:bookmarkEnd w:id="14228"/>
            </w:del>
          </w:p>
        </w:tc>
        <w:tc>
          <w:tcPr>
            <w:tcW w:w="4675" w:type="dxa"/>
          </w:tcPr>
          <w:p w14:paraId="5088F275" w14:textId="67E2D4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229" w:author="Andreas Kuehne" w:date="2019-05-31T12:22:00Z"/>
                <w:rStyle w:val="Datatype"/>
              </w:rPr>
            </w:pPr>
            <w:del w:id="14230" w:author="Andreas Kuehne" w:date="2019-05-31T12:22:00Z">
              <w:r w:rsidRPr="002062A5" w:rsidDel="00B33063">
                <w:rPr>
                  <w:rStyle w:val="Datatype"/>
                </w:rPr>
                <w:delText>verifyManifests</w:delText>
              </w:r>
              <w:bookmarkStart w:id="14231" w:name="_Toc10199739"/>
              <w:bookmarkEnd w:id="14231"/>
            </w:del>
          </w:p>
        </w:tc>
        <w:bookmarkStart w:id="14232" w:name="_Toc10199740"/>
        <w:bookmarkEnd w:id="14232"/>
      </w:tr>
    </w:tbl>
    <w:p w14:paraId="5F85D39C" w14:textId="08B8FFB4" w:rsidR="00564C22" w:rsidRPr="0202B381" w:rsidDel="00B33063" w:rsidRDefault="009B1AF1" w:rsidP="00564C22">
      <w:pPr>
        <w:rPr>
          <w:del w:id="14233" w:author="Andreas Kuehne" w:date="2019-05-31T12:22:00Z"/>
        </w:rPr>
      </w:pPr>
      <w:del w:id="142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235" w:name="_Toc10199741"/>
        <w:bookmarkEnd w:id="14235"/>
      </w:del>
    </w:p>
    <w:p w14:paraId="2C13E46F" w14:textId="22506265" w:rsidR="00564C22" w:rsidDel="00B33063" w:rsidRDefault="009B1AF1" w:rsidP="00564C22">
      <w:pPr>
        <w:pStyle w:val="Code"/>
        <w:spacing w:line="259" w:lineRule="auto"/>
        <w:rPr>
          <w:del w:id="14236" w:author="Andreas Kuehne" w:date="2019-05-31T12:22:00Z"/>
        </w:rPr>
      </w:pPr>
      <w:del w:id="14237" w:author="Andreas Kuehne" w:date="2019-05-31T12:22:00Z">
        <w:r w:rsidDel="00B33063">
          <w:rPr>
            <w:color w:val="31849B" w:themeColor="accent5" w:themeShade="BF"/>
          </w:rPr>
          <w:delText>"dss2-OptionalInputsVerifyType"</w:delText>
        </w:r>
        <w:r w:rsidDel="00B33063">
          <w:delText>: {</w:delText>
        </w:r>
        <w:bookmarkStart w:id="14238" w:name="_Toc10199742"/>
        <w:bookmarkEnd w:id="14238"/>
      </w:del>
    </w:p>
    <w:p w14:paraId="122F4B39" w14:textId="13D1AC63" w:rsidR="00564C22" w:rsidDel="00B33063" w:rsidRDefault="009B1AF1" w:rsidP="00564C22">
      <w:pPr>
        <w:pStyle w:val="Code"/>
        <w:spacing w:line="259" w:lineRule="auto"/>
        <w:rPr>
          <w:del w:id="14239" w:author="Andreas Kuehne" w:date="2019-05-31T12:22:00Z"/>
        </w:rPr>
      </w:pPr>
      <w:del w:id="142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241" w:name="_Toc10199743"/>
        <w:bookmarkEnd w:id="14241"/>
      </w:del>
    </w:p>
    <w:p w14:paraId="3B657577" w14:textId="5D638D92" w:rsidR="00564C22" w:rsidDel="00B33063" w:rsidRDefault="009B1AF1" w:rsidP="00564C22">
      <w:pPr>
        <w:pStyle w:val="Code"/>
        <w:spacing w:line="259" w:lineRule="auto"/>
        <w:rPr>
          <w:del w:id="14242" w:author="Andreas Kuehne" w:date="2019-05-31T12:22:00Z"/>
        </w:rPr>
      </w:pPr>
      <w:del w:id="14243" w:author="Andreas Kuehne" w:date="2019-05-31T12:22:00Z">
        <w:r w:rsidDel="00B33063">
          <w:rPr>
            <w:color w:val="31849B" w:themeColor="accent5" w:themeShade="BF"/>
          </w:rPr>
          <w:delText xml:space="preserve">  "properties"</w:delText>
        </w:r>
        <w:r w:rsidDel="00B33063">
          <w:delText>: {</w:delText>
        </w:r>
        <w:bookmarkStart w:id="14244" w:name="_Toc10199744"/>
        <w:bookmarkEnd w:id="14244"/>
      </w:del>
    </w:p>
    <w:p w14:paraId="3E583311" w14:textId="23C675C7" w:rsidR="00564C22" w:rsidDel="00B33063" w:rsidRDefault="009B1AF1" w:rsidP="00564C22">
      <w:pPr>
        <w:pStyle w:val="Code"/>
        <w:spacing w:line="259" w:lineRule="auto"/>
        <w:rPr>
          <w:del w:id="14245" w:author="Andreas Kuehne" w:date="2019-05-31T12:22:00Z"/>
        </w:rPr>
      </w:pPr>
      <w:del w:id="14246" w:author="Andreas Kuehne" w:date="2019-05-31T12:22:00Z">
        <w:r w:rsidDel="00B33063">
          <w:rPr>
            <w:color w:val="31849B" w:themeColor="accent5" w:themeShade="BF"/>
          </w:rPr>
          <w:delText xml:space="preserve">    "policy"</w:delText>
        </w:r>
        <w:r w:rsidDel="00B33063">
          <w:delText>: {</w:delText>
        </w:r>
        <w:bookmarkStart w:id="14247" w:name="_Toc10199745"/>
        <w:bookmarkEnd w:id="14247"/>
      </w:del>
    </w:p>
    <w:p w14:paraId="58ABEF09" w14:textId="7BC207F4" w:rsidR="00564C22" w:rsidDel="00B33063" w:rsidRDefault="009B1AF1" w:rsidP="00564C22">
      <w:pPr>
        <w:pStyle w:val="Code"/>
        <w:spacing w:line="259" w:lineRule="auto"/>
        <w:rPr>
          <w:del w:id="14248" w:author="Andreas Kuehne" w:date="2019-05-31T12:22:00Z"/>
        </w:rPr>
      </w:pPr>
      <w:del w:id="142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250" w:name="_Toc10199746"/>
        <w:bookmarkEnd w:id="14250"/>
      </w:del>
    </w:p>
    <w:p w14:paraId="56FE20A2" w14:textId="3AFED404" w:rsidR="00564C22" w:rsidDel="00B33063" w:rsidRDefault="009B1AF1" w:rsidP="00564C22">
      <w:pPr>
        <w:pStyle w:val="Code"/>
        <w:spacing w:line="259" w:lineRule="auto"/>
        <w:rPr>
          <w:del w:id="14251" w:author="Andreas Kuehne" w:date="2019-05-31T12:22:00Z"/>
        </w:rPr>
      </w:pPr>
      <w:del w:id="14252" w:author="Andreas Kuehne" w:date="2019-05-31T12:22:00Z">
        <w:r w:rsidDel="00B33063">
          <w:rPr>
            <w:color w:val="31849B" w:themeColor="accent5" w:themeShade="BF"/>
          </w:rPr>
          <w:delText xml:space="preserve">      "items"</w:delText>
        </w:r>
        <w:r w:rsidDel="00B33063">
          <w:delText>: {</w:delText>
        </w:r>
        <w:bookmarkStart w:id="14253" w:name="_Toc10199747"/>
        <w:bookmarkEnd w:id="14253"/>
      </w:del>
    </w:p>
    <w:p w14:paraId="6E36C40F" w14:textId="7FDCFDF6" w:rsidR="00564C22" w:rsidDel="00B33063" w:rsidRDefault="009B1AF1" w:rsidP="00564C22">
      <w:pPr>
        <w:pStyle w:val="Code"/>
        <w:spacing w:line="259" w:lineRule="auto"/>
        <w:rPr>
          <w:del w:id="14254" w:author="Andreas Kuehne" w:date="2019-05-31T12:22:00Z"/>
        </w:rPr>
      </w:pPr>
      <w:del w:id="142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256" w:name="_Toc10199748"/>
        <w:bookmarkEnd w:id="14256"/>
      </w:del>
    </w:p>
    <w:p w14:paraId="460C7227" w14:textId="2FBBB369" w:rsidR="00564C22" w:rsidDel="00B33063" w:rsidRDefault="009B1AF1" w:rsidP="00564C22">
      <w:pPr>
        <w:pStyle w:val="Code"/>
        <w:spacing w:line="259" w:lineRule="auto"/>
        <w:rPr>
          <w:del w:id="14257" w:author="Andreas Kuehne" w:date="2019-05-31T12:22:00Z"/>
        </w:rPr>
      </w:pPr>
      <w:del w:id="14258" w:author="Andreas Kuehne" w:date="2019-05-31T12:22:00Z">
        <w:r w:rsidDel="00B33063">
          <w:delText xml:space="preserve">      }</w:delText>
        </w:r>
        <w:bookmarkStart w:id="14259" w:name="_Toc10199749"/>
        <w:bookmarkEnd w:id="14259"/>
      </w:del>
    </w:p>
    <w:p w14:paraId="66842200" w14:textId="4B257925" w:rsidR="00564C22" w:rsidDel="00B33063" w:rsidRDefault="009B1AF1" w:rsidP="00564C22">
      <w:pPr>
        <w:pStyle w:val="Code"/>
        <w:spacing w:line="259" w:lineRule="auto"/>
        <w:rPr>
          <w:del w:id="14260" w:author="Andreas Kuehne" w:date="2019-05-31T12:22:00Z"/>
        </w:rPr>
      </w:pPr>
      <w:del w:id="14261" w:author="Andreas Kuehne" w:date="2019-05-31T12:22:00Z">
        <w:r w:rsidDel="00B33063">
          <w:delText xml:space="preserve">    },</w:delText>
        </w:r>
        <w:bookmarkStart w:id="14262" w:name="_Toc10199750"/>
        <w:bookmarkEnd w:id="14262"/>
      </w:del>
    </w:p>
    <w:p w14:paraId="7619400D" w14:textId="0880393F" w:rsidR="00564C22" w:rsidDel="00B33063" w:rsidRDefault="009B1AF1" w:rsidP="00564C22">
      <w:pPr>
        <w:pStyle w:val="Code"/>
        <w:spacing w:line="259" w:lineRule="auto"/>
        <w:rPr>
          <w:del w:id="14263" w:author="Andreas Kuehne" w:date="2019-05-31T12:22:00Z"/>
        </w:rPr>
      </w:pPr>
      <w:del w:id="14264" w:author="Andreas Kuehne" w:date="2019-05-31T12:22:00Z">
        <w:r w:rsidDel="00B33063">
          <w:rPr>
            <w:color w:val="31849B" w:themeColor="accent5" w:themeShade="BF"/>
          </w:rPr>
          <w:delText xml:space="preserve">    "lang"</w:delText>
        </w:r>
        <w:r w:rsidDel="00B33063">
          <w:delText>: {</w:delText>
        </w:r>
        <w:bookmarkStart w:id="14265" w:name="_Toc10199751"/>
        <w:bookmarkEnd w:id="14265"/>
      </w:del>
    </w:p>
    <w:p w14:paraId="41BB1BB3" w14:textId="5F9AE5AE" w:rsidR="00564C22" w:rsidDel="00B33063" w:rsidRDefault="009B1AF1" w:rsidP="00564C22">
      <w:pPr>
        <w:pStyle w:val="Code"/>
        <w:spacing w:line="259" w:lineRule="auto"/>
        <w:rPr>
          <w:del w:id="14266" w:author="Andreas Kuehne" w:date="2019-05-31T12:22:00Z"/>
        </w:rPr>
      </w:pPr>
      <w:del w:id="142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268" w:name="_Toc10199752"/>
        <w:bookmarkEnd w:id="14268"/>
      </w:del>
    </w:p>
    <w:p w14:paraId="422267F0" w14:textId="058E5038" w:rsidR="00564C22" w:rsidDel="00B33063" w:rsidRDefault="009B1AF1" w:rsidP="00564C22">
      <w:pPr>
        <w:pStyle w:val="Code"/>
        <w:spacing w:line="259" w:lineRule="auto"/>
        <w:rPr>
          <w:del w:id="14269" w:author="Andreas Kuehne" w:date="2019-05-31T12:22:00Z"/>
        </w:rPr>
      </w:pPr>
      <w:del w:id="14270" w:author="Andreas Kuehne" w:date="2019-05-31T12:22:00Z">
        <w:r w:rsidDel="00B33063">
          <w:delText xml:space="preserve">    },</w:delText>
        </w:r>
        <w:bookmarkStart w:id="14271" w:name="_Toc10199753"/>
        <w:bookmarkEnd w:id="14271"/>
      </w:del>
    </w:p>
    <w:p w14:paraId="3CFA27B9" w14:textId="12E836B6" w:rsidR="00564C22" w:rsidDel="00B33063" w:rsidRDefault="009B1AF1" w:rsidP="00564C22">
      <w:pPr>
        <w:pStyle w:val="Code"/>
        <w:spacing w:line="259" w:lineRule="auto"/>
        <w:rPr>
          <w:del w:id="14272" w:author="Andreas Kuehne" w:date="2019-05-31T12:22:00Z"/>
        </w:rPr>
      </w:pPr>
      <w:del w:id="14273" w:author="Andreas Kuehne" w:date="2019-05-31T12:22:00Z">
        <w:r w:rsidDel="00B33063">
          <w:rPr>
            <w:color w:val="31849B" w:themeColor="accent5" w:themeShade="BF"/>
          </w:rPr>
          <w:delText xml:space="preserve">    "other"</w:delText>
        </w:r>
        <w:r w:rsidDel="00B33063">
          <w:delText>: {</w:delText>
        </w:r>
        <w:bookmarkStart w:id="14274" w:name="_Toc10199754"/>
        <w:bookmarkEnd w:id="14274"/>
      </w:del>
    </w:p>
    <w:p w14:paraId="63D2AD43" w14:textId="4B533DC6" w:rsidR="00564C22" w:rsidDel="00B33063" w:rsidRDefault="009B1AF1" w:rsidP="00564C22">
      <w:pPr>
        <w:pStyle w:val="Code"/>
        <w:spacing w:line="259" w:lineRule="auto"/>
        <w:rPr>
          <w:del w:id="14275" w:author="Andreas Kuehne" w:date="2019-05-31T12:22:00Z"/>
        </w:rPr>
      </w:pPr>
      <w:del w:id="142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277" w:name="_Toc10199755"/>
        <w:bookmarkEnd w:id="14277"/>
      </w:del>
    </w:p>
    <w:p w14:paraId="244DC101" w14:textId="22D5810C" w:rsidR="00564C22" w:rsidDel="00B33063" w:rsidRDefault="009B1AF1" w:rsidP="00564C22">
      <w:pPr>
        <w:pStyle w:val="Code"/>
        <w:spacing w:line="259" w:lineRule="auto"/>
        <w:rPr>
          <w:del w:id="14278" w:author="Andreas Kuehne" w:date="2019-05-31T12:22:00Z"/>
        </w:rPr>
      </w:pPr>
      <w:del w:id="14279" w:author="Andreas Kuehne" w:date="2019-05-31T12:22:00Z">
        <w:r w:rsidDel="00B33063">
          <w:rPr>
            <w:color w:val="31849B" w:themeColor="accent5" w:themeShade="BF"/>
          </w:rPr>
          <w:delText xml:space="preserve">      "items"</w:delText>
        </w:r>
        <w:r w:rsidDel="00B33063">
          <w:delText>: {</w:delText>
        </w:r>
        <w:bookmarkStart w:id="14280" w:name="_Toc10199756"/>
        <w:bookmarkEnd w:id="14280"/>
      </w:del>
    </w:p>
    <w:p w14:paraId="55F1F8C9" w14:textId="10E4FA88" w:rsidR="00564C22" w:rsidDel="00B33063" w:rsidRDefault="009B1AF1" w:rsidP="00564C22">
      <w:pPr>
        <w:pStyle w:val="Code"/>
        <w:spacing w:line="259" w:lineRule="auto"/>
        <w:rPr>
          <w:del w:id="14281" w:author="Andreas Kuehne" w:date="2019-05-31T12:22:00Z"/>
        </w:rPr>
      </w:pPr>
      <w:del w:id="142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4283" w:name="_Toc10199757"/>
        <w:bookmarkEnd w:id="14283"/>
      </w:del>
    </w:p>
    <w:p w14:paraId="3EE2246A" w14:textId="347709EE" w:rsidR="00564C22" w:rsidDel="00B33063" w:rsidRDefault="009B1AF1" w:rsidP="00564C22">
      <w:pPr>
        <w:pStyle w:val="Code"/>
        <w:spacing w:line="259" w:lineRule="auto"/>
        <w:rPr>
          <w:del w:id="14284" w:author="Andreas Kuehne" w:date="2019-05-31T12:22:00Z"/>
        </w:rPr>
      </w:pPr>
      <w:del w:id="14285" w:author="Andreas Kuehne" w:date="2019-05-31T12:22:00Z">
        <w:r w:rsidDel="00B33063">
          <w:delText xml:space="preserve">      }</w:delText>
        </w:r>
        <w:bookmarkStart w:id="14286" w:name="_Toc10199758"/>
        <w:bookmarkEnd w:id="14286"/>
      </w:del>
    </w:p>
    <w:p w14:paraId="049BD7D8" w14:textId="79E9DAF3" w:rsidR="00564C22" w:rsidDel="00B33063" w:rsidRDefault="009B1AF1" w:rsidP="00564C22">
      <w:pPr>
        <w:pStyle w:val="Code"/>
        <w:spacing w:line="259" w:lineRule="auto"/>
        <w:rPr>
          <w:del w:id="14287" w:author="Andreas Kuehne" w:date="2019-05-31T12:22:00Z"/>
        </w:rPr>
      </w:pPr>
      <w:del w:id="14288" w:author="Andreas Kuehne" w:date="2019-05-31T12:22:00Z">
        <w:r w:rsidDel="00B33063">
          <w:delText xml:space="preserve">    },</w:delText>
        </w:r>
        <w:bookmarkStart w:id="14289" w:name="_Toc10199759"/>
        <w:bookmarkEnd w:id="14289"/>
      </w:del>
    </w:p>
    <w:p w14:paraId="69B42B12" w14:textId="7EC285AA" w:rsidR="00564C22" w:rsidDel="00B33063" w:rsidRDefault="009B1AF1" w:rsidP="00564C22">
      <w:pPr>
        <w:pStyle w:val="Code"/>
        <w:spacing w:line="259" w:lineRule="auto"/>
        <w:rPr>
          <w:del w:id="14290" w:author="Andreas Kuehne" w:date="2019-05-31T12:22:00Z"/>
        </w:rPr>
      </w:pPr>
      <w:del w:id="14291" w:author="Andreas Kuehne" w:date="2019-05-31T12:22:00Z">
        <w:r w:rsidDel="00B33063">
          <w:rPr>
            <w:color w:val="31849B" w:themeColor="accent5" w:themeShade="BF"/>
          </w:rPr>
          <w:delText xml:space="preserve">    "claimedIdentity"</w:delText>
        </w:r>
        <w:r w:rsidDel="00B33063">
          <w:delText>: {</w:delText>
        </w:r>
        <w:bookmarkStart w:id="14292" w:name="_Toc10199760"/>
        <w:bookmarkEnd w:id="14292"/>
      </w:del>
    </w:p>
    <w:p w14:paraId="3FE534D2" w14:textId="53F18C8C" w:rsidR="00564C22" w:rsidDel="00B33063" w:rsidRDefault="009B1AF1" w:rsidP="00564C22">
      <w:pPr>
        <w:pStyle w:val="Code"/>
        <w:spacing w:line="259" w:lineRule="auto"/>
        <w:rPr>
          <w:del w:id="14293" w:author="Andreas Kuehne" w:date="2019-05-31T12:22:00Z"/>
        </w:rPr>
      </w:pPr>
      <w:del w:id="1429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4295" w:name="_Toc10199761"/>
        <w:bookmarkEnd w:id="14295"/>
      </w:del>
    </w:p>
    <w:p w14:paraId="5728299D" w14:textId="2FA9F525" w:rsidR="00564C22" w:rsidDel="00B33063" w:rsidRDefault="009B1AF1" w:rsidP="00564C22">
      <w:pPr>
        <w:pStyle w:val="Code"/>
        <w:spacing w:line="259" w:lineRule="auto"/>
        <w:rPr>
          <w:del w:id="14296" w:author="Andreas Kuehne" w:date="2019-05-31T12:22:00Z"/>
        </w:rPr>
      </w:pPr>
      <w:del w:id="14297" w:author="Andreas Kuehne" w:date="2019-05-31T12:22:00Z">
        <w:r w:rsidDel="00B33063">
          <w:delText xml:space="preserve">    },</w:delText>
        </w:r>
        <w:bookmarkStart w:id="14298" w:name="_Toc10199762"/>
        <w:bookmarkEnd w:id="14298"/>
      </w:del>
    </w:p>
    <w:p w14:paraId="3AD15742" w14:textId="0AAFAFA8" w:rsidR="00564C22" w:rsidDel="00B33063" w:rsidRDefault="009B1AF1" w:rsidP="00564C22">
      <w:pPr>
        <w:pStyle w:val="Code"/>
        <w:spacing w:line="259" w:lineRule="auto"/>
        <w:rPr>
          <w:del w:id="14299" w:author="Andreas Kuehne" w:date="2019-05-31T12:22:00Z"/>
        </w:rPr>
      </w:pPr>
      <w:del w:id="14300" w:author="Andreas Kuehne" w:date="2019-05-31T12:22:00Z">
        <w:r w:rsidDel="00B33063">
          <w:rPr>
            <w:color w:val="31849B" w:themeColor="accent5" w:themeShade="BF"/>
          </w:rPr>
          <w:delText xml:space="preserve">    "schemas"</w:delText>
        </w:r>
        <w:r w:rsidDel="00B33063">
          <w:delText>: {</w:delText>
        </w:r>
        <w:bookmarkStart w:id="14301" w:name="_Toc10199763"/>
        <w:bookmarkEnd w:id="14301"/>
      </w:del>
    </w:p>
    <w:p w14:paraId="0C0D560C" w14:textId="43C973FA" w:rsidR="00564C22" w:rsidDel="00B33063" w:rsidRDefault="009B1AF1" w:rsidP="00564C22">
      <w:pPr>
        <w:pStyle w:val="Code"/>
        <w:spacing w:line="259" w:lineRule="auto"/>
        <w:rPr>
          <w:del w:id="14302" w:author="Andreas Kuehne" w:date="2019-05-31T12:22:00Z"/>
        </w:rPr>
      </w:pPr>
      <w:del w:id="143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4304" w:name="_Toc10199764"/>
        <w:bookmarkEnd w:id="14304"/>
      </w:del>
    </w:p>
    <w:p w14:paraId="76AAC061" w14:textId="35E94E5A" w:rsidR="00564C22" w:rsidDel="00B33063" w:rsidRDefault="009B1AF1" w:rsidP="00564C22">
      <w:pPr>
        <w:pStyle w:val="Code"/>
        <w:spacing w:line="259" w:lineRule="auto"/>
        <w:rPr>
          <w:del w:id="14305" w:author="Andreas Kuehne" w:date="2019-05-31T12:22:00Z"/>
        </w:rPr>
      </w:pPr>
      <w:del w:id="14306" w:author="Andreas Kuehne" w:date="2019-05-31T12:22:00Z">
        <w:r w:rsidDel="00B33063">
          <w:delText xml:space="preserve">    },</w:delText>
        </w:r>
        <w:bookmarkStart w:id="14307" w:name="_Toc10199765"/>
        <w:bookmarkEnd w:id="14307"/>
      </w:del>
    </w:p>
    <w:p w14:paraId="0FA34805" w14:textId="3C82E039" w:rsidR="00564C22" w:rsidDel="00B33063" w:rsidRDefault="009B1AF1" w:rsidP="00564C22">
      <w:pPr>
        <w:pStyle w:val="Code"/>
        <w:spacing w:line="259" w:lineRule="auto"/>
        <w:rPr>
          <w:del w:id="14308" w:author="Andreas Kuehne" w:date="2019-05-31T12:22:00Z"/>
        </w:rPr>
      </w:pPr>
      <w:del w:id="14309" w:author="Andreas Kuehne" w:date="2019-05-31T12:22:00Z">
        <w:r w:rsidDel="00B33063">
          <w:rPr>
            <w:color w:val="31849B" w:themeColor="accent5" w:themeShade="BF"/>
          </w:rPr>
          <w:delText xml:space="preserve">    "addTimestamp"</w:delText>
        </w:r>
        <w:r w:rsidDel="00B33063">
          <w:delText>: {</w:delText>
        </w:r>
        <w:bookmarkStart w:id="14310" w:name="_Toc10199766"/>
        <w:bookmarkEnd w:id="14310"/>
      </w:del>
    </w:p>
    <w:p w14:paraId="060EA82F" w14:textId="6EDB3802" w:rsidR="00564C22" w:rsidDel="00B33063" w:rsidRDefault="009B1AF1" w:rsidP="00564C22">
      <w:pPr>
        <w:pStyle w:val="Code"/>
        <w:spacing w:line="259" w:lineRule="auto"/>
        <w:rPr>
          <w:del w:id="14311" w:author="Andreas Kuehne" w:date="2019-05-31T12:22:00Z"/>
        </w:rPr>
      </w:pPr>
      <w:del w:id="143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313" w:name="_Toc10199767"/>
        <w:bookmarkEnd w:id="14313"/>
      </w:del>
    </w:p>
    <w:p w14:paraId="7B56C7AC" w14:textId="4F7BDE30" w:rsidR="00564C22" w:rsidDel="00B33063" w:rsidRDefault="009B1AF1" w:rsidP="00564C22">
      <w:pPr>
        <w:pStyle w:val="Code"/>
        <w:spacing w:line="259" w:lineRule="auto"/>
        <w:rPr>
          <w:del w:id="14314" w:author="Andreas Kuehne" w:date="2019-05-31T12:22:00Z"/>
        </w:rPr>
      </w:pPr>
      <w:del w:id="14315" w:author="Andreas Kuehne" w:date="2019-05-31T12:22:00Z">
        <w:r w:rsidDel="00B33063">
          <w:rPr>
            <w:color w:val="31849B" w:themeColor="accent5" w:themeShade="BF"/>
          </w:rPr>
          <w:delText xml:space="preserve">      "items"</w:delText>
        </w:r>
        <w:r w:rsidDel="00B33063">
          <w:delText>: {</w:delText>
        </w:r>
        <w:bookmarkStart w:id="14316" w:name="_Toc10199768"/>
        <w:bookmarkEnd w:id="14316"/>
      </w:del>
    </w:p>
    <w:p w14:paraId="4B36FEF4" w14:textId="2E29A2B5" w:rsidR="00564C22" w:rsidDel="00B33063" w:rsidRDefault="009B1AF1" w:rsidP="00564C22">
      <w:pPr>
        <w:pStyle w:val="Code"/>
        <w:spacing w:line="259" w:lineRule="auto"/>
        <w:rPr>
          <w:del w:id="14317" w:author="Andreas Kuehne" w:date="2019-05-31T12:22:00Z"/>
        </w:rPr>
      </w:pPr>
      <w:del w:id="143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319" w:name="_Toc10199769"/>
        <w:bookmarkEnd w:id="14319"/>
      </w:del>
    </w:p>
    <w:p w14:paraId="17DFBF05" w14:textId="3F1A74B6" w:rsidR="00564C22" w:rsidDel="00B33063" w:rsidRDefault="009B1AF1" w:rsidP="00564C22">
      <w:pPr>
        <w:pStyle w:val="Code"/>
        <w:spacing w:line="259" w:lineRule="auto"/>
        <w:rPr>
          <w:del w:id="14320" w:author="Andreas Kuehne" w:date="2019-05-31T12:22:00Z"/>
        </w:rPr>
      </w:pPr>
      <w:del w:id="14321" w:author="Andreas Kuehne" w:date="2019-05-31T12:22:00Z">
        <w:r w:rsidDel="00B33063">
          <w:delText xml:space="preserve">      }</w:delText>
        </w:r>
        <w:bookmarkStart w:id="14322" w:name="_Toc10199770"/>
        <w:bookmarkEnd w:id="14322"/>
      </w:del>
    </w:p>
    <w:p w14:paraId="7DAFD743" w14:textId="0E68ACED" w:rsidR="00564C22" w:rsidDel="00B33063" w:rsidRDefault="009B1AF1" w:rsidP="00564C22">
      <w:pPr>
        <w:pStyle w:val="Code"/>
        <w:spacing w:line="259" w:lineRule="auto"/>
        <w:rPr>
          <w:del w:id="14323" w:author="Andreas Kuehne" w:date="2019-05-31T12:22:00Z"/>
        </w:rPr>
      </w:pPr>
      <w:del w:id="14324" w:author="Andreas Kuehne" w:date="2019-05-31T12:22:00Z">
        <w:r w:rsidDel="00B33063">
          <w:delText xml:space="preserve">    },</w:delText>
        </w:r>
        <w:bookmarkStart w:id="14325" w:name="_Toc10199771"/>
        <w:bookmarkEnd w:id="14325"/>
      </w:del>
    </w:p>
    <w:p w14:paraId="5DE22B3C" w14:textId="421FC31D" w:rsidR="00564C22" w:rsidDel="00B33063" w:rsidRDefault="009B1AF1" w:rsidP="00564C22">
      <w:pPr>
        <w:pStyle w:val="Code"/>
        <w:spacing w:line="259" w:lineRule="auto"/>
        <w:rPr>
          <w:del w:id="14326" w:author="Andreas Kuehne" w:date="2019-05-31T12:22:00Z"/>
        </w:rPr>
      </w:pPr>
      <w:del w:id="14327" w:author="Andreas Kuehne" w:date="2019-05-31T12:22:00Z">
        <w:r w:rsidDel="00B33063">
          <w:rPr>
            <w:color w:val="31849B" w:themeColor="accent5" w:themeShade="BF"/>
          </w:rPr>
          <w:delText xml:space="preserve">    "enforceAsync"</w:delText>
        </w:r>
        <w:r w:rsidDel="00B33063">
          <w:delText>: {</w:delText>
        </w:r>
        <w:bookmarkStart w:id="14328" w:name="_Toc10199772"/>
        <w:bookmarkEnd w:id="14328"/>
      </w:del>
    </w:p>
    <w:p w14:paraId="48A18D6A" w14:textId="6CE82258" w:rsidR="00564C22" w:rsidDel="00B33063" w:rsidRDefault="009B1AF1" w:rsidP="00564C22">
      <w:pPr>
        <w:pStyle w:val="Code"/>
        <w:spacing w:line="259" w:lineRule="auto"/>
        <w:rPr>
          <w:del w:id="14329" w:author="Andreas Kuehne" w:date="2019-05-31T12:22:00Z"/>
        </w:rPr>
      </w:pPr>
      <w:del w:id="143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331" w:name="_Toc10199773"/>
        <w:bookmarkEnd w:id="14331"/>
      </w:del>
    </w:p>
    <w:p w14:paraId="78BAF592" w14:textId="15870904" w:rsidR="00564C22" w:rsidDel="00B33063" w:rsidRDefault="009B1AF1" w:rsidP="00564C22">
      <w:pPr>
        <w:pStyle w:val="Code"/>
        <w:spacing w:line="259" w:lineRule="auto"/>
        <w:rPr>
          <w:del w:id="14332" w:author="Andreas Kuehne" w:date="2019-05-31T12:22:00Z"/>
        </w:rPr>
      </w:pPr>
      <w:del w:id="14333" w:author="Andreas Kuehne" w:date="2019-05-31T12:22:00Z">
        <w:r w:rsidDel="00B33063">
          <w:delText xml:space="preserve">    },</w:delText>
        </w:r>
        <w:bookmarkStart w:id="14334" w:name="_Toc10199774"/>
        <w:bookmarkEnd w:id="14334"/>
      </w:del>
    </w:p>
    <w:p w14:paraId="376BC89E" w14:textId="0CD7D7F0" w:rsidR="00564C22" w:rsidDel="00B33063" w:rsidRDefault="009B1AF1" w:rsidP="00564C22">
      <w:pPr>
        <w:pStyle w:val="Code"/>
        <w:spacing w:line="259" w:lineRule="auto"/>
        <w:rPr>
          <w:del w:id="14335" w:author="Andreas Kuehne" w:date="2019-05-31T12:22:00Z"/>
        </w:rPr>
      </w:pPr>
      <w:del w:id="14336" w:author="Andreas Kuehne" w:date="2019-05-31T12:22:00Z">
        <w:r w:rsidDel="00B33063">
          <w:rPr>
            <w:color w:val="31849B" w:themeColor="accent5" w:themeShade="BF"/>
          </w:rPr>
          <w:delText xml:space="preserve">    "nonce"</w:delText>
        </w:r>
        <w:r w:rsidDel="00B33063">
          <w:delText>: {</w:delText>
        </w:r>
        <w:bookmarkStart w:id="14337" w:name="_Toc10199775"/>
        <w:bookmarkEnd w:id="14337"/>
      </w:del>
    </w:p>
    <w:p w14:paraId="3CFC2280" w14:textId="093DDD5D" w:rsidR="00564C22" w:rsidDel="00B33063" w:rsidRDefault="009B1AF1" w:rsidP="00564C22">
      <w:pPr>
        <w:pStyle w:val="Code"/>
        <w:spacing w:line="259" w:lineRule="auto"/>
        <w:rPr>
          <w:del w:id="14338" w:author="Andreas Kuehne" w:date="2019-05-31T12:22:00Z"/>
        </w:rPr>
      </w:pPr>
      <w:del w:id="143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4340" w:name="_Toc10199776"/>
        <w:bookmarkEnd w:id="14340"/>
      </w:del>
    </w:p>
    <w:p w14:paraId="2FC45ED2" w14:textId="36BD6E84" w:rsidR="00564C22" w:rsidDel="00B33063" w:rsidRDefault="009B1AF1" w:rsidP="00564C22">
      <w:pPr>
        <w:pStyle w:val="Code"/>
        <w:spacing w:line="259" w:lineRule="auto"/>
        <w:rPr>
          <w:del w:id="14341" w:author="Andreas Kuehne" w:date="2019-05-31T12:22:00Z"/>
        </w:rPr>
      </w:pPr>
      <w:del w:id="14342" w:author="Andreas Kuehne" w:date="2019-05-31T12:22:00Z">
        <w:r w:rsidDel="00B33063">
          <w:delText xml:space="preserve">    },</w:delText>
        </w:r>
        <w:bookmarkStart w:id="14343" w:name="_Toc10199777"/>
        <w:bookmarkEnd w:id="14343"/>
      </w:del>
    </w:p>
    <w:p w14:paraId="1B765B5C" w14:textId="7BE2C430" w:rsidR="00564C22" w:rsidDel="00B33063" w:rsidRDefault="009B1AF1" w:rsidP="00564C22">
      <w:pPr>
        <w:pStyle w:val="Code"/>
        <w:spacing w:line="259" w:lineRule="auto"/>
        <w:rPr>
          <w:del w:id="14344" w:author="Andreas Kuehne" w:date="2019-05-31T12:22:00Z"/>
        </w:rPr>
      </w:pPr>
      <w:del w:id="14345" w:author="Andreas Kuehne" w:date="2019-05-31T12:22:00Z">
        <w:r w:rsidDel="00B33063">
          <w:rPr>
            <w:color w:val="31849B" w:themeColor="accent5" w:themeShade="BF"/>
          </w:rPr>
          <w:delText xml:space="preserve">    "useVerificationTime"</w:delText>
        </w:r>
        <w:r w:rsidDel="00B33063">
          <w:delText>: {</w:delText>
        </w:r>
        <w:bookmarkStart w:id="14346" w:name="_Toc10199778"/>
        <w:bookmarkEnd w:id="14346"/>
      </w:del>
    </w:p>
    <w:p w14:paraId="269B8D53" w14:textId="411FB1BD" w:rsidR="00564C22" w:rsidDel="00B33063" w:rsidRDefault="009B1AF1" w:rsidP="00564C22">
      <w:pPr>
        <w:pStyle w:val="Code"/>
        <w:spacing w:line="259" w:lineRule="auto"/>
        <w:rPr>
          <w:del w:id="14347" w:author="Andreas Kuehne" w:date="2019-05-31T12:22:00Z"/>
        </w:rPr>
      </w:pPr>
      <w:del w:id="1434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"#/definitions/dss2-UseVerificationTimeType"</w:delText>
        </w:r>
        <w:bookmarkStart w:id="14349" w:name="_Toc10199779"/>
        <w:bookmarkEnd w:id="14349"/>
      </w:del>
    </w:p>
    <w:p w14:paraId="388965C5" w14:textId="2CF52C1F" w:rsidR="00564C22" w:rsidDel="00B33063" w:rsidRDefault="009B1AF1" w:rsidP="00564C22">
      <w:pPr>
        <w:pStyle w:val="Code"/>
        <w:spacing w:line="259" w:lineRule="auto"/>
        <w:rPr>
          <w:del w:id="14350" w:author="Andreas Kuehne" w:date="2019-05-31T12:22:00Z"/>
        </w:rPr>
      </w:pPr>
      <w:del w:id="14351" w:author="Andreas Kuehne" w:date="2019-05-31T12:22:00Z">
        <w:r w:rsidDel="00B33063">
          <w:delText xml:space="preserve">    },</w:delText>
        </w:r>
        <w:bookmarkStart w:id="14352" w:name="_Toc10199780"/>
        <w:bookmarkEnd w:id="14352"/>
      </w:del>
    </w:p>
    <w:p w14:paraId="0A120E63" w14:textId="5C26E407" w:rsidR="00564C22" w:rsidDel="00B33063" w:rsidRDefault="009B1AF1" w:rsidP="00564C22">
      <w:pPr>
        <w:pStyle w:val="Code"/>
        <w:spacing w:line="259" w:lineRule="auto"/>
        <w:rPr>
          <w:del w:id="14353" w:author="Andreas Kuehne" w:date="2019-05-31T12:22:00Z"/>
        </w:rPr>
      </w:pPr>
      <w:del w:id="14354" w:author="Andreas Kuehne" w:date="2019-05-31T12:22:00Z">
        <w:r w:rsidDel="00B33063">
          <w:rPr>
            <w:color w:val="31849B" w:themeColor="accent5" w:themeShade="BF"/>
          </w:rPr>
          <w:delText xml:space="preserve">    "returnVerificationTime"</w:delText>
        </w:r>
        <w:r w:rsidDel="00B33063">
          <w:delText>: {</w:delText>
        </w:r>
        <w:bookmarkStart w:id="14355" w:name="_Toc10199781"/>
        <w:bookmarkEnd w:id="14355"/>
      </w:del>
    </w:p>
    <w:p w14:paraId="71BE9AF1" w14:textId="5AF403C5" w:rsidR="00564C22" w:rsidDel="00B33063" w:rsidRDefault="009B1AF1" w:rsidP="00564C22">
      <w:pPr>
        <w:pStyle w:val="Code"/>
        <w:spacing w:line="259" w:lineRule="auto"/>
        <w:rPr>
          <w:del w:id="14356" w:author="Andreas Kuehne" w:date="2019-05-31T12:22:00Z"/>
        </w:rPr>
      </w:pPr>
      <w:del w:id="143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358" w:name="_Toc10199782"/>
        <w:bookmarkEnd w:id="14358"/>
      </w:del>
    </w:p>
    <w:p w14:paraId="384B0B7C" w14:textId="704AE4D4" w:rsidR="00564C22" w:rsidDel="00B33063" w:rsidRDefault="009B1AF1" w:rsidP="00564C22">
      <w:pPr>
        <w:pStyle w:val="Code"/>
        <w:spacing w:line="259" w:lineRule="auto"/>
        <w:rPr>
          <w:del w:id="14359" w:author="Andreas Kuehne" w:date="2019-05-31T12:22:00Z"/>
        </w:rPr>
      </w:pPr>
      <w:del w:id="1436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4361" w:name="_Toc10199783"/>
        <w:bookmarkEnd w:id="14361"/>
      </w:del>
    </w:p>
    <w:p w14:paraId="3204584F" w14:textId="2DCF4C83" w:rsidR="00564C22" w:rsidDel="00B33063" w:rsidRDefault="009B1AF1" w:rsidP="00564C22">
      <w:pPr>
        <w:pStyle w:val="Code"/>
        <w:spacing w:line="259" w:lineRule="auto"/>
        <w:rPr>
          <w:del w:id="14362" w:author="Andreas Kuehne" w:date="2019-05-31T12:22:00Z"/>
        </w:rPr>
      </w:pPr>
      <w:del w:id="14363" w:author="Andreas Kuehne" w:date="2019-05-31T12:22:00Z">
        <w:r w:rsidDel="00B33063">
          <w:delText xml:space="preserve">    },</w:delText>
        </w:r>
        <w:bookmarkStart w:id="14364" w:name="_Toc10199784"/>
        <w:bookmarkEnd w:id="14364"/>
      </w:del>
    </w:p>
    <w:p w14:paraId="6BBC9461" w14:textId="2FCE3D15" w:rsidR="00564C22" w:rsidDel="00B33063" w:rsidRDefault="009B1AF1" w:rsidP="00564C22">
      <w:pPr>
        <w:pStyle w:val="Code"/>
        <w:spacing w:line="259" w:lineRule="auto"/>
        <w:rPr>
          <w:del w:id="14365" w:author="Andreas Kuehne" w:date="2019-05-31T12:22:00Z"/>
        </w:rPr>
      </w:pPr>
      <w:del w:id="14366" w:author="Andreas Kuehne" w:date="2019-05-31T12:22:00Z">
        <w:r w:rsidDel="00B33063">
          <w:rPr>
            <w:color w:val="31849B" w:themeColor="accent5" w:themeShade="BF"/>
          </w:rPr>
          <w:delText xml:space="preserve">    "addKeyInfo"</w:delText>
        </w:r>
        <w:r w:rsidDel="00B33063">
          <w:delText>: {</w:delText>
        </w:r>
        <w:bookmarkStart w:id="14367" w:name="_Toc10199785"/>
        <w:bookmarkEnd w:id="14367"/>
      </w:del>
    </w:p>
    <w:p w14:paraId="3C954A98" w14:textId="213F85E4" w:rsidR="00564C22" w:rsidDel="00B33063" w:rsidRDefault="009B1AF1" w:rsidP="00564C22">
      <w:pPr>
        <w:pStyle w:val="Code"/>
        <w:spacing w:line="259" w:lineRule="auto"/>
        <w:rPr>
          <w:del w:id="14368" w:author="Andreas Kuehne" w:date="2019-05-31T12:22:00Z"/>
        </w:rPr>
      </w:pPr>
      <w:del w:id="143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370" w:name="_Toc10199786"/>
        <w:bookmarkEnd w:id="14370"/>
      </w:del>
    </w:p>
    <w:p w14:paraId="465B7EB6" w14:textId="47D4975C" w:rsidR="00564C22" w:rsidDel="00B33063" w:rsidRDefault="009B1AF1" w:rsidP="00564C22">
      <w:pPr>
        <w:pStyle w:val="Code"/>
        <w:spacing w:line="259" w:lineRule="auto"/>
        <w:rPr>
          <w:del w:id="14371" w:author="Andreas Kuehne" w:date="2019-05-31T12:22:00Z"/>
        </w:rPr>
      </w:pPr>
      <w:del w:id="14372" w:author="Andreas Kuehne" w:date="2019-05-31T12:22:00Z">
        <w:r w:rsidDel="00B33063">
          <w:rPr>
            <w:color w:val="31849B" w:themeColor="accent5" w:themeShade="BF"/>
          </w:rPr>
          <w:delText xml:space="preserve">      "items"</w:delText>
        </w:r>
        <w:r w:rsidDel="00B33063">
          <w:delText>: {</w:delText>
        </w:r>
        <w:bookmarkStart w:id="14373" w:name="_Toc10199787"/>
        <w:bookmarkEnd w:id="14373"/>
      </w:del>
    </w:p>
    <w:p w14:paraId="3F18EF9F" w14:textId="0FEE659A" w:rsidR="00564C22" w:rsidDel="00B33063" w:rsidRDefault="009B1AF1" w:rsidP="00564C22">
      <w:pPr>
        <w:pStyle w:val="Code"/>
        <w:spacing w:line="259" w:lineRule="auto"/>
        <w:rPr>
          <w:del w:id="14374" w:author="Andreas Kuehne" w:date="2019-05-31T12:22:00Z"/>
        </w:rPr>
      </w:pPr>
      <w:del w:id="143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"#/definitions/dss2-AdditionalKeyInfoType"</w:delText>
        </w:r>
        <w:bookmarkStart w:id="14376" w:name="_Toc10199788"/>
        <w:bookmarkEnd w:id="14376"/>
      </w:del>
    </w:p>
    <w:p w14:paraId="3AAD88FE" w14:textId="2766F640" w:rsidR="00564C22" w:rsidDel="00B33063" w:rsidRDefault="009B1AF1" w:rsidP="00564C22">
      <w:pPr>
        <w:pStyle w:val="Code"/>
        <w:spacing w:line="259" w:lineRule="auto"/>
        <w:rPr>
          <w:del w:id="14377" w:author="Andreas Kuehne" w:date="2019-05-31T12:22:00Z"/>
        </w:rPr>
      </w:pPr>
      <w:del w:id="14378" w:author="Andreas Kuehne" w:date="2019-05-31T12:22:00Z">
        <w:r w:rsidDel="00B33063">
          <w:delText xml:space="preserve">      }</w:delText>
        </w:r>
        <w:bookmarkStart w:id="14379" w:name="_Toc10199789"/>
        <w:bookmarkEnd w:id="14379"/>
      </w:del>
    </w:p>
    <w:p w14:paraId="2E6D5722" w14:textId="3FD7EC0D" w:rsidR="00564C22" w:rsidDel="00B33063" w:rsidRDefault="009B1AF1" w:rsidP="00564C22">
      <w:pPr>
        <w:pStyle w:val="Code"/>
        <w:spacing w:line="259" w:lineRule="auto"/>
        <w:rPr>
          <w:del w:id="14380" w:author="Andreas Kuehne" w:date="2019-05-31T12:22:00Z"/>
        </w:rPr>
      </w:pPr>
      <w:del w:id="14381" w:author="Andreas Kuehne" w:date="2019-05-31T12:22:00Z">
        <w:r w:rsidDel="00B33063">
          <w:delText xml:space="preserve">    },</w:delText>
        </w:r>
        <w:bookmarkStart w:id="14382" w:name="_Toc10199790"/>
        <w:bookmarkEnd w:id="14382"/>
      </w:del>
    </w:p>
    <w:p w14:paraId="33B48B8B" w14:textId="48E7B430" w:rsidR="00564C22" w:rsidDel="00B33063" w:rsidRDefault="009B1AF1" w:rsidP="00564C22">
      <w:pPr>
        <w:pStyle w:val="Code"/>
        <w:spacing w:line="259" w:lineRule="auto"/>
        <w:rPr>
          <w:del w:id="14383" w:author="Andreas Kuehne" w:date="2019-05-31T12:22:00Z"/>
        </w:rPr>
      </w:pPr>
      <w:del w:id="14384" w:author="Andreas Kuehne" w:date="2019-05-31T12:22:00Z">
        <w:r w:rsidDel="00B33063">
          <w:rPr>
            <w:color w:val="31849B" w:themeColor="accent5" w:themeShade="BF"/>
          </w:rPr>
          <w:delText xml:space="preserve">    "returnProcDetails"</w:delText>
        </w:r>
        <w:r w:rsidDel="00B33063">
          <w:delText>: {</w:delText>
        </w:r>
        <w:bookmarkStart w:id="14385" w:name="_Toc10199791"/>
        <w:bookmarkEnd w:id="14385"/>
      </w:del>
    </w:p>
    <w:p w14:paraId="305A2552" w14:textId="6D2340A6" w:rsidR="00564C22" w:rsidDel="00B33063" w:rsidRDefault="009B1AF1" w:rsidP="00564C22">
      <w:pPr>
        <w:pStyle w:val="Code"/>
        <w:spacing w:line="259" w:lineRule="auto"/>
        <w:rPr>
          <w:del w:id="14386" w:author="Andreas Kuehne" w:date="2019-05-31T12:22:00Z"/>
        </w:rPr>
      </w:pPr>
      <w:del w:id="143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388" w:name="_Toc10199792"/>
        <w:bookmarkEnd w:id="14388"/>
      </w:del>
    </w:p>
    <w:p w14:paraId="0D567BC1" w14:textId="6B401AAA" w:rsidR="00564C22" w:rsidDel="00B33063" w:rsidRDefault="009B1AF1" w:rsidP="00564C22">
      <w:pPr>
        <w:pStyle w:val="Code"/>
        <w:spacing w:line="259" w:lineRule="auto"/>
        <w:rPr>
          <w:del w:id="14389" w:author="Andreas Kuehne" w:date="2019-05-31T12:22:00Z"/>
        </w:rPr>
      </w:pPr>
      <w:del w:id="1439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4391" w:name="_Toc10199793"/>
        <w:bookmarkEnd w:id="14391"/>
      </w:del>
    </w:p>
    <w:p w14:paraId="49D66119" w14:textId="1863BF43" w:rsidR="00564C22" w:rsidDel="00B33063" w:rsidRDefault="009B1AF1" w:rsidP="00564C22">
      <w:pPr>
        <w:pStyle w:val="Code"/>
        <w:spacing w:line="259" w:lineRule="auto"/>
        <w:rPr>
          <w:del w:id="14392" w:author="Andreas Kuehne" w:date="2019-05-31T12:22:00Z"/>
        </w:rPr>
      </w:pPr>
      <w:del w:id="14393" w:author="Andreas Kuehne" w:date="2019-05-31T12:22:00Z">
        <w:r w:rsidDel="00B33063">
          <w:delText xml:space="preserve">    },</w:delText>
        </w:r>
        <w:bookmarkStart w:id="14394" w:name="_Toc10199794"/>
        <w:bookmarkEnd w:id="14394"/>
      </w:del>
    </w:p>
    <w:p w14:paraId="4057C896" w14:textId="458C8C85" w:rsidR="00564C22" w:rsidDel="00B33063" w:rsidRDefault="009B1AF1" w:rsidP="00564C22">
      <w:pPr>
        <w:pStyle w:val="Code"/>
        <w:spacing w:line="259" w:lineRule="auto"/>
        <w:rPr>
          <w:del w:id="14395" w:author="Andreas Kuehne" w:date="2019-05-31T12:22:00Z"/>
        </w:rPr>
      </w:pPr>
      <w:del w:id="14396" w:author="Andreas Kuehne" w:date="2019-05-31T12:22:00Z">
        <w:r w:rsidDel="00B33063">
          <w:rPr>
            <w:color w:val="31849B" w:themeColor="accent5" w:themeShade="BF"/>
          </w:rPr>
          <w:delText xml:space="preserve">    "returnSigningTime"</w:delText>
        </w:r>
        <w:r w:rsidDel="00B33063">
          <w:delText>: {</w:delText>
        </w:r>
        <w:bookmarkStart w:id="14397" w:name="_Toc10199795"/>
        <w:bookmarkEnd w:id="14397"/>
      </w:del>
    </w:p>
    <w:p w14:paraId="02B6E76E" w14:textId="6875FCEF" w:rsidR="00564C22" w:rsidDel="00B33063" w:rsidRDefault="009B1AF1" w:rsidP="00564C22">
      <w:pPr>
        <w:pStyle w:val="Code"/>
        <w:spacing w:line="259" w:lineRule="auto"/>
        <w:rPr>
          <w:del w:id="14398" w:author="Andreas Kuehne" w:date="2019-05-31T12:22:00Z"/>
        </w:rPr>
      </w:pPr>
      <w:del w:id="143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400" w:name="_Toc10199796"/>
        <w:bookmarkEnd w:id="14400"/>
      </w:del>
    </w:p>
    <w:p w14:paraId="3DD91EA2" w14:textId="5FE12DF8" w:rsidR="00564C22" w:rsidDel="00B33063" w:rsidRDefault="009B1AF1" w:rsidP="00564C22">
      <w:pPr>
        <w:pStyle w:val="Code"/>
        <w:spacing w:line="259" w:lineRule="auto"/>
        <w:rPr>
          <w:del w:id="14401" w:author="Andreas Kuehne" w:date="2019-05-31T12:22:00Z"/>
        </w:rPr>
      </w:pPr>
      <w:del w:id="14402"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4403" w:name="_Toc10199797"/>
        <w:bookmarkEnd w:id="14403"/>
      </w:del>
    </w:p>
    <w:p w14:paraId="4D79051E" w14:textId="05AD0224" w:rsidR="00564C22" w:rsidDel="00B33063" w:rsidRDefault="009B1AF1" w:rsidP="00564C22">
      <w:pPr>
        <w:pStyle w:val="Code"/>
        <w:spacing w:line="259" w:lineRule="auto"/>
        <w:rPr>
          <w:del w:id="14404" w:author="Andreas Kuehne" w:date="2019-05-31T12:22:00Z"/>
        </w:rPr>
      </w:pPr>
      <w:del w:id="14405" w:author="Andreas Kuehne" w:date="2019-05-31T12:22:00Z">
        <w:r w:rsidDel="00B33063">
          <w:delText xml:space="preserve">    },</w:delText>
        </w:r>
        <w:bookmarkStart w:id="14406" w:name="_Toc10199798"/>
        <w:bookmarkEnd w:id="14406"/>
      </w:del>
    </w:p>
    <w:p w14:paraId="36C63FB1" w14:textId="6921E662" w:rsidR="00564C22" w:rsidDel="00B33063" w:rsidRDefault="009B1AF1" w:rsidP="00564C22">
      <w:pPr>
        <w:pStyle w:val="Code"/>
        <w:spacing w:line="259" w:lineRule="auto"/>
        <w:rPr>
          <w:del w:id="14407" w:author="Andreas Kuehne" w:date="2019-05-31T12:22:00Z"/>
        </w:rPr>
      </w:pPr>
      <w:del w:id="14408" w:author="Andreas Kuehne" w:date="2019-05-31T12:22:00Z">
        <w:r w:rsidDel="00B33063">
          <w:rPr>
            <w:color w:val="31849B" w:themeColor="accent5" w:themeShade="BF"/>
          </w:rPr>
          <w:delText xml:space="preserve">    "returnSigner"</w:delText>
        </w:r>
        <w:r w:rsidDel="00B33063">
          <w:delText>: {</w:delText>
        </w:r>
        <w:bookmarkStart w:id="14409" w:name="_Toc10199799"/>
        <w:bookmarkEnd w:id="14409"/>
      </w:del>
    </w:p>
    <w:p w14:paraId="6E864370" w14:textId="620AC363" w:rsidR="00564C22" w:rsidDel="00B33063" w:rsidRDefault="009B1AF1" w:rsidP="00564C22">
      <w:pPr>
        <w:pStyle w:val="Code"/>
        <w:spacing w:line="259" w:lineRule="auto"/>
        <w:rPr>
          <w:del w:id="14410" w:author="Andreas Kuehne" w:date="2019-05-31T12:22:00Z"/>
        </w:rPr>
      </w:pPr>
      <w:del w:id="144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412" w:name="_Toc10199800"/>
        <w:bookmarkEnd w:id="14412"/>
      </w:del>
    </w:p>
    <w:p w14:paraId="2FD60D3C" w14:textId="2559D29B" w:rsidR="00564C22" w:rsidDel="00B33063" w:rsidRDefault="009B1AF1" w:rsidP="00564C22">
      <w:pPr>
        <w:pStyle w:val="Code"/>
        <w:spacing w:line="259" w:lineRule="auto"/>
        <w:rPr>
          <w:del w:id="14413" w:author="Andreas Kuehne" w:date="2019-05-31T12:22:00Z"/>
        </w:rPr>
      </w:pPr>
      <w:del w:id="14414"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4415" w:name="_Toc10199801"/>
        <w:bookmarkEnd w:id="14415"/>
      </w:del>
    </w:p>
    <w:p w14:paraId="41C67FDA" w14:textId="1E940495" w:rsidR="00564C22" w:rsidDel="00B33063" w:rsidRDefault="009B1AF1" w:rsidP="00564C22">
      <w:pPr>
        <w:pStyle w:val="Code"/>
        <w:spacing w:line="259" w:lineRule="auto"/>
        <w:rPr>
          <w:del w:id="14416" w:author="Andreas Kuehne" w:date="2019-05-31T12:22:00Z"/>
        </w:rPr>
      </w:pPr>
      <w:del w:id="14417" w:author="Andreas Kuehne" w:date="2019-05-31T12:22:00Z">
        <w:r w:rsidDel="00B33063">
          <w:delText xml:space="preserve">    },</w:delText>
        </w:r>
        <w:bookmarkStart w:id="14418" w:name="_Toc10199802"/>
        <w:bookmarkEnd w:id="14418"/>
      </w:del>
    </w:p>
    <w:p w14:paraId="7723ABDA" w14:textId="69557663" w:rsidR="00564C22" w:rsidDel="00B33063" w:rsidRDefault="009B1AF1" w:rsidP="00564C22">
      <w:pPr>
        <w:pStyle w:val="Code"/>
        <w:spacing w:line="259" w:lineRule="auto"/>
        <w:rPr>
          <w:del w:id="14419" w:author="Andreas Kuehne" w:date="2019-05-31T12:22:00Z"/>
        </w:rPr>
      </w:pPr>
      <w:del w:id="14420" w:author="Andreas Kuehne" w:date="2019-05-31T12:22:00Z">
        <w:r w:rsidDel="00B33063">
          <w:rPr>
            <w:color w:val="31849B" w:themeColor="accent5" w:themeShade="BF"/>
          </w:rPr>
          <w:delText xml:space="preserve">    "returnAugmented"</w:delText>
        </w:r>
        <w:r w:rsidDel="00B33063">
          <w:delText>: {</w:delText>
        </w:r>
        <w:bookmarkStart w:id="14421" w:name="_Toc10199803"/>
        <w:bookmarkEnd w:id="14421"/>
      </w:del>
    </w:p>
    <w:p w14:paraId="2E84CC59" w14:textId="7B955D31" w:rsidR="00564C22" w:rsidDel="00B33063" w:rsidRDefault="009B1AF1" w:rsidP="00564C22">
      <w:pPr>
        <w:pStyle w:val="Code"/>
        <w:spacing w:line="259" w:lineRule="auto"/>
        <w:rPr>
          <w:del w:id="14422" w:author="Andreas Kuehne" w:date="2019-05-31T12:22:00Z"/>
        </w:rPr>
      </w:pPr>
      <w:del w:id="144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24" w:name="_Toc10199804"/>
        <w:bookmarkEnd w:id="14424"/>
      </w:del>
    </w:p>
    <w:p w14:paraId="37A03971" w14:textId="2719B8FE" w:rsidR="00564C22" w:rsidDel="00B33063" w:rsidRDefault="009B1AF1" w:rsidP="00564C22">
      <w:pPr>
        <w:pStyle w:val="Code"/>
        <w:spacing w:line="259" w:lineRule="auto"/>
        <w:rPr>
          <w:del w:id="14425" w:author="Andreas Kuehne" w:date="2019-05-31T12:22:00Z"/>
        </w:rPr>
      </w:pPr>
      <w:del w:id="14426" w:author="Andreas Kuehne" w:date="2019-05-31T12:22:00Z">
        <w:r w:rsidDel="00B33063">
          <w:delText xml:space="preserve">    },</w:delText>
        </w:r>
        <w:bookmarkStart w:id="14427" w:name="_Toc10199805"/>
        <w:bookmarkEnd w:id="14427"/>
      </w:del>
    </w:p>
    <w:p w14:paraId="18C865FE" w14:textId="0FFEBAA7" w:rsidR="00564C22" w:rsidDel="00B33063" w:rsidRDefault="009B1AF1" w:rsidP="00564C22">
      <w:pPr>
        <w:pStyle w:val="Code"/>
        <w:spacing w:line="259" w:lineRule="auto"/>
        <w:rPr>
          <w:del w:id="14428" w:author="Andreas Kuehne" w:date="2019-05-31T12:22:00Z"/>
        </w:rPr>
      </w:pPr>
      <w:del w:id="14429" w:author="Andreas Kuehne" w:date="2019-05-31T12:22:00Z">
        <w:r w:rsidDel="00B33063">
          <w:rPr>
            <w:color w:val="31849B" w:themeColor="accent5" w:themeShade="BF"/>
          </w:rPr>
          <w:delText xml:space="preserve">    "returnTimestamped"</w:delText>
        </w:r>
        <w:r w:rsidDel="00B33063">
          <w:delText>: {</w:delText>
        </w:r>
        <w:bookmarkStart w:id="14430" w:name="_Toc10199806"/>
        <w:bookmarkEnd w:id="14430"/>
      </w:del>
    </w:p>
    <w:p w14:paraId="5AFD6EC1" w14:textId="145BBD86" w:rsidR="00564C22" w:rsidDel="00B33063" w:rsidRDefault="009B1AF1" w:rsidP="00564C22">
      <w:pPr>
        <w:pStyle w:val="Code"/>
        <w:spacing w:line="259" w:lineRule="auto"/>
        <w:rPr>
          <w:del w:id="14431" w:author="Andreas Kuehne" w:date="2019-05-31T12:22:00Z"/>
        </w:rPr>
      </w:pPr>
      <w:del w:id="144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433" w:name="_Toc10199807"/>
        <w:bookmarkEnd w:id="14433"/>
      </w:del>
    </w:p>
    <w:p w14:paraId="478EC5C5" w14:textId="679FBD7E" w:rsidR="00564C22" w:rsidDel="00B33063" w:rsidRDefault="009B1AF1" w:rsidP="00564C22">
      <w:pPr>
        <w:pStyle w:val="Code"/>
        <w:spacing w:line="259" w:lineRule="auto"/>
        <w:rPr>
          <w:del w:id="14434" w:author="Andreas Kuehne" w:date="2019-05-31T12:22:00Z"/>
        </w:rPr>
      </w:pPr>
      <w:del w:id="14435" w:author="Andreas Kuehne" w:date="2019-05-31T12:22:00Z">
        <w:r w:rsidDel="00B33063">
          <w:rPr>
            <w:color w:val="31849B" w:themeColor="accent5" w:themeShade="BF"/>
          </w:rPr>
          <w:delText xml:space="preserve">      "items"</w:delText>
        </w:r>
        <w:r w:rsidDel="00B33063">
          <w:delText>: {</w:delText>
        </w:r>
        <w:bookmarkStart w:id="14436" w:name="_Toc10199808"/>
        <w:bookmarkEnd w:id="14436"/>
      </w:del>
    </w:p>
    <w:p w14:paraId="4B45E05F" w14:textId="5C5484F4" w:rsidR="00564C22" w:rsidDel="00B33063" w:rsidRDefault="009B1AF1" w:rsidP="00564C22">
      <w:pPr>
        <w:pStyle w:val="Code"/>
        <w:spacing w:line="259" w:lineRule="auto"/>
        <w:rPr>
          <w:del w:id="14437" w:author="Andreas Kuehne" w:date="2019-05-31T12:22:00Z"/>
        </w:rPr>
      </w:pPr>
      <w:del w:id="144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39" w:name="_Toc10199809"/>
        <w:bookmarkEnd w:id="14439"/>
      </w:del>
    </w:p>
    <w:p w14:paraId="52BD7321" w14:textId="32DD7800" w:rsidR="00564C22" w:rsidDel="00B33063" w:rsidRDefault="009B1AF1" w:rsidP="00564C22">
      <w:pPr>
        <w:pStyle w:val="Code"/>
        <w:spacing w:line="259" w:lineRule="auto"/>
        <w:rPr>
          <w:del w:id="14440" w:author="Andreas Kuehne" w:date="2019-05-31T12:22:00Z"/>
        </w:rPr>
      </w:pPr>
      <w:del w:id="14441" w:author="Andreas Kuehne" w:date="2019-05-31T12:22:00Z">
        <w:r w:rsidDel="00B33063">
          <w:delText xml:space="preserve">      }</w:delText>
        </w:r>
        <w:bookmarkStart w:id="14442" w:name="_Toc10199810"/>
        <w:bookmarkEnd w:id="14442"/>
      </w:del>
    </w:p>
    <w:p w14:paraId="48F691EE" w14:textId="50E7F282" w:rsidR="00564C22" w:rsidDel="00B33063" w:rsidRDefault="009B1AF1" w:rsidP="00564C22">
      <w:pPr>
        <w:pStyle w:val="Code"/>
        <w:spacing w:line="259" w:lineRule="auto"/>
        <w:rPr>
          <w:del w:id="14443" w:author="Andreas Kuehne" w:date="2019-05-31T12:22:00Z"/>
        </w:rPr>
      </w:pPr>
      <w:del w:id="14444" w:author="Andreas Kuehne" w:date="2019-05-31T12:22:00Z">
        <w:r w:rsidDel="00B33063">
          <w:delText xml:space="preserve">    },</w:delText>
        </w:r>
        <w:bookmarkStart w:id="14445" w:name="_Toc10199811"/>
        <w:bookmarkEnd w:id="14445"/>
      </w:del>
    </w:p>
    <w:p w14:paraId="3649223E" w14:textId="4401ED71" w:rsidR="00564C22" w:rsidDel="00B33063" w:rsidRDefault="009B1AF1" w:rsidP="00564C22">
      <w:pPr>
        <w:pStyle w:val="Code"/>
        <w:spacing w:line="259" w:lineRule="auto"/>
        <w:rPr>
          <w:del w:id="14446" w:author="Andreas Kuehne" w:date="2019-05-31T12:22:00Z"/>
        </w:rPr>
      </w:pPr>
      <w:del w:id="14447" w:author="Andreas Kuehne" w:date="2019-05-31T12:22:00Z">
        <w:r w:rsidDel="00B33063">
          <w:rPr>
            <w:color w:val="31849B" w:themeColor="accent5" w:themeShade="BF"/>
          </w:rPr>
          <w:delText xml:space="preserve">    "verifyManifests"</w:delText>
        </w:r>
        <w:r w:rsidDel="00B33063">
          <w:delText>: {</w:delText>
        </w:r>
        <w:bookmarkStart w:id="14448" w:name="_Toc10199812"/>
        <w:bookmarkEnd w:id="14448"/>
      </w:del>
    </w:p>
    <w:p w14:paraId="2EB362A4" w14:textId="375FD2DC" w:rsidR="00564C22" w:rsidDel="00B33063" w:rsidRDefault="009B1AF1" w:rsidP="00564C22">
      <w:pPr>
        <w:pStyle w:val="Code"/>
        <w:spacing w:line="259" w:lineRule="auto"/>
        <w:rPr>
          <w:del w:id="14449" w:author="Andreas Kuehne" w:date="2019-05-31T12:22:00Z"/>
        </w:rPr>
      </w:pPr>
      <w:del w:id="144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4451" w:name="_Toc10199813"/>
        <w:bookmarkEnd w:id="14451"/>
      </w:del>
    </w:p>
    <w:p w14:paraId="32DBF74F" w14:textId="21E06CC0" w:rsidR="00564C22" w:rsidDel="00B33063" w:rsidRDefault="009B1AF1" w:rsidP="00564C22">
      <w:pPr>
        <w:pStyle w:val="Code"/>
        <w:spacing w:line="259" w:lineRule="auto"/>
        <w:rPr>
          <w:del w:id="14452" w:author="Andreas Kuehne" w:date="2019-05-31T12:22:00Z"/>
        </w:rPr>
      </w:pPr>
      <w:del w:id="14453"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4454" w:name="_Toc10199814"/>
        <w:bookmarkEnd w:id="14454"/>
      </w:del>
    </w:p>
    <w:p w14:paraId="3BAB6159" w14:textId="02B34E35" w:rsidR="00564C22" w:rsidDel="00B33063" w:rsidRDefault="009B1AF1" w:rsidP="00564C22">
      <w:pPr>
        <w:pStyle w:val="Code"/>
        <w:spacing w:line="259" w:lineRule="auto"/>
        <w:rPr>
          <w:del w:id="14455" w:author="Andreas Kuehne" w:date="2019-05-31T12:22:00Z"/>
        </w:rPr>
      </w:pPr>
      <w:del w:id="14456" w:author="Andreas Kuehne" w:date="2019-05-31T12:22:00Z">
        <w:r w:rsidDel="00B33063">
          <w:delText xml:space="preserve">    }</w:delText>
        </w:r>
        <w:bookmarkStart w:id="14457" w:name="_Toc10199815"/>
        <w:bookmarkEnd w:id="14457"/>
      </w:del>
    </w:p>
    <w:p w14:paraId="38C27065" w14:textId="3095C9AF" w:rsidR="00564C22" w:rsidDel="00B33063" w:rsidRDefault="009B1AF1" w:rsidP="00564C22">
      <w:pPr>
        <w:pStyle w:val="Code"/>
        <w:spacing w:line="259" w:lineRule="auto"/>
        <w:rPr>
          <w:del w:id="14458" w:author="Andreas Kuehne" w:date="2019-05-31T12:22:00Z"/>
        </w:rPr>
      </w:pPr>
      <w:del w:id="14459" w:author="Andreas Kuehne" w:date="2019-05-31T12:22:00Z">
        <w:r w:rsidDel="00B33063">
          <w:delText xml:space="preserve">  }</w:delText>
        </w:r>
        <w:bookmarkStart w:id="14460" w:name="_Toc10199816"/>
        <w:bookmarkEnd w:id="14460"/>
      </w:del>
    </w:p>
    <w:p w14:paraId="165E9D19" w14:textId="72B0FF43" w:rsidR="00564C22" w:rsidDel="00B33063" w:rsidRDefault="009B1AF1" w:rsidP="00564C22">
      <w:pPr>
        <w:pStyle w:val="Code"/>
        <w:spacing w:line="259" w:lineRule="auto"/>
        <w:rPr>
          <w:del w:id="14461" w:author="Andreas Kuehne" w:date="2019-05-31T12:22:00Z"/>
        </w:rPr>
      </w:pPr>
      <w:del w:id="14462" w:author="Andreas Kuehne" w:date="2019-05-31T12:22:00Z">
        <w:r w:rsidDel="00B33063">
          <w:delText>}</w:delText>
        </w:r>
        <w:bookmarkStart w:id="14463" w:name="_Toc10199817"/>
        <w:bookmarkEnd w:id="14463"/>
      </w:del>
    </w:p>
    <w:p w14:paraId="46BD89B8" w14:textId="0B3D975E" w:rsidR="00564C22" w:rsidDel="00B33063" w:rsidRDefault="00564C22" w:rsidP="00564C22">
      <w:pPr>
        <w:rPr>
          <w:del w:id="14464" w:author="Andreas Kuehne" w:date="2019-05-31T12:22:00Z"/>
        </w:rPr>
      </w:pPr>
      <w:bookmarkStart w:id="14465" w:name="_Toc10199818"/>
      <w:bookmarkEnd w:id="14465"/>
    </w:p>
    <w:p w14:paraId="7059362D" w14:textId="62AEDE3E" w:rsidR="00564C22" w:rsidDel="00B33063" w:rsidRDefault="009B1AF1" w:rsidP="00564C22">
      <w:pPr>
        <w:pStyle w:val="berschrift4"/>
        <w:rPr>
          <w:del w:id="14466" w:author="Andreas Kuehne" w:date="2019-05-31T12:22:00Z"/>
        </w:rPr>
      </w:pPr>
      <w:del w:id="14467" w:author="Andreas Kuehne" w:date="2019-05-31T12:22:00Z">
        <w:r w:rsidDel="00B33063">
          <w:delText>OptionalInputsVerify – XML Syntax</w:delText>
        </w:r>
        <w:bookmarkStart w:id="14468" w:name="_Toc10199819"/>
        <w:bookmarkEnd w:id="14468"/>
      </w:del>
    </w:p>
    <w:p w14:paraId="2980507D" w14:textId="435023E0" w:rsidR="00564C22" w:rsidRPr="5404FA76" w:rsidDel="00B33063" w:rsidRDefault="009B1AF1" w:rsidP="00564C22">
      <w:pPr>
        <w:rPr>
          <w:del w:id="14469" w:author="Andreas Kuehne" w:date="2019-05-31T12:22:00Z"/>
        </w:rPr>
      </w:pPr>
      <w:del w:id="1447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OptionalInputsVerify</w:delText>
        </w:r>
        <w:r w:rsidDel="00B33063">
          <w:delText xml:space="preserve"> </w:delText>
        </w:r>
        <w:r w:rsidRPr="005A6FFD" w:rsidDel="00B33063">
          <w:delText>component.</w:delText>
        </w:r>
        <w:bookmarkStart w:id="14471" w:name="_Toc10199820"/>
        <w:bookmarkEnd w:id="14471"/>
      </w:del>
    </w:p>
    <w:p w14:paraId="3A9C93DE" w14:textId="39BA2E69" w:rsidR="00564C22" w:rsidDel="00B33063" w:rsidRDefault="009B1AF1" w:rsidP="00564C22">
      <w:pPr>
        <w:rPr>
          <w:del w:id="14472" w:author="Andreas Kuehne" w:date="2019-05-31T12:22:00Z"/>
        </w:rPr>
      </w:pPr>
      <w:del w:id="1447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474" w:name="_Toc10199821"/>
        <w:bookmarkEnd w:id="14474"/>
      </w:del>
    </w:p>
    <w:p w14:paraId="23E177ED" w14:textId="1E63741F" w:rsidR="00564C22" w:rsidDel="00B33063" w:rsidRDefault="009B1AF1" w:rsidP="00564C22">
      <w:pPr>
        <w:pStyle w:val="Code"/>
        <w:rPr>
          <w:del w:id="14475" w:author="Andreas Kuehne" w:date="2019-05-31T12:22:00Z"/>
        </w:rPr>
      </w:pPr>
      <w:del w:id="1447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OptionalInputsVerifyType</w:delText>
        </w:r>
        <w:r w:rsidDel="00B33063">
          <w:rPr>
            <w:color w:val="943634" w:themeColor="accent2" w:themeShade="BF"/>
          </w:rPr>
          <w:delText>"</w:delText>
        </w:r>
        <w:r w:rsidDel="00B33063">
          <w:rPr>
            <w:color w:val="31849B" w:themeColor="accent5" w:themeShade="BF"/>
          </w:rPr>
          <w:delText>&gt;</w:delText>
        </w:r>
        <w:bookmarkStart w:id="14477" w:name="_Toc10199822"/>
        <w:bookmarkEnd w:id="14477"/>
      </w:del>
    </w:p>
    <w:p w14:paraId="1BC2957E" w14:textId="5B9E8988" w:rsidR="00564C22" w:rsidDel="00B33063" w:rsidRDefault="009B1AF1" w:rsidP="00564C22">
      <w:pPr>
        <w:pStyle w:val="Code"/>
        <w:rPr>
          <w:del w:id="14478" w:author="Andreas Kuehne" w:date="2019-05-31T12:22:00Z"/>
        </w:rPr>
      </w:pPr>
      <w:del w:id="14479" w:author="Andreas Kuehne" w:date="2019-05-31T12:22:00Z">
        <w:r w:rsidDel="00B33063">
          <w:rPr>
            <w:color w:val="31849B" w:themeColor="accent5" w:themeShade="BF"/>
          </w:rPr>
          <w:delText xml:space="preserve">  &lt;xs:complexContent&gt;</w:delText>
        </w:r>
        <w:bookmarkStart w:id="14480" w:name="_Toc10199823"/>
        <w:bookmarkEnd w:id="14480"/>
      </w:del>
    </w:p>
    <w:p w14:paraId="12EDC6D0" w14:textId="610960D7" w:rsidR="00564C22" w:rsidDel="00B33063" w:rsidRDefault="009B1AF1" w:rsidP="00564C22">
      <w:pPr>
        <w:pStyle w:val="Code"/>
        <w:rPr>
          <w:del w:id="14481" w:author="Andreas Kuehne" w:date="2019-05-31T12:22:00Z"/>
        </w:rPr>
      </w:pPr>
      <w:del w:id="1448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4483" w:name="_Toc10199824"/>
        <w:bookmarkEnd w:id="14483"/>
      </w:del>
    </w:p>
    <w:p w14:paraId="46F0CA57" w14:textId="68A01395" w:rsidR="00564C22" w:rsidDel="00B33063" w:rsidRDefault="009B1AF1" w:rsidP="00564C22">
      <w:pPr>
        <w:pStyle w:val="Code"/>
        <w:rPr>
          <w:del w:id="14484" w:author="Andreas Kuehne" w:date="2019-05-31T12:22:00Z"/>
        </w:rPr>
      </w:pPr>
      <w:del w:id="14485" w:author="Andreas Kuehne" w:date="2019-05-31T12:22:00Z">
        <w:r w:rsidDel="00B33063">
          <w:rPr>
            <w:color w:val="31849B" w:themeColor="accent5" w:themeShade="BF"/>
          </w:rPr>
          <w:delText xml:space="preserve">      &lt;xs:sequence&gt;</w:delText>
        </w:r>
        <w:bookmarkStart w:id="14486" w:name="_Toc10199825"/>
        <w:bookmarkEnd w:id="14486"/>
      </w:del>
    </w:p>
    <w:p w14:paraId="1E8F4EF6" w14:textId="0DE806EF" w:rsidR="00564C22" w:rsidDel="00B33063" w:rsidRDefault="009B1AF1" w:rsidP="00564C22">
      <w:pPr>
        <w:pStyle w:val="Code"/>
        <w:rPr>
          <w:del w:id="14487" w:author="Andreas Kuehne" w:date="2019-05-31T12:22:00Z"/>
        </w:rPr>
      </w:pPr>
      <w:del w:id="1448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UseVerificationTime</w:delText>
        </w:r>
        <w:r w:rsidDel="00B33063">
          <w:rPr>
            <w:color w:val="943634" w:themeColor="accent2" w:themeShade="BF"/>
          </w:rPr>
          <w:delText>" type="</w:delText>
        </w:r>
        <w:r w:rsidDel="00B33063">
          <w:rPr>
            <w:color w:val="244061" w:themeColor="accent1" w:themeShade="80"/>
          </w:rPr>
          <w:delText>dss2:UseVerificationTimeType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489" w:name="_Toc10199826"/>
        <w:bookmarkEnd w:id="14489"/>
      </w:del>
    </w:p>
    <w:p w14:paraId="7AD507A9" w14:textId="72712872" w:rsidR="00564C22" w:rsidDel="00B33063" w:rsidRDefault="009B1AF1" w:rsidP="00564C22">
      <w:pPr>
        <w:pStyle w:val="Code"/>
        <w:rPr>
          <w:del w:id="14490" w:author="Andreas Kuehne" w:date="2019-05-31T12:22:00Z"/>
        </w:rPr>
      </w:pPr>
      <w:del w:id="144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ReturnVerificationTimeInfo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492" w:name="_Toc10199827"/>
        <w:bookmarkEnd w:id="14492"/>
      </w:del>
    </w:p>
    <w:p w14:paraId="5993C57F" w14:textId="09DB3D5F" w:rsidR="00564C22" w:rsidDel="00B33063" w:rsidRDefault="009B1AF1" w:rsidP="00564C22">
      <w:pPr>
        <w:pStyle w:val="Code"/>
        <w:rPr>
          <w:del w:id="14493" w:author="Andreas Kuehne" w:date="2019-05-31T12:22:00Z"/>
        </w:rPr>
      </w:pPr>
      <w:del w:id="1449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AdditionalKeyInfo</w:delText>
        </w:r>
        <w:r w:rsidDel="00B33063">
          <w:rPr>
            <w:color w:val="943634" w:themeColor="accent2" w:themeShade="BF"/>
          </w:rPr>
          <w:delText>" type="</w:delText>
        </w:r>
        <w:r w:rsidDel="00B33063">
          <w:rPr>
            <w:color w:val="244061" w:themeColor="accent1" w:themeShade="80"/>
          </w:rPr>
          <w:delText>dss2:AdditionalKeyInfoType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495" w:name="_Toc10199828"/>
        <w:bookmarkEnd w:id="14495"/>
      </w:del>
    </w:p>
    <w:p w14:paraId="150C7095" w14:textId="4E79A99A" w:rsidR="00564C22" w:rsidDel="00B33063" w:rsidRDefault="009B1AF1" w:rsidP="00564C22">
      <w:pPr>
        <w:pStyle w:val="Code"/>
        <w:rPr>
          <w:del w:id="14496" w:author="Andreas Kuehne" w:date="2019-05-31T12:22:00Z"/>
        </w:rPr>
      </w:pPr>
      <w:del w:id="144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ReturnProcessingDetails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498" w:name="_Toc10199829"/>
        <w:bookmarkEnd w:id="14498"/>
      </w:del>
    </w:p>
    <w:p w14:paraId="1947B6A2" w14:textId="6EBE4747" w:rsidR="00564C22" w:rsidDel="00B33063" w:rsidRDefault="009B1AF1" w:rsidP="00564C22">
      <w:pPr>
        <w:pStyle w:val="Code"/>
        <w:rPr>
          <w:del w:id="14499" w:author="Andreas Kuehne" w:date="2019-05-31T12:22:00Z"/>
        </w:rPr>
      </w:pPr>
      <w:del w:id="1450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ReturnSigningTimeInfo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01" w:name="_Toc10199830"/>
        <w:bookmarkEnd w:id="14501"/>
      </w:del>
    </w:p>
    <w:p w14:paraId="6F3628A9" w14:textId="0EC038DF" w:rsidR="00564C22" w:rsidDel="00B33063" w:rsidRDefault="009B1AF1" w:rsidP="00564C22">
      <w:pPr>
        <w:pStyle w:val="Code"/>
        <w:rPr>
          <w:del w:id="14502" w:author="Andreas Kuehne" w:date="2019-05-31T12:22:00Z"/>
        </w:rPr>
      </w:pPr>
      <w:del w:id="1450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ReturnSignerIdentity</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04" w:name="_Toc10199831"/>
        <w:bookmarkEnd w:id="14504"/>
      </w:del>
    </w:p>
    <w:p w14:paraId="0BC2C3FF" w14:textId="21153984" w:rsidR="00564C22" w:rsidDel="00B33063" w:rsidRDefault="009B1AF1" w:rsidP="00564C22">
      <w:pPr>
        <w:pStyle w:val="Code"/>
        <w:rPr>
          <w:del w:id="14505" w:author="Andreas Kuehne" w:date="2019-05-31T12:22:00Z"/>
        </w:rPr>
      </w:pPr>
      <w:del w:id="1450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ReturnAugmentedSignature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07" w:name="_Toc10199832"/>
        <w:bookmarkEnd w:id="14507"/>
      </w:del>
    </w:p>
    <w:p w14:paraId="49E5D6FE" w14:textId="41F979C8" w:rsidR="00564C22" w:rsidDel="00B33063" w:rsidRDefault="009B1AF1" w:rsidP="00564C22">
      <w:pPr>
        <w:pStyle w:val="Code"/>
        <w:rPr>
          <w:del w:id="14508" w:author="Andreas Kuehne" w:date="2019-05-31T12:22:00Z"/>
        </w:rPr>
      </w:pPr>
      <w:del w:id="1450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ReturnTimestampedSignature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10" w:name="_Toc10199833"/>
        <w:bookmarkEnd w:id="14510"/>
      </w:del>
    </w:p>
    <w:p w14:paraId="1175A172" w14:textId="47420127" w:rsidR="00564C22" w:rsidDel="00B33063" w:rsidRDefault="009B1AF1" w:rsidP="00564C22">
      <w:pPr>
        <w:pStyle w:val="Code"/>
        <w:rPr>
          <w:del w:id="14511" w:author="Andreas Kuehne" w:date="2019-05-31T12:22:00Z"/>
        </w:rPr>
      </w:pPr>
      <w:del w:id="1451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13" w:name="_Toc10199834"/>
        <w:bookmarkEnd w:id="14513"/>
      </w:del>
    </w:p>
    <w:p w14:paraId="68BF5DB7" w14:textId="23551717" w:rsidR="00564C22" w:rsidDel="00B33063" w:rsidRDefault="009B1AF1" w:rsidP="00564C22">
      <w:pPr>
        <w:pStyle w:val="Code"/>
        <w:rPr>
          <w:del w:id="14514" w:author="Andreas Kuehne" w:date="2019-05-31T12:22:00Z"/>
        </w:rPr>
      </w:pPr>
      <w:del w:id="14515" w:author="Andreas Kuehne" w:date="2019-05-31T12:22:00Z">
        <w:r w:rsidDel="00B33063">
          <w:rPr>
            <w:color w:val="31849B" w:themeColor="accent5" w:themeShade="BF"/>
          </w:rPr>
          <w:delText xml:space="preserve">      &lt;/xs:sequence&gt;</w:delText>
        </w:r>
        <w:bookmarkStart w:id="14516" w:name="_Toc10199835"/>
        <w:bookmarkEnd w:id="14516"/>
      </w:del>
    </w:p>
    <w:p w14:paraId="107B2461" w14:textId="126E4DB8" w:rsidR="00564C22" w:rsidDel="00B33063" w:rsidRDefault="009B1AF1" w:rsidP="00564C22">
      <w:pPr>
        <w:pStyle w:val="Code"/>
        <w:rPr>
          <w:del w:id="14517" w:author="Andreas Kuehne" w:date="2019-05-31T12:22:00Z"/>
        </w:rPr>
      </w:pPr>
      <w:del w:id="14518" w:author="Andreas Kuehne" w:date="2019-05-31T12:22:00Z">
        <w:r w:rsidDel="00B33063">
          <w:rPr>
            <w:color w:val="31849B" w:themeColor="accent5" w:themeShade="BF"/>
          </w:rPr>
          <w:delText xml:space="preserve">    &lt;/xs:extension&gt;</w:delText>
        </w:r>
        <w:bookmarkStart w:id="14519" w:name="_Toc10199836"/>
        <w:bookmarkEnd w:id="14519"/>
      </w:del>
    </w:p>
    <w:p w14:paraId="5F2F4A1E" w14:textId="516ED1F9" w:rsidR="00564C22" w:rsidDel="00B33063" w:rsidRDefault="009B1AF1" w:rsidP="00564C22">
      <w:pPr>
        <w:pStyle w:val="Code"/>
        <w:rPr>
          <w:del w:id="14520" w:author="Andreas Kuehne" w:date="2019-05-31T12:22:00Z"/>
        </w:rPr>
      </w:pPr>
      <w:del w:id="14521" w:author="Andreas Kuehne" w:date="2019-05-31T12:22:00Z">
        <w:r w:rsidDel="00B33063">
          <w:rPr>
            <w:color w:val="31849B" w:themeColor="accent5" w:themeShade="BF"/>
          </w:rPr>
          <w:delText xml:space="preserve">  &lt;/xs:complexContent&gt;</w:delText>
        </w:r>
        <w:bookmarkStart w:id="14522" w:name="_Toc10199837"/>
        <w:bookmarkEnd w:id="14522"/>
      </w:del>
    </w:p>
    <w:p w14:paraId="343B5989" w14:textId="1E104DF5" w:rsidR="00564C22" w:rsidDel="00B33063" w:rsidRDefault="009B1AF1" w:rsidP="00564C22">
      <w:pPr>
        <w:pStyle w:val="Code"/>
        <w:rPr>
          <w:del w:id="14523" w:author="Andreas Kuehne" w:date="2019-05-31T12:22:00Z"/>
        </w:rPr>
      </w:pPr>
      <w:del w:id="14524" w:author="Andreas Kuehne" w:date="2019-05-31T12:22:00Z">
        <w:r w:rsidDel="00B33063">
          <w:rPr>
            <w:color w:val="31849B" w:themeColor="accent5" w:themeShade="BF"/>
          </w:rPr>
          <w:delText>&lt;/xs:complexType&gt;</w:delText>
        </w:r>
        <w:bookmarkStart w:id="14525" w:name="_Toc10199838"/>
        <w:bookmarkEnd w:id="14525"/>
      </w:del>
    </w:p>
    <w:p w14:paraId="63E6A12D" w14:textId="52B16252" w:rsidR="00564C22" w:rsidDel="00B33063" w:rsidRDefault="009B1AF1" w:rsidP="00564C22">
      <w:pPr>
        <w:spacing w:line="259" w:lineRule="auto"/>
        <w:rPr>
          <w:del w:id="14526" w:author="Andreas Kuehne" w:date="2019-05-31T12:22:00Z"/>
        </w:rPr>
      </w:pPr>
      <w:del w:id="1452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OptionalInputsVerifyType</w:delText>
        </w:r>
        <w:r w:rsidRPr="71C71F8C" w:rsidDel="00B33063">
          <w:delText xml:space="preserve"> </w:delText>
        </w:r>
        <w:r w:rsidDel="00B33063">
          <w:delText xml:space="preserve">XML element SHALL implement in XML syntax the sub-component that has a name equal to its local name. </w:delText>
        </w:r>
        <w:bookmarkStart w:id="14528" w:name="_Toc10199839"/>
        <w:bookmarkEnd w:id="14528"/>
      </w:del>
    </w:p>
    <w:p w14:paraId="21C23555" w14:textId="2EB9BF6E" w:rsidR="00564C22" w:rsidDel="00B33063" w:rsidRDefault="009B1AF1" w:rsidP="00564C22">
      <w:pPr>
        <w:pStyle w:val="berschrift3"/>
        <w:rPr>
          <w:del w:id="14529" w:author="Andreas Kuehne" w:date="2019-05-31T12:22:00Z"/>
        </w:rPr>
      </w:pPr>
      <w:bookmarkStart w:id="14530" w:name="_RefComp66F5F9F8"/>
      <w:del w:id="14531" w:author="Andreas Kuehne" w:date="2019-05-31T12:22:00Z">
        <w:r w:rsidDel="00B33063">
          <w:delText>Component OptionalOutputsBase</w:delText>
        </w:r>
        <w:bookmarkStart w:id="14532" w:name="_Toc10199840"/>
        <w:bookmarkEnd w:id="14530"/>
        <w:bookmarkEnd w:id="14532"/>
      </w:del>
    </w:p>
    <w:p w14:paraId="3284CCA1" w14:textId="50CAFF81" w:rsidR="00564C22" w:rsidDel="00B33063" w:rsidRDefault="001725A5" w:rsidP="00564C22">
      <w:pPr>
        <w:rPr>
          <w:del w:id="14533" w:author="Andreas Kuehne" w:date="2019-05-31T12:22:00Z"/>
        </w:rPr>
      </w:pPr>
      <w:del w:id="14534" w:author="Andreas Kuehne" w:date="2019-05-31T12:22:00Z">
        <w:r w:rsidRPr="003A06D0" w:rsidDel="00B33063">
          <w:delText xml:space="preserve">The </w:delText>
        </w:r>
        <w:r w:rsidRPr="003A06D0" w:rsidDel="00B33063">
          <w:rPr>
            <w:rStyle w:val="Datatype"/>
            <w:lang w:val="en-GB"/>
          </w:rPr>
          <w:delText>OptionalOutputsBase</w:delText>
        </w:r>
        <w:r w:rsidRPr="003A06D0" w:rsidDel="00B33063">
          <w:delTex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w:delText>
        </w:r>
        <w:r w:rsidR="000B4B21" w:rsidRPr="003A06D0" w:rsidDel="00B33063">
          <w:delText>erver’s profile and policy</w:delText>
        </w:r>
        <w:r w:rsidRPr="003A06D0" w:rsidDel="00B33063">
          <w:delText>.</w:delText>
        </w:r>
        <w:bookmarkStart w:id="14535" w:name="_Toc10199841"/>
        <w:bookmarkEnd w:id="14535"/>
      </w:del>
    </w:p>
    <w:p w14:paraId="2BAB12A8" w14:textId="056835B0" w:rsidR="00564C22" w:rsidDel="00B33063" w:rsidRDefault="009B1AF1" w:rsidP="00564C22">
      <w:pPr>
        <w:rPr>
          <w:del w:id="14536" w:author="Andreas Kuehne" w:date="2019-05-31T12:22:00Z"/>
        </w:rPr>
      </w:pPr>
      <w:del w:id="14537" w:author="Andreas Kuehne" w:date="2019-05-31T12:22:00Z">
        <w:r w:rsidDel="00B33063">
          <w:delText xml:space="preserve">This components extends the component </w:delText>
        </w:r>
        <w:r w:rsidDel="00B33063">
          <w:fldChar w:fldCharType="begin"/>
        </w:r>
        <w:r w:rsidDel="00B33063">
          <w:delInstrText xml:space="preserve"> REF _RefComp8DCB9802 \r \h </w:delInstrText>
        </w:r>
        <w:r w:rsidDel="00B33063">
          <w:fldChar w:fldCharType="separate"/>
        </w:r>
        <w:r w:rsidDel="00B33063">
          <w:rPr>
            <w:rStyle w:val="Datatype"/>
            <w:rFonts w:eastAsia="Courier New" w:cs="Courier New"/>
          </w:rPr>
          <w:delText>OptionalOutputs</w:delText>
        </w:r>
        <w:r w:rsidDel="00B33063">
          <w:fldChar w:fldCharType="end"/>
        </w:r>
        <w:r w:rsidDel="00B33063">
          <w:delText>. The inherited sub-components are not repeated here.</w:delText>
        </w:r>
        <w:bookmarkStart w:id="14538" w:name="_Toc10199842"/>
        <w:bookmarkEnd w:id="14538"/>
      </w:del>
    </w:p>
    <w:p w14:paraId="5CF78C86" w14:textId="7D3E81BF" w:rsidR="00564C22" w:rsidDel="00B33063" w:rsidRDefault="009B1AF1" w:rsidP="00564C22">
      <w:pPr>
        <w:rPr>
          <w:del w:id="14539" w:author="Andreas Kuehne" w:date="2019-05-31T12:22:00Z"/>
        </w:rPr>
      </w:pPr>
      <w:del w:id="14540" w:author="Andreas Kuehne" w:date="2019-05-31T12:22:00Z">
        <w:r w:rsidDel="00B33063">
          <w:delText>Below follows a list of the sub-components that constitute this component:</w:delText>
        </w:r>
        <w:bookmarkStart w:id="14541" w:name="_Toc10199843"/>
        <w:bookmarkEnd w:id="14541"/>
      </w:del>
    </w:p>
    <w:p w14:paraId="1FD6D430" w14:textId="2C303984" w:rsidR="00564C22" w:rsidDel="00B33063" w:rsidRDefault="009B1AF1" w:rsidP="00564C22">
      <w:pPr>
        <w:pStyle w:val="Member"/>
        <w:rPr>
          <w:del w:id="14542" w:author="Andreas Kuehne" w:date="2019-05-31T12:22:00Z"/>
        </w:rPr>
      </w:pPr>
      <w:del w:id="14543"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is typically used as an optional input in a </w:delText>
        </w:r>
        <w:r w:rsidRPr="003A06D0" w:rsidDel="00B33063">
          <w:rPr>
            <w:rStyle w:val="Datatype"/>
            <w:lang w:val="en-GB"/>
          </w:rPr>
          <w:delText>VerifyRequest</w:delText>
        </w:r>
        <w:r w:rsidRPr="003A06D0" w:rsidDel="00B33063">
          <w:delText xml:space="preserve">. However, there are situations where it may be used as an optional output. For example, a service that makes use of the </w:delText>
        </w:r>
        <w:r w:rsidRPr="003A06D0" w:rsidDel="00B33063">
          <w:rPr>
            <w:rStyle w:val="Datatype"/>
            <w:lang w:val="en-GB"/>
          </w:rPr>
          <w:delText>ReturnUpdatedSignature</w:delText>
        </w:r>
        <w:r w:rsidRPr="003A06D0" w:rsidDel="00B33063">
          <w:delText xml:space="preserve"> mechanism may, after verifying a signature over an input document, generate a signature over a document of a different schema than the input document. In this case the </w:delText>
        </w:r>
        <w:r w:rsidRPr="003A06D0" w:rsidDel="00B33063">
          <w:rPr>
            <w:rStyle w:val="Datatype"/>
            <w:lang w:val="en-GB"/>
          </w:rPr>
          <w:delText>Schemas</w:delText>
        </w:r>
        <w:r w:rsidRPr="003A06D0" w:rsidDel="00B33063">
          <w:delText xml:space="preserve"> element MAY be used to communicate the XML schemas required for validating a returned XML document.</w:delText>
        </w:r>
        <w:bookmarkStart w:id="14544" w:name="_Toc10199844"/>
        <w:bookmarkEnd w:id="14544"/>
      </w:del>
    </w:p>
    <w:p w14:paraId="0F96F14F" w14:textId="1CCFD59C" w:rsidR="00564C22" w:rsidDel="00B33063" w:rsidRDefault="009B1AF1" w:rsidP="00564C22">
      <w:pPr>
        <w:pStyle w:val="berschrift4"/>
        <w:rPr>
          <w:del w:id="14545" w:author="Andreas Kuehne" w:date="2019-05-31T12:22:00Z"/>
        </w:rPr>
      </w:pPr>
      <w:del w:id="14546" w:author="Andreas Kuehne" w:date="2019-05-31T12:22:00Z">
        <w:r w:rsidDel="00B33063">
          <w:delText>OptionalOutputsBase – JSON Syntax</w:delText>
        </w:r>
        <w:bookmarkStart w:id="14547" w:name="_Toc10199845"/>
        <w:bookmarkEnd w:id="14547"/>
      </w:del>
    </w:p>
    <w:p w14:paraId="2CB41C32" w14:textId="334834D4" w:rsidR="00564C22" w:rsidRPr="4593A2D4" w:rsidDel="00B33063" w:rsidRDefault="009B1AF1" w:rsidP="00564C22">
      <w:pPr>
        <w:rPr>
          <w:del w:id="14548" w:author="Andreas Kuehne" w:date="2019-05-31T12:22:00Z"/>
        </w:rPr>
      </w:pPr>
      <w:del w:id="14549"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OptionalOutputsBase</w:delText>
        </w:r>
        <w:r w:rsidRPr="002062A5" w:rsidDel="00B33063">
          <w:rPr>
            <w:rFonts w:eastAsia="Arial" w:cs="Arial"/>
            <w:sz w:val="22"/>
            <w:szCs w:val="22"/>
          </w:rPr>
          <w:delText xml:space="preserve"> is abstract and therefore has no JSON definition.</w:delText>
        </w:r>
        <w:bookmarkStart w:id="14550" w:name="_Toc10199846"/>
        <w:bookmarkEnd w:id="14550"/>
      </w:del>
    </w:p>
    <w:p w14:paraId="14AA825C" w14:textId="741F6E06" w:rsidR="00564C22" w:rsidDel="00B33063" w:rsidRDefault="00564C22" w:rsidP="00564C22">
      <w:pPr>
        <w:rPr>
          <w:del w:id="14551" w:author="Andreas Kuehne" w:date="2019-05-31T12:22:00Z"/>
        </w:rPr>
      </w:pPr>
      <w:bookmarkStart w:id="14552" w:name="_Toc10199847"/>
      <w:bookmarkEnd w:id="14552"/>
    </w:p>
    <w:p w14:paraId="6C57AEE1" w14:textId="6E1BFC37" w:rsidR="00564C22" w:rsidDel="00B33063" w:rsidRDefault="009B1AF1" w:rsidP="00564C22">
      <w:pPr>
        <w:pStyle w:val="berschrift4"/>
        <w:rPr>
          <w:del w:id="14553" w:author="Andreas Kuehne" w:date="2019-05-31T12:22:00Z"/>
        </w:rPr>
      </w:pPr>
      <w:del w:id="14554" w:author="Andreas Kuehne" w:date="2019-05-31T12:22:00Z">
        <w:r w:rsidDel="00B33063">
          <w:delText>OptionalOutputsBase – XML Syntax</w:delText>
        </w:r>
        <w:bookmarkStart w:id="14555" w:name="_Toc10199848"/>
        <w:bookmarkEnd w:id="14555"/>
      </w:del>
    </w:p>
    <w:p w14:paraId="7ADCD510" w14:textId="70A73881" w:rsidR="00564C22" w:rsidRPr="5404FA76" w:rsidDel="00B33063" w:rsidRDefault="009B1AF1" w:rsidP="00564C22">
      <w:pPr>
        <w:rPr>
          <w:del w:id="14556" w:author="Andreas Kuehne" w:date="2019-05-31T12:22:00Z"/>
        </w:rPr>
      </w:pPr>
      <w:del w:id="14557"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OptionalOutputsBase</w:delText>
        </w:r>
        <w:r w:rsidDel="00B33063">
          <w:delText xml:space="preserve"> </w:delText>
        </w:r>
        <w:r w:rsidRPr="005A6FFD" w:rsidDel="00B33063">
          <w:delText>component.</w:delText>
        </w:r>
        <w:bookmarkStart w:id="14558" w:name="_Toc10199849"/>
        <w:bookmarkEnd w:id="14558"/>
      </w:del>
    </w:p>
    <w:p w14:paraId="04E6B33D" w14:textId="378494C7" w:rsidR="00564C22" w:rsidDel="00B33063" w:rsidRDefault="009B1AF1" w:rsidP="00564C22">
      <w:pPr>
        <w:rPr>
          <w:del w:id="14559" w:author="Andreas Kuehne" w:date="2019-05-31T12:22:00Z"/>
        </w:rPr>
      </w:pPr>
      <w:del w:id="1456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561" w:name="_Toc10199850"/>
        <w:bookmarkEnd w:id="14561"/>
      </w:del>
    </w:p>
    <w:p w14:paraId="2176D858" w14:textId="40DC942B" w:rsidR="00564C22" w:rsidDel="00B33063" w:rsidRDefault="009B1AF1" w:rsidP="00564C22">
      <w:pPr>
        <w:pStyle w:val="Code"/>
        <w:rPr>
          <w:del w:id="14562" w:author="Andreas Kuehne" w:date="2019-05-31T12:22:00Z"/>
        </w:rPr>
      </w:pPr>
      <w:del w:id="1456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4564" w:name="_Toc10199851"/>
        <w:bookmarkEnd w:id="14564"/>
      </w:del>
    </w:p>
    <w:p w14:paraId="67566FBF" w14:textId="01A868AE" w:rsidR="00564C22" w:rsidDel="00B33063" w:rsidRDefault="009B1AF1" w:rsidP="00564C22">
      <w:pPr>
        <w:pStyle w:val="Code"/>
        <w:rPr>
          <w:del w:id="14565" w:author="Andreas Kuehne" w:date="2019-05-31T12:22:00Z"/>
        </w:rPr>
      </w:pPr>
      <w:del w:id="14566" w:author="Andreas Kuehne" w:date="2019-05-31T12:22:00Z">
        <w:r w:rsidDel="00B33063">
          <w:rPr>
            <w:color w:val="31849B" w:themeColor="accent5" w:themeShade="BF"/>
          </w:rPr>
          <w:delText xml:space="preserve">  &lt;xs:complexContent&gt;</w:delText>
        </w:r>
        <w:bookmarkStart w:id="14567" w:name="_Toc10199852"/>
        <w:bookmarkEnd w:id="14567"/>
      </w:del>
    </w:p>
    <w:p w14:paraId="7A09F309" w14:textId="04384F97" w:rsidR="00564C22" w:rsidDel="00B33063" w:rsidRDefault="009B1AF1" w:rsidP="00564C22">
      <w:pPr>
        <w:pStyle w:val="Code"/>
        <w:rPr>
          <w:del w:id="14568" w:author="Andreas Kuehne" w:date="2019-05-31T12:22:00Z"/>
        </w:rPr>
      </w:pPr>
      <w:del w:id="1456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dsb:OptionalOutputsType</w:delText>
        </w:r>
        <w:r w:rsidDel="00B33063">
          <w:rPr>
            <w:color w:val="943634" w:themeColor="accent2" w:themeShade="BF"/>
          </w:rPr>
          <w:delText>"</w:delText>
        </w:r>
        <w:r w:rsidDel="00B33063">
          <w:rPr>
            <w:color w:val="31849B" w:themeColor="accent5" w:themeShade="BF"/>
          </w:rPr>
          <w:delText>&gt;</w:delText>
        </w:r>
        <w:bookmarkStart w:id="14570" w:name="_Toc10199853"/>
        <w:bookmarkEnd w:id="14570"/>
      </w:del>
    </w:p>
    <w:p w14:paraId="6ABD9BC0" w14:textId="0A406A6C" w:rsidR="00564C22" w:rsidDel="00B33063" w:rsidRDefault="009B1AF1" w:rsidP="00564C22">
      <w:pPr>
        <w:pStyle w:val="Code"/>
        <w:rPr>
          <w:del w:id="14571" w:author="Andreas Kuehne" w:date="2019-05-31T12:22:00Z"/>
        </w:rPr>
      </w:pPr>
      <w:del w:id="14572" w:author="Andreas Kuehne" w:date="2019-05-31T12:22:00Z">
        <w:r w:rsidDel="00B33063">
          <w:rPr>
            <w:color w:val="31849B" w:themeColor="accent5" w:themeShade="BF"/>
          </w:rPr>
          <w:delText xml:space="preserve">      &lt;xs:sequence&gt;</w:delText>
        </w:r>
        <w:bookmarkStart w:id="14573" w:name="_Toc10199854"/>
        <w:bookmarkEnd w:id="14573"/>
      </w:del>
    </w:p>
    <w:p w14:paraId="070CFBC8" w14:textId="3AB92E72" w:rsidR="00564C22" w:rsidDel="00B33063" w:rsidRDefault="009B1AF1" w:rsidP="00564C22">
      <w:pPr>
        <w:pStyle w:val="Code"/>
        <w:rPr>
          <w:del w:id="14574" w:author="Andreas Kuehne" w:date="2019-05-31T12:22:00Z"/>
        </w:rPr>
      </w:pPr>
      <w:del w:id="1457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76" w:name="_Toc10199855"/>
        <w:bookmarkEnd w:id="14576"/>
      </w:del>
    </w:p>
    <w:p w14:paraId="1823D1C5" w14:textId="3FD31230" w:rsidR="00564C22" w:rsidDel="00B33063" w:rsidRDefault="009B1AF1" w:rsidP="00564C22">
      <w:pPr>
        <w:pStyle w:val="Code"/>
        <w:rPr>
          <w:del w:id="14577" w:author="Andreas Kuehne" w:date="2019-05-31T12:22:00Z"/>
        </w:rPr>
      </w:pPr>
      <w:del w:id="14578" w:author="Andreas Kuehne" w:date="2019-05-31T12:22:00Z">
        <w:r w:rsidDel="00B33063">
          <w:rPr>
            <w:color w:val="31849B" w:themeColor="accent5" w:themeShade="BF"/>
          </w:rPr>
          <w:delText xml:space="preserve">      &lt;/xs:sequence&gt;</w:delText>
        </w:r>
        <w:bookmarkStart w:id="14579" w:name="_Toc10199856"/>
        <w:bookmarkEnd w:id="14579"/>
      </w:del>
    </w:p>
    <w:p w14:paraId="31332931" w14:textId="48A8C61D" w:rsidR="00564C22" w:rsidDel="00B33063" w:rsidRDefault="009B1AF1" w:rsidP="00564C22">
      <w:pPr>
        <w:pStyle w:val="Code"/>
        <w:rPr>
          <w:del w:id="14580" w:author="Andreas Kuehne" w:date="2019-05-31T12:22:00Z"/>
        </w:rPr>
      </w:pPr>
      <w:del w:id="14581" w:author="Andreas Kuehne" w:date="2019-05-31T12:22:00Z">
        <w:r w:rsidDel="00B33063">
          <w:rPr>
            <w:color w:val="31849B" w:themeColor="accent5" w:themeShade="BF"/>
          </w:rPr>
          <w:delText xml:space="preserve">    &lt;/xs:extension&gt;</w:delText>
        </w:r>
        <w:bookmarkStart w:id="14582" w:name="_Toc10199857"/>
        <w:bookmarkEnd w:id="14582"/>
      </w:del>
    </w:p>
    <w:p w14:paraId="12C0003D" w14:textId="5E63B573" w:rsidR="00564C22" w:rsidDel="00B33063" w:rsidRDefault="009B1AF1" w:rsidP="00564C22">
      <w:pPr>
        <w:pStyle w:val="Code"/>
        <w:rPr>
          <w:del w:id="14583" w:author="Andreas Kuehne" w:date="2019-05-31T12:22:00Z"/>
        </w:rPr>
      </w:pPr>
      <w:del w:id="14584" w:author="Andreas Kuehne" w:date="2019-05-31T12:22:00Z">
        <w:r w:rsidDel="00B33063">
          <w:rPr>
            <w:color w:val="31849B" w:themeColor="accent5" w:themeShade="BF"/>
          </w:rPr>
          <w:delText xml:space="preserve">  &lt;/xs:complexContent&gt;</w:delText>
        </w:r>
        <w:bookmarkStart w:id="14585" w:name="_Toc10199858"/>
        <w:bookmarkEnd w:id="14585"/>
      </w:del>
    </w:p>
    <w:p w14:paraId="6AD5E9EB" w14:textId="345BAC0F" w:rsidR="00564C22" w:rsidDel="00B33063" w:rsidRDefault="009B1AF1" w:rsidP="00564C22">
      <w:pPr>
        <w:pStyle w:val="Code"/>
        <w:rPr>
          <w:del w:id="14586" w:author="Andreas Kuehne" w:date="2019-05-31T12:22:00Z"/>
        </w:rPr>
      </w:pPr>
      <w:del w:id="14587" w:author="Andreas Kuehne" w:date="2019-05-31T12:22:00Z">
        <w:r w:rsidDel="00B33063">
          <w:rPr>
            <w:color w:val="31849B" w:themeColor="accent5" w:themeShade="BF"/>
          </w:rPr>
          <w:delText>&lt;/xs:complexType&gt;</w:delText>
        </w:r>
        <w:bookmarkStart w:id="14588" w:name="_Toc10199859"/>
        <w:bookmarkEnd w:id="14588"/>
      </w:del>
    </w:p>
    <w:p w14:paraId="2B7BBA55" w14:textId="03B58C3A" w:rsidR="00564C22" w:rsidDel="00B33063" w:rsidRDefault="009B1AF1" w:rsidP="00564C22">
      <w:pPr>
        <w:spacing w:line="259" w:lineRule="auto"/>
        <w:rPr>
          <w:del w:id="14589" w:author="Andreas Kuehne" w:date="2019-05-31T12:22:00Z"/>
        </w:rPr>
      </w:pPr>
      <w:del w:id="1459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OptionalOutputsBaseType</w:delText>
        </w:r>
        <w:r w:rsidRPr="71C71F8C" w:rsidDel="00B33063">
          <w:delText xml:space="preserve"> </w:delText>
        </w:r>
        <w:r w:rsidDel="00B33063">
          <w:delText xml:space="preserve">XML element SHALL implement in XML syntax the sub-component that has a name equal to its local name. </w:delText>
        </w:r>
        <w:bookmarkStart w:id="14591" w:name="_Toc10199860"/>
        <w:bookmarkEnd w:id="14591"/>
      </w:del>
    </w:p>
    <w:p w14:paraId="44A82053" w14:textId="050AA802" w:rsidR="00564C22" w:rsidDel="00B33063" w:rsidRDefault="009B1AF1" w:rsidP="00564C22">
      <w:pPr>
        <w:pStyle w:val="berschrift3"/>
        <w:rPr>
          <w:del w:id="14592" w:author="Andreas Kuehne" w:date="2019-05-31T12:22:00Z"/>
        </w:rPr>
      </w:pPr>
      <w:bookmarkStart w:id="14593" w:name="_RefCompF7F54724"/>
      <w:del w:id="14594" w:author="Andreas Kuehne" w:date="2019-05-31T12:22:00Z">
        <w:r w:rsidDel="00B33063">
          <w:delText>Component OptionalOutputsSign</w:delText>
        </w:r>
        <w:bookmarkStart w:id="14595" w:name="_Toc10199861"/>
        <w:bookmarkEnd w:id="14593"/>
        <w:bookmarkEnd w:id="14595"/>
      </w:del>
    </w:p>
    <w:p w14:paraId="00ECFB01" w14:textId="27465B53" w:rsidR="00564C22" w:rsidDel="00B33063" w:rsidRDefault="001725A5" w:rsidP="00564C22">
      <w:pPr>
        <w:rPr>
          <w:del w:id="14596" w:author="Andreas Kuehne" w:date="2019-05-31T12:22:00Z"/>
        </w:rPr>
      </w:pPr>
      <w:del w:id="14597"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OptionalOutputsSignType</w:delText>
        </w:r>
        <w:r w:rsidRPr="003A06D0" w:rsidDel="00B33063">
          <w:rPr>
            <w:rFonts w:eastAsia="Arial" w:cs="Arial"/>
            <w:sz w:val="22"/>
            <w:szCs w:val="22"/>
            <w:lang w:val="en-GB"/>
          </w:rPr>
          <w:delText xml:space="preserve"> </w:delText>
        </w:r>
        <w:r w:rsidRPr="003A06D0" w:rsidDel="00B33063">
          <w:delText>component defines a set of additional outputs associated with the processing of a signing request. This document does not define any additional outputs but profiles may extend the set of additional outputs.</w:delText>
        </w:r>
        <w:bookmarkStart w:id="14598" w:name="_Toc10199862"/>
        <w:bookmarkEnd w:id="14598"/>
      </w:del>
    </w:p>
    <w:p w14:paraId="1E660997" w14:textId="09625EA1" w:rsidR="00564C22" w:rsidDel="00B33063" w:rsidRDefault="009B1AF1" w:rsidP="00564C22">
      <w:pPr>
        <w:rPr>
          <w:del w:id="14599" w:author="Andreas Kuehne" w:date="2019-05-31T12:22:00Z"/>
        </w:rPr>
      </w:pPr>
      <w:del w:id="14600"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4601" w:name="_Toc10199863"/>
        <w:bookmarkEnd w:id="14601"/>
      </w:del>
    </w:p>
    <w:p w14:paraId="4B8AB07C" w14:textId="6668890B" w:rsidR="00564C22" w:rsidDel="00B33063" w:rsidRDefault="009B1AF1" w:rsidP="00564C22">
      <w:pPr>
        <w:rPr>
          <w:del w:id="14602" w:author="Andreas Kuehne" w:date="2019-05-31T12:22:00Z"/>
        </w:rPr>
      </w:pPr>
      <w:del w:id="14603" w:author="Andreas Kuehne" w:date="2019-05-31T12:22:00Z">
        <w:r w:rsidDel="00B33063">
          <w:delText>Below follows a list of the sub-components that constitute this component:</w:delText>
        </w:r>
        <w:bookmarkStart w:id="14604" w:name="_Toc10199864"/>
        <w:bookmarkEnd w:id="14604"/>
      </w:del>
    </w:p>
    <w:p w14:paraId="22A16718" w14:textId="5418B12F" w:rsidR="00564C22" w:rsidDel="00B33063" w:rsidRDefault="009B1AF1" w:rsidP="00564C22">
      <w:pPr>
        <w:pStyle w:val="Member"/>
        <w:rPr>
          <w:del w:id="14605" w:author="Andreas Kuehne" w:date="2019-05-31T12:22:00Z"/>
        </w:rPr>
      </w:pPr>
      <w:del w:id="14606"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333ECA" w:rsidRPr="00333ECA" w:rsidDel="00B33063">
          <w:delText>The use cases described in this document assume zero or one document including a signature being returned by this element. Profiles may define processing rules how to handle unbounded cardinality.</w:delText>
        </w:r>
        <w:bookmarkStart w:id="14607" w:name="_Toc10199865"/>
        <w:bookmarkEnd w:id="14607"/>
      </w:del>
    </w:p>
    <w:p w14:paraId="24FCBE04" w14:textId="3690ECD6" w:rsidR="00564C22" w:rsidDel="00B33063" w:rsidRDefault="009B1AF1" w:rsidP="00564C22">
      <w:pPr>
        <w:pStyle w:val="berschrift4"/>
        <w:rPr>
          <w:del w:id="14608" w:author="Andreas Kuehne" w:date="2019-05-31T12:22:00Z"/>
        </w:rPr>
      </w:pPr>
      <w:del w:id="14609" w:author="Andreas Kuehne" w:date="2019-05-31T12:22:00Z">
        <w:r w:rsidDel="00B33063">
          <w:delText>OptionalOutputsSign – JSON Syntax</w:delText>
        </w:r>
        <w:bookmarkStart w:id="14610" w:name="_Toc10199866"/>
        <w:bookmarkEnd w:id="14610"/>
      </w:del>
    </w:p>
    <w:p w14:paraId="0F125F12" w14:textId="6106F863" w:rsidR="00564C22" w:rsidRPr="0248A3D1" w:rsidDel="00B33063" w:rsidRDefault="009B1AF1" w:rsidP="00564C22">
      <w:pPr>
        <w:rPr>
          <w:del w:id="14611" w:author="Andreas Kuehne" w:date="2019-05-31T12:22:00Z"/>
        </w:rPr>
      </w:pPr>
      <w:del w:id="1461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OptionalOutputsSign</w:delText>
        </w:r>
        <w:r w:rsidDel="00B33063">
          <w:delText xml:space="preserve"> component.</w:delText>
        </w:r>
        <w:bookmarkStart w:id="14613" w:name="_Toc10199867"/>
        <w:bookmarkEnd w:id="14613"/>
      </w:del>
    </w:p>
    <w:p w14:paraId="4ED5F12E" w14:textId="497F8304" w:rsidR="00564C22" w:rsidRPr="C2430093" w:rsidDel="00B33063" w:rsidRDefault="009B1AF1" w:rsidP="00564C22">
      <w:pPr>
        <w:spacing w:line="259" w:lineRule="auto"/>
        <w:rPr>
          <w:del w:id="14614" w:author="Andreas Kuehne" w:date="2019-05-31T12:22:00Z"/>
          <w:rFonts w:eastAsia="Arial" w:cs="Arial"/>
          <w:sz w:val="22"/>
          <w:szCs w:val="22"/>
        </w:rPr>
      </w:pPr>
      <w:del w:id="1461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OptionalOutputsSign</w:delText>
        </w:r>
        <w:r w:rsidRPr="002062A5" w:rsidDel="00B33063">
          <w:rPr>
            <w:rFonts w:eastAsia="Arial" w:cs="Arial"/>
            <w:sz w:val="22"/>
            <w:szCs w:val="22"/>
          </w:rPr>
          <w:delText xml:space="preserve"> using JSON-specific names mapped as shown in the table below.</w:delText>
        </w:r>
        <w:bookmarkStart w:id="14616" w:name="_Toc10199868"/>
        <w:bookmarkEnd w:id="14616"/>
      </w:del>
    </w:p>
    <w:tbl>
      <w:tblPr>
        <w:tblStyle w:val="Gitternetztabelle1hell1"/>
        <w:tblW w:w="0" w:type="auto"/>
        <w:tblLook w:val="04A0" w:firstRow="1" w:lastRow="0" w:firstColumn="1" w:lastColumn="0" w:noHBand="0" w:noVBand="1"/>
      </w:tblPr>
      <w:tblGrid>
        <w:gridCol w:w="4675"/>
        <w:gridCol w:w="4675"/>
      </w:tblGrid>
      <w:tr w:rsidR="00564C22" w:rsidDel="00B33063" w14:paraId="24300EC8" w14:textId="1A65A062" w:rsidTr="00564C22">
        <w:trPr>
          <w:cnfStyle w:val="100000000000" w:firstRow="1" w:lastRow="0" w:firstColumn="0" w:lastColumn="0" w:oddVBand="0" w:evenVBand="0" w:oddHBand="0" w:evenHBand="0" w:firstRowFirstColumn="0" w:firstRowLastColumn="0" w:lastRowFirstColumn="0" w:lastRowLastColumn="0"/>
          <w:del w:id="146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0926208" w14:textId="01918B90" w:rsidR="00564C22" w:rsidDel="00B33063" w:rsidRDefault="009B1AF1" w:rsidP="00564C22">
            <w:pPr>
              <w:pStyle w:val="Beschriftung"/>
              <w:rPr>
                <w:del w:id="14618" w:author="Andreas Kuehne" w:date="2019-05-31T12:22:00Z"/>
              </w:rPr>
            </w:pPr>
            <w:del w:id="14619" w:author="Andreas Kuehne" w:date="2019-05-31T12:22:00Z">
              <w:r w:rsidDel="00B33063">
                <w:delText>Element</w:delText>
              </w:r>
              <w:bookmarkStart w:id="14620" w:name="_Toc10199869"/>
              <w:bookmarkEnd w:id="14620"/>
            </w:del>
          </w:p>
        </w:tc>
        <w:tc>
          <w:tcPr>
            <w:tcW w:w="4675" w:type="dxa"/>
          </w:tcPr>
          <w:p w14:paraId="0AC78B1A" w14:textId="71BA7D4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621" w:author="Andreas Kuehne" w:date="2019-05-31T12:22:00Z"/>
              </w:rPr>
            </w:pPr>
            <w:del w:id="14622" w:author="Andreas Kuehne" w:date="2019-05-31T12:22:00Z">
              <w:r w:rsidDel="00B33063">
                <w:delText>Implementing JSON member name</w:delText>
              </w:r>
              <w:bookmarkStart w:id="14623" w:name="_Toc10199870"/>
              <w:bookmarkEnd w:id="14623"/>
            </w:del>
          </w:p>
        </w:tc>
        <w:bookmarkStart w:id="14624" w:name="_Toc10199871"/>
        <w:bookmarkEnd w:id="14624"/>
      </w:tr>
      <w:tr w:rsidR="00564C22" w:rsidDel="00B33063" w14:paraId="722C58B9" w14:textId="6DC404C9" w:rsidTr="00564C22">
        <w:trPr>
          <w:del w:id="146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B3E5AF" w14:textId="261262C4" w:rsidR="00564C22" w:rsidRPr="002062A5" w:rsidDel="00B33063" w:rsidRDefault="009B1AF1" w:rsidP="00564C22">
            <w:pPr>
              <w:pStyle w:val="Beschriftung"/>
              <w:rPr>
                <w:del w:id="14626" w:author="Andreas Kuehne" w:date="2019-05-31T12:22:00Z"/>
                <w:rStyle w:val="Datatype"/>
                <w:b w:val="0"/>
                <w:bCs w:val="0"/>
              </w:rPr>
            </w:pPr>
            <w:del w:id="14627" w:author="Andreas Kuehne" w:date="2019-05-31T12:22:00Z">
              <w:r w:rsidRPr="002062A5" w:rsidDel="00B33063">
                <w:rPr>
                  <w:rStyle w:val="Datatype"/>
                </w:rPr>
                <w:delText>DocumentWithSignature</w:delText>
              </w:r>
              <w:bookmarkStart w:id="14628" w:name="_Toc10199872"/>
              <w:bookmarkEnd w:id="14628"/>
            </w:del>
          </w:p>
        </w:tc>
        <w:tc>
          <w:tcPr>
            <w:tcW w:w="4675" w:type="dxa"/>
          </w:tcPr>
          <w:p w14:paraId="2A7F56A9" w14:textId="50DDF3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629" w:author="Andreas Kuehne" w:date="2019-05-31T12:22:00Z"/>
                <w:rStyle w:val="Datatype"/>
              </w:rPr>
            </w:pPr>
            <w:del w:id="14630" w:author="Andreas Kuehne" w:date="2019-05-31T12:22:00Z">
              <w:r w:rsidRPr="002062A5" w:rsidDel="00B33063">
                <w:rPr>
                  <w:rStyle w:val="Datatype"/>
                </w:rPr>
                <w:delText>docWithSignature</w:delText>
              </w:r>
              <w:bookmarkStart w:id="14631" w:name="_Toc10199873"/>
              <w:bookmarkEnd w:id="14631"/>
            </w:del>
          </w:p>
        </w:tc>
        <w:bookmarkStart w:id="14632" w:name="_Toc10199874"/>
        <w:bookmarkEnd w:id="14632"/>
      </w:tr>
    </w:tbl>
    <w:p w14:paraId="2A54AE6A" w14:textId="4776443B" w:rsidR="00564C22" w:rsidRPr="0202B381" w:rsidDel="00B33063" w:rsidRDefault="009B1AF1" w:rsidP="00564C22">
      <w:pPr>
        <w:rPr>
          <w:del w:id="14633" w:author="Andreas Kuehne" w:date="2019-05-31T12:22:00Z"/>
        </w:rPr>
      </w:pPr>
      <w:del w:id="146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635" w:name="_Toc10199875"/>
        <w:bookmarkEnd w:id="14635"/>
      </w:del>
    </w:p>
    <w:p w14:paraId="0DB3E011" w14:textId="0F16811D" w:rsidR="00564C22" w:rsidDel="00B33063" w:rsidRDefault="009B1AF1" w:rsidP="00564C22">
      <w:pPr>
        <w:pStyle w:val="Code"/>
        <w:spacing w:line="259" w:lineRule="auto"/>
        <w:rPr>
          <w:del w:id="14636" w:author="Andreas Kuehne" w:date="2019-05-31T12:22:00Z"/>
        </w:rPr>
      </w:pPr>
      <w:del w:id="14637" w:author="Andreas Kuehne" w:date="2019-05-31T12:22:00Z">
        <w:r w:rsidDel="00B33063">
          <w:rPr>
            <w:color w:val="31849B" w:themeColor="accent5" w:themeShade="BF"/>
          </w:rPr>
          <w:delText>"dss2-OptionalOutputsSignType"</w:delText>
        </w:r>
        <w:r w:rsidDel="00B33063">
          <w:delText>: {</w:delText>
        </w:r>
        <w:bookmarkStart w:id="14638" w:name="_Toc10199876"/>
        <w:bookmarkEnd w:id="14638"/>
      </w:del>
    </w:p>
    <w:p w14:paraId="48A7B18F" w14:textId="029EAD9A" w:rsidR="00564C22" w:rsidDel="00B33063" w:rsidRDefault="009B1AF1" w:rsidP="00564C22">
      <w:pPr>
        <w:pStyle w:val="Code"/>
        <w:spacing w:line="259" w:lineRule="auto"/>
        <w:rPr>
          <w:del w:id="14639" w:author="Andreas Kuehne" w:date="2019-05-31T12:22:00Z"/>
        </w:rPr>
      </w:pPr>
      <w:del w:id="146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641" w:name="_Toc10199877"/>
        <w:bookmarkEnd w:id="14641"/>
      </w:del>
    </w:p>
    <w:p w14:paraId="64539C6E" w14:textId="48D7C206" w:rsidR="00564C22" w:rsidDel="00B33063" w:rsidRDefault="009B1AF1" w:rsidP="00564C22">
      <w:pPr>
        <w:pStyle w:val="Code"/>
        <w:spacing w:line="259" w:lineRule="auto"/>
        <w:rPr>
          <w:del w:id="14642" w:author="Andreas Kuehne" w:date="2019-05-31T12:22:00Z"/>
        </w:rPr>
      </w:pPr>
      <w:del w:id="14643" w:author="Andreas Kuehne" w:date="2019-05-31T12:22:00Z">
        <w:r w:rsidDel="00B33063">
          <w:rPr>
            <w:color w:val="31849B" w:themeColor="accent5" w:themeShade="BF"/>
          </w:rPr>
          <w:delText xml:space="preserve">  "properties"</w:delText>
        </w:r>
        <w:r w:rsidDel="00B33063">
          <w:delText>: {</w:delText>
        </w:r>
        <w:bookmarkStart w:id="14644" w:name="_Toc10199878"/>
        <w:bookmarkEnd w:id="14644"/>
      </w:del>
    </w:p>
    <w:p w14:paraId="76A50DDC" w14:textId="2470FCB4" w:rsidR="00564C22" w:rsidDel="00B33063" w:rsidRDefault="009B1AF1" w:rsidP="00564C22">
      <w:pPr>
        <w:pStyle w:val="Code"/>
        <w:spacing w:line="259" w:lineRule="auto"/>
        <w:rPr>
          <w:del w:id="14645" w:author="Andreas Kuehne" w:date="2019-05-31T12:22:00Z"/>
        </w:rPr>
      </w:pPr>
      <w:del w:id="14646" w:author="Andreas Kuehne" w:date="2019-05-31T12:22:00Z">
        <w:r w:rsidDel="00B33063">
          <w:rPr>
            <w:color w:val="31849B" w:themeColor="accent5" w:themeShade="BF"/>
          </w:rPr>
          <w:delText xml:space="preserve">    "policy"</w:delText>
        </w:r>
        <w:r w:rsidDel="00B33063">
          <w:delText>: {</w:delText>
        </w:r>
        <w:bookmarkStart w:id="14647" w:name="_Toc10199879"/>
        <w:bookmarkEnd w:id="14647"/>
      </w:del>
    </w:p>
    <w:p w14:paraId="3511B253" w14:textId="0DC83083" w:rsidR="00564C22" w:rsidDel="00B33063" w:rsidRDefault="009B1AF1" w:rsidP="00564C22">
      <w:pPr>
        <w:pStyle w:val="Code"/>
        <w:spacing w:line="259" w:lineRule="auto"/>
        <w:rPr>
          <w:del w:id="14648" w:author="Andreas Kuehne" w:date="2019-05-31T12:22:00Z"/>
        </w:rPr>
      </w:pPr>
      <w:del w:id="146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650" w:name="_Toc10199880"/>
        <w:bookmarkEnd w:id="14650"/>
      </w:del>
    </w:p>
    <w:p w14:paraId="02F2E84E" w14:textId="45236105" w:rsidR="00564C22" w:rsidDel="00B33063" w:rsidRDefault="009B1AF1" w:rsidP="00564C22">
      <w:pPr>
        <w:pStyle w:val="Code"/>
        <w:spacing w:line="259" w:lineRule="auto"/>
        <w:rPr>
          <w:del w:id="14651" w:author="Andreas Kuehne" w:date="2019-05-31T12:22:00Z"/>
        </w:rPr>
      </w:pPr>
      <w:del w:id="14652" w:author="Andreas Kuehne" w:date="2019-05-31T12:22:00Z">
        <w:r w:rsidDel="00B33063">
          <w:rPr>
            <w:color w:val="31849B" w:themeColor="accent5" w:themeShade="BF"/>
          </w:rPr>
          <w:delText xml:space="preserve">      "items"</w:delText>
        </w:r>
        <w:r w:rsidDel="00B33063">
          <w:delText>: {</w:delText>
        </w:r>
        <w:bookmarkStart w:id="14653" w:name="_Toc10199881"/>
        <w:bookmarkEnd w:id="14653"/>
      </w:del>
    </w:p>
    <w:p w14:paraId="3BC6BD1F" w14:textId="0714185A" w:rsidR="00564C22" w:rsidDel="00B33063" w:rsidRDefault="009B1AF1" w:rsidP="00564C22">
      <w:pPr>
        <w:pStyle w:val="Code"/>
        <w:spacing w:line="259" w:lineRule="auto"/>
        <w:rPr>
          <w:del w:id="14654" w:author="Andreas Kuehne" w:date="2019-05-31T12:22:00Z"/>
        </w:rPr>
      </w:pPr>
      <w:del w:id="146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656" w:name="_Toc10199882"/>
        <w:bookmarkEnd w:id="14656"/>
      </w:del>
    </w:p>
    <w:p w14:paraId="52521E5D" w14:textId="20E58C4D" w:rsidR="00564C22" w:rsidDel="00B33063" w:rsidRDefault="009B1AF1" w:rsidP="00564C22">
      <w:pPr>
        <w:pStyle w:val="Code"/>
        <w:spacing w:line="259" w:lineRule="auto"/>
        <w:rPr>
          <w:del w:id="14657" w:author="Andreas Kuehne" w:date="2019-05-31T12:22:00Z"/>
        </w:rPr>
      </w:pPr>
      <w:del w:id="14658" w:author="Andreas Kuehne" w:date="2019-05-31T12:22:00Z">
        <w:r w:rsidDel="00B33063">
          <w:delText xml:space="preserve">      }</w:delText>
        </w:r>
        <w:bookmarkStart w:id="14659" w:name="_Toc10199883"/>
        <w:bookmarkEnd w:id="14659"/>
      </w:del>
    </w:p>
    <w:p w14:paraId="3363A6EF" w14:textId="4D3D9AB0" w:rsidR="00564C22" w:rsidDel="00B33063" w:rsidRDefault="009B1AF1" w:rsidP="00564C22">
      <w:pPr>
        <w:pStyle w:val="Code"/>
        <w:spacing w:line="259" w:lineRule="auto"/>
        <w:rPr>
          <w:del w:id="14660" w:author="Andreas Kuehne" w:date="2019-05-31T12:22:00Z"/>
        </w:rPr>
      </w:pPr>
      <w:del w:id="14661" w:author="Andreas Kuehne" w:date="2019-05-31T12:22:00Z">
        <w:r w:rsidDel="00B33063">
          <w:delText xml:space="preserve">    },</w:delText>
        </w:r>
        <w:bookmarkStart w:id="14662" w:name="_Toc10199884"/>
        <w:bookmarkEnd w:id="14662"/>
      </w:del>
    </w:p>
    <w:p w14:paraId="1107EDCD" w14:textId="2339A6DC" w:rsidR="00564C22" w:rsidDel="00B33063" w:rsidRDefault="009B1AF1" w:rsidP="00564C22">
      <w:pPr>
        <w:pStyle w:val="Code"/>
        <w:spacing w:line="259" w:lineRule="auto"/>
        <w:rPr>
          <w:del w:id="14663" w:author="Andreas Kuehne" w:date="2019-05-31T12:22:00Z"/>
        </w:rPr>
      </w:pPr>
      <w:del w:id="14664" w:author="Andreas Kuehne" w:date="2019-05-31T12:22:00Z">
        <w:r w:rsidDel="00B33063">
          <w:rPr>
            <w:color w:val="31849B" w:themeColor="accent5" w:themeShade="BF"/>
          </w:rPr>
          <w:delText xml:space="preserve">    "other"</w:delText>
        </w:r>
        <w:r w:rsidDel="00B33063">
          <w:delText>: {</w:delText>
        </w:r>
        <w:bookmarkStart w:id="14665" w:name="_Toc10199885"/>
        <w:bookmarkEnd w:id="14665"/>
      </w:del>
    </w:p>
    <w:p w14:paraId="783A962E" w14:textId="12CE5681" w:rsidR="00564C22" w:rsidDel="00B33063" w:rsidRDefault="009B1AF1" w:rsidP="00564C22">
      <w:pPr>
        <w:pStyle w:val="Code"/>
        <w:spacing w:line="259" w:lineRule="auto"/>
        <w:rPr>
          <w:del w:id="14666" w:author="Andreas Kuehne" w:date="2019-05-31T12:22:00Z"/>
        </w:rPr>
      </w:pPr>
      <w:del w:id="146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668" w:name="_Toc10199886"/>
        <w:bookmarkEnd w:id="14668"/>
      </w:del>
    </w:p>
    <w:p w14:paraId="7AA05233" w14:textId="569CFB36" w:rsidR="00564C22" w:rsidDel="00B33063" w:rsidRDefault="009B1AF1" w:rsidP="00564C22">
      <w:pPr>
        <w:pStyle w:val="Code"/>
        <w:spacing w:line="259" w:lineRule="auto"/>
        <w:rPr>
          <w:del w:id="14669" w:author="Andreas Kuehne" w:date="2019-05-31T12:22:00Z"/>
        </w:rPr>
      </w:pPr>
      <w:del w:id="14670" w:author="Andreas Kuehne" w:date="2019-05-31T12:22:00Z">
        <w:r w:rsidDel="00B33063">
          <w:rPr>
            <w:color w:val="31849B" w:themeColor="accent5" w:themeShade="BF"/>
          </w:rPr>
          <w:delText xml:space="preserve">      "items"</w:delText>
        </w:r>
        <w:r w:rsidDel="00B33063">
          <w:delText>: {</w:delText>
        </w:r>
        <w:bookmarkStart w:id="14671" w:name="_Toc10199887"/>
        <w:bookmarkEnd w:id="14671"/>
      </w:del>
    </w:p>
    <w:p w14:paraId="737E7984" w14:textId="1EF65FD7" w:rsidR="00564C22" w:rsidDel="00B33063" w:rsidRDefault="009B1AF1" w:rsidP="00564C22">
      <w:pPr>
        <w:pStyle w:val="Code"/>
        <w:spacing w:line="259" w:lineRule="auto"/>
        <w:rPr>
          <w:del w:id="14672" w:author="Andreas Kuehne" w:date="2019-05-31T12:22:00Z"/>
        </w:rPr>
      </w:pPr>
      <w:del w:id="146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4674" w:name="_Toc10199888"/>
        <w:bookmarkEnd w:id="14674"/>
      </w:del>
    </w:p>
    <w:p w14:paraId="5608BB0E" w14:textId="3EFD6159" w:rsidR="00564C22" w:rsidDel="00B33063" w:rsidRDefault="009B1AF1" w:rsidP="00564C22">
      <w:pPr>
        <w:pStyle w:val="Code"/>
        <w:spacing w:line="259" w:lineRule="auto"/>
        <w:rPr>
          <w:del w:id="14675" w:author="Andreas Kuehne" w:date="2019-05-31T12:22:00Z"/>
        </w:rPr>
      </w:pPr>
      <w:del w:id="14676" w:author="Andreas Kuehne" w:date="2019-05-31T12:22:00Z">
        <w:r w:rsidDel="00B33063">
          <w:delText xml:space="preserve">      }</w:delText>
        </w:r>
        <w:bookmarkStart w:id="14677" w:name="_Toc10199889"/>
        <w:bookmarkEnd w:id="14677"/>
      </w:del>
    </w:p>
    <w:p w14:paraId="27FCFCE7" w14:textId="380927E7" w:rsidR="00564C22" w:rsidDel="00B33063" w:rsidRDefault="009B1AF1" w:rsidP="00564C22">
      <w:pPr>
        <w:pStyle w:val="Code"/>
        <w:spacing w:line="259" w:lineRule="auto"/>
        <w:rPr>
          <w:del w:id="14678" w:author="Andreas Kuehne" w:date="2019-05-31T12:22:00Z"/>
        </w:rPr>
      </w:pPr>
      <w:del w:id="14679" w:author="Andreas Kuehne" w:date="2019-05-31T12:22:00Z">
        <w:r w:rsidDel="00B33063">
          <w:delText xml:space="preserve">    },</w:delText>
        </w:r>
        <w:bookmarkStart w:id="14680" w:name="_Toc10199890"/>
        <w:bookmarkEnd w:id="14680"/>
      </w:del>
    </w:p>
    <w:p w14:paraId="2F7EE437" w14:textId="6273D959" w:rsidR="00564C22" w:rsidDel="00B33063" w:rsidRDefault="009B1AF1" w:rsidP="00564C22">
      <w:pPr>
        <w:pStyle w:val="Code"/>
        <w:spacing w:line="259" w:lineRule="auto"/>
        <w:rPr>
          <w:del w:id="14681" w:author="Andreas Kuehne" w:date="2019-05-31T12:22:00Z"/>
        </w:rPr>
      </w:pPr>
      <w:del w:id="14682" w:author="Andreas Kuehne" w:date="2019-05-31T12:22:00Z">
        <w:r w:rsidDel="00B33063">
          <w:rPr>
            <w:color w:val="31849B" w:themeColor="accent5" w:themeShade="BF"/>
          </w:rPr>
          <w:delText xml:space="preserve">    "schemas"</w:delText>
        </w:r>
        <w:r w:rsidDel="00B33063">
          <w:delText>: {</w:delText>
        </w:r>
        <w:bookmarkStart w:id="14683" w:name="_Toc10199891"/>
        <w:bookmarkEnd w:id="14683"/>
      </w:del>
    </w:p>
    <w:p w14:paraId="3205D199" w14:textId="5B420752" w:rsidR="00564C22" w:rsidDel="00B33063" w:rsidRDefault="009B1AF1" w:rsidP="00564C22">
      <w:pPr>
        <w:pStyle w:val="Code"/>
        <w:spacing w:line="259" w:lineRule="auto"/>
        <w:rPr>
          <w:del w:id="14684" w:author="Andreas Kuehne" w:date="2019-05-31T12:22:00Z"/>
        </w:rPr>
      </w:pPr>
      <w:del w:id="146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4686" w:name="_Toc10199892"/>
        <w:bookmarkEnd w:id="14686"/>
      </w:del>
    </w:p>
    <w:p w14:paraId="2446963A" w14:textId="4F3B93FC" w:rsidR="00564C22" w:rsidDel="00B33063" w:rsidRDefault="009B1AF1" w:rsidP="00564C22">
      <w:pPr>
        <w:pStyle w:val="Code"/>
        <w:spacing w:line="259" w:lineRule="auto"/>
        <w:rPr>
          <w:del w:id="14687" w:author="Andreas Kuehne" w:date="2019-05-31T12:22:00Z"/>
        </w:rPr>
      </w:pPr>
      <w:del w:id="14688" w:author="Andreas Kuehne" w:date="2019-05-31T12:22:00Z">
        <w:r w:rsidDel="00B33063">
          <w:delText xml:space="preserve">    },</w:delText>
        </w:r>
        <w:bookmarkStart w:id="14689" w:name="_Toc10199893"/>
        <w:bookmarkEnd w:id="14689"/>
      </w:del>
    </w:p>
    <w:p w14:paraId="42FDF906" w14:textId="7F17E4B3" w:rsidR="00564C22" w:rsidDel="00B33063" w:rsidRDefault="009B1AF1" w:rsidP="00564C22">
      <w:pPr>
        <w:pStyle w:val="Code"/>
        <w:spacing w:line="259" w:lineRule="auto"/>
        <w:rPr>
          <w:del w:id="14690" w:author="Andreas Kuehne" w:date="2019-05-31T12:22:00Z"/>
        </w:rPr>
      </w:pPr>
      <w:del w:id="14691" w:author="Andreas Kuehne" w:date="2019-05-31T12:22:00Z">
        <w:r w:rsidDel="00B33063">
          <w:rPr>
            <w:color w:val="31849B" w:themeColor="accent5" w:themeShade="BF"/>
          </w:rPr>
          <w:delText xml:space="preserve">    "docWithSignature"</w:delText>
        </w:r>
        <w:r w:rsidDel="00B33063">
          <w:delText>: {</w:delText>
        </w:r>
        <w:bookmarkStart w:id="14692" w:name="_Toc10199894"/>
        <w:bookmarkEnd w:id="14692"/>
      </w:del>
    </w:p>
    <w:p w14:paraId="24473FBC" w14:textId="16714BEC" w:rsidR="00564C22" w:rsidDel="00B33063" w:rsidRDefault="009B1AF1" w:rsidP="00564C22">
      <w:pPr>
        <w:pStyle w:val="Code"/>
        <w:spacing w:line="259" w:lineRule="auto"/>
        <w:rPr>
          <w:del w:id="14693" w:author="Andreas Kuehne" w:date="2019-05-31T12:22:00Z"/>
        </w:rPr>
      </w:pPr>
      <w:del w:id="146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695" w:name="_Toc10199895"/>
        <w:bookmarkEnd w:id="14695"/>
      </w:del>
    </w:p>
    <w:p w14:paraId="5C64DFFE" w14:textId="47DE06ED" w:rsidR="00564C22" w:rsidDel="00B33063" w:rsidRDefault="009B1AF1" w:rsidP="00564C22">
      <w:pPr>
        <w:pStyle w:val="Code"/>
        <w:spacing w:line="259" w:lineRule="auto"/>
        <w:rPr>
          <w:del w:id="14696" w:author="Andreas Kuehne" w:date="2019-05-31T12:22:00Z"/>
        </w:rPr>
      </w:pPr>
      <w:del w:id="14697" w:author="Andreas Kuehne" w:date="2019-05-31T12:22:00Z">
        <w:r w:rsidDel="00B33063">
          <w:rPr>
            <w:color w:val="31849B" w:themeColor="accent5" w:themeShade="BF"/>
          </w:rPr>
          <w:delText xml:space="preserve">      "items"</w:delText>
        </w:r>
        <w:r w:rsidDel="00B33063">
          <w:delText>: {</w:delText>
        </w:r>
        <w:bookmarkStart w:id="14698" w:name="_Toc10199896"/>
        <w:bookmarkEnd w:id="14698"/>
      </w:del>
    </w:p>
    <w:p w14:paraId="24F2052B" w14:textId="10E7B697" w:rsidR="00564C22" w:rsidDel="00B33063" w:rsidRDefault="009B1AF1" w:rsidP="00564C22">
      <w:pPr>
        <w:pStyle w:val="Code"/>
        <w:spacing w:line="259" w:lineRule="auto"/>
        <w:rPr>
          <w:del w:id="14699" w:author="Andreas Kuehne" w:date="2019-05-31T12:22:00Z"/>
        </w:rPr>
      </w:pPr>
      <w:del w:id="1470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4701" w:name="_Toc10199897"/>
        <w:bookmarkEnd w:id="14701"/>
      </w:del>
    </w:p>
    <w:p w14:paraId="73BCF9B1" w14:textId="5A986BAC" w:rsidR="00564C22" w:rsidDel="00B33063" w:rsidRDefault="009B1AF1" w:rsidP="00564C22">
      <w:pPr>
        <w:pStyle w:val="Code"/>
        <w:spacing w:line="259" w:lineRule="auto"/>
        <w:rPr>
          <w:del w:id="14702" w:author="Andreas Kuehne" w:date="2019-05-31T12:22:00Z"/>
        </w:rPr>
      </w:pPr>
      <w:del w:id="14703" w:author="Andreas Kuehne" w:date="2019-05-31T12:22:00Z">
        <w:r w:rsidDel="00B33063">
          <w:delText xml:space="preserve">      }</w:delText>
        </w:r>
        <w:bookmarkStart w:id="14704" w:name="_Toc10199898"/>
        <w:bookmarkEnd w:id="14704"/>
      </w:del>
    </w:p>
    <w:p w14:paraId="33C3E88C" w14:textId="35A5959F" w:rsidR="00564C22" w:rsidDel="00B33063" w:rsidRDefault="009B1AF1" w:rsidP="00564C22">
      <w:pPr>
        <w:pStyle w:val="Code"/>
        <w:spacing w:line="259" w:lineRule="auto"/>
        <w:rPr>
          <w:del w:id="14705" w:author="Andreas Kuehne" w:date="2019-05-31T12:22:00Z"/>
        </w:rPr>
      </w:pPr>
      <w:del w:id="14706" w:author="Andreas Kuehne" w:date="2019-05-31T12:22:00Z">
        <w:r w:rsidDel="00B33063">
          <w:delText xml:space="preserve">    }</w:delText>
        </w:r>
        <w:bookmarkStart w:id="14707" w:name="_Toc10199899"/>
        <w:bookmarkEnd w:id="14707"/>
      </w:del>
    </w:p>
    <w:p w14:paraId="7DBD1667" w14:textId="70E2EA3A" w:rsidR="00564C22" w:rsidDel="00B33063" w:rsidRDefault="009B1AF1" w:rsidP="00564C22">
      <w:pPr>
        <w:pStyle w:val="Code"/>
        <w:spacing w:line="259" w:lineRule="auto"/>
        <w:rPr>
          <w:del w:id="14708" w:author="Andreas Kuehne" w:date="2019-05-31T12:22:00Z"/>
        </w:rPr>
      </w:pPr>
      <w:del w:id="14709" w:author="Andreas Kuehne" w:date="2019-05-31T12:22:00Z">
        <w:r w:rsidDel="00B33063">
          <w:delText xml:space="preserve">  }</w:delText>
        </w:r>
        <w:bookmarkStart w:id="14710" w:name="_Toc10199900"/>
        <w:bookmarkEnd w:id="14710"/>
      </w:del>
    </w:p>
    <w:p w14:paraId="5A115B90" w14:textId="69E52DB1" w:rsidR="00564C22" w:rsidDel="00B33063" w:rsidRDefault="009B1AF1" w:rsidP="00564C22">
      <w:pPr>
        <w:pStyle w:val="Code"/>
        <w:spacing w:line="259" w:lineRule="auto"/>
        <w:rPr>
          <w:del w:id="14711" w:author="Andreas Kuehne" w:date="2019-05-31T12:22:00Z"/>
        </w:rPr>
      </w:pPr>
      <w:del w:id="14712" w:author="Andreas Kuehne" w:date="2019-05-31T12:22:00Z">
        <w:r w:rsidDel="00B33063">
          <w:delText>}</w:delText>
        </w:r>
        <w:bookmarkStart w:id="14713" w:name="_Toc10199901"/>
        <w:bookmarkEnd w:id="14713"/>
      </w:del>
    </w:p>
    <w:p w14:paraId="66F27DC0" w14:textId="1816DFBB" w:rsidR="00564C22" w:rsidDel="00B33063" w:rsidRDefault="00564C22" w:rsidP="00564C22">
      <w:pPr>
        <w:rPr>
          <w:del w:id="14714" w:author="Andreas Kuehne" w:date="2019-05-31T12:22:00Z"/>
        </w:rPr>
      </w:pPr>
      <w:bookmarkStart w:id="14715" w:name="_Toc10199902"/>
      <w:bookmarkEnd w:id="14715"/>
    </w:p>
    <w:p w14:paraId="7FCF11CD" w14:textId="33DE83D5" w:rsidR="00564C22" w:rsidDel="00B33063" w:rsidRDefault="009B1AF1" w:rsidP="00564C22">
      <w:pPr>
        <w:pStyle w:val="berschrift4"/>
        <w:rPr>
          <w:del w:id="14716" w:author="Andreas Kuehne" w:date="2019-05-31T12:22:00Z"/>
        </w:rPr>
      </w:pPr>
      <w:del w:id="14717" w:author="Andreas Kuehne" w:date="2019-05-31T12:22:00Z">
        <w:r w:rsidDel="00B33063">
          <w:delText>OptionalOutputsSign – XML Syntax</w:delText>
        </w:r>
        <w:bookmarkStart w:id="14718" w:name="_Toc10199903"/>
        <w:bookmarkEnd w:id="14718"/>
      </w:del>
    </w:p>
    <w:p w14:paraId="45EAEA9F" w14:textId="4FADD67B" w:rsidR="00564C22" w:rsidRPr="5404FA76" w:rsidDel="00B33063" w:rsidRDefault="009B1AF1" w:rsidP="00564C22">
      <w:pPr>
        <w:rPr>
          <w:del w:id="14719" w:author="Andreas Kuehne" w:date="2019-05-31T12:22:00Z"/>
        </w:rPr>
      </w:pPr>
      <w:del w:id="14720"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OptionalOutputsSign</w:delText>
        </w:r>
        <w:r w:rsidDel="00B33063">
          <w:delText xml:space="preserve"> </w:delText>
        </w:r>
        <w:r w:rsidRPr="005A6FFD" w:rsidDel="00B33063">
          <w:delText>component.</w:delText>
        </w:r>
        <w:bookmarkStart w:id="14721" w:name="_Toc10199904"/>
        <w:bookmarkEnd w:id="14721"/>
      </w:del>
    </w:p>
    <w:p w14:paraId="6037A70F" w14:textId="031783AB" w:rsidR="00564C22" w:rsidDel="00B33063" w:rsidRDefault="009B1AF1" w:rsidP="00564C22">
      <w:pPr>
        <w:rPr>
          <w:del w:id="14722" w:author="Andreas Kuehne" w:date="2019-05-31T12:22:00Z"/>
        </w:rPr>
      </w:pPr>
      <w:del w:id="1472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724" w:name="_Toc10199905"/>
        <w:bookmarkEnd w:id="14724"/>
      </w:del>
    </w:p>
    <w:p w14:paraId="5210C75C" w14:textId="2EEE9C7C" w:rsidR="00564C22" w:rsidDel="00B33063" w:rsidRDefault="009B1AF1" w:rsidP="00564C22">
      <w:pPr>
        <w:pStyle w:val="Code"/>
        <w:rPr>
          <w:del w:id="14725" w:author="Andreas Kuehne" w:date="2019-05-31T12:22:00Z"/>
        </w:rPr>
      </w:pPr>
      <w:del w:id="1472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OptionalOutputsSignType</w:delText>
        </w:r>
        <w:r w:rsidDel="00B33063">
          <w:rPr>
            <w:color w:val="943634" w:themeColor="accent2" w:themeShade="BF"/>
          </w:rPr>
          <w:delText>"</w:delText>
        </w:r>
        <w:r w:rsidDel="00B33063">
          <w:rPr>
            <w:color w:val="31849B" w:themeColor="accent5" w:themeShade="BF"/>
          </w:rPr>
          <w:delText>&gt;</w:delText>
        </w:r>
        <w:bookmarkStart w:id="14727" w:name="_Toc10199906"/>
        <w:bookmarkEnd w:id="14727"/>
      </w:del>
    </w:p>
    <w:p w14:paraId="68BCF740" w14:textId="04899E20" w:rsidR="00564C22" w:rsidDel="00B33063" w:rsidRDefault="009B1AF1" w:rsidP="00564C22">
      <w:pPr>
        <w:pStyle w:val="Code"/>
        <w:rPr>
          <w:del w:id="14728" w:author="Andreas Kuehne" w:date="2019-05-31T12:22:00Z"/>
        </w:rPr>
      </w:pPr>
      <w:del w:id="14729" w:author="Andreas Kuehne" w:date="2019-05-31T12:22:00Z">
        <w:r w:rsidDel="00B33063">
          <w:rPr>
            <w:color w:val="31849B" w:themeColor="accent5" w:themeShade="BF"/>
          </w:rPr>
          <w:delText xml:space="preserve">  &lt;xs:complexContent&gt;</w:delText>
        </w:r>
        <w:bookmarkStart w:id="14730" w:name="_Toc10199907"/>
        <w:bookmarkEnd w:id="14730"/>
      </w:del>
    </w:p>
    <w:p w14:paraId="3466427E" w14:textId="4E839A2C" w:rsidR="00564C22" w:rsidDel="00B33063" w:rsidRDefault="009B1AF1" w:rsidP="00564C22">
      <w:pPr>
        <w:pStyle w:val="Code"/>
        <w:rPr>
          <w:del w:id="14731" w:author="Andreas Kuehne" w:date="2019-05-31T12:22:00Z"/>
        </w:rPr>
      </w:pPr>
      <w:del w:id="1473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4733" w:name="_Toc10199908"/>
        <w:bookmarkEnd w:id="14733"/>
      </w:del>
    </w:p>
    <w:p w14:paraId="5211B95C" w14:textId="0B91DE97" w:rsidR="00564C22" w:rsidDel="00B33063" w:rsidRDefault="009B1AF1" w:rsidP="00564C22">
      <w:pPr>
        <w:pStyle w:val="Code"/>
        <w:rPr>
          <w:del w:id="14734" w:author="Andreas Kuehne" w:date="2019-05-31T12:22:00Z"/>
        </w:rPr>
      </w:pPr>
      <w:del w:id="14735" w:author="Andreas Kuehne" w:date="2019-05-31T12:22:00Z">
        <w:r w:rsidDel="00B33063">
          <w:rPr>
            <w:color w:val="31849B" w:themeColor="accent5" w:themeShade="BF"/>
          </w:rPr>
          <w:delText xml:space="preserve">      &lt;xs:sequence&gt;</w:delText>
        </w:r>
        <w:bookmarkStart w:id="14736" w:name="_Toc10199909"/>
        <w:bookmarkEnd w:id="14736"/>
      </w:del>
    </w:p>
    <w:p w14:paraId="0D00D33E" w14:textId="4F0C828A" w:rsidR="00564C22" w:rsidDel="00B33063" w:rsidRDefault="009B1AF1" w:rsidP="00564C22">
      <w:pPr>
        <w:pStyle w:val="Code"/>
        <w:rPr>
          <w:del w:id="14737" w:author="Andreas Kuehne" w:date="2019-05-31T12:22:00Z"/>
        </w:rPr>
      </w:pPr>
      <w:del w:id="1473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739" w:name="_Toc10199910"/>
        <w:bookmarkEnd w:id="14739"/>
      </w:del>
    </w:p>
    <w:p w14:paraId="73B4BCAC" w14:textId="3DF39F93" w:rsidR="00564C22" w:rsidDel="00B33063" w:rsidRDefault="009B1AF1" w:rsidP="00564C22">
      <w:pPr>
        <w:pStyle w:val="Code"/>
        <w:rPr>
          <w:del w:id="14740" w:author="Andreas Kuehne" w:date="2019-05-31T12:22:00Z"/>
        </w:rPr>
      </w:pPr>
      <w:del w:id="14741" w:author="Andreas Kuehne" w:date="2019-05-31T12:22:00Z">
        <w:r w:rsidDel="00B33063">
          <w:rPr>
            <w:color w:val="31849B" w:themeColor="accent5" w:themeShade="BF"/>
          </w:rPr>
          <w:delText xml:space="preserve">      &lt;/xs:sequence&gt;</w:delText>
        </w:r>
        <w:bookmarkStart w:id="14742" w:name="_Toc10199911"/>
        <w:bookmarkEnd w:id="14742"/>
      </w:del>
    </w:p>
    <w:p w14:paraId="77B719CD" w14:textId="448AFEF0" w:rsidR="00564C22" w:rsidDel="00B33063" w:rsidRDefault="009B1AF1" w:rsidP="00564C22">
      <w:pPr>
        <w:pStyle w:val="Code"/>
        <w:rPr>
          <w:del w:id="14743" w:author="Andreas Kuehne" w:date="2019-05-31T12:22:00Z"/>
        </w:rPr>
      </w:pPr>
      <w:del w:id="14744" w:author="Andreas Kuehne" w:date="2019-05-31T12:22:00Z">
        <w:r w:rsidDel="00B33063">
          <w:rPr>
            <w:color w:val="31849B" w:themeColor="accent5" w:themeShade="BF"/>
          </w:rPr>
          <w:delText xml:space="preserve">    &lt;/xs:extension&gt;</w:delText>
        </w:r>
        <w:bookmarkStart w:id="14745" w:name="_Toc10199912"/>
        <w:bookmarkEnd w:id="14745"/>
      </w:del>
    </w:p>
    <w:p w14:paraId="4665CF79" w14:textId="2CD029B2" w:rsidR="00564C22" w:rsidDel="00B33063" w:rsidRDefault="009B1AF1" w:rsidP="00564C22">
      <w:pPr>
        <w:pStyle w:val="Code"/>
        <w:rPr>
          <w:del w:id="14746" w:author="Andreas Kuehne" w:date="2019-05-31T12:22:00Z"/>
        </w:rPr>
      </w:pPr>
      <w:del w:id="14747" w:author="Andreas Kuehne" w:date="2019-05-31T12:22:00Z">
        <w:r w:rsidDel="00B33063">
          <w:rPr>
            <w:color w:val="31849B" w:themeColor="accent5" w:themeShade="BF"/>
          </w:rPr>
          <w:delText xml:space="preserve">  &lt;/xs:complexContent&gt;</w:delText>
        </w:r>
        <w:bookmarkStart w:id="14748" w:name="_Toc10199913"/>
        <w:bookmarkEnd w:id="14748"/>
      </w:del>
    </w:p>
    <w:p w14:paraId="4AD5347E" w14:textId="4BA4BF12" w:rsidR="00564C22" w:rsidDel="00B33063" w:rsidRDefault="009B1AF1" w:rsidP="00564C22">
      <w:pPr>
        <w:pStyle w:val="Code"/>
        <w:rPr>
          <w:del w:id="14749" w:author="Andreas Kuehne" w:date="2019-05-31T12:22:00Z"/>
        </w:rPr>
      </w:pPr>
      <w:del w:id="14750" w:author="Andreas Kuehne" w:date="2019-05-31T12:22:00Z">
        <w:r w:rsidDel="00B33063">
          <w:rPr>
            <w:color w:val="31849B" w:themeColor="accent5" w:themeShade="BF"/>
          </w:rPr>
          <w:delText>&lt;/xs:complexType&gt;</w:delText>
        </w:r>
        <w:bookmarkStart w:id="14751" w:name="_Toc10199914"/>
        <w:bookmarkEnd w:id="14751"/>
      </w:del>
    </w:p>
    <w:p w14:paraId="704B8FF3" w14:textId="7C5D1A71" w:rsidR="00564C22" w:rsidDel="00B33063" w:rsidRDefault="009B1AF1" w:rsidP="00564C22">
      <w:pPr>
        <w:spacing w:line="259" w:lineRule="auto"/>
        <w:rPr>
          <w:del w:id="14752" w:author="Andreas Kuehne" w:date="2019-05-31T12:22:00Z"/>
        </w:rPr>
      </w:pPr>
      <w:del w:id="147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OptionalOutputsSignType</w:delText>
        </w:r>
        <w:r w:rsidRPr="71C71F8C" w:rsidDel="00B33063">
          <w:delText xml:space="preserve"> </w:delText>
        </w:r>
        <w:r w:rsidDel="00B33063">
          <w:delText xml:space="preserve">XML element SHALL implement in XML syntax the sub-component that has a name equal to its local name. </w:delText>
        </w:r>
        <w:bookmarkStart w:id="14754" w:name="_Toc10199915"/>
        <w:bookmarkEnd w:id="14754"/>
      </w:del>
    </w:p>
    <w:p w14:paraId="1DDE56BD" w14:textId="2CB91800" w:rsidR="00564C22" w:rsidDel="00B33063" w:rsidRDefault="009B1AF1" w:rsidP="00564C22">
      <w:pPr>
        <w:pStyle w:val="berschrift3"/>
        <w:rPr>
          <w:del w:id="14755" w:author="Andreas Kuehne" w:date="2019-05-31T12:22:00Z"/>
        </w:rPr>
      </w:pPr>
      <w:bookmarkStart w:id="14756" w:name="_RefComp66C2CB3B"/>
      <w:del w:id="14757" w:author="Andreas Kuehne" w:date="2019-05-31T12:22:00Z">
        <w:r w:rsidDel="00B33063">
          <w:delText>Component OptionalOutputsVerify</w:delText>
        </w:r>
        <w:bookmarkStart w:id="14758" w:name="_Toc10199916"/>
        <w:bookmarkEnd w:id="14756"/>
        <w:bookmarkEnd w:id="14758"/>
      </w:del>
    </w:p>
    <w:p w14:paraId="75B25511" w14:textId="71D90BF8" w:rsidR="00564C22" w:rsidDel="00B33063" w:rsidRDefault="001725A5" w:rsidP="00564C22">
      <w:pPr>
        <w:rPr>
          <w:del w:id="14759" w:author="Andreas Kuehne" w:date="2019-05-31T12:22:00Z"/>
        </w:rPr>
      </w:pPr>
      <w:del w:id="14760"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OptionalOutputsVerify</w:delText>
        </w:r>
        <w:r w:rsidRPr="003A06D0" w:rsidDel="00B33063">
          <w:delText xml:space="preserve"> component defines a set of additional outputs associated with the processing of a verification request.</w:delText>
        </w:r>
        <w:bookmarkStart w:id="14761" w:name="_Toc10199917"/>
        <w:bookmarkEnd w:id="14761"/>
      </w:del>
    </w:p>
    <w:p w14:paraId="55766728" w14:textId="02B15183" w:rsidR="00564C22" w:rsidDel="00B33063" w:rsidRDefault="009B1AF1" w:rsidP="00564C22">
      <w:pPr>
        <w:rPr>
          <w:del w:id="14762" w:author="Andreas Kuehne" w:date="2019-05-31T12:22:00Z"/>
        </w:rPr>
      </w:pPr>
      <w:del w:id="14763"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4764" w:name="_Toc10199918"/>
        <w:bookmarkEnd w:id="14764"/>
      </w:del>
    </w:p>
    <w:p w14:paraId="3A605EA5" w14:textId="3999BF05" w:rsidR="00564C22" w:rsidDel="00B33063" w:rsidRDefault="009B1AF1" w:rsidP="00564C22">
      <w:pPr>
        <w:rPr>
          <w:del w:id="14765" w:author="Andreas Kuehne" w:date="2019-05-31T12:22:00Z"/>
        </w:rPr>
      </w:pPr>
      <w:del w:id="14766" w:author="Andreas Kuehne" w:date="2019-05-31T12:22:00Z">
        <w:r w:rsidDel="00B33063">
          <w:delText>Below follows a list of the sub-components that constitute this component:</w:delText>
        </w:r>
        <w:bookmarkStart w:id="14767" w:name="_Toc10199919"/>
        <w:bookmarkEnd w:id="14767"/>
      </w:del>
    </w:p>
    <w:p w14:paraId="1E1BB61D" w14:textId="0958869C" w:rsidR="00564C22" w:rsidDel="00B33063" w:rsidRDefault="009B1AF1" w:rsidP="00564C22">
      <w:pPr>
        <w:pStyle w:val="Member"/>
        <w:rPr>
          <w:del w:id="14768" w:author="Andreas Kuehne" w:date="2019-05-31T12:22:00Z"/>
        </w:rPr>
      </w:pPr>
      <w:del w:id="14769" w:author="Andreas Kuehne" w:date="2019-05-31T12:22:00Z">
        <w:r w:rsidDel="00B33063">
          <w:delText xml:space="preserve">The OPTIONAL </w:delText>
        </w:r>
        <w:r w:rsidRPr="35C1378D" w:rsidDel="00B33063">
          <w:rPr>
            <w:rStyle w:val="Datatype"/>
          </w:rPr>
          <w:delText>VerifyManifestResults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_RefCompE4381A2D \r \h </w:delInstrText>
        </w:r>
        <w:r w:rsidDel="00B33063">
          <w:fldChar w:fldCharType="separate"/>
        </w:r>
        <w:r w:rsidDel="00B33063">
          <w:rPr>
            <w:rStyle w:val="Datatype"/>
            <w:rFonts w:eastAsia="Courier New" w:cs="Courier New"/>
          </w:rPr>
          <w:delText>VerifyManifestResults</w:delText>
        </w:r>
        <w:r w:rsidDel="00B33063">
          <w:fldChar w:fldCharType="end"/>
        </w:r>
        <w:r w:rsidDel="00B33063">
          <w:delText xml:space="preserve">. </w:delText>
        </w:r>
        <w:bookmarkStart w:id="14770" w:name="_Toc10199920"/>
        <w:bookmarkEnd w:id="14770"/>
      </w:del>
    </w:p>
    <w:p w14:paraId="282625AB" w14:textId="6233EC6B" w:rsidR="00564C22" w:rsidDel="00B33063" w:rsidRDefault="009B1AF1" w:rsidP="00564C22">
      <w:pPr>
        <w:pStyle w:val="Member"/>
        <w:rPr>
          <w:del w:id="14771" w:author="Andreas Kuehne" w:date="2019-05-31T12:22:00Z"/>
        </w:rPr>
      </w:pPr>
      <w:del w:id="14772" w:author="Andreas Kuehne" w:date="2019-05-31T12:22:00Z">
        <w:r w:rsidDel="00B33063">
          <w:delText xml:space="preserve">The OPTIONAL </w:delText>
        </w:r>
        <w:r w:rsidRPr="35C1378D" w:rsidDel="00B33063">
          <w:rPr>
            <w:rStyle w:val="Datatype"/>
          </w:rPr>
          <w:delText>SigningTimeInfo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_RefComp02F13485 \r \h </w:delInstrText>
        </w:r>
        <w:r w:rsidDel="00B33063">
          <w:fldChar w:fldCharType="separate"/>
        </w:r>
        <w:r w:rsidDel="00B33063">
          <w:rPr>
            <w:rStyle w:val="Datatype"/>
            <w:rFonts w:eastAsia="Courier New" w:cs="Courier New"/>
          </w:rPr>
          <w:delText>SigningTimeInfo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SigningTimeInfo</w:delText>
        </w:r>
        <w:r w:rsidRPr="003A06D0" w:rsidDel="00B33063">
          <w:delText xml:space="preserve"> element returns the signature’s creation date and time. When there's no way for the server to determine the signing time, the server MUST omit this element.</w:delText>
        </w:r>
        <w:bookmarkStart w:id="14773" w:name="_Toc10199921"/>
        <w:bookmarkEnd w:id="14773"/>
      </w:del>
    </w:p>
    <w:p w14:paraId="5A7FCE43" w14:textId="64851393" w:rsidR="00564C22" w:rsidDel="00B33063" w:rsidRDefault="009B1AF1" w:rsidP="00564C22">
      <w:pPr>
        <w:pStyle w:val="Member"/>
        <w:rPr>
          <w:del w:id="14774" w:author="Andreas Kuehne" w:date="2019-05-31T12:22:00Z"/>
        </w:rPr>
      </w:pPr>
      <w:del w:id="14775" w:author="Andreas Kuehne" w:date="2019-05-31T12:22:00Z">
        <w:r w:rsidDel="00B33063">
          <w:delText xml:space="preserve">The OPTIONAL </w:delText>
        </w:r>
        <w:r w:rsidRPr="35C1378D" w:rsidDel="00B33063">
          <w:rPr>
            <w:rStyle w:val="Datatype"/>
          </w:rPr>
          <w:delText>VerificationTimeInfo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_RefCompADA9612D \r \h </w:delInstrText>
        </w:r>
        <w:r w:rsidDel="00B33063">
          <w:fldChar w:fldCharType="separate"/>
        </w:r>
        <w:r w:rsidDel="00B33063">
          <w:rPr>
            <w:rStyle w:val="Datatype"/>
            <w:rFonts w:eastAsia="Courier New" w:cs="Courier New"/>
          </w:rPr>
          <w:delText>VerificationTimeInfo</w:delText>
        </w:r>
        <w:r w:rsidDel="00B33063">
          <w:fldChar w:fldCharType="end"/>
        </w:r>
        <w:r w:rsidDel="00B33063">
          <w:delText xml:space="preserve">. </w:delText>
        </w:r>
        <w:r w:rsidRPr="003A06D0" w:rsidDel="00B33063">
          <w:delText xml:space="preserve">In addition to the verification time, the server MAY include in the </w:delText>
        </w:r>
        <w:r w:rsidRPr="003A06D0" w:rsidDel="00B33063">
          <w:rPr>
            <w:rStyle w:val="Datatype"/>
            <w:lang w:val="en-GB"/>
          </w:rPr>
          <w:delText>VerificationTimeInfo</w:delText>
        </w:r>
        <w:r w:rsidRPr="003A06D0" w:rsidDel="00B33063">
          <w:delText xml:space="preserve"> element any other relevant time instants that may have been used when determining the verification time or that may be useful for its qualification.</w:delText>
        </w:r>
        <w:bookmarkStart w:id="14776" w:name="_Toc10199922"/>
        <w:bookmarkEnd w:id="14776"/>
      </w:del>
    </w:p>
    <w:p w14:paraId="7418C291" w14:textId="4D0F457C" w:rsidR="00564C22" w:rsidDel="00B33063" w:rsidRDefault="009B1AF1" w:rsidP="00564C22">
      <w:pPr>
        <w:pStyle w:val="Member"/>
        <w:rPr>
          <w:del w:id="14777" w:author="Andreas Kuehne" w:date="2019-05-31T12:22:00Z"/>
        </w:rPr>
      </w:pPr>
      <w:del w:id="14778" w:author="Andreas Kuehne" w:date="2019-05-31T12:22:00Z">
        <w:r w:rsidDel="00B33063">
          <w:delText xml:space="preserve">The OPTIONAL </w:delText>
        </w:r>
        <w:r w:rsidRPr="35C1378D" w:rsidDel="00B33063">
          <w:rPr>
            <w:rStyle w:val="Datatype"/>
          </w:rPr>
          <w:delText>ProcessingDetails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_RefCompE64F9E9A \r \h </w:delInstrText>
        </w:r>
        <w:r w:rsidDel="00B33063">
          <w:fldChar w:fldCharType="separate"/>
        </w:r>
        <w:r w:rsidDel="00B33063">
          <w:rPr>
            <w:rStyle w:val="Datatype"/>
            <w:rFonts w:eastAsia="Courier New" w:cs="Courier New"/>
          </w:rPr>
          <w:delText>ProcessingDetails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ProcessingDetails</w:delText>
        </w:r>
        <w:r w:rsidRPr="003A06D0" w:rsidDel="00B33063">
          <w:delText xml:space="preserve"> element elaborates on what signature verification steps succeeded or failed.</w:delText>
        </w:r>
        <w:bookmarkStart w:id="14779" w:name="_Toc10199923"/>
        <w:bookmarkEnd w:id="14779"/>
      </w:del>
    </w:p>
    <w:p w14:paraId="74ED39E5" w14:textId="154B7E8F" w:rsidR="00564C22" w:rsidDel="00B33063" w:rsidRDefault="009B1AF1" w:rsidP="00564C22">
      <w:pPr>
        <w:pStyle w:val="Member"/>
        <w:rPr>
          <w:del w:id="14780" w:author="Andreas Kuehne" w:date="2019-05-31T12:22:00Z"/>
        </w:rPr>
      </w:pPr>
      <w:del w:id="14781" w:author="Andreas Kuehne" w:date="2019-05-31T12:22:00Z">
        <w:r w:rsidDel="00B33063">
          <w:delText xml:space="preserve">The OPTIONAL </w:delText>
        </w:r>
        <w:r w:rsidRPr="35C1378D" w:rsidDel="00B33063">
          <w:rPr>
            <w:rStyle w:val="Datatype"/>
          </w:rPr>
          <w:delText>SignerIdentity</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SignerIdentity</w:delText>
        </w:r>
        <w:r w:rsidRPr="003A06D0" w:rsidDel="00B33063">
          <w:delText xml:space="preserve"> element contains an indication of who performed the signature.</w:delText>
        </w:r>
        <w:bookmarkStart w:id="14782" w:name="_Toc10199924"/>
        <w:bookmarkEnd w:id="14782"/>
      </w:del>
    </w:p>
    <w:p w14:paraId="4BD304E5" w14:textId="6EF2231F" w:rsidR="00564C22" w:rsidDel="00B33063" w:rsidRDefault="009B1AF1" w:rsidP="00564C22">
      <w:pPr>
        <w:pStyle w:val="Member"/>
        <w:rPr>
          <w:del w:id="14783" w:author="Andreas Kuehne" w:date="2019-05-31T12:22:00Z"/>
        </w:rPr>
      </w:pPr>
      <w:del w:id="14784" w:author="Andreas Kuehne" w:date="2019-05-31T12:22:00Z">
        <w:r w:rsidDel="00B33063">
          <w:delText xml:space="preserve">The OPTIONAL </w:delText>
        </w:r>
        <w:r w:rsidRPr="35C1378D" w:rsidDel="00B33063">
          <w:rPr>
            <w:rStyle w:val="Datatype"/>
          </w:rPr>
          <w:delText>AugmentedSignature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This element contains the processed signature.</w:delText>
        </w:r>
        <w:bookmarkStart w:id="14785" w:name="_Toc10199925"/>
        <w:bookmarkEnd w:id="14785"/>
      </w:del>
    </w:p>
    <w:p w14:paraId="796FA506" w14:textId="219E80C7" w:rsidR="00564C22" w:rsidDel="00B33063" w:rsidRDefault="009B1AF1" w:rsidP="00564C22">
      <w:pPr>
        <w:pStyle w:val="Member"/>
        <w:rPr>
          <w:del w:id="14786" w:author="Andreas Kuehne" w:date="2019-05-31T12:22:00Z"/>
        </w:rPr>
      </w:pPr>
      <w:del w:id="14787" w:author="Andreas Kuehne" w:date="2019-05-31T12:22:00Z">
        <w:r w:rsidDel="00B33063">
          <w:delText xml:space="preserve">The OPTIONAL </w:delText>
        </w:r>
        <w:r w:rsidRPr="35C1378D" w:rsidDel="00B33063">
          <w:rPr>
            <w:rStyle w:val="Datatype"/>
          </w:rPr>
          <w:delText>TimestampedSignature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TimestampedSignature</w:delText>
        </w:r>
        <w:r w:rsidRPr="003A06D0" w:rsidDel="00B33063">
          <w:delText xml:space="preserve"> element contains the returned timestamped signature.</w:delText>
        </w:r>
        <w:bookmarkStart w:id="14788" w:name="_Toc10199926"/>
        <w:bookmarkEnd w:id="14788"/>
      </w:del>
    </w:p>
    <w:p w14:paraId="4B1ABD3B" w14:textId="33C02311" w:rsidR="00564C22" w:rsidDel="00B33063" w:rsidRDefault="009B1AF1" w:rsidP="00564C22">
      <w:pPr>
        <w:pStyle w:val="berschrift4"/>
        <w:rPr>
          <w:del w:id="14789" w:author="Andreas Kuehne" w:date="2019-05-31T12:22:00Z"/>
        </w:rPr>
      </w:pPr>
      <w:del w:id="14790" w:author="Andreas Kuehne" w:date="2019-05-31T12:22:00Z">
        <w:r w:rsidDel="00B33063">
          <w:delText>OptionalOutputsVerify – JSON Syntax</w:delText>
        </w:r>
        <w:bookmarkStart w:id="14791" w:name="_Toc10199927"/>
        <w:bookmarkEnd w:id="14791"/>
      </w:del>
    </w:p>
    <w:p w14:paraId="5BDA698E" w14:textId="160C853C" w:rsidR="00564C22" w:rsidRPr="0248A3D1" w:rsidDel="00B33063" w:rsidRDefault="009B1AF1" w:rsidP="00564C22">
      <w:pPr>
        <w:rPr>
          <w:del w:id="14792" w:author="Andreas Kuehne" w:date="2019-05-31T12:22:00Z"/>
        </w:rPr>
      </w:pPr>
      <w:del w:id="1479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OptionalOutputsVerify</w:delText>
        </w:r>
        <w:r w:rsidDel="00B33063">
          <w:delText xml:space="preserve"> component.</w:delText>
        </w:r>
        <w:bookmarkStart w:id="14794" w:name="_Toc10199928"/>
        <w:bookmarkEnd w:id="14794"/>
      </w:del>
    </w:p>
    <w:p w14:paraId="651066B8" w14:textId="61A9EE73" w:rsidR="00564C22" w:rsidRPr="C2430093" w:rsidDel="00B33063" w:rsidRDefault="009B1AF1" w:rsidP="00564C22">
      <w:pPr>
        <w:spacing w:line="259" w:lineRule="auto"/>
        <w:rPr>
          <w:del w:id="14795" w:author="Andreas Kuehne" w:date="2019-05-31T12:22:00Z"/>
          <w:rFonts w:eastAsia="Arial" w:cs="Arial"/>
          <w:sz w:val="22"/>
          <w:szCs w:val="22"/>
        </w:rPr>
      </w:pPr>
      <w:del w:id="1479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OptionalOutputsVerify</w:delText>
        </w:r>
        <w:r w:rsidRPr="002062A5" w:rsidDel="00B33063">
          <w:rPr>
            <w:rFonts w:eastAsia="Arial" w:cs="Arial"/>
            <w:sz w:val="22"/>
            <w:szCs w:val="22"/>
          </w:rPr>
          <w:delText xml:space="preserve"> using JSON-specific names mapped as shown in the table below.</w:delText>
        </w:r>
        <w:bookmarkStart w:id="14797" w:name="_Toc10199929"/>
        <w:bookmarkEnd w:id="14797"/>
      </w:del>
    </w:p>
    <w:tbl>
      <w:tblPr>
        <w:tblStyle w:val="Gitternetztabelle1hell1"/>
        <w:tblW w:w="0" w:type="auto"/>
        <w:tblLook w:val="04A0" w:firstRow="1" w:lastRow="0" w:firstColumn="1" w:lastColumn="0" w:noHBand="0" w:noVBand="1"/>
      </w:tblPr>
      <w:tblGrid>
        <w:gridCol w:w="4675"/>
        <w:gridCol w:w="4675"/>
      </w:tblGrid>
      <w:tr w:rsidR="00564C22" w:rsidDel="00B33063" w14:paraId="3BD5CB1F" w14:textId="5BEB5015" w:rsidTr="00564C22">
        <w:trPr>
          <w:cnfStyle w:val="100000000000" w:firstRow="1" w:lastRow="0" w:firstColumn="0" w:lastColumn="0" w:oddVBand="0" w:evenVBand="0" w:oddHBand="0" w:evenHBand="0" w:firstRowFirstColumn="0" w:firstRowLastColumn="0" w:lastRowFirstColumn="0" w:lastRowLastColumn="0"/>
          <w:del w:id="147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417D88" w14:textId="25F528A9" w:rsidR="00564C22" w:rsidDel="00B33063" w:rsidRDefault="009B1AF1" w:rsidP="00564C22">
            <w:pPr>
              <w:pStyle w:val="Beschriftung"/>
              <w:rPr>
                <w:del w:id="14799" w:author="Andreas Kuehne" w:date="2019-05-31T12:22:00Z"/>
              </w:rPr>
            </w:pPr>
            <w:del w:id="14800" w:author="Andreas Kuehne" w:date="2019-05-31T12:22:00Z">
              <w:r w:rsidDel="00B33063">
                <w:delText>Element</w:delText>
              </w:r>
              <w:bookmarkStart w:id="14801" w:name="_Toc10199930"/>
              <w:bookmarkEnd w:id="14801"/>
            </w:del>
          </w:p>
        </w:tc>
        <w:tc>
          <w:tcPr>
            <w:tcW w:w="4675" w:type="dxa"/>
          </w:tcPr>
          <w:p w14:paraId="08799856" w14:textId="447BC96E"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802" w:author="Andreas Kuehne" w:date="2019-05-31T12:22:00Z"/>
              </w:rPr>
            </w:pPr>
            <w:del w:id="14803" w:author="Andreas Kuehne" w:date="2019-05-31T12:22:00Z">
              <w:r w:rsidDel="00B33063">
                <w:delText>Implementing JSON member name</w:delText>
              </w:r>
              <w:bookmarkStart w:id="14804" w:name="_Toc10199931"/>
              <w:bookmarkEnd w:id="14804"/>
            </w:del>
          </w:p>
        </w:tc>
        <w:bookmarkStart w:id="14805" w:name="_Toc10199932"/>
        <w:bookmarkEnd w:id="14805"/>
      </w:tr>
      <w:tr w:rsidR="00564C22" w:rsidDel="00B33063" w14:paraId="6E32FB75" w14:textId="7CB104F2" w:rsidTr="00564C22">
        <w:trPr>
          <w:del w:id="148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DE40BA" w14:textId="6A460A77" w:rsidR="00564C22" w:rsidRPr="002062A5" w:rsidDel="00B33063" w:rsidRDefault="009B1AF1" w:rsidP="00564C22">
            <w:pPr>
              <w:pStyle w:val="Beschriftung"/>
              <w:rPr>
                <w:del w:id="14807" w:author="Andreas Kuehne" w:date="2019-05-31T12:22:00Z"/>
                <w:rStyle w:val="Datatype"/>
                <w:b w:val="0"/>
                <w:bCs w:val="0"/>
              </w:rPr>
            </w:pPr>
            <w:del w:id="14808" w:author="Andreas Kuehne" w:date="2019-05-31T12:22:00Z">
              <w:r w:rsidRPr="002062A5" w:rsidDel="00B33063">
                <w:rPr>
                  <w:rStyle w:val="Datatype"/>
                </w:rPr>
                <w:delText>VerifyManifestResults</w:delText>
              </w:r>
              <w:bookmarkStart w:id="14809" w:name="_Toc10199933"/>
              <w:bookmarkEnd w:id="14809"/>
            </w:del>
          </w:p>
        </w:tc>
        <w:tc>
          <w:tcPr>
            <w:tcW w:w="4675" w:type="dxa"/>
          </w:tcPr>
          <w:p w14:paraId="5065D897" w14:textId="214F5D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10" w:author="Andreas Kuehne" w:date="2019-05-31T12:22:00Z"/>
                <w:rStyle w:val="Datatype"/>
              </w:rPr>
            </w:pPr>
            <w:del w:id="14811" w:author="Andreas Kuehne" w:date="2019-05-31T12:22:00Z">
              <w:r w:rsidRPr="002062A5" w:rsidDel="00B33063">
                <w:rPr>
                  <w:rStyle w:val="Datatype"/>
                </w:rPr>
                <w:delText>result</w:delText>
              </w:r>
              <w:bookmarkStart w:id="14812" w:name="_Toc10199934"/>
              <w:bookmarkEnd w:id="14812"/>
            </w:del>
          </w:p>
        </w:tc>
        <w:bookmarkStart w:id="14813" w:name="_Toc10199935"/>
        <w:bookmarkEnd w:id="14813"/>
      </w:tr>
      <w:tr w:rsidR="00564C22" w:rsidDel="00B33063" w14:paraId="2D6090AC" w14:textId="1C84C1E4" w:rsidTr="00564C22">
        <w:trPr>
          <w:del w:id="148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E5B935" w14:textId="6043F9F4" w:rsidR="00564C22" w:rsidRPr="002062A5" w:rsidDel="00B33063" w:rsidRDefault="009B1AF1" w:rsidP="00564C22">
            <w:pPr>
              <w:pStyle w:val="Beschriftung"/>
              <w:rPr>
                <w:del w:id="14815" w:author="Andreas Kuehne" w:date="2019-05-31T12:22:00Z"/>
                <w:rStyle w:val="Datatype"/>
                <w:b w:val="0"/>
                <w:bCs w:val="0"/>
              </w:rPr>
            </w:pPr>
            <w:del w:id="14816" w:author="Andreas Kuehne" w:date="2019-05-31T12:22:00Z">
              <w:r w:rsidRPr="002062A5" w:rsidDel="00B33063">
                <w:rPr>
                  <w:rStyle w:val="Datatype"/>
                </w:rPr>
                <w:delText>SigningTimeInfo</w:delText>
              </w:r>
              <w:bookmarkStart w:id="14817" w:name="_Toc10199936"/>
              <w:bookmarkEnd w:id="14817"/>
            </w:del>
          </w:p>
        </w:tc>
        <w:tc>
          <w:tcPr>
            <w:tcW w:w="4675" w:type="dxa"/>
          </w:tcPr>
          <w:p w14:paraId="6BFEE9E9" w14:textId="61E4AB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18" w:author="Andreas Kuehne" w:date="2019-05-31T12:22:00Z"/>
                <w:rStyle w:val="Datatype"/>
              </w:rPr>
            </w:pPr>
            <w:del w:id="14819" w:author="Andreas Kuehne" w:date="2019-05-31T12:22:00Z">
              <w:r w:rsidRPr="002062A5" w:rsidDel="00B33063">
                <w:rPr>
                  <w:rStyle w:val="Datatype"/>
                </w:rPr>
                <w:delText>signingTimeInfo</w:delText>
              </w:r>
              <w:bookmarkStart w:id="14820" w:name="_Toc10199937"/>
              <w:bookmarkEnd w:id="14820"/>
            </w:del>
          </w:p>
        </w:tc>
        <w:bookmarkStart w:id="14821" w:name="_Toc10199938"/>
        <w:bookmarkEnd w:id="14821"/>
      </w:tr>
      <w:tr w:rsidR="00564C22" w:rsidDel="00B33063" w14:paraId="6620D8FF" w14:textId="46D44D0C" w:rsidTr="00564C22">
        <w:trPr>
          <w:del w:id="148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9AE83B" w14:textId="557B34A1" w:rsidR="00564C22" w:rsidRPr="002062A5" w:rsidDel="00B33063" w:rsidRDefault="009B1AF1" w:rsidP="00564C22">
            <w:pPr>
              <w:pStyle w:val="Beschriftung"/>
              <w:rPr>
                <w:del w:id="14823" w:author="Andreas Kuehne" w:date="2019-05-31T12:22:00Z"/>
                <w:rStyle w:val="Datatype"/>
                <w:b w:val="0"/>
                <w:bCs w:val="0"/>
              </w:rPr>
            </w:pPr>
            <w:del w:id="14824" w:author="Andreas Kuehne" w:date="2019-05-31T12:22:00Z">
              <w:r w:rsidRPr="002062A5" w:rsidDel="00B33063">
                <w:rPr>
                  <w:rStyle w:val="Datatype"/>
                </w:rPr>
                <w:delText>VerificationTimeInfo</w:delText>
              </w:r>
              <w:bookmarkStart w:id="14825" w:name="_Toc10199939"/>
              <w:bookmarkEnd w:id="14825"/>
            </w:del>
          </w:p>
        </w:tc>
        <w:tc>
          <w:tcPr>
            <w:tcW w:w="4675" w:type="dxa"/>
          </w:tcPr>
          <w:p w14:paraId="0DCBFFCB" w14:textId="53BE4E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26" w:author="Andreas Kuehne" w:date="2019-05-31T12:22:00Z"/>
                <w:rStyle w:val="Datatype"/>
              </w:rPr>
            </w:pPr>
            <w:del w:id="14827" w:author="Andreas Kuehne" w:date="2019-05-31T12:22:00Z">
              <w:r w:rsidRPr="002062A5" w:rsidDel="00B33063">
                <w:rPr>
                  <w:rStyle w:val="Datatype"/>
                </w:rPr>
                <w:delText>verificationTimeInfo</w:delText>
              </w:r>
              <w:bookmarkStart w:id="14828" w:name="_Toc10199940"/>
              <w:bookmarkEnd w:id="14828"/>
            </w:del>
          </w:p>
        </w:tc>
        <w:bookmarkStart w:id="14829" w:name="_Toc10199941"/>
        <w:bookmarkEnd w:id="14829"/>
      </w:tr>
      <w:tr w:rsidR="00564C22" w:rsidDel="00B33063" w14:paraId="1827CC5B" w14:textId="4F74FC73" w:rsidTr="00564C22">
        <w:trPr>
          <w:del w:id="148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1AF11" w14:textId="66B9EE89" w:rsidR="00564C22" w:rsidRPr="002062A5" w:rsidDel="00B33063" w:rsidRDefault="009B1AF1" w:rsidP="00564C22">
            <w:pPr>
              <w:pStyle w:val="Beschriftung"/>
              <w:rPr>
                <w:del w:id="14831" w:author="Andreas Kuehne" w:date="2019-05-31T12:22:00Z"/>
                <w:rStyle w:val="Datatype"/>
                <w:b w:val="0"/>
                <w:bCs w:val="0"/>
              </w:rPr>
            </w:pPr>
            <w:del w:id="14832" w:author="Andreas Kuehne" w:date="2019-05-31T12:22:00Z">
              <w:r w:rsidRPr="002062A5" w:rsidDel="00B33063">
                <w:rPr>
                  <w:rStyle w:val="Datatype"/>
                </w:rPr>
                <w:delText>ProcessingDetails</w:delText>
              </w:r>
              <w:bookmarkStart w:id="14833" w:name="_Toc10199942"/>
              <w:bookmarkEnd w:id="14833"/>
            </w:del>
          </w:p>
        </w:tc>
        <w:tc>
          <w:tcPr>
            <w:tcW w:w="4675" w:type="dxa"/>
          </w:tcPr>
          <w:p w14:paraId="2E15DF64" w14:textId="6D757E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34" w:author="Andreas Kuehne" w:date="2019-05-31T12:22:00Z"/>
                <w:rStyle w:val="Datatype"/>
              </w:rPr>
            </w:pPr>
            <w:del w:id="14835" w:author="Andreas Kuehne" w:date="2019-05-31T12:22:00Z">
              <w:r w:rsidRPr="002062A5" w:rsidDel="00B33063">
                <w:rPr>
                  <w:rStyle w:val="Datatype"/>
                </w:rPr>
                <w:delText>procDetails</w:delText>
              </w:r>
              <w:bookmarkStart w:id="14836" w:name="_Toc10199943"/>
              <w:bookmarkEnd w:id="14836"/>
            </w:del>
          </w:p>
        </w:tc>
        <w:bookmarkStart w:id="14837" w:name="_Toc10199944"/>
        <w:bookmarkEnd w:id="14837"/>
      </w:tr>
      <w:tr w:rsidR="00564C22" w:rsidDel="00B33063" w14:paraId="3F157EC4" w14:textId="77263CDF" w:rsidTr="00564C22">
        <w:trPr>
          <w:del w:id="148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D78E68" w14:textId="329CEA7C" w:rsidR="00564C22" w:rsidRPr="002062A5" w:rsidDel="00B33063" w:rsidRDefault="009B1AF1" w:rsidP="00564C22">
            <w:pPr>
              <w:pStyle w:val="Beschriftung"/>
              <w:rPr>
                <w:del w:id="14839" w:author="Andreas Kuehne" w:date="2019-05-31T12:22:00Z"/>
                <w:rStyle w:val="Datatype"/>
                <w:b w:val="0"/>
                <w:bCs w:val="0"/>
              </w:rPr>
            </w:pPr>
            <w:del w:id="14840" w:author="Andreas Kuehne" w:date="2019-05-31T12:22:00Z">
              <w:r w:rsidRPr="002062A5" w:rsidDel="00B33063">
                <w:rPr>
                  <w:rStyle w:val="Datatype"/>
                </w:rPr>
                <w:delText>SignerIdentity</w:delText>
              </w:r>
              <w:bookmarkStart w:id="14841" w:name="_Toc10199945"/>
              <w:bookmarkEnd w:id="14841"/>
            </w:del>
          </w:p>
        </w:tc>
        <w:tc>
          <w:tcPr>
            <w:tcW w:w="4675" w:type="dxa"/>
          </w:tcPr>
          <w:p w14:paraId="6D7F1354" w14:textId="48516F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42" w:author="Andreas Kuehne" w:date="2019-05-31T12:22:00Z"/>
                <w:rStyle w:val="Datatype"/>
              </w:rPr>
            </w:pPr>
            <w:del w:id="14843" w:author="Andreas Kuehne" w:date="2019-05-31T12:22:00Z">
              <w:r w:rsidRPr="002062A5" w:rsidDel="00B33063">
                <w:rPr>
                  <w:rStyle w:val="Datatype"/>
                </w:rPr>
                <w:delText>signerIdentity</w:delText>
              </w:r>
              <w:bookmarkStart w:id="14844" w:name="_Toc10199946"/>
              <w:bookmarkEnd w:id="14844"/>
            </w:del>
          </w:p>
        </w:tc>
        <w:bookmarkStart w:id="14845" w:name="_Toc10199947"/>
        <w:bookmarkEnd w:id="14845"/>
      </w:tr>
      <w:tr w:rsidR="00564C22" w:rsidDel="00B33063" w14:paraId="36EB3CED" w14:textId="707B4FE2" w:rsidTr="00564C22">
        <w:trPr>
          <w:del w:id="14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BC8" w14:textId="67CC45D4" w:rsidR="00564C22" w:rsidRPr="002062A5" w:rsidDel="00B33063" w:rsidRDefault="009B1AF1" w:rsidP="00564C22">
            <w:pPr>
              <w:pStyle w:val="Beschriftung"/>
              <w:rPr>
                <w:del w:id="14847" w:author="Andreas Kuehne" w:date="2019-05-31T12:22:00Z"/>
                <w:rStyle w:val="Datatype"/>
                <w:b w:val="0"/>
                <w:bCs w:val="0"/>
              </w:rPr>
            </w:pPr>
            <w:del w:id="14848" w:author="Andreas Kuehne" w:date="2019-05-31T12:22:00Z">
              <w:r w:rsidRPr="002062A5" w:rsidDel="00B33063">
                <w:rPr>
                  <w:rStyle w:val="Datatype"/>
                </w:rPr>
                <w:delText>AugmentedSignature</w:delText>
              </w:r>
              <w:bookmarkStart w:id="14849" w:name="_Toc10199948"/>
              <w:bookmarkEnd w:id="14849"/>
            </w:del>
          </w:p>
        </w:tc>
        <w:tc>
          <w:tcPr>
            <w:tcW w:w="4675" w:type="dxa"/>
          </w:tcPr>
          <w:p w14:paraId="27A9C4AF" w14:textId="67C7A1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50" w:author="Andreas Kuehne" w:date="2019-05-31T12:22:00Z"/>
                <w:rStyle w:val="Datatype"/>
              </w:rPr>
            </w:pPr>
            <w:del w:id="14851" w:author="Andreas Kuehne" w:date="2019-05-31T12:22:00Z">
              <w:r w:rsidRPr="002062A5" w:rsidDel="00B33063">
                <w:rPr>
                  <w:rStyle w:val="Datatype"/>
                </w:rPr>
                <w:delText>augSig</w:delText>
              </w:r>
              <w:bookmarkStart w:id="14852" w:name="_Toc10199949"/>
              <w:bookmarkEnd w:id="14852"/>
            </w:del>
          </w:p>
        </w:tc>
        <w:bookmarkStart w:id="14853" w:name="_Toc10199950"/>
        <w:bookmarkEnd w:id="14853"/>
      </w:tr>
      <w:tr w:rsidR="00564C22" w:rsidDel="00B33063" w14:paraId="3F32945C" w14:textId="7E451EF7" w:rsidTr="00564C22">
        <w:trPr>
          <w:del w:id="148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D1148" w14:textId="398DC239" w:rsidR="00564C22" w:rsidRPr="002062A5" w:rsidDel="00B33063" w:rsidRDefault="009B1AF1" w:rsidP="00564C22">
            <w:pPr>
              <w:pStyle w:val="Beschriftung"/>
              <w:rPr>
                <w:del w:id="14855" w:author="Andreas Kuehne" w:date="2019-05-31T12:22:00Z"/>
                <w:rStyle w:val="Datatype"/>
                <w:b w:val="0"/>
                <w:bCs w:val="0"/>
              </w:rPr>
            </w:pPr>
            <w:del w:id="14856" w:author="Andreas Kuehne" w:date="2019-05-31T12:22:00Z">
              <w:r w:rsidRPr="002062A5" w:rsidDel="00B33063">
                <w:rPr>
                  <w:rStyle w:val="Datatype"/>
                </w:rPr>
                <w:delText>TimestampedSignature</w:delText>
              </w:r>
              <w:bookmarkStart w:id="14857" w:name="_Toc10199951"/>
              <w:bookmarkEnd w:id="14857"/>
            </w:del>
          </w:p>
        </w:tc>
        <w:tc>
          <w:tcPr>
            <w:tcW w:w="4675" w:type="dxa"/>
          </w:tcPr>
          <w:p w14:paraId="33DCF869" w14:textId="35AB0E0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58" w:author="Andreas Kuehne" w:date="2019-05-31T12:22:00Z"/>
                <w:rStyle w:val="Datatype"/>
              </w:rPr>
            </w:pPr>
            <w:del w:id="14859" w:author="Andreas Kuehne" w:date="2019-05-31T12:22:00Z">
              <w:r w:rsidRPr="002062A5" w:rsidDel="00B33063">
                <w:rPr>
                  <w:rStyle w:val="Datatype"/>
                </w:rPr>
                <w:delText>timestampedSig</w:delText>
              </w:r>
              <w:bookmarkStart w:id="14860" w:name="_Toc10199952"/>
              <w:bookmarkEnd w:id="14860"/>
            </w:del>
          </w:p>
        </w:tc>
        <w:bookmarkStart w:id="14861" w:name="_Toc10199953"/>
        <w:bookmarkEnd w:id="14861"/>
      </w:tr>
    </w:tbl>
    <w:p w14:paraId="12725A74" w14:textId="0EEAD5FE" w:rsidR="00564C22" w:rsidRPr="0202B381" w:rsidDel="00B33063" w:rsidRDefault="009B1AF1" w:rsidP="00564C22">
      <w:pPr>
        <w:rPr>
          <w:del w:id="14862" w:author="Andreas Kuehne" w:date="2019-05-31T12:22:00Z"/>
        </w:rPr>
      </w:pPr>
      <w:del w:id="148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864" w:name="_Toc10199954"/>
        <w:bookmarkEnd w:id="14864"/>
      </w:del>
    </w:p>
    <w:p w14:paraId="4804BD20" w14:textId="7A3C9175" w:rsidR="00564C22" w:rsidDel="00B33063" w:rsidRDefault="009B1AF1" w:rsidP="00564C22">
      <w:pPr>
        <w:pStyle w:val="Code"/>
        <w:spacing w:line="259" w:lineRule="auto"/>
        <w:rPr>
          <w:del w:id="14865" w:author="Andreas Kuehne" w:date="2019-05-31T12:22:00Z"/>
        </w:rPr>
      </w:pPr>
      <w:del w:id="14866" w:author="Andreas Kuehne" w:date="2019-05-31T12:22:00Z">
        <w:r w:rsidDel="00B33063">
          <w:rPr>
            <w:color w:val="31849B" w:themeColor="accent5" w:themeShade="BF"/>
          </w:rPr>
          <w:delText>"dss2-OptionalOutputsVerifyType"</w:delText>
        </w:r>
        <w:r w:rsidDel="00B33063">
          <w:delText>: {</w:delText>
        </w:r>
        <w:bookmarkStart w:id="14867" w:name="_Toc10199955"/>
        <w:bookmarkEnd w:id="14867"/>
      </w:del>
    </w:p>
    <w:p w14:paraId="78D85C2C" w14:textId="25C2F67D" w:rsidR="00564C22" w:rsidDel="00B33063" w:rsidRDefault="009B1AF1" w:rsidP="00564C22">
      <w:pPr>
        <w:pStyle w:val="Code"/>
        <w:spacing w:line="259" w:lineRule="auto"/>
        <w:rPr>
          <w:del w:id="14868" w:author="Andreas Kuehne" w:date="2019-05-31T12:22:00Z"/>
        </w:rPr>
      </w:pPr>
      <w:del w:id="148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870" w:name="_Toc10199956"/>
        <w:bookmarkEnd w:id="14870"/>
      </w:del>
    </w:p>
    <w:p w14:paraId="1F55053D" w14:textId="47A3FD6C" w:rsidR="00564C22" w:rsidDel="00B33063" w:rsidRDefault="009B1AF1" w:rsidP="00564C22">
      <w:pPr>
        <w:pStyle w:val="Code"/>
        <w:spacing w:line="259" w:lineRule="auto"/>
        <w:rPr>
          <w:del w:id="14871" w:author="Andreas Kuehne" w:date="2019-05-31T12:22:00Z"/>
        </w:rPr>
      </w:pPr>
      <w:del w:id="14872" w:author="Andreas Kuehne" w:date="2019-05-31T12:22:00Z">
        <w:r w:rsidDel="00B33063">
          <w:rPr>
            <w:color w:val="31849B" w:themeColor="accent5" w:themeShade="BF"/>
          </w:rPr>
          <w:delText xml:space="preserve">  "properties"</w:delText>
        </w:r>
        <w:r w:rsidDel="00B33063">
          <w:delText>: {</w:delText>
        </w:r>
        <w:bookmarkStart w:id="14873" w:name="_Toc10199957"/>
        <w:bookmarkEnd w:id="14873"/>
      </w:del>
    </w:p>
    <w:p w14:paraId="1BB6B560" w14:textId="446EA861" w:rsidR="00564C22" w:rsidDel="00B33063" w:rsidRDefault="009B1AF1" w:rsidP="00564C22">
      <w:pPr>
        <w:pStyle w:val="Code"/>
        <w:spacing w:line="259" w:lineRule="auto"/>
        <w:rPr>
          <w:del w:id="14874" w:author="Andreas Kuehne" w:date="2019-05-31T12:22:00Z"/>
        </w:rPr>
      </w:pPr>
      <w:del w:id="14875" w:author="Andreas Kuehne" w:date="2019-05-31T12:22:00Z">
        <w:r w:rsidDel="00B33063">
          <w:rPr>
            <w:color w:val="31849B" w:themeColor="accent5" w:themeShade="BF"/>
          </w:rPr>
          <w:delText xml:space="preserve">    "policy"</w:delText>
        </w:r>
        <w:r w:rsidDel="00B33063">
          <w:delText>: {</w:delText>
        </w:r>
        <w:bookmarkStart w:id="14876" w:name="_Toc10199958"/>
        <w:bookmarkEnd w:id="14876"/>
      </w:del>
    </w:p>
    <w:p w14:paraId="4B58F0E7" w14:textId="444B6490" w:rsidR="00564C22" w:rsidDel="00B33063" w:rsidRDefault="009B1AF1" w:rsidP="00564C22">
      <w:pPr>
        <w:pStyle w:val="Code"/>
        <w:spacing w:line="259" w:lineRule="auto"/>
        <w:rPr>
          <w:del w:id="14877" w:author="Andreas Kuehne" w:date="2019-05-31T12:22:00Z"/>
        </w:rPr>
      </w:pPr>
      <w:del w:id="148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879" w:name="_Toc10199959"/>
        <w:bookmarkEnd w:id="14879"/>
      </w:del>
    </w:p>
    <w:p w14:paraId="2E1E9D45" w14:textId="569217AC" w:rsidR="00564C22" w:rsidDel="00B33063" w:rsidRDefault="009B1AF1" w:rsidP="00564C22">
      <w:pPr>
        <w:pStyle w:val="Code"/>
        <w:spacing w:line="259" w:lineRule="auto"/>
        <w:rPr>
          <w:del w:id="14880" w:author="Andreas Kuehne" w:date="2019-05-31T12:22:00Z"/>
        </w:rPr>
      </w:pPr>
      <w:del w:id="14881" w:author="Andreas Kuehne" w:date="2019-05-31T12:22:00Z">
        <w:r w:rsidDel="00B33063">
          <w:rPr>
            <w:color w:val="31849B" w:themeColor="accent5" w:themeShade="BF"/>
          </w:rPr>
          <w:delText xml:space="preserve">      "items"</w:delText>
        </w:r>
        <w:r w:rsidDel="00B33063">
          <w:delText>: {</w:delText>
        </w:r>
        <w:bookmarkStart w:id="14882" w:name="_Toc10199960"/>
        <w:bookmarkEnd w:id="14882"/>
      </w:del>
    </w:p>
    <w:p w14:paraId="67842140" w14:textId="0E1ADD84" w:rsidR="00564C22" w:rsidDel="00B33063" w:rsidRDefault="009B1AF1" w:rsidP="00564C22">
      <w:pPr>
        <w:pStyle w:val="Code"/>
        <w:spacing w:line="259" w:lineRule="auto"/>
        <w:rPr>
          <w:del w:id="14883" w:author="Andreas Kuehne" w:date="2019-05-31T12:22:00Z"/>
        </w:rPr>
      </w:pPr>
      <w:del w:id="14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885" w:name="_Toc10199961"/>
        <w:bookmarkEnd w:id="14885"/>
      </w:del>
    </w:p>
    <w:p w14:paraId="52FC9580" w14:textId="13D9BCB9" w:rsidR="00564C22" w:rsidDel="00B33063" w:rsidRDefault="009B1AF1" w:rsidP="00564C22">
      <w:pPr>
        <w:pStyle w:val="Code"/>
        <w:spacing w:line="259" w:lineRule="auto"/>
        <w:rPr>
          <w:del w:id="14886" w:author="Andreas Kuehne" w:date="2019-05-31T12:22:00Z"/>
        </w:rPr>
      </w:pPr>
      <w:del w:id="14887" w:author="Andreas Kuehne" w:date="2019-05-31T12:22:00Z">
        <w:r w:rsidDel="00B33063">
          <w:delText xml:space="preserve">      }</w:delText>
        </w:r>
        <w:bookmarkStart w:id="14888" w:name="_Toc10199962"/>
        <w:bookmarkEnd w:id="14888"/>
      </w:del>
    </w:p>
    <w:p w14:paraId="3F003601" w14:textId="1214E975" w:rsidR="00564C22" w:rsidDel="00B33063" w:rsidRDefault="009B1AF1" w:rsidP="00564C22">
      <w:pPr>
        <w:pStyle w:val="Code"/>
        <w:spacing w:line="259" w:lineRule="auto"/>
        <w:rPr>
          <w:del w:id="14889" w:author="Andreas Kuehne" w:date="2019-05-31T12:22:00Z"/>
        </w:rPr>
      </w:pPr>
      <w:del w:id="14890" w:author="Andreas Kuehne" w:date="2019-05-31T12:22:00Z">
        <w:r w:rsidDel="00B33063">
          <w:delText xml:space="preserve">    },</w:delText>
        </w:r>
        <w:bookmarkStart w:id="14891" w:name="_Toc10199963"/>
        <w:bookmarkEnd w:id="14891"/>
      </w:del>
    </w:p>
    <w:p w14:paraId="06248A6D" w14:textId="35EA1CDC" w:rsidR="00564C22" w:rsidDel="00B33063" w:rsidRDefault="009B1AF1" w:rsidP="00564C22">
      <w:pPr>
        <w:pStyle w:val="Code"/>
        <w:spacing w:line="259" w:lineRule="auto"/>
        <w:rPr>
          <w:del w:id="14892" w:author="Andreas Kuehne" w:date="2019-05-31T12:22:00Z"/>
        </w:rPr>
      </w:pPr>
      <w:del w:id="14893" w:author="Andreas Kuehne" w:date="2019-05-31T12:22:00Z">
        <w:r w:rsidDel="00B33063">
          <w:rPr>
            <w:color w:val="31849B" w:themeColor="accent5" w:themeShade="BF"/>
          </w:rPr>
          <w:delText xml:space="preserve">    "other"</w:delText>
        </w:r>
        <w:r w:rsidDel="00B33063">
          <w:delText>: {</w:delText>
        </w:r>
        <w:bookmarkStart w:id="14894" w:name="_Toc10199964"/>
        <w:bookmarkEnd w:id="14894"/>
      </w:del>
    </w:p>
    <w:p w14:paraId="42DF24B4" w14:textId="16D98C22" w:rsidR="00564C22" w:rsidDel="00B33063" w:rsidRDefault="009B1AF1" w:rsidP="00564C22">
      <w:pPr>
        <w:pStyle w:val="Code"/>
        <w:spacing w:line="259" w:lineRule="auto"/>
        <w:rPr>
          <w:del w:id="14895" w:author="Andreas Kuehne" w:date="2019-05-31T12:22:00Z"/>
        </w:rPr>
      </w:pPr>
      <w:del w:id="148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897" w:name="_Toc10199965"/>
        <w:bookmarkEnd w:id="14897"/>
      </w:del>
    </w:p>
    <w:p w14:paraId="058FF492" w14:textId="5425C14E" w:rsidR="00564C22" w:rsidDel="00B33063" w:rsidRDefault="009B1AF1" w:rsidP="00564C22">
      <w:pPr>
        <w:pStyle w:val="Code"/>
        <w:spacing w:line="259" w:lineRule="auto"/>
        <w:rPr>
          <w:del w:id="14898" w:author="Andreas Kuehne" w:date="2019-05-31T12:22:00Z"/>
        </w:rPr>
      </w:pPr>
      <w:del w:id="14899" w:author="Andreas Kuehne" w:date="2019-05-31T12:22:00Z">
        <w:r w:rsidDel="00B33063">
          <w:rPr>
            <w:color w:val="31849B" w:themeColor="accent5" w:themeShade="BF"/>
          </w:rPr>
          <w:delText xml:space="preserve">      "items"</w:delText>
        </w:r>
        <w:r w:rsidDel="00B33063">
          <w:delText>: {</w:delText>
        </w:r>
        <w:bookmarkStart w:id="14900" w:name="_Toc10199966"/>
        <w:bookmarkEnd w:id="14900"/>
      </w:del>
    </w:p>
    <w:p w14:paraId="7EA63D15" w14:textId="4FD75A98" w:rsidR="00564C22" w:rsidDel="00B33063" w:rsidRDefault="009B1AF1" w:rsidP="00564C22">
      <w:pPr>
        <w:pStyle w:val="Code"/>
        <w:spacing w:line="259" w:lineRule="auto"/>
        <w:rPr>
          <w:del w:id="14901" w:author="Andreas Kuehne" w:date="2019-05-31T12:22:00Z"/>
        </w:rPr>
      </w:pPr>
      <w:del w:id="1490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4903" w:name="_Toc10199967"/>
        <w:bookmarkEnd w:id="14903"/>
      </w:del>
    </w:p>
    <w:p w14:paraId="4A8249BC" w14:textId="15DE2792" w:rsidR="00564C22" w:rsidDel="00B33063" w:rsidRDefault="009B1AF1" w:rsidP="00564C22">
      <w:pPr>
        <w:pStyle w:val="Code"/>
        <w:spacing w:line="259" w:lineRule="auto"/>
        <w:rPr>
          <w:del w:id="14904" w:author="Andreas Kuehne" w:date="2019-05-31T12:22:00Z"/>
        </w:rPr>
      </w:pPr>
      <w:del w:id="14905" w:author="Andreas Kuehne" w:date="2019-05-31T12:22:00Z">
        <w:r w:rsidDel="00B33063">
          <w:delText xml:space="preserve">      }</w:delText>
        </w:r>
        <w:bookmarkStart w:id="14906" w:name="_Toc10199968"/>
        <w:bookmarkEnd w:id="14906"/>
      </w:del>
    </w:p>
    <w:p w14:paraId="03539BED" w14:textId="613EACD8" w:rsidR="00564C22" w:rsidDel="00B33063" w:rsidRDefault="009B1AF1" w:rsidP="00564C22">
      <w:pPr>
        <w:pStyle w:val="Code"/>
        <w:spacing w:line="259" w:lineRule="auto"/>
        <w:rPr>
          <w:del w:id="14907" w:author="Andreas Kuehne" w:date="2019-05-31T12:22:00Z"/>
        </w:rPr>
      </w:pPr>
      <w:del w:id="14908" w:author="Andreas Kuehne" w:date="2019-05-31T12:22:00Z">
        <w:r w:rsidDel="00B33063">
          <w:delText xml:space="preserve">    },</w:delText>
        </w:r>
        <w:bookmarkStart w:id="14909" w:name="_Toc10199969"/>
        <w:bookmarkEnd w:id="14909"/>
      </w:del>
    </w:p>
    <w:p w14:paraId="3991726B" w14:textId="71C5687A" w:rsidR="00564C22" w:rsidDel="00B33063" w:rsidRDefault="009B1AF1" w:rsidP="00564C22">
      <w:pPr>
        <w:pStyle w:val="Code"/>
        <w:spacing w:line="259" w:lineRule="auto"/>
        <w:rPr>
          <w:del w:id="14910" w:author="Andreas Kuehne" w:date="2019-05-31T12:22:00Z"/>
        </w:rPr>
      </w:pPr>
      <w:del w:id="14911" w:author="Andreas Kuehne" w:date="2019-05-31T12:22:00Z">
        <w:r w:rsidDel="00B33063">
          <w:rPr>
            <w:color w:val="31849B" w:themeColor="accent5" w:themeShade="BF"/>
          </w:rPr>
          <w:delText xml:space="preserve">    "schemas"</w:delText>
        </w:r>
        <w:r w:rsidDel="00B33063">
          <w:delText>: {</w:delText>
        </w:r>
        <w:bookmarkStart w:id="14912" w:name="_Toc10199970"/>
        <w:bookmarkEnd w:id="14912"/>
      </w:del>
    </w:p>
    <w:p w14:paraId="1BDF49DE" w14:textId="67E419C6" w:rsidR="00564C22" w:rsidDel="00B33063" w:rsidRDefault="009B1AF1" w:rsidP="00564C22">
      <w:pPr>
        <w:pStyle w:val="Code"/>
        <w:spacing w:line="259" w:lineRule="auto"/>
        <w:rPr>
          <w:del w:id="14913" w:author="Andreas Kuehne" w:date="2019-05-31T12:22:00Z"/>
        </w:rPr>
      </w:pPr>
      <w:del w:id="1491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4915" w:name="_Toc10199971"/>
        <w:bookmarkEnd w:id="14915"/>
      </w:del>
    </w:p>
    <w:p w14:paraId="60218FB4" w14:textId="6B348EB9" w:rsidR="00564C22" w:rsidDel="00B33063" w:rsidRDefault="009B1AF1" w:rsidP="00564C22">
      <w:pPr>
        <w:pStyle w:val="Code"/>
        <w:spacing w:line="259" w:lineRule="auto"/>
        <w:rPr>
          <w:del w:id="14916" w:author="Andreas Kuehne" w:date="2019-05-31T12:22:00Z"/>
        </w:rPr>
      </w:pPr>
      <w:del w:id="14917" w:author="Andreas Kuehne" w:date="2019-05-31T12:22:00Z">
        <w:r w:rsidDel="00B33063">
          <w:delText xml:space="preserve">    },</w:delText>
        </w:r>
        <w:bookmarkStart w:id="14918" w:name="_Toc10199972"/>
        <w:bookmarkEnd w:id="14918"/>
      </w:del>
    </w:p>
    <w:p w14:paraId="0292E63A" w14:textId="7A5722E9" w:rsidR="00564C22" w:rsidDel="00B33063" w:rsidRDefault="009B1AF1" w:rsidP="00564C22">
      <w:pPr>
        <w:pStyle w:val="Code"/>
        <w:spacing w:line="259" w:lineRule="auto"/>
        <w:rPr>
          <w:del w:id="14919" w:author="Andreas Kuehne" w:date="2019-05-31T12:22:00Z"/>
        </w:rPr>
      </w:pPr>
      <w:del w:id="14920" w:author="Andreas Kuehne" w:date="2019-05-31T12:22:00Z">
        <w:r w:rsidDel="00B33063">
          <w:rPr>
            <w:color w:val="31849B" w:themeColor="accent5" w:themeShade="BF"/>
          </w:rPr>
          <w:delText xml:space="preserve">    "result"</w:delText>
        </w:r>
        <w:r w:rsidDel="00B33063">
          <w:delText>: {</w:delText>
        </w:r>
        <w:bookmarkStart w:id="14921" w:name="_Toc10199973"/>
        <w:bookmarkEnd w:id="14921"/>
      </w:del>
    </w:p>
    <w:p w14:paraId="5896FFE2" w14:textId="456EC6DA" w:rsidR="00564C22" w:rsidDel="00B33063" w:rsidRDefault="009B1AF1" w:rsidP="00564C22">
      <w:pPr>
        <w:pStyle w:val="Code"/>
        <w:spacing w:line="259" w:lineRule="auto"/>
        <w:rPr>
          <w:del w:id="14922" w:author="Andreas Kuehne" w:date="2019-05-31T12:22:00Z"/>
        </w:rPr>
      </w:pPr>
      <w:del w:id="1492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"#/definitions/dss2-VerifyManifestResultsType"</w:delText>
        </w:r>
        <w:bookmarkStart w:id="14924" w:name="_Toc10199974"/>
        <w:bookmarkEnd w:id="14924"/>
      </w:del>
    </w:p>
    <w:p w14:paraId="33E35F84" w14:textId="45401221" w:rsidR="00564C22" w:rsidDel="00B33063" w:rsidRDefault="009B1AF1" w:rsidP="00564C22">
      <w:pPr>
        <w:pStyle w:val="Code"/>
        <w:spacing w:line="259" w:lineRule="auto"/>
        <w:rPr>
          <w:del w:id="14925" w:author="Andreas Kuehne" w:date="2019-05-31T12:22:00Z"/>
        </w:rPr>
      </w:pPr>
      <w:del w:id="14926" w:author="Andreas Kuehne" w:date="2019-05-31T12:22:00Z">
        <w:r w:rsidDel="00B33063">
          <w:delText xml:space="preserve">    },</w:delText>
        </w:r>
        <w:bookmarkStart w:id="14927" w:name="_Toc10199975"/>
        <w:bookmarkEnd w:id="14927"/>
      </w:del>
    </w:p>
    <w:p w14:paraId="34D41056" w14:textId="3228CCD2" w:rsidR="00564C22" w:rsidDel="00B33063" w:rsidRDefault="009B1AF1" w:rsidP="00564C22">
      <w:pPr>
        <w:pStyle w:val="Code"/>
        <w:spacing w:line="259" w:lineRule="auto"/>
        <w:rPr>
          <w:del w:id="14928" w:author="Andreas Kuehne" w:date="2019-05-31T12:22:00Z"/>
        </w:rPr>
      </w:pPr>
      <w:del w:id="14929" w:author="Andreas Kuehne" w:date="2019-05-31T12:22:00Z">
        <w:r w:rsidDel="00B33063">
          <w:rPr>
            <w:color w:val="31849B" w:themeColor="accent5" w:themeShade="BF"/>
          </w:rPr>
          <w:delText xml:space="preserve">    "signingTimeInfo"</w:delText>
        </w:r>
        <w:r w:rsidDel="00B33063">
          <w:delText>: {</w:delText>
        </w:r>
        <w:bookmarkStart w:id="14930" w:name="_Toc10199976"/>
        <w:bookmarkEnd w:id="14930"/>
      </w:del>
    </w:p>
    <w:p w14:paraId="468394B9" w14:textId="5CF78759" w:rsidR="00564C22" w:rsidDel="00B33063" w:rsidRDefault="009B1AF1" w:rsidP="00564C22">
      <w:pPr>
        <w:pStyle w:val="Code"/>
        <w:spacing w:line="259" w:lineRule="auto"/>
        <w:rPr>
          <w:del w:id="14931" w:author="Andreas Kuehne" w:date="2019-05-31T12:22:00Z"/>
        </w:rPr>
      </w:pPr>
      <w:del w:id="149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"#/definitions/dss2-SigningTimeInfoType"</w:delText>
        </w:r>
        <w:bookmarkStart w:id="14933" w:name="_Toc10199977"/>
        <w:bookmarkEnd w:id="14933"/>
      </w:del>
    </w:p>
    <w:p w14:paraId="40ED631C" w14:textId="509A8C0A" w:rsidR="00564C22" w:rsidDel="00B33063" w:rsidRDefault="009B1AF1" w:rsidP="00564C22">
      <w:pPr>
        <w:pStyle w:val="Code"/>
        <w:spacing w:line="259" w:lineRule="auto"/>
        <w:rPr>
          <w:del w:id="14934" w:author="Andreas Kuehne" w:date="2019-05-31T12:22:00Z"/>
        </w:rPr>
      </w:pPr>
      <w:del w:id="14935" w:author="Andreas Kuehne" w:date="2019-05-31T12:22:00Z">
        <w:r w:rsidDel="00B33063">
          <w:delText xml:space="preserve">    },</w:delText>
        </w:r>
        <w:bookmarkStart w:id="14936" w:name="_Toc10199978"/>
        <w:bookmarkEnd w:id="14936"/>
      </w:del>
    </w:p>
    <w:p w14:paraId="6E000435" w14:textId="0EA58FED" w:rsidR="00564C22" w:rsidDel="00B33063" w:rsidRDefault="009B1AF1" w:rsidP="00564C22">
      <w:pPr>
        <w:pStyle w:val="Code"/>
        <w:spacing w:line="259" w:lineRule="auto"/>
        <w:rPr>
          <w:del w:id="14937" w:author="Andreas Kuehne" w:date="2019-05-31T12:22:00Z"/>
        </w:rPr>
      </w:pPr>
      <w:del w:id="14938" w:author="Andreas Kuehne" w:date="2019-05-31T12:22:00Z">
        <w:r w:rsidDel="00B33063">
          <w:rPr>
            <w:color w:val="31849B" w:themeColor="accent5" w:themeShade="BF"/>
          </w:rPr>
          <w:delText xml:space="preserve">    "verificationTimeInfo"</w:delText>
        </w:r>
        <w:r w:rsidDel="00B33063">
          <w:delText>: {</w:delText>
        </w:r>
        <w:bookmarkStart w:id="14939" w:name="_Toc10199979"/>
        <w:bookmarkEnd w:id="14939"/>
      </w:del>
    </w:p>
    <w:p w14:paraId="11AE59B2" w14:textId="09012554" w:rsidR="00564C22" w:rsidDel="00B33063" w:rsidRDefault="009B1AF1" w:rsidP="00564C22">
      <w:pPr>
        <w:pStyle w:val="Code"/>
        <w:spacing w:line="259" w:lineRule="auto"/>
        <w:rPr>
          <w:del w:id="14940" w:author="Andreas Kuehne" w:date="2019-05-31T12:22:00Z"/>
        </w:rPr>
      </w:pPr>
      <w:del w:id="1494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"#/definitions/dss2-VerificationTimeInfoType"</w:delText>
        </w:r>
        <w:bookmarkStart w:id="14942" w:name="_Toc10199980"/>
        <w:bookmarkEnd w:id="14942"/>
      </w:del>
    </w:p>
    <w:p w14:paraId="68B3BFA1" w14:textId="3AF9423A" w:rsidR="00564C22" w:rsidDel="00B33063" w:rsidRDefault="009B1AF1" w:rsidP="00564C22">
      <w:pPr>
        <w:pStyle w:val="Code"/>
        <w:spacing w:line="259" w:lineRule="auto"/>
        <w:rPr>
          <w:del w:id="14943" w:author="Andreas Kuehne" w:date="2019-05-31T12:22:00Z"/>
        </w:rPr>
      </w:pPr>
      <w:del w:id="14944" w:author="Andreas Kuehne" w:date="2019-05-31T12:22:00Z">
        <w:r w:rsidDel="00B33063">
          <w:delText xml:space="preserve">    },</w:delText>
        </w:r>
        <w:bookmarkStart w:id="14945" w:name="_Toc10199981"/>
        <w:bookmarkEnd w:id="14945"/>
      </w:del>
    </w:p>
    <w:p w14:paraId="52CB65A5" w14:textId="5ACD6B9E" w:rsidR="00564C22" w:rsidDel="00B33063" w:rsidRDefault="009B1AF1" w:rsidP="00564C22">
      <w:pPr>
        <w:pStyle w:val="Code"/>
        <w:spacing w:line="259" w:lineRule="auto"/>
        <w:rPr>
          <w:del w:id="14946" w:author="Andreas Kuehne" w:date="2019-05-31T12:22:00Z"/>
        </w:rPr>
      </w:pPr>
      <w:del w:id="14947" w:author="Andreas Kuehne" w:date="2019-05-31T12:22:00Z">
        <w:r w:rsidDel="00B33063">
          <w:rPr>
            <w:color w:val="31849B" w:themeColor="accent5" w:themeShade="BF"/>
          </w:rPr>
          <w:delText xml:space="preserve">    "procDetails"</w:delText>
        </w:r>
        <w:r w:rsidDel="00B33063">
          <w:delText>: {</w:delText>
        </w:r>
        <w:bookmarkStart w:id="14948" w:name="_Toc10199982"/>
        <w:bookmarkEnd w:id="14948"/>
      </w:del>
    </w:p>
    <w:p w14:paraId="600742D5" w14:textId="3EECA878" w:rsidR="00564C22" w:rsidDel="00B33063" w:rsidRDefault="009B1AF1" w:rsidP="00564C22">
      <w:pPr>
        <w:pStyle w:val="Code"/>
        <w:spacing w:line="259" w:lineRule="auto"/>
        <w:rPr>
          <w:del w:id="14949" w:author="Andreas Kuehne" w:date="2019-05-31T12:22:00Z"/>
        </w:rPr>
      </w:pPr>
      <w:del w:id="1495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"#/definitions/dss2-ProcessingDetailsType"</w:delText>
        </w:r>
        <w:bookmarkStart w:id="14951" w:name="_Toc10199983"/>
        <w:bookmarkEnd w:id="14951"/>
      </w:del>
    </w:p>
    <w:p w14:paraId="119BC1B2" w14:textId="0122B8DD" w:rsidR="00564C22" w:rsidDel="00B33063" w:rsidRDefault="009B1AF1" w:rsidP="00564C22">
      <w:pPr>
        <w:pStyle w:val="Code"/>
        <w:spacing w:line="259" w:lineRule="auto"/>
        <w:rPr>
          <w:del w:id="14952" w:author="Andreas Kuehne" w:date="2019-05-31T12:22:00Z"/>
        </w:rPr>
      </w:pPr>
      <w:del w:id="14953" w:author="Andreas Kuehne" w:date="2019-05-31T12:22:00Z">
        <w:r w:rsidDel="00B33063">
          <w:delText xml:space="preserve">    },</w:delText>
        </w:r>
        <w:bookmarkStart w:id="14954" w:name="_Toc10199984"/>
        <w:bookmarkEnd w:id="14954"/>
      </w:del>
    </w:p>
    <w:p w14:paraId="1F6274C0" w14:textId="0A52B6A2" w:rsidR="00564C22" w:rsidDel="00B33063" w:rsidRDefault="009B1AF1" w:rsidP="00564C22">
      <w:pPr>
        <w:pStyle w:val="Code"/>
        <w:spacing w:line="259" w:lineRule="auto"/>
        <w:rPr>
          <w:del w:id="14955" w:author="Andreas Kuehne" w:date="2019-05-31T12:22:00Z"/>
        </w:rPr>
      </w:pPr>
      <w:del w:id="14956" w:author="Andreas Kuehne" w:date="2019-05-31T12:22:00Z">
        <w:r w:rsidDel="00B33063">
          <w:rPr>
            <w:color w:val="31849B" w:themeColor="accent5" w:themeShade="BF"/>
          </w:rPr>
          <w:delText xml:space="preserve">    "signerIdentity"</w:delText>
        </w:r>
        <w:r w:rsidDel="00B33063">
          <w:delText>: {</w:delText>
        </w:r>
        <w:bookmarkStart w:id="14957" w:name="_Toc10199985"/>
        <w:bookmarkEnd w:id="14957"/>
      </w:del>
    </w:p>
    <w:p w14:paraId="1F25AE3D" w14:textId="1F778BDE" w:rsidR="00564C22" w:rsidDel="00B33063" w:rsidRDefault="009B1AF1" w:rsidP="00564C22">
      <w:pPr>
        <w:pStyle w:val="Code"/>
        <w:spacing w:line="259" w:lineRule="auto"/>
        <w:rPr>
          <w:del w:id="14958" w:author="Andreas Kuehne" w:date="2019-05-31T12:22:00Z"/>
        </w:rPr>
      </w:pPr>
      <w:del w:id="1495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4960" w:name="_Toc10199986"/>
        <w:bookmarkEnd w:id="14960"/>
      </w:del>
    </w:p>
    <w:p w14:paraId="039A0E64" w14:textId="7E2E9D52" w:rsidR="00564C22" w:rsidDel="00B33063" w:rsidRDefault="009B1AF1" w:rsidP="00564C22">
      <w:pPr>
        <w:pStyle w:val="Code"/>
        <w:spacing w:line="259" w:lineRule="auto"/>
        <w:rPr>
          <w:del w:id="14961" w:author="Andreas Kuehne" w:date="2019-05-31T12:22:00Z"/>
        </w:rPr>
      </w:pPr>
      <w:del w:id="14962" w:author="Andreas Kuehne" w:date="2019-05-31T12:22:00Z">
        <w:r w:rsidDel="00B33063">
          <w:delText xml:space="preserve">    },</w:delText>
        </w:r>
        <w:bookmarkStart w:id="14963" w:name="_Toc10199987"/>
        <w:bookmarkEnd w:id="14963"/>
      </w:del>
    </w:p>
    <w:p w14:paraId="4826B698" w14:textId="17F2EFF5" w:rsidR="00564C22" w:rsidDel="00B33063" w:rsidRDefault="009B1AF1" w:rsidP="00564C22">
      <w:pPr>
        <w:pStyle w:val="Code"/>
        <w:spacing w:line="259" w:lineRule="auto"/>
        <w:rPr>
          <w:del w:id="14964" w:author="Andreas Kuehne" w:date="2019-05-31T12:22:00Z"/>
        </w:rPr>
      </w:pPr>
      <w:del w:id="14965" w:author="Andreas Kuehne" w:date="2019-05-31T12:22:00Z">
        <w:r w:rsidDel="00B33063">
          <w:rPr>
            <w:color w:val="31849B" w:themeColor="accent5" w:themeShade="BF"/>
          </w:rPr>
          <w:delText xml:space="preserve">    "augSig"</w:delText>
        </w:r>
        <w:r w:rsidDel="00B33063">
          <w:delText>: {</w:delText>
        </w:r>
        <w:bookmarkStart w:id="14966" w:name="_Toc10199988"/>
        <w:bookmarkEnd w:id="14966"/>
      </w:del>
    </w:p>
    <w:p w14:paraId="1037BBC4" w14:textId="31354644" w:rsidR="00564C22" w:rsidDel="00B33063" w:rsidRDefault="009B1AF1" w:rsidP="00564C22">
      <w:pPr>
        <w:pStyle w:val="Code"/>
        <w:spacing w:line="259" w:lineRule="auto"/>
        <w:rPr>
          <w:del w:id="14967" w:author="Andreas Kuehne" w:date="2019-05-31T12:22:00Z"/>
        </w:rPr>
      </w:pPr>
      <w:del w:id="149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969" w:name="_Toc10199989"/>
        <w:bookmarkEnd w:id="14969"/>
      </w:del>
    </w:p>
    <w:p w14:paraId="452AF9D0" w14:textId="400A2973" w:rsidR="00564C22" w:rsidDel="00B33063" w:rsidRDefault="009B1AF1" w:rsidP="00564C22">
      <w:pPr>
        <w:pStyle w:val="Code"/>
        <w:spacing w:line="259" w:lineRule="auto"/>
        <w:rPr>
          <w:del w:id="14970" w:author="Andreas Kuehne" w:date="2019-05-31T12:22:00Z"/>
        </w:rPr>
      </w:pPr>
      <w:del w:id="14971" w:author="Andreas Kuehne" w:date="2019-05-31T12:22:00Z">
        <w:r w:rsidDel="00B33063">
          <w:rPr>
            <w:color w:val="31849B" w:themeColor="accent5" w:themeShade="BF"/>
          </w:rPr>
          <w:delText xml:space="preserve">      "items"</w:delText>
        </w:r>
        <w:r w:rsidDel="00B33063">
          <w:delText>: {</w:delText>
        </w:r>
        <w:bookmarkStart w:id="14972" w:name="_Toc10199990"/>
        <w:bookmarkEnd w:id="14972"/>
      </w:del>
    </w:p>
    <w:p w14:paraId="1CBE6F77" w14:textId="5580BD33" w:rsidR="00564C22" w:rsidDel="00B33063" w:rsidRDefault="009B1AF1" w:rsidP="00564C22">
      <w:pPr>
        <w:pStyle w:val="Code"/>
        <w:spacing w:line="259" w:lineRule="auto"/>
        <w:rPr>
          <w:del w:id="14973" w:author="Andreas Kuehne" w:date="2019-05-31T12:22:00Z"/>
        </w:rPr>
      </w:pPr>
      <w:del w:id="1497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4975" w:name="_Toc10199991"/>
        <w:bookmarkEnd w:id="14975"/>
      </w:del>
    </w:p>
    <w:p w14:paraId="50C6E5F8" w14:textId="30E044A7" w:rsidR="00564C22" w:rsidDel="00B33063" w:rsidRDefault="009B1AF1" w:rsidP="00564C22">
      <w:pPr>
        <w:pStyle w:val="Code"/>
        <w:spacing w:line="259" w:lineRule="auto"/>
        <w:rPr>
          <w:del w:id="14976" w:author="Andreas Kuehne" w:date="2019-05-31T12:22:00Z"/>
        </w:rPr>
      </w:pPr>
      <w:del w:id="14977" w:author="Andreas Kuehne" w:date="2019-05-31T12:22:00Z">
        <w:r w:rsidDel="00B33063">
          <w:delText xml:space="preserve">      }</w:delText>
        </w:r>
        <w:bookmarkStart w:id="14978" w:name="_Toc10199992"/>
        <w:bookmarkEnd w:id="14978"/>
      </w:del>
    </w:p>
    <w:p w14:paraId="79714EB4" w14:textId="435848D3" w:rsidR="00564C22" w:rsidDel="00B33063" w:rsidRDefault="009B1AF1" w:rsidP="00564C22">
      <w:pPr>
        <w:pStyle w:val="Code"/>
        <w:spacing w:line="259" w:lineRule="auto"/>
        <w:rPr>
          <w:del w:id="14979" w:author="Andreas Kuehne" w:date="2019-05-31T12:22:00Z"/>
        </w:rPr>
      </w:pPr>
      <w:del w:id="14980" w:author="Andreas Kuehne" w:date="2019-05-31T12:22:00Z">
        <w:r w:rsidDel="00B33063">
          <w:delText xml:space="preserve">    },</w:delText>
        </w:r>
        <w:bookmarkStart w:id="14981" w:name="_Toc10199993"/>
        <w:bookmarkEnd w:id="14981"/>
      </w:del>
    </w:p>
    <w:p w14:paraId="0AE55A03" w14:textId="68283790" w:rsidR="00564C22" w:rsidDel="00B33063" w:rsidRDefault="009B1AF1" w:rsidP="00564C22">
      <w:pPr>
        <w:pStyle w:val="Code"/>
        <w:spacing w:line="259" w:lineRule="auto"/>
        <w:rPr>
          <w:del w:id="14982" w:author="Andreas Kuehne" w:date="2019-05-31T12:22:00Z"/>
        </w:rPr>
      </w:pPr>
      <w:del w:id="14983" w:author="Andreas Kuehne" w:date="2019-05-31T12:22:00Z">
        <w:r w:rsidDel="00B33063">
          <w:rPr>
            <w:color w:val="31849B" w:themeColor="accent5" w:themeShade="BF"/>
          </w:rPr>
          <w:delText xml:space="preserve">    "timestampedSig"</w:delText>
        </w:r>
        <w:r w:rsidDel="00B33063">
          <w:delText>: {</w:delText>
        </w:r>
        <w:bookmarkStart w:id="14984" w:name="_Toc10199994"/>
        <w:bookmarkEnd w:id="14984"/>
      </w:del>
    </w:p>
    <w:p w14:paraId="1BBADA11" w14:textId="183BC996" w:rsidR="00564C22" w:rsidDel="00B33063" w:rsidRDefault="009B1AF1" w:rsidP="00564C22">
      <w:pPr>
        <w:pStyle w:val="Code"/>
        <w:spacing w:line="259" w:lineRule="auto"/>
        <w:rPr>
          <w:del w:id="14985" w:author="Andreas Kuehne" w:date="2019-05-31T12:22:00Z"/>
        </w:rPr>
      </w:pPr>
      <w:del w:id="1498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987" w:name="_Toc10199995"/>
        <w:bookmarkEnd w:id="14987"/>
      </w:del>
    </w:p>
    <w:p w14:paraId="6A4C81C2" w14:textId="2DE1CC72" w:rsidR="00564C22" w:rsidDel="00B33063" w:rsidRDefault="009B1AF1" w:rsidP="00564C22">
      <w:pPr>
        <w:pStyle w:val="Code"/>
        <w:spacing w:line="259" w:lineRule="auto"/>
        <w:rPr>
          <w:del w:id="14988" w:author="Andreas Kuehne" w:date="2019-05-31T12:22:00Z"/>
        </w:rPr>
      </w:pPr>
      <w:del w:id="14989" w:author="Andreas Kuehne" w:date="2019-05-31T12:22:00Z">
        <w:r w:rsidDel="00B33063">
          <w:rPr>
            <w:color w:val="31849B" w:themeColor="accent5" w:themeShade="BF"/>
          </w:rPr>
          <w:delText xml:space="preserve">      "items"</w:delText>
        </w:r>
        <w:r w:rsidDel="00B33063">
          <w:delText>: {</w:delText>
        </w:r>
        <w:bookmarkStart w:id="14990" w:name="_Toc10199996"/>
        <w:bookmarkEnd w:id="14990"/>
      </w:del>
    </w:p>
    <w:p w14:paraId="141AE98A" w14:textId="6E0725FD" w:rsidR="00564C22" w:rsidDel="00B33063" w:rsidRDefault="009B1AF1" w:rsidP="00564C22">
      <w:pPr>
        <w:pStyle w:val="Code"/>
        <w:spacing w:line="259" w:lineRule="auto"/>
        <w:rPr>
          <w:del w:id="14991" w:author="Andreas Kuehne" w:date="2019-05-31T12:22:00Z"/>
        </w:rPr>
      </w:pPr>
      <w:del w:id="1499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4993" w:name="_Toc10199997"/>
        <w:bookmarkEnd w:id="14993"/>
      </w:del>
    </w:p>
    <w:p w14:paraId="677E027C" w14:textId="4C2E67D7" w:rsidR="00564C22" w:rsidDel="00B33063" w:rsidRDefault="009B1AF1" w:rsidP="00564C22">
      <w:pPr>
        <w:pStyle w:val="Code"/>
        <w:spacing w:line="259" w:lineRule="auto"/>
        <w:rPr>
          <w:del w:id="14994" w:author="Andreas Kuehne" w:date="2019-05-31T12:22:00Z"/>
        </w:rPr>
      </w:pPr>
      <w:del w:id="14995" w:author="Andreas Kuehne" w:date="2019-05-31T12:22:00Z">
        <w:r w:rsidDel="00B33063">
          <w:delText xml:space="preserve">      }</w:delText>
        </w:r>
        <w:bookmarkStart w:id="14996" w:name="_Toc10199998"/>
        <w:bookmarkEnd w:id="14996"/>
      </w:del>
    </w:p>
    <w:p w14:paraId="68324774" w14:textId="15A74C10" w:rsidR="00564C22" w:rsidDel="00B33063" w:rsidRDefault="009B1AF1" w:rsidP="00564C22">
      <w:pPr>
        <w:pStyle w:val="Code"/>
        <w:spacing w:line="259" w:lineRule="auto"/>
        <w:rPr>
          <w:del w:id="14997" w:author="Andreas Kuehne" w:date="2019-05-31T12:22:00Z"/>
        </w:rPr>
      </w:pPr>
      <w:del w:id="14998" w:author="Andreas Kuehne" w:date="2019-05-31T12:22:00Z">
        <w:r w:rsidDel="00B33063">
          <w:delText xml:space="preserve">    }</w:delText>
        </w:r>
        <w:bookmarkStart w:id="14999" w:name="_Toc10199999"/>
        <w:bookmarkEnd w:id="14999"/>
      </w:del>
    </w:p>
    <w:p w14:paraId="6BEC295F" w14:textId="68B75BE7" w:rsidR="00564C22" w:rsidDel="00B33063" w:rsidRDefault="009B1AF1" w:rsidP="00564C22">
      <w:pPr>
        <w:pStyle w:val="Code"/>
        <w:spacing w:line="259" w:lineRule="auto"/>
        <w:rPr>
          <w:del w:id="15000" w:author="Andreas Kuehne" w:date="2019-05-31T12:22:00Z"/>
        </w:rPr>
      </w:pPr>
      <w:del w:id="15001" w:author="Andreas Kuehne" w:date="2019-05-31T12:22:00Z">
        <w:r w:rsidDel="00B33063">
          <w:delText xml:space="preserve">  }</w:delText>
        </w:r>
        <w:bookmarkStart w:id="15002" w:name="_Toc10200000"/>
        <w:bookmarkEnd w:id="15002"/>
      </w:del>
    </w:p>
    <w:p w14:paraId="5DFC017E" w14:textId="029C2DA0" w:rsidR="00564C22" w:rsidDel="00B33063" w:rsidRDefault="009B1AF1" w:rsidP="00564C22">
      <w:pPr>
        <w:pStyle w:val="Code"/>
        <w:spacing w:line="259" w:lineRule="auto"/>
        <w:rPr>
          <w:del w:id="15003" w:author="Andreas Kuehne" w:date="2019-05-31T12:22:00Z"/>
        </w:rPr>
      </w:pPr>
      <w:del w:id="15004" w:author="Andreas Kuehne" w:date="2019-05-31T12:22:00Z">
        <w:r w:rsidDel="00B33063">
          <w:delText>}</w:delText>
        </w:r>
        <w:bookmarkStart w:id="15005" w:name="_Toc10200001"/>
        <w:bookmarkEnd w:id="15005"/>
      </w:del>
    </w:p>
    <w:p w14:paraId="27D232D7" w14:textId="3C8F0F5E" w:rsidR="00564C22" w:rsidDel="00B33063" w:rsidRDefault="00564C22" w:rsidP="00564C22">
      <w:pPr>
        <w:rPr>
          <w:del w:id="15006" w:author="Andreas Kuehne" w:date="2019-05-31T12:22:00Z"/>
        </w:rPr>
      </w:pPr>
      <w:bookmarkStart w:id="15007" w:name="_Toc10200002"/>
      <w:bookmarkEnd w:id="15007"/>
    </w:p>
    <w:p w14:paraId="45F52371" w14:textId="4F14E9FF" w:rsidR="00564C22" w:rsidDel="00B33063" w:rsidRDefault="009B1AF1" w:rsidP="00564C22">
      <w:pPr>
        <w:pStyle w:val="berschrift4"/>
        <w:rPr>
          <w:del w:id="15008" w:author="Andreas Kuehne" w:date="2019-05-31T12:22:00Z"/>
        </w:rPr>
      </w:pPr>
      <w:del w:id="15009" w:author="Andreas Kuehne" w:date="2019-05-31T12:22:00Z">
        <w:r w:rsidDel="00B33063">
          <w:delText>OptionalOutputsVerify – XML Syntax</w:delText>
        </w:r>
        <w:bookmarkStart w:id="15010" w:name="_Toc10200003"/>
        <w:bookmarkEnd w:id="15010"/>
      </w:del>
    </w:p>
    <w:p w14:paraId="685D8EE0" w14:textId="232BF889" w:rsidR="00564C22" w:rsidRPr="5404FA76" w:rsidDel="00B33063" w:rsidRDefault="009B1AF1" w:rsidP="00564C22">
      <w:pPr>
        <w:rPr>
          <w:del w:id="15011" w:author="Andreas Kuehne" w:date="2019-05-31T12:22:00Z"/>
        </w:rPr>
      </w:pPr>
      <w:del w:id="15012"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OptionalOutputsVerify</w:delText>
        </w:r>
        <w:r w:rsidDel="00B33063">
          <w:delText xml:space="preserve"> </w:delText>
        </w:r>
        <w:r w:rsidRPr="005A6FFD" w:rsidDel="00B33063">
          <w:delText>component.</w:delText>
        </w:r>
        <w:bookmarkStart w:id="15013" w:name="_Toc10200004"/>
        <w:bookmarkEnd w:id="15013"/>
      </w:del>
    </w:p>
    <w:p w14:paraId="683F05A2" w14:textId="3D5DAD68" w:rsidR="00564C22" w:rsidDel="00B33063" w:rsidRDefault="009B1AF1" w:rsidP="00564C22">
      <w:pPr>
        <w:rPr>
          <w:del w:id="15014" w:author="Andreas Kuehne" w:date="2019-05-31T12:22:00Z"/>
        </w:rPr>
      </w:pPr>
      <w:del w:id="150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016" w:name="_Toc10200005"/>
        <w:bookmarkEnd w:id="15016"/>
      </w:del>
    </w:p>
    <w:p w14:paraId="54C80505" w14:textId="542859A8" w:rsidR="00564C22" w:rsidDel="00B33063" w:rsidRDefault="009B1AF1" w:rsidP="00564C22">
      <w:pPr>
        <w:pStyle w:val="Code"/>
        <w:rPr>
          <w:del w:id="15017" w:author="Andreas Kuehne" w:date="2019-05-31T12:22:00Z"/>
        </w:rPr>
      </w:pPr>
      <w:del w:id="150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OptionalOutputsVerifyType</w:delText>
        </w:r>
        <w:r w:rsidDel="00B33063">
          <w:rPr>
            <w:color w:val="943634" w:themeColor="accent2" w:themeShade="BF"/>
          </w:rPr>
          <w:delText>"</w:delText>
        </w:r>
        <w:r w:rsidDel="00B33063">
          <w:rPr>
            <w:color w:val="31849B" w:themeColor="accent5" w:themeShade="BF"/>
          </w:rPr>
          <w:delText>&gt;</w:delText>
        </w:r>
        <w:bookmarkStart w:id="15019" w:name="_Toc10200006"/>
        <w:bookmarkEnd w:id="15019"/>
      </w:del>
    </w:p>
    <w:p w14:paraId="1875839C" w14:textId="64110B7B" w:rsidR="00564C22" w:rsidDel="00B33063" w:rsidRDefault="009B1AF1" w:rsidP="00564C22">
      <w:pPr>
        <w:pStyle w:val="Code"/>
        <w:rPr>
          <w:del w:id="15020" w:author="Andreas Kuehne" w:date="2019-05-31T12:22:00Z"/>
        </w:rPr>
      </w:pPr>
      <w:del w:id="15021" w:author="Andreas Kuehne" w:date="2019-05-31T12:22:00Z">
        <w:r w:rsidDel="00B33063">
          <w:rPr>
            <w:color w:val="31849B" w:themeColor="accent5" w:themeShade="BF"/>
          </w:rPr>
          <w:delText xml:space="preserve">  &lt;xs:complexContent&gt;</w:delText>
        </w:r>
        <w:bookmarkStart w:id="15022" w:name="_Toc10200007"/>
        <w:bookmarkEnd w:id="15022"/>
      </w:del>
    </w:p>
    <w:p w14:paraId="6F46B5A3" w14:textId="53F773A5" w:rsidR="00564C22" w:rsidDel="00B33063" w:rsidRDefault="009B1AF1" w:rsidP="00564C22">
      <w:pPr>
        <w:pStyle w:val="Code"/>
        <w:rPr>
          <w:del w:id="15023" w:author="Andreas Kuehne" w:date="2019-05-31T12:22:00Z"/>
        </w:rPr>
      </w:pPr>
      <w:del w:id="1502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5025" w:name="_Toc10200008"/>
        <w:bookmarkEnd w:id="15025"/>
      </w:del>
    </w:p>
    <w:p w14:paraId="06B31060" w14:textId="76747515" w:rsidR="00564C22" w:rsidDel="00B33063" w:rsidRDefault="009B1AF1" w:rsidP="00564C22">
      <w:pPr>
        <w:pStyle w:val="Code"/>
        <w:rPr>
          <w:del w:id="15026" w:author="Andreas Kuehne" w:date="2019-05-31T12:22:00Z"/>
        </w:rPr>
      </w:pPr>
      <w:del w:id="15027" w:author="Andreas Kuehne" w:date="2019-05-31T12:22:00Z">
        <w:r w:rsidDel="00B33063">
          <w:rPr>
            <w:color w:val="31849B" w:themeColor="accent5" w:themeShade="BF"/>
          </w:rPr>
          <w:delText xml:space="preserve">      &lt;xs:sequence&gt;</w:delText>
        </w:r>
        <w:bookmarkStart w:id="15028" w:name="_Toc10200009"/>
        <w:bookmarkEnd w:id="15028"/>
      </w:del>
    </w:p>
    <w:p w14:paraId="1E87E48E" w14:textId="01BEA241" w:rsidR="00564C22" w:rsidDel="00B33063" w:rsidRDefault="009B1AF1" w:rsidP="00564C22">
      <w:pPr>
        <w:pStyle w:val="Code"/>
        <w:rPr>
          <w:del w:id="15029" w:author="Andreas Kuehne" w:date="2019-05-31T12:22:00Z"/>
        </w:rPr>
      </w:pPr>
      <w:del w:id="150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VerifyManifestResults</w:delText>
        </w:r>
        <w:r w:rsidDel="00B33063">
          <w:rPr>
            <w:color w:val="943634" w:themeColor="accent2" w:themeShade="BF"/>
          </w:rPr>
          <w:delText>" type="</w:delText>
        </w:r>
        <w:r w:rsidDel="00B33063">
          <w:rPr>
            <w:color w:val="244061" w:themeColor="accent1" w:themeShade="80"/>
          </w:rPr>
          <w:delText>dss2:VerifyManifestResultsType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31" w:name="_Toc10200010"/>
        <w:bookmarkEnd w:id="15031"/>
      </w:del>
    </w:p>
    <w:p w14:paraId="5E57DF78" w14:textId="281E1D47" w:rsidR="00564C22" w:rsidDel="00B33063" w:rsidRDefault="009B1AF1" w:rsidP="00564C22">
      <w:pPr>
        <w:pStyle w:val="Code"/>
        <w:rPr>
          <w:del w:id="15032" w:author="Andreas Kuehne" w:date="2019-05-31T12:22:00Z"/>
        </w:rPr>
      </w:pPr>
      <w:del w:id="150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SigningTimeInfo</w:delText>
        </w:r>
        <w:r w:rsidDel="00B33063">
          <w:rPr>
            <w:color w:val="943634" w:themeColor="accent2" w:themeShade="BF"/>
          </w:rPr>
          <w:delText>" type="</w:delText>
        </w:r>
        <w:r w:rsidDel="00B33063">
          <w:rPr>
            <w:color w:val="244061" w:themeColor="accent1" w:themeShade="80"/>
          </w:rPr>
          <w:delText>dss2:SigningTimeInfoType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34" w:name="_Toc10200011"/>
        <w:bookmarkEnd w:id="15034"/>
      </w:del>
    </w:p>
    <w:p w14:paraId="6C24EE29" w14:textId="35485F17" w:rsidR="00564C22" w:rsidDel="00B33063" w:rsidRDefault="009B1AF1" w:rsidP="00564C22">
      <w:pPr>
        <w:pStyle w:val="Code"/>
        <w:rPr>
          <w:del w:id="15035" w:author="Andreas Kuehne" w:date="2019-05-31T12:22:00Z"/>
        </w:rPr>
      </w:pPr>
      <w:del w:id="150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VerificationTimeInfo</w:delText>
        </w:r>
        <w:r w:rsidDel="00B33063">
          <w:rPr>
            <w:color w:val="943634" w:themeColor="accent2" w:themeShade="BF"/>
          </w:rPr>
          <w:delText>" type="</w:delText>
        </w:r>
        <w:r w:rsidDel="00B33063">
          <w:rPr>
            <w:color w:val="244061" w:themeColor="accent1" w:themeShade="80"/>
          </w:rPr>
          <w:delText>dss2:VerificationTimeInfoType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37" w:name="_Toc10200012"/>
        <w:bookmarkEnd w:id="15037"/>
      </w:del>
    </w:p>
    <w:p w14:paraId="5FD1867D" w14:textId="195309A5" w:rsidR="00564C22" w:rsidDel="00B33063" w:rsidRDefault="009B1AF1" w:rsidP="00564C22">
      <w:pPr>
        <w:pStyle w:val="Code"/>
        <w:rPr>
          <w:del w:id="15038" w:author="Andreas Kuehne" w:date="2019-05-31T12:22:00Z"/>
        </w:rPr>
      </w:pPr>
      <w:del w:id="150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ProcessingDetails</w:delText>
        </w:r>
        <w:r w:rsidDel="00B33063">
          <w:rPr>
            <w:color w:val="943634" w:themeColor="accent2" w:themeShade="BF"/>
          </w:rPr>
          <w:delText>" type="</w:delText>
        </w:r>
        <w:r w:rsidDel="00B33063">
          <w:rPr>
            <w:color w:val="244061" w:themeColor="accent1" w:themeShade="80"/>
          </w:rPr>
          <w:delText>dss2:ProcessingDetailsType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40" w:name="_Toc10200013"/>
        <w:bookmarkEnd w:id="15040"/>
      </w:del>
    </w:p>
    <w:p w14:paraId="04216353" w14:textId="70EFAA05" w:rsidR="00564C22" w:rsidDel="00B33063" w:rsidRDefault="009B1AF1" w:rsidP="00564C22">
      <w:pPr>
        <w:pStyle w:val="Code"/>
        <w:rPr>
          <w:del w:id="15041" w:author="Andreas Kuehne" w:date="2019-05-31T12:22:00Z"/>
        </w:rPr>
      </w:pPr>
      <w:del w:id="150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SignerIdentity</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43" w:name="_Toc10200014"/>
        <w:bookmarkEnd w:id="15043"/>
      </w:del>
    </w:p>
    <w:p w14:paraId="0FEC0893" w14:textId="6DC459FB" w:rsidR="00564C22" w:rsidDel="00B33063" w:rsidRDefault="009B1AF1" w:rsidP="00564C22">
      <w:pPr>
        <w:pStyle w:val="Code"/>
        <w:rPr>
          <w:del w:id="15044" w:author="Andreas Kuehne" w:date="2019-05-31T12:22:00Z"/>
        </w:rPr>
      </w:pPr>
      <w:del w:id="150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AugmentedSignature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46" w:name="_Toc10200015"/>
        <w:bookmarkEnd w:id="15046"/>
      </w:del>
    </w:p>
    <w:p w14:paraId="6D11A353" w14:textId="02661B2B" w:rsidR="00564C22" w:rsidDel="00B33063" w:rsidRDefault="009B1AF1" w:rsidP="00564C22">
      <w:pPr>
        <w:pStyle w:val="Code"/>
        <w:rPr>
          <w:del w:id="15047" w:author="Andreas Kuehne" w:date="2019-05-31T12:22:00Z"/>
        </w:rPr>
      </w:pPr>
      <w:del w:id="1504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TimestampedSignature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049" w:name="_Toc10200016"/>
        <w:bookmarkEnd w:id="15049"/>
      </w:del>
    </w:p>
    <w:p w14:paraId="58B3A2A2" w14:textId="304CE3E3" w:rsidR="00564C22" w:rsidDel="00B33063" w:rsidRDefault="009B1AF1" w:rsidP="00564C22">
      <w:pPr>
        <w:pStyle w:val="Code"/>
        <w:rPr>
          <w:del w:id="15050" w:author="Andreas Kuehne" w:date="2019-05-31T12:22:00Z"/>
        </w:rPr>
      </w:pPr>
      <w:del w:id="15051" w:author="Andreas Kuehne" w:date="2019-05-31T12:22:00Z">
        <w:r w:rsidDel="00B33063">
          <w:rPr>
            <w:color w:val="31849B" w:themeColor="accent5" w:themeShade="BF"/>
          </w:rPr>
          <w:delText xml:space="preserve">      &lt;/xs:sequence&gt;</w:delText>
        </w:r>
        <w:bookmarkStart w:id="15052" w:name="_Toc10200017"/>
        <w:bookmarkEnd w:id="15052"/>
      </w:del>
    </w:p>
    <w:p w14:paraId="7E7307E0" w14:textId="7DEE58A9" w:rsidR="00564C22" w:rsidDel="00B33063" w:rsidRDefault="009B1AF1" w:rsidP="00564C22">
      <w:pPr>
        <w:pStyle w:val="Code"/>
        <w:rPr>
          <w:del w:id="15053" w:author="Andreas Kuehne" w:date="2019-05-31T12:22:00Z"/>
        </w:rPr>
      </w:pPr>
      <w:del w:id="15054" w:author="Andreas Kuehne" w:date="2019-05-31T12:22:00Z">
        <w:r w:rsidDel="00B33063">
          <w:rPr>
            <w:color w:val="31849B" w:themeColor="accent5" w:themeShade="BF"/>
          </w:rPr>
          <w:delText xml:space="preserve">    &lt;/xs:extension&gt;</w:delText>
        </w:r>
        <w:bookmarkStart w:id="15055" w:name="_Toc10200018"/>
        <w:bookmarkEnd w:id="15055"/>
      </w:del>
    </w:p>
    <w:p w14:paraId="1E021337" w14:textId="2401E66C" w:rsidR="00564C22" w:rsidDel="00B33063" w:rsidRDefault="009B1AF1" w:rsidP="00564C22">
      <w:pPr>
        <w:pStyle w:val="Code"/>
        <w:rPr>
          <w:del w:id="15056" w:author="Andreas Kuehne" w:date="2019-05-31T12:22:00Z"/>
        </w:rPr>
      </w:pPr>
      <w:del w:id="15057" w:author="Andreas Kuehne" w:date="2019-05-31T12:22:00Z">
        <w:r w:rsidDel="00B33063">
          <w:rPr>
            <w:color w:val="31849B" w:themeColor="accent5" w:themeShade="BF"/>
          </w:rPr>
          <w:delText xml:space="preserve">  &lt;/xs:complexContent&gt;</w:delText>
        </w:r>
        <w:bookmarkStart w:id="15058" w:name="_Toc10200019"/>
        <w:bookmarkEnd w:id="15058"/>
      </w:del>
    </w:p>
    <w:p w14:paraId="50A7DBC1" w14:textId="073288A0" w:rsidR="00564C22" w:rsidDel="00B33063" w:rsidRDefault="009B1AF1" w:rsidP="00564C22">
      <w:pPr>
        <w:pStyle w:val="Code"/>
        <w:rPr>
          <w:del w:id="15059" w:author="Andreas Kuehne" w:date="2019-05-31T12:22:00Z"/>
        </w:rPr>
      </w:pPr>
      <w:del w:id="15060" w:author="Andreas Kuehne" w:date="2019-05-31T12:22:00Z">
        <w:r w:rsidDel="00B33063">
          <w:rPr>
            <w:color w:val="31849B" w:themeColor="accent5" w:themeShade="BF"/>
          </w:rPr>
          <w:delText>&lt;/xs:complexType&gt;</w:delText>
        </w:r>
        <w:bookmarkStart w:id="15061" w:name="_Toc10200020"/>
        <w:bookmarkEnd w:id="15061"/>
      </w:del>
    </w:p>
    <w:p w14:paraId="52A64C7C" w14:textId="37CB4C51" w:rsidR="00564C22" w:rsidDel="00B33063" w:rsidRDefault="009B1AF1" w:rsidP="00564C22">
      <w:pPr>
        <w:spacing w:line="259" w:lineRule="auto"/>
        <w:rPr>
          <w:del w:id="15062" w:author="Andreas Kuehne" w:date="2019-05-31T12:22:00Z"/>
        </w:rPr>
      </w:pPr>
      <w:del w:id="1506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OptionalOutputsVerifyType</w:delText>
        </w:r>
        <w:r w:rsidRPr="71C71F8C" w:rsidDel="00B33063">
          <w:delText xml:space="preserve"> </w:delText>
        </w:r>
        <w:r w:rsidDel="00B33063">
          <w:delText xml:space="preserve">XML element SHALL implement in XML syntax the sub-component that has a name equal to its local name. </w:delText>
        </w:r>
        <w:bookmarkStart w:id="15064" w:name="_Toc10200021"/>
        <w:bookmarkEnd w:id="15064"/>
      </w:del>
    </w:p>
    <w:p w14:paraId="50D114ED" w14:textId="426AF7C3" w:rsidR="00564C22" w:rsidDel="00B33063" w:rsidRDefault="009B1AF1" w:rsidP="00564C22">
      <w:pPr>
        <w:pStyle w:val="berschrift3"/>
        <w:rPr>
          <w:del w:id="15065" w:author="Andreas Kuehne" w:date="2019-05-31T12:22:00Z"/>
        </w:rPr>
      </w:pPr>
      <w:bookmarkStart w:id="15066" w:name="_RefComp6228F725"/>
      <w:del w:id="15067" w:author="Andreas Kuehne" w:date="2019-05-31T12:22:00Z">
        <w:r w:rsidDel="00B33063">
          <w:delText>Component ClaimedIdentity</w:delText>
        </w:r>
        <w:bookmarkStart w:id="15068" w:name="_Toc10200022"/>
        <w:bookmarkEnd w:id="15066"/>
        <w:bookmarkEnd w:id="15068"/>
      </w:del>
    </w:p>
    <w:p w14:paraId="001CA6D0" w14:textId="7F44451A" w:rsidR="00564C22" w:rsidDel="00B33063" w:rsidRDefault="001725A5" w:rsidP="00564C22">
      <w:pPr>
        <w:rPr>
          <w:del w:id="15069" w:author="Andreas Kuehne" w:date="2019-05-31T12:22:00Z"/>
        </w:rPr>
      </w:pPr>
      <w:del w:id="15070" w:author="Andreas Kuehne" w:date="2019-05-31T12:22:00Z">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5071" w:name="_Toc10200023"/>
        <w:bookmarkEnd w:id="15071"/>
      </w:del>
    </w:p>
    <w:p w14:paraId="66381D73" w14:textId="4241FF7F" w:rsidR="00564C22" w:rsidDel="00B33063" w:rsidRDefault="009B1AF1" w:rsidP="00564C22">
      <w:pPr>
        <w:rPr>
          <w:del w:id="15072" w:author="Andreas Kuehne" w:date="2019-05-31T12:22:00Z"/>
        </w:rPr>
      </w:pPr>
      <w:del w:id="15073" w:author="Andreas Kuehne" w:date="2019-05-31T12:22:00Z">
        <w:r w:rsidDel="00B33063">
          <w:delText>Below follows a list of the sub-components that constitute this component:</w:delText>
        </w:r>
        <w:bookmarkStart w:id="15074" w:name="_Toc10200024"/>
        <w:bookmarkEnd w:id="15074"/>
      </w:del>
    </w:p>
    <w:p w14:paraId="11CEC536" w14:textId="120CC3F7" w:rsidR="00564C22" w:rsidDel="00B33063" w:rsidRDefault="009B1AF1" w:rsidP="00564C22">
      <w:pPr>
        <w:pStyle w:val="Member"/>
        <w:rPr>
          <w:del w:id="15075" w:author="Andreas Kuehne" w:date="2019-05-31T12:22:00Z"/>
        </w:rPr>
      </w:pPr>
      <w:del w:id="15076" w:author="Andreas Kuehne" w:date="2019-05-31T12:22:00Z">
        <w:r w:rsidDel="00B33063">
          <w:delText xml:space="preserve">The </w:delText>
        </w:r>
        <w:r w:rsidRPr="35C1378D" w:rsidDel="00B33063">
          <w:rPr>
            <w:rStyle w:val="Datatype"/>
          </w:rPr>
          <w:delText>Name</w:delText>
        </w:r>
        <w:r w:rsidDel="00B33063">
          <w:delText xml:space="preserve"> element MUST contain one instance of a sub-component. This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claimed identity may be authenticated using the security binding, according to section 6, or using authentication data provided in the </w:delText>
        </w:r>
        <w:r w:rsidRPr="003A06D0" w:rsidDel="00B33063">
          <w:rPr>
            <w:rStyle w:val="Datatype"/>
            <w:lang w:val="en-GB"/>
          </w:rPr>
          <w:delText>SupportingInfo</w:delText>
        </w:r>
        <w:r w:rsidRPr="003A06D0" w:rsidDel="00B33063">
          <w:delText xml:space="preserve"> element. The server MUST check that the asserted </w:delText>
        </w:r>
        <w:r w:rsidRPr="003A06D0" w:rsidDel="00B33063">
          <w:rPr>
            <w:rStyle w:val="Datatype"/>
            <w:lang w:val="en-GB"/>
          </w:rPr>
          <w:delText>Name</w:delText>
        </w:r>
        <w:r w:rsidRPr="003A06D0" w:rsidDel="00B33063">
          <w:delText xml:space="preserve"> is authenticated before relying upon the </w:delText>
        </w:r>
        <w:r w:rsidRPr="003A06D0" w:rsidDel="00B33063">
          <w:rPr>
            <w:rStyle w:val="Datatype"/>
            <w:lang w:val="en-GB"/>
          </w:rPr>
          <w:delText>Name</w:delText>
        </w:r>
        <w:r w:rsidRPr="003A06D0" w:rsidDel="00B33063">
          <w:delText>.</w:delText>
        </w:r>
        <w:bookmarkStart w:id="15077" w:name="_Toc10200025"/>
        <w:bookmarkEnd w:id="15077"/>
      </w:del>
    </w:p>
    <w:p w14:paraId="447050DB" w14:textId="37068A6D" w:rsidR="00564C22" w:rsidDel="00B33063" w:rsidRDefault="009B1AF1" w:rsidP="00564C22">
      <w:pPr>
        <w:pStyle w:val="Member"/>
        <w:rPr>
          <w:del w:id="15078" w:author="Andreas Kuehne" w:date="2019-05-31T12:22:00Z"/>
        </w:rPr>
      </w:pPr>
      <w:del w:id="15079" w:author="Andreas Kuehne" w:date="2019-05-31T12:22:00Z">
        <w:r w:rsidDel="00B33063">
          <w:delText xml:space="preserve">The OPTIONAL </w:delText>
        </w:r>
        <w:r w:rsidRPr="35C1378D" w:rsidDel="00B33063">
          <w:rPr>
            <w:rStyle w:val="Datatype"/>
          </w:rPr>
          <w:delText>SupportingInfo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SupportingInfo</w:delText>
        </w:r>
        <w:r w:rsidRPr="003A06D0" w:rsidDel="00B33063">
          <w:delText xml:space="preserve"> element can be used by profiles to carry information related to the claimed identity. One possible use of </w:delText>
        </w:r>
        <w:r w:rsidRPr="003A06D0" w:rsidDel="00B33063">
          <w:rPr>
            <w:rStyle w:val="Datatype"/>
            <w:lang w:val="en-GB"/>
          </w:rPr>
          <w:delText>SupportingInfo</w:delText>
        </w:r>
        <w:r w:rsidRPr="003A06D0" w:rsidDel="00B33063">
          <w:delText xml:space="preserve"> is to carry authentication data that authenticates the request as originating from the claimed identity (examples of authentication data include a password or SAML Assertion, a signature or MAC calculated over the request using a client key). </w:delText>
        </w:r>
        <w:bookmarkStart w:id="15080" w:name="_Toc10200026"/>
        <w:bookmarkEnd w:id="15080"/>
      </w:del>
    </w:p>
    <w:p w14:paraId="23DAA9CB" w14:textId="443AEF73" w:rsidR="00564C22" w:rsidDel="00B33063" w:rsidRDefault="009B1AF1" w:rsidP="00564C22">
      <w:pPr>
        <w:pStyle w:val="berschrift4"/>
        <w:rPr>
          <w:del w:id="15081" w:author="Andreas Kuehne" w:date="2019-05-31T12:22:00Z"/>
        </w:rPr>
      </w:pPr>
      <w:del w:id="15082" w:author="Andreas Kuehne" w:date="2019-05-31T12:22:00Z">
        <w:r w:rsidDel="00B33063">
          <w:delText>ClaimedIdentity – JSON Syntax</w:delText>
        </w:r>
        <w:bookmarkStart w:id="15083" w:name="_Toc10200027"/>
        <w:bookmarkEnd w:id="15083"/>
      </w:del>
    </w:p>
    <w:p w14:paraId="16B0881F" w14:textId="718A056E" w:rsidR="00564C22" w:rsidRPr="0248A3D1" w:rsidDel="00B33063" w:rsidRDefault="009B1AF1" w:rsidP="00564C22">
      <w:pPr>
        <w:rPr>
          <w:del w:id="15084" w:author="Andreas Kuehne" w:date="2019-05-31T12:22:00Z"/>
        </w:rPr>
      </w:pPr>
      <w:del w:id="150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ClaimedIdentity</w:delText>
        </w:r>
        <w:r w:rsidDel="00B33063">
          <w:delText xml:space="preserve"> component.</w:delText>
        </w:r>
        <w:bookmarkStart w:id="15086" w:name="_Toc10200028"/>
        <w:bookmarkEnd w:id="15086"/>
      </w:del>
    </w:p>
    <w:p w14:paraId="0D62C9A8" w14:textId="19505A14" w:rsidR="00564C22" w:rsidRPr="C2430093" w:rsidDel="00B33063" w:rsidRDefault="009B1AF1" w:rsidP="00564C22">
      <w:pPr>
        <w:spacing w:line="259" w:lineRule="auto"/>
        <w:rPr>
          <w:del w:id="15087" w:author="Andreas Kuehne" w:date="2019-05-31T12:22:00Z"/>
          <w:rFonts w:eastAsia="Arial" w:cs="Arial"/>
          <w:sz w:val="22"/>
          <w:szCs w:val="22"/>
        </w:rPr>
      </w:pPr>
      <w:del w:id="1508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ClaimedIdentity</w:delText>
        </w:r>
        <w:r w:rsidRPr="002062A5" w:rsidDel="00B33063">
          <w:rPr>
            <w:rFonts w:eastAsia="Arial" w:cs="Arial"/>
            <w:sz w:val="22"/>
            <w:szCs w:val="22"/>
          </w:rPr>
          <w:delText xml:space="preserve"> using JSON-specific names mapped as shown in the table below.</w:delText>
        </w:r>
        <w:bookmarkStart w:id="15089" w:name="_Toc10200029"/>
        <w:bookmarkEnd w:id="15089"/>
      </w:del>
    </w:p>
    <w:tbl>
      <w:tblPr>
        <w:tblStyle w:val="Gitternetztabelle1hell1"/>
        <w:tblW w:w="0" w:type="auto"/>
        <w:tblLook w:val="04A0" w:firstRow="1" w:lastRow="0" w:firstColumn="1" w:lastColumn="0" w:noHBand="0" w:noVBand="1"/>
      </w:tblPr>
      <w:tblGrid>
        <w:gridCol w:w="4675"/>
        <w:gridCol w:w="4675"/>
      </w:tblGrid>
      <w:tr w:rsidR="00564C22" w:rsidDel="00B33063" w14:paraId="7FEEEF6B" w14:textId="0B692931" w:rsidTr="00564C22">
        <w:trPr>
          <w:cnfStyle w:val="100000000000" w:firstRow="1" w:lastRow="0" w:firstColumn="0" w:lastColumn="0" w:oddVBand="0" w:evenVBand="0" w:oddHBand="0" w:evenHBand="0" w:firstRowFirstColumn="0" w:firstRowLastColumn="0" w:lastRowFirstColumn="0" w:lastRowLastColumn="0"/>
          <w:del w:id="15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DEF4F2" w14:textId="1EEE0662" w:rsidR="00564C22" w:rsidDel="00B33063" w:rsidRDefault="009B1AF1" w:rsidP="00564C22">
            <w:pPr>
              <w:pStyle w:val="Beschriftung"/>
              <w:rPr>
                <w:del w:id="15091" w:author="Andreas Kuehne" w:date="2019-05-31T12:22:00Z"/>
              </w:rPr>
            </w:pPr>
            <w:del w:id="15092" w:author="Andreas Kuehne" w:date="2019-05-31T12:22:00Z">
              <w:r w:rsidDel="00B33063">
                <w:delText>Element</w:delText>
              </w:r>
              <w:bookmarkStart w:id="15093" w:name="_Toc10200030"/>
              <w:bookmarkEnd w:id="15093"/>
            </w:del>
          </w:p>
        </w:tc>
        <w:tc>
          <w:tcPr>
            <w:tcW w:w="4675" w:type="dxa"/>
          </w:tcPr>
          <w:p w14:paraId="0167A343" w14:textId="0694896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094" w:author="Andreas Kuehne" w:date="2019-05-31T12:22:00Z"/>
              </w:rPr>
            </w:pPr>
            <w:del w:id="15095" w:author="Andreas Kuehne" w:date="2019-05-31T12:22:00Z">
              <w:r w:rsidDel="00B33063">
                <w:delText>Implementing JSON member name</w:delText>
              </w:r>
              <w:bookmarkStart w:id="15096" w:name="_Toc10200031"/>
              <w:bookmarkEnd w:id="15096"/>
            </w:del>
          </w:p>
        </w:tc>
        <w:bookmarkStart w:id="15097" w:name="_Toc10200032"/>
        <w:bookmarkEnd w:id="15097"/>
      </w:tr>
      <w:tr w:rsidR="00564C22" w:rsidDel="00B33063" w14:paraId="2DA2692B" w14:textId="2E607ED4" w:rsidTr="00564C22">
        <w:trPr>
          <w:del w:id="15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63D0EA" w14:textId="18E65BD7" w:rsidR="00564C22" w:rsidRPr="002062A5" w:rsidDel="00B33063" w:rsidRDefault="009B1AF1" w:rsidP="00564C22">
            <w:pPr>
              <w:pStyle w:val="Beschriftung"/>
              <w:rPr>
                <w:del w:id="15099" w:author="Andreas Kuehne" w:date="2019-05-31T12:22:00Z"/>
                <w:rStyle w:val="Datatype"/>
                <w:b w:val="0"/>
                <w:bCs w:val="0"/>
              </w:rPr>
            </w:pPr>
            <w:del w:id="15100" w:author="Andreas Kuehne" w:date="2019-05-31T12:22:00Z">
              <w:r w:rsidRPr="002062A5" w:rsidDel="00B33063">
                <w:rPr>
                  <w:rStyle w:val="Datatype"/>
                </w:rPr>
                <w:delText>Name</w:delText>
              </w:r>
              <w:bookmarkStart w:id="15101" w:name="_Toc10200033"/>
              <w:bookmarkEnd w:id="15101"/>
            </w:del>
          </w:p>
        </w:tc>
        <w:tc>
          <w:tcPr>
            <w:tcW w:w="4675" w:type="dxa"/>
          </w:tcPr>
          <w:p w14:paraId="6C525561" w14:textId="2BAD31E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102" w:author="Andreas Kuehne" w:date="2019-05-31T12:22:00Z"/>
                <w:rStyle w:val="Datatype"/>
              </w:rPr>
            </w:pPr>
            <w:del w:id="15103" w:author="Andreas Kuehne" w:date="2019-05-31T12:22:00Z">
              <w:r w:rsidRPr="002062A5" w:rsidDel="00B33063">
                <w:rPr>
                  <w:rStyle w:val="Datatype"/>
                </w:rPr>
                <w:delText>name</w:delText>
              </w:r>
              <w:bookmarkStart w:id="15104" w:name="_Toc10200034"/>
              <w:bookmarkEnd w:id="15104"/>
            </w:del>
          </w:p>
        </w:tc>
        <w:bookmarkStart w:id="15105" w:name="_Toc10200035"/>
        <w:bookmarkEnd w:id="15105"/>
      </w:tr>
      <w:tr w:rsidR="00564C22" w:rsidDel="00B33063" w14:paraId="49201824" w14:textId="2A6AA119" w:rsidTr="00564C22">
        <w:trPr>
          <w:del w:id="151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A96512" w14:textId="40165475" w:rsidR="00564C22" w:rsidRPr="002062A5" w:rsidDel="00B33063" w:rsidRDefault="009B1AF1" w:rsidP="00564C22">
            <w:pPr>
              <w:pStyle w:val="Beschriftung"/>
              <w:rPr>
                <w:del w:id="15107" w:author="Andreas Kuehne" w:date="2019-05-31T12:22:00Z"/>
                <w:rStyle w:val="Datatype"/>
                <w:b w:val="0"/>
                <w:bCs w:val="0"/>
              </w:rPr>
            </w:pPr>
            <w:del w:id="15108" w:author="Andreas Kuehne" w:date="2019-05-31T12:22:00Z">
              <w:r w:rsidRPr="002062A5" w:rsidDel="00B33063">
                <w:rPr>
                  <w:rStyle w:val="Datatype"/>
                </w:rPr>
                <w:delText>SupportingInfo</w:delText>
              </w:r>
              <w:bookmarkStart w:id="15109" w:name="_Toc10200036"/>
              <w:bookmarkEnd w:id="15109"/>
            </w:del>
          </w:p>
        </w:tc>
        <w:tc>
          <w:tcPr>
            <w:tcW w:w="4675" w:type="dxa"/>
          </w:tcPr>
          <w:p w14:paraId="5F974432" w14:textId="72C27E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110" w:author="Andreas Kuehne" w:date="2019-05-31T12:22:00Z"/>
                <w:rStyle w:val="Datatype"/>
              </w:rPr>
            </w:pPr>
            <w:del w:id="15111" w:author="Andreas Kuehne" w:date="2019-05-31T12:22:00Z">
              <w:r w:rsidRPr="002062A5" w:rsidDel="00B33063">
                <w:rPr>
                  <w:rStyle w:val="Datatype"/>
                </w:rPr>
                <w:delText>suppInfo</w:delText>
              </w:r>
              <w:bookmarkStart w:id="15112" w:name="_Toc10200037"/>
              <w:bookmarkEnd w:id="15112"/>
            </w:del>
          </w:p>
        </w:tc>
        <w:bookmarkStart w:id="15113" w:name="_Toc10200038"/>
        <w:bookmarkEnd w:id="15113"/>
      </w:tr>
    </w:tbl>
    <w:p w14:paraId="6F4AFF15" w14:textId="39C3174F" w:rsidR="00564C22" w:rsidRPr="0202B381" w:rsidDel="00B33063" w:rsidRDefault="009B1AF1" w:rsidP="00564C22">
      <w:pPr>
        <w:rPr>
          <w:del w:id="15114" w:author="Andreas Kuehne" w:date="2019-05-31T12:22:00Z"/>
        </w:rPr>
      </w:pPr>
      <w:del w:id="1511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116" w:name="_Toc10200039"/>
        <w:bookmarkEnd w:id="15116"/>
      </w:del>
    </w:p>
    <w:p w14:paraId="2B28B8F3" w14:textId="4B6E8540" w:rsidR="00564C22" w:rsidDel="00B33063" w:rsidRDefault="009B1AF1" w:rsidP="00564C22">
      <w:pPr>
        <w:pStyle w:val="Code"/>
        <w:spacing w:line="259" w:lineRule="auto"/>
        <w:rPr>
          <w:del w:id="15117" w:author="Andreas Kuehne" w:date="2019-05-31T12:22:00Z"/>
        </w:rPr>
      </w:pPr>
      <w:del w:id="15118" w:author="Andreas Kuehne" w:date="2019-05-31T12:22:00Z">
        <w:r w:rsidDel="00B33063">
          <w:rPr>
            <w:color w:val="31849B" w:themeColor="accent5" w:themeShade="BF"/>
          </w:rPr>
          <w:delText>"dss2-ClaimedIdentityType"</w:delText>
        </w:r>
        <w:r w:rsidDel="00B33063">
          <w:delText>: {</w:delText>
        </w:r>
        <w:bookmarkStart w:id="15119" w:name="_Toc10200040"/>
        <w:bookmarkEnd w:id="15119"/>
      </w:del>
    </w:p>
    <w:p w14:paraId="544C008B" w14:textId="595DADD8" w:rsidR="00564C22" w:rsidDel="00B33063" w:rsidRDefault="009B1AF1" w:rsidP="00564C22">
      <w:pPr>
        <w:pStyle w:val="Code"/>
        <w:spacing w:line="259" w:lineRule="auto"/>
        <w:rPr>
          <w:del w:id="15120" w:author="Andreas Kuehne" w:date="2019-05-31T12:22:00Z"/>
        </w:rPr>
      </w:pPr>
      <w:del w:id="151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122" w:name="_Toc10200041"/>
        <w:bookmarkEnd w:id="15122"/>
      </w:del>
    </w:p>
    <w:p w14:paraId="02BDAC2B" w14:textId="7398B8B3" w:rsidR="00564C22" w:rsidDel="00B33063" w:rsidRDefault="009B1AF1" w:rsidP="00564C22">
      <w:pPr>
        <w:pStyle w:val="Code"/>
        <w:spacing w:line="259" w:lineRule="auto"/>
        <w:rPr>
          <w:del w:id="15123" w:author="Andreas Kuehne" w:date="2019-05-31T12:22:00Z"/>
        </w:rPr>
      </w:pPr>
      <w:del w:id="15124" w:author="Andreas Kuehne" w:date="2019-05-31T12:22:00Z">
        <w:r w:rsidDel="00B33063">
          <w:rPr>
            <w:color w:val="31849B" w:themeColor="accent5" w:themeShade="BF"/>
          </w:rPr>
          <w:delText xml:space="preserve">  "properties"</w:delText>
        </w:r>
        <w:r w:rsidDel="00B33063">
          <w:delText>: {</w:delText>
        </w:r>
        <w:bookmarkStart w:id="15125" w:name="_Toc10200042"/>
        <w:bookmarkEnd w:id="15125"/>
      </w:del>
    </w:p>
    <w:p w14:paraId="41828EAA" w14:textId="30ED0D09" w:rsidR="00564C22" w:rsidDel="00B33063" w:rsidRDefault="009B1AF1" w:rsidP="00564C22">
      <w:pPr>
        <w:pStyle w:val="Code"/>
        <w:spacing w:line="259" w:lineRule="auto"/>
        <w:rPr>
          <w:del w:id="15126" w:author="Andreas Kuehne" w:date="2019-05-31T12:22:00Z"/>
        </w:rPr>
      </w:pPr>
      <w:del w:id="15127" w:author="Andreas Kuehne" w:date="2019-05-31T12:22:00Z">
        <w:r w:rsidDel="00B33063">
          <w:rPr>
            <w:color w:val="31849B" w:themeColor="accent5" w:themeShade="BF"/>
          </w:rPr>
          <w:delText xml:space="preserve">    "name"</w:delText>
        </w:r>
        <w:r w:rsidDel="00B33063">
          <w:delText>: {</w:delText>
        </w:r>
        <w:bookmarkStart w:id="15128" w:name="_Toc10200043"/>
        <w:bookmarkEnd w:id="15128"/>
      </w:del>
    </w:p>
    <w:p w14:paraId="48A7ED92" w14:textId="08C5DF50" w:rsidR="00564C22" w:rsidDel="00B33063" w:rsidRDefault="009B1AF1" w:rsidP="00564C22">
      <w:pPr>
        <w:pStyle w:val="Code"/>
        <w:spacing w:line="259" w:lineRule="auto"/>
        <w:rPr>
          <w:del w:id="15129" w:author="Andreas Kuehne" w:date="2019-05-31T12:22:00Z"/>
        </w:rPr>
      </w:pPr>
      <w:del w:id="1513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5131" w:name="_Toc10200044"/>
        <w:bookmarkEnd w:id="15131"/>
      </w:del>
    </w:p>
    <w:p w14:paraId="6D51D466" w14:textId="78C82BD2" w:rsidR="00564C22" w:rsidDel="00B33063" w:rsidRDefault="009B1AF1" w:rsidP="00564C22">
      <w:pPr>
        <w:pStyle w:val="Code"/>
        <w:spacing w:line="259" w:lineRule="auto"/>
        <w:rPr>
          <w:del w:id="15132" w:author="Andreas Kuehne" w:date="2019-05-31T12:22:00Z"/>
        </w:rPr>
      </w:pPr>
      <w:del w:id="15133" w:author="Andreas Kuehne" w:date="2019-05-31T12:22:00Z">
        <w:r w:rsidDel="00B33063">
          <w:delText xml:space="preserve">    },</w:delText>
        </w:r>
        <w:bookmarkStart w:id="15134" w:name="_Toc10200045"/>
        <w:bookmarkEnd w:id="15134"/>
      </w:del>
    </w:p>
    <w:p w14:paraId="774E4F80" w14:textId="40F13A0C" w:rsidR="00564C22" w:rsidDel="00B33063" w:rsidRDefault="009B1AF1" w:rsidP="00564C22">
      <w:pPr>
        <w:pStyle w:val="Code"/>
        <w:spacing w:line="259" w:lineRule="auto"/>
        <w:rPr>
          <w:del w:id="15135" w:author="Andreas Kuehne" w:date="2019-05-31T12:22:00Z"/>
        </w:rPr>
      </w:pPr>
      <w:del w:id="15136" w:author="Andreas Kuehne" w:date="2019-05-31T12:22:00Z">
        <w:r w:rsidDel="00B33063">
          <w:rPr>
            <w:color w:val="31849B" w:themeColor="accent5" w:themeShade="BF"/>
          </w:rPr>
          <w:delText xml:space="preserve">    "suppInfo"</w:delText>
        </w:r>
        <w:r w:rsidDel="00B33063">
          <w:delText>: {</w:delText>
        </w:r>
        <w:bookmarkStart w:id="15137" w:name="_Toc10200046"/>
        <w:bookmarkEnd w:id="15137"/>
      </w:del>
    </w:p>
    <w:p w14:paraId="124CEAD9" w14:textId="35F712FA" w:rsidR="00564C22" w:rsidDel="00B33063" w:rsidRDefault="009B1AF1" w:rsidP="00564C22">
      <w:pPr>
        <w:pStyle w:val="Code"/>
        <w:spacing w:line="259" w:lineRule="auto"/>
        <w:rPr>
          <w:del w:id="15138" w:author="Andreas Kuehne" w:date="2019-05-31T12:22:00Z"/>
        </w:rPr>
      </w:pPr>
      <w:del w:id="151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5140" w:name="_Toc10200047"/>
        <w:bookmarkEnd w:id="15140"/>
      </w:del>
    </w:p>
    <w:p w14:paraId="2BDA385C" w14:textId="27AE8CED" w:rsidR="00564C22" w:rsidDel="00B33063" w:rsidRDefault="009B1AF1" w:rsidP="00564C22">
      <w:pPr>
        <w:pStyle w:val="Code"/>
        <w:spacing w:line="259" w:lineRule="auto"/>
        <w:rPr>
          <w:del w:id="15141" w:author="Andreas Kuehne" w:date="2019-05-31T12:22:00Z"/>
        </w:rPr>
      </w:pPr>
      <w:del w:id="15142" w:author="Andreas Kuehne" w:date="2019-05-31T12:22:00Z">
        <w:r w:rsidDel="00B33063">
          <w:delText xml:space="preserve">    }</w:delText>
        </w:r>
        <w:bookmarkStart w:id="15143" w:name="_Toc10200048"/>
        <w:bookmarkEnd w:id="15143"/>
      </w:del>
    </w:p>
    <w:p w14:paraId="6DB0FDBB" w14:textId="1E0A96A3" w:rsidR="00564C22" w:rsidDel="00B33063" w:rsidRDefault="009B1AF1" w:rsidP="00564C22">
      <w:pPr>
        <w:pStyle w:val="Code"/>
        <w:spacing w:line="259" w:lineRule="auto"/>
        <w:rPr>
          <w:del w:id="15144" w:author="Andreas Kuehne" w:date="2019-05-31T12:22:00Z"/>
        </w:rPr>
      </w:pPr>
      <w:del w:id="15145" w:author="Andreas Kuehne" w:date="2019-05-31T12:22:00Z">
        <w:r w:rsidDel="00B33063">
          <w:delText xml:space="preserve">  },</w:delText>
        </w:r>
        <w:bookmarkStart w:id="15146" w:name="_Toc10200049"/>
        <w:bookmarkEnd w:id="15146"/>
      </w:del>
    </w:p>
    <w:p w14:paraId="3A02E6BF" w14:textId="4220043F" w:rsidR="00564C22" w:rsidDel="00B33063" w:rsidRDefault="009B1AF1" w:rsidP="00564C22">
      <w:pPr>
        <w:pStyle w:val="Code"/>
        <w:spacing w:line="259" w:lineRule="auto"/>
        <w:rPr>
          <w:del w:id="15147" w:author="Andreas Kuehne" w:date="2019-05-31T12:22:00Z"/>
        </w:rPr>
      </w:pPr>
      <w:del w:id="1514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"name"</w:delText>
        </w:r>
        <w:r w:rsidDel="00B33063">
          <w:delText>]</w:delText>
        </w:r>
        <w:bookmarkStart w:id="15149" w:name="_Toc10200050"/>
        <w:bookmarkEnd w:id="15149"/>
      </w:del>
    </w:p>
    <w:p w14:paraId="1C5AF1F3" w14:textId="4A496345" w:rsidR="00564C22" w:rsidDel="00B33063" w:rsidRDefault="009B1AF1" w:rsidP="00564C22">
      <w:pPr>
        <w:pStyle w:val="Code"/>
        <w:spacing w:line="259" w:lineRule="auto"/>
        <w:rPr>
          <w:del w:id="15150" w:author="Andreas Kuehne" w:date="2019-05-31T12:22:00Z"/>
        </w:rPr>
      </w:pPr>
      <w:del w:id="15151" w:author="Andreas Kuehne" w:date="2019-05-31T12:22:00Z">
        <w:r w:rsidDel="00B33063">
          <w:delText>}</w:delText>
        </w:r>
        <w:bookmarkStart w:id="15152" w:name="_Toc10200051"/>
        <w:bookmarkEnd w:id="15152"/>
      </w:del>
    </w:p>
    <w:p w14:paraId="6800B278" w14:textId="7C722714" w:rsidR="00564C22" w:rsidDel="00B33063" w:rsidRDefault="00564C22" w:rsidP="00564C22">
      <w:pPr>
        <w:rPr>
          <w:del w:id="15153" w:author="Andreas Kuehne" w:date="2019-05-31T12:22:00Z"/>
        </w:rPr>
      </w:pPr>
      <w:bookmarkStart w:id="15154" w:name="_Toc10200052"/>
      <w:bookmarkEnd w:id="15154"/>
    </w:p>
    <w:p w14:paraId="7DCB9276" w14:textId="63FD9D4E" w:rsidR="00564C22" w:rsidDel="00B33063" w:rsidRDefault="009B1AF1" w:rsidP="00564C22">
      <w:pPr>
        <w:pStyle w:val="berschrift4"/>
        <w:rPr>
          <w:del w:id="15155" w:author="Andreas Kuehne" w:date="2019-05-31T12:22:00Z"/>
        </w:rPr>
      </w:pPr>
      <w:del w:id="15156" w:author="Andreas Kuehne" w:date="2019-05-31T12:22:00Z">
        <w:r w:rsidDel="00B33063">
          <w:delText>ClaimedIdentity – XML Syntax</w:delText>
        </w:r>
        <w:bookmarkStart w:id="15157" w:name="_Toc10200053"/>
        <w:bookmarkEnd w:id="15157"/>
      </w:del>
    </w:p>
    <w:p w14:paraId="05BEB627" w14:textId="47293478" w:rsidR="00564C22" w:rsidRPr="5404FA76" w:rsidDel="00B33063" w:rsidRDefault="009B1AF1" w:rsidP="00564C22">
      <w:pPr>
        <w:rPr>
          <w:del w:id="15158" w:author="Andreas Kuehne" w:date="2019-05-31T12:22:00Z"/>
        </w:rPr>
      </w:pPr>
      <w:del w:id="15159" w:author="Andreas Kuehne" w:date="2019-05-31T12:22:00Z">
        <w:r w:rsidRPr="0CCF9147" w:rsidDel="00B33063">
          <w:delText xml:space="preserve">The XML type </w:delText>
        </w:r>
        <w:r w:rsidRPr="002062A5" w:rsidDel="00B33063">
          <w:rPr>
            <w:rFonts w:ascii="Courier New" w:eastAsia="Courier New" w:hAnsi="Courier New" w:cs="Courier New"/>
          </w:rPr>
          <w:delText>ClaimedIdentityType</w:delText>
        </w:r>
        <w:r w:rsidRPr="0CCF9147" w:rsidDel="00B33063">
          <w:delText xml:space="preserve"> SHALL implement the requirements defined in the </w:delText>
        </w:r>
        <w:r w:rsidRPr="002062A5" w:rsidDel="00B33063">
          <w:rPr>
            <w:rFonts w:ascii="Courier New" w:eastAsia="Courier New" w:hAnsi="Courier New" w:cs="Courier New"/>
          </w:rPr>
          <w:delText>ClaimedIdentity</w:delText>
        </w:r>
        <w:r w:rsidDel="00B33063">
          <w:delText xml:space="preserve"> </w:delText>
        </w:r>
        <w:r w:rsidRPr="005A6FFD" w:rsidDel="00B33063">
          <w:delText>component.</w:delText>
        </w:r>
        <w:bookmarkStart w:id="15160" w:name="_Toc10200054"/>
        <w:bookmarkEnd w:id="15160"/>
      </w:del>
    </w:p>
    <w:p w14:paraId="005E9E42" w14:textId="63A88C35" w:rsidR="00564C22" w:rsidDel="00B33063" w:rsidRDefault="009B1AF1" w:rsidP="00564C22">
      <w:pPr>
        <w:rPr>
          <w:del w:id="15161" w:author="Andreas Kuehne" w:date="2019-05-31T12:22:00Z"/>
        </w:rPr>
      </w:pPr>
      <w:del w:id="1516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ClaimedIdentityType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163" w:name="_Toc10200055"/>
        <w:bookmarkEnd w:id="15163"/>
      </w:del>
    </w:p>
    <w:p w14:paraId="48EA0445" w14:textId="6AA4860C" w:rsidR="00564C22" w:rsidDel="00B33063" w:rsidRDefault="009B1AF1" w:rsidP="00564C22">
      <w:pPr>
        <w:pStyle w:val="Code"/>
        <w:rPr>
          <w:del w:id="15164" w:author="Andreas Kuehne" w:date="2019-05-31T12:22:00Z"/>
        </w:rPr>
      </w:pPr>
      <w:del w:id="1516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ClaimedIdentityType</w:delText>
        </w:r>
        <w:r w:rsidDel="00B33063">
          <w:rPr>
            <w:color w:val="943634" w:themeColor="accent2" w:themeShade="BF"/>
          </w:rPr>
          <w:delText>"</w:delText>
        </w:r>
        <w:r w:rsidDel="00B33063">
          <w:rPr>
            <w:color w:val="31849B" w:themeColor="accent5" w:themeShade="BF"/>
          </w:rPr>
          <w:delText>&gt;</w:delText>
        </w:r>
        <w:bookmarkStart w:id="15166" w:name="_Toc10200056"/>
        <w:bookmarkEnd w:id="15166"/>
      </w:del>
    </w:p>
    <w:p w14:paraId="54B2B10B" w14:textId="4A7BDF4D" w:rsidR="00564C22" w:rsidDel="00B33063" w:rsidRDefault="009B1AF1" w:rsidP="00564C22">
      <w:pPr>
        <w:pStyle w:val="Code"/>
        <w:rPr>
          <w:del w:id="15167" w:author="Andreas Kuehne" w:date="2019-05-31T12:22:00Z"/>
        </w:rPr>
      </w:pPr>
      <w:del w:id="15168" w:author="Andreas Kuehne" w:date="2019-05-31T12:22:00Z">
        <w:r w:rsidDel="00B33063">
          <w:rPr>
            <w:color w:val="31849B" w:themeColor="accent5" w:themeShade="BF"/>
          </w:rPr>
          <w:delText xml:space="preserve">  &lt;xs:sequence&gt;</w:delText>
        </w:r>
        <w:bookmarkStart w:id="15169" w:name="_Toc10200057"/>
        <w:bookmarkEnd w:id="15169"/>
      </w:del>
    </w:p>
    <w:p w14:paraId="663EE363" w14:textId="57A7DC76" w:rsidR="00564C22" w:rsidDel="00B33063" w:rsidRDefault="009B1AF1" w:rsidP="00564C22">
      <w:pPr>
        <w:pStyle w:val="Code"/>
        <w:rPr>
          <w:del w:id="15170" w:author="Andreas Kuehne" w:date="2019-05-31T12:22:00Z"/>
        </w:rPr>
      </w:pPr>
      <w:del w:id="1517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w:delText>
        </w:r>
        <w:r w:rsidDel="00B33063">
          <w:rPr>
            <w:color w:val="31849B" w:themeColor="accent5" w:themeShade="BF"/>
          </w:rPr>
          <w:delText>/&gt;</w:delText>
        </w:r>
        <w:bookmarkStart w:id="15172" w:name="_Toc10200058"/>
        <w:bookmarkEnd w:id="15172"/>
      </w:del>
    </w:p>
    <w:p w14:paraId="15A6387D" w14:textId="5930FC75" w:rsidR="00564C22" w:rsidDel="00B33063" w:rsidRDefault="009B1AF1" w:rsidP="00564C22">
      <w:pPr>
        <w:pStyle w:val="Code"/>
        <w:rPr>
          <w:del w:id="15173" w:author="Andreas Kuehne" w:date="2019-05-31T12:22:00Z"/>
        </w:rPr>
      </w:pPr>
      <w:del w:id="151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SupportingInfo</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175" w:name="_Toc10200059"/>
        <w:bookmarkEnd w:id="15175"/>
      </w:del>
    </w:p>
    <w:p w14:paraId="24D1DFFD" w14:textId="30FA2C0F" w:rsidR="00564C22" w:rsidDel="00B33063" w:rsidRDefault="009B1AF1" w:rsidP="00564C22">
      <w:pPr>
        <w:pStyle w:val="Code"/>
        <w:rPr>
          <w:del w:id="15176" w:author="Andreas Kuehne" w:date="2019-05-31T12:22:00Z"/>
        </w:rPr>
      </w:pPr>
      <w:del w:id="15177" w:author="Andreas Kuehne" w:date="2019-05-31T12:22:00Z">
        <w:r w:rsidDel="00B33063">
          <w:rPr>
            <w:color w:val="31849B" w:themeColor="accent5" w:themeShade="BF"/>
          </w:rPr>
          <w:delText xml:space="preserve">  &lt;/xs:sequence&gt;</w:delText>
        </w:r>
        <w:bookmarkStart w:id="15178" w:name="_Toc10200060"/>
        <w:bookmarkEnd w:id="15178"/>
      </w:del>
    </w:p>
    <w:p w14:paraId="228AB8D1" w14:textId="26F937A7" w:rsidR="00564C22" w:rsidDel="00B33063" w:rsidRDefault="009B1AF1" w:rsidP="00564C22">
      <w:pPr>
        <w:pStyle w:val="Code"/>
        <w:rPr>
          <w:del w:id="15179" w:author="Andreas Kuehne" w:date="2019-05-31T12:22:00Z"/>
        </w:rPr>
      </w:pPr>
      <w:del w:id="15180" w:author="Andreas Kuehne" w:date="2019-05-31T12:22:00Z">
        <w:r w:rsidDel="00B33063">
          <w:rPr>
            <w:color w:val="31849B" w:themeColor="accent5" w:themeShade="BF"/>
          </w:rPr>
          <w:delText>&lt;/xs:complexType&gt;</w:delText>
        </w:r>
        <w:bookmarkStart w:id="15181" w:name="_Toc10200061"/>
        <w:bookmarkEnd w:id="15181"/>
      </w:del>
    </w:p>
    <w:p w14:paraId="3EE0DD7A" w14:textId="72C421DB" w:rsidR="00564C22" w:rsidDel="00B33063" w:rsidRDefault="009B1AF1" w:rsidP="00564C22">
      <w:pPr>
        <w:spacing w:line="259" w:lineRule="auto"/>
        <w:rPr>
          <w:del w:id="15182" w:author="Andreas Kuehne" w:date="2019-05-31T12:22:00Z"/>
        </w:rPr>
      </w:pPr>
      <w:del w:id="1518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ClaimedIdentityType</w:delText>
        </w:r>
        <w:r w:rsidRPr="71C71F8C" w:rsidDel="00B33063">
          <w:delText xml:space="preserve"> </w:delText>
        </w:r>
        <w:r w:rsidDel="00B33063">
          <w:delText xml:space="preserve">XML element SHALL implement in XML syntax the sub-component that has a name equal to its local name. </w:delText>
        </w:r>
        <w:bookmarkStart w:id="15184" w:name="_Toc10200062"/>
        <w:bookmarkEnd w:id="15184"/>
      </w:del>
    </w:p>
    <w:p w14:paraId="539D69F6" w14:textId="4CF9A587" w:rsidR="00564C22" w:rsidDel="00B33063" w:rsidRDefault="009B1AF1" w:rsidP="00564C22">
      <w:pPr>
        <w:pStyle w:val="berschrift3"/>
        <w:rPr>
          <w:del w:id="15185" w:author="Andreas Kuehne" w:date="2019-05-31T12:22:00Z"/>
        </w:rPr>
      </w:pPr>
      <w:bookmarkStart w:id="15186" w:name="_RefComp94AB9E83"/>
      <w:del w:id="15187" w:author="Andreas Kuehne" w:date="2019-05-31T12:22:00Z">
        <w:r w:rsidDel="00B33063">
          <w:delText>Component Schemas</w:delText>
        </w:r>
        <w:bookmarkStart w:id="15188" w:name="_Toc10200063"/>
        <w:bookmarkEnd w:id="15186"/>
        <w:bookmarkEnd w:id="15188"/>
      </w:del>
    </w:p>
    <w:p w14:paraId="58F6D7A2" w14:textId="3D63A5CA" w:rsidR="00564C22" w:rsidDel="00B33063" w:rsidRDefault="001725A5" w:rsidP="00564C22">
      <w:pPr>
        <w:rPr>
          <w:del w:id="15189" w:author="Andreas Kuehne" w:date="2019-05-31T12:22:00Z"/>
        </w:rPr>
      </w:pPr>
      <w:del w:id="15190" w:author="Andreas Kuehne" w:date="2019-05-31T12:22:00Z">
        <w:r w:rsidRPr="003A06D0" w:rsidDel="00B33063">
          <w:delText xml:space="preserve">The </w:delText>
        </w:r>
        <w:r w:rsidRPr="003A06D0" w:rsidDel="00B33063">
          <w:rPr>
            <w:rFonts w:ascii="Courier New" w:eastAsia="Courier New" w:hAnsi="Courier New" w:cs="Courier New"/>
            <w:lang w:val="en-GB"/>
          </w:rPr>
          <w:delText>Schemas</w:delText>
        </w:r>
        <w:r w:rsidRPr="003A06D0" w:rsidDel="00B33063">
          <w:delText xml:space="preserve"> component provides an in band mechanism for communicating XML schemas required for validating an XML document.</w:delText>
        </w:r>
        <w:bookmarkStart w:id="15191" w:name="_Toc10200064"/>
        <w:bookmarkEnd w:id="15191"/>
      </w:del>
    </w:p>
    <w:p w14:paraId="10BB56D1" w14:textId="3E89D656" w:rsidR="00564C22" w:rsidDel="00B33063" w:rsidRDefault="009B1AF1" w:rsidP="00564C22">
      <w:pPr>
        <w:rPr>
          <w:del w:id="15192" w:author="Andreas Kuehne" w:date="2019-05-31T12:22:00Z"/>
        </w:rPr>
      </w:pPr>
      <w:del w:id="15193" w:author="Andreas Kuehne" w:date="2019-05-31T12:22:00Z">
        <w:r w:rsidDel="00B33063">
          <w:delText>Below follows a list of the sub-components that constitute this component:</w:delText>
        </w:r>
        <w:bookmarkStart w:id="15194" w:name="_Toc10200065"/>
        <w:bookmarkEnd w:id="15194"/>
      </w:del>
    </w:p>
    <w:p w14:paraId="7DFE5827" w14:textId="0D645BBC" w:rsidR="00564C22" w:rsidDel="00B33063" w:rsidRDefault="009B1AF1" w:rsidP="00564C22">
      <w:pPr>
        <w:pStyle w:val="Member"/>
        <w:rPr>
          <w:del w:id="15195" w:author="Andreas Kuehne" w:date="2019-05-31T12:22:00Z"/>
        </w:rPr>
      </w:pPr>
      <w:del w:id="15196" w:author="Andreas Kuehne" w:date="2019-05-31T12:22:00Z">
        <w:r w:rsidDel="00B33063">
          <w:delText xml:space="preserve">The </w:delText>
        </w:r>
        <w:r w:rsidRPr="35C1378D" w:rsidDel="00B33063">
          <w:rPr>
            <w:rStyle w:val="Datatype"/>
          </w:rPr>
          <w:delText>Schema</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5197" w:name="_Toc10200066"/>
        <w:bookmarkEnd w:id="15197"/>
      </w:del>
    </w:p>
    <w:p w14:paraId="2188D445" w14:textId="0CE97EA5" w:rsidR="00564C22" w:rsidDel="00B33063" w:rsidRDefault="009B1AF1" w:rsidP="00564C22">
      <w:pPr>
        <w:pStyle w:val="Non-normativeCommentHeading"/>
        <w:rPr>
          <w:del w:id="15198" w:author="Andreas Kuehne" w:date="2019-05-31T12:22:00Z"/>
        </w:rPr>
      </w:pPr>
      <w:del w:id="15199" w:author="Andreas Kuehne" w:date="2019-05-31T12:22:00Z">
        <w:r w:rsidDel="00B33063">
          <w:delText>Non-normative Comment:</w:delText>
        </w:r>
        <w:bookmarkStart w:id="15200" w:name="_Toc10200067"/>
        <w:bookmarkEnd w:id="15200"/>
      </w:del>
    </w:p>
    <w:p w14:paraId="19441789" w14:textId="4DD8BEC4" w:rsidR="00564C22" w:rsidDel="00B33063" w:rsidRDefault="001725A5" w:rsidP="00564C22">
      <w:pPr>
        <w:pStyle w:val="Non-normativeComment"/>
        <w:rPr>
          <w:del w:id="15201" w:author="Andreas Kuehne" w:date="2019-05-31T12:22:00Z"/>
        </w:rPr>
      </w:pPr>
      <w:del w:id="15202" w:author="Andreas Kuehne" w:date="2019-05-31T12:22:00Z">
        <w:r w:rsidRPr="003A06D0" w:rsidDel="00B33063">
          <w:delText xml:space="preserve">Note: 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elements.</w:delText>
        </w:r>
        <w:bookmarkStart w:id="15203" w:name="_Toc10200068"/>
        <w:bookmarkEnd w:id="15203"/>
      </w:del>
    </w:p>
    <w:p w14:paraId="6447ACA6" w14:textId="26733675" w:rsidR="00564C22" w:rsidDel="00B33063" w:rsidRDefault="009B1AF1" w:rsidP="00564C22">
      <w:pPr>
        <w:pStyle w:val="berschrift4"/>
        <w:rPr>
          <w:del w:id="15204" w:author="Andreas Kuehne" w:date="2019-05-31T12:22:00Z"/>
        </w:rPr>
      </w:pPr>
      <w:del w:id="15205" w:author="Andreas Kuehne" w:date="2019-05-31T12:22:00Z">
        <w:r w:rsidDel="00B33063">
          <w:delText>Schemas – JSON Syntax</w:delText>
        </w:r>
        <w:bookmarkStart w:id="15206" w:name="_Toc10200069"/>
        <w:bookmarkEnd w:id="15206"/>
      </w:del>
    </w:p>
    <w:p w14:paraId="2CB739E4" w14:textId="700587FC" w:rsidR="00564C22" w:rsidRPr="0248A3D1" w:rsidDel="00B33063" w:rsidRDefault="009B1AF1" w:rsidP="00564C22">
      <w:pPr>
        <w:rPr>
          <w:del w:id="15207" w:author="Andreas Kuehne" w:date="2019-05-31T12:22:00Z"/>
        </w:rPr>
      </w:pPr>
      <w:del w:id="152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Schemas</w:delText>
        </w:r>
        <w:r w:rsidDel="00B33063">
          <w:delText xml:space="preserve"> component.</w:delText>
        </w:r>
        <w:bookmarkStart w:id="15209" w:name="_Toc10200070"/>
        <w:bookmarkEnd w:id="15209"/>
      </w:del>
    </w:p>
    <w:p w14:paraId="0C34B4A7" w14:textId="59039C0A" w:rsidR="00564C22" w:rsidRPr="C2430093" w:rsidDel="00B33063" w:rsidRDefault="009B1AF1" w:rsidP="00564C22">
      <w:pPr>
        <w:spacing w:line="259" w:lineRule="auto"/>
        <w:rPr>
          <w:del w:id="15210" w:author="Andreas Kuehne" w:date="2019-05-31T12:22:00Z"/>
          <w:rFonts w:eastAsia="Arial" w:cs="Arial"/>
          <w:sz w:val="22"/>
          <w:szCs w:val="22"/>
        </w:rPr>
      </w:pPr>
      <w:del w:id="1521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Schemas</w:delText>
        </w:r>
        <w:r w:rsidRPr="002062A5" w:rsidDel="00B33063">
          <w:rPr>
            <w:rFonts w:eastAsia="Arial" w:cs="Arial"/>
            <w:sz w:val="22"/>
            <w:szCs w:val="22"/>
          </w:rPr>
          <w:delText xml:space="preserve"> using JSON-specific names mapped as shown in the table below.</w:delText>
        </w:r>
        <w:bookmarkStart w:id="15212" w:name="_Toc10200071"/>
        <w:bookmarkEnd w:id="15212"/>
      </w:del>
    </w:p>
    <w:tbl>
      <w:tblPr>
        <w:tblStyle w:val="Gitternetztabelle1hell1"/>
        <w:tblW w:w="0" w:type="auto"/>
        <w:tblLook w:val="04A0" w:firstRow="1" w:lastRow="0" w:firstColumn="1" w:lastColumn="0" w:noHBand="0" w:noVBand="1"/>
      </w:tblPr>
      <w:tblGrid>
        <w:gridCol w:w="4675"/>
        <w:gridCol w:w="4675"/>
      </w:tblGrid>
      <w:tr w:rsidR="00564C22" w:rsidDel="00B33063" w14:paraId="733A765A" w14:textId="5E574205" w:rsidTr="00564C22">
        <w:trPr>
          <w:cnfStyle w:val="100000000000" w:firstRow="1" w:lastRow="0" w:firstColumn="0" w:lastColumn="0" w:oddVBand="0" w:evenVBand="0" w:oddHBand="0" w:evenHBand="0" w:firstRowFirstColumn="0" w:firstRowLastColumn="0" w:lastRowFirstColumn="0" w:lastRowLastColumn="0"/>
          <w:del w:id="152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030F75" w14:textId="0607DC8B" w:rsidR="00564C22" w:rsidDel="00B33063" w:rsidRDefault="009B1AF1" w:rsidP="00564C22">
            <w:pPr>
              <w:pStyle w:val="Beschriftung"/>
              <w:rPr>
                <w:del w:id="15214" w:author="Andreas Kuehne" w:date="2019-05-31T12:22:00Z"/>
              </w:rPr>
            </w:pPr>
            <w:del w:id="15215" w:author="Andreas Kuehne" w:date="2019-05-31T12:22:00Z">
              <w:r w:rsidDel="00B33063">
                <w:delText>Element</w:delText>
              </w:r>
              <w:bookmarkStart w:id="15216" w:name="_Toc10200072"/>
              <w:bookmarkEnd w:id="15216"/>
            </w:del>
          </w:p>
        </w:tc>
        <w:tc>
          <w:tcPr>
            <w:tcW w:w="4675" w:type="dxa"/>
          </w:tcPr>
          <w:p w14:paraId="5974DC76" w14:textId="1C35FD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217" w:author="Andreas Kuehne" w:date="2019-05-31T12:22:00Z"/>
              </w:rPr>
            </w:pPr>
            <w:del w:id="15218" w:author="Andreas Kuehne" w:date="2019-05-31T12:22:00Z">
              <w:r w:rsidDel="00B33063">
                <w:delText>Implementing JSON member name</w:delText>
              </w:r>
              <w:bookmarkStart w:id="15219" w:name="_Toc10200073"/>
              <w:bookmarkEnd w:id="15219"/>
            </w:del>
          </w:p>
        </w:tc>
        <w:bookmarkStart w:id="15220" w:name="_Toc10200074"/>
        <w:bookmarkEnd w:id="15220"/>
      </w:tr>
      <w:tr w:rsidR="00564C22" w:rsidDel="00B33063" w14:paraId="373CCF99" w14:textId="59B7F9F2" w:rsidTr="00564C22">
        <w:trPr>
          <w:del w:id="152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DB5295" w14:textId="32E664BA" w:rsidR="00564C22" w:rsidRPr="002062A5" w:rsidDel="00B33063" w:rsidRDefault="009B1AF1" w:rsidP="00564C22">
            <w:pPr>
              <w:pStyle w:val="Beschriftung"/>
              <w:rPr>
                <w:del w:id="15222" w:author="Andreas Kuehne" w:date="2019-05-31T12:22:00Z"/>
                <w:rStyle w:val="Datatype"/>
                <w:b w:val="0"/>
                <w:bCs w:val="0"/>
              </w:rPr>
            </w:pPr>
            <w:del w:id="15223" w:author="Andreas Kuehne" w:date="2019-05-31T12:22:00Z">
              <w:r w:rsidRPr="002062A5" w:rsidDel="00B33063">
                <w:rPr>
                  <w:rStyle w:val="Datatype"/>
                </w:rPr>
                <w:delText>Schema</w:delText>
              </w:r>
              <w:bookmarkStart w:id="15224" w:name="_Toc10200075"/>
              <w:bookmarkEnd w:id="15224"/>
            </w:del>
          </w:p>
        </w:tc>
        <w:tc>
          <w:tcPr>
            <w:tcW w:w="4675" w:type="dxa"/>
          </w:tcPr>
          <w:p w14:paraId="0CFBE996" w14:textId="2CC341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25" w:author="Andreas Kuehne" w:date="2019-05-31T12:22:00Z"/>
                <w:rStyle w:val="Datatype"/>
              </w:rPr>
            </w:pPr>
            <w:del w:id="15226" w:author="Andreas Kuehne" w:date="2019-05-31T12:22:00Z">
              <w:r w:rsidRPr="002062A5" w:rsidDel="00B33063">
                <w:rPr>
                  <w:rStyle w:val="Datatype"/>
                </w:rPr>
                <w:delText>schema</w:delText>
              </w:r>
              <w:bookmarkStart w:id="15227" w:name="_Toc10200076"/>
              <w:bookmarkEnd w:id="15227"/>
            </w:del>
          </w:p>
        </w:tc>
        <w:bookmarkStart w:id="15228" w:name="_Toc10200077"/>
        <w:bookmarkEnd w:id="15228"/>
      </w:tr>
    </w:tbl>
    <w:p w14:paraId="32F4EB96" w14:textId="069740B3" w:rsidR="00564C22" w:rsidRPr="0202B381" w:rsidDel="00B33063" w:rsidRDefault="009B1AF1" w:rsidP="00564C22">
      <w:pPr>
        <w:rPr>
          <w:del w:id="15229" w:author="Andreas Kuehne" w:date="2019-05-31T12:22:00Z"/>
        </w:rPr>
      </w:pPr>
      <w:del w:id="1523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231" w:name="_Toc10200078"/>
        <w:bookmarkEnd w:id="15231"/>
      </w:del>
    </w:p>
    <w:p w14:paraId="78FEAC82" w14:textId="30AA105F" w:rsidR="00564C22" w:rsidDel="00B33063" w:rsidRDefault="009B1AF1" w:rsidP="00564C22">
      <w:pPr>
        <w:pStyle w:val="Code"/>
        <w:spacing w:line="259" w:lineRule="auto"/>
        <w:rPr>
          <w:del w:id="15232" w:author="Andreas Kuehne" w:date="2019-05-31T12:22:00Z"/>
        </w:rPr>
      </w:pPr>
      <w:del w:id="15233" w:author="Andreas Kuehne" w:date="2019-05-31T12:22:00Z">
        <w:r w:rsidDel="00B33063">
          <w:rPr>
            <w:color w:val="31849B" w:themeColor="accent5" w:themeShade="BF"/>
          </w:rPr>
          <w:delText>"dss2-SchemasType"</w:delText>
        </w:r>
        <w:r w:rsidDel="00B33063">
          <w:delText>: {</w:delText>
        </w:r>
        <w:bookmarkStart w:id="15234" w:name="_Toc10200079"/>
        <w:bookmarkEnd w:id="15234"/>
      </w:del>
    </w:p>
    <w:p w14:paraId="5D2D0151" w14:textId="6E6E3575" w:rsidR="00564C22" w:rsidDel="00B33063" w:rsidRDefault="009B1AF1" w:rsidP="00564C22">
      <w:pPr>
        <w:pStyle w:val="Code"/>
        <w:spacing w:line="259" w:lineRule="auto"/>
        <w:rPr>
          <w:del w:id="15235" w:author="Andreas Kuehne" w:date="2019-05-31T12:22:00Z"/>
        </w:rPr>
      </w:pPr>
      <w:del w:id="1523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237" w:name="_Toc10200080"/>
        <w:bookmarkEnd w:id="15237"/>
      </w:del>
    </w:p>
    <w:p w14:paraId="229877A4" w14:textId="3488763A" w:rsidR="00564C22" w:rsidDel="00B33063" w:rsidRDefault="009B1AF1" w:rsidP="00564C22">
      <w:pPr>
        <w:pStyle w:val="Code"/>
        <w:spacing w:line="259" w:lineRule="auto"/>
        <w:rPr>
          <w:del w:id="15238" w:author="Andreas Kuehne" w:date="2019-05-31T12:22:00Z"/>
        </w:rPr>
      </w:pPr>
      <w:del w:id="15239" w:author="Andreas Kuehne" w:date="2019-05-31T12:22:00Z">
        <w:r w:rsidDel="00B33063">
          <w:rPr>
            <w:color w:val="31849B" w:themeColor="accent5" w:themeShade="BF"/>
          </w:rPr>
          <w:delText xml:space="preserve">  "properties"</w:delText>
        </w:r>
        <w:r w:rsidDel="00B33063">
          <w:delText>: {</w:delText>
        </w:r>
        <w:bookmarkStart w:id="15240" w:name="_Toc10200081"/>
        <w:bookmarkEnd w:id="15240"/>
      </w:del>
    </w:p>
    <w:p w14:paraId="4E3281AE" w14:textId="0BD2D2A6" w:rsidR="00564C22" w:rsidDel="00B33063" w:rsidRDefault="009B1AF1" w:rsidP="00564C22">
      <w:pPr>
        <w:pStyle w:val="Code"/>
        <w:spacing w:line="259" w:lineRule="auto"/>
        <w:rPr>
          <w:del w:id="15241" w:author="Andreas Kuehne" w:date="2019-05-31T12:22:00Z"/>
        </w:rPr>
      </w:pPr>
      <w:del w:id="15242" w:author="Andreas Kuehne" w:date="2019-05-31T12:22:00Z">
        <w:r w:rsidDel="00B33063">
          <w:rPr>
            <w:color w:val="31849B" w:themeColor="accent5" w:themeShade="BF"/>
          </w:rPr>
          <w:delText xml:space="preserve">    "schema"</w:delText>
        </w:r>
        <w:r w:rsidDel="00B33063">
          <w:delText>: {</w:delText>
        </w:r>
        <w:bookmarkStart w:id="15243" w:name="_Toc10200082"/>
        <w:bookmarkEnd w:id="15243"/>
      </w:del>
    </w:p>
    <w:p w14:paraId="02A5C569" w14:textId="3E44F820" w:rsidR="00564C22" w:rsidDel="00B33063" w:rsidRDefault="009B1AF1" w:rsidP="00564C22">
      <w:pPr>
        <w:pStyle w:val="Code"/>
        <w:spacing w:line="259" w:lineRule="auto"/>
        <w:rPr>
          <w:del w:id="15244" w:author="Andreas Kuehne" w:date="2019-05-31T12:22:00Z"/>
        </w:rPr>
      </w:pPr>
      <w:del w:id="152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246" w:name="_Toc10200083"/>
        <w:bookmarkEnd w:id="15246"/>
      </w:del>
    </w:p>
    <w:p w14:paraId="2C92EE6A" w14:textId="36613147" w:rsidR="00564C22" w:rsidDel="00B33063" w:rsidRDefault="009B1AF1" w:rsidP="00564C22">
      <w:pPr>
        <w:pStyle w:val="Code"/>
        <w:spacing w:line="259" w:lineRule="auto"/>
        <w:rPr>
          <w:del w:id="15247" w:author="Andreas Kuehne" w:date="2019-05-31T12:22:00Z"/>
        </w:rPr>
      </w:pPr>
      <w:del w:id="15248" w:author="Andreas Kuehne" w:date="2019-05-31T12:22:00Z">
        <w:r w:rsidDel="00B33063">
          <w:rPr>
            <w:color w:val="31849B" w:themeColor="accent5" w:themeShade="BF"/>
          </w:rPr>
          <w:delText xml:space="preserve">      "items"</w:delText>
        </w:r>
        <w:r w:rsidDel="00B33063">
          <w:delText>: {</w:delText>
        </w:r>
        <w:bookmarkStart w:id="15249" w:name="_Toc10200084"/>
        <w:bookmarkEnd w:id="15249"/>
      </w:del>
    </w:p>
    <w:p w14:paraId="1BD124DD" w14:textId="73BABFF8" w:rsidR="00564C22" w:rsidDel="00B33063" w:rsidRDefault="009B1AF1" w:rsidP="00564C22">
      <w:pPr>
        <w:pStyle w:val="Code"/>
        <w:spacing w:line="259" w:lineRule="auto"/>
        <w:rPr>
          <w:del w:id="15250" w:author="Andreas Kuehne" w:date="2019-05-31T12:22:00Z"/>
        </w:rPr>
      </w:pPr>
      <w:del w:id="1525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5252" w:name="_Toc10200085"/>
        <w:bookmarkEnd w:id="15252"/>
      </w:del>
    </w:p>
    <w:p w14:paraId="41800049" w14:textId="2ABD9F1E" w:rsidR="00564C22" w:rsidDel="00B33063" w:rsidRDefault="009B1AF1" w:rsidP="00564C22">
      <w:pPr>
        <w:pStyle w:val="Code"/>
        <w:spacing w:line="259" w:lineRule="auto"/>
        <w:rPr>
          <w:del w:id="15253" w:author="Andreas Kuehne" w:date="2019-05-31T12:22:00Z"/>
        </w:rPr>
      </w:pPr>
      <w:del w:id="15254" w:author="Andreas Kuehne" w:date="2019-05-31T12:22:00Z">
        <w:r w:rsidDel="00B33063">
          <w:delText xml:space="preserve">      }</w:delText>
        </w:r>
        <w:bookmarkStart w:id="15255" w:name="_Toc10200086"/>
        <w:bookmarkEnd w:id="15255"/>
      </w:del>
    </w:p>
    <w:p w14:paraId="6697CDBA" w14:textId="2D3EC7B6" w:rsidR="00564C22" w:rsidDel="00B33063" w:rsidRDefault="009B1AF1" w:rsidP="00564C22">
      <w:pPr>
        <w:pStyle w:val="Code"/>
        <w:spacing w:line="259" w:lineRule="auto"/>
        <w:rPr>
          <w:del w:id="15256" w:author="Andreas Kuehne" w:date="2019-05-31T12:22:00Z"/>
        </w:rPr>
      </w:pPr>
      <w:del w:id="15257" w:author="Andreas Kuehne" w:date="2019-05-31T12:22:00Z">
        <w:r w:rsidDel="00B33063">
          <w:delText xml:space="preserve">    }</w:delText>
        </w:r>
        <w:bookmarkStart w:id="15258" w:name="_Toc10200087"/>
        <w:bookmarkEnd w:id="15258"/>
      </w:del>
    </w:p>
    <w:p w14:paraId="68BC5746" w14:textId="42AB8C2C" w:rsidR="00564C22" w:rsidDel="00B33063" w:rsidRDefault="009B1AF1" w:rsidP="00564C22">
      <w:pPr>
        <w:pStyle w:val="Code"/>
        <w:spacing w:line="259" w:lineRule="auto"/>
        <w:rPr>
          <w:del w:id="15259" w:author="Andreas Kuehne" w:date="2019-05-31T12:22:00Z"/>
        </w:rPr>
      </w:pPr>
      <w:del w:id="15260" w:author="Andreas Kuehne" w:date="2019-05-31T12:22:00Z">
        <w:r w:rsidDel="00B33063">
          <w:delText xml:space="preserve">  },</w:delText>
        </w:r>
        <w:bookmarkStart w:id="15261" w:name="_Toc10200088"/>
        <w:bookmarkEnd w:id="15261"/>
      </w:del>
    </w:p>
    <w:p w14:paraId="1C6CF831" w14:textId="528F223E" w:rsidR="00564C22" w:rsidDel="00B33063" w:rsidRDefault="009B1AF1" w:rsidP="00564C22">
      <w:pPr>
        <w:pStyle w:val="Code"/>
        <w:spacing w:line="259" w:lineRule="auto"/>
        <w:rPr>
          <w:del w:id="15262" w:author="Andreas Kuehne" w:date="2019-05-31T12:22:00Z"/>
        </w:rPr>
      </w:pPr>
      <w:del w:id="1526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"schema"</w:delText>
        </w:r>
        <w:r w:rsidDel="00B33063">
          <w:delText>]</w:delText>
        </w:r>
        <w:bookmarkStart w:id="15264" w:name="_Toc10200089"/>
        <w:bookmarkEnd w:id="15264"/>
      </w:del>
    </w:p>
    <w:p w14:paraId="1B7A2886" w14:textId="17868CA2" w:rsidR="00564C22" w:rsidDel="00B33063" w:rsidRDefault="009B1AF1" w:rsidP="00564C22">
      <w:pPr>
        <w:pStyle w:val="Code"/>
        <w:spacing w:line="259" w:lineRule="auto"/>
        <w:rPr>
          <w:del w:id="15265" w:author="Andreas Kuehne" w:date="2019-05-31T12:22:00Z"/>
        </w:rPr>
      </w:pPr>
      <w:del w:id="15266" w:author="Andreas Kuehne" w:date="2019-05-31T12:22:00Z">
        <w:r w:rsidDel="00B33063">
          <w:delText>}</w:delText>
        </w:r>
        <w:bookmarkStart w:id="15267" w:name="_Toc10200090"/>
        <w:bookmarkEnd w:id="15267"/>
      </w:del>
    </w:p>
    <w:p w14:paraId="3871636A" w14:textId="1FCDE145" w:rsidR="00564C22" w:rsidDel="00B33063" w:rsidRDefault="00564C22" w:rsidP="00564C22">
      <w:pPr>
        <w:rPr>
          <w:del w:id="15268" w:author="Andreas Kuehne" w:date="2019-05-31T12:22:00Z"/>
        </w:rPr>
      </w:pPr>
      <w:bookmarkStart w:id="15269" w:name="_Toc10200091"/>
      <w:bookmarkEnd w:id="15269"/>
    </w:p>
    <w:p w14:paraId="70FF9EF7" w14:textId="36823CDD" w:rsidR="00564C22" w:rsidDel="00B33063" w:rsidRDefault="009B1AF1" w:rsidP="00564C22">
      <w:pPr>
        <w:pStyle w:val="berschrift4"/>
        <w:rPr>
          <w:del w:id="15270" w:author="Andreas Kuehne" w:date="2019-05-31T12:22:00Z"/>
        </w:rPr>
      </w:pPr>
      <w:del w:id="15271" w:author="Andreas Kuehne" w:date="2019-05-31T12:22:00Z">
        <w:r w:rsidDel="00B33063">
          <w:delText>Schemas – XML Syntax</w:delText>
        </w:r>
        <w:bookmarkStart w:id="15272" w:name="_Toc10200092"/>
        <w:bookmarkEnd w:id="15272"/>
      </w:del>
    </w:p>
    <w:p w14:paraId="1982522F" w14:textId="08D88492" w:rsidR="00564C22" w:rsidRPr="5404FA76" w:rsidDel="00B33063" w:rsidRDefault="009B1AF1" w:rsidP="00564C22">
      <w:pPr>
        <w:rPr>
          <w:del w:id="15273" w:author="Andreas Kuehne" w:date="2019-05-31T12:22:00Z"/>
        </w:rPr>
      </w:pPr>
      <w:del w:id="15274" w:author="Andreas Kuehne" w:date="2019-05-31T12:22:00Z">
        <w:r w:rsidRPr="0CCF9147" w:rsidDel="00B33063">
          <w:delText xml:space="preserve">The XML type </w:delText>
        </w:r>
        <w:r w:rsidRPr="002062A5" w:rsidDel="00B33063">
          <w:rPr>
            <w:rFonts w:ascii="Courier New" w:eastAsia="Courier New" w:hAnsi="Courier New" w:cs="Courier New"/>
          </w:rPr>
          <w:delText>SchemasType</w:delText>
        </w:r>
        <w:r w:rsidRPr="0CCF9147" w:rsidDel="00B33063">
          <w:delText xml:space="preserve"> SHALL implement the requirements defined in the </w:delText>
        </w:r>
        <w:r w:rsidRPr="002062A5" w:rsidDel="00B33063">
          <w:rPr>
            <w:rFonts w:ascii="Courier New" w:eastAsia="Courier New" w:hAnsi="Courier New" w:cs="Courier New"/>
          </w:rPr>
          <w:delText>Schemas</w:delText>
        </w:r>
        <w:r w:rsidDel="00B33063">
          <w:delText xml:space="preserve"> </w:delText>
        </w:r>
        <w:r w:rsidRPr="005A6FFD" w:rsidDel="00B33063">
          <w:delText>component.</w:delText>
        </w:r>
        <w:bookmarkStart w:id="15275" w:name="_Toc10200093"/>
        <w:bookmarkEnd w:id="15275"/>
      </w:del>
    </w:p>
    <w:p w14:paraId="379790A5" w14:textId="0721F5B1" w:rsidR="00564C22" w:rsidDel="00B33063" w:rsidRDefault="009B1AF1" w:rsidP="00564C22">
      <w:pPr>
        <w:rPr>
          <w:del w:id="15276" w:author="Andreas Kuehne" w:date="2019-05-31T12:22:00Z"/>
        </w:rPr>
      </w:pPr>
      <w:del w:id="152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SchemasType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278" w:name="_Toc10200094"/>
        <w:bookmarkEnd w:id="15278"/>
      </w:del>
    </w:p>
    <w:p w14:paraId="4C94CCED" w14:textId="62831A5E" w:rsidR="00564C22" w:rsidDel="00B33063" w:rsidRDefault="009B1AF1" w:rsidP="00564C22">
      <w:pPr>
        <w:pStyle w:val="Code"/>
        <w:rPr>
          <w:del w:id="15279" w:author="Andreas Kuehne" w:date="2019-05-31T12:22:00Z"/>
        </w:rPr>
      </w:pPr>
      <w:del w:id="1528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SchemasType</w:delText>
        </w:r>
        <w:r w:rsidDel="00B33063">
          <w:rPr>
            <w:color w:val="943634" w:themeColor="accent2" w:themeShade="BF"/>
          </w:rPr>
          <w:delText>"</w:delText>
        </w:r>
        <w:r w:rsidDel="00B33063">
          <w:rPr>
            <w:color w:val="31849B" w:themeColor="accent5" w:themeShade="BF"/>
          </w:rPr>
          <w:delText>&gt;</w:delText>
        </w:r>
        <w:bookmarkStart w:id="15281" w:name="_Toc10200095"/>
        <w:bookmarkEnd w:id="15281"/>
      </w:del>
    </w:p>
    <w:p w14:paraId="038688C7" w14:textId="00BE88BC" w:rsidR="00564C22" w:rsidDel="00B33063" w:rsidRDefault="009B1AF1" w:rsidP="00564C22">
      <w:pPr>
        <w:pStyle w:val="Code"/>
        <w:rPr>
          <w:del w:id="15282" w:author="Andreas Kuehne" w:date="2019-05-31T12:22:00Z"/>
        </w:rPr>
      </w:pPr>
      <w:del w:id="15283" w:author="Andreas Kuehne" w:date="2019-05-31T12:22:00Z">
        <w:r w:rsidDel="00B33063">
          <w:rPr>
            <w:color w:val="31849B" w:themeColor="accent5" w:themeShade="BF"/>
          </w:rPr>
          <w:delText xml:space="preserve">  &lt;xs:sequence&gt;</w:delText>
        </w:r>
        <w:bookmarkStart w:id="15284" w:name="_Toc10200096"/>
        <w:bookmarkEnd w:id="15284"/>
      </w:del>
    </w:p>
    <w:p w14:paraId="5B39E440" w14:textId="735EF4F8" w:rsidR="00564C22" w:rsidDel="00B33063" w:rsidRDefault="009B1AF1" w:rsidP="00564C22">
      <w:pPr>
        <w:pStyle w:val="Code"/>
        <w:rPr>
          <w:del w:id="15285" w:author="Andreas Kuehne" w:date="2019-05-31T12:22:00Z"/>
        </w:rPr>
      </w:pPr>
      <w:del w:id="152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5287" w:name="_Toc10200097"/>
        <w:bookmarkEnd w:id="15287"/>
      </w:del>
    </w:p>
    <w:p w14:paraId="56F660A9" w14:textId="28C2C543" w:rsidR="00564C22" w:rsidDel="00B33063" w:rsidRDefault="009B1AF1" w:rsidP="00564C22">
      <w:pPr>
        <w:pStyle w:val="Code"/>
        <w:rPr>
          <w:del w:id="15288" w:author="Andreas Kuehne" w:date="2019-05-31T12:22:00Z"/>
        </w:rPr>
      </w:pPr>
      <w:del w:id="15289" w:author="Andreas Kuehne" w:date="2019-05-31T12:22:00Z">
        <w:r w:rsidDel="00B33063">
          <w:rPr>
            <w:color w:val="31849B" w:themeColor="accent5" w:themeShade="BF"/>
          </w:rPr>
          <w:delText xml:space="preserve">  &lt;/xs:sequence&gt;</w:delText>
        </w:r>
        <w:bookmarkStart w:id="15290" w:name="_Toc10200098"/>
        <w:bookmarkEnd w:id="15290"/>
      </w:del>
    </w:p>
    <w:p w14:paraId="44E7256F" w14:textId="1EFEFE5E" w:rsidR="00564C22" w:rsidDel="00B33063" w:rsidRDefault="009B1AF1" w:rsidP="00564C22">
      <w:pPr>
        <w:pStyle w:val="Code"/>
        <w:rPr>
          <w:del w:id="15291" w:author="Andreas Kuehne" w:date="2019-05-31T12:22:00Z"/>
        </w:rPr>
      </w:pPr>
      <w:del w:id="15292" w:author="Andreas Kuehne" w:date="2019-05-31T12:22:00Z">
        <w:r w:rsidDel="00B33063">
          <w:rPr>
            <w:color w:val="31849B" w:themeColor="accent5" w:themeShade="BF"/>
          </w:rPr>
          <w:delText>&lt;/xs:complexType&gt;</w:delText>
        </w:r>
        <w:bookmarkStart w:id="15293" w:name="_Toc10200099"/>
        <w:bookmarkEnd w:id="15293"/>
      </w:del>
    </w:p>
    <w:p w14:paraId="7293FEB2" w14:textId="38A28255" w:rsidR="00564C22" w:rsidDel="00B33063" w:rsidRDefault="009B1AF1" w:rsidP="00564C22">
      <w:pPr>
        <w:spacing w:line="259" w:lineRule="auto"/>
        <w:rPr>
          <w:del w:id="15294" w:author="Andreas Kuehne" w:date="2019-05-31T12:22:00Z"/>
        </w:rPr>
      </w:pPr>
      <w:del w:id="1529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SchemasType</w:delText>
        </w:r>
        <w:r w:rsidRPr="71C71F8C" w:rsidDel="00B33063">
          <w:delText xml:space="preserve"> </w:delText>
        </w:r>
        <w:r w:rsidDel="00B33063">
          <w:delText xml:space="preserve">XML element SHALL implement in XML syntax the sub-component that has a name equal to its local name. </w:delText>
        </w:r>
        <w:bookmarkStart w:id="15296" w:name="_Toc10200100"/>
        <w:bookmarkEnd w:id="15296"/>
      </w:del>
    </w:p>
    <w:p w14:paraId="329ED7AB" w14:textId="2EC5BA77" w:rsidR="00564C22" w:rsidDel="00B33063" w:rsidRDefault="009B1AF1" w:rsidP="00564C22">
      <w:pPr>
        <w:pStyle w:val="berschrift3"/>
        <w:rPr>
          <w:del w:id="15297" w:author="Andreas Kuehne" w:date="2019-05-31T12:22:00Z"/>
        </w:rPr>
      </w:pPr>
      <w:bookmarkStart w:id="15298" w:name="_RefCompCA0B0FDF"/>
      <w:del w:id="15299" w:author="Andreas Kuehne" w:date="2019-05-31T12:22:00Z">
        <w:r w:rsidDel="00B33063">
          <w:delText>Component IntendedAudience</w:delText>
        </w:r>
        <w:bookmarkStart w:id="15300" w:name="_Toc10200101"/>
        <w:bookmarkEnd w:id="15298"/>
        <w:bookmarkEnd w:id="15300"/>
      </w:del>
    </w:p>
    <w:p w14:paraId="12C48F45" w14:textId="13A816D7" w:rsidR="00564C22" w:rsidDel="00B33063" w:rsidRDefault="001725A5" w:rsidP="00564C22">
      <w:pPr>
        <w:rPr>
          <w:del w:id="15301" w:author="Andreas Kuehne" w:date="2019-05-31T12:22:00Z"/>
        </w:rPr>
      </w:pPr>
      <w:del w:id="15302" w:author="Andreas Kuehne" w:date="2019-05-31T12:22:00Z">
        <w:r w:rsidRPr="003A06D0" w:rsidDel="00B33063">
          <w:delText xml:space="preserve">The </w:delText>
        </w:r>
        <w:r w:rsidRPr="003A06D0" w:rsidDel="00B33063">
          <w:rPr>
            <w:rFonts w:ascii="Courier New" w:eastAsia="Courier New" w:hAnsi="Courier New" w:cs="Courier New"/>
            <w:lang w:val="en-GB"/>
          </w:rPr>
          <w:delText>IntendedAudience</w:delText>
        </w:r>
        <w:r w:rsidRPr="003A06D0" w:rsidDel="00B33063">
          <w:delText xml:space="preserve"> element tells the server who the target audience of this signature is. The server MAY use this to parameterize any aspect of its processing (for example, the server MAY choose to sign with a key that it knows a particular recipient trusts).</w:delText>
        </w:r>
        <w:bookmarkStart w:id="15303" w:name="_Toc10200102"/>
        <w:bookmarkEnd w:id="15303"/>
      </w:del>
    </w:p>
    <w:p w14:paraId="19B8FCDF" w14:textId="6E03AA2E" w:rsidR="00564C22" w:rsidDel="00B33063" w:rsidRDefault="009B1AF1" w:rsidP="00564C22">
      <w:pPr>
        <w:rPr>
          <w:del w:id="15304" w:author="Andreas Kuehne" w:date="2019-05-31T12:22:00Z"/>
        </w:rPr>
      </w:pPr>
      <w:del w:id="15305" w:author="Andreas Kuehne" w:date="2019-05-31T12:22:00Z">
        <w:r w:rsidDel="00B33063">
          <w:delText>Below follows a list of the sub-components that constitute this component:</w:delText>
        </w:r>
        <w:bookmarkStart w:id="15306" w:name="_Toc10200103"/>
        <w:bookmarkEnd w:id="15306"/>
      </w:del>
    </w:p>
    <w:p w14:paraId="68C9B054" w14:textId="0DF2EF43" w:rsidR="00564C22" w:rsidDel="00B33063" w:rsidRDefault="009B1AF1" w:rsidP="00564C22">
      <w:pPr>
        <w:pStyle w:val="Member"/>
        <w:rPr>
          <w:del w:id="15307" w:author="Andreas Kuehne" w:date="2019-05-31T12:22:00Z"/>
        </w:rPr>
      </w:pPr>
      <w:del w:id="15308" w:author="Andreas Kuehne" w:date="2019-05-31T12:22:00Z">
        <w:r w:rsidDel="00B33063">
          <w:delText xml:space="preserve">The </w:delText>
        </w:r>
        <w:r w:rsidRPr="35C1378D" w:rsidDel="00B33063">
          <w:rPr>
            <w:rStyle w:val="Datatype"/>
          </w:rPr>
          <w:delText>Recipient</w:delText>
        </w:r>
        <w:r w:rsidDel="00B33063">
          <w:delText xml:space="preserve"> element MUST occur 1 or more times containing a sub-component. Each instance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bookmarkStart w:id="15309" w:name="_Toc10200104"/>
        <w:bookmarkEnd w:id="15309"/>
      </w:del>
    </w:p>
    <w:p w14:paraId="1C7E84FF" w14:textId="719394C2" w:rsidR="00564C22" w:rsidDel="00B33063" w:rsidRDefault="009B1AF1" w:rsidP="00564C22">
      <w:pPr>
        <w:pStyle w:val="berschrift4"/>
        <w:rPr>
          <w:del w:id="15310" w:author="Andreas Kuehne" w:date="2019-05-31T12:22:00Z"/>
        </w:rPr>
      </w:pPr>
      <w:del w:id="15311" w:author="Andreas Kuehne" w:date="2019-05-31T12:22:00Z">
        <w:r w:rsidDel="00B33063">
          <w:delText>IntendedAudience – JSON Syntax</w:delText>
        </w:r>
        <w:bookmarkStart w:id="15312" w:name="_Toc10200105"/>
        <w:bookmarkEnd w:id="15312"/>
      </w:del>
    </w:p>
    <w:p w14:paraId="3CC0F57E" w14:textId="2BC4793E" w:rsidR="00564C22" w:rsidRPr="0248A3D1" w:rsidDel="00B33063" w:rsidRDefault="009B1AF1" w:rsidP="00564C22">
      <w:pPr>
        <w:rPr>
          <w:del w:id="15313" w:author="Andreas Kuehne" w:date="2019-05-31T12:22:00Z"/>
        </w:rPr>
      </w:pPr>
      <w:del w:id="1531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IntendedAudience</w:delText>
        </w:r>
        <w:r w:rsidDel="00B33063">
          <w:delText xml:space="preserve"> component.</w:delText>
        </w:r>
        <w:bookmarkStart w:id="15315" w:name="_Toc10200106"/>
        <w:bookmarkEnd w:id="15315"/>
      </w:del>
    </w:p>
    <w:p w14:paraId="5196A7DB" w14:textId="7163830F" w:rsidR="00564C22" w:rsidRPr="C2430093" w:rsidDel="00B33063" w:rsidRDefault="009B1AF1" w:rsidP="00564C22">
      <w:pPr>
        <w:spacing w:line="259" w:lineRule="auto"/>
        <w:rPr>
          <w:del w:id="15316" w:author="Andreas Kuehne" w:date="2019-05-31T12:22:00Z"/>
          <w:rFonts w:eastAsia="Arial" w:cs="Arial"/>
          <w:sz w:val="22"/>
          <w:szCs w:val="22"/>
        </w:rPr>
      </w:pPr>
      <w:del w:id="1531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IntendedAudience</w:delText>
        </w:r>
        <w:r w:rsidRPr="002062A5" w:rsidDel="00B33063">
          <w:rPr>
            <w:rFonts w:eastAsia="Arial" w:cs="Arial"/>
            <w:sz w:val="22"/>
            <w:szCs w:val="22"/>
          </w:rPr>
          <w:delText xml:space="preserve"> using JSON-specific names mapped as shown in the table below.</w:delText>
        </w:r>
        <w:bookmarkStart w:id="15318" w:name="_Toc10200107"/>
        <w:bookmarkEnd w:id="15318"/>
      </w:del>
    </w:p>
    <w:tbl>
      <w:tblPr>
        <w:tblStyle w:val="Gitternetztabelle1hell1"/>
        <w:tblW w:w="0" w:type="auto"/>
        <w:tblLook w:val="04A0" w:firstRow="1" w:lastRow="0" w:firstColumn="1" w:lastColumn="0" w:noHBand="0" w:noVBand="1"/>
      </w:tblPr>
      <w:tblGrid>
        <w:gridCol w:w="4675"/>
        <w:gridCol w:w="4675"/>
      </w:tblGrid>
      <w:tr w:rsidR="00564C22" w:rsidDel="00B33063" w14:paraId="714DCA7F" w14:textId="3D9F021A" w:rsidTr="00564C22">
        <w:trPr>
          <w:cnfStyle w:val="100000000000" w:firstRow="1" w:lastRow="0" w:firstColumn="0" w:lastColumn="0" w:oddVBand="0" w:evenVBand="0" w:oddHBand="0" w:evenHBand="0" w:firstRowFirstColumn="0" w:firstRowLastColumn="0" w:lastRowFirstColumn="0" w:lastRowLastColumn="0"/>
          <w:del w:id="153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B26888" w14:textId="6ED15730" w:rsidR="00564C22" w:rsidDel="00B33063" w:rsidRDefault="009B1AF1" w:rsidP="00564C22">
            <w:pPr>
              <w:pStyle w:val="Beschriftung"/>
              <w:rPr>
                <w:del w:id="15320" w:author="Andreas Kuehne" w:date="2019-05-31T12:22:00Z"/>
              </w:rPr>
            </w:pPr>
            <w:del w:id="15321" w:author="Andreas Kuehne" w:date="2019-05-31T12:22:00Z">
              <w:r w:rsidDel="00B33063">
                <w:delText>Element</w:delText>
              </w:r>
              <w:bookmarkStart w:id="15322" w:name="_Toc10200108"/>
              <w:bookmarkEnd w:id="15322"/>
            </w:del>
          </w:p>
        </w:tc>
        <w:tc>
          <w:tcPr>
            <w:tcW w:w="4675" w:type="dxa"/>
          </w:tcPr>
          <w:p w14:paraId="2660F96E" w14:textId="68486D8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323" w:author="Andreas Kuehne" w:date="2019-05-31T12:22:00Z"/>
              </w:rPr>
            </w:pPr>
            <w:del w:id="15324" w:author="Andreas Kuehne" w:date="2019-05-31T12:22:00Z">
              <w:r w:rsidDel="00B33063">
                <w:delText>Implementing JSON member name</w:delText>
              </w:r>
              <w:bookmarkStart w:id="15325" w:name="_Toc10200109"/>
              <w:bookmarkEnd w:id="15325"/>
            </w:del>
          </w:p>
        </w:tc>
        <w:bookmarkStart w:id="15326" w:name="_Toc10200110"/>
        <w:bookmarkEnd w:id="15326"/>
      </w:tr>
      <w:tr w:rsidR="00564C22" w:rsidDel="00B33063" w14:paraId="08EDD88A" w14:textId="638EAA12" w:rsidTr="00564C22">
        <w:trPr>
          <w:del w:id="153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5E6CA9" w14:textId="3091DA6D" w:rsidR="00564C22" w:rsidRPr="002062A5" w:rsidDel="00B33063" w:rsidRDefault="009B1AF1" w:rsidP="00564C22">
            <w:pPr>
              <w:pStyle w:val="Beschriftung"/>
              <w:rPr>
                <w:del w:id="15328" w:author="Andreas Kuehne" w:date="2019-05-31T12:22:00Z"/>
                <w:rStyle w:val="Datatype"/>
                <w:b w:val="0"/>
                <w:bCs w:val="0"/>
              </w:rPr>
            </w:pPr>
            <w:del w:id="15329" w:author="Andreas Kuehne" w:date="2019-05-31T12:22:00Z">
              <w:r w:rsidRPr="002062A5" w:rsidDel="00B33063">
                <w:rPr>
                  <w:rStyle w:val="Datatype"/>
                </w:rPr>
                <w:delText>Recipient</w:delText>
              </w:r>
              <w:bookmarkStart w:id="15330" w:name="_Toc10200111"/>
              <w:bookmarkEnd w:id="15330"/>
            </w:del>
          </w:p>
        </w:tc>
        <w:tc>
          <w:tcPr>
            <w:tcW w:w="4675" w:type="dxa"/>
          </w:tcPr>
          <w:p w14:paraId="517B796B" w14:textId="3E47CC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331" w:author="Andreas Kuehne" w:date="2019-05-31T12:22:00Z"/>
                <w:rStyle w:val="Datatype"/>
              </w:rPr>
            </w:pPr>
            <w:del w:id="15332" w:author="Andreas Kuehne" w:date="2019-05-31T12:22:00Z">
              <w:r w:rsidRPr="002062A5" w:rsidDel="00B33063">
                <w:rPr>
                  <w:rStyle w:val="Datatype"/>
                </w:rPr>
                <w:delText>recipient</w:delText>
              </w:r>
              <w:bookmarkStart w:id="15333" w:name="_Toc10200112"/>
              <w:bookmarkEnd w:id="15333"/>
            </w:del>
          </w:p>
        </w:tc>
        <w:bookmarkStart w:id="15334" w:name="_Toc10200113"/>
        <w:bookmarkEnd w:id="15334"/>
      </w:tr>
    </w:tbl>
    <w:p w14:paraId="2798D15E" w14:textId="6C53C417" w:rsidR="00564C22" w:rsidRPr="0202B381" w:rsidDel="00B33063" w:rsidRDefault="009B1AF1" w:rsidP="00564C22">
      <w:pPr>
        <w:rPr>
          <w:del w:id="15335" w:author="Andreas Kuehne" w:date="2019-05-31T12:22:00Z"/>
        </w:rPr>
      </w:pPr>
      <w:del w:id="153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337" w:name="_Toc10200114"/>
        <w:bookmarkEnd w:id="15337"/>
      </w:del>
    </w:p>
    <w:p w14:paraId="2CA4D592" w14:textId="03224AAF" w:rsidR="00564C22" w:rsidDel="00B33063" w:rsidRDefault="009B1AF1" w:rsidP="00564C22">
      <w:pPr>
        <w:pStyle w:val="Code"/>
        <w:spacing w:line="259" w:lineRule="auto"/>
        <w:rPr>
          <w:del w:id="15338" w:author="Andreas Kuehne" w:date="2019-05-31T12:22:00Z"/>
        </w:rPr>
      </w:pPr>
      <w:del w:id="15339" w:author="Andreas Kuehne" w:date="2019-05-31T12:22:00Z">
        <w:r w:rsidDel="00B33063">
          <w:rPr>
            <w:color w:val="31849B" w:themeColor="accent5" w:themeShade="BF"/>
          </w:rPr>
          <w:delText>"dss2-IntendedAudienceType"</w:delText>
        </w:r>
        <w:r w:rsidDel="00B33063">
          <w:delText>: {</w:delText>
        </w:r>
        <w:bookmarkStart w:id="15340" w:name="_Toc10200115"/>
        <w:bookmarkEnd w:id="15340"/>
      </w:del>
    </w:p>
    <w:p w14:paraId="4AA21463" w14:textId="7F9E4A07" w:rsidR="00564C22" w:rsidDel="00B33063" w:rsidRDefault="009B1AF1" w:rsidP="00564C22">
      <w:pPr>
        <w:pStyle w:val="Code"/>
        <w:spacing w:line="259" w:lineRule="auto"/>
        <w:rPr>
          <w:del w:id="15341" w:author="Andreas Kuehne" w:date="2019-05-31T12:22:00Z"/>
        </w:rPr>
      </w:pPr>
      <w:del w:id="153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343" w:name="_Toc10200116"/>
        <w:bookmarkEnd w:id="15343"/>
      </w:del>
    </w:p>
    <w:p w14:paraId="46F4E558" w14:textId="4554A4FF" w:rsidR="00564C22" w:rsidDel="00B33063" w:rsidRDefault="009B1AF1" w:rsidP="00564C22">
      <w:pPr>
        <w:pStyle w:val="Code"/>
        <w:spacing w:line="259" w:lineRule="auto"/>
        <w:rPr>
          <w:del w:id="15344" w:author="Andreas Kuehne" w:date="2019-05-31T12:22:00Z"/>
        </w:rPr>
      </w:pPr>
      <w:del w:id="15345" w:author="Andreas Kuehne" w:date="2019-05-31T12:22:00Z">
        <w:r w:rsidDel="00B33063">
          <w:rPr>
            <w:color w:val="31849B" w:themeColor="accent5" w:themeShade="BF"/>
          </w:rPr>
          <w:delText xml:space="preserve">  "properties"</w:delText>
        </w:r>
        <w:r w:rsidDel="00B33063">
          <w:delText>: {</w:delText>
        </w:r>
        <w:bookmarkStart w:id="15346" w:name="_Toc10200117"/>
        <w:bookmarkEnd w:id="15346"/>
      </w:del>
    </w:p>
    <w:p w14:paraId="3C0F3078" w14:textId="148FB38E" w:rsidR="00564C22" w:rsidDel="00B33063" w:rsidRDefault="009B1AF1" w:rsidP="00564C22">
      <w:pPr>
        <w:pStyle w:val="Code"/>
        <w:spacing w:line="259" w:lineRule="auto"/>
        <w:rPr>
          <w:del w:id="15347" w:author="Andreas Kuehne" w:date="2019-05-31T12:22:00Z"/>
        </w:rPr>
      </w:pPr>
      <w:del w:id="15348" w:author="Andreas Kuehne" w:date="2019-05-31T12:22:00Z">
        <w:r w:rsidDel="00B33063">
          <w:rPr>
            <w:color w:val="31849B" w:themeColor="accent5" w:themeShade="BF"/>
          </w:rPr>
          <w:delText xml:space="preserve">    "recipient"</w:delText>
        </w:r>
        <w:r w:rsidDel="00B33063">
          <w:delText>: {</w:delText>
        </w:r>
        <w:bookmarkStart w:id="15349" w:name="_Toc10200118"/>
        <w:bookmarkEnd w:id="15349"/>
      </w:del>
    </w:p>
    <w:p w14:paraId="2DC33AB8" w14:textId="1D06EE6E" w:rsidR="00564C22" w:rsidDel="00B33063" w:rsidRDefault="009B1AF1" w:rsidP="00564C22">
      <w:pPr>
        <w:pStyle w:val="Code"/>
        <w:spacing w:line="259" w:lineRule="auto"/>
        <w:rPr>
          <w:del w:id="15350" w:author="Andreas Kuehne" w:date="2019-05-31T12:22:00Z"/>
        </w:rPr>
      </w:pPr>
      <w:del w:id="153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352" w:name="_Toc10200119"/>
        <w:bookmarkEnd w:id="15352"/>
      </w:del>
    </w:p>
    <w:p w14:paraId="35B0777E" w14:textId="56DFC24B" w:rsidR="00564C22" w:rsidDel="00B33063" w:rsidRDefault="009B1AF1" w:rsidP="00564C22">
      <w:pPr>
        <w:pStyle w:val="Code"/>
        <w:spacing w:line="259" w:lineRule="auto"/>
        <w:rPr>
          <w:del w:id="15353" w:author="Andreas Kuehne" w:date="2019-05-31T12:22:00Z"/>
        </w:rPr>
      </w:pPr>
      <w:del w:id="15354" w:author="Andreas Kuehne" w:date="2019-05-31T12:22:00Z">
        <w:r w:rsidDel="00B33063">
          <w:rPr>
            <w:color w:val="31849B" w:themeColor="accent5" w:themeShade="BF"/>
          </w:rPr>
          <w:delText xml:space="preserve">      "items"</w:delText>
        </w:r>
        <w:r w:rsidDel="00B33063">
          <w:delText>: {</w:delText>
        </w:r>
        <w:bookmarkStart w:id="15355" w:name="_Toc10200120"/>
        <w:bookmarkEnd w:id="15355"/>
      </w:del>
    </w:p>
    <w:p w14:paraId="4DE4DDA9" w14:textId="4CADEDA8" w:rsidR="00564C22" w:rsidDel="00B33063" w:rsidRDefault="009B1AF1" w:rsidP="00564C22">
      <w:pPr>
        <w:pStyle w:val="Code"/>
        <w:spacing w:line="259" w:lineRule="auto"/>
        <w:rPr>
          <w:del w:id="15356" w:author="Andreas Kuehne" w:date="2019-05-31T12:22:00Z"/>
        </w:rPr>
      </w:pPr>
      <w:del w:id="1535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5358" w:name="_Toc10200121"/>
        <w:bookmarkEnd w:id="15358"/>
      </w:del>
    </w:p>
    <w:p w14:paraId="601881C5" w14:textId="0D7B9367" w:rsidR="00564C22" w:rsidDel="00B33063" w:rsidRDefault="009B1AF1" w:rsidP="00564C22">
      <w:pPr>
        <w:pStyle w:val="Code"/>
        <w:spacing w:line="259" w:lineRule="auto"/>
        <w:rPr>
          <w:del w:id="15359" w:author="Andreas Kuehne" w:date="2019-05-31T12:22:00Z"/>
        </w:rPr>
      </w:pPr>
      <w:del w:id="15360" w:author="Andreas Kuehne" w:date="2019-05-31T12:22:00Z">
        <w:r w:rsidDel="00B33063">
          <w:delText xml:space="preserve">      }</w:delText>
        </w:r>
        <w:bookmarkStart w:id="15361" w:name="_Toc10200122"/>
        <w:bookmarkEnd w:id="15361"/>
      </w:del>
    </w:p>
    <w:p w14:paraId="2737598E" w14:textId="1EC1D639" w:rsidR="00564C22" w:rsidDel="00B33063" w:rsidRDefault="009B1AF1" w:rsidP="00564C22">
      <w:pPr>
        <w:pStyle w:val="Code"/>
        <w:spacing w:line="259" w:lineRule="auto"/>
        <w:rPr>
          <w:del w:id="15362" w:author="Andreas Kuehne" w:date="2019-05-31T12:22:00Z"/>
        </w:rPr>
      </w:pPr>
      <w:del w:id="15363" w:author="Andreas Kuehne" w:date="2019-05-31T12:22:00Z">
        <w:r w:rsidDel="00B33063">
          <w:delText xml:space="preserve">    }</w:delText>
        </w:r>
        <w:bookmarkStart w:id="15364" w:name="_Toc10200123"/>
        <w:bookmarkEnd w:id="15364"/>
      </w:del>
    </w:p>
    <w:p w14:paraId="11736126" w14:textId="03AD0E92" w:rsidR="00564C22" w:rsidDel="00B33063" w:rsidRDefault="009B1AF1" w:rsidP="00564C22">
      <w:pPr>
        <w:pStyle w:val="Code"/>
        <w:spacing w:line="259" w:lineRule="auto"/>
        <w:rPr>
          <w:del w:id="15365" w:author="Andreas Kuehne" w:date="2019-05-31T12:22:00Z"/>
        </w:rPr>
      </w:pPr>
      <w:del w:id="15366" w:author="Andreas Kuehne" w:date="2019-05-31T12:22:00Z">
        <w:r w:rsidDel="00B33063">
          <w:delText xml:space="preserve">  },</w:delText>
        </w:r>
        <w:bookmarkStart w:id="15367" w:name="_Toc10200124"/>
        <w:bookmarkEnd w:id="15367"/>
      </w:del>
    </w:p>
    <w:p w14:paraId="1262AA00" w14:textId="0A2211E3" w:rsidR="00564C22" w:rsidDel="00B33063" w:rsidRDefault="009B1AF1" w:rsidP="00564C22">
      <w:pPr>
        <w:pStyle w:val="Code"/>
        <w:spacing w:line="259" w:lineRule="auto"/>
        <w:rPr>
          <w:del w:id="15368" w:author="Andreas Kuehne" w:date="2019-05-31T12:22:00Z"/>
        </w:rPr>
      </w:pPr>
      <w:del w:id="1536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"recipient"</w:delText>
        </w:r>
        <w:r w:rsidDel="00B33063">
          <w:delText>]</w:delText>
        </w:r>
        <w:bookmarkStart w:id="15370" w:name="_Toc10200125"/>
        <w:bookmarkEnd w:id="15370"/>
      </w:del>
    </w:p>
    <w:p w14:paraId="6E208881" w14:textId="3796A115" w:rsidR="00564C22" w:rsidDel="00B33063" w:rsidRDefault="009B1AF1" w:rsidP="00564C22">
      <w:pPr>
        <w:pStyle w:val="Code"/>
        <w:spacing w:line="259" w:lineRule="auto"/>
        <w:rPr>
          <w:del w:id="15371" w:author="Andreas Kuehne" w:date="2019-05-31T12:22:00Z"/>
        </w:rPr>
      </w:pPr>
      <w:del w:id="15372" w:author="Andreas Kuehne" w:date="2019-05-31T12:22:00Z">
        <w:r w:rsidDel="00B33063">
          <w:delText>}</w:delText>
        </w:r>
        <w:bookmarkStart w:id="15373" w:name="_Toc10200126"/>
        <w:bookmarkEnd w:id="15373"/>
      </w:del>
    </w:p>
    <w:p w14:paraId="7121BA24" w14:textId="28AE6E3C" w:rsidR="00564C22" w:rsidDel="00B33063" w:rsidRDefault="00564C22" w:rsidP="00564C22">
      <w:pPr>
        <w:rPr>
          <w:del w:id="15374" w:author="Andreas Kuehne" w:date="2019-05-31T12:22:00Z"/>
        </w:rPr>
      </w:pPr>
      <w:bookmarkStart w:id="15375" w:name="_Toc10200127"/>
      <w:bookmarkEnd w:id="15375"/>
    </w:p>
    <w:p w14:paraId="35EEEBE4" w14:textId="75FE47DD" w:rsidR="00564C22" w:rsidDel="00B33063" w:rsidRDefault="009B1AF1" w:rsidP="00564C22">
      <w:pPr>
        <w:pStyle w:val="berschrift4"/>
        <w:rPr>
          <w:del w:id="15376" w:author="Andreas Kuehne" w:date="2019-05-31T12:22:00Z"/>
        </w:rPr>
      </w:pPr>
      <w:del w:id="15377" w:author="Andreas Kuehne" w:date="2019-05-31T12:22:00Z">
        <w:r w:rsidDel="00B33063">
          <w:delText>IntendedAudience – XML Syntax</w:delText>
        </w:r>
        <w:bookmarkStart w:id="15378" w:name="_Toc10200128"/>
        <w:bookmarkEnd w:id="15378"/>
      </w:del>
    </w:p>
    <w:p w14:paraId="29DC6A90" w14:textId="725188A4" w:rsidR="00564C22" w:rsidRPr="5404FA76" w:rsidDel="00B33063" w:rsidRDefault="009B1AF1" w:rsidP="00564C22">
      <w:pPr>
        <w:rPr>
          <w:del w:id="15379" w:author="Andreas Kuehne" w:date="2019-05-31T12:22:00Z"/>
        </w:rPr>
      </w:pPr>
      <w:del w:id="15380" w:author="Andreas Kuehne" w:date="2019-05-31T12:22:00Z">
        <w:r w:rsidRPr="0CCF9147" w:rsidDel="00B33063">
          <w:delText xml:space="preserve">The XML type </w:delText>
        </w:r>
        <w:r w:rsidRPr="002062A5" w:rsidDel="00B33063">
          <w:rPr>
            <w:rFonts w:ascii="Courier New" w:eastAsia="Courier New" w:hAnsi="Courier New" w:cs="Courier New"/>
          </w:rPr>
          <w:delText>IntendedAudienceType</w:delText>
        </w:r>
        <w:r w:rsidRPr="0CCF9147" w:rsidDel="00B33063">
          <w:delText xml:space="preserve"> SHALL implement the requirements defined in the </w:delText>
        </w:r>
        <w:r w:rsidRPr="002062A5" w:rsidDel="00B33063">
          <w:rPr>
            <w:rFonts w:ascii="Courier New" w:eastAsia="Courier New" w:hAnsi="Courier New" w:cs="Courier New"/>
          </w:rPr>
          <w:delText>IntendedAudience</w:delText>
        </w:r>
        <w:r w:rsidDel="00B33063">
          <w:delText xml:space="preserve"> </w:delText>
        </w:r>
        <w:r w:rsidRPr="005A6FFD" w:rsidDel="00B33063">
          <w:delText>component.</w:delText>
        </w:r>
        <w:bookmarkStart w:id="15381" w:name="_Toc10200129"/>
        <w:bookmarkEnd w:id="15381"/>
      </w:del>
    </w:p>
    <w:p w14:paraId="07F0DCE6" w14:textId="4F8066B8" w:rsidR="00564C22" w:rsidDel="00B33063" w:rsidRDefault="009B1AF1" w:rsidP="00564C22">
      <w:pPr>
        <w:rPr>
          <w:del w:id="15382" w:author="Andreas Kuehne" w:date="2019-05-31T12:22:00Z"/>
        </w:rPr>
      </w:pPr>
      <w:del w:id="153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IntendedAudienceType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384" w:name="_Toc10200130"/>
        <w:bookmarkEnd w:id="15384"/>
      </w:del>
    </w:p>
    <w:p w14:paraId="3E571B14" w14:textId="2C55C42F" w:rsidR="00564C22" w:rsidDel="00B33063" w:rsidRDefault="009B1AF1" w:rsidP="00564C22">
      <w:pPr>
        <w:pStyle w:val="Code"/>
        <w:rPr>
          <w:del w:id="15385" w:author="Andreas Kuehne" w:date="2019-05-31T12:22:00Z"/>
        </w:rPr>
      </w:pPr>
      <w:del w:id="1538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IntendedAudienceType</w:delText>
        </w:r>
        <w:r w:rsidDel="00B33063">
          <w:rPr>
            <w:color w:val="943634" w:themeColor="accent2" w:themeShade="BF"/>
          </w:rPr>
          <w:delText>"</w:delText>
        </w:r>
        <w:r w:rsidDel="00B33063">
          <w:rPr>
            <w:color w:val="31849B" w:themeColor="accent5" w:themeShade="BF"/>
          </w:rPr>
          <w:delText>&gt;</w:delText>
        </w:r>
        <w:bookmarkStart w:id="15387" w:name="_Toc10200131"/>
        <w:bookmarkEnd w:id="15387"/>
      </w:del>
    </w:p>
    <w:p w14:paraId="2EB69899" w14:textId="3D9DF09C" w:rsidR="00564C22" w:rsidDel="00B33063" w:rsidRDefault="009B1AF1" w:rsidP="00564C22">
      <w:pPr>
        <w:pStyle w:val="Code"/>
        <w:rPr>
          <w:del w:id="15388" w:author="Andreas Kuehne" w:date="2019-05-31T12:22:00Z"/>
        </w:rPr>
      </w:pPr>
      <w:del w:id="15389" w:author="Andreas Kuehne" w:date="2019-05-31T12:22:00Z">
        <w:r w:rsidDel="00B33063">
          <w:rPr>
            <w:color w:val="31849B" w:themeColor="accent5" w:themeShade="BF"/>
          </w:rPr>
          <w:delText xml:space="preserve">  &lt;xs:sequence&gt;</w:delText>
        </w:r>
        <w:bookmarkStart w:id="15390" w:name="_Toc10200132"/>
        <w:bookmarkEnd w:id="15390"/>
      </w:del>
    </w:p>
    <w:p w14:paraId="2E08E041" w14:textId="5136F996" w:rsidR="00564C22" w:rsidDel="00B33063" w:rsidRDefault="009B1AF1" w:rsidP="00564C22">
      <w:pPr>
        <w:pStyle w:val="Code"/>
        <w:rPr>
          <w:del w:id="15391" w:author="Andreas Kuehne" w:date="2019-05-31T12:22:00Z"/>
        </w:rPr>
      </w:pPr>
      <w:del w:id="153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Recipient</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5393" w:name="_Toc10200133"/>
        <w:bookmarkEnd w:id="15393"/>
      </w:del>
    </w:p>
    <w:p w14:paraId="258FD9B5" w14:textId="5546207B" w:rsidR="00564C22" w:rsidDel="00B33063" w:rsidRDefault="009B1AF1" w:rsidP="00564C22">
      <w:pPr>
        <w:pStyle w:val="Code"/>
        <w:rPr>
          <w:del w:id="15394" w:author="Andreas Kuehne" w:date="2019-05-31T12:22:00Z"/>
        </w:rPr>
      </w:pPr>
      <w:del w:id="15395" w:author="Andreas Kuehne" w:date="2019-05-31T12:22:00Z">
        <w:r w:rsidDel="00B33063">
          <w:rPr>
            <w:color w:val="31849B" w:themeColor="accent5" w:themeShade="BF"/>
          </w:rPr>
          <w:delText xml:space="preserve">  &lt;/xs:sequence&gt;</w:delText>
        </w:r>
        <w:bookmarkStart w:id="15396" w:name="_Toc10200134"/>
        <w:bookmarkEnd w:id="15396"/>
      </w:del>
    </w:p>
    <w:p w14:paraId="1A9FC228" w14:textId="38103DFC" w:rsidR="00564C22" w:rsidDel="00B33063" w:rsidRDefault="009B1AF1" w:rsidP="00564C22">
      <w:pPr>
        <w:pStyle w:val="Code"/>
        <w:rPr>
          <w:del w:id="15397" w:author="Andreas Kuehne" w:date="2019-05-31T12:22:00Z"/>
        </w:rPr>
      </w:pPr>
      <w:del w:id="15398" w:author="Andreas Kuehne" w:date="2019-05-31T12:22:00Z">
        <w:r w:rsidDel="00B33063">
          <w:rPr>
            <w:color w:val="31849B" w:themeColor="accent5" w:themeShade="BF"/>
          </w:rPr>
          <w:delText>&lt;/xs:complexType&gt;</w:delText>
        </w:r>
        <w:bookmarkStart w:id="15399" w:name="_Toc10200135"/>
        <w:bookmarkEnd w:id="15399"/>
      </w:del>
    </w:p>
    <w:p w14:paraId="7DE8445B" w14:textId="08E33BB8" w:rsidR="00564C22" w:rsidDel="00B33063" w:rsidRDefault="009B1AF1" w:rsidP="00564C22">
      <w:pPr>
        <w:spacing w:line="259" w:lineRule="auto"/>
        <w:rPr>
          <w:del w:id="15400" w:author="Andreas Kuehne" w:date="2019-05-31T12:22:00Z"/>
        </w:rPr>
      </w:pPr>
      <w:del w:id="154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IntendedAudienceType</w:delText>
        </w:r>
        <w:r w:rsidRPr="71C71F8C" w:rsidDel="00B33063">
          <w:delText xml:space="preserve"> </w:delText>
        </w:r>
        <w:r w:rsidDel="00B33063">
          <w:delText xml:space="preserve">XML element SHALL implement in XML syntax the sub-component that has a name equal to its local name. </w:delText>
        </w:r>
        <w:bookmarkStart w:id="15402" w:name="_Toc10200136"/>
        <w:bookmarkEnd w:id="15402"/>
      </w:del>
    </w:p>
    <w:p w14:paraId="5293505E" w14:textId="333C91CD" w:rsidR="00564C22" w:rsidDel="00B33063" w:rsidRDefault="009B1AF1" w:rsidP="00564C22">
      <w:pPr>
        <w:pStyle w:val="berschrift3"/>
        <w:rPr>
          <w:del w:id="15403" w:author="Andreas Kuehne" w:date="2019-05-31T12:22:00Z"/>
        </w:rPr>
      </w:pPr>
      <w:bookmarkStart w:id="15404" w:name="_RefCompA7F4B833"/>
      <w:del w:id="15405" w:author="Andreas Kuehne" w:date="2019-05-31T12:22:00Z">
        <w:r w:rsidDel="00B33063">
          <w:delText>Component KeySelector</w:delText>
        </w:r>
        <w:bookmarkStart w:id="15406" w:name="_Toc10200137"/>
        <w:bookmarkEnd w:id="15404"/>
        <w:bookmarkEnd w:id="15406"/>
      </w:del>
    </w:p>
    <w:p w14:paraId="787F02FB" w14:textId="3C4E8B59" w:rsidR="00564C22" w:rsidDel="00B33063" w:rsidRDefault="001725A5" w:rsidP="00564C22">
      <w:pPr>
        <w:rPr>
          <w:del w:id="15407" w:author="Andreas Kuehne" w:date="2019-05-31T12:22:00Z"/>
        </w:rPr>
      </w:pPr>
      <w:del w:id="15408" w:author="Andreas Kuehne" w:date="2019-05-31T12:22:00Z">
        <w:r w:rsidRPr="003A06D0" w:rsidDel="00B33063">
          <w:delText xml:space="preserve">The </w:delText>
        </w:r>
        <w:r w:rsidRPr="003A06D0" w:rsidDel="00B33063">
          <w:rPr>
            <w:rFonts w:ascii="Courier New" w:eastAsia="Courier New" w:hAnsi="Courier New" w:cs="Courier New"/>
            <w:lang w:val="en-GB"/>
          </w:rPr>
          <w:delText>KeySelector</w:delText>
        </w:r>
        <w:r w:rsidRPr="003A06D0" w:rsidDel="00B33063">
          <w:delText xml:space="preserve"> component holds data that selects a specific key or certificate or group of certificates. Only one of its sub-components MUST be present. But a </w:delText>
        </w:r>
        <w:r w:rsidRPr="003A06D0" w:rsidDel="00B33063">
          <w:rPr>
            <w:rFonts w:ascii="Courier New" w:eastAsia="Courier New" w:hAnsi="Courier New" w:cs="Courier New"/>
            <w:lang w:val="en-GB"/>
          </w:rPr>
          <w:delText>KeySelector</w:delText>
        </w:r>
        <w:r w:rsidRPr="003A06D0" w:rsidDel="00B33063">
          <w:delText xml:space="preserve"> component can occur multiple times as a sub-component in the </w:delText>
        </w:r>
        <w:r w:rsidRPr="003A06D0" w:rsidDel="00B33063">
          <w:rPr>
            <w:rFonts w:ascii="Courier New" w:eastAsia="Courier New" w:hAnsi="Courier New" w:cs="Courier New"/>
            <w:lang w:val="en-GB"/>
          </w:rPr>
          <w:delText>OptionalInputsSign</w:delText>
        </w:r>
        <w:r w:rsidRPr="003A06D0" w:rsidDel="00B33063">
          <w:delText xml:space="preserve"> component</w:delText>
        </w:r>
        <w:bookmarkStart w:id="15409" w:name="_Toc10200138"/>
        <w:bookmarkEnd w:id="15409"/>
      </w:del>
    </w:p>
    <w:p w14:paraId="3BA25969" w14:textId="33C7BB2F" w:rsidR="00564C22" w:rsidDel="00B33063" w:rsidRDefault="009B1AF1" w:rsidP="00564C22">
      <w:pPr>
        <w:rPr>
          <w:del w:id="15410" w:author="Andreas Kuehne" w:date="2019-05-31T12:22:00Z"/>
        </w:rPr>
      </w:pPr>
      <w:del w:id="15411" w:author="Andreas Kuehne" w:date="2019-05-31T12:22:00Z">
        <w:r w:rsidDel="00B33063">
          <w:delText>Below follows a list of the sub-components that constitute this component:</w:delText>
        </w:r>
        <w:bookmarkStart w:id="15412" w:name="_Toc10200139"/>
        <w:bookmarkEnd w:id="15412"/>
      </w:del>
    </w:p>
    <w:p w14:paraId="5E4CDF4B" w14:textId="7AB8C681" w:rsidR="00564C22" w:rsidDel="00B33063" w:rsidRDefault="009B1AF1" w:rsidP="00564C22">
      <w:pPr>
        <w:pStyle w:val="Member"/>
        <w:rPr>
          <w:del w:id="15413" w:author="Andreas Kuehne" w:date="2019-05-31T12:22:00Z"/>
        </w:rPr>
      </w:pPr>
      <w:del w:id="15414"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bookmarkStart w:id="15415" w:name="_Toc10200140"/>
        <w:bookmarkEnd w:id="15415"/>
      </w:del>
    </w:p>
    <w:p w14:paraId="461F2B65" w14:textId="4BD2E6BF" w:rsidR="00564C22" w:rsidDel="00B33063" w:rsidRDefault="009B1AF1" w:rsidP="00564C22">
      <w:pPr>
        <w:pStyle w:val="Member"/>
        <w:rPr>
          <w:del w:id="15416" w:author="Andreas Kuehne" w:date="2019-05-31T12:22:00Z"/>
        </w:rPr>
      </w:pPr>
      <w:del w:id="15417"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X509SubjectName</w:delText>
        </w:r>
        <w:r w:rsidRPr="003A06D0" w:rsidDel="00B33063">
          <w:delText xml:space="preserve"> element contains an X.509 subject distinguished name that SHOULD be represented as a string that complies with section 3 of RFC4514 [LDAP-DN].</w:delText>
        </w:r>
        <w:bookmarkStart w:id="15418" w:name="_Toc10200141"/>
        <w:bookmarkEnd w:id="15418"/>
      </w:del>
    </w:p>
    <w:p w14:paraId="34D091CA" w14:textId="3C4CCF24" w:rsidR="00564C22" w:rsidDel="00B33063" w:rsidRDefault="009B1AF1" w:rsidP="00564C22">
      <w:pPr>
        <w:pStyle w:val="Member"/>
        <w:rPr>
          <w:del w:id="15419" w:author="Andreas Kuehne" w:date="2019-05-31T12:22:00Z"/>
        </w:rPr>
      </w:pPr>
      <w:del w:id="15420"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X509SKI</w:delText>
        </w:r>
        <w:r w:rsidRPr="003A06D0" w:rsidDel="00B33063">
          <w:delText xml:space="preserve"> element contains the base64 encoded plain (i.e. non-DER-encoded) value of a X509 V.3 SubjectKeyIdentifier extension.</w:delText>
        </w:r>
        <w:bookmarkStart w:id="15421" w:name="_Toc10200142"/>
        <w:bookmarkEnd w:id="15421"/>
      </w:del>
    </w:p>
    <w:p w14:paraId="4075D2E4" w14:textId="5098BBE8" w:rsidR="00564C22" w:rsidDel="00B33063" w:rsidRDefault="009B1AF1" w:rsidP="00564C22">
      <w:pPr>
        <w:pStyle w:val="Member"/>
        <w:rPr>
          <w:del w:id="15422" w:author="Andreas Kuehne" w:date="2019-05-31T12:22:00Z"/>
        </w:rPr>
      </w:pPr>
      <w:del w:id="15423"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X509Certificate</w:delText>
        </w:r>
        <w:r w:rsidRPr="003A06D0" w:rsidDel="00B33063">
          <w:delText xml:space="preserve"> element contains a base64-encoded [X509V3] certificate.</w:delText>
        </w:r>
        <w:bookmarkStart w:id="15424" w:name="_Toc10200143"/>
        <w:bookmarkEnd w:id="15424"/>
      </w:del>
    </w:p>
    <w:p w14:paraId="03284CDF" w14:textId="271B03FB" w:rsidR="00564C22" w:rsidDel="00B33063" w:rsidRDefault="009B1AF1" w:rsidP="00564C22">
      <w:pPr>
        <w:pStyle w:val="Member"/>
        <w:rPr>
          <w:del w:id="15425" w:author="Andreas Kuehne" w:date="2019-05-31T12:22:00Z"/>
        </w:rPr>
      </w:pPr>
      <w:del w:id="15426"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selects a key to be used for signing in a generic way. Usually the client knows about the valid values for </w:delText>
        </w:r>
        <w:r w:rsidRPr="003A06D0" w:rsidDel="00B33063">
          <w:rPr>
            <w:rStyle w:val="Datatype"/>
            <w:lang w:val="en-GB"/>
          </w:rPr>
          <w:delText>KeyName</w:delText>
        </w:r>
        <w:r w:rsidRPr="003A06D0" w:rsidDel="00B33063">
          <w:delText>.</w:delText>
        </w:r>
        <w:bookmarkStart w:id="15427" w:name="_Toc10200144"/>
        <w:bookmarkEnd w:id="15427"/>
      </w:del>
    </w:p>
    <w:p w14:paraId="3C19CAE6" w14:textId="19CDCA7B" w:rsidR="00564C22" w:rsidDel="00B33063" w:rsidRDefault="009B1AF1" w:rsidP="00564C22">
      <w:pPr>
        <w:pStyle w:val="berschrift4"/>
        <w:rPr>
          <w:del w:id="15428" w:author="Andreas Kuehne" w:date="2019-05-31T12:22:00Z"/>
        </w:rPr>
      </w:pPr>
      <w:del w:id="15429" w:author="Andreas Kuehne" w:date="2019-05-31T12:22:00Z">
        <w:r w:rsidDel="00B33063">
          <w:delText>KeySelector – JSON Syntax</w:delText>
        </w:r>
        <w:bookmarkStart w:id="15430" w:name="_Toc10200145"/>
        <w:bookmarkEnd w:id="15430"/>
      </w:del>
    </w:p>
    <w:p w14:paraId="4489A2C3" w14:textId="238B6DD0" w:rsidR="00564C22" w:rsidRPr="0248A3D1" w:rsidDel="00B33063" w:rsidRDefault="009B1AF1" w:rsidP="00564C22">
      <w:pPr>
        <w:rPr>
          <w:del w:id="15431" w:author="Andreas Kuehne" w:date="2019-05-31T12:22:00Z"/>
        </w:rPr>
      </w:pPr>
      <w:del w:id="1543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KeySelector</w:delText>
        </w:r>
        <w:r w:rsidDel="00B33063">
          <w:delText xml:space="preserve"> component.</w:delText>
        </w:r>
        <w:bookmarkStart w:id="15433" w:name="_Toc10200146"/>
        <w:bookmarkEnd w:id="15433"/>
      </w:del>
    </w:p>
    <w:p w14:paraId="6F35EF13" w14:textId="3EE669CB" w:rsidR="00564C22" w:rsidRPr="C2430093" w:rsidDel="00B33063" w:rsidRDefault="009B1AF1" w:rsidP="00564C22">
      <w:pPr>
        <w:spacing w:line="259" w:lineRule="auto"/>
        <w:rPr>
          <w:del w:id="15434" w:author="Andreas Kuehne" w:date="2019-05-31T12:22:00Z"/>
          <w:rFonts w:eastAsia="Arial" w:cs="Arial"/>
          <w:sz w:val="22"/>
          <w:szCs w:val="22"/>
        </w:rPr>
      </w:pPr>
      <w:del w:id="1543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KeySelector</w:delText>
        </w:r>
        <w:r w:rsidRPr="002062A5" w:rsidDel="00B33063">
          <w:rPr>
            <w:rFonts w:eastAsia="Arial" w:cs="Arial"/>
            <w:sz w:val="22"/>
            <w:szCs w:val="22"/>
          </w:rPr>
          <w:delText xml:space="preserve"> using JSON-specific names mapped as shown in the table below.</w:delText>
        </w:r>
        <w:bookmarkStart w:id="15436" w:name="_Toc10200147"/>
        <w:bookmarkEnd w:id="15436"/>
      </w:del>
    </w:p>
    <w:tbl>
      <w:tblPr>
        <w:tblStyle w:val="Gitternetztabelle1hell1"/>
        <w:tblW w:w="0" w:type="auto"/>
        <w:tblLook w:val="04A0" w:firstRow="1" w:lastRow="0" w:firstColumn="1" w:lastColumn="0" w:noHBand="0" w:noVBand="1"/>
      </w:tblPr>
      <w:tblGrid>
        <w:gridCol w:w="4675"/>
        <w:gridCol w:w="4675"/>
      </w:tblGrid>
      <w:tr w:rsidR="00564C22" w:rsidDel="00B33063" w14:paraId="481C913B" w14:textId="38594833" w:rsidTr="00564C22">
        <w:trPr>
          <w:cnfStyle w:val="100000000000" w:firstRow="1" w:lastRow="0" w:firstColumn="0" w:lastColumn="0" w:oddVBand="0" w:evenVBand="0" w:oddHBand="0" w:evenHBand="0" w:firstRowFirstColumn="0" w:firstRowLastColumn="0" w:lastRowFirstColumn="0" w:lastRowLastColumn="0"/>
          <w:del w:id="154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219CC0" w14:textId="3D52B979" w:rsidR="00564C22" w:rsidDel="00B33063" w:rsidRDefault="009B1AF1" w:rsidP="00564C22">
            <w:pPr>
              <w:pStyle w:val="Beschriftung"/>
              <w:rPr>
                <w:del w:id="15438" w:author="Andreas Kuehne" w:date="2019-05-31T12:22:00Z"/>
              </w:rPr>
            </w:pPr>
            <w:del w:id="15439" w:author="Andreas Kuehne" w:date="2019-05-31T12:22:00Z">
              <w:r w:rsidDel="00B33063">
                <w:delText>Element</w:delText>
              </w:r>
              <w:bookmarkStart w:id="15440" w:name="_Toc10200148"/>
              <w:bookmarkEnd w:id="15440"/>
            </w:del>
          </w:p>
        </w:tc>
        <w:tc>
          <w:tcPr>
            <w:tcW w:w="4675" w:type="dxa"/>
          </w:tcPr>
          <w:p w14:paraId="3B871425" w14:textId="4D11A0F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441" w:author="Andreas Kuehne" w:date="2019-05-31T12:22:00Z"/>
              </w:rPr>
            </w:pPr>
            <w:del w:id="15442" w:author="Andreas Kuehne" w:date="2019-05-31T12:22:00Z">
              <w:r w:rsidDel="00B33063">
                <w:delText>Implementing JSON member name</w:delText>
              </w:r>
              <w:bookmarkStart w:id="15443" w:name="_Toc10200149"/>
              <w:bookmarkEnd w:id="15443"/>
            </w:del>
          </w:p>
        </w:tc>
        <w:bookmarkStart w:id="15444" w:name="_Toc10200150"/>
        <w:bookmarkEnd w:id="15444"/>
      </w:tr>
      <w:tr w:rsidR="00564C22" w:rsidDel="00B33063" w14:paraId="2515355B" w14:textId="7B0E3BFB" w:rsidTr="00564C22">
        <w:trPr>
          <w:del w:id="154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FC6159" w14:textId="5ACA699B" w:rsidR="00564C22" w:rsidRPr="002062A5" w:rsidDel="00B33063" w:rsidRDefault="009B1AF1" w:rsidP="00564C22">
            <w:pPr>
              <w:pStyle w:val="Beschriftung"/>
              <w:rPr>
                <w:del w:id="15446" w:author="Andreas Kuehne" w:date="2019-05-31T12:22:00Z"/>
                <w:rStyle w:val="Datatype"/>
                <w:b w:val="0"/>
                <w:bCs w:val="0"/>
              </w:rPr>
            </w:pPr>
            <w:del w:id="15447" w:author="Andreas Kuehne" w:date="2019-05-31T12:22:00Z">
              <w:r w:rsidRPr="002062A5" w:rsidDel="00B33063">
                <w:rPr>
                  <w:rStyle w:val="Datatype"/>
                </w:rPr>
                <w:delText>X509Digest</w:delText>
              </w:r>
              <w:bookmarkStart w:id="15448" w:name="_Toc10200151"/>
              <w:bookmarkEnd w:id="15448"/>
            </w:del>
          </w:p>
        </w:tc>
        <w:tc>
          <w:tcPr>
            <w:tcW w:w="4675" w:type="dxa"/>
          </w:tcPr>
          <w:p w14:paraId="0F2F4FCD" w14:textId="6406FC6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49" w:author="Andreas Kuehne" w:date="2019-05-31T12:22:00Z"/>
                <w:rStyle w:val="Datatype"/>
              </w:rPr>
            </w:pPr>
            <w:del w:id="15450" w:author="Andreas Kuehne" w:date="2019-05-31T12:22:00Z">
              <w:r w:rsidRPr="002062A5" w:rsidDel="00B33063">
                <w:rPr>
                  <w:rStyle w:val="Datatype"/>
                </w:rPr>
                <w:delText>x509Digest</w:delText>
              </w:r>
              <w:bookmarkStart w:id="15451" w:name="_Toc10200152"/>
              <w:bookmarkEnd w:id="15451"/>
            </w:del>
          </w:p>
        </w:tc>
        <w:bookmarkStart w:id="15452" w:name="_Toc10200153"/>
        <w:bookmarkEnd w:id="15452"/>
      </w:tr>
      <w:tr w:rsidR="00564C22" w:rsidDel="00B33063" w14:paraId="502F5AF9" w14:textId="53DDE5EE" w:rsidTr="00564C22">
        <w:trPr>
          <w:del w:id="154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AC9B48" w14:textId="2379CFDF" w:rsidR="00564C22" w:rsidRPr="002062A5" w:rsidDel="00B33063" w:rsidRDefault="009B1AF1" w:rsidP="00564C22">
            <w:pPr>
              <w:pStyle w:val="Beschriftung"/>
              <w:rPr>
                <w:del w:id="15454" w:author="Andreas Kuehne" w:date="2019-05-31T12:22:00Z"/>
                <w:rStyle w:val="Datatype"/>
                <w:b w:val="0"/>
                <w:bCs w:val="0"/>
              </w:rPr>
            </w:pPr>
            <w:del w:id="15455" w:author="Andreas Kuehne" w:date="2019-05-31T12:22:00Z">
              <w:r w:rsidRPr="002062A5" w:rsidDel="00B33063">
                <w:rPr>
                  <w:rStyle w:val="Datatype"/>
                </w:rPr>
                <w:delText>X509SubjectName</w:delText>
              </w:r>
              <w:bookmarkStart w:id="15456" w:name="_Toc10200154"/>
              <w:bookmarkEnd w:id="15456"/>
            </w:del>
          </w:p>
        </w:tc>
        <w:tc>
          <w:tcPr>
            <w:tcW w:w="4675" w:type="dxa"/>
          </w:tcPr>
          <w:p w14:paraId="2DCDEDFA" w14:textId="0E57A8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57" w:author="Andreas Kuehne" w:date="2019-05-31T12:22:00Z"/>
                <w:rStyle w:val="Datatype"/>
              </w:rPr>
            </w:pPr>
            <w:del w:id="15458" w:author="Andreas Kuehne" w:date="2019-05-31T12:22:00Z">
              <w:r w:rsidRPr="002062A5" w:rsidDel="00B33063">
                <w:rPr>
                  <w:rStyle w:val="Datatype"/>
                </w:rPr>
                <w:delText>sub</w:delText>
              </w:r>
              <w:bookmarkStart w:id="15459" w:name="_Toc10200155"/>
              <w:bookmarkEnd w:id="15459"/>
            </w:del>
          </w:p>
        </w:tc>
        <w:bookmarkStart w:id="15460" w:name="_Toc10200156"/>
        <w:bookmarkEnd w:id="15460"/>
      </w:tr>
      <w:tr w:rsidR="00564C22" w:rsidDel="00B33063" w14:paraId="6D83EC28" w14:textId="1ACA1F59" w:rsidTr="00564C22">
        <w:trPr>
          <w:del w:id="154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C1E36A" w14:textId="35DC39AC" w:rsidR="00564C22" w:rsidRPr="002062A5" w:rsidDel="00B33063" w:rsidRDefault="009B1AF1" w:rsidP="00564C22">
            <w:pPr>
              <w:pStyle w:val="Beschriftung"/>
              <w:rPr>
                <w:del w:id="15462" w:author="Andreas Kuehne" w:date="2019-05-31T12:22:00Z"/>
                <w:rStyle w:val="Datatype"/>
                <w:b w:val="0"/>
                <w:bCs w:val="0"/>
              </w:rPr>
            </w:pPr>
            <w:del w:id="15463" w:author="Andreas Kuehne" w:date="2019-05-31T12:22:00Z">
              <w:r w:rsidRPr="002062A5" w:rsidDel="00B33063">
                <w:rPr>
                  <w:rStyle w:val="Datatype"/>
                </w:rPr>
                <w:delText>X509SKI</w:delText>
              </w:r>
              <w:bookmarkStart w:id="15464" w:name="_Toc10200157"/>
              <w:bookmarkEnd w:id="15464"/>
            </w:del>
          </w:p>
        </w:tc>
        <w:tc>
          <w:tcPr>
            <w:tcW w:w="4675" w:type="dxa"/>
          </w:tcPr>
          <w:p w14:paraId="003E3500" w14:textId="181939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65" w:author="Andreas Kuehne" w:date="2019-05-31T12:22:00Z"/>
                <w:rStyle w:val="Datatype"/>
              </w:rPr>
            </w:pPr>
            <w:del w:id="15466" w:author="Andreas Kuehne" w:date="2019-05-31T12:22:00Z">
              <w:r w:rsidRPr="002062A5" w:rsidDel="00B33063">
                <w:rPr>
                  <w:rStyle w:val="Datatype"/>
                </w:rPr>
                <w:delText>ski</w:delText>
              </w:r>
              <w:bookmarkStart w:id="15467" w:name="_Toc10200158"/>
              <w:bookmarkEnd w:id="15467"/>
            </w:del>
          </w:p>
        </w:tc>
        <w:bookmarkStart w:id="15468" w:name="_Toc10200159"/>
        <w:bookmarkEnd w:id="15468"/>
      </w:tr>
      <w:tr w:rsidR="00564C22" w:rsidDel="00B33063" w14:paraId="5D625297" w14:textId="226F61A1" w:rsidTr="00564C22">
        <w:trPr>
          <w:del w:id="154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7AC58" w14:textId="354FBE91" w:rsidR="00564C22" w:rsidRPr="002062A5" w:rsidDel="00B33063" w:rsidRDefault="009B1AF1" w:rsidP="00564C22">
            <w:pPr>
              <w:pStyle w:val="Beschriftung"/>
              <w:rPr>
                <w:del w:id="15470" w:author="Andreas Kuehne" w:date="2019-05-31T12:22:00Z"/>
                <w:rStyle w:val="Datatype"/>
                <w:b w:val="0"/>
                <w:bCs w:val="0"/>
              </w:rPr>
            </w:pPr>
            <w:del w:id="15471" w:author="Andreas Kuehne" w:date="2019-05-31T12:22:00Z">
              <w:r w:rsidRPr="002062A5" w:rsidDel="00B33063">
                <w:rPr>
                  <w:rStyle w:val="Datatype"/>
                </w:rPr>
                <w:delText>X509Certificate</w:delText>
              </w:r>
              <w:bookmarkStart w:id="15472" w:name="_Toc10200160"/>
              <w:bookmarkEnd w:id="15472"/>
            </w:del>
          </w:p>
        </w:tc>
        <w:tc>
          <w:tcPr>
            <w:tcW w:w="4675" w:type="dxa"/>
          </w:tcPr>
          <w:p w14:paraId="366BB743" w14:textId="163FA37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73" w:author="Andreas Kuehne" w:date="2019-05-31T12:22:00Z"/>
                <w:rStyle w:val="Datatype"/>
              </w:rPr>
            </w:pPr>
            <w:del w:id="15474" w:author="Andreas Kuehne" w:date="2019-05-31T12:22:00Z">
              <w:r w:rsidRPr="002062A5" w:rsidDel="00B33063">
                <w:rPr>
                  <w:rStyle w:val="Datatype"/>
                </w:rPr>
                <w:delText>cert</w:delText>
              </w:r>
              <w:bookmarkStart w:id="15475" w:name="_Toc10200161"/>
              <w:bookmarkEnd w:id="15475"/>
            </w:del>
          </w:p>
        </w:tc>
        <w:bookmarkStart w:id="15476" w:name="_Toc10200162"/>
        <w:bookmarkEnd w:id="15476"/>
      </w:tr>
      <w:tr w:rsidR="00564C22" w:rsidDel="00B33063" w14:paraId="744A656E" w14:textId="7BED2463" w:rsidTr="00564C22">
        <w:trPr>
          <w:del w:id="154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074F1D" w14:textId="13C090B7" w:rsidR="00564C22" w:rsidRPr="002062A5" w:rsidDel="00B33063" w:rsidRDefault="009B1AF1" w:rsidP="00564C22">
            <w:pPr>
              <w:pStyle w:val="Beschriftung"/>
              <w:rPr>
                <w:del w:id="15478" w:author="Andreas Kuehne" w:date="2019-05-31T12:22:00Z"/>
                <w:rStyle w:val="Datatype"/>
                <w:b w:val="0"/>
                <w:bCs w:val="0"/>
              </w:rPr>
            </w:pPr>
            <w:del w:id="15479" w:author="Andreas Kuehne" w:date="2019-05-31T12:22:00Z">
              <w:r w:rsidRPr="002062A5" w:rsidDel="00B33063">
                <w:rPr>
                  <w:rStyle w:val="Datatype"/>
                </w:rPr>
                <w:delText>KeyName</w:delText>
              </w:r>
              <w:bookmarkStart w:id="15480" w:name="_Toc10200163"/>
              <w:bookmarkEnd w:id="15480"/>
            </w:del>
          </w:p>
        </w:tc>
        <w:tc>
          <w:tcPr>
            <w:tcW w:w="4675" w:type="dxa"/>
          </w:tcPr>
          <w:p w14:paraId="5372C05C" w14:textId="08BAA8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81" w:author="Andreas Kuehne" w:date="2019-05-31T12:22:00Z"/>
                <w:rStyle w:val="Datatype"/>
              </w:rPr>
            </w:pPr>
            <w:del w:id="15482" w:author="Andreas Kuehne" w:date="2019-05-31T12:22:00Z">
              <w:r w:rsidRPr="002062A5" w:rsidDel="00B33063">
                <w:rPr>
                  <w:rStyle w:val="Datatype"/>
                </w:rPr>
                <w:delText>name</w:delText>
              </w:r>
              <w:bookmarkStart w:id="15483" w:name="_Toc10200164"/>
              <w:bookmarkEnd w:id="15483"/>
            </w:del>
          </w:p>
        </w:tc>
        <w:bookmarkStart w:id="15484" w:name="_Toc10200165"/>
        <w:bookmarkEnd w:id="15484"/>
      </w:tr>
    </w:tbl>
    <w:p w14:paraId="65222F42" w14:textId="609A8E7C" w:rsidR="00564C22" w:rsidRPr="0202B381" w:rsidDel="00B33063" w:rsidRDefault="009B1AF1" w:rsidP="00564C22">
      <w:pPr>
        <w:rPr>
          <w:del w:id="15485" w:author="Andreas Kuehne" w:date="2019-05-31T12:22:00Z"/>
        </w:rPr>
      </w:pPr>
      <w:del w:id="154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487" w:name="_Toc10200166"/>
        <w:bookmarkEnd w:id="15487"/>
      </w:del>
    </w:p>
    <w:p w14:paraId="6B7BF262" w14:textId="093ECDE4" w:rsidR="00564C22" w:rsidDel="00B33063" w:rsidRDefault="009B1AF1" w:rsidP="00564C22">
      <w:pPr>
        <w:pStyle w:val="Code"/>
        <w:spacing w:line="259" w:lineRule="auto"/>
        <w:rPr>
          <w:del w:id="15488" w:author="Andreas Kuehne" w:date="2019-05-31T12:22:00Z"/>
        </w:rPr>
      </w:pPr>
      <w:del w:id="15489" w:author="Andreas Kuehne" w:date="2019-05-31T12:22:00Z">
        <w:r w:rsidDel="00B33063">
          <w:rPr>
            <w:color w:val="31849B" w:themeColor="accent5" w:themeShade="BF"/>
          </w:rPr>
          <w:delText>"dss2-KeySelectorType"</w:delText>
        </w:r>
        <w:r w:rsidDel="00B33063">
          <w:delText>: {</w:delText>
        </w:r>
        <w:bookmarkStart w:id="15490" w:name="_Toc10200167"/>
        <w:bookmarkEnd w:id="15490"/>
      </w:del>
    </w:p>
    <w:p w14:paraId="0D0E79AA" w14:textId="709572B9" w:rsidR="00564C22" w:rsidDel="00B33063" w:rsidRDefault="009B1AF1" w:rsidP="00564C22">
      <w:pPr>
        <w:pStyle w:val="Code"/>
        <w:spacing w:line="259" w:lineRule="auto"/>
        <w:rPr>
          <w:del w:id="15491" w:author="Andreas Kuehne" w:date="2019-05-31T12:22:00Z"/>
        </w:rPr>
      </w:pPr>
      <w:del w:id="154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493" w:name="_Toc10200168"/>
        <w:bookmarkEnd w:id="15493"/>
      </w:del>
    </w:p>
    <w:p w14:paraId="7F5E1D23" w14:textId="634D419B" w:rsidR="00564C22" w:rsidDel="00B33063" w:rsidRDefault="009B1AF1" w:rsidP="00564C22">
      <w:pPr>
        <w:pStyle w:val="Code"/>
        <w:spacing w:line="259" w:lineRule="auto"/>
        <w:rPr>
          <w:del w:id="15494" w:author="Andreas Kuehne" w:date="2019-05-31T12:22:00Z"/>
        </w:rPr>
      </w:pPr>
      <w:del w:id="15495" w:author="Andreas Kuehne" w:date="2019-05-31T12:22:00Z">
        <w:r w:rsidDel="00B33063">
          <w:rPr>
            <w:color w:val="31849B" w:themeColor="accent5" w:themeShade="BF"/>
          </w:rPr>
          <w:delText xml:space="preserve">  "properties"</w:delText>
        </w:r>
        <w:r w:rsidDel="00B33063">
          <w:delText>: {</w:delText>
        </w:r>
        <w:bookmarkStart w:id="15496" w:name="_Toc10200169"/>
        <w:bookmarkEnd w:id="15496"/>
      </w:del>
    </w:p>
    <w:p w14:paraId="5890B243" w14:textId="097248E3" w:rsidR="00564C22" w:rsidDel="00B33063" w:rsidRDefault="009B1AF1" w:rsidP="00564C22">
      <w:pPr>
        <w:pStyle w:val="Code"/>
        <w:spacing w:line="259" w:lineRule="auto"/>
        <w:rPr>
          <w:del w:id="15497" w:author="Andreas Kuehne" w:date="2019-05-31T12:22:00Z"/>
        </w:rPr>
      </w:pPr>
      <w:del w:id="15498" w:author="Andreas Kuehne" w:date="2019-05-31T12:22:00Z">
        <w:r w:rsidDel="00B33063">
          <w:rPr>
            <w:color w:val="31849B" w:themeColor="accent5" w:themeShade="BF"/>
          </w:rPr>
          <w:delText xml:space="preserve">    "x509Digest"</w:delText>
        </w:r>
        <w:r w:rsidDel="00B33063">
          <w:delText>: {</w:delText>
        </w:r>
        <w:bookmarkStart w:id="15499" w:name="_Toc10200170"/>
        <w:bookmarkEnd w:id="15499"/>
      </w:del>
    </w:p>
    <w:p w14:paraId="42139991" w14:textId="7E1702AB" w:rsidR="00564C22" w:rsidDel="00B33063" w:rsidRDefault="009B1AF1" w:rsidP="00564C22">
      <w:pPr>
        <w:pStyle w:val="Code"/>
        <w:spacing w:line="259" w:lineRule="auto"/>
        <w:rPr>
          <w:del w:id="15500" w:author="Andreas Kuehne" w:date="2019-05-31T12:22:00Z"/>
        </w:rPr>
      </w:pPr>
      <w:del w:id="155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5502" w:name="_Toc10200171"/>
        <w:bookmarkEnd w:id="15502"/>
      </w:del>
    </w:p>
    <w:p w14:paraId="04F738BB" w14:textId="2BD9B197" w:rsidR="00564C22" w:rsidDel="00B33063" w:rsidRDefault="009B1AF1" w:rsidP="00564C22">
      <w:pPr>
        <w:pStyle w:val="Code"/>
        <w:spacing w:line="259" w:lineRule="auto"/>
        <w:rPr>
          <w:del w:id="15503" w:author="Andreas Kuehne" w:date="2019-05-31T12:22:00Z"/>
        </w:rPr>
      </w:pPr>
      <w:del w:id="15504" w:author="Andreas Kuehne" w:date="2019-05-31T12:22:00Z">
        <w:r w:rsidDel="00B33063">
          <w:delText xml:space="preserve">    },</w:delText>
        </w:r>
        <w:bookmarkStart w:id="15505" w:name="_Toc10200172"/>
        <w:bookmarkEnd w:id="15505"/>
      </w:del>
    </w:p>
    <w:p w14:paraId="1B480460" w14:textId="66BB6A5D" w:rsidR="00564C22" w:rsidDel="00B33063" w:rsidRDefault="009B1AF1" w:rsidP="00564C22">
      <w:pPr>
        <w:pStyle w:val="Code"/>
        <w:spacing w:line="259" w:lineRule="auto"/>
        <w:rPr>
          <w:del w:id="15506" w:author="Andreas Kuehne" w:date="2019-05-31T12:22:00Z"/>
        </w:rPr>
      </w:pPr>
      <w:del w:id="15507" w:author="Andreas Kuehne" w:date="2019-05-31T12:22:00Z">
        <w:r w:rsidDel="00B33063">
          <w:rPr>
            <w:color w:val="31849B" w:themeColor="accent5" w:themeShade="BF"/>
          </w:rPr>
          <w:delText xml:space="preserve">    "sub"</w:delText>
        </w:r>
        <w:r w:rsidDel="00B33063">
          <w:delText>: {</w:delText>
        </w:r>
        <w:bookmarkStart w:id="15508" w:name="_Toc10200173"/>
        <w:bookmarkEnd w:id="15508"/>
      </w:del>
    </w:p>
    <w:p w14:paraId="34DC9152" w14:textId="7DE864C3" w:rsidR="00564C22" w:rsidDel="00B33063" w:rsidRDefault="009B1AF1" w:rsidP="00564C22">
      <w:pPr>
        <w:pStyle w:val="Code"/>
        <w:spacing w:line="259" w:lineRule="auto"/>
        <w:rPr>
          <w:del w:id="15509" w:author="Andreas Kuehne" w:date="2019-05-31T12:22:00Z"/>
        </w:rPr>
      </w:pPr>
      <w:del w:id="155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11" w:name="_Toc10200174"/>
        <w:bookmarkEnd w:id="15511"/>
      </w:del>
    </w:p>
    <w:p w14:paraId="0CBFC458" w14:textId="49141A80" w:rsidR="00564C22" w:rsidDel="00B33063" w:rsidRDefault="009B1AF1" w:rsidP="00564C22">
      <w:pPr>
        <w:pStyle w:val="Code"/>
        <w:spacing w:line="259" w:lineRule="auto"/>
        <w:rPr>
          <w:del w:id="15512" w:author="Andreas Kuehne" w:date="2019-05-31T12:22:00Z"/>
        </w:rPr>
      </w:pPr>
      <w:del w:id="15513" w:author="Andreas Kuehne" w:date="2019-05-31T12:22:00Z">
        <w:r w:rsidDel="00B33063">
          <w:delText xml:space="preserve">    },</w:delText>
        </w:r>
        <w:bookmarkStart w:id="15514" w:name="_Toc10200175"/>
        <w:bookmarkEnd w:id="15514"/>
      </w:del>
    </w:p>
    <w:p w14:paraId="33DC175F" w14:textId="2291E55A" w:rsidR="00564C22" w:rsidDel="00B33063" w:rsidRDefault="009B1AF1" w:rsidP="00564C22">
      <w:pPr>
        <w:pStyle w:val="Code"/>
        <w:spacing w:line="259" w:lineRule="auto"/>
        <w:rPr>
          <w:del w:id="15515" w:author="Andreas Kuehne" w:date="2019-05-31T12:22:00Z"/>
        </w:rPr>
      </w:pPr>
      <w:del w:id="15516" w:author="Andreas Kuehne" w:date="2019-05-31T12:22:00Z">
        <w:r w:rsidDel="00B33063">
          <w:rPr>
            <w:color w:val="31849B" w:themeColor="accent5" w:themeShade="BF"/>
          </w:rPr>
          <w:delText xml:space="preserve">    "ski"</w:delText>
        </w:r>
        <w:r w:rsidDel="00B33063">
          <w:delText>: {</w:delText>
        </w:r>
        <w:bookmarkStart w:id="15517" w:name="_Toc10200176"/>
        <w:bookmarkEnd w:id="15517"/>
      </w:del>
    </w:p>
    <w:p w14:paraId="1D796238" w14:textId="38DFD27E" w:rsidR="00564C22" w:rsidDel="00B33063" w:rsidRDefault="009B1AF1" w:rsidP="00564C22">
      <w:pPr>
        <w:pStyle w:val="Code"/>
        <w:spacing w:line="259" w:lineRule="auto"/>
        <w:rPr>
          <w:del w:id="15518" w:author="Andreas Kuehne" w:date="2019-05-31T12:22:00Z"/>
        </w:rPr>
      </w:pPr>
      <w:del w:id="1551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20" w:name="_Toc10200177"/>
        <w:bookmarkEnd w:id="15520"/>
      </w:del>
    </w:p>
    <w:p w14:paraId="54B9B57D" w14:textId="3EC02EE1" w:rsidR="00564C22" w:rsidDel="00B33063" w:rsidRDefault="009B1AF1" w:rsidP="00564C22">
      <w:pPr>
        <w:pStyle w:val="Code"/>
        <w:spacing w:line="259" w:lineRule="auto"/>
        <w:rPr>
          <w:del w:id="15521" w:author="Andreas Kuehne" w:date="2019-05-31T12:22:00Z"/>
        </w:rPr>
      </w:pPr>
      <w:del w:id="15522" w:author="Andreas Kuehne" w:date="2019-05-31T12:22:00Z">
        <w:r w:rsidDel="00B33063">
          <w:delText xml:space="preserve">    },</w:delText>
        </w:r>
        <w:bookmarkStart w:id="15523" w:name="_Toc10200178"/>
        <w:bookmarkEnd w:id="15523"/>
      </w:del>
    </w:p>
    <w:p w14:paraId="7374709F" w14:textId="18B13C0C" w:rsidR="00564C22" w:rsidDel="00B33063" w:rsidRDefault="009B1AF1" w:rsidP="00564C22">
      <w:pPr>
        <w:pStyle w:val="Code"/>
        <w:spacing w:line="259" w:lineRule="auto"/>
        <w:rPr>
          <w:del w:id="15524" w:author="Andreas Kuehne" w:date="2019-05-31T12:22:00Z"/>
        </w:rPr>
      </w:pPr>
      <w:del w:id="15525" w:author="Andreas Kuehne" w:date="2019-05-31T12:22:00Z">
        <w:r w:rsidDel="00B33063">
          <w:rPr>
            <w:color w:val="31849B" w:themeColor="accent5" w:themeShade="BF"/>
          </w:rPr>
          <w:delText xml:space="preserve">    "cert"</w:delText>
        </w:r>
        <w:r w:rsidDel="00B33063">
          <w:delText>: {</w:delText>
        </w:r>
        <w:bookmarkStart w:id="15526" w:name="_Toc10200179"/>
        <w:bookmarkEnd w:id="15526"/>
      </w:del>
    </w:p>
    <w:p w14:paraId="55117966" w14:textId="64C20B4B" w:rsidR="00564C22" w:rsidDel="00B33063" w:rsidRDefault="009B1AF1" w:rsidP="00564C22">
      <w:pPr>
        <w:pStyle w:val="Code"/>
        <w:spacing w:line="259" w:lineRule="auto"/>
        <w:rPr>
          <w:del w:id="15527" w:author="Andreas Kuehne" w:date="2019-05-31T12:22:00Z"/>
        </w:rPr>
      </w:pPr>
      <w:del w:id="155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29" w:name="_Toc10200180"/>
        <w:bookmarkEnd w:id="15529"/>
      </w:del>
    </w:p>
    <w:p w14:paraId="1A6B1ECA" w14:textId="1EA202E4" w:rsidR="00564C22" w:rsidDel="00B33063" w:rsidRDefault="009B1AF1" w:rsidP="00564C22">
      <w:pPr>
        <w:pStyle w:val="Code"/>
        <w:spacing w:line="259" w:lineRule="auto"/>
        <w:rPr>
          <w:del w:id="15530" w:author="Andreas Kuehne" w:date="2019-05-31T12:22:00Z"/>
        </w:rPr>
      </w:pPr>
      <w:del w:id="15531" w:author="Andreas Kuehne" w:date="2019-05-31T12:22:00Z">
        <w:r w:rsidDel="00B33063">
          <w:delText xml:space="preserve">    },</w:delText>
        </w:r>
        <w:bookmarkStart w:id="15532" w:name="_Toc10200181"/>
        <w:bookmarkEnd w:id="15532"/>
      </w:del>
    </w:p>
    <w:p w14:paraId="1A88F1F8" w14:textId="1104FBF3" w:rsidR="00564C22" w:rsidDel="00B33063" w:rsidRDefault="009B1AF1" w:rsidP="00564C22">
      <w:pPr>
        <w:pStyle w:val="Code"/>
        <w:spacing w:line="259" w:lineRule="auto"/>
        <w:rPr>
          <w:del w:id="15533" w:author="Andreas Kuehne" w:date="2019-05-31T12:22:00Z"/>
        </w:rPr>
      </w:pPr>
      <w:del w:id="15534" w:author="Andreas Kuehne" w:date="2019-05-31T12:22:00Z">
        <w:r w:rsidDel="00B33063">
          <w:rPr>
            <w:color w:val="31849B" w:themeColor="accent5" w:themeShade="BF"/>
          </w:rPr>
          <w:delText xml:space="preserve">    "name"</w:delText>
        </w:r>
        <w:r w:rsidDel="00B33063">
          <w:delText>: {</w:delText>
        </w:r>
        <w:bookmarkStart w:id="15535" w:name="_Toc10200182"/>
        <w:bookmarkEnd w:id="15535"/>
      </w:del>
    </w:p>
    <w:p w14:paraId="12B76E9E" w14:textId="388985C9" w:rsidR="00564C22" w:rsidDel="00B33063" w:rsidRDefault="009B1AF1" w:rsidP="00564C22">
      <w:pPr>
        <w:pStyle w:val="Code"/>
        <w:spacing w:line="259" w:lineRule="auto"/>
        <w:rPr>
          <w:del w:id="15536" w:author="Andreas Kuehne" w:date="2019-05-31T12:22:00Z"/>
        </w:rPr>
      </w:pPr>
      <w:del w:id="155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38" w:name="_Toc10200183"/>
        <w:bookmarkEnd w:id="15538"/>
      </w:del>
    </w:p>
    <w:p w14:paraId="221B6DBB" w14:textId="7F853CF2" w:rsidR="00564C22" w:rsidDel="00B33063" w:rsidRDefault="009B1AF1" w:rsidP="00564C22">
      <w:pPr>
        <w:pStyle w:val="Code"/>
        <w:spacing w:line="259" w:lineRule="auto"/>
        <w:rPr>
          <w:del w:id="15539" w:author="Andreas Kuehne" w:date="2019-05-31T12:22:00Z"/>
        </w:rPr>
      </w:pPr>
      <w:del w:id="15540" w:author="Andreas Kuehne" w:date="2019-05-31T12:22:00Z">
        <w:r w:rsidDel="00B33063">
          <w:delText xml:space="preserve">    }</w:delText>
        </w:r>
        <w:bookmarkStart w:id="15541" w:name="_Toc10200184"/>
        <w:bookmarkEnd w:id="15541"/>
      </w:del>
    </w:p>
    <w:p w14:paraId="114D599B" w14:textId="0C75C68B" w:rsidR="00564C22" w:rsidDel="00B33063" w:rsidRDefault="009B1AF1" w:rsidP="00564C22">
      <w:pPr>
        <w:pStyle w:val="Code"/>
        <w:spacing w:line="259" w:lineRule="auto"/>
        <w:rPr>
          <w:del w:id="15542" w:author="Andreas Kuehne" w:date="2019-05-31T12:22:00Z"/>
        </w:rPr>
      </w:pPr>
      <w:del w:id="15543" w:author="Andreas Kuehne" w:date="2019-05-31T12:22:00Z">
        <w:r w:rsidDel="00B33063">
          <w:delText xml:space="preserve">  },</w:delText>
        </w:r>
        <w:bookmarkStart w:id="15544" w:name="_Toc10200185"/>
        <w:bookmarkEnd w:id="15544"/>
      </w:del>
    </w:p>
    <w:p w14:paraId="5F734B66" w14:textId="566CD4BA" w:rsidR="00564C22" w:rsidDel="00B33063" w:rsidRDefault="009B1AF1" w:rsidP="00564C22">
      <w:pPr>
        <w:pStyle w:val="Code"/>
        <w:spacing w:line="259" w:lineRule="auto"/>
        <w:rPr>
          <w:del w:id="15545" w:author="Andreas Kuehne" w:date="2019-05-31T12:22:00Z"/>
        </w:rPr>
      </w:pPr>
      <w:del w:id="15546"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5547" w:name="_Toc10200186"/>
        <w:bookmarkEnd w:id="15547"/>
      </w:del>
    </w:p>
    <w:p w14:paraId="65207BD1" w14:textId="3018DD87" w:rsidR="00564C22" w:rsidDel="00B33063" w:rsidRDefault="009B1AF1" w:rsidP="00564C22">
      <w:pPr>
        <w:pStyle w:val="Code"/>
        <w:spacing w:line="259" w:lineRule="auto"/>
        <w:rPr>
          <w:del w:id="15548" w:author="Andreas Kuehne" w:date="2019-05-31T12:22:00Z"/>
        </w:rPr>
      </w:pPr>
      <w:del w:id="15549"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5550" w:name="_Toc10200187"/>
        <w:bookmarkEnd w:id="15550"/>
      </w:del>
    </w:p>
    <w:p w14:paraId="2A3AF31E" w14:textId="5F7DA86C" w:rsidR="00564C22" w:rsidDel="00B33063" w:rsidRDefault="009B1AF1" w:rsidP="00564C22">
      <w:pPr>
        <w:pStyle w:val="Code"/>
        <w:spacing w:line="259" w:lineRule="auto"/>
        <w:rPr>
          <w:del w:id="15551" w:author="Andreas Kuehne" w:date="2019-05-31T12:22:00Z"/>
        </w:rPr>
      </w:pPr>
      <w:del w:id="15552" w:author="Andreas Kuehne" w:date="2019-05-31T12:22:00Z">
        <w:r w:rsidDel="00B33063">
          <w:delText>}</w:delText>
        </w:r>
        <w:bookmarkStart w:id="15553" w:name="_Toc10200188"/>
        <w:bookmarkEnd w:id="15553"/>
      </w:del>
    </w:p>
    <w:p w14:paraId="328D98D8" w14:textId="72B3108C" w:rsidR="00564C22" w:rsidDel="00B33063" w:rsidRDefault="00564C22" w:rsidP="00564C22">
      <w:pPr>
        <w:rPr>
          <w:del w:id="15554" w:author="Andreas Kuehne" w:date="2019-05-31T12:22:00Z"/>
        </w:rPr>
      </w:pPr>
      <w:bookmarkStart w:id="15555" w:name="_Toc10200189"/>
      <w:bookmarkEnd w:id="15555"/>
    </w:p>
    <w:p w14:paraId="7D2D733A" w14:textId="304816A2" w:rsidR="00564C22" w:rsidDel="00B33063" w:rsidRDefault="009B1AF1" w:rsidP="00564C22">
      <w:pPr>
        <w:pStyle w:val="berschrift4"/>
        <w:rPr>
          <w:del w:id="15556" w:author="Andreas Kuehne" w:date="2019-05-31T12:22:00Z"/>
        </w:rPr>
      </w:pPr>
      <w:del w:id="15557" w:author="Andreas Kuehne" w:date="2019-05-31T12:22:00Z">
        <w:r w:rsidDel="00B33063">
          <w:delText>KeySelector – XML Syntax</w:delText>
        </w:r>
        <w:bookmarkStart w:id="15558" w:name="_Toc10200190"/>
        <w:bookmarkEnd w:id="15558"/>
      </w:del>
    </w:p>
    <w:p w14:paraId="53AA7354" w14:textId="16CF088D" w:rsidR="00564C22" w:rsidRPr="5404FA76" w:rsidDel="00B33063" w:rsidRDefault="009B1AF1" w:rsidP="00564C22">
      <w:pPr>
        <w:rPr>
          <w:del w:id="15559" w:author="Andreas Kuehne" w:date="2019-05-31T12:22:00Z"/>
        </w:rPr>
      </w:pPr>
      <w:del w:id="15560" w:author="Andreas Kuehne" w:date="2019-05-31T12:22:00Z">
        <w:r w:rsidRPr="0CCF9147" w:rsidDel="00B33063">
          <w:delText xml:space="preserve">The XML type </w:delText>
        </w:r>
        <w:r w:rsidRPr="002062A5" w:rsidDel="00B33063">
          <w:rPr>
            <w:rFonts w:ascii="Courier New" w:eastAsia="Courier New" w:hAnsi="Courier New" w:cs="Courier New"/>
          </w:rPr>
          <w:delText>KeySelectorType</w:delText>
        </w:r>
        <w:r w:rsidRPr="0CCF9147" w:rsidDel="00B33063">
          <w:delText xml:space="preserve"> SHALL implement the requirements defined in the </w:delText>
        </w:r>
        <w:r w:rsidRPr="002062A5" w:rsidDel="00B33063">
          <w:rPr>
            <w:rFonts w:ascii="Courier New" w:eastAsia="Courier New" w:hAnsi="Courier New" w:cs="Courier New"/>
          </w:rPr>
          <w:delText>KeySelector</w:delText>
        </w:r>
        <w:r w:rsidDel="00B33063">
          <w:delText xml:space="preserve"> </w:delText>
        </w:r>
        <w:r w:rsidRPr="005A6FFD" w:rsidDel="00B33063">
          <w:delText>component.</w:delText>
        </w:r>
        <w:bookmarkStart w:id="15561" w:name="_Toc10200191"/>
        <w:bookmarkEnd w:id="15561"/>
      </w:del>
    </w:p>
    <w:p w14:paraId="4D172FB6" w14:textId="234D0480" w:rsidR="00564C22" w:rsidDel="00B33063" w:rsidRDefault="009B1AF1" w:rsidP="00564C22">
      <w:pPr>
        <w:rPr>
          <w:del w:id="15562" w:author="Andreas Kuehne" w:date="2019-05-31T12:22:00Z"/>
        </w:rPr>
      </w:pPr>
      <w:del w:id="1556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KeySelectorType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564" w:name="_Toc10200192"/>
        <w:bookmarkEnd w:id="15564"/>
      </w:del>
    </w:p>
    <w:p w14:paraId="0D8E3CED" w14:textId="60F75EE1" w:rsidR="00564C22" w:rsidDel="00B33063" w:rsidRDefault="009B1AF1" w:rsidP="00564C22">
      <w:pPr>
        <w:pStyle w:val="Code"/>
        <w:rPr>
          <w:del w:id="15565" w:author="Andreas Kuehne" w:date="2019-05-31T12:22:00Z"/>
        </w:rPr>
      </w:pPr>
      <w:del w:id="155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KeySelectorType</w:delText>
        </w:r>
        <w:r w:rsidDel="00B33063">
          <w:rPr>
            <w:color w:val="943634" w:themeColor="accent2" w:themeShade="BF"/>
          </w:rPr>
          <w:delText>"</w:delText>
        </w:r>
        <w:r w:rsidDel="00B33063">
          <w:rPr>
            <w:color w:val="31849B" w:themeColor="accent5" w:themeShade="BF"/>
          </w:rPr>
          <w:delText>&gt;</w:delText>
        </w:r>
        <w:bookmarkStart w:id="15567" w:name="_Toc10200193"/>
        <w:bookmarkEnd w:id="15567"/>
      </w:del>
    </w:p>
    <w:p w14:paraId="24C4017A" w14:textId="63B6B53B" w:rsidR="00564C22" w:rsidDel="00B33063" w:rsidRDefault="009B1AF1" w:rsidP="00564C22">
      <w:pPr>
        <w:pStyle w:val="Code"/>
        <w:rPr>
          <w:del w:id="15568" w:author="Andreas Kuehne" w:date="2019-05-31T12:22:00Z"/>
        </w:rPr>
      </w:pPr>
      <w:del w:id="15569" w:author="Andreas Kuehne" w:date="2019-05-31T12:22:00Z">
        <w:r w:rsidDel="00B33063">
          <w:rPr>
            <w:color w:val="31849B" w:themeColor="accent5" w:themeShade="BF"/>
          </w:rPr>
          <w:delText xml:space="preserve">  &lt;xs:choice&gt;</w:delText>
        </w:r>
        <w:bookmarkStart w:id="15570" w:name="_Toc10200194"/>
        <w:bookmarkEnd w:id="15570"/>
      </w:del>
    </w:p>
    <w:p w14:paraId="0E7973B3" w14:textId="7C445F9A" w:rsidR="00564C22" w:rsidDel="00B33063" w:rsidRDefault="009B1AF1" w:rsidP="00564C22">
      <w:pPr>
        <w:pStyle w:val="Code"/>
        <w:rPr>
          <w:del w:id="15571" w:author="Andreas Kuehne" w:date="2019-05-31T12:22:00Z"/>
        </w:rPr>
      </w:pPr>
      <w:del w:id="155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5573" w:name="_Toc10200195"/>
        <w:bookmarkEnd w:id="15573"/>
      </w:del>
    </w:p>
    <w:p w14:paraId="64584D5A" w14:textId="761962CD" w:rsidR="00564C22" w:rsidDel="00B33063" w:rsidRDefault="009B1AF1" w:rsidP="00564C22">
      <w:pPr>
        <w:pStyle w:val="Code"/>
        <w:rPr>
          <w:del w:id="15574" w:author="Andreas Kuehne" w:date="2019-05-31T12:22:00Z"/>
        </w:rPr>
      </w:pPr>
      <w:del w:id="1557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76" w:name="_Toc10200196"/>
        <w:bookmarkEnd w:id="15576"/>
      </w:del>
    </w:p>
    <w:p w14:paraId="2A9C5FCC" w14:textId="0E790A30" w:rsidR="00564C22" w:rsidDel="00B33063" w:rsidRDefault="009B1AF1" w:rsidP="00564C22">
      <w:pPr>
        <w:pStyle w:val="Code"/>
        <w:rPr>
          <w:del w:id="15577" w:author="Andreas Kuehne" w:date="2019-05-31T12:22:00Z"/>
        </w:rPr>
      </w:pPr>
      <w:del w:id="155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5579" w:name="_Toc10200197"/>
        <w:bookmarkEnd w:id="15579"/>
      </w:del>
    </w:p>
    <w:p w14:paraId="4C13D061" w14:textId="49EF635F" w:rsidR="00564C22" w:rsidDel="00B33063" w:rsidRDefault="009B1AF1" w:rsidP="00564C22">
      <w:pPr>
        <w:pStyle w:val="Code"/>
        <w:rPr>
          <w:del w:id="15580" w:author="Andreas Kuehne" w:date="2019-05-31T12:22:00Z"/>
        </w:rPr>
      </w:pPr>
      <w:del w:id="155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5582" w:name="_Toc10200198"/>
        <w:bookmarkEnd w:id="15582"/>
      </w:del>
    </w:p>
    <w:p w14:paraId="2F2DE6B7" w14:textId="101BC33F" w:rsidR="00564C22" w:rsidDel="00B33063" w:rsidRDefault="009B1AF1" w:rsidP="00564C22">
      <w:pPr>
        <w:pStyle w:val="Code"/>
        <w:rPr>
          <w:del w:id="15583" w:author="Andreas Kuehne" w:date="2019-05-31T12:22:00Z"/>
        </w:rPr>
      </w:pPr>
      <w:del w:id="1558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85" w:name="_Toc10200199"/>
        <w:bookmarkEnd w:id="15585"/>
      </w:del>
    </w:p>
    <w:p w14:paraId="0EF8CD48" w14:textId="5C43FBD6" w:rsidR="00564C22" w:rsidDel="00B33063" w:rsidRDefault="009B1AF1" w:rsidP="00564C22">
      <w:pPr>
        <w:pStyle w:val="Code"/>
        <w:rPr>
          <w:del w:id="15586" w:author="Andreas Kuehne" w:date="2019-05-31T12:22:00Z"/>
        </w:rPr>
      </w:pPr>
      <w:del w:id="15587" w:author="Andreas Kuehne" w:date="2019-05-31T12:22:00Z">
        <w:r w:rsidDel="00B33063">
          <w:rPr>
            <w:color w:val="31849B" w:themeColor="accent5" w:themeShade="BF"/>
          </w:rPr>
          <w:delText xml:space="preserve">  &lt;/xs:choice&gt;</w:delText>
        </w:r>
        <w:bookmarkStart w:id="15588" w:name="_Toc10200200"/>
        <w:bookmarkEnd w:id="15588"/>
      </w:del>
    </w:p>
    <w:p w14:paraId="79E7EB9D" w14:textId="0E8F3A94" w:rsidR="00564C22" w:rsidDel="00B33063" w:rsidRDefault="009B1AF1" w:rsidP="00564C22">
      <w:pPr>
        <w:pStyle w:val="Code"/>
        <w:rPr>
          <w:del w:id="15589" w:author="Andreas Kuehne" w:date="2019-05-31T12:22:00Z"/>
        </w:rPr>
      </w:pPr>
      <w:del w:id="15590" w:author="Andreas Kuehne" w:date="2019-05-31T12:22:00Z">
        <w:r w:rsidDel="00B33063">
          <w:rPr>
            <w:color w:val="31849B" w:themeColor="accent5" w:themeShade="BF"/>
          </w:rPr>
          <w:delText>&lt;/xs:complexType&gt;</w:delText>
        </w:r>
        <w:bookmarkStart w:id="15591" w:name="_Toc10200201"/>
        <w:bookmarkEnd w:id="15591"/>
      </w:del>
    </w:p>
    <w:p w14:paraId="5146E989" w14:textId="0231FF41" w:rsidR="00564C22" w:rsidDel="00B33063" w:rsidRDefault="009B1AF1" w:rsidP="00564C22">
      <w:pPr>
        <w:spacing w:line="259" w:lineRule="auto"/>
        <w:rPr>
          <w:del w:id="15592" w:author="Andreas Kuehne" w:date="2019-05-31T12:22:00Z"/>
        </w:rPr>
      </w:pPr>
      <w:del w:id="1559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KeySelectorType</w:delText>
        </w:r>
        <w:r w:rsidRPr="71C71F8C" w:rsidDel="00B33063">
          <w:delText xml:space="preserve"> </w:delText>
        </w:r>
        <w:r w:rsidDel="00B33063">
          <w:delText xml:space="preserve">XML element SHALL implement in XML syntax the sub-component that has a name equal to its local name. </w:delText>
        </w:r>
        <w:bookmarkStart w:id="15594" w:name="_Toc10200202"/>
        <w:bookmarkEnd w:id="15594"/>
      </w:del>
    </w:p>
    <w:p w14:paraId="2879FE38" w14:textId="2A424AE0" w:rsidR="00564C22" w:rsidDel="00B33063" w:rsidRDefault="009B1AF1" w:rsidP="00564C22">
      <w:pPr>
        <w:pStyle w:val="berschrift3"/>
        <w:rPr>
          <w:del w:id="15595" w:author="Andreas Kuehne" w:date="2019-05-31T12:22:00Z"/>
        </w:rPr>
      </w:pPr>
      <w:bookmarkStart w:id="15596" w:name="_RefComp6A5A0489"/>
      <w:del w:id="15597" w:author="Andreas Kuehne" w:date="2019-05-31T12:22:00Z">
        <w:r w:rsidDel="00B33063">
          <w:delText>Component X509Digest</w:delText>
        </w:r>
        <w:bookmarkStart w:id="15598" w:name="_Toc10200203"/>
        <w:bookmarkEnd w:id="15596"/>
        <w:bookmarkEnd w:id="15598"/>
      </w:del>
    </w:p>
    <w:p w14:paraId="6B1A6ED3" w14:textId="1CBE7161" w:rsidR="00564C22" w:rsidDel="00B33063" w:rsidRDefault="001725A5" w:rsidP="00564C22">
      <w:pPr>
        <w:rPr>
          <w:del w:id="15599" w:author="Andreas Kuehne" w:date="2019-05-31T12:22:00Z"/>
        </w:rPr>
      </w:pPr>
      <w:del w:id="15600" w:author="Andreas Kuehne" w:date="2019-05-31T12:22:00Z">
        <w:r w:rsidRPr="003A06D0" w:rsidDel="00B33063">
          <w:delText xml:space="preserve">The </w:delText>
        </w:r>
        <w:r w:rsidRPr="003A06D0" w:rsidDel="00B33063">
          <w:rPr>
            <w:rFonts w:ascii="Courier New" w:eastAsia="Courier New" w:hAnsi="Courier New" w:cs="Courier New"/>
            <w:lang w:val="en-GB"/>
          </w:rPr>
          <w:delText>X509Digest</w:delText>
        </w:r>
        <w:r w:rsidRPr="003A06D0" w:rsidDel="00B33063">
          <w:delText xml:space="preserve"> component contains a base64-encoded digest of a certificate. The digest algorithm URI is identified with a required Algorithm element. The input to the digest MUST be the raw octets that would be base64-encoded of a X509Certificate.</w:delText>
        </w:r>
        <w:bookmarkStart w:id="15601" w:name="_Toc10200204"/>
        <w:bookmarkEnd w:id="15601"/>
      </w:del>
    </w:p>
    <w:p w14:paraId="701A959A" w14:textId="39ED98D7" w:rsidR="00564C22" w:rsidDel="00B33063" w:rsidRDefault="009B1AF1" w:rsidP="00564C22">
      <w:pPr>
        <w:rPr>
          <w:del w:id="15602" w:author="Andreas Kuehne" w:date="2019-05-31T12:22:00Z"/>
        </w:rPr>
      </w:pPr>
      <w:del w:id="15603" w:author="Andreas Kuehne" w:date="2019-05-31T12:22:00Z">
        <w:r w:rsidDel="00B33063">
          <w:delText>Below follows a list of the sub-components that constitute this component:</w:delText>
        </w:r>
        <w:bookmarkStart w:id="15604" w:name="_Toc10200205"/>
        <w:bookmarkEnd w:id="15604"/>
      </w:del>
    </w:p>
    <w:p w14:paraId="46EA2603" w14:textId="4E758063" w:rsidR="00564C22" w:rsidDel="00B33063" w:rsidRDefault="009B1AF1" w:rsidP="00564C22">
      <w:pPr>
        <w:pStyle w:val="Member"/>
        <w:rPr>
          <w:del w:id="15605" w:author="Andreas Kuehne" w:date="2019-05-31T12:22:00Z"/>
        </w:rPr>
      </w:pPr>
      <w:del w:id="15606"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base64 encoded binary data. </w:delText>
        </w:r>
        <w:bookmarkStart w:id="15607" w:name="_Toc10200206"/>
        <w:bookmarkEnd w:id="15607"/>
      </w:del>
    </w:p>
    <w:p w14:paraId="1FC11EAD" w14:textId="73C0445A" w:rsidR="00564C22" w:rsidDel="00B33063" w:rsidRDefault="009B1AF1" w:rsidP="00564C22">
      <w:pPr>
        <w:pStyle w:val="Member"/>
        <w:rPr>
          <w:del w:id="15608" w:author="Andreas Kuehne" w:date="2019-05-31T12:22:00Z"/>
        </w:rPr>
      </w:pPr>
      <w:del w:id="15609"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5610" w:name="_Toc10200207"/>
        <w:bookmarkEnd w:id="15610"/>
      </w:del>
    </w:p>
    <w:p w14:paraId="4EC2A7AA" w14:textId="6F859A26" w:rsidR="00564C22" w:rsidDel="00B33063" w:rsidRDefault="009B1AF1" w:rsidP="00564C22">
      <w:pPr>
        <w:pStyle w:val="berschrift4"/>
        <w:rPr>
          <w:del w:id="15611" w:author="Andreas Kuehne" w:date="2019-05-31T12:22:00Z"/>
        </w:rPr>
      </w:pPr>
      <w:del w:id="15612" w:author="Andreas Kuehne" w:date="2019-05-31T12:22:00Z">
        <w:r w:rsidDel="00B33063">
          <w:delText>X509Digest – JSON Syntax</w:delText>
        </w:r>
        <w:bookmarkStart w:id="15613" w:name="_Toc10200208"/>
        <w:bookmarkEnd w:id="15613"/>
      </w:del>
    </w:p>
    <w:p w14:paraId="1CA71647" w14:textId="36C5A82A" w:rsidR="00564C22" w:rsidRPr="0248A3D1" w:rsidDel="00B33063" w:rsidRDefault="009B1AF1" w:rsidP="00564C22">
      <w:pPr>
        <w:rPr>
          <w:del w:id="15614" w:author="Andreas Kuehne" w:date="2019-05-31T12:22:00Z"/>
        </w:rPr>
      </w:pPr>
      <w:del w:id="1561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X509Digest</w:delText>
        </w:r>
        <w:r w:rsidDel="00B33063">
          <w:delText xml:space="preserve"> component.</w:delText>
        </w:r>
        <w:bookmarkStart w:id="15616" w:name="_Toc10200209"/>
        <w:bookmarkEnd w:id="15616"/>
      </w:del>
    </w:p>
    <w:p w14:paraId="510E5C63" w14:textId="4F046DEF" w:rsidR="00564C22" w:rsidRPr="C2430093" w:rsidDel="00B33063" w:rsidRDefault="009B1AF1" w:rsidP="00564C22">
      <w:pPr>
        <w:spacing w:line="259" w:lineRule="auto"/>
        <w:rPr>
          <w:del w:id="15617" w:author="Andreas Kuehne" w:date="2019-05-31T12:22:00Z"/>
          <w:rFonts w:eastAsia="Arial" w:cs="Arial"/>
          <w:sz w:val="22"/>
          <w:szCs w:val="22"/>
        </w:rPr>
      </w:pPr>
      <w:del w:id="1561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X509Digest</w:delText>
        </w:r>
        <w:r w:rsidRPr="002062A5" w:rsidDel="00B33063">
          <w:rPr>
            <w:rFonts w:eastAsia="Arial" w:cs="Arial"/>
            <w:sz w:val="22"/>
            <w:szCs w:val="22"/>
          </w:rPr>
          <w:delText xml:space="preserve"> using JSON-specific names mapped as shown in the table below.</w:delText>
        </w:r>
        <w:bookmarkStart w:id="15619" w:name="_Toc10200210"/>
        <w:bookmarkEnd w:id="15619"/>
      </w:del>
    </w:p>
    <w:tbl>
      <w:tblPr>
        <w:tblStyle w:val="Gitternetztabelle1hell1"/>
        <w:tblW w:w="0" w:type="auto"/>
        <w:tblLook w:val="04A0" w:firstRow="1" w:lastRow="0" w:firstColumn="1" w:lastColumn="0" w:noHBand="0" w:noVBand="1"/>
      </w:tblPr>
      <w:tblGrid>
        <w:gridCol w:w="4675"/>
        <w:gridCol w:w="4675"/>
      </w:tblGrid>
      <w:tr w:rsidR="00564C22" w:rsidDel="00B33063" w14:paraId="5B439136" w14:textId="02EA90FB" w:rsidTr="00564C22">
        <w:trPr>
          <w:cnfStyle w:val="100000000000" w:firstRow="1" w:lastRow="0" w:firstColumn="0" w:lastColumn="0" w:oddVBand="0" w:evenVBand="0" w:oddHBand="0" w:evenHBand="0" w:firstRowFirstColumn="0" w:firstRowLastColumn="0" w:lastRowFirstColumn="0" w:lastRowLastColumn="0"/>
          <w:del w:id="156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FB1D74" w14:textId="5A77FA99" w:rsidR="00564C22" w:rsidDel="00B33063" w:rsidRDefault="009B1AF1" w:rsidP="00564C22">
            <w:pPr>
              <w:pStyle w:val="Beschriftung"/>
              <w:rPr>
                <w:del w:id="15621" w:author="Andreas Kuehne" w:date="2019-05-31T12:22:00Z"/>
              </w:rPr>
            </w:pPr>
            <w:del w:id="15622" w:author="Andreas Kuehne" w:date="2019-05-31T12:22:00Z">
              <w:r w:rsidDel="00B33063">
                <w:delText>Element</w:delText>
              </w:r>
              <w:bookmarkStart w:id="15623" w:name="_Toc10200211"/>
              <w:bookmarkEnd w:id="15623"/>
            </w:del>
          </w:p>
        </w:tc>
        <w:tc>
          <w:tcPr>
            <w:tcW w:w="4675" w:type="dxa"/>
          </w:tcPr>
          <w:p w14:paraId="72A5BCA9" w14:textId="552EE3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624" w:author="Andreas Kuehne" w:date="2019-05-31T12:22:00Z"/>
              </w:rPr>
            </w:pPr>
            <w:del w:id="15625" w:author="Andreas Kuehne" w:date="2019-05-31T12:22:00Z">
              <w:r w:rsidDel="00B33063">
                <w:delText>Implementing JSON member name</w:delText>
              </w:r>
              <w:bookmarkStart w:id="15626" w:name="_Toc10200212"/>
              <w:bookmarkEnd w:id="15626"/>
            </w:del>
          </w:p>
        </w:tc>
        <w:bookmarkStart w:id="15627" w:name="_Toc10200213"/>
        <w:bookmarkEnd w:id="15627"/>
      </w:tr>
      <w:tr w:rsidR="00564C22" w:rsidDel="00B33063" w14:paraId="1F54248D" w14:textId="5AABB160" w:rsidTr="00564C22">
        <w:trPr>
          <w:del w:id="156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69B29" w14:textId="5B01C27B" w:rsidR="00564C22" w:rsidRPr="002062A5" w:rsidDel="00B33063" w:rsidRDefault="009B1AF1" w:rsidP="00564C22">
            <w:pPr>
              <w:pStyle w:val="Beschriftung"/>
              <w:rPr>
                <w:del w:id="15629" w:author="Andreas Kuehne" w:date="2019-05-31T12:22:00Z"/>
                <w:rStyle w:val="Datatype"/>
                <w:b w:val="0"/>
                <w:bCs w:val="0"/>
              </w:rPr>
            </w:pPr>
            <w:del w:id="15630" w:author="Andreas Kuehne" w:date="2019-05-31T12:22:00Z">
              <w:r w:rsidRPr="002062A5" w:rsidDel="00B33063">
                <w:rPr>
                  <w:rStyle w:val="Datatype"/>
                </w:rPr>
                <w:delText>value</w:delText>
              </w:r>
              <w:bookmarkStart w:id="15631" w:name="_Toc10200214"/>
              <w:bookmarkEnd w:id="15631"/>
            </w:del>
          </w:p>
        </w:tc>
        <w:tc>
          <w:tcPr>
            <w:tcW w:w="4675" w:type="dxa"/>
          </w:tcPr>
          <w:p w14:paraId="461B45DE" w14:textId="1B53032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632" w:author="Andreas Kuehne" w:date="2019-05-31T12:22:00Z"/>
                <w:rStyle w:val="Datatype"/>
              </w:rPr>
            </w:pPr>
            <w:del w:id="15633" w:author="Andreas Kuehne" w:date="2019-05-31T12:22:00Z">
              <w:r w:rsidRPr="002062A5" w:rsidDel="00B33063">
                <w:rPr>
                  <w:rStyle w:val="Datatype"/>
                </w:rPr>
                <w:delText>value</w:delText>
              </w:r>
              <w:bookmarkStart w:id="15634" w:name="_Toc10200215"/>
              <w:bookmarkEnd w:id="15634"/>
            </w:del>
          </w:p>
        </w:tc>
        <w:bookmarkStart w:id="15635" w:name="_Toc10200216"/>
        <w:bookmarkEnd w:id="15635"/>
      </w:tr>
      <w:tr w:rsidR="00564C22" w:rsidDel="00B33063" w14:paraId="566D1383" w14:textId="61842505" w:rsidTr="00564C22">
        <w:trPr>
          <w:del w:id="156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0AF2F6" w14:textId="7FE3297C" w:rsidR="00564C22" w:rsidRPr="002062A5" w:rsidDel="00B33063" w:rsidRDefault="009B1AF1" w:rsidP="00564C22">
            <w:pPr>
              <w:pStyle w:val="Beschriftung"/>
              <w:rPr>
                <w:del w:id="15637" w:author="Andreas Kuehne" w:date="2019-05-31T12:22:00Z"/>
                <w:rStyle w:val="Datatype"/>
                <w:b w:val="0"/>
                <w:bCs w:val="0"/>
              </w:rPr>
            </w:pPr>
            <w:del w:id="15638" w:author="Andreas Kuehne" w:date="2019-05-31T12:22:00Z">
              <w:r w:rsidRPr="002062A5" w:rsidDel="00B33063">
                <w:rPr>
                  <w:rStyle w:val="Datatype"/>
                </w:rPr>
                <w:delText>Algorithm</w:delText>
              </w:r>
              <w:bookmarkStart w:id="15639" w:name="_Toc10200217"/>
              <w:bookmarkEnd w:id="15639"/>
            </w:del>
          </w:p>
        </w:tc>
        <w:tc>
          <w:tcPr>
            <w:tcW w:w="4675" w:type="dxa"/>
          </w:tcPr>
          <w:p w14:paraId="1117BAFC" w14:textId="5CC08A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640" w:author="Andreas Kuehne" w:date="2019-05-31T12:22:00Z"/>
                <w:rStyle w:val="Datatype"/>
              </w:rPr>
            </w:pPr>
            <w:del w:id="15641" w:author="Andreas Kuehne" w:date="2019-05-31T12:22:00Z">
              <w:r w:rsidRPr="002062A5" w:rsidDel="00B33063">
                <w:rPr>
                  <w:rStyle w:val="Datatype"/>
                </w:rPr>
                <w:delText>alg</w:delText>
              </w:r>
              <w:bookmarkStart w:id="15642" w:name="_Toc10200218"/>
              <w:bookmarkEnd w:id="15642"/>
            </w:del>
          </w:p>
        </w:tc>
        <w:bookmarkStart w:id="15643" w:name="_Toc10200219"/>
        <w:bookmarkEnd w:id="15643"/>
      </w:tr>
    </w:tbl>
    <w:p w14:paraId="31926ABF" w14:textId="08A4B640" w:rsidR="00564C22" w:rsidRPr="0202B381" w:rsidDel="00B33063" w:rsidRDefault="009B1AF1" w:rsidP="00564C22">
      <w:pPr>
        <w:rPr>
          <w:del w:id="15644" w:author="Andreas Kuehne" w:date="2019-05-31T12:22:00Z"/>
        </w:rPr>
      </w:pPr>
      <w:del w:id="1564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646" w:name="_Toc10200220"/>
        <w:bookmarkEnd w:id="15646"/>
      </w:del>
    </w:p>
    <w:p w14:paraId="5915F947" w14:textId="5CB79182" w:rsidR="00564C22" w:rsidDel="00B33063" w:rsidRDefault="009B1AF1" w:rsidP="00564C22">
      <w:pPr>
        <w:pStyle w:val="Code"/>
        <w:spacing w:line="259" w:lineRule="auto"/>
        <w:rPr>
          <w:del w:id="15647" w:author="Andreas Kuehne" w:date="2019-05-31T12:22:00Z"/>
        </w:rPr>
      </w:pPr>
      <w:del w:id="15648" w:author="Andreas Kuehne" w:date="2019-05-31T12:22:00Z">
        <w:r w:rsidDel="00B33063">
          <w:rPr>
            <w:color w:val="31849B" w:themeColor="accent5" w:themeShade="BF"/>
          </w:rPr>
          <w:delText>"dss2-X509DigestType"</w:delText>
        </w:r>
        <w:r w:rsidDel="00B33063">
          <w:delText>: {</w:delText>
        </w:r>
        <w:bookmarkStart w:id="15649" w:name="_Toc10200221"/>
        <w:bookmarkEnd w:id="15649"/>
      </w:del>
    </w:p>
    <w:p w14:paraId="3B08F51B" w14:textId="58B71FC6" w:rsidR="00564C22" w:rsidDel="00B33063" w:rsidRDefault="009B1AF1" w:rsidP="00564C22">
      <w:pPr>
        <w:pStyle w:val="Code"/>
        <w:spacing w:line="259" w:lineRule="auto"/>
        <w:rPr>
          <w:del w:id="15650" w:author="Andreas Kuehne" w:date="2019-05-31T12:22:00Z"/>
        </w:rPr>
      </w:pPr>
      <w:del w:id="156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652" w:name="_Toc10200222"/>
        <w:bookmarkEnd w:id="15652"/>
      </w:del>
    </w:p>
    <w:p w14:paraId="61AFDE41" w14:textId="64DE197F" w:rsidR="00564C22" w:rsidDel="00B33063" w:rsidRDefault="009B1AF1" w:rsidP="00564C22">
      <w:pPr>
        <w:pStyle w:val="Code"/>
        <w:spacing w:line="259" w:lineRule="auto"/>
        <w:rPr>
          <w:del w:id="15653" w:author="Andreas Kuehne" w:date="2019-05-31T12:22:00Z"/>
        </w:rPr>
      </w:pPr>
      <w:del w:id="15654" w:author="Andreas Kuehne" w:date="2019-05-31T12:22:00Z">
        <w:r w:rsidDel="00B33063">
          <w:rPr>
            <w:color w:val="31849B" w:themeColor="accent5" w:themeShade="BF"/>
          </w:rPr>
          <w:delText xml:space="preserve">  "properties"</w:delText>
        </w:r>
        <w:r w:rsidDel="00B33063">
          <w:delText>: {</w:delText>
        </w:r>
        <w:bookmarkStart w:id="15655" w:name="_Toc10200223"/>
        <w:bookmarkEnd w:id="15655"/>
      </w:del>
    </w:p>
    <w:p w14:paraId="32EE4E76" w14:textId="0E60B8D1" w:rsidR="00564C22" w:rsidDel="00B33063" w:rsidRDefault="009B1AF1" w:rsidP="00564C22">
      <w:pPr>
        <w:pStyle w:val="Code"/>
        <w:spacing w:line="259" w:lineRule="auto"/>
        <w:rPr>
          <w:del w:id="15656" w:author="Andreas Kuehne" w:date="2019-05-31T12:22:00Z"/>
        </w:rPr>
      </w:pPr>
      <w:del w:id="15657" w:author="Andreas Kuehne" w:date="2019-05-31T12:22:00Z">
        <w:r w:rsidDel="00B33063">
          <w:rPr>
            <w:color w:val="31849B" w:themeColor="accent5" w:themeShade="BF"/>
          </w:rPr>
          <w:delText xml:space="preserve">    "value"</w:delText>
        </w:r>
        <w:r w:rsidDel="00B33063">
          <w:delText>: {</w:delText>
        </w:r>
        <w:bookmarkStart w:id="15658" w:name="_Toc10200224"/>
        <w:bookmarkEnd w:id="15658"/>
      </w:del>
    </w:p>
    <w:p w14:paraId="7B44DF74" w14:textId="06E52BF6" w:rsidR="00564C22" w:rsidDel="00B33063" w:rsidRDefault="009B1AF1" w:rsidP="00564C22">
      <w:pPr>
        <w:pStyle w:val="Code"/>
        <w:spacing w:line="259" w:lineRule="auto"/>
        <w:rPr>
          <w:del w:id="15659" w:author="Andreas Kuehne" w:date="2019-05-31T12:22:00Z"/>
        </w:rPr>
      </w:pPr>
      <w:del w:id="156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661" w:name="_Toc10200225"/>
        <w:bookmarkEnd w:id="15661"/>
      </w:del>
    </w:p>
    <w:p w14:paraId="1C3D5623" w14:textId="09B1C6D2" w:rsidR="00564C22" w:rsidDel="00B33063" w:rsidRDefault="009B1AF1" w:rsidP="00564C22">
      <w:pPr>
        <w:pStyle w:val="Code"/>
        <w:spacing w:line="259" w:lineRule="auto"/>
        <w:rPr>
          <w:del w:id="15662" w:author="Andreas Kuehne" w:date="2019-05-31T12:22:00Z"/>
        </w:rPr>
      </w:pPr>
      <w:del w:id="15663" w:author="Andreas Kuehne" w:date="2019-05-31T12:22:00Z">
        <w:r w:rsidDel="00B33063">
          <w:delText xml:space="preserve">    },</w:delText>
        </w:r>
        <w:bookmarkStart w:id="15664" w:name="_Toc10200226"/>
        <w:bookmarkEnd w:id="15664"/>
      </w:del>
    </w:p>
    <w:p w14:paraId="781E2CE4" w14:textId="1F6783DB" w:rsidR="00564C22" w:rsidDel="00B33063" w:rsidRDefault="009B1AF1" w:rsidP="00564C22">
      <w:pPr>
        <w:pStyle w:val="Code"/>
        <w:spacing w:line="259" w:lineRule="auto"/>
        <w:rPr>
          <w:del w:id="15665" w:author="Andreas Kuehne" w:date="2019-05-31T12:22:00Z"/>
        </w:rPr>
      </w:pPr>
      <w:del w:id="15666" w:author="Andreas Kuehne" w:date="2019-05-31T12:22:00Z">
        <w:r w:rsidDel="00B33063">
          <w:rPr>
            <w:color w:val="31849B" w:themeColor="accent5" w:themeShade="BF"/>
          </w:rPr>
          <w:delText xml:space="preserve">    "alg"</w:delText>
        </w:r>
        <w:r w:rsidDel="00B33063">
          <w:delText>: {</w:delText>
        </w:r>
        <w:bookmarkStart w:id="15667" w:name="_Toc10200227"/>
        <w:bookmarkEnd w:id="15667"/>
      </w:del>
    </w:p>
    <w:p w14:paraId="38AD1F2A" w14:textId="3D6BB0FE" w:rsidR="00564C22" w:rsidDel="00B33063" w:rsidRDefault="009B1AF1" w:rsidP="00564C22">
      <w:pPr>
        <w:pStyle w:val="Code"/>
        <w:spacing w:line="259" w:lineRule="auto"/>
        <w:rPr>
          <w:del w:id="15668" w:author="Andreas Kuehne" w:date="2019-05-31T12:22:00Z"/>
        </w:rPr>
      </w:pPr>
      <w:del w:id="156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670" w:name="_Toc10200228"/>
        <w:bookmarkEnd w:id="15670"/>
      </w:del>
    </w:p>
    <w:p w14:paraId="64915D4E" w14:textId="164216C7" w:rsidR="00564C22" w:rsidDel="00B33063" w:rsidRDefault="009B1AF1" w:rsidP="00564C22">
      <w:pPr>
        <w:pStyle w:val="Code"/>
        <w:spacing w:line="259" w:lineRule="auto"/>
        <w:rPr>
          <w:del w:id="15671" w:author="Andreas Kuehne" w:date="2019-05-31T12:22:00Z"/>
        </w:rPr>
      </w:pPr>
      <w:del w:id="15672" w:author="Andreas Kuehne" w:date="2019-05-31T12:22:00Z">
        <w:r w:rsidDel="00B33063">
          <w:delText xml:space="preserve">    }</w:delText>
        </w:r>
        <w:bookmarkStart w:id="15673" w:name="_Toc10200229"/>
        <w:bookmarkEnd w:id="15673"/>
      </w:del>
    </w:p>
    <w:p w14:paraId="37B56B61" w14:textId="7A394EAE" w:rsidR="00564C22" w:rsidDel="00B33063" w:rsidRDefault="009B1AF1" w:rsidP="00564C22">
      <w:pPr>
        <w:pStyle w:val="Code"/>
        <w:spacing w:line="259" w:lineRule="auto"/>
        <w:rPr>
          <w:del w:id="15674" w:author="Andreas Kuehne" w:date="2019-05-31T12:22:00Z"/>
        </w:rPr>
      </w:pPr>
      <w:del w:id="15675" w:author="Andreas Kuehne" w:date="2019-05-31T12:22:00Z">
        <w:r w:rsidDel="00B33063">
          <w:delText xml:space="preserve">  },</w:delText>
        </w:r>
        <w:bookmarkStart w:id="15676" w:name="_Toc10200230"/>
        <w:bookmarkEnd w:id="15676"/>
      </w:del>
    </w:p>
    <w:p w14:paraId="45E52D3F" w14:textId="6234AB99" w:rsidR="00564C22" w:rsidDel="00B33063" w:rsidRDefault="009B1AF1" w:rsidP="00564C22">
      <w:pPr>
        <w:pStyle w:val="Code"/>
        <w:spacing w:line="259" w:lineRule="auto"/>
        <w:rPr>
          <w:del w:id="15677" w:author="Andreas Kuehne" w:date="2019-05-31T12:22:00Z"/>
        </w:rPr>
      </w:pPr>
      <w:del w:id="1567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15679" w:name="_Toc10200231"/>
        <w:bookmarkEnd w:id="15679"/>
      </w:del>
    </w:p>
    <w:p w14:paraId="0405AEE5" w14:textId="5CEE647C" w:rsidR="00564C22" w:rsidDel="00B33063" w:rsidRDefault="009B1AF1" w:rsidP="00564C22">
      <w:pPr>
        <w:pStyle w:val="Code"/>
        <w:spacing w:line="259" w:lineRule="auto"/>
        <w:rPr>
          <w:del w:id="15680" w:author="Andreas Kuehne" w:date="2019-05-31T12:22:00Z"/>
        </w:rPr>
      </w:pPr>
      <w:del w:id="15681" w:author="Andreas Kuehne" w:date="2019-05-31T12:22:00Z">
        <w:r w:rsidDel="00B33063">
          <w:delText>}</w:delText>
        </w:r>
        <w:bookmarkStart w:id="15682" w:name="_Toc10200232"/>
        <w:bookmarkEnd w:id="15682"/>
      </w:del>
    </w:p>
    <w:p w14:paraId="691334F8" w14:textId="4091DFCF" w:rsidR="00564C22" w:rsidDel="00B33063" w:rsidRDefault="00564C22" w:rsidP="00564C22">
      <w:pPr>
        <w:rPr>
          <w:del w:id="15683" w:author="Andreas Kuehne" w:date="2019-05-31T12:22:00Z"/>
        </w:rPr>
      </w:pPr>
      <w:bookmarkStart w:id="15684" w:name="_Toc10200233"/>
      <w:bookmarkEnd w:id="15684"/>
    </w:p>
    <w:p w14:paraId="20E40DA0" w14:textId="41B0D1E7" w:rsidR="00564C22" w:rsidDel="00B33063" w:rsidRDefault="009B1AF1" w:rsidP="00564C22">
      <w:pPr>
        <w:pStyle w:val="berschrift4"/>
        <w:rPr>
          <w:del w:id="15685" w:author="Andreas Kuehne" w:date="2019-05-31T12:22:00Z"/>
        </w:rPr>
      </w:pPr>
      <w:del w:id="15686" w:author="Andreas Kuehne" w:date="2019-05-31T12:22:00Z">
        <w:r w:rsidDel="00B33063">
          <w:delText>X509Digest – XML Syntax</w:delText>
        </w:r>
        <w:bookmarkStart w:id="15687" w:name="_Toc10200234"/>
        <w:bookmarkEnd w:id="15687"/>
      </w:del>
    </w:p>
    <w:p w14:paraId="67EB6C71" w14:textId="55B2FEEA" w:rsidR="00564C22" w:rsidRPr="5404FA76" w:rsidDel="00B33063" w:rsidRDefault="009B1AF1" w:rsidP="00564C22">
      <w:pPr>
        <w:rPr>
          <w:del w:id="15688" w:author="Andreas Kuehne" w:date="2019-05-31T12:22:00Z"/>
        </w:rPr>
      </w:pPr>
      <w:del w:id="15689" w:author="Andreas Kuehne" w:date="2019-05-31T12:22:00Z">
        <w:r w:rsidRPr="0CCF9147" w:rsidDel="00B33063">
          <w:delText xml:space="preserve">The XML type </w:delText>
        </w:r>
        <w:r w:rsidRPr="002062A5" w:rsidDel="00B33063">
          <w:rPr>
            <w:rFonts w:ascii="Courier New" w:eastAsia="Courier New" w:hAnsi="Courier New" w:cs="Courier New"/>
          </w:rPr>
          <w:delText>X509DigestType</w:delText>
        </w:r>
        <w:r w:rsidRPr="0CCF9147" w:rsidDel="00B33063">
          <w:delText xml:space="preserve"> SHALL implement the requirements defined in the </w:delText>
        </w:r>
        <w:r w:rsidRPr="002062A5" w:rsidDel="00B33063">
          <w:rPr>
            <w:rFonts w:ascii="Courier New" w:eastAsia="Courier New" w:hAnsi="Courier New" w:cs="Courier New"/>
          </w:rPr>
          <w:delText>X509Digest</w:delText>
        </w:r>
        <w:r w:rsidDel="00B33063">
          <w:delText xml:space="preserve"> </w:delText>
        </w:r>
        <w:r w:rsidRPr="005A6FFD" w:rsidDel="00B33063">
          <w:delText>component.</w:delText>
        </w:r>
        <w:bookmarkStart w:id="15690" w:name="_Toc10200235"/>
        <w:bookmarkEnd w:id="15690"/>
      </w:del>
    </w:p>
    <w:p w14:paraId="4DAC2987" w14:textId="10EEC655" w:rsidR="00564C22" w:rsidDel="00B33063" w:rsidRDefault="009B1AF1" w:rsidP="00564C22">
      <w:pPr>
        <w:rPr>
          <w:del w:id="15691" w:author="Andreas Kuehne" w:date="2019-05-31T12:22:00Z"/>
        </w:rPr>
      </w:pPr>
      <w:del w:id="156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X509DigestType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693" w:name="_Toc10200236"/>
        <w:bookmarkEnd w:id="15693"/>
      </w:del>
    </w:p>
    <w:p w14:paraId="60C21142" w14:textId="2FB7456E" w:rsidR="00564C22" w:rsidDel="00B33063" w:rsidRDefault="009B1AF1" w:rsidP="00564C22">
      <w:pPr>
        <w:pStyle w:val="Code"/>
        <w:rPr>
          <w:del w:id="15694" w:author="Andreas Kuehne" w:date="2019-05-31T12:22:00Z"/>
        </w:rPr>
      </w:pPr>
      <w:del w:id="1569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X509DigestType</w:delText>
        </w:r>
        <w:r w:rsidDel="00B33063">
          <w:rPr>
            <w:color w:val="943634" w:themeColor="accent2" w:themeShade="BF"/>
          </w:rPr>
          <w:delText>"</w:delText>
        </w:r>
        <w:r w:rsidDel="00B33063">
          <w:rPr>
            <w:color w:val="31849B" w:themeColor="accent5" w:themeShade="BF"/>
          </w:rPr>
          <w:delText>&gt;</w:delText>
        </w:r>
        <w:bookmarkStart w:id="15696" w:name="_Toc10200237"/>
        <w:bookmarkEnd w:id="15696"/>
      </w:del>
    </w:p>
    <w:p w14:paraId="101CFC6D" w14:textId="0D592E64" w:rsidR="00564C22" w:rsidDel="00B33063" w:rsidRDefault="009B1AF1" w:rsidP="00564C22">
      <w:pPr>
        <w:pStyle w:val="Code"/>
        <w:rPr>
          <w:del w:id="15697" w:author="Andreas Kuehne" w:date="2019-05-31T12:22:00Z"/>
        </w:rPr>
      </w:pPr>
      <w:del w:id="15698" w:author="Andreas Kuehne" w:date="2019-05-31T12:22:00Z">
        <w:r w:rsidDel="00B33063">
          <w:rPr>
            <w:color w:val="31849B" w:themeColor="accent5" w:themeShade="BF"/>
          </w:rPr>
          <w:delText xml:space="preserve">  &lt;xs:simpleContent&gt;</w:delText>
        </w:r>
        <w:bookmarkStart w:id="15699" w:name="_Toc10200238"/>
        <w:bookmarkEnd w:id="15699"/>
      </w:del>
    </w:p>
    <w:p w14:paraId="430CA735" w14:textId="0F44B074" w:rsidR="00564C22" w:rsidDel="00B33063" w:rsidRDefault="009B1AF1" w:rsidP="00564C22">
      <w:pPr>
        <w:pStyle w:val="Code"/>
        <w:rPr>
          <w:del w:id="15700" w:author="Andreas Kuehne" w:date="2019-05-31T12:22:00Z"/>
        </w:rPr>
      </w:pPr>
      <w:del w:id="1570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5702" w:name="_Toc10200239"/>
        <w:bookmarkEnd w:id="15702"/>
      </w:del>
    </w:p>
    <w:p w14:paraId="57776C47" w14:textId="52CA066B" w:rsidR="00564C22" w:rsidDel="00B33063" w:rsidRDefault="009B1AF1" w:rsidP="00564C22">
      <w:pPr>
        <w:pStyle w:val="Code"/>
        <w:rPr>
          <w:del w:id="15703" w:author="Andreas Kuehne" w:date="2019-05-31T12:22:00Z"/>
        </w:rPr>
      </w:pPr>
      <w:del w:id="1570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5705" w:name="_Toc10200240"/>
        <w:bookmarkEnd w:id="15705"/>
      </w:del>
    </w:p>
    <w:p w14:paraId="1B81B956" w14:textId="60C8B612" w:rsidR="00564C22" w:rsidDel="00B33063" w:rsidRDefault="009B1AF1" w:rsidP="00564C22">
      <w:pPr>
        <w:pStyle w:val="Code"/>
        <w:rPr>
          <w:del w:id="15706" w:author="Andreas Kuehne" w:date="2019-05-31T12:22:00Z"/>
        </w:rPr>
      </w:pPr>
      <w:del w:id="15707" w:author="Andreas Kuehne" w:date="2019-05-31T12:22:00Z">
        <w:r w:rsidDel="00B33063">
          <w:rPr>
            <w:color w:val="31849B" w:themeColor="accent5" w:themeShade="BF"/>
          </w:rPr>
          <w:delText xml:space="preserve">    &lt;/xs:extension&gt;</w:delText>
        </w:r>
        <w:bookmarkStart w:id="15708" w:name="_Toc10200241"/>
        <w:bookmarkEnd w:id="15708"/>
      </w:del>
    </w:p>
    <w:p w14:paraId="5AAFCE0A" w14:textId="360DAAEF" w:rsidR="00564C22" w:rsidDel="00B33063" w:rsidRDefault="009B1AF1" w:rsidP="00564C22">
      <w:pPr>
        <w:pStyle w:val="Code"/>
        <w:rPr>
          <w:del w:id="15709" w:author="Andreas Kuehne" w:date="2019-05-31T12:22:00Z"/>
        </w:rPr>
      </w:pPr>
      <w:del w:id="15710" w:author="Andreas Kuehne" w:date="2019-05-31T12:22:00Z">
        <w:r w:rsidDel="00B33063">
          <w:rPr>
            <w:color w:val="31849B" w:themeColor="accent5" w:themeShade="BF"/>
          </w:rPr>
          <w:delText xml:space="preserve">  &lt;/xs:simpleContent&gt;</w:delText>
        </w:r>
        <w:bookmarkStart w:id="15711" w:name="_Toc10200242"/>
        <w:bookmarkEnd w:id="15711"/>
      </w:del>
    </w:p>
    <w:p w14:paraId="25803F82" w14:textId="129FE3AF" w:rsidR="00564C22" w:rsidDel="00B33063" w:rsidRDefault="009B1AF1" w:rsidP="00564C22">
      <w:pPr>
        <w:pStyle w:val="Code"/>
        <w:rPr>
          <w:del w:id="15712" w:author="Andreas Kuehne" w:date="2019-05-31T12:22:00Z"/>
        </w:rPr>
      </w:pPr>
      <w:del w:id="15713" w:author="Andreas Kuehne" w:date="2019-05-31T12:22:00Z">
        <w:r w:rsidDel="00B33063">
          <w:rPr>
            <w:color w:val="31849B" w:themeColor="accent5" w:themeShade="BF"/>
          </w:rPr>
          <w:delText>&lt;/xs:complexType&gt;</w:delText>
        </w:r>
        <w:bookmarkStart w:id="15714" w:name="_Toc10200243"/>
        <w:bookmarkEnd w:id="15714"/>
      </w:del>
    </w:p>
    <w:p w14:paraId="44112AF4" w14:textId="4967241F" w:rsidR="00564C22" w:rsidDel="00B33063" w:rsidRDefault="009B1AF1" w:rsidP="00564C22">
      <w:pPr>
        <w:spacing w:line="259" w:lineRule="auto"/>
        <w:rPr>
          <w:del w:id="15715" w:author="Andreas Kuehne" w:date="2019-05-31T12:22:00Z"/>
        </w:rPr>
      </w:pPr>
      <w:del w:id="1571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X509DigestType</w:delText>
        </w:r>
        <w:r w:rsidRPr="71C71F8C" w:rsidDel="00B33063">
          <w:delText xml:space="preserve"> </w:delText>
        </w:r>
        <w:r w:rsidDel="00B33063">
          <w:delText xml:space="preserve">XML element SHALL implement in XML syntax the sub-component that has a name equal to its local name. </w:delText>
        </w:r>
        <w:bookmarkStart w:id="15717" w:name="_Toc10200244"/>
        <w:bookmarkEnd w:id="15717"/>
      </w:del>
    </w:p>
    <w:p w14:paraId="61A9AC7A" w14:textId="2CE37D79" w:rsidR="00564C22" w:rsidDel="00B33063" w:rsidRDefault="009B1AF1" w:rsidP="00564C22">
      <w:pPr>
        <w:pStyle w:val="berschrift3"/>
        <w:rPr>
          <w:del w:id="15718" w:author="Andreas Kuehne" w:date="2019-05-31T12:22:00Z"/>
        </w:rPr>
      </w:pPr>
      <w:bookmarkStart w:id="15719" w:name="_RefComp4FDBD855"/>
      <w:del w:id="15720" w:author="Andreas Kuehne" w:date="2019-05-31T12:22:00Z">
        <w:r w:rsidDel="00B33063">
          <w:delText>Component PropertiesHolder</w:delText>
        </w:r>
        <w:bookmarkStart w:id="15721" w:name="_Toc10200245"/>
        <w:bookmarkEnd w:id="15719"/>
        <w:bookmarkEnd w:id="15721"/>
      </w:del>
    </w:p>
    <w:p w14:paraId="454ABC5B" w14:textId="0949522D" w:rsidR="00564C22" w:rsidDel="00B33063" w:rsidRDefault="001725A5" w:rsidP="00564C22">
      <w:pPr>
        <w:rPr>
          <w:del w:id="15722" w:author="Andreas Kuehne" w:date="2019-05-31T12:22:00Z"/>
        </w:rPr>
      </w:pPr>
      <w:del w:id="15723" w:author="Andreas Kuehne" w:date="2019-05-31T12:22:00Z">
        <w:r w:rsidRPr="003A06D0" w:rsidDel="00B33063">
          <w:delText xml:space="preserve">The </w:delText>
        </w:r>
        <w:r w:rsidRPr="003A06D0" w:rsidDel="00B33063">
          <w:rPr>
            <w:rFonts w:ascii="Courier New" w:eastAsia="Courier New" w:hAnsi="Courier New" w:cs="Courier New"/>
            <w:lang w:val="en-GB"/>
          </w:rPr>
          <w:delText>PropertiesHolder</w:delText>
        </w:r>
        <w:r w:rsidRPr="003A06D0" w:rsidDel="00B33063">
          <w:delTex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delText>
        </w:r>
        <w:bookmarkStart w:id="15724" w:name="_Toc10200246"/>
        <w:bookmarkEnd w:id="15724"/>
      </w:del>
    </w:p>
    <w:p w14:paraId="5F28C872" w14:textId="6C82D1D1" w:rsidR="00564C22" w:rsidDel="00B33063" w:rsidRDefault="009B1AF1" w:rsidP="00564C22">
      <w:pPr>
        <w:rPr>
          <w:del w:id="15725" w:author="Andreas Kuehne" w:date="2019-05-31T12:22:00Z"/>
        </w:rPr>
      </w:pPr>
      <w:del w:id="15726" w:author="Andreas Kuehne" w:date="2019-05-31T12:22:00Z">
        <w:r w:rsidDel="00B33063">
          <w:delText>Below follows a list of the sub-components that constitute this component:</w:delText>
        </w:r>
        <w:bookmarkStart w:id="15727" w:name="_Toc10200247"/>
        <w:bookmarkEnd w:id="15727"/>
      </w:del>
    </w:p>
    <w:p w14:paraId="3A9EB201" w14:textId="2BFF0F1B" w:rsidR="00564C22" w:rsidDel="00B33063" w:rsidRDefault="009B1AF1" w:rsidP="00564C22">
      <w:pPr>
        <w:pStyle w:val="Member"/>
        <w:rPr>
          <w:del w:id="15728" w:author="Andreas Kuehne" w:date="2019-05-31T12:22:00Z"/>
        </w:rPr>
      </w:pPr>
      <w:del w:id="15729" w:author="Andreas Kuehne" w:date="2019-05-31T12:22:00Z">
        <w:r w:rsidDel="00B33063">
          <w:delText xml:space="preserve">The OPTIONAL </w:delText>
        </w:r>
        <w:r w:rsidRPr="35C1378D" w:rsidDel="00B33063">
          <w:rPr>
            <w:rStyle w:val="Datatype"/>
          </w:rPr>
          <w:delText>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These properties will be covered by the signature.</w:delText>
        </w:r>
        <w:bookmarkStart w:id="15730" w:name="_Toc10200248"/>
        <w:bookmarkEnd w:id="15730"/>
      </w:del>
    </w:p>
    <w:p w14:paraId="751F9C1D" w14:textId="5F5E5307" w:rsidR="00564C22" w:rsidDel="00B33063" w:rsidRDefault="009B1AF1" w:rsidP="00564C22">
      <w:pPr>
        <w:pStyle w:val="Member"/>
        <w:rPr>
          <w:del w:id="15731" w:author="Andreas Kuehne" w:date="2019-05-31T12:22:00Z"/>
        </w:rPr>
      </w:pPr>
      <w:del w:id="15732" w:author="Andreas Kuehne" w:date="2019-05-31T12:22:00Z">
        <w:r w:rsidDel="00B33063">
          <w:delText xml:space="preserve">The OPTIONAL </w:delText>
        </w:r>
        <w:r w:rsidRPr="35C1378D" w:rsidDel="00B33063">
          <w:rPr>
            <w:rStyle w:val="Datatype"/>
          </w:rPr>
          <w:delText>UnsignedProperties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 xml:space="preserve">These properties will </w:delText>
        </w:r>
        <w:r w:rsidRPr="003A06D0" w:rsidDel="00B33063">
          <w:rPr>
            <w:b/>
            <w:lang w:val="en-GB"/>
          </w:rPr>
          <w:delText>not</w:delText>
        </w:r>
        <w:r w:rsidRPr="003A06D0" w:rsidDel="00B33063">
          <w:delText xml:space="preserve"> be covered by the signature.</w:delText>
        </w:r>
        <w:bookmarkStart w:id="15733" w:name="_Toc10200249"/>
        <w:bookmarkEnd w:id="15733"/>
      </w:del>
    </w:p>
    <w:p w14:paraId="58B4F6E0" w14:textId="7068BCDB" w:rsidR="00564C22" w:rsidDel="00B33063" w:rsidRDefault="009B1AF1" w:rsidP="00564C22">
      <w:pPr>
        <w:pStyle w:val="berschrift4"/>
        <w:rPr>
          <w:del w:id="15734" w:author="Andreas Kuehne" w:date="2019-05-31T12:22:00Z"/>
        </w:rPr>
      </w:pPr>
      <w:del w:id="15735" w:author="Andreas Kuehne" w:date="2019-05-31T12:22:00Z">
        <w:r w:rsidDel="00B33063">
          <w:delText>PropertiesHolder – JSON Syntax</w:delText>
        </w:r>
        <w:bookmarkStart w:id="15736" w:name="_Toc10200250"/>
        <w:bookmarkEnd w:id="15736"/>
      </w:del>
    </w:p>
    <w:p w14:paraId="316FD069" w14:textId="573A29A1" w:rsidR="00564C22" w:rsidRPr="0248A3D1" w:rsidDel="00B33063" w:rsidRDefault="009B1AF1" w:rsidP="00564C22">
      <w:pPr>
        <w:rPr>
          <w:del w:id="15737" w:author="Andreas Kuehne" w:date="2019-05-31T12:22:00Z"/>
        </w:rPr>
      </w:pPr>
      <w:del w:id="157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PropertiesHolder</w:delText>
        </w:r>
        <w:r w:rsidDel="00B33063">
          <w:delText xml:space="preserve"> component.</w:delText>
        </w:r>
        <w:bookmarkStart w:id="15739" w:name="_Toc10200251"/>
        <w:bookmarkEnd w:id="15739"/>
      </w:del>
    </w:p>
    <w:p w14:paraId="299B083D" w14:textId="463DD834" w:rsidR="00564C22" w:rsidRPr="C2430093" w:rsidDel="00B33063" w:rsidRDefault="009B1AF1" w:rsidP="00564C22">
      <w:pPr>
        <w:spacing w:line="259" w:lineRule="auto"/>
        <w:rPr>
          <w:del w:id="15740" w:author="Andreas Kuehne" w:date="2019-05-31T12:22:00Z"/>
          <w:rFonts w:eastAsia="Arial" w:cs="Arial"/>
          <w:sz w:val="22"/>
          <w:szCs w:val="22"/>
        </w:rPr>
      </w:pPr>
      <w:del w:id="157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PropertiesHolder</w:delText>
        </w:r>
        <w:r w:rsidRPr="002062A5" w:rsidDel="00B33063">
          <w:rPr>
            <w:rFonts w:eastAsia="Arial" w:cs="Arial"/>
            <w:sz w:val="22"/>
            <w:szCs w:val="22"/>
          </w:rPr>
          <w:delText xml:space="preserve"> using JSON-specific names mapped as shown in the table below.</w:delText>
        </w:r>
        <w:bookmarkStart w:id="15742" w:name="_Toc10200252"/>
        <w:bookmarkEnd w:id="15742"/>
      </w:del>
    </w:p>
    <w:tbl>
      <w:tblPr>
        <w:tblStyle w:val="Gitternetztabelle1hell1"/>
        <w:tblW w:w="0" w:type="auto"/>
        <w:tblLook w:val="04A0" w:firstRow="1" w:lastRow="0" w:firstColumn="1" w:lastColumn="0" w:noHBand="0" w:noVBand="1"/>
      </w:tblPr>
      <w:tblGrid>
        <w:gridCol w:w="4675"/>
        <w:gridCol w:w="4675"/>
      </w:tblGrid>
      <w:tr w:rsidR="00564C22" w:rsidDel="00B33063" w14:paraId="5D3D7906" w14:textId="51A0C528" w:rsidTr="00564C22">
        <w:trPr>
          <w:cnfStyle w:val="100000000000" w:firstRow="1" w:lastRow="0" w:firstColumn="0" w:lastColumn="0" w:oddVBand="0" w:evenVBand="0" w:oddHBand="0" w:evenHBand="0" w:firstRowFirstColumn="0" w:firstRowLastColumn="0" w:lastRowFirstColumn="0" w:lastRowLastColumn="0"/>
          <w:del w:id="157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97D990" w14:textId="7BA4C578" w:rsidR="00564C22" w:rsidDel="00B33063" w:rsidRDefault="009B1AF1" w:rsidP="00564C22">
            <w:pPr>
              <w:pStyle w:val="Beschriftung"/>
              <w:rPr>
                <w:del w:id="15744" w:author="Andreas Kuehne" w:date="2019-05-31T12:22:00Z"/>
              </w:rPr>
            </w:pPr>
            <w:del w:id="15745" w:author="Andreas Kuehne" w:date="2019-05-31T12:22:00Z">
              <w:r w:rsidDel="00B33063">
                <w:delText>Element</w:delText>
              </w:r>
              <w:bookmarkStart w:id="15746" w:name="_Toc10200253"/>
              <w:bookmarkEnd w:id="15746"/>
            </w:del>
          </w:p>
        </w:tc>
        <w:tc>
          <w:tcPr>
            <w:tcW w:w="4675" w:type="dxa"/>
          </w:tcPr>
          <w:p w14:paraId="4B823524" w14:textId="4341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747" w:author="Andreas Kuehne" w:date="2019-05-31T12:22:00Z"/>
              </w:rPr>
            </w:pPr>
            <w:del w:id="15748" w:author="Andreas Kuehne" w:date="2019-05-31T12:22:00Z">
              <w:r w:rsidDel="00B33063">
                <w:delText>Implementing JSON member name</w:delText>
              </w:r>
              <w:bookmarkStart w:id="15749" w:name="_Toc10200254"/>
              <w:bookmarkEnd w:id="15749"/>
            </w:del>
          </w:p>
        </w:tc>
        <w:bookmarkStart w:id="15750" w:name="_Toc10200255"/>
        <w:bookmarkEnd w:id="15750"/>
      </w:tr>
      <w:tr w:rsidR="00564C22" w:rsidDel="00B33063" w14:paraId="77948088" w14:textId="114D58FA" w:rsidTr="00564C22">
        <w:trPr>
          <w:del w:id="157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A58B7F2" w14:textId="0352B4CC" w:rsidR="00564C22" w:rsidRPr="002062A5" w:rsidDel="00B33063" w:rsidRDefault="009B1AF1" w:rsidP="00564C22">
            <w:pPr>
              <w:pStyle w:val="Beschriftung"/>
              <w:rPr>
                <w:del w:id="15752" w:author="Andreas Kuehne" w:date="2019-05-31T12:22:00Z"/>
                <w:rStyle w:val="Datatype"/>
                <w:b w:val="0"/>
                <w:bCs w:val="0"/>
              </w:rPr>
            </w:pPr>
            <w:del w:id="15753" w:author="Andreas Kuehne" w:date="2019-05-31T12:22:00Z">
              <w:r w:rsidRPr="002062A5" w:rsidDel="00B33063">
                <w:rPr>
                  <w:rStyle w:val="Datatype"/>
                </w:rPr>
                <w:delText>SignedProperties</w:delText>
              </w:r>
              <w:bookmarkStart w:id="15754" w:name="_Toc10200256"/>
              <w:bookmarkEnd w:id="15754"/>
            </w:del>
          </w:p>
        </w:tc>
        <w:tc>
          <w:tcPr>
            <w:tcW w:w="4675" w:type="dxa"/>
          </w:tcPr>
          <w:p w14:paraId="58956D72" w14:textId="5B7422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55" w:author="Andreas Kuehne" w:date="2019-05-31T12:22:00Z"/>
                <w:rStyle w:val="Datatype"/>
              </w:rPr>
            </w:pPr>
            <w:del w:id="15756" w:author="Andreas Kuehne" w:date="2019-05-31T12:22:00Z">
              <w:r w:rsidRPr="002062A5" w:rsidDel="00B33063">
                <w:rPr>
                  <w:rStyle w:val="Datatype"/>
                </w:rPr>
                <w:delText>signedProps</w:delText>
              </w:r>
              <w:bookmarkStart w:id="15757" w:name="_Toc10200257"/>
              <w:bookmarkEnd w:id="15757"/>
            </w:del>
          </w:p>
        </w:tc>
        <w:bookmarkStart w:id="15758" w:name="_Toc10200258"/>
        <w:bookmarkEnd w:id="15758"/>
      </w:tr>
      <w:tr w:rsidR="00564C22" w:rsidDel="00B33063" w14:paraId="3C6847DB" w14:textId="1C762010" w:rsidTr="00564C22">
        <w:trPr>
          <w:del w:id="15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13E49C" w14:textId="474AE341" w:rsidR="00564C22" w:rsidRPr="002062A5" w:rsidDel="00B33063" w:rsidRDefault="009B1AF1" w:rsidP="00564C22">
            <w:pPr>
              <w:pStyle w:val="Beschriftung"/>
              <w:rPr>
                <w:del w:id="15760" w:author="Andreas Kuehne" w:date="2019-05-31T12:22:00Z"/>
                <w:rStyle w:val="Datatype"/>
                <w:b w:val="0"/>
                <w:bCs w:val="0"/>
              </w:rPr>
            </w:pPr>
            <w:del w:id="15761" w:author="Andreas Kuehne" w:date="2019-05-31T12:22:00Z">
              <w:r w:rsidRPr="002062A5" w:rsidDel="00B33063">
                <w:rPr>
                  <w:rStyle w:val="Datatype"/>
                </w:rPr>
                <w:delText>UnsignedProperties</w:delText>
              </w:r>
              <w:bookmarkStart w:id="15762" w:name="_Toc10200259"/>
              <w:bookmarkEnd w:id="15762"/>
            </w:del>
          </w:p>
        </w:tc>
        <w:tc>
          <w:tcPr>
            <w:tcW w:w="4675" w:type="dxa"/>
          </w:tcPr>
          <w:p w14:paraId="7135EA3E" w14:textId="6D1D69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63" w:author="Andreas Kuehne" w:date="2019-05-31T12:22:00Z"/>
                <w:rStyle w:val="Datatype"/>
              </w:rPr>
            </w:pPr>
            <w:del w:id="15764" w:author="Andreas Kuehne" w:date="2019-05-31T12:22:00Z">
              <w:r w:rsidRPr="002062A5" w:rsidDel="00B33063">
                <w:rPr>
                  <w:rStyle w:val="Datatype"/>
                </w:rPr>
                <w:delText>unsignedProps</w:delText>
              </w:r>
              <w:bookmarkStart w:id="15765" w:name="_Toc10200260"/>
              <w:bookmarkEnd w:id="15765"/>
            </w:del>
          </w:p>
        </w:tc>
        <w:bookmarkStart w:id="15766" w:name="_Toc10200261"/>
        <w:bookmarkEnd w:id="15766"/>
      </w:tr>
    </w:tbl>
    <w:p w14:paraId="079975CD" w14:textId="02A1A8E5" w:rsidR="00564C22" w:rsidRPr="0202B381" w:rsidDel="00B33063" w:rsidRDefault="009B1AF1" w:rsidP="00564C22">
      <w:pPr>
        <w:rPr>
          <w:del w:id="15767" w:author="Andreas Kuehne" w:date="2019-05-31T12:22:00Z"/>
        </w:rPr>
      </w:pPr>
      <w:del w:id="157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769" w:name="_Toc10200262"/>
        <w:bookmarkEnd w:id="15769"/>
      </w:del>
    </w:p>
    <w:p w14:paraId="2548F9C3" w14:textId="0D40D8A7" w:rsidR="00564C22" w:rsidDel="00B33063" w:rsidRDefault="009B1AF1" w:rsidP="00564C22">
      <w:pPr>
        <w:pStyle w:val="Code"/>
        <w:spacing w:line="259" w:lineRule="auto"/>
        <w:rPr>
          <w:del w:id="15770" w:author="Andreas Kuehne" w:date="2019-05-31T12:22:00Z"/>
        </w:rPr>
      </w:pPr>
      <w:del w:id="15771" w:author="Andreas Kuehne" w:date="2019-05-31T12:22:00Z">
        <w:r w:rsidDel="00B33063">
          <w:rPr>
            <w:color w:val="31849B" w:themeColor="accent5" w:themeShade="BF"/>
          </w:rPr>
          <w:delText>"dss2-PropertiesHolderType"</w:delText>
        </w:r>
        <w:r w:rsidDel="00B33063">
          <w:delText>: {</w:delText>
        </w:r>
        <w:bookmarkStart w:id="15772" w:name="_Toc10200263"/>
        <w:bookmarkEnd w:id="15772"/>
      </w:del>
    </w:p>
    <w:p w14:paraId="7BA281D5" w14:textId="70FC2DC9" w:rsidR="00564C22" w:rsidDel="00B33063" w:rsidRDefault="009B1AF1" w:rsidP="00564C22">
      <w:pPr>
        <w:pStyle w:val="Code"/>
        <w:spacing w:line="259" w:lineRule="auto"/>
        <w:rPr>
          <w:del w:id="15773" w:author="Andreas Kuehne" w:date="2019-05-31T12:22:00Z"/>
        </w:rPr>
      </w:pPr>
      <w:del w:id="157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775" w:name="_Toc10200264"/>
        <w:bookmarkEnd w:id="15775"/>
      </w:del>
    </w:p>
    <w:p w14:paraId="245BB9F9" w14:textId="4051EE34" w:rsidR="00564C22" w:rsidDel="00B33063" w:rsidRDefault="009B1AF1" w:rsidP="00564C22">
      <w:pPr>
        <w:pStyle w:val="Code"/>
        <w:spacing w:line="259" w:lineRule="auto"/>
        <w:rPr>
          <w:del w:id="15776" w:author="Andreas Kuehne" w:date="2019-05-31T12:22:00Z"/>
        </w:rPr>
      </w:pPr>
      <w:del w:id="15777" w:author="Andreas Kuehne" w:date="2019-05-31T12:22:00Z">
        <w:r w:rsidDel="00B33063">
          <w:rPr>
            <w:color w:val="31849B" w:themeColor="accent5" w:themeShade="BF"/>
          </w:rPr>
          <w:delText xml:space="preserve">  "properties"</w:delText>
        </w:r>
        <w:r w:rsidDel="00B33063">
          <w:delText>: {</w:delText>
        </w:r>
        <w:bookmarkStart w:id="15778" w:name="_Toc10200265"/>
        <w:bookmarkEnd w:id="15778"/>
      </w:del>
    </w:p>
    <w:p w14:paraId="6DFA4704" w14:textId="1274CDF0" w:rsidR="00564C22" w:rsidDel="00B33063" w:rsidRDefault="009B1AF1" w:rsidP="00564C22">
      <w:pPr>
        <w:pStyle w:val="Code"/>
        <w:spacing w:line="259" w:lineRule="auto"/>
        <w:rPr>
          <w:del w:id="15779" w:author="Andreas Kuehne" w:date="2019-05-31T12:22:00Z"/>
        </w:rPr>
      </w:pPr>
      <w:del w:id="15780" w:author="Andreas Kuehne" w:date="2019-05-31T12:22:00Z">
        <w:r w:rsidDel="00B33063">
          <w:rPr>
            <w:color w:val="31849B" w:themeColor="accent5" w:themeShade="BF"/>
          </w:rPr>
          <w:delText xml:space="preserve">    "signedProps"</w:delText>
        </w:r>
        <w:r w:rsidDel="00B33063">
          <w:delText>: {</w:delText>
        </w:r>
        <w:bookmarkStart w:id="15781" w:name="_Toc10200266"/>
        <w:bookmarkEnd w:id="15781"/>
      </w:del>
    </w:p>
    <w:p w14:paraId="3583622F" w14:textId="7C8CF9E6" w:rsidR="00564C22" w:rsidDel="00B33063" w:rsidRDefault="009B1AF1" w:rsidP="00564C22">
      <w:pPr>
        <w:pStyle w:val="Code"/>
        <w:spacing w:line="259" w:lineRule="auto"/>
        <w:rPr>
          <w:del w:id="15782" w:author="Andreas Kuehne" w:date="2019-05-31T12:22:00Z"/>
        </w:rPr>
      </w:pPr>
      <w:del w:id="1578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5784" w:name="_Toc10200267"/>
        <w:bookmarkEnd w:id="15784"/>
      </w:del>
    </w:p>
    <w:p w14:paraId="0C5A7720" w14:textId="2C62E28D" w:rsidR="00564C22" w:rsidDel="00B33063" w:rsidRDefault="009B1AF1" w:rsidP="00564C22">
      <w:pPr>
        <w:pStyle w:val="Code"/>
        <w:spacing w:line="259" w:lineRule="auto"/>
        <w:rPr>
          <w:del w:id="15785" w:author="Andreas Kuehne" w:date="2019-05-31T12:22:00Z"/>
        </w:rPr>
      </w:pPr>
      <w:del w:id="15786" w:author="Andreas Kuehne" w:date="2019-05-31T12:22:00Z">
        <w:r w:rsidDel="00B33063">
          <w:delText xml:space="preserve">    },</w:delText>
        </w:r>
        <w:bookmarkStart w:id="15787" w:name="_Toc10200268"/>
        <w:bookmarkEnd w:id="15787"/>
      </w:del>
    </w:p>
    <w:p w14:paraId="0598B622" w14:textId="13DFD2A5" w:rsidR="00564C22" w:rsidDel="00B33063" w:rsidRDefault="009B1AF1" w:rsidP="00564C22">
      <w:pPr>
        <w:pStyle w:val="Code"/>
        <w:spacing w:line="259" w:lineRule="auto"/>
        <w:rPr>
          <w:del w:id="15788" w:author="Andreas Kuehne" w:date="2019-05-31T12:22:00Z"/>
        </w:rPr>
      </w:pPr>
      <w:del w:id="15789" w:author="Andreas Kuehne" w:date="2019-05-31T12:22:00Z">
        <w:r w:rsidDel="00B33063">
          <w:rPr>
            <w:color w:val="31849B" w:themeColor="accent5" w:themeShade="BF"/>
          </w:rPr>
          <w:delText xml:space="preserve">    "unsignedProps"</w:delText>
        </w:r>
        <w:r w:rsidDel="00B33063">
          <w:delText>: {</w:delText>
        </w:r>
        <w:bookmarkStart w:id="15790" w:name="_Toc10200269"/>
        <w:bookmarkEnd w:id="15790"/>
      </w:del>
    </w:p>
    <w:p w14:paraId="4E8FEFF9" w14:textId="47307F66" w:rsidR="00564C22" w:rsidDel="00B33063" w:rsidRDefault="009B1AF1" w:rsidP="00564C22">
      <w:pPr>
        <w:pStyle w:val="Code"/>
        <w:spacing w:line="259" w:lineRule="auto"/>
        <w:rPr>
          <w:del w:id="15791" w:author="Andreas Kuehne" w:date="2019-05-31T12:22:00Z"/>
        </w:rPr>
      </w:pPr>
      <w:del w:id="1579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5793" w:name="_Toc10200270"/>
        <w:bookmarkEnd w:id="15793"/>
      </w:del>
    </w:p>
    <w:p w14:paraId="02F5F116" w14:textId="174F9C96" w:rsidR="00564C22" w:rsidDel="00B33063" w:rsidRDefault="009B1AF1" w:rsidP="00564C22">
      <w:pPr>
        <w:pStyle w:val="Code"/>
        <w:spacing w:line="259" w:lineRule="auto"/>
        <w:rPr>
          <w:del w:id="15794" w:author="Andreas Kuehne" w:date="2019-05-31T12:22:00Z"/>
        </w:rPr>
      </w:pPr>
      <w:del w:id="15795" w:author="Andreas Kuehne" w:date="2019-05-31T12:22:00Z">
        <w:r w:rsidDel="00B33063">
          <w:delText xml:space="preserve">    }</w:delText>
        </w:r>
        <w:bookmarkStart w:id="15796" w:name="_Toc10200271"/>
        <w:bookmarkEnd w:id="15796"/>
      </w:del>
    </w:p>
    <w:p w14:paraId="302E935D" w14:textId="2B14E593" w:rsidR="00564C22" w:rsidDel="00B33063" w:rsidRDefault="009B1AF1" w:rsidP="00564C22">
      <w:pPr>
        <w:pStyle w:val="Code"/>
        <w:spacing w:line="259" w:lineRule="auto"/>
        <w:rPr>
          <w:del w:id="15797" w:author="Andreas Kuehne" w:date="2019-05-31T12:22:00Z"/>
        </w:rPr>
      </w:pPr>
      <w:del w:id="15798" w:author="Andreas Kuehne" w:date="2019-05-31T12:22:00Z">
        <w:r w:rsidDel="00B33063">
          <w:delText xml:space="preserve">  }</w:delText>
        </w:r>
        <w:bookmarkStart w:id="15799" w:name="_Toc10200272"/>
        <w:bookmarkEnd w:id="15799"/>
      </w:del>
    </w:p>
    <w:p w14:paraId="05D81D60" w14:textId="3A81E12B" w:rsidR="00564C22" w:rsidDel="00B33063" w:rsidRDefault="009B1AF1" w:rsidP="00564C22">
      <w:pPr>
        <w:pStyle w:val="Code"/>
        <w:spacing w:line="259" w:lineRule="auto"/>
        <w:rPr>
          <w:del w:id="15800" w:author="Andreas Kuehne" w:date="2019-05-31T12:22:00Z"/>
        </w:rPr>
      </w:pPr>
      <w:del w:id="15801" w:author="Andreas Kuehne" w:date="2019-05-31T12:22:00Z">
        <w:r w:rsidDel="00B33063">
          <w:delText>}</w:delText>
        </w:r>
        <w:bookmarkStart w:id="15802" w:name="_Toc10200273"/>
        <w:bookmarkEnd w:id="15802"/>
      </w:del>
    </w:p>
    <w:p w14:paraId="4EEB9409" w14:textId="23A8076A" w:rsidR="00564C22" w:rsidDel="00B33063" w:rsidRDefault="00564C22" w:rsidP="00564C22">
      <w:pPr>
        <w:rPr>
          <w:del w:id="15803" w:author="Andreas Kuehne" w:date="2019-05-31T12:22:00Z"/>
        </w:rPr>
      </w:pPr>
      <w:bookmarkStart w:id="15804" w:name="_Toc10200274"/>
      <w:bookmarkEnd w:id="15804"/>
    </w:p>
    <w:p w14:paraId="3E9B04E5" w14:textId="7932850D" w:rsidR="00564C22" w:rsidDel="00B33063" w:rsidRDefault="009B1AF1" w:rsidP="00564C22">
      <w:pPr>
        <w:pStyle w:val="berschrift4"/>
        <w:rPr>
          <w:del w:id="15805" w:author="Andreas Kuehne" w:date="2019-05-31T12:22:00Z"/>
        </w:rPr>
      </w:pPr>
      <w:del w:id="15806" w:author="Andreas Kuehne" w:date="2019-05-31T12:22:00Z">
        <w:r w:rsidDel="00B33063">
          <w:delText>PropertiesHolder – XML Syntax</w:delText>
        </w:r>
        <w:bookmarkStart w:id="15807" w:name="_Toc10200275"/>
        <w:bookmarkEnd w:id="15807"/>
      </w:del>
    </w:p>
    <w:p w14:paraId="5C17A70C" w14:textId="2E6F85AD" w:rsidR="00564C22" w:rsidRPr="5404FA76" w:rsidDel="00B33063" w:rsidRDefault="009B1AF1" w:rsidP="00564C22">
      <w:pPr>
        <w:rPr>
          <w:del w:id="15808" w:author="Andreas Kuehne" w:date="2019-05-31T12:22:00Z"/>
        </w:rPr>
      </w:pPr>
      <w:del w:id="15809" w:author="Andreas Kuehne" w:date="2019-05-31T12:22:00Z">
        <w:r w:rsidRPr="0CCF9147" w:rsidDel="00B33063">
          <w:delText xml:space="preserve">The XML type </w:delText>
        </w:r>
        <w:r w:rsidRPr="002062A5" w:rsidDel="00B33063">
          <w:rPr>
            <w:rFonts w:ascii="Courier New" w:eastAsia="Courier New" w:hAnsi="Courier New" w:cs="Courier New"/>
          </w:rPr>
          <w:delText>PropertiesHolderType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PropertiesHolder</w:delText>
        </w:r>
        <w:r w:rsidDel="00B33063">
          <w:delText xml:space="preserve"> </w:delText>
        </w:r>
        <w:r w:rsidRPr="005A6FFD" w:rsidDel="00B33063">
          <w:delText>component.</w:delText>
        </w:r>
        <w:bookmarkStart w:id="15810" w:name="_Toc10200276"/>
        <w:bookmarkEnd w:id="15810"/>
      </w:del>
    </w:p>
    <w:p w14:paraId="127059BE" w14:textId="26141F60" w:rsidR="00564C22" w:rsidDel="00B33063" w:rsidRDefault="009B1AF1" w:rsidP="00564C22">
      <w:pPr>
        <w:rPr>
          <w:del w:id="15811" w:author="Andreas Kuehne" w:date="2019-05-31T12:22:00Z"/>
        </w:rPr>
      </w:pPr>
      <w:del w:id="1581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PropertiesHolderType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813" w:name="_Toc10200277"/>
        <w:bookmarkEnd w:id="15813"/>
      </w:del>
    </w:p>
    <w:p w14:paraId="7B2F9474" w14:textId="2122910F" w:rsidR="00564C22" w:rsidDel="00B33063" w:rsidRDefault="009B1AF1" w:rsidP="00564C22">
      <w:pPr>
        <w:pStyle w:val="Code"/>
        <w:rPr>
          <w:del w:id="15814" w:author="Andreas Kuehne" w:date="2019-05-31T12:22:00Z"/>
        </w:rPr>
      </w:pPr>
      <w:del w:id="1581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PropertiesHolderType</w:delText>
        </w:r>
        <w:r w:rsidDel="00B33063">
          <w:rPr>
            <w:color w:val="943634" w:themeColor="accent2" w:themeShade="BF"/>
          </w:rPr>
          <w:delText>"</w:delText>
        </w:r>
        <w:r w:rsidDel="00B33063">
          <w:rPr>
            <w:color w:val="31849B" w:themeColor="accent5" w:themeShade="BF"/>
          </w:rPr>
          <w:delText>&gt;</w:delText>
        </w:r>
        <w:bookmarkStart w:id="15816" w:name="_Toc10200278"/>
        <w:bookmarkEnd w:id="15816"/>
      </w:del>
    </w:p>
    <w:p w14:paraId="6B5F1C73" w14:textId="60B80D63" w:rsidR="00564C22" w:rsidDel="00B33063" w:rsidRDefault="009B1AF1" w:rsidP="00564C22">
      <w:pPr>
        <w:pStyle w:val="Code"/>
        <w:rPr>
          <w:del w:id="15817" w:author="Andreas Kuehne" w:date="2019-05-31T12:22:00Z"/>
        </w:rPr>
      </w:pPr>
      <w:del w:id="15818" w:author="Andreas Kuehne" w:date="2019-05-31T12:22:00Z">
        <w:r w:rsidDel="00B33063">
          <w:rPr>
            <w:color w:val="31849B" w:themeColor="accent5" w:themeShade="BF"/>
          </w:rPr>
          <w:delText xml:space="preserve">  &lt;xs:sequence&gt;</w:delText>
        </w:r>
        <w:bookmarkStart w:id="15819" w:name="_Toc10200279"/>
        <w:bookmarkEnd w:id="15819"/>
      </w:del>
    </w:p>
    <w:p w14:paraId="3AD360CA" w14:textId="1A74AB9A" w:rsidR="00564C22" w:rsidDel="00B33063" w:rsidRDefault="009B1AF1" w:rsidP="00564C22">
      <w:pPr>
        <w:pStyle w:val="Code"/>
        <w:rPr>
          <w:del w:id="15820" w:author="Andreas Kuehne" w:date="2019-05-31T12:22:00Z"/>
        </w:rPr>
      </w:pPr>
      <w:del w:id="158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822" w:name="_Toc10200280"/>
        <w:bookmarkEnd w:id="15822"/>
      </w:del>
    </w:p>
    <w:p w14:paraId="5A34E658" w14:textId="04831F2B" w:rsidR="00564C22" w:rsidDel="00B33063" w:rsidRDefault="009B1AF1" w:rsidP="00564C22">
      <w:pPr>
        <w:pStyle w:val="Code"/>
        <w:rPr>
          <w:del w:id="15823" w:author="Andreas Kuehne" w:date="2019-05-31T12:22:00Z"/>
        </w:rPr>
      </w:pPr>
      <w:del w:id="158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UnsignedProperties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825" w:name="_Toc10200281"/>
        <w:bookmarkEnd w:id="15825"/>
      </w:del>
    </w:p>
    <w:p w14:paraId="3A75AA51" w14:textId="42D4F331" w:rsidR="00564C22" w:rsidDel="00B33063" w:rsidRDefault="009B1AF1" w:rsidP="00564C22">
      <w:pPr>
        <w:pStyle w:val="Code"/>
        <w:rPr>
          <w:del w:id="15826" w:author="Andreas Kuehne" w:date="2019-05-31T12:22:00Z"/>
        </w:rPr>
      </w:pPr>
      <w:del w:id="15827" w:author="Andreas Kuehne" w:date="2019-05-31T12:22:00Z">
        <w:r w:rsidDel="00B33063">
          <w:rPr>
            <w:color w:val="31849B" w:themeColor="accent5" w:themeShade="BF"/>
          </w:rPr>
          <w:delText xml:space="preserve">  &lt;/xs:sequence&gt;</w:delText>
        </w:r>
        <w:bookmarkStart w:id="15828" w:name="_Toc10200282"/>
        <w:bookmarkEnd w:id="15828"/>
      </w:del>
    </w:p>
    <w:p w14:paraId="4F13B1ED" w14:textId="707A44CE" w:rsidR="00564C22" w:rsidDel="00B33063" w:rsidRDefault="009B1AF1" w:rsidP="00564C22">
      <w:pPr>
        <w:pStyle w:val="Code"/>
        <w:rPr>
          <w:del w:id="15829" w:author="Andreas Kuehne" w:date="2019-05-31T12:22:00Z"/>
        </w:rPr>
      </w:pPr>
      <w:del w:id="15830" w:author="Andreas Kuehne" w:date="2019-05-31T12:22:00Z">
        <w:r w:rsidDel="00B33063">
          <w:rPr>
            <w:color w:val="31849B" w:themeColor="accent5" w:themeShade="BF"/>
          </w:rPr>
          <w:delText>&lt;/xs:complexType&gt;</w:delText>
        </w:r>
        <w:bookmarkStart w:id="15831" w:name="_Toc10200283"/>
        <w:bookmarkEnd w:id="15831"/>
      </w:del>
    </w:p>
    <w:p w14:paraId="419DBC65" w14:textId="4D787F11" w:rsidR="00564C22" w:rsidDel="00B33063" w:rsidRDefault="009B1AF1" w:rsidP="00564C22">
      <w:pPr>
        <w:spacing w:line="259" w:lineRule="auto"/>
        <w:rPr>
          <w:del w:id="15832" w:author="Andreas Kuehne" w:date="2019-05-31T12:22:00Z"/>
        </w:rPr>
      </w:pPr>
      <w:del w:id="1583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PropertiesHolderType</w:delText>
        </w:r>
        <w:r w:rsidRPr="71C71F8C" w:rsidDel="00B33063">
          <w:delText xml:space="preserve"> </w:delText>
        </w:r>
        <w:r w:rsidDel="00B33063">
          <w:delText xml:space="preserve">XML element SHALL implement in XML syntax the sub-component that has a name equal to its local name. </w:delText>
        </w:r>
        <w:bookmarkStart w:id="15834" w:name="_Toc10200284"/>
        <w:bookmarkEnd w:id="15834"/>
      </w:del>
    </w:p>
    <w:p w14:paraId="5B514CBA" w14:textId="410048F5" w:rsidR="00564C22" w:rsidDel="00B33063" w:rsidRDefault="009B1AF1" w:rsidP="00564C22">
      <w:pPr>
        <w:pStyle w:val="berschrift3"/>
        <w:rPr>
          <w:del w:id="15835" w:author="Andreas Kuehne" w:date="2019-05-31T12:22:00Z"/>
        </w:rPr>
      </w:pPr>
      <w:bookmarkStart w:id="15836" w:name="_RefComp73991475"/>
      <w:del w:id="15837" w:author="Andreas Kuehne" w:date="2019-05-31T12:22:00Z">
        <w:r w:rsidDel="00B33063">
          <w:delText>Component Properties</w:delText>
        </w:r>
        <w:bookmarkStart w:id="15838" w:name="_Toc10200285"/>
        <w:bookmarkEnd w:id="15836"/>
        <w:bookmarkEnd w:id="15838"/>
      </w:del>
    </w:p>
    <w:p w14:paraId="58F953D6" w14:textId="42FBAA02" w:rsidR="00564C22" w:rsidDel="00B33063" w:rsidRDefault="00564C22" w:rsidP="00564C22">
      <w:pPr>
        <w:rPr>
          <w:del w:id="15839" w:author="Andreas Kuehne" w:date="2019-05-31T12:22:00Z"/>
        </w:rPr>
      </w:pPr>
      <w:bookmarkStart w:id="15840" w:name="_Toc10200286"/>
      <w:bookmarkEnd w:id="15840"/>
    </w:p>
    <w:p w14:paraId="70121188" w14:textId="1BA2401E" w:rsidR="00564C22" w:rsidDel="00B33063" w:rsidRDefault="009B1AF1" w:rsidP="00564C22">
      <w:pPr>
        <w:rPr>
          <w:del w:id="15841" w:author="Andreas Kuehne" w:date="2019-05-31T12:22:00Z"/>
        </w:rPr>
      </w:pPr>
      <w:del w:id="15842" w:author="Andreas Kuehne" w:date="2019-05-31T12:22:00Z">
        <w:r w:rsidDel="00B33063">
          <w:delText>Below follows a list of the sub-components that constitute this component:</w:delText>
        </w:r>
        <w:bookmarkStart w:id="15843" w:name="_Toc10200287"/>
        <w:bookmarkEnd w:id="15843"/>
      </w:del>
    </w:p>
    <w:p w14:paraId="0037719E" w14:textId="613BB12F" w:rsidR="00564C22" w:rsidDel="00B33063" w:rsidRDefault="009B1AF1" w:rsidP="00564C22">
      <w:pPr>
        <w:pStyle w:val="Member"/>
        <w:rPr>
          <w:del w:id="15844" w:author="Andreas Kuehne" w:date="2019-05-31T12:22:00Z"/>
        </w:rPr>
      </w:pPr>
      <w:del w:id="15845" w:author="Andreas Kuehne" w:date="2019-05-31T12:22:00Z">
        <w:r w:rsidDel="00B33063">
          <w:delText xml:space="preserve">The </w:delText>
        </w:r>
        <w:r w:rsidRPr="35C1378D" w:rsidDel="00B33063">
          <w:rPr>
            <w:rStyle w:val="Datatype"/>
          </w:rPr>
          <w:delText>Property</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_RefComp9C78EDE7 \r \h </w:delInstrText>
        </w:r>
        <w:r w:rsidDel="00B33063">
          <w:fldChar w:fldCharType="separate"/>
        </w:r>
        <w:r w:rsidDel="00B33063">
          <w:rPr>
            <w:rStyle w:val="Datatype"/>
            <w:rFonts w:eastAsia="Courier New" w:cs="Courier New"/>
          </w:rPr>
          <w:delText>Property</w:delText>
        </w:r>
        <w:r w:rsidDel="00B33063">
          <w:fldChar w:fldCharType="end"/>
        </w:r>
        <w:r w:rsidDel="00B33063">
          <w:delText xml:space="preserve">. </w:delText>
        </w:r>
        <w:bookmarkStart w:id="15846" w:name="_Toc10200288"/>
        <w:bookmarkEnd w:id="15846"/>
      </w:del>
    </w:p>
    <w:p w14:paraId="6A0E5A64" w14:textId="5E7927EB" w:rsidR="00564C22" w:rsidDel="00B33063" w:rsidRDefault="009B1AF1" w:rsidP="00564C22">
      <w:pPr>
        <w:pStyle w:val="berschrift4"/>
        <w:rPr>
          <w:del w:id="15847" w:author="Andreas Kuehne" w:date="2019-05-31T12:22:00Z"/>
        </w:rPr>
      </w:pPr>
      <w:del w:id="15848" w:author="Andreas Kuehne" w:date="2019-05-31T12:22:00Z">
        <w:r w:rsidDel="00B33063">
          <w:delText>Properties – JSON Syntax</w:delText>
        </w:r>
        <w:bookmarkStart w:id="15849" w:name="_Toc10200289"/>
        <w:bookmarkEnd w:id="15849"/>
      </w:del>
    </w:p>
    <w:p w14:paraId="43AE9DAC" w14:textId="49CAC2CE" w:rsidR="00564C22" w:rsidRPr="0248A3D1" w:rsidDel="00B33063" w:rsidRDefault="009B1AF1" w:rsidP="00564C22">
      <w:pPr>
        <w:rPr>
          <w:del w:id="15850" w:author="Andreas Kuehne" w:date="2019-05-31T12:22:00Z"/>
        </w:rPr>
      </w:pPr>
      <w:del w:id="158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w:delText>
        </w:r>
        <w:r w:rsidDel="00B33063">
          <w:delText xml:space="preserve"> component.</w:delText>
        </w:r>
        <w:bookmarkStart w:id="15852" w:name="_Toc10200290"/>
        <w:bookmarkEnd w:id="15852"/>
      </w:del>
    </w:p>
    <w:p w14:paraId="1CE3B491" w14:textId="7A7D2234" w:rsidR="00564C22" w:rsidRPr="C2430093" w:rsidDel="00B33063" w:rsidRDefault="009B1AF1" w:rsidP="00564C22">
      <w:pPr>
        <w:spacing w:line="259" w:lineRule="auto"/>
        <w:rPr>
          <w:del w:id="15853" w:author="Andreas Kuehne" w:date="2019-05-31T12:22:00Z"/>
          <w:rFonts w:eastAsia="Arial" w:cs="Arial"/>
          <w:sz w:val="22"/>
          <w:szCs w:val="22"/>
        </w:rPr>
      </w:pPr>
      <w:del w:id="1585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w:delText>
        </w:r>
        <w:r w:rsidRPr="002062A5" w:rsidDel="00B33063">
          <w:rPr>
            <w:rFonts w:eastAsia="Arial" w:cs="Arial"/>
            <w:sz w:val="22"/>
            <w:szCs w:val="22"/>
          </w:rPr>
          <w:delText xml:space="preserve"> using JSON-specific names mapped as shown in the table below.</w:delText>
        </w:r>
        <w:bookmarkStart w:id="15855" w:name="_Toc10200291"/>
        <w:bookmarkEnd w:id="15855"/>
      </w:del>
    </w:p>
    <w:tbl>
      <w:tblPr>
        <w:tblStyle w:val="Gitternetztabelle1hell1"/>
        <w:tblW w:w="0" w:type="auto"/>
        <w:tblLook w:val="04A0" w:firstRow="1" w:lastRow="0" w:firstColumn="1" w:lastColumn="0" w:noHBand="0" w:noVBand="1"/>
      </w:tblPr>
      <w:tblGrid>
        <w:gridCol w:w="4675"/>
        <w:gridCol w:w="4675"/>
      </w:tblGrid>
      <w:tr w:rsidR="00564C22" w:rsidDel="00B33063" w14:paraId="250860A3" w14:textId="22755B47" w:rsidTr="00564C22">
        <w:trPr>
          <w:cnfStyle w:val="100000000000" w:firstRow="1" w:lastRow="0" w:firstColumn="0" w:lastColumn="0" w:oddVBand="0" w:evenVBand="0" w:oddHBand="0" w:evenHBand="0" w:firstRowFirstColumn="0" w:firstRowLastColumn="0" w:lastRowFirstColumn="0" w:lastRowLastColumn="0"/>
          <w:del w:id="15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92D36C" w14:textId="709BE39C" w:rsidR="00564C22" w:rsidDel="00B33063" w:rsidRDefault="009B1AF1" w:rsidP="00564C22">
            <w:pPr>
              <w:pStyle w:val="Beschriftung"/>
              <w:rPr>
                <w:del w:id="15857" w:author="Andreas Kuehne" w:date="2019-05-31T12:22:00Z"/>
              </w:rPr>
            </w:pPr>
            <w:del w:id="15858" w:author="Andreas Kuehne" w:date="2019-05-31T12:22:00Z">
              <w:r w:rsidDel="00B33063">
                <w:delText>Element</w:delText>
              </w:r>
              <w:bookmarkStart w:id="15859" w:name="_Toc10200292"/>
              <w:bookmarkEnd w:id="15859"/>
            </w:del>
          </w:p>
        </w:tc>
        <w:tc>
          <w:tcPr>
            <w:tcW w:w="4675" w:type="dxa"/>
          </w:tcPr>
          <w:p w14:paraId="29C5D1A5" w14:textId="3829462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860" w:author="Andreas Kuehne" w:date="2019-05-31T12:22:00Z"/>
              </w:rPr>
            </w:pPr>
            <w:del w:id="15861" w:author="Andreas Kuehne" w:date="2019-05-31T12:22:00Z">
              <w:r w:rsidDel="00B33063">
                <w:delText>Implementing JSON member name</w:delText>
              </w:r>
              <w:bookmarkStart w:id="15862" w:name="_Toc10200293"/>
              <w:bookmarkEnd w:id="15862"/>
            </w:del>
          </w:p>
        </w:tc>
        <w:bookmarkStart w:id="15863" w:name="_Toc10200294"/>
        <w:bookmarkEnd w:id="15863"/>
      </w:tr>
      <w:tr w:rsidR="00564C22" w:rsidDel="00B33063" w14:paraId="31E99885" w14:textId="3EA0C9DA" w:rsidTr="00564C22">
        <w:trPr>
          <w:del w:id="158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021CF" w14:textId="037B57F6" w:rsidR="00564C22" w:rsidRPr="002062A5" w:rsidDel="00B33063" w:rsidRDefault="009B1AF1" w:rsidP="00564C22">
            <w:pPr>
              <w:pStyle w:val="Beschriftung"/>
              <w:rPr>
                <w:del w:id="15865" w:author="Andreas Kuehne" w:date="2019-05-31T12:22:00Z"/>
                <w:rStyle w:val="Datatype"/>
                <w:b w:val="0"/>
                <w:bCs w:val="0"/>
              </w:rPr>
            </w:pPr>
            <w:del w:id="15866" w:author="Andreas Kuehne" w:date="2019-05-31T12:22:00Z">
              <w:r w:rsidRPr="002062A5" w:rsidDel="00B33063">
                <w:rPr>
                  <w:rStyle w:val="Datatype"/>
                </w:rPr>
                <w:delText>Property</w:delText>
              </w:r>
              <w:bookmarkStart w:id="15867" w:name="_Toc10200295"/>
              <w:bookmarkEnd w:id="15867"/>
            </w:del>
          </w:p>
        </w:tc>
        <w:tc>
          <w:tcPr>
            <w:tcW w:w="4675" w:type="dxa"/>
          </w:tcPr>
          <w:p w14:paraId="61CDDECF" w14:textId="0E0DB3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68" w:author="Andreas Kuehne" w:date="2019-05-31T12:22:00Z"/>
                <w:rStyle w:val="Datatype"/>
              </w:rPr>
            </w:pPr>
            <w:del w:id="15869" w:author="Andreas Kuehne" w:date="2019-05-31T12:22:00Z">
              <w:r w:rsidRPr="002062A5" w:rsidDel="00B33063">
                <w:rPr>
                  <w:rStyle w:val="Datatype"/>
                </w:rPr>
                <w:delText>prop</w:delText>
              </w:r>
              <w:bookmarkStart w:id="15870" w:name="_Toc10200296"/>
              <w:bookmarkEnd w:id="15870"/>
            </w:del>
          </w:p>
        </w:tc>
        <w:bookmarkStart w:id="15871" w:name="_Toc10200297"/>
        <w:bookmarkEnd w:id="15871"/>
      </w:tr>
    </w:tbl>
    <w:p w14:paraId="698D00AD" w14:textId="42360001" w:rsidR="00564C22" w:rsidRPr="0202B381" w:rsidDel="00B33063" w:rsidRDefault="009B1AF1" w:rsidP="00564C22">
      <w:pPr>
        <w:rPr>
          <w:del w:id="15872" w:author="Andreas Kuehne" w:date="2019-05-31T12:22:00Z"/>
        </w:rPr>
      </w:pPr>
      <w:del w:id="1587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874" w:name="_Toc10200298"/>
        <w:bookmarkEnd w:id="15874"/>
      </w:del>
    </w:p>
    <w:p w14:paraId="615FEF4C" w14:textId="305EB471" w:rsidR="00564C22" w:rsidDel="00B33063" w:rsidRDefault="009B1AF1" w:rsidP="00564C22">
      <w:pPr>
        <w:pStyle w:val="Code"/>
        <w:spacing w:line="259" w:lineRule="auto"/>
        <w:rPr>
          <w:del w:id="15875" w:author="Andreas Kuehne" w:date="2019-05-31T12:22:00Z"/>
        </w:rPr>
      </w:pPr>
      <w:del w:id="15876" w:author="Andreas Kuehne" w:date="2019-05-31T12:22:00Z">
        <w:r w:rsidDel="00B33063">
          <w:rPr>
            <w:color w:val="31849B" w:themeColor="accent5" w:themeShade="BF"/>
          </w:rPr>
          <w:delText>"dss2-PropertiesType"</w:delText>
        </w:r>
        <w:r w:rsidDel="00B33063">
          <w:delText>: {</w:delText>
        </w:r>
        <w:bookmarkStart w:id="15877" w:name="_Toc10200299"/>
        <w:bookmarkEnd w:id="15877"/>
      </w:del>
    </w:p>
    <w:p w14:paraId="386C1984" w14:textId="090D9D3D" w:rsidR="00564C22" w:rsidDel="00B33063" w:rsidRDefault="009B1AF1" w:rsidP="00564C22">
      <w:pPr>
        <w:pStyle w:val="Code"/>
        <w:spacing w:line="259" w:lineRule="auto"/>
        <w:rPr>
          <w:del w:id="15878" w:author="Andreas Kuehne" w:date="2019-05-31T12:22:00Z"/>
        </w:rPr>
      </w:pPr>
      <w:del w:id="158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880" w:name="_Toc10200300"/>
        <w:bookmarkEnd w:id="15880"/>
      </w:del>
    </w:p>
    <w:p w14:paraId="261BADCD" w14:textId="30679309" w:rsidR="00564C22" w:rsidDel="00B33063" w:rsidRDefault="009B1AF1" w:rsidP="00564C22">
      <w:pPr>
        <w:pStyle w:val="Code"/>
        <w:spacing w:line="259" w:lineRule="auto"/>
        <w:rPr>
          <w:del w:id="15881" w:author="Andreas Kuehne" w:date="2019-05-31T12:22:00Z"/>
        </w:rPr>
      </w:pPr>
      <w:del w:id="15882" w:author="Andreas Kuehne" w:date="2019-05-31T12:22:00Z">
        <w:r w:rsidDel="00B33063">
          <w:rPr>
            <w:color w:val="31849B" w:themeColor="accent5" w:themeShade="BF"/>
          </w:rPr>
          <w:delText xml:space="preserve">  "properties"</w:delText>
        </w:r>
        <w:r w:rsidDel="00B33063">
          <w:delText>: {</w:delText>
        </w:r>
        <w:bookmarkStart w:id="15883" w:name="_Toc10200301"/>
        <w:bookmarkEnd w:id="15883"/>
      </w:del>
    </w:p>
    <w:p w14:paraId="0EE76AF1" w14:textId="6B35A1A1" w:rsidR="00564C22" w:rsidDel="00B33063" w:rsidRDefault="009B1AF1" w:rsidP="00564C22">
      <w:pPr>
        <w:pStyle w:val="Code"/>
        <w:spacing w:line="259" w:lineRule="auto"/>
        <w:rPr>
          <w:del w:id="15884" w:author="Andreas Kuehne" w:date="2019-05-31T12:22:00Z"/>
        </w:rPr>
      </w:pPr>
      <w:del w:id="15885" w:author="Andreas Kuehne" w:date="2019-05-31T12:22:00Z">
        <w:r w:rsidDel="00B33063">
          <w:rPr>
            <w:color w:val="31849B" w:themeColor="accent5" w:themeShade="BF"/>
          </w:rPr>
          <w:delText xml:space="preserve">    "prop"</w:delText>
        </w:r>
        <w:r w:rsidDel="00B33063">
          <w:delText>: {</w:delText>
        </w:r>
        <w:bookmarkStart w:id="15886" w:name="_Toc10200302"/>
        <w:bookmarkEnd w:id="15886"/>
      </w:del>
    </w:p>
    <w:p w14:paraId="5EFE4E61" w14:textId="294B0B6B" w:rsidR="00564C22" w:rsidDel="00B33063" w:rsidRDefault="009B1AF1" w:rsidP="00564C22">
      <w:pPr>
        <w:pStyle w:val="Code"/>
        <w:spacing w:line="259" w:lineRule="auto"/>
        <w:rPr>
          <w:del w:id="15887" w:author="Andreas Kuehne" w:date="2019-05-31T12:22:00Z"/>
        </w:rPr>
      </w:pPr>
      <w:del w:id="158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889" w:name="_Toc10200303"/>
        <w:bookmarkEnd w:id="15889"/>
      </w:del>
    </w:p>
    <w:p w14:paraId="5D11CD3B" w14:textId="7C48F7D4" w:rsidR="00564C22" w:rsidDel="00B33063" w:rsidRDefault="009B1AF1" w:rsidP="00564C22">
      <w:pPr>
        <w:pStyle w:val="Code"/>
        <w:spacing w:line="259" w:lineRule="auto"/>
        <w:rPr>
          <w:del w:id="15890" w:author="Andreas Kuehne" w:date="2019-05-31T12:22:00Z"/>
        </w:rPr>
      </w:pPr>
      <w:del w:id="15891" w:author="Andreas Kuehne" w:date="2019-05-31T12:22:00Z">
        <w:r w:rsidDel="00B33063">
          <w:rPr>
            <w:color w:val="31849B" w:themeColor="accent5" w:themeShade="BF"/>
          </w:rPr>
          <w:delText xml:space="preserve">      "items"</w:delText>
        </w:r>
        <w:r w:rsidDel="00B33063">
          <w:delText>: {</w:delText>
        </w:r>
        <w:bookmarkStart w:id="15892" w:name="_Toc10200304"/>
        <w:bookmarkEnd w:id="15892"/>
      </w:del>
    </w:p>
    <w:p w14:paraId="0EFB4327" w14:textId="0D5FD4C8" w:rsidR="00564C22" w:rsidDel="00B33063" w:rsidRDefault="009B1AF1" w:rsidP="00564C22">
      <w:pPr>
        <w:pStyle w:val="Code"/>
        <w:spacing w:line="259" w:lineRule="auto"/>
        <w:rPr>
          <w:del w:id="15893" w:author="Andreas Kuehne" w:date="2019-05-31T12:22:00Z"/>
        </w:rPr>
      </w:pPr>
      <w:del w:id="1589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"#/definitions/dss2-PropertyType"</w:delText>
        </w:r>
        <w:bookmarkStart w:id="15895" w:name="_Toc10200305"/>
        <w:bookmarkEnd w:id="15895"/>
      </w:del>
    </w:p>
    <w:p w14:paraId="584BE62A" w14:textId="3C1AEBAB" w:rsidR="00564C22" w:rsidDel="00B33063" w:rsidRDefault="009B1AF1" w:rsidP="00564C22">
      <w:pPr>
        <w:pStyle w:val="Code"/>
        <w:spacing w:line="259" w:lineRule="auto"/>
        <w:rPr>
          <w:del w:id="15896" w:author="Andreas Kuehne" w:date="2019-05-31T12:22:00Z"/>
        </w:rPr>
      </w:pPr>
      <w:del w:id="15897" w:author="Andreas Kuehne" w:date="2019-05-31T12:22:00Z">
        <w:r w:rsidDel="00B33063">
          <w:delText xml:space="preserve">      }</w:delText>
        </w:r>
        <w:bookmarkStart w:id="15898" w:name="_Toc10200306"/>
        <w:bookmarkEnd w:id="15898"/>
      </w:del>
    </w:p>
    <w:p w14:paraId="72C9BF88" w14:textId="142202C6" w:rsidR="00564C22" w:rsidDel="00B33063" w:rsidRDefault="009B1AF1" w:rsidP="00564C22">
      <w:pPr>
        <w:pStyle w:val="Code"/>
        <w:spacing w:line="259" w:lineRule="auto"/>
        <w:rPr>
          <w:del w:id="15899" w:author="Andreas Kuehne" w:date="2019-05-31T12:22:00Z"/>
        </w:rPr>
      </w:pPr>
      <w:del w:id="15900" w:author="Andreas Kuehne" w:date="2019-05-31T12:22:00Z">
        <w:r w:rsidDel="00B33063">
          <w:delText xml:space="preserve">    }</w:delText>
        </w:r>
        <w:bookmarkStart w:id="15901" w:name="_Toc10200307"/>
        <w:bookmarkEnd w:id="15901"/>
      </w:del>
    </w:p>
    <w:p w14:paraId="40C5C249" w14:textId="2E57DEF8" w:rsidR="00564C22" w:rsidDel="00B33063" w:rsidRDefault="009B1AF1" w:rsidP="00564C22">
      <w:pPr>
        <w:pStyle w:val="Code"/>
        <w:spacing w:line="259" w:lineRule="auto"/>
        <w:rPr>
          <w:del w:id="15902" w:author="Andreas Kuehne" w:date="2019-05-31T12:22:00Z"/>
        </w:rPr>
      </w:pPr>
      <w:del w:id="15903" w:author="Andreas Kuehne" w:date="2019-05-31T12:22:00Z">
        <w:r w:rsidDel="00B33063">
          <w:delText xml:space="preserve">  },</w:delText>
        </w:r>
        <w:bookmarkStart w:id="15904" w:name="_Toc10200308"/>
        <w:bookmarkEnd w:id="15904"/>
      </w:del>
    </w:p>
    <w:p w14:paraId="7DBB4A59" w14:textId="5F34A949" w:rsidR="00564C22" w:rsidDel="00B33063" w:rsidRDefault="009B1AF1" w:rsidP="00564C22">
      <w:pPr>
        <w:pStyle w:val="Code"/>
        <w:spacing w:line="259" w:lineRule="auto"/>
        <w:rPr>
          <w:del w:id="15905" w:author="Andreas Kuehne" w:date="2019-05-31T12:22:00Z"/>
        </w:rPr>
      </w:pPr>
      <w:del w:id="15906"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"prop"</w:delText>
        </w:r>
        <w:r w:rsidDel="00B33063">
          <w:delText>]</w:delText>
        </w:r>
        <w:bookmarkStart w:id="15907" w:name="_Toc10200309"/>
        <w:bookmarkEnd w:id="15907"/>
      </w:del>
    </w:p>
    <w:p w14:paraId="152044C0" w14:textId="35D82B91" w:rsidR="00564C22" w:rsidDel="00B33063" w:rsidRDefault="009B1AF1" w:rsidP="00564C22">
      <w:pPr>
        <w:pStyle w:val="Code"/>
        <w:spacing w:line="259" w:lineRule="auto"/>
        <w:rPr>
          <w:del w:id="15908" w:author="Andreas Kuehne" w:date="2019-05-31T12:22:00Z"/>
        </w:rPr>
      </w:pPr>
      <w:del w:id="15909" w:author="Andreas Kuehne" w:date="2019-05-31T12:22:00Z">
        <w:r w:rsidDel="00B33063">
          <w:delText>}</w:delText>
        </w:r>
        <w:bookmarkStart w:id="15910" w:name="_Toc10200310"/>
        <w:bookmarkEnd w:id="15910"/>
      </w:del>
    </w:p>
    <w:p w14:paraId="11FA3C84" w14:textId="410C18EB" w:rsidR="00564C22" w:rsidDel="00B33063" w:rsidRDefault="00564C22" w:rsidP="00564C22">
      <w:pPr>
        <w:rPr>
          <w:del w:id="15911" w:author="Andreas Kuehne" w:date="2019-05-31T12:22:00Z"/>
        </w:rPr>
      </w:pPr>
      <w:bookmarkStart w:id="15912" w:name="_Toc10200311"/>
      <w:bookmarkEnd w:id="15912"/>
    </w:p>
    <w:p w14:paraId="47F0415C" w14:textId="05BB14A1" w:rsidR="00564C22" w:rsidDel="00B33063" w:rsidRDefault="009B1AF1" w:rsidP="00564C22">
      <w:pPr>
        <w:pStyle w:val="berschrift4"/>
        <w:rPr>
          <w:del w:id="15913" w:author="Andreas Kuehne" w:date="2019-05-31T12:22:00Z"/>
        </w:rPr>
      </w:pPr>
      <w:del w:id="15914" w:author="Andreas Kuehne" w:date="2019-05-31T12:22:00Z">
        <w:r w:rsidDel="00B33063">
          <w:delText>Properties – XML Syntax</w:delText>
        </w:r>
        <w:bookmarkStart w:id="15915" w:name="_Toc10200312"/>
        <w:bookmarkEnd w:id="15915"/>
      </w:del>
    </w:p>
    <w:p w14:paraId="6708431B" w14:textId="05539B07" w:rsidR="00564C22" w:rsidRPr="5404FA76" w:rsidDel="00B33063" w:rsidRDefault="009B1AF1" w:rsidP="00564C22">
      <w:pPr>
        <w:rPr>
          <w:del w:id="15916" w:author="Andreas Kuehne" w:date="2019-05-31T12:22:00Z"/>
        </w:rPr>
      </w:pPr>
      <w:del w:id="15917" w:author="Andreas Kuehne" w:date="2019-05-31T12:22:00Z">
        <w:r w:rsidRPr="0CCF9147" w:rsidDel="00B33063">
          <w:delText xml:space="preserve">The XML type </w:delText>
        </w:r>
        <w:r w:rsidRPr="002062A5" w:rsidDel="00B33063">
          <w:rPr>
            <w:rFonts w:ascii="Courier New" w:eastAsia="Courier New" w:hAnsi="Courier New" w:cs="Courier New"/>
          </w:rPr>
          <w:delText>PropertiesType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w:delText>
        </w:r>
        <w:r w:rsidDel="00B33063">
          <w:delText xml:space="preserve"> </w:delText>
        </w:r>
        <w:r w:rsidRPr="005A6FFD" w:rsidDel="00B33063">
          <w:delText>component.</w:delText>
        </w:r>
        <w:bookmarkStart w:id="15918" w:name="_Toc10200313"/>
        <w:bookmarkEnd w:id="15918"/>
      </w:del>
    </w:p>
    <w:p w14:paraId="43035719" w14:textId="5A9D345B" w:rsidR="00564C22" w:rsidDel="00B33063" w:rsidRDefault="009B1AF1" w:rsidP="00564C22">
      <w:pPr>
        <w:rPr>
          <w:del w:id="15919" w:author="Andreas Kuehne" w:date="2019-05-31T12:22:00Z"/>
        </w:rPr>
      </w:pPr>
      <w:del w:id="1592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921" w:name="_Toc10200314"/>
        <w:bookmarkEnd w:id="15921"/>
      </w:del>
    </w:p>
    <w:p w14:paraId="72313052" w14:textId="326F9D18" w:rsidR="00564C22" w:rsidDel="00B33063" w:rsidRDefault="009B1AF1" w:rsidP="00564C22">
      <w:pPr>
        <w:pStyle w:val="Code"/>
        <w:rPr>
          <w:del w:id="15922" w:author="Andreas Kuehne" w:date="2019-05-31T12:22:00Z"/>
        </w:rPr>
      </w:pPr>
      <w:del w:id="1592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PropertiesType</w:delText>
        </w:r>
        <w:r w:rsidDel="00B33063">
          <w:rPr>
            <w:color w:val="943634" w:themeColor="accent2" w:themeShade="BF"/>
          </w:rPr>
          <w:delText>"</w:delText>
        </w:r>
        <w:r w:rsidDel="00B33063">
          <w:rPr>
            <w:color w:val="31849B" w:themeColor="accent5" w:themeShade="BF"/>
          </w:rPr>
          <w:delText>&gt;</w:delText>
        </w:r>
        <w:bookmarkStart w:id="15924" w:name="_Toc10200315"/>
        <w:bookmarkEnd w:id="15924"/>
      </w:del>
    </w:p>
    <w:p w14:paraId="6417BC9D" w14:textId="046AB070" w:rsidR="00564C22" w:rsidDel="00B33063" w:rsidRDefault="009B1AF1" w:rsidP="00564C22">
      <w:pPr>
        <w:pStyle w:val="Code"/>
        <w:rPr>
          <w:del w:id="15925" w:author="Andreas Kuehne" w:date="2019-05-31T12:22:00Z"/>
        </w:rPr>
      </w:pPr>
      <w:del w:id="15926" w:author="Andreas Kuehne" w:date="2019-05-31T12:22:00Z">
        <w:r w:rsidDel="00B33063">
          <w:rPr>
            <w:color w:val="31849B" w:themeColor="accent5" w:themeShade="BF"/>
          </w:rPr>
          <w:delText xml:space="preserve">  &lt;xs:sequence&gt;</w:delText>
        </w:r>
        <w:bookmarkStart w:id="15927" w:name="_Toc10200316"/>
        <w:bookmarkEnd w:id="15927"/>
      </w:del>
    </w:p>
    <w:p w14:paraId="7DABB291" w14:textId="381DCF34" w:rsidR="00564C22" w:rsidDel="00B33063" w:rsidRDefault="009B1AF1" w:rsidP="00564C22">
      <w:pPr>
        <w:pStyle w:val="Code"/>
        <w:rPr>
          <w:del w:id="15928" w:author="Andreas Kuehne" w:date="2019-05-31T12:22:00Z"/>
        </w:rPr>
      </w:pPr>
      <w:del w:id="159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Property</w:delText>
        </w:r>
        <w:r w:rsidDel="00B33063">
          <w:rPr>
            <w:color w:val="943634" w:themeColor="accent2" w:themeShade="BF"/>
          </w:rPr>
          <w:delText>" type="</w:delText>
        </w:r>
        <w:r w:rsidDel="00B33063">
          <w:rPr>
            <w:color w:val="244061" w:themeColor="accent1" w:themeShade="80"/>
          </w:rPr>
          <w:delText>dss2:PropertyType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5930" w:name="_Toc10200317"/>
        <w:bookmarkEnd w:id="15930"/>
      </w:del>
    </w:p>
    <w:p w14:paraId="3EEE5538" w14:textId="05E45F78" w:rsidR="00564C22" w:rsidDel="00B33063" w:rsidRDefault="009B1AF1" w:rsidP="00564C22">
      <w:pPr>
        <w:pStyle w:val="Code"/>
        <w:rPr>
          <w:del w:id="15931" w:author="Andreas Kuehne" w:date="2019-05-31T12:22:00Z"/>
        </w:rPr>
      </w:pPr>
      <w:del w:id="15932" w:author="Andreas Kuehne" w:date="2019-05-31T12:22:00Z">
        <w:r w:rsidDel="00B33063">
          <w:rPr>
            <w:color w:val="31849B" w:themeColor="accent5" w:themeShade="BF"/>
          </w:rPr>
          <w:delText xml:space="preserve">  &lt;/xs:sequence&gt;</w:delText>
        </w:r>
        <w:bookmarkStart w:id="15933" w:name="_Toc10200318"/>
        <w:bookmarkEnd w:id="15933"/>
      </w:del>
    </w:p>
    <w:p w14:paraId="58481897" w14:textId="1F24E844" w:rsidR="00564C22" w:rsidDel="00B33063" w:rsidRDefault="009B1AF1" w:rsidP="00564C22">
      <w:pPr>
        <w:pStyle w:val="Code"/>
        <w:rPr>
          <w:del w:id="15934" w:author="Andreas Kuehne" w:date="2019-05-31T12:22:00Z"/>
        </w:rPr>
      </w:pPr>
      <w:del w:id="15935" w:author="Andreas Kuehne" w:date="2019-05-31T12:22:00Z">
        <w:r w:rsidDel="00B33063">
          <w:rPr>
            <w:color w:val="31849B" w:themeColor="accent5" w:themeShade="BF"/>
          </w:rPr>
          <w:delText>&lt;/xs:complexType&gt;</w:delText>
        </w:r>
        <w:bookmarkStart w:id="15936" w:name="_Toc10200319"/>
        <w:bookmarkEnd w:id="15936"/>
      </w:del>
    </w:p>
    <w:p w14:paraId="60E42B20" w14:textId="5F13E958" w:rsidR="00564C22" w:rsidDel="00B33063" w:rsidRDefault="009B1AF1" w:rsidP="00564C22">
      <w:pPr>
        <w:spacing w:line="259" w:lineRule="auto"/>
        <w:rPr>
          <w:del w:id="15937" w:author="Andreas Kuehne" w:date="2019-05-31T12:22:00Z"/>
        </w:rPr>
      </w:pPr>
      <w:del w:id="1593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PropertiesType</w:delText>
        </w:r>
        <w:r w:rsidRPr="71C71F8C" w:rsidDel="00B33063">
          <w:delText xml:space="preserve"> </w:delText>
        </w:r>
        <w:r w:rsidDel="00B33063">
          <w:delText xml:space="preserve">XML element SHALL implement in XML syntax the sub-component that has a name equal to its local name. </w:delText>
        </w:r>
        <w:bookmarkStart w:id="15939" w:name="_Toc10200320"/>
        <w:bookmarkEnd w:id="15939"/>
      </w:del>
    </w:p>
    <w:p w14:paraId="2C575566" w14:textId="03A93556" w:rsidR="00564C22" w:rsidDel="00B33063" w:rsidRDefault="009B1AF1" w:rsidP="00564C22">
      <w:pPr>
        <w:pStyle w:val="berschrift3"/>
        <w:rPr>
          <w:del w:id="15940" w:author="Andreas Kuehne" w:date="2019-05-31T12:22:00Z"/>
        </w:rPr>
      </w:pPr>
      <w:bookmarkStart w:id="15941" w:name="_RefComp9C78EDE7"/>
      <w:del w:id="15942" w:author="Andreas Kuehne" w:date="2019-05-31T12:22:00Z">
        <w:r w:rsidDel="00B33063">
          <w:delText>Component Property</w:delText>
        </w:r>
        <w:bookmarkStart w:id="15943" w:name="_Toc10200321"/>
        <w:bookmarkEnd w:id="15941"/>
        <w:bookmarkEnd w:id="15943"/>
      </w:del>
    </w:p>
    <w:p w14:paraId="2D73FDAD" w14:textId="0D6FE881" w:rsidR="00564C22" w:rsidDel="00B33063" w:rsidRDefault="00564C22" w:rsidP="00564C22">
      <w:pPr>
        <w:rPr>
          <w:del w:id="15944" w:author="Andreas Kuehne" w:date="2019-05-31T12:22:00Z"/>
        </w:rPr>
      </w:pPr>
      <w:bookmarkStart w:id="15945" w:name="_Toc10200322"/>
      <w:bookmarkEnd w:id="15945"/>
    </w:p>
    <w:p w14:paraId="55D7A499" w14:textId="49525F9D" w:rsidR="00564C22" w:rsidDel="00B33063" w:rsidRDefault="009B1AF1" w:rsidP="00564C22">
      <w:pPr>
        <w:rPr>
          <w:del w:id="15946" w:author="Andreas Kuehne" w:date="2019-05-31T12:22:00Z"/>
        </w:rPr>
      </w:pPr>
      <w:del w:id="15947" w:author="Andreas Kuehne" w:date="2019-05-31T12:22:00Z">
        <w:r w:rsidDel="00B33063">
          <w:delText>Below follows a list of the sub-components that constitute this component:</w:delText>
        </w:r>
        <w:bookmarkStart w:id="15948" w:name="_Toc10200323"/>
        <w:bookmarkEnd w:id="15948"/>
      </w:del>
    </w:p>
    <w:p w14:paraId="4CD257C0" w14:textId="796BB603" w:rsidR="00564C22" w:rsidDel="00B33063" w:rsidRDefault="009B1AF1" w:rsidP="00564C22">
      <w:pPr>
        <w:pStyle w:val="Member"/>
        <w:rPr>
          <w:del w:id="15949" w:author="Andreas Kuehne" w:date="2019-05-31T12:22:00Z"/>
        </w:rPr>
      </w:pPr>
      <w:del w:id="15950" w:author="Andreas Kuehne" w:date="2019-05-31T12:22:00Z">
        <w:r w:rsidDel="00B33063">
          <w:delText xml:space="preserve">The </w:delText>
        </w:r>
        <w:r w:rsidRPr="35C1378D" w:rsidDel="00B33063">
          <w:rPr>
            <w:rStyle w:val="Datatype"/>
          </w:rPr>
          <w:delText>Identifier</w:delText>
        </w:r>
        <w:r w:rsidDel="00B33063">
          <w:delText xml:space="preserve"> element MUST contain one instance of a string. </w:delText>
        </w:r>
        <w:bookmarkStart w:id="15951" w:name="_Toc10200324"/>
        <w:bookmarkEnd w:id="15951"/>
      </w:del>
    </w:p>
    <w:p w14:paraId="3C7D363E" w14:textId="39961800" w:rsidR="00564C22" w:rsidDel="00B33063" w:rsidRDefault="009B1AF1" w:rsidP="00564C22">
      <w:pPr>
        <w:pStyle w:val="Member"/>
        <w:rPr>
          <w:del w:id="15952" w:author="Andreas Kuehne" w:date="2019-05-31T12:22:00Z"/>
        </w:rPr>
      </w:pPr>
      <w:del w:id="15953"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Value</w:delText>
        </w:r>
        <w:r w:rsidRPr="003A06D0" w:rsidDel="00B33063">
          <w:delText xml:space="preserve"> element contains arbitrary content wrapped in an </w:delText>
        </w:r>
        <w:r w:rsidR="0087606C" w:rsidRPr="0087606C" w:rsidDel="00B33063">
          <w:rPr>
            <w:rStyle w:val="Datatype"/>
          </w:rPr>
          <w:delText>Any</w:delText>
        </w:r>
        <w:r w:rsidR="0087606C" w:rsidDel="00B33063">
          <w:delText xml:space="preserve"> component</w:delText>
        </w:r>
        <w:r w:rsidRPr="003A06D0" w:rsidDel="00B33063">
          <w:delText>.</w:delText>
        </w:r>
        <w:bookmarkStart w:id="15954" w:name="_Toc10200325"/>
        <w:bookmarkEnd w:id="15954"/>
      </w:del>
    </w:p>
    <w:p w14:paraId="2A96CC08" w14:textId="444B860A" w:rsidR="00564C22" w:rsidDel="00B33063" w:rsidRDefault="009B1AF1" w:rsidP="00564C22">
      <w:pPr>
        <w:pStyle w:val="berschrift4"/>
        <w:rPr>
          <w:del w:id="15955" w:author="Andreas Kuehne" w:date="2019-05-31T12:22:00Z"/>
        </w:rPr>
      </w:pPr>
      <w:del w:id="15956" w:author="Andreas Kuehne" w:date="2019-05-31T12:22:00Z">
        <w:r w:rsidDel="00B33063">
          <w:delText>Property – JSON Syntax</w:delText>
        </w:r>
        <w:bookmarkStart w:id="15957" w:name="_Toc10200326"/>
        <w:bookmarkEnd w:id="15957"/>
      </w:del>
    </w:p>
    <w:p w14:paraId="761E0AC5" w14:textId="7E22C81D" w:rsidR="00564C22" w:rsidRPr="0248A3D1" w:rsidDel="00B33063" w:rsidRDefault="009B1AF1" w:rsidP="00564C22">
      <w:pPr>
        <w:rPr>
          <w:del w:id="15958" w:author="Andreas Kuehne" w:date="2019-05-31T12:22:00Z"/>
        </w:rPr>
      </w:pPr>
      <w:del w:id="1595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Property</w:delText>
        </w:r>
        <w:r w:rsidDel="00B33063">
          <w:delText xml:space="preserve"> component.</w:delText>
        </w:r>
        <w:bookmarkStart w:id="15960" w:name="_Toc10200327"/>
        <w:bookmarkEnd w:id="15960"/>
      </w:del>
    </w:p>
    <w:p w14:paraId="79902CC9" w14:textId="66F7DAE0" w:rsidR="00564C22" w:rsidRPr="C2430093" w:rsidDel="00B33063" w:rsidRDefault="009B1AF1" w:rsidP="00564C22">
      <w:pPr>
        <w:spacing w:line="259" w:lineRule="auto"/>
        <w:rPr>
          <w:del w:id="15961" w:author="Andreas Kuehne" w:date="2019-05-31T12:22:00Z"/>
          <w:rFonts w:eastAsia="Arial" w:cs="Arial"/>
          <w:sz w:val="22"/>
          <w:szCs w:val="22"/>
        </w:rPr>
      </w:pPr>
      <w:del w:id="1596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Property</w:delText>
        </w:r>
        <w:r w:rsidRPr="002062A5" w:rsidDel="00B33063">
          <w:rPr>
            <w:rFonts w:eastAsia="Arial" w:cs="Arial"/>
            <w:sz w:val="22"/>
            <w:szCs w:val="22"/>
          </w:rPr>
          <w:delText xml:space="preserve"> using JSON-specific names mapped as shown in the table below.</w:delText>
        </w:r>
        <w:bookmarkStart w:id="15963" w:name="_Toc10200328"/>
        <w:bookmarkEnd w:id="15963"/>
      </w:del>
    </w:p>
    <w:tbl>
      <w:tblPr>
        <w:tblStyle w:val="Gitternetztabelle1hell1"/>
        <w:tblW w:w="0" w:type="auto"/>
        <w:tblLook w:val="04A0" w:firstRow="1" w:lastRow="0" w:firstColumn="1" w:lastColumn="0" w:noHBand="0" w:noVBand="1"/>
      </w:tblPr>
      <w:tblGrid>
        <w:gridCol w:w="4675"/>
        <w:gridCol w:w="4675"/>
      </w:tblGrid>
      <w:tr w:rsidR="00564C22" w:rsidDel="00B33063" w14:paraId="11F79BB0" w14:textId="552CF29D" w:rsidTr="00564C22">
        <w:trPr>
          <w:cnfStyle w:val="100000000000" w:firstRow="1" w:lastRow="0" w:firstColumn="0" w:lastColumn="0" w:oddVBand="0" w:evenVBand="0" w:oddHBand="0" w:evenHBand="0" w:firstRowFirstColumn="0" w:firstRowLastColumn="0" w:lastRowFirstColumn="0" w:lastRowLastColumn="0"/>
          <w:del w:id="159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1319BA" w14:textId="5DA187A3" w:rsidR="00564C22" w:rsidDel="00B33063" w:rsidRDefault="009B1AF1" w:rsidP="00564C22">
            <w:pPr>
              <w:pStyle w:val="Beschriftung"/>
              <w:rPr>
                <w:del w:id="15965" w:author="Andreas Kuehne" w:date="2019-05-31T12:22:00Z"/>
              </w:rPr>
            </w:pPr>
            <w:del w:id="15966" w:author="Andreas Kuehne" w:date="2019-05-31T12:22:00Z">
              <w:r w:rsidDel="00B33063">
                <w:delText>Element</w:delText>
              </w:r>
              <w:bookmarkStart w:id="15967" w:name="_Toc10200329"/>
              <w:bookmarkEnd w:id="15967"/>
            </w:del>
          </w:p>
        </w:tc>
        <w:tc>
          <w:tcPr>
            <w:tcW w:w="4675" w:type="dxa"/>
          </w:tcPr>
          <w:p w14:paraId="16CEAE0B" w14:textId="7C68A2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968" w:author="Andreas Kuehne" w:date="2019-05-31T12:22:00Z"/>
              </w:rPr>
            </w:pPr>
            <w:del w:id="15969" w:author="Andreas Kuehne" w:date="2019-05-31T12:22:00Z">
              <w:r w:rsidDel="00B33063">
                <w:delText>Implementing JSON member name</w:delText>
              </w:r>
              <w:bookmarkStart w:id="15970" w:name="_Toc10200330"/>
              <w:bookmarkEnd w:id="15970"/>
            </w:del>
          </w:p>
        </w:tc>
        <w:bookmarkStart w:id="15971" w:name="_Toc10200331"/>
        <w:bookmarkEnd w:id="15971"/>
      </w:tr>
      <w:tr w:rsidR="00564C22" w:rsidDel="00B33063" w14:paraId="1E6BA204" w14:textId="09EFFDDB" w:rsidTr="00564C22">
        <w:trPr>
          <w:del w:id="159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C718C" w14:textId="7AE9C16C" w:rsidR="00564C22" w:rsidRPr="002062A5" w:rsidDel="00B33063" w:rsidRDefault="009B1AF1" w:rsidP="00564C22">
            <w:pPr>
              <w:pStyle w:val="Beschriftung"/>
              <w:rPr>
                <w:del w:id="15973" w:author="Andreas Kuehne" w:date="2019-05-31T12:22:00Z"/>
                <w:rStyle w:val="Datatype"/>
                <w:b w:val="0"/>
                <w:bCs w:val="0"/>
              </w:rPr>
            </w:pPr>
            <w:del w:id="15974" w:author="Andreas Kuehne" w:date="2019-05-31T12:22:00Z">
              <w:r w:rsidRPr="002062A5" w:rsidDel="00B33063">
                <w:rPr>
                  <w:rStyle w:val="Datatype"/>
                </w:rPr>
                <w:delText>Identifier</w:delText>
              </w:r>
              <w:bookmarkStart w:id="15975" w:name="_Toc10200332"/>
              <w:bookmarkEnd w:id="15975"/>
            </w:del>
          </w:p>
        </w:tc>
        <w:tc>
          <w:tcPr>
            <w:tcW w:w="4675" w:type="dxa"/>
          </w:tcPr>
          <w:p w14:paraId="553CF40E" w14:textId="5D9A77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76" w:author="Andreas Kuehne" w:date="2019-05-31T12:22:00Z"/>
                <w:rStyle w:val="Datatype"/>
              </w:rPr>
            </w:pPr>
            <w:del w:id="15977" w:author="Andreas Kuehne" w:date="2019-05-31T12:22:00Z">
              <w:r w:rsidRPr="002062A5" w:rsidDel="00B33063">
                <w:rPr>
                  <w:rStyle w:val="Datatype"/>
                </w:rPr>
                <w:delText>id</w:delText>
              </w:r>
              <w:bookmarkStart w:id="15978" w:name="_Toc10200333"/>
              <w:bookmarkEnd w:id="15978"/>
            </w:del>
          </w:p>
        </w:tc>
        <w:bookmarkStart w:id="15979" w:name="_Toc10200334"/>
        <w:bookmarkEnd w:id="15979"/>
      </w:tr>
      <w:tr w:rsidR="00564C22" w:rsidDel="00B33063" w14:paraId="65A5B43D" w14:textId="32B7043E" w:rsidTr="00564C22">
        <w:trPr>
          <w:del w:id="159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3340A2" w14:textId="78AC1689" w:rsidR="00564C22" w:rsidRPr="002062A5" w:rsidDel="00B33063" w:rsidRDefault="009B1AF1" w:rsidP="00564C22">
            <w:pPr>
              <w:pStyle w:val="Beschriftung"/>
              <w:rPr>
                <w:del w:id="15981" w:author="Andreas Kuehne" w:date="2019-05-31T12:22:00Z"/>
                <w:rStyle w:val="Datatype"/>
                <w:b w:val="0"/>
                <w:bCs w:val="0"/>
              </w:rPr>
            </w:pPr>
            <w:del w:id="15982" w:author="Andreas Kuehne" w:date="2019-05-31T12:22:00Z">
              <w:r w:rsidRPr="002062A5" w:rsidDel="00B33063">
                <w:rPr>
                  <w:rStyle w:val="Datatype"/>
                </w:rPr>
                <w:delText>Value</w:delText>
              </w:r>
              <w:bookmarkStart w:id="15983" w:name="_Toc10200335"/>
              <w:bookmarkEnd w:id="15983"/>
            </w:del>
          </w:p>
        </w:tc>
        <w:tc>
          <w:tcPr>
            <w:tcW w:w="4675" w:type="dxa"/>
          </w:tcPr>
          <w:p w14:paraId="23433DC7" w14:textId="255B18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84" w:author="Andreas Kuehne" w:date="2019-05-31T12:22:00Z"/>
                <w:rStyle w:val="Datatype"/>
              </w:rPr>
            </w:pPr>
            <w:del w:id="15985" w:author="Andreas Kuehne" w:date="2019-05-31T12:22:00Z">
              <w:r w:rsidRPr="002062A5" w:rsidDel="00B33063">
                <w:rPr>
                  <w:rStyle w:val="Datatype"/>
                </w:rPr>
                <w:delText>val</w:delText>
              </w:r>
              <w:bookmarkStart w:id="15986" w:name="_Toc10200336"/>
              <w:bookmarkEnd w:id="15986"/>
            </w:del>
          </w:p>
        </w:tc>
        <w:bookmarkStart w:id="15987" w:name="_Toc10200337"/>
        <w:bookmarkEnd w:id="15987"/>
      </w:tr>
    </w:tbl>
    <w:p w14:paraId="210063CD" w14:textId="0D2ACB4F" w:rsidR="00564C22" w:rsidRPr="0202B381" w:rsidDel="00B33063" w:rsidRDefault="009B1AF1" w:rsidP="00564C22">
      <w:pPr>
        <w:rPr>
          <w:del w:id="15988" w:author="Andreas Kuehne" w:date="2019-05-31T12:22:00Z"/>
        </w:rPr>
      </w:pPr>
      <w:del w:id="159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990" w:name="_Toc10200338"/>
        <w:bookmarkEnd w:id="15990"/>
      </w:del>
    </w:p>
    <w:p w14:paraId="27016892" w14:textId="45B7B335" w:rsidR="00564C22" w:rsidDel="00B33063" w:rsidRDefault="009B1AF1" w:rsidP="00564C22">
      <w:pPr>
        <w:pStyle w:val="Code"/>
        <w:spacing w:line="259" w:lineRule="auto"/>
        <w:rPr>
          <w:del w:id="15991" w:author="Andreas Kuehne" w:date="2019-05-31T12:22:00Z"/>
        </w:rPr>
      </w:pPr>
      <w:del w:id="15992" w:author="Andreas Kuehne" w:date="2019-05-31T12:22:00Z">
        <w:r w:rsidDel="00B33063">
          <w:rPr>
            <w:color w:val="31849B" w:themeColor="accent5" w:themeShade="BF"/>
          </w:rPr>
          <w:delText>"dss2-PropertyType"</w:delText>
        </w:r>
        <w:r w:rsidDel="00B33063">
          <w:delText>: {</w:delText>
        </w:r>
        <w:bookmarkStart w:id="15993" w:name="_Toc10200339"/>
        <w:bookmarkEnd w:id="15993"/>
      </w:del>
    </w:p>
    <w:p w14:paraId="7C156C3F" w14:textId="788217CD" w:rsidR="00564C22" w:rsidDel="00B33063" w:rsidRDefault="009B1AF1" w:rsidP="00564C22">
      <w:pPr>
        <w:pStyle w:val="Code"/>
        <w:spacing w:line="259" w:lineRule="auto"/>
        <w:rPr>
          <w:del w:id="15994" w:author="Andreas Kuehne" w:date="2019-05-31T12:22:00Z"/>
        </w:rPr>
      </w:pPr>
      <w:del w:id="159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996" w:name="_Toc10200340"/>
        <w:bookmarkEnd w:id="15996"/>
      </w:del>
    </w:p>
    <w:p w14:paraId="5CE6AA77" w14:textId="146BB62D" w:rsidR="00564C22" w:rsidDel="00B33063" w:rsidRDefault="009B1AF1" w:rsidP="00564C22">
      <w:pPr>
        <w:pStyle w:val="Code"/>
        <w:spacing w:line="259" w:lineRule="auto"/>
        <w:rPr>
          <w:del w:id="15997" w:author="Andreas Kuehne" w:date="2019-05-31T12:22:00Z"/>
        </w:rPr>
      </w:pPr>
      <w:del w:id="15998" w:author="Andreas Kuehne" w:date="2019-05-31T12:22:00Z">
        <w:r w:rsidDel="00B33063">
          <w:rPr>
            <w:color w:val="31849B" w:themeColor="accent5" w:themeShade="BF"/>
          </w:rPr>
          <w:delText xml:space="preserve">  "properties"</w:delText>
        </w:r>
        <w:r w:rsidDel="00B33063">
          <w:delText>: {</w:delText>
        </w:r>
        <w:bookmarkStart w:id="15999" w:name="_Toc10200341"/>
        <w:bookmarkEnd w:id="15999"/>
      </w:del>
    </w:p>
    <w:p w14:paraId="1826818E" w14:textId="2C023036" w:rsidR="00564C22" w:rsidDel="00B33063" w:rsidRDefault="009B1AF1" w:rsidP="00564C22">
      <w:pPr>
        <w:pStyle w:val="Code"/>
        <w:spacing w:line="259" w:lineRule="auto"/>
        <w:rPr>
          <w:del w:id="16000" w:author="Andreas Kuehne" w:date="2019-05-31T12:22:00Z"/>
        </w:rPr>
      </w:pPr>
      <w:del w:id="16001" w:author="Andreas Kuehne" w:date="2019-05-31T12:22:00Z">
        <w:r w:rsidDel="00B33063">
          <w:rPr>
            <w:color w:val="31849B" w:themeColor="accent5" w:themeShade="BF"/>
          </w:rPr>
          <w:delText xml:space="preserve">    "id"</w:delText>
        </w:r>
        <w:r w:rsidDel="00B33063">
          <w:delText>: {</w:delText>
        </w:r>
        <w:bookmarkStart w:id="16002" w:name="_Toc10200342"/>
        <w:bookmarkEnd w:id="16002"/>
      </w:del>
    </w:p>
    <w:p w14:paraId="1844F4C3" w14:textId="2F6B4ED5" w:rsidR="00564C22" w:rsidDel="00B33063" w:rsidRDefault="009B1AF1" w:rsidP="00564C22">
      <w:pPr>
        <w:pStyle w:val="Code"/>
        <w:spacing w:line="259" w:lineRule="auto"/>
        <w:rPr>
          <w:del w:id="16003" w:author="Andreas Kuehne" w:date="2019-05-31T12:22:00Z"/>
        </w:rPr>
      </w:pPr>
      <w:del w:id="160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05" w:name="_Toc10200343"/>
        <w:bookmarkEnd w:id="16005"/>
      </w:del>
    </w:p>
    <w:p w14:paraId="286E9DF4" w14:textId="417372CC" w:rsidR="00564C22" w:rsidDel="00B33063" w:rsidRDefault="009B1AF1" w:rsidP="00564C22">
      <w:pPr>
        <w:pStyle w:val="Code"/>
        <w:spacing w:line="259" w:lineRule="auto"/>
        <w:rPr>
          <w:del w:id="16006" w:author="Andreas Kuehne" w:date="2019-05-31T12:22:00Z"/>
        </w:rPr>
      </w:pPr>
      <w:del w:id="16007" w:author="Andreas Kuehne" w:date="2019-05-31T12:22:00Z">
        <w:r w:rsidDel="00B33063">
          <w:delText xml:space="preserve">    },</w:delText>
        </w:r>
        <w:bookmarkStart w:id="16008" w:name="_Toc10200344"/>
        <w:bookmarkEnd w:id="16008"/>
      </w:del>
    </w:p>
    <w:p w14:paraId="36AE6D90" w14:textId="63703ECA" w:rsidR="00564C22" w:rsidDel="00B33063" w:rsidRDefault="009B1AF1" w:rsidP="00564C22">
      <w:pPr>
        <w:pStyle w:val="Code"/>
        <w:spacing w:line="259" w:lineRule="auto"/>
        <w:rPr>
          <w:del w:id="16009" w:author="Andreas Kuehne" w:date="2019-05-31T12:22:00Z"/>
        </w:rPr>
      </w:pPr>
      <w:del w:id="16010" w:author="Andreas Kuehne" w:date="2019-05-31T12:22:00Z">
        <w:r w:rsidDel="00B33063">
          <w:rPr>
            <w:color w:val="31849B" w:themeColor="accent5" w:themeShade="BF"/>
          </w:rPr>
          <w:delText xml:space="preserve">    "val"</w:delText>
        </w:r>
        <w:r w:rsidDel="00B33063">
          <w:delText>: {</w:delText>
        </w:r>
        <w:bookmarkStart w:id="16011" w:name="_Toc10200345"/>
        <w:bookmarkEnd w:id="16011"/>
      </w:del>
    </w:p>
    <w:p w14:paraId="5CADF192" w14:textId="2B515E37" w:rsidR="00564C22" w:rsidDel="00B33063" w:rsidRDefault="009B1AF1" w:rsidP="00564C22">
      <w:pPr>
        <w:pStyle w:val="Code"/>
        <w:spacing w:line="259" w:lineRule="auto"/>
        <w:rPr>
          <w:del w:id="16012" w:author="Andreas Kuehne" w:date="2019-05-31T12:22:00Z"/>
        </w:rPr>
      </w:pPr>
      <w:del w:id="160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6014" w:name="_Toc10200346"/>
        <w:bookmarkEnd w:id="16014"/>
      </w:del>
    </w:p>
    <w:p w14:paraId="18195A17" w14:textId="45DF88A2" w:rsidR="00564C22" w:rsidDel="00B33063" w:rsidRDefault="009B1AF1" w:rsidP="00564C22">
      <w:pPr>
        <w:pStyle w:val="Code"/>
        <w:spacing w:line="259" w:lineRule="auto"/>
        <w:rPr>
          <w:del w:id="16015" w:author="Andreas Kuehne" w:date="2019-05-31T12:22:00Z"/>
        </w:rPr>
      </w:pPr>
      <w:del w:id="16016" w:author="Andreas Kuehne" w:date="2019-05-31T12:22:00Z">
        <w:r w:rsidDel="00B33063">
          <w:delText xml:space="preserve">    }</w:delText>
        </w:r>
        <w:bookmarkStart w:id="16017" w:name="_Toc10200347"/>
        <w:bookmarkEnd w:id="16017"/>
      </w:del>
    </w:p>
    <w:p w14:paraId="1FA1D4FC" w14:textId="53D55C6C" w:rsidR="00564C22" w:rsidDel="00B33063" w:rsidRDefault="009B1AF1" w:rsidP="00564C22">
      <w:pPr>
        <w:pStyle w:val="Code"/>
        <w:spacing w:line="259" w:lineRule="auto"/>
        <w:rPr>
          <w:del w:id="16018" w:author="Andreas Kuehne" w:date="2019-05-31T12:22:00Z"/>
        </w:rPr>
      </w:pPr>
      <w:del w:id="16019" w:author="Andreas Kuehne" w:date="2019-05-31T12:22:00Z">
        <w:r w:rsidDel="00B33063">
          <w:delText xml:space="preserve">  },</w:delText>
        </w:r>
        <w:bookmarkStart w:id="16020" w:name="_Toc10200348"/>
        <w:bookmarkEnd w:id="16020"/>
      </w:del>
    </w:p>
    <w:p w14:paraId="1E749CF8" w14:textId="75710F8C" w:rsidR="00564C22" w:rsidDel="00B33063" w:rsidRDefault="009B1AF1" w:rsidP="00564C22">
      <w:pPr>
        <w:pStyle w:val="Code"/>
        <w:spacing w:line="259" w:lineRule="auto"/>
        <w:rPr>
          <w:del w:id="16021" w:author="Andreas Kuehne" w:date="2019-05-31T12:22:00Z"/>
        </w:rPr>
      </w:pPr>
      <w:del w:id="1602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"id"</w:delText>
        </w:r>
        <w:r w:rsidDel="00B33063">
          <w:delText>]</w:delText>
        </w:r>
        <w:bookmarkStart w:id="16023" w:name="_Toc10200349"/>
        <w:bookmarkEnd w:id="16023"/>
      </w:del>
    </w:p>
    <w:p w14:paraId="7AB68C43" w14:textId="5F929837" w:rsidR="00564C22" w:rsidDel="00B33063" w:rsidRDefault="009B1AF1" w:rsidP="00564C22">
      <w:pPr>
        <w:pStyle w:val="Code"/>
        <w:spacing w:line="259" w:lineRule="auto"/>
        <w:rPr>
          <w:del w:id="16024" w:author="Andreas Kuehne" w:date="2019-05-31T12:22:00Z"/>
        </w:rPr>
      </w:pPr>
      <w:del w:id="16025" w:author="Andreas Kuehne" w:date="2019-05-31T12:22:00Z">
        <w:r w:rsidDel="00B33063">
          <w:delText>}</w:delText>
        </w:r>
        <w:bookmarkStart w:id="16026" w:name="_Toc10200350"/>
        <w:bookmarkEnd w:id="16026"/>
      </w:del>
    </w:p>
    <w:p w14:paraId="482FF30E" w14:textId="15E67284" w:rsidR="00564C22" w:rsidDel="00B33063" w:rsidRDefault="00564C22" w:rsidP="00564C22">
      <w:pPr>
        <w:rPr>
          <w:del w:id="16027" w:author="Andreas Kuehne" w:date="2019-05-31T12:22:00Z"/>
        </w:rPr>
      </w:pPr>
      <w:bookmarkStart w:id="16028" w:name="_Toc10200351"/>
      <w:bookmarkEnd w:id="16028"/>
    </w:p>
    <w:p w14:paraId="728C3EB8" w14:textId="299EC623" w:rsidR="00564C22" w:rsidDel="00B33063" w:rsidRDefault="009B1AF1" w:rsidP="00564C22">
      <w:pPr>
        <w:pStyle w:val="berschrift4"/>
        <w:rPr>
          <w:del w:id="16029" w:author="Andreas Kuehne" w:date="2019-05-31T12:22:00Z"/>
        </w:rPr>
      </w:pPr>
      <w:del w:id="16030" w:author="Andreas Kuehne" w:date="2019-05-31T12:22:00Z">
        <w:r w:rsidDel="00B33063">
          <w:delText>Property – XML Syntax</w:delText>
        </w:r>
        <w:bookmarkStart w:id="16031" w:name="_Toc10200352"/>
        <w:bookmarkEnd w:id="16031"/>
      </w:del>
    </w:p>
    <w:p w14:paraId="094F027F" w14:textId="0704CE55" w:rsidR="00564C22" w:rsidRPr="5404FA76" w:rsidDel="00B33063" w:rsidRDefault="009B1AF1" w:rsidP="00564C22">
      <w:pPr>
        <w:rPr>
          <w:del w:id="16032" w:author="Andreas Kuehne" w:date="2019-05-31T12:22:00Z"/>
        </w:rPr>
      </w:pPr>
      <w:del w:id="16033" w:author="Andreas Kuehne" w:date="2019-05-31T12:22:00Z">
        <w:r w:rsidRPr="0CCF9147" w:rsidDel="00B33063">
          <w:delText xml:space="preserve">The XML type </w:delText>
        </w:r>
        <w:r w:rsidRPr="002062A5" w:rsidDel="00B33063">
          <w:rPr>
            <w:rFonts w:ascii="Courier New" w:eastAsia="Courier New" w:hAnsi="Courier New" w:cs="Courier New"/>
          </w:rPr>
          <w:delText>PropertyType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Property</w:delText>
        </w:r>
        <w:r w:rsidDel="00B33063">
          <w:delText xml:space="preserve"> </w:delText>
        </w:r>
        <w:r w:rsidRPr="005A6FFD" w:rsidDel="00B33063">
          <w:delText>component.</w:delText>
        </w:r>
        <w:bookmarkStart w:id="16034" w:name="_Toc10200353"/>
        <w:bookmarkEnd w:id="16034"/>
      </w:del>
    </w:p>
    <w:p w14:paraId="371F7A1C" w14:textId="3925320F" w:rsidR="00564C22" w:rsidDel="00B33063" w:rsidRDefault="009B1AF1" w:rsidP="00564C22">
      <w:pPr>
        <w:rPr>
          <w:del w:id="16035" w:author="Andreas Kuehne" w:date="2019-05-31T12:22:00Z"/>
        </w:rPr>
      </w:pPr>
      <w:del w:id="1603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037" w:name="_Toc10200354"/>
        <w:bookmarkEnd w:id="16037"/>
      </w:del>
    </w:p>
    <w:p w14:paraId="4D9C51F2" w14:textId="27FD9DFA" w:rsidR="00564C22" w:rsidDel="00B33063" w:rsidRDefault="009B1AF1" w:rsidP="00564C22">
      <w:pPr>
        <w:pStyle w:val="Code"/>
        <w:rPr>
          <w:del w:id="16038" w:author="Andreas Kuehne" w:date="2019-05-31T12:22:00Z"/>
        </w:rPr>
      </w:pPr>
      <w:del w:id="1603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PropertyType</w:delText>
        </w:r>
        <w:r w:rsidDel="00B33063">
          <w:rPr>
            <w:color w:val="943634" w:themeColor="accent2" w:themeShade="BF"/>
          </w:rPr>
          <w:delText>"</w:delText>
        </w:r>
        <w:r w:rsidDel="00B33063">
          <w:rPr>
            <w:color w:val="31849B" w:themeColor="accent5" w:themeShade="BF"/>
          </w:rPr>
          <w:delText>&gt;</w:delText>
        </w:r>
        <w:bookmarkStart w:id="16040" w:name="_Toc10200355"/>
        <w:bookmarkEnd w:id="16040"/>
      </w:del>
    </w:p>
    <w:p w14:paraId="01009F96" w14:textId="38C40C2C" w:rsidR="00564C22" w:rsidDel="00B33063" w:rsidRDefault="009B1AF1" w:rsidP="00564C22">
      <w:pPr>
        <w:pStyle w:val="Code"/>
        <w:rPr>
          <w:del w:id="16041" w:author="Andreas Kuehne" w:date="2019-05-31T12:22:00Z"/>
        </w:rPr>
      </w:pPr>
      <w:del w:id="16042" w:author="Andreas Kuehne" w:date="2019-05-31T12:22:00Z">
        <w:r w:rsidDel="00B33063">
          <w:rPr>
            <w:color w:val="31849B" w:themeColor="accent5" w:themeShade="BF"/>
          </w:rPr>
          <w:delText xml:space="preserve">  &lt;xs:sequence&gt;</w:delText>
        </w:r>
        <w:bookmarkStart w:id="16043" w:name="_Toc10200356"/>
        <w:bookmarkEnd w:id="16043"/>
      </w:del>
    </w:p>
    <w:p w14:paraId="0FF6FBD6" w14:textId="2B6FA1A4" w:rsidR="00564C22" w:rsidDel="00B33063" w:rsidRDefault="009B1AF1" w:rsidP="00564C22">
      <w:pPr>
        <w:pStyle w:val="Code"/>
        <w:rPr>
          <w:del w:id="16044" w:author="Andreas Kuehne" w:date="2019-05-31T12:22:00Z"/>
        </w:rPr>
      </w:pPr>
      <w:del w:id="160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Identifier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6046" w:name="_Toc10200357"/>
        <w:bookmarkEnd w:id="16046"/>
      </w:del>
    </w:p>
    <w:p w14:paraId="1127F905" w14:textId="27732B42" w:rsidR="00564C22" w:rsidDel="00B33063" w:rsidRDefault="009B1AF1" w:rsidP="00564C22">
      <w:pPr>
        <w:pStyle w:val="Code"/>
        <w:rPr>
          <w:del w:id="16047" w:author="Andreas Kuehne" w:date="2019-05-31T12:22:00Z"/>
        </w:rPr>
      </w:pPr>
      <w:del w:id="1604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049" w:name="_Toc10200358"/>
        <w:bookmarkEnd w:id="16049"/>
      </w:del>
    </w:p>
    <w:p w14:paraId="4588DD3D" w14:textId="664CBF3E" w:rsidR="00564C22" w:rsidDel="00B33063" w:rsidRDefault="009B1AF1" w:rsidP="00564C22">
      <w:pPr>
        <w:pStyle w:val="Code"/>
        <w:rPr>
          <w:del w:id="16050" w:author="Andreas Kuehne" w:date="2019-05-31T12:22:00Z"/>
        </w:rPr>
      </w:pPr>
      <w:del w:id="16051" w:author="Andreas Kuehne" w:date="2019-05-31T12:22:00Z">
        <w:r w:rsidDel="00B33063">
          <w:rPr>
            <w:color w:val="31849B" w:themeColor="accent5" w:themeShade="BF"/>
          </w:rPr>
          <w:delText xml:space="preserve">  &lt;/xs:sequence&gt;</w:delText>
        </w:r>
        <w:bookmarkStart w:id="16052" w:name="_Toc10200359"/>
        <w:bookmarkEnd w:id="16052"/>
      </w:del>
    </w:p>
    <w:p w14:paraId="2E9C59FF" w14:textId="3D6E6B26" w:rsidR="00564C22" w:rsidDel="00B33063" w:rsidRDefault="009B1AF1" w:rsidP="00564C22">
      <w:pPr>
        <w:pStyle w:val="Code"/>
        <w:rPr>
          <w:del w:id="16053" w:author="Andreas Kuehne" w:date="2019-05-31T12:22:00Z"/>
        </w:rPr>
      </w:pPr>
      <w:del w:id="16054" w:author="Andreas Kuehne" w:date="2019-05-31T12:22:00Z">
        <w:r w:rsidDel="00B33063">
          <w:rPr>
            <w:color w:val="31849B" w:themeColor="accent5" w:themeShade="BF"/>
          </w:rPr>
          <w:delText>&lt;/xs:complexType&gt;</w:delText>
        </w:r>
        <w:bookmarkStart w:id="16055" w:name="_Toc10200360"/>
        <w:bookmarkEnd w:id="16055"/>
      </w:del>
    </w:p>
    <w:p w14:paraId="3F354BED" w14:textId="682ED4F3" w:rsidR="00564C22" w:rsidDel="00B33063" w:rsidRDefault="009B1AF1" w:rsidP="00564C22">
      <w:pPr>
        <w:spacing w:line="259" w:lineRule="auto"/>
        <w:rPr>
          <w:del w:id="16056" w:author="Andreas Kuehne" w:date="2019-05-31T12:22:00Z"/>
        </w:rPr>
      </w:pPr>
      <w:del w:id="1605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PropertyType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 Therefore it occurs in the XML schema, too.</w:delText>
        </w:r>
        <w:bookmarkStart w:id="16058" w:name="_Toc10200361"/>
        <w:bookmarkEnd w:id="16058"/>
      </w:del>
    </w:p>
    <w:p w14:paraId="7AAE9717" w14:textId="57D8D2C0" w:rsidR="00564C22" w:rsidDel="00B33063" w:rsidRDefault="009B1AF1" w:rsidP="00564C22">
      <w:pPr>
        <w:pStyle w:val="berschrift3"/>
        <w:rPr>
          <w:del w:id="16059" w:author="Andreas Kuehne" w:date="2019-05-31T12:22:00Z"/>
        </w:rPr>
      </w:pPr>
      <w:bookmarkStart w:id="16060" w:name="_RefCompDAECD6A5"/>
      <w:del w:id="16061" w:author="Andreas Kuehne" w:date="2019-05-31T12:22:00Z">
        <w:r w:rsidDel="00B33063">
          <w:delText>Component IncludeObject</w:delText>
        </w:r>
        <w:bookmarkStart w:id="16062" w:name="_Toc10200362"/>
        <w:bookmarkEnd w:id="16060"/>
        <w:bookmarkEnd w:id="16062"/>
      </w:del>
    </w:p>
    <w:p w14:paraId="16E73EF3" w14:textId="1297FE7F" w:rsidR="00564C22" w:rsidDel="00B33063" w:rsidRDefault="001725A5" w:rsidP="00564C22">
      <w:pPr>
        <w:rPr>
          <w:del w:id="16063" w:author="Andreas Kuehne" w:date="2019-05-31T12:22:00Z"/>
        </w:rPr>
      </w:pPr>
      <w:del w:id="16064" w:author="Andreas Kuehne" w:date="2019-05-31T12:22:00Z">
        <w:r w:rsidRPr="003A06D0" w:rsidDel="00B33063">
          <w:delText xml:space="preserve">The </w:delText>
        </w:r>
        <w:r w:rsidRPr="003A06D0" w:rsidDel="00B33063">
          <w:rPr>
            <w:rFonts w:ascii="Courier New" w:eastAsia="Courier New" w:hAnsi="Courier New" w:cs="Courier New"/>
            <w:lang w:val="en-GB"/>
          </w:rPr>
          <w:delText>IncludeObject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enveloping signature. Multiple occurrences of this optional input can be present in a single </w:delText>
        </w:r>
        <w:r w:rsidRPr="003A06D0" w:rsidDel="00B33063">
          <w:rPr>
            <w:rStyle w:val="Datatype"/>
            <w:lang w:val="en-GB"/>
          </w:rPr>
          <w:delText>SignRequest</w:delText>
        </w:r>
        <w:r w:rsidRPr="003A06D0" w:rsidDel="00B33063">
          <w:delText xml:space="preserve"> message. Each occurrence will cause the inclusion of an object inside the signature being created.</w:delText>
        </w:r>
        <w:bookmarkStart w:id="16065" w:name="_Toc10200363"/>
        <w:bookmarkEnd w:id="16065"/>
      </w:del>
    </w:p>
    <w:p w14:paraId="4066B1D7" w14:textId="7DC55024" w:rsidR="00564C22" w:rsidDel="00B33063" w:rsidRDefault="009B1AF1" w:rsidP="00564C22">
      <w:pPr>
        <w:rPr>
          <w:del w:id="16066" w:author="Andreas Kuehne" w:date="2019-05-31T12:22:00Z"/>
        </w:rPr>
      </w:pPr>
      <w:del w:id="16067" w:author="Andreas Kuehne" w:date="2019-05-31T12:22:00Z">
        <w:r w:rsidDel="00B33063">
          <w:delText>Below follows a list of the sub-components that constitute this component:</w:delText>
        </w:r>
        <w:bookmarkStart w:id="16068" w:name="_Toc10200364"/>
        <w:bookmarkEnd w:id="16068"/>
      </w:del>
    </w:p>
    <w:p w14:paraId="3EC15C79" w14:textId="48F38137" w:rsidR="00564C22" w:rsidDel="00B33063" w:rsidRDefault="009B1AF1" w:rsidP="00564C22">
      <w:pPr>
        <w:pStyle w:val="Member"/>
        <w:rPr>
          <w:del w:id="16069" w:author="Andreas Kuehne" w:date="2019-05-31T12:22:00Z"/>
        </w:rPr>
      </w:pPr>
      <w:del w:id="1607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This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which will be inserted into the returned signature.</w:delText>
        </w:r>
        <w:bookmarkStart w:id="16071" w:name="_Toc10200365"/>
        <w:bookmarkEnd w:id="16071"/>
      </w:del>
    </w:p>
    <w:p w14:paraId="1B055FDB" w14:textId="348BE1DF" w:rsidR="00564C22" w:rsidDel="00B33063" w:rsidRDefault="009B1AF1" w:rsidP="00564C22">
      <w:pPr>
        <w:pStyle w:val="Member"/>
        <w:rPr>
          <w:del w:id="16072" w:author="Andreas Kuehne" w:date="2019-05-31T12:22:00Z"/>
        </w:rPr>
      </w:pPr>
      <w:del w:id="16073" w:author="Andreas Kuehne" w:date="2019-05-31T12:22:00Z">
        <w:r w:rsidDel="00B33063">
          <w:delText xml:space="preserve">The OPTIONAL </w:delText>
        </w:r>
        <w:r w:rsidRPr="35C1378D" w:rsidDel="00B33063">
          <w:rPr>
            <w:rStyle w:val="Datatype"/>
          </w:rPr>
          <w:delText>HasObjectTagsAndAttributesSet</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bookmarkStart w:id="16074" w:name="_Toc10200366"/>
        <w:bookmarkEnd w:id="16074"/>
      </w:del>
    </w:p>
    <w:p w14:paraId="383B1C7E" w14:textId="17E13E0C" w:rsidR="00564C22" w:rsidDel="00B33063" w:rsidRDefault="009B1AF1" w:rsidP="00564C22">
      <w:pPr>
        <w:pStyle w:val="Member"/>
        <w:rPr>
          <w:del w:id="16075" w:author="Andreas Kuehne" w:date="2019-05-31T12:22:00Z"/>
        </w:rPr>
      </w:pPr>
      <w:del w:id="16076" w:author="Andreas Kuehne" w:date="2019-05-31T12:22:00Z">
        <w:r w:rsidDel="00B33063">
          <w:delText xml:space="preserve">The OPTIONAL </w:delText>
        </w:r>
        <w:r w:rsidRPr="35C1378D" w:rsidDel="00B33063">
          <w:rPr>
            <w:rStyle w:val="Datatype"/>
          </w:rPr>
          <w:delText>ObjId</w:delText>
        </w:r>
        <w:r w:rsidDel="00B33063">
          <w:delText xml:space="preserve"> element, if present, MUST contain one instance of a string. </w:delText>
        </w:r>
        <w:r w:rsidRPr="003A06D0" w:rsidDel="00B33063">
          <w:delText xml:space="preserve">It sets the </w:delText>
        </w:r>
        <w:r w:rsidRPr="003A06D0" w:rsidDel="00B33063">
          <w:rPr>
            <w:rStyle w:val="Datatype"/>
            <w:lang w:val="en-GB"/>
          </w:rPr>
          <w:delText>Id</w:delText>
        </w:r>
        <w:r w:rsidRPr="003A06D0" w:rsidDel="00B33063">
          <w:delText xml:space="preserve"> attribute on the returned </w:delText>
        </w:r>
        <w:r w:rsidRPr="003A06D0" w:rsidDel="00B33063">
          <w:rPr>
            <w:rStyle w:val="Datatype"/>
            <w:lang w:val="en-GB"/>
          </w:rPr>
          <w:delText>&lt;ds:Object&gt;</w:delText>
        </w:r>
        <w:r w:rsidRPr="003A06D0" w:rsidDel="00B33063">
          <w:delText>.</w:delText>
        </w:r>
        <w:bookmarkStart w:id="16077" w:name="_Toc10200367"/>
        <w:bookmarkEnd w:id="16077"/>
      </w:del>
    </w:p>
    <w:p w14:paraId="4EC0CFA3" w14:textId="1837E7EE" w:rsidR="00564C22" w:rsidDel="00B33063" w:rsidRDefault="009B1AF1" w:rsidP="00564C22">
      <w:pPr>
        <w:pStyle w:val="Member"/>
        <w:rPr>
          <w:del w:id="16078" w:author="Andreas Kuehne" w:date="2019-05-31T12:22:00Z"/>
        </w:rPr>
      </w:pPr>
      <w:del w:id="16079" w:author="Andreas Kuehne" w:date="2019-05-31T12:22:00Z">
        <w:r w:rsidDel="00B33063">
          <w:delText xml:space="preserve">The OPTIONAL </w:delText>
        </w:r>
        <w:r w:rsidRPr="35C1378D" w:rsidDel="00B33063">
          <w:rPr>
            <w:rStyle w:val="Datatype"/>
          </w:rPr>
          <w:delText>createReference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createReference</w:delText>
        </w:r>
        <w:r w:rsidRPr="003A06D0" w:rsidDel="00B33063">
          <w:delText xml:space="preserve"> element is set to false inhibits the creation of the </w:delText>
        </w:r>
        <w:r w:rsidRPr="003A06D0" w:rsidDel="00B33063">
          <w:rPr>
            <w:rStyle w:val="Datatype"/>
            <w:lang w:val="en-GB"/>
          </w:rPr>
          <w:delText>&lt;ds:Reference&gt;</w:delText>
        </w:r>
        <w:r w:rsidRPr="003A06D0" w:rsidDel="00B33063">
          <w:delText xml:space="preserve"> associated to the </w:delText>
        </w:r>
        <w:r w:rsidRPr="003A06D0" w:rsidDel="00B33063">
          <w:rPr>
            <w:rStyle w:val="Datatype"/>
            <w:lang w:val="en-GB"/>
          </w:rPr>
          <w:delText>RefURI</w:delText>
        </w:r>
        <w:r w:rsidRPr="003A06D0" w:rsidDel="00B33063">
          <w:delText xml:space="preserve"> element of the input document referred by the </w:delText>
        </w:r>
        <w:r w:rsidRPr="003A06D0" w:rsidDel="00B33063">
          <w:rPr>
            <w:rStyle w:val="Datatype"/>
            <w:lang w:val="en-GB"/>
          </w:rPr>
          <w:delText>WhichD</w:delText>
        </w:r>
        <w:r w:rsidR="00092265" w:rsidDel="00B33063">
          <w:rPr>
            <w:rStyle w:val="Datatype"/>
            <w:lang w:val="en-GB"/>
          </w:rPr>
          <w:delText>a</w:delText>
        </w:r>
        <w:r w:rsidRPr="003A06D0" w:rsidDel="00B33063">
          <w:rPr>
            <w:rStyle w:val="Datatype"/>
            <w:lang w:val="en-GB"/>
          </w:rPr>
          <w:delText>t</w:delText>
        </w:r>
        <w:r w:rsidR="00092265" w:rsidDel="00B33063">
          <w:rPr>
            <w:rStyle w:val="Datatype"/>
            <w:lang w:val="en-GB"/>
          </w:rPr>
          <w:delText>a</w:delText>
        </w:r>
        <w:r w:rsidRPr="003A06D0" w:rsidDel="00B33063">
          <w:delText xml:space="preserve"> element, effectively allowing clients to include </w:delText>
        </w:r>
        <w:r w:rsidRPr="003A06D0" w:rsidDel="00B33063">
          <w:rPr>
            <w:rStyle w:val="Datatype"/>
            <w:lang w:val="en-GB"/>
          </w:rPr>
          <w:delText>&lt;ds:Object&gt;</w:delText>
        </w:r>
        <w:r w:rsidRPr="003A06D0" w:rsidDel="00B33063">
          <w:delText xml:space="preserve"> elements not covered/protected by the signature being created.</w:delText>
        </w:r>
        <w:bookmarkStart w:id="16080" w:name="_Toc10200368"/>
        <w:bookmarkEnd w:id="16080"/>
      </w:del>
    </w:p>
    <w:p w14:paraId="55EA6D17" w14:textId="4F69C98B" w:rsidR="00564C22" w:rsidDel="00B33063" w:rsidRDefault="009B1AF1" w:rsidP="00564C22">
      <w:pPr>
        <w:pStyle w:val="berschrift4"/>
        <w:rPr>
          <w:del w:id="16081" w:author="Andreas Kuehne" w:date="2019-05-31T12:22:00Z"/>
        </w:rPr>
      </w:pPr>
      <w:del w:id="16082" w:author="Andreas Kuehne" w:date="2019-05-31T12:22:00Z">
        <w:r w:rsidDel="00B33063">
          <w:delText>IncludeObject – JSON Syntax</w:delText>
        </w:r>
        <w:bookmarkStart w:id="16083" w:name="_Toc10200369"/>
        <w:bookmarkEnd w:id="16083"/>
      </w:del>
    </w:p>
    <w:p w14:paraId="1D67F322" w14:textId="419291B8" w:rsidR="00564C22" w:rsidRPr="0248A3D1" w:rsidDel="00B33063" w:rsidRDefault="009B1AF1" w:rsidP="00564C22">
      <w:pPr>
        <w:rPr>
          <w:del w:id="16084" w:author="Andreas Kuehne" w:date="2019-05-31T12:22:00Z"/>
        </w:rPr>
      </w:pPr>
      <w:del w:id="160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IncludeObject</w:delText>
        </w:r>
        <w:r w:rsidDel="00B33063">
          <w:delText xml:space="preserve"> component.</w:delText>
        </w:r>
        <w:bookmarkStart w:id="16086" w:name="_Toc10200370"/>
        <w:bookmarkEnd w:id="16086"/>
      </w:del>
    </w:p>
    <w:p w14:paraId="37E728C8" w14:textId="74BD9627" w:rsidR="00564C22" w:rsidRPr="C2430093" w:rsidDel="00B33063" w:rsidRDefault="009B1AF1" w:rsidP="00564C22">
      <w:pPr>
        <w:spacing w:line="259" w:lineRule="auto"/>
        <w:rPr>
          <w:del w:id="16087" w:author="Andreas Kuehne" w:date="2019-05-31T12:22:00Z"/>
          <w:rFonts w:eastAsia="Arial" w:cs="Arial"/>
          <w:sz w:val="22"/>
          <w:szCs w:val="22"/>
        </w:rPr>
      </w:pPr>
      <w:del w:id="1608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IncludeObject</w:delText>
        </w:r>
        <w:r w:rsidRPr="002062A5" w:rsidDel="00B33063">
          <w:rPr>
            <w:rFonts w:eastAsia="Arial" w:cs="Arial"/>
            <w:sz w:val="22"/>
            <w:szCs w:val="22"/>
          </w:rPr>
          <w:delText xml:space="preserve"> using JSON-specific names mapped as shown in the table below.</w:delText>
        </w:r>
        <w:bookmarkStart w:id="16089" w:name="_Toc10200371"/>
        <w:bookmarkEnd w:id="16089"/>
      </w:del>
    </w:p>
    <w:tbl>
      <w:tblPr>
        <w:tblStyle w:val="Gitternetztabelle1hell1"/>
        <w:tblW w:w="0" w:type="auto"/>
        <w:tblLook w:val="04A0" w:firstRow="1" w:lastRow="0" w:firstColumn="1" w:lastColumn="0" w:noHBand="0" w:noVBand="1"/>
      </w:tblPr>
      <w:tblGrid>
        <w:gridCol w:w="4675"/>
        <w:gridCol w:w="4675"/>
      </w:tblGrid>
      <w:tr w:rsidR="00564C22" w:rsidDel="00B33063" w14:paraId="2F7A0527" w14:textId="432B1130" w:rsidTr="00564C22">
        <w:trPr>
          <w:cnfStyle w:val="100000000000" w:firstRow="1" w:lastRow="0" w:firstColumn="0" w:lastColumn="0" w:oddVBand="0" w:evenVBand="0" w:oddHBand="0" w:evenHBand="0" w:firstRowFirstColumn="0" w:firstRowLastColumn="0" w:lastRowFirstColumn="0" w:lastRowLastColumn="0"/>
          <w:del w:id="16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145ACC" w14:textId="44607181" w:rsidR="00564C22" w:rsidDel="00B33063" w:rsidRDefault="009B1AF1" w:rsidP="00564C22">
            <w:pPr>
              <w:pStyle w:val="Beschriftung"/>
              <w:rPr>
                <w:del w:id="16091" w:author="Andreas Kuehne" w:date="2019-05-31T12:22:00Z"/>
              </w:rPr>
            </w:pPr>
            <w:del w:id="16092" w:author="Andreas Kuehne" w:date="2019-05-31T12:22:00Z">
              <w:r w:rsidDel="00B33063">
                <w:delText>Element</w:delText>
              </w:r>
              <w:bookmarkStart w:id="16093" w:name="_Toc10200372"/>
              <w:bookmarkEnd w:id="16093"/>
            </w:del>
          </w:p>
        </w:tc>
        <w:tc>
          <w:tcPr>
            <w:tcW w:w="4675" w:type="dxa"/>
          </w:tcPr>
          <w:p w14:paraId="39EC0B4B" w14:textId="6F7052F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094" w:author="Andreas Kuehne" w:date="2019-05-31T12:22:00Z"/>
              </w:rPr>
            </w:pPr>
            <w:del w:id="16095" w:author="Andreas Kuehne" w:date="2019-05-31T12:22:00Z">
              <w:r w:rsidDel="00B33063">
                <w:delText>Implementing JSON member name</w:delText>
              </w:r>
              <w:bookmarkStart w:id="16096" w:name="_Toc10200373"/>
              <w:bookmarkEnd w:id="16096"/>
            </w:del>
          </w:p>
        </w:tc>
        <w:bookmarkStart w:id="16097" w:name="_Toc10200374"/>
        <w:bookmarkEnd w:id="16097"/>
      </w:tr>
      <w:tr w:rsidR="00564C22" w:rsidDel="00B33063" w14:paraId="77940C47" w14:textId="795AC5F0" w:rsidTr="00564C22">
        <w:trPr>
          <w:del w:id="16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2478E3" w14:textId="23B7BDF3" w:rsidR="00564C22" w:rsidRPr="002062A5" w:rsidDel="00B33063" w:rsidRDefault="009B1AF1" w:rsidP="00564C22">
            <w:pPr>
              <w:pStyle w:val="Beschriftung"/>
              <w:rPr>
                <w:del w:id="16099" w:author="Andreas Kuehne" w:date="2019-05-31T12:22:00Z"/>
                <w:rStyle w:val="Datatype"/>
                <w:b w:val="0"/>
                <w:bCs w:val="0"/>
              </w:rPr>
            </w:pPr>
            <w:del w:id="16100" w:author="Andreas Kuehne" w:date="2019-05-31T12:22:00Z">
              <w:r w:rsidRPr="002062A5" w:rsidDel="00B33063">
                <w:rPr>
                  <w:rStyle w:val="Datatype"/>
                </w:rPr>
                <w:delText>WhichData</w:delText>
              </w:r>
              <w:bookmarkStart w:id="16101" w:name="_Toc10200375"/>
              <w:bookmarkEnd w:id="16101"/>
            </w:del>
          </w:p>
        </w:tc>
        <w:tc>
          <w:tcPr>
            <w:tcW w:w="4675" w:type="dxa"/>
          </w:tcPr>
          <w:p w14:paraId="4D3EA6DB" w14:textId="7BAB655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02" w:author="Andreas Kuehne" w:date="2019-05-31T12:22:00Z"/>
                <w:rStyle w:val="Datatype"/>
              </w:rPr>
            </w:pPr>
            <w:del w:id="16103" w:author="Andreas Kuehne" w:date="2019-05-31T12:22:00Z">
              <w:r w:rsidRPr="002062A5" w:rsidDel="00B33063">
                <w:rPr>
                  <w:rStyle w:val="Datatype"/>
                </w:rPr>
                <w:delText>whichData</w:delText>
              </w:r>
              <w:bookmarkStart w:id="16104" w:name="_Toc10200376"/>
              <w:bookmarkEnd w:id="16104"/>
            </w:del>
          </w:p>
        </w:tc>
        <w:bookmarkStart w:id="16105" w:name="_Toc10200377"/>
        <w:bookmarkEnd w:id="16105"/>
      </w:tr>
      <w:tr w:rsidR="00564C22" w:rsidDel="00B33063" w14:paraId="5D1F7D6E" w14:textId="6CA8F7F6" w:rsidTr="00564C22">
        <w:trPr>
          <w:del w:id="161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7EF24" w14:textId="085929AA" w:rsidR="00564C22" w:rsidRPr="002062A5" w:rsidDel="00B33063" w:rsidRDefault="009B1AF1" w:rsidP="00564C22">
            <w:pPr>
              <w:pStyle w:val="Beschriftung"/>
              <w:rPr>
                <w:del w:id="16107" w:author="Andreas Kuehne" w:date="2019-05-31T12:22:00Z"/>
                <w:rStyle w:val="Datatype"/>
                <w:b w:val="0"/>
                <w:bCs w:val="0"/>
              </w:rPr>
            </w:pPr>
            <w:del w:id="16108" w:author="Andreas Kuehne" w:date="2019-05-31T12:22:00Z">
              <w:r w:rsidRPr="002062A5" w:rsidDel="00B33063">
                <w:rPr>
                  <w:rStyle w:val="Datatype"/>
                </w:rPr>
                <w:delText>HasObjectTagsAndAttributesSet</w:delText>
              </w:r>
              <w:bookmarkStart w:id="16109" w:name="_Toc10200378"/>
              <w:bookmarkEnd w:id="16109"/>
            </w:del>
          </w:p>
        </w:tc>
        <w:tc>
          <w:tcPr>
            <w:tcW w:w="4675" w:type="dxa"/>
          </w:tcPr>
          <w:p w14:paraId="168DE88F" w14:textId="1A1682E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10" w:author="Andreas Kuehne" w:date="2019-05-31T12:22:00Z"/>
                <w:rStyle w:val="Datatype"/>
              </w:rPr>
            </w:pPr>
            <w:del w:id="16111" w:author="Andreas Kuehne" w:date="2019-05-31T12:22:00Z">
              <w:r w:rsidRPr="002062A5" w:rsidDel="00B33063">
                <w:rPr>
                  <w:rStyle w:val="Datatype"/>
                </w:rPr>
                <w:delText>hasObjectTagsAndAttributesSet</w:delText>
              </w:r>
              <w:bookmarkStart w:id="16112" w:name="_Toc10200379"/>
              <w:bookmarkEnd w:id="16112"/>
            </w:del>
          </w:p>
        </w:tc>
        <w:bookmarkStart w:id="16113" w:name="_Toc10200380"/>
        <w:bookmarkEnd w:id="16113"/>
      </w:tr>
      <w:tr w:rsidR="00564C22" w:rsidDel="00B33063" w14:paraId="239618DF" w14:textId="6D863137" w:rsidTr="00564C22">
        <w:trPr>
          <w:del w:id="161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1BC9BE" w14:textId="3AFBEBD2" w:rsidR="00564C22" w:rsidRPr="002062A5" w:rsidDel="00B33063" w:rsidRDefault="009B1AF1" w:rsidP="00564C22">
            <w:pPr>
              <w:pStyle w:val="Beschriftung"/>
              <w:rPr>
                <w:del w:id="16115" w:author="Andreas Kuehne" w:date="2019-05-31T12:22:00Z"/>
                <w:rStyle w:val="Datatype"/>
                <w:b w:val="0"/>
                <w:bCs w:val="0"/>
              </w:rPr>
            </w:pPr>
            <w:del w:id="16116" w:author="Andreas Kuehne" w:date="2019-05-31T12:22:00Z">
              <w:r w:rsidRPr="002062A5" w:rsidDel="00B33063">
                <w:rPr>
                  <w:rStyle w:val="Datatype"/>
                </w:rPr>
                <w:delText>ObjId</w:delText>
              </w:r>
              <w:bookmarkStart w:id="16117" w:name="_Toc10200381"/>
              <w:bookmarkEnd w:id="16117"/>
            </w:del>
          </w:p>
        </w:tc>
        <w:tc>
          <w:tcPr>
            <w:tcW w:w="4675" w:type="dxa"/>
          </w:tcPr>
          <w:p w14:paraId="71173D43" w14:textId="2FCD2E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18" w:author="Andreas Kuehne" w:date="2019-05-31T12:22:00Z"/>
                <w:rStyle w:val="Datatype"/>
              </w:rPr>
            </w:pPr>
            <w:del w:id="16119" w:author="Andreas Kuehne" w:date="2019-05-31T12:22:00Z">
              <w:r w:rsidRPr="002062A5" w:rsidDel="00B33063">
                <w:rPr>
                  <w:rStyle w:val="Datatype"/>
                </w:rPr>
                <w:delText>objId</w:delText>
              </w:r>
              <w:bookmarkStart w:id="16120" w:name="_Toc10200382"/>
              <w:bookmarkEnd w:id="16120"/>
            </w:del>
          </w:p>
        </w:tc>
        <w:bookmarkStart w:id="16121" w:name="_Toc10200383"/>
        <w:bookmarkEnd w:id="16121"/>
      </w:tr>
      <w:tr w:rsidR="00564C22" w:rsidDel="00B33063" w14:paraId="3818B706" w14:textId="237348DE" w:rsidTr="00564C22">
        <w:trPr>
          <w:del w:id="161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44DB48" w14:textId="38AE3A11" w:rsidR="00564C22" w:rsidRPr="002062A5" w:rsidDel="00B33063" w:rsidRDefault="009B1AF1" w:rsidP="00564C22">
            <w:pPr>
              <w:pStyle w:val="Beschriftung"/>
              <w:rPr>
                <w:del w:id="16123" w:author="Andreas Kuehne" w:date="2019-05-31T12:22:00Z"/>
                <w:rStyle w:val="Datatype"/>
                <w:b w:val="0"/>
                <w:bCs w:val="0"/>
              </w:rPr>
            </w:pPr>
            <w:del w:id="16124" w:author="Andreas Kuehne" w:date="2019-05-31T12:22:00Z">
              <w:r w:rsidRPr="002062A5" w:rsidDel="00B33063">
                <w:rPr>
                  <w:rStyle w:val="Datatype"/>
                </w:rPr>
                <w:delText>createReference</w:delText>
              </w:r>
              <w:bookmarkStart w:id="16125" w:name="_Toc10200384"/>
              <w:bookmarkEnd w:id="16125"/>
            </w:del>
          </w:p>
        </w:tc>
        <w:tc>
          <w:tcPr>
            <w:tcW w:w="4675" w:type="dxa"/>
          </w:tcPr>
          <w:p w14:paraId="7C9D42CD" w14:textId="1E0E3E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26" w:author="Andreas Kuehne" w:date="2019-05-31T12:22:00Z"/>
                <w:rStyle w:val="Datatype"/>
              </w:rPr>
            </w:pPr>
            <w:del w:id="16127" w:author="Andreas Kuehne" w:date="2019-05-31T12:22:00Z">
              <w:r w:rsidRPr="002062A5" w:rsidDel="00B33063">
                <w:rPr>
                  <w:rStyle w:val="Datatype"/>
                </w:rPr>
                <w:delText>createRef</w:delText>
              </w:r>
              <w:bookmarkStart w:id="16128" w:name="_Toc10200385"/>
              <w:bookmarkEnd w:id="16128"/>
            </w:del>
          </w:p>
        </w:tc>
        <w:bookmarkStart w:id="16129" w:name="_Toc10200386"/>
        <w:bookmarkEnd w:id="16129"/>
      </w:tr>
    </w:tbl>
    <w:p w14:paraId="27322118" w14:textId="02ADA26A" w:rsidR="00564C22" w:rsidRPr="0202B381" w:rsidDel="00B33063" w:rsidRDefault="009B1AF1" w:rsidP="00564C22">
      <w:pPr>
        <w:rPr>
          <w:del w:id="16130" w:author="Andreas Kuehne" w:date="2019-05-31T12:22:00Z"/>
        </w:rPr>
      </w:pPr>
      <w:del w:id="161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132" w:name="_Toc10200387"/>
        <w:bookmarkEnd w:id="16132"/>
      </w:del>
    </w:p>
    <w:p w14:paraId="492C6D3C" w14:textId="4AF6107D" w:rsidR="00564C22" w:rsidDel="00B33063" w:rsidRDefault="009B1AF1" w:rsidP="00564C22">
      <w:pPr>
        <w:pStyle w:val="Code"/>
        <w:spacing w:line="259" w:lineRule="auto"/>
        <w:rPr>
          <w:del w:id="16133" w:author="Andreas Kuehne" w:date="2019-05-31T12:22:00Z"/>
        </w:rPr>
      </w:pPr>
      <w:del w:id="16134" w:author="Andreas Kuehne" w:date="2019-05-31T12:22:00Z">
        <w:r w:rsidDel="00B33063">
          <w:rPr>
            <w:color w:val="31849B" w:themeColor="accent5" w:themeShade="BF"/>
          </w:rPr>
          <w:delText>"dss2-IncludeObjectType"</w:delText>
        </w:r>
        <w:r w:rsidDel="00B33063">
          <w:delText>: {</w:delText>
        </w:r>
        <w:bookmarkStart w:id="16135" w:name="_Toc10200388"/>
        <w:bookmarkEnd w:id="16135"/>
      </w:del>
    </w:p>
    <w:p w14:paraId="486776A1" w14:textId="41A36E84" w:rsidR="00564C22" w:rsidDel="00B33063" w:rsidRDefault="009B1AF1" w:rsidP="00564C22">
      <w:pPr>
        <w:pStyle w:val="Code"/>
        <w:spacing w:line="259" w:lineRule="auto"/>
        <w:rPr>
          <w:del w:id="16136" w:author="Andreas Kuehne" w:date="2019-05-31T12:22:00Z"/>
        </w:rPr>
      </w:pPr>
      <w:del w:id="161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138" w:name="_Toc10200389"/>
        <w:bookmarkEnd w:id="16138"/>
      </w:del>
    </w:p>
    <w:p w14:paraId="443EE48A" w14:textId="54D24D88" w:rsidR="00564C22" w:rsidDel="00B33063" w:rsidRDefault="009B1AF1" w:rsidP="00564C22">
      <w:pPr>
        <w:pStyle w:val="Code"/>
        <w:spacing w:line="259" w:lineRule="auto"/>
        <w:rPr>
          <w:del w:id="16139" w:author="Andreas Kuehne" w:date="2019-05-31T12:22:00Z"/>
        </w:rPr>
      </w:pPr>
      <w:del w:id="16140" w:author="Andreas Kuehne" w:date="2019-05-31T12:22:00Z">
        <w:r w:rsidDel="00B33063">
          <w:rPr>
            <w:color w:val="31849B" w:themeColor="accent5" w:themeShade="BF"/>
          </w:rPr>
          <w:delText xml:space="preserve">  "properties"</w:delText>
        </w:r>
        <w:r w:rsidDel="00B33063">
          <w:delText>: {</w:delText>
        </w:r>
        <w:bookmarkStart w:id="16141" w:name="_Toc10200390"/>
        <w:bookmarkEnd w:id="16141"/>
      </w:del>
    </w:p>
    <w:p w14:paraId="3BD26B1C" w14:textId="6A73D0B2" w:rsidR="00564C22" w:rsidDel="00B33063" w:rsidRDefault="009B1AF1" w:rsidP="00564C22">
      <w:pPr>
        <w:pStyle w:val="Code"/>
        <w:spacing w:line="259" w:lineRule="auto"/>
        <w:rPr>
          <w:del w:id="16142" w:author="Andreas Kuehne" w:date="2019-05-31T12:22:00Z"/>
        </w:rPr>
      </w:pPr>
      <w:del w:id="16143" w:author="Andreas Kuehne" w:date="2019-05-31T12:22:00Z">
        <w:r w:rsidDel="00B33063">
          <w:rPr>
            <w:color w:val="31849B" w:themeColor="accent5" w:themeShade="BF"/>
          </w:rPr>
          <w:delText xml:space="preserve">    "whichData"</w:delText>
        </w:r>
        <w:r w:rsidDel="00B33063">
          <w:delText>: {</w:delText>
        </w:r>
        <w:bookmarkStart w:id="16144" w:name="_Toc10200391"/>
        <w:bookmarkEnd w:id="16144"/>
      </w:del>
    </w:p>
    <w:p w14:paraId="1263D702" w14:textId="1A004A93" w:rsidR="00564C22" w:rsidDel="00B33063" w:rsidRDefault="009B1AF1" w:rsidP="00564C22">
      <w:pPr>
        <w:pStyle w:val="Code"/>
        <w:spacing w:line="259" w:lineRule="auto"/>
        <w:rPr>
          <w:del w:id="16145" w:author="Andreas Kuehne" w:date="2019-05-31T12:22:00Z"/>
        </w:rPr>
      </w:pPr>
      <w:del w:id="16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47" w:name="_Toc10200392"/>
        <w:bookmarkEnd w:id="16147"/>
      </w:del>
    </w:p>
    <w:p w14:paraId="1B3C264B" w14:textId="76132C18" w:rsidR="00564C22" w:rsidDel="00B33063" w:rsidRDefault="009B1AF1" w:rsidP="00564C22">
      <w:pPr>
        <w:pStyle w:val="Code"/>
        <w:spacing w:line="259" w:lineRule="auto"/>
        <w:rPr>
          <w:del w:id="16148" w:author="Andreas Kuehne" w:date="2019-05-31T12:22:00Z"/>
        </w:rPr>
      </w:pPr>
      <w:del w:id="16149" w:author="Andreas Kuehne" w:date="2019-05-31T12:22:00Z">
        <w:r w:rsidDel="00B33063">
          <w:delText xml:space="preserve">    },</w:delText>
        </w:r>
        <w:bookmarkStart w:id="16150" w:name="_Toc10200393"/>
        <w:bookmarkEnd w:id="16150"/>
      </w:del>
    </w:p>
    <w:p w14:paraId="6D95D86B" w14:textId="175B5BD5" w:rsidR="00564C22" w:rsidDel="00B33063" w:rsidRDefault="009B1AF1" w:rsidP="00564C22">
      <w:pPr>
        <w:pStyle w:val="Code"/>
        <w:spacing w:line="259" w:lineRule="auto"/>
        <w:rPr>
          <w:del w:id="16151" w:author="Andreas Kuehne" w:date="2019-05-31T12:22:00Z"/>
        </w:rPr>
      </w:pPr>
      <w:del w:id="16152" w:author="Andreas Kuehne" w:date="2019-05-31T12:22:00Z">
        <w:r w:rsidDel="00B33063">
          <w:rPr>
            <w:color w:val="31849B" w:themeColor="accent5" w:themeShade="BF"/>
          </w:rPr>
          <w:delText xml:space="preserve">    "hasObjectTagsAndAttributesSet"</w:delText>
        </w:r>
        <w:r w:rsidDel="00B33063">
          <w:delText>: {</w:delText>
        </w:r>
        <w:bookmarkStart w:id="16153" w:name="_Toc10200394"/>
        <w:bookmarkEnd w:id="16153"/>
      </w:del>
    </w:p>
    <w:p w14:paraId="289C8486" w14:textId="32642A48" w:rsidR="00564C22" w:rsidDel="00B33063" w:rsidRDefault="009B1AF1" w:rsidP="00564C22">
      <w:pPr>
        <w:pStyle w:val="Code"/>
        <w:spacing w:line="259" w:lineRule="auto"/>
        <w:rPr>
          <w:del w:id="16154" w:author="Andreas Kuehne" w:date="2019-05-31T12:22:00Z"/>
        </w:rPr>
      </w:pPr>
      <w:del w:id="161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156" w:name="_Toc10200395"/>
        <w:bookmarkEnd w:id="16156"/>
      </w:del>
    </w:p>
    <w:p w14:paraId="1794C1B4" w14:textId="25F262E9" w:rsidR="00564C22" w:rsidDel="00B33063" w:rsidRDefault="009B1AF1" w:rsidP="00564C22">
      <w:pPr>
        <w:pStyle w:val="Code"/>
        <w:spacing w:line="259" w:lineRule="auto"/>
        <w:rPr>
          <w:del w:id="16157" w:author="Andreas Kuehne" w:date="2019-05-31T12:22:00Z"/>
        </w:rPr>
      </w:pPr>
      <w:del w:id="16158"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159" w:name="_Toc10200396"/>
        <w:bookmarkEnd w:id="16159"/>
      </w:del>
    </w:p>
    <w:p w14:paraId="40D7D2A2" w14:textId="69EABE61" w:rsidR="00564C22" w:rsidDel="00B33063" w:rsidRDefault="009B1AF1" w:rsidP="00564C22">
      <w:pPr>
        <w:pStyle w:val="Code"/>
        <w:spacing w:line="259" w:lineRule="auto"/>
        <w:rPr>
          <w:del w:id="16160" w:author="Andreas Kuehne" w:date="2019-05-31T12:22:00Z"/>
        </w:rPr>
      </w:pPr>
      <w:del w:id="16161" w:author="Andreas Kuehne" w:date="2019-05-31T12:22:00Z">
        <w:r w:rsidDel="00B33063">
          <w:delText xml:space="preserve">    },</w:delText>
        </w:r>
        <w:bookmarkStart w:id="16162" w:name="_Toc10200397"/>
        <w:bookmarkEnd w:id="16162"/>
      </w:del>
    </w:p>
    <w:p w14:paraId="32B86C31" w14:textId="43FB483D" w:rsidR="00564C22" w:rsidDel="00B33063" w:rsidRDefault="009B1AF1" w:rsidP="00564C22">
      <w:pPr>
        <w:pStyle w:val="Code"/>
        <w:spacing w:line="259" w:lineRule="auto"/>
        <w:rPr>
          <w:del w:id="16163" w:author="Andreas Kuehne" w:date="2019-05-31T12:22:00Z"/>
        </w:rPr>
      </w:pPr>
      <w:del w:id="16164" w:author="Andreas Kuehne" w:date="2019-05-31T12:22:00Z">
        <w:r w:rsidDel="00B33063">
          <w:rPr>
            <w:color w:val="31849B" w:themeColor="accent5" w:themeShade="BF"/>
          </w:rPr>
          <w:delText xml:space="preserve">    "objId"</w:delText>
        </w:r>
        <w:r w:rsidDel="00B33063">
          <w:delText>: {</w:delText>
        </w:r>
        <w:bookmarkStart w:id="16165" w:name="_Toc10200398"/>
        <w:bookmarkEnd w:id="16165"/>
      </w:del>
    </w:p>
    <w:p w14:paraId="681B5762" w14:textId="442B1E0B" w:rsidR="00564C22" w:rsidDel="00B33063" w:rsidRDefault="009B1AF1" w:rsidP="00564C22">
      <w:pPr>
        <w:pStyle w:val="Code"/>
        <w:spacing w:line="259" w:lineRule="auto"/>
        <w:rPr>
          <w:del w:id="16166" w:author="Andreas Kuehne" w:date="2019-05-31T12:22:00Z"/>
        </w:rPr>
      </w:pPr>
      <w:del w:id="161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68" w:name="_Toc10200399"/>
        <w:bookmarkEnd w:id="16168"/>
      </w:del>
    </w:p>
    <w:p w14:paraId="7BF444A8" w14:textId="52853D56" w:rsidR="00564C22" w:rsidDel="00B33063" w:rsidRDefault="009B1AF1" w:rsidP="00564C22">
      <w:pPr>
        <w:pStyle w:val="Code"/>
        <w:spacing w:line="259" w:lineRule="auto"/>
        <w:rPr>
          <w:del w:id="16169" w:author="Andreas Kuehne" w:date="2019-05-31T12:22:00Z"/>
        </w:rPr>
      </w:pPr>
      <w:del w:id="16170" w:author="Andreas Kuehne" w:date="2019-05-31T12:22:00Z">
        <w:r w:rsidDel="00B33063">
          <w:delText xml:space="preserve">    },</w:delText>
        </w:r>
        <w:bookmarkStart w:id="16171" w:name="_Toc10200400"/>
        <w:bookmarkEnd w:id="16171"/>
      </w:del>
    </w:p>
    <w:p w14:paraId="64FADD1C" w14:textId="62F27FF2" w:rsidR="00564C22" w:rsidDel="00B33063" w:rsidRDefault="009B1AF1" w:rsidP="00564C22">
      <w:pPr>
        <w:pStyle w:val="Code"/>
        <w:spacing w:line="259" w:lineRule="auto"/>
        <w:rPr>
          <w:del w:id="16172" w:author="Andreas Kuehne" w:date="2019-05-31T12:22:00Z"/>
        </w:rPr>
      </w:pPr>
      <w:del w:id="16173" w:author="Andreas Kuehne" w:date="2019-05-31T12:22:00Z">
        <w:r w:rsidDel="00B33063">
          <w:rPr>
            <w:color w:val="31849B" w:themeColor="accent5" w:themeShade="BF"/>
          </w:rPr>
          <w:delText xml:space="preserve">    "createRef"</w:delText>
        </w:r>
        <w:r w:rsidDel="00B33063">
          <w:delText>: {</w:delText>
        </w:r>
        <w:bookmarkStart w:id="16174" w:name="_Toc10200401"/>
        <w:bookmarkEnd w:id="16174"/>
      </w:del>
    </w:p>
    <w:p w14:paraId="07017396" w14:textId="2BD8105E" w:rsidR="00564C22" w:rsidDel="00B33063" w:rsidRDefault="009B1AF1" w:rsidP="00564C22">
      <w:pPr>
        <w:pStyle w:val="Code"/>
        <w:spacing w:line="259" w:lineRule="auto"/>
        <w:rPr>
          <w:del w:id="16175" w:author="Andreas Kuehne" w:date="2019-05-31T12:22:00Z"/>
        </w:rPr>
      </w:pPr>
      <w:del w:id="161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177" w:name="_Toc10200402"/>
        <w:bookmarkEnd w:id="16177"/>
      </w:del>
    </w:p>
    <w:p w14:paraId="5DBBF0FF" w14:textId="115B388F" w:rsidR="00564C22" w:rsidDel="00B33063" w:rsidRDefault="009B1AF1" w:rsidP="00564C22">
      <w:pPr>
        <w:pStyle w:val="Code"/>
        <w:spacing w:line="259" w:lineRule="auto"/>
        <w:rPr>
          <w:del w:id="16178" w:author="Andreas Kuehne" w:date="2019-05-31T12:22:00Z"/>
        </w:rPr>
      </w:pPr>
      <w:del w:id="16179"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16180" w:name="_Toc10200403"/>
        <w:bookmarkEnd w:id="16180"/>
      </w:del>
    </w:p>
    <w:p w14:paraId="0E1946A0" w14:textId="48EA1610" w:rsidR="00564C22" w:rsidDel="00B33063" w:rsidRDefault="009B1AF1" w:rsidP="00564C22">
      <w:pPr>
        <w:pStyle w:val="Code"/>
        <w:spacing w:line="259" w:lineRule="auto"/>
        <w:rPr>
          <w:del w:id="16181" w:author="Andreas Kuehne" w:date="2019-05-31T12:22:00Z"/>
        </w:rPr>
      </w:pPr>
      <w:del w:id="16182" w:author="Andreas Kuehne" w:date="2019-05-31T12:22:00Z">
        <w:r w:rsidDel="00B33063">
          <w:delText xml:space="preserve">    }</w:delText>
        </w:r>
        <w:bookmarkStart w:id="16183" w:name="_Toc10200404"/>
        <w:bookmarkEnd w:id="16183"/>
      </w:del>
    </w:p>
    <w:p w14:paraId="7AB70F62" w14:textId="2E218C34" w:rsidR="00564C22" w:rsidDel="00B33063" w:rsidRDefault="009B1AF1" w:rsidP="00564C22">
      <w:pPr>
        <w:pStyle w:val="Code"/>
        <w:spacing w:line="259" w:lineRule="auto"/>
        <w:rPr>
          <w:del w:id="16184" w:author="Andreas Kuehne" w:date="2019-05-31T12:22:00Z"/>
        </w:rPr>
      </w:pPr>
      <w:del w:id="16185" w:author="Andreas Kuehne" w:date="2019-05-31T12:22:00Z">
        <w:r w:rsidDel="00B33063">
          <w:delText xml:space="preserve">  }</w:delText>
        </w:r>
        <w:bookmarkStart w:id="16186" w:name="_Toc10200405"/>
        <w:bookmarkEnd w:id="16186"/>
      </w:del>
    </w:p>
    <w:p w14:paraId="5BD629B2" w14:textId="72C496D4" w:rsidR="00564C22" w:rsidDel="00B33063" w:rsidRDefault="009B1AF1" w:rsidP="00564C22">
      <w:pPr>
        <w:pStyle w:val="Code"/>
        <w:spacing w:line="259" w:lineRule="auto"/>
        <w:rPr>
          <w:del w:id="16187" w:author="Andreas Kuehne" w:date="2019-05-31T12:22:00Z"/>
        </w:rPr>
      </w:pPr>
      <w:del w:id="16188" w:author="Andreas Kuehne" w:date="2019-05-31T12:22:00Z">
        <w:r w:rsidDel="00B33063">
          <w:delText>}</w:delText>
        </w:r>
        <w:bookmarkStart w:id="16189" w:name="_Toc10200406"/>
        <w:bookmarkEnd w:id="16189"/>
      </w:del>
    </w:p>
    <w:p w14:paraId="420A7EAF" w14:textId="7ADB2A0A" w:rsidR="00564C22" w:rsidDel="00B33063" w:rsidRDefault="00564C22" w:rsidP="00564C22">
      <w:pPr>
        <w:rPr>
          <w:del w:id="16190" w:author="Andreas Kuehne" w:date="2019-05-31T12:22:00Z"/>
        </w:rPr>
      </w:pPr>
      <w:bookmarkStart w:id="16191" w:name="_Toc10200407"/>
      <w:bookmarkEnd w:id="16191"/>
    </w:p>
    <w:p w14:paraId="27AAE46E" w14:textId="2EFC9087" w:rsidR="00564C22" w:rsidDel="00B33063" w:rsidRDefault="009B1AF1" w:rsidP="00564C22">
      <w:pPr>
        <w:pStyle w:val="berschrift4"/>
        <w:rPr>
          <w:del w:id="16192" w:author="Andreas Kuehne" w:date="2019-05-31T12:22:00Z"/>
        </w:rPr>
      </w:pPr>
      <w:del w:id="16193" w:author="Andreas Kuehne" w:date="2019-05-31T12:22:00Z">
        <w:r w:rsidDel="00B33063">
          <w:delText>IncludeObject – XML Syntax</w:delText>
        </w:r>
        <w:bookmarkStart w:id="16194" w:name="_Toc10200408"/>
        <w:bookmarkEnd w:id="16194"/>
      </w:del>
    </w:p>
    <w:p w14:paraId="620A162B" w14:textId="736F9A00" w:rsidR="00564C22" w:rsidRPr="5404FA76" w:rsidDel="00B33063" w:rsidRDefault="009B1AF1" w:rsidP="00564C22">
      <w:pPr>
        <w:rPr>
          <w:del w:id="16195" w:author="Andreas Kuehne" w:date="2019-05-31T12:22:00Z"/>
        </w:rPr>
      </w:pPr>
      <w:del w:id="16196" w:author="Andreas Kuehne" w:date="2019-05-31T12:22:00Z">
        <w:r w:rsidRPr="0CCF9147" w:rsidDel="00B33063">
          <w:delText xml:space="preserve">The XML type </w:delText>
        </w:r>
        <w:r w:rsidRPr="002062A5" w:rsidDel="00B33063">
          <w:rPr>
            <w:rFonts w:ascii="Courier New" w:eastAsia="Courier New" w:hAnsi="Courier New" w:cs="Courier New"/>
          </w:rPr>
          <w:delText>IncludeObjectType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IncludeObject</w:delText>
        </w:r>
        <w:r w:rsidDel="00B33063">
          <w:delText xml:space="preserve"> </w:delText>
        </w:r>
        <w:r w:rsidRPr="005A6FFD" w:rsidDel="00B33063">
          <w:delText>component.</w:delText>
        </w:r>
        <w:bookmarkStart w:id="16197" w:name="_Toc10200409"/>
        <w:bookmarkEnd w:id="16197"/>
      </w:del>
    </w:p>
    <w:p w14:paraId="38015107" w14:textId="03C45627" w:rsidR="00564C22" w:rsidDel="00B33063" w:rsidRDefault="009B1AF1" w:rsidP="00564C22">
      <w:pPr>
        <w:rPr>
          <w:del w:id="16198" w:author="Andreas Kuehne" w:date="2019-05-31T12:22:00Z"/>
        </w:rPr>
      </w:pPr>
      <w:del w:id="161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IncludeObjectType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200" w:name="_Toc10200410"/>
        <w:bookmarkEnd w:id="16200"/>
      </w:del>
    </w:p>
    <w:p w14:paraId="258E587B" w14:textId="17D06C86" w:rsidR="00564C22" w:rsidDel="00B33063" w:rsidRDefault="009B1AF1" w:rsidP="00564C22">
      <w:pPr>
        <w:pStyle w:val="Code"/>
        <w:rPr>
          <w:del w:id="16201" w:author="Andreas Kuehne" w:date="2019-05-31T12:22:00Z"/>
        </w:rPr>
      </w:pPr>
      <w:del w:id="1620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IncludeObjectType</w:delText>
        </w:r>
        <w:r w:rsidDel="00B33063">
          <w:rPr>
            <w:color w:val="943634" w:themeColor="accent2" w:themeShade="BF"/>
          </w:rPr>
          <w:delText>"</w:delText>
        </w:r>
        <w:r w:rsidDel="00B33063">
          <w:rPr>
            <w:color w:val="31849B" w:themeColor="accent5" w:themeShade="BF"/>
          </w:rPr>
          <w:delText>&gt;</w:delText>
        </w:r>
        <w:bookmarkStart w:id="16203" w:name="_Toc10200411"/>
        <w:bookmarkEnd w:id="16203"/>
      </w:del>
    </w:p>
    <w:p w14:paraId="60E51F7A" w14:textId="5DB7E54C" w:rsidR="00564C22" w:rsidDel="00B33063" w:rsidRDefault="009B1AF1" w:rsidP="00564C22">
      <w:pPr>
        <w:pStyle w:val="Code"/>
        <w:rPr>
          <w:del w:id="16204" w:author="Andreas Kuehne" w:date="2019-05-31T12:22:00Z"/>
        </w:rPr>
      </w:pPr>
      <w:del w:id="1620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16206" w:name="_Toc10200412"/>
        <w:bookmarkEnd w:id="16206"/>
      </w:del>
    </w:p>
    <w:p w14:paraId="50F57F62" w14:textId="0EBB54A2" w:rsidR="00564C22" w:rsidDel="00B33063" w:rsidRDefault="009B1AF1" w:rsidP="00564C22">
      <w:pPr>
        <w:pStyle w:val="Code"/>
        <w:rPr>
          <w:del w:id="16207" w:author="Andreas Kuehne" w:date="2019-05-31T12:22:00Z"/>
        </w:rPr>
      </w:pPr>
      <w:del w:id="162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HasObjectTagsAndAttributesSet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16209" w:name="_Toc10200413"/>
        <w:bookmarkEnd w:id="16209"/>
      </w:del>
    </w:p>
    <w:p w14:paraId="7524BA4D" w14:textId="1344C47B" w:rsidR="00564C22" w:rsidDel="00B33063" w:rsidRDefault="009B1AF1" w:rsidP="00564C22">
      <w:pPr>
        <w:pStyle w:val="Code"/>
        <w:rPr>
          <w:del w:id="16210" w:author="Andreas Kuehne" w:date="2019-05-31T12:22:00Z"/>
        </w:rPr>
      </w:pPr>
      <w:del w:id="162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ObjId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6212" w:name="_Toc10200414"/>
        <w:bookmarkEnd w:id="16212"/>
      </w:del>
    </w:p>
    <w:p w14:paraId="1D0C04CD" w14:textId="0CED11EF" w:rsidR="00564C22" w:rsidDel="00B33063" w:rsidRDefault="009B1AF1" w:rsidP="00564C22">
      <w:pPr>
        <w:pStyle w:val="Code"/>
        <w:rPr>
          <w:del w:id="16213" w:author="Andreas Kuehne" w:date="2019-05-31T12:22:00Z"/>
        </w:rPr>
      </w:pPr>
      <w:del w:id="162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createReference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6215" w:name="_Toc10200415"/>
        <w:bookmarkEnd w:id="16215"/>
      </w:del>
    </w:p>
    <w:p w14:paraId="7120E471" w14:textId="0BAED540" w:rsidR="00564C22" w:rsidDel="00B33063" w:rsidRDefault="009B1AF1" w:rsidP="00564C22">
      <w:pPr>
        <w:pStyle w:val="Code"/>
        <w:rPr>
          <w:del w:id="16216" w:author="Andreas Kuehne" w:date="2019-05-31T12:22:00Z"/>
        </w:rPr>
      </w:pPr>
      <w:del w:id="16217" w:author="Andreas Kuehne" w:date="2019-05-31T12:22:00Z">
        <w:r w:rsidDel="00B33063">
          <w:rPr>
            <w:color w:val="31849B" w:themeColor="accent5" w:themeShade="BF"/>
          </w:rPr>
          <w:delText>&lt;/xs:complexType&gt;</w:delText>
        </w:r>
        <w:bookmarkStart w:id="16218" w:name="_Toc10200416"/>
        <w:bookmarkEnd w:id="16218"/>
      </w:del>
    </w:p>
    <w:p w14:paraId="15E8B731" w14:textId="03243815" w:rsidR="00564C22" w:rsidDel="00B33063" w:rsidRDefault="009B1AF1" w:rsidP="00564C22">
      <w:pPr>
        <w:spacing w:line="259" w:lineRule="auto"/>
        <w:rPr>
          <w:del w:id="16219" w:author="Andreas Kuehne" w:date="2019-05-31T12:22:00Z"/>
        </w:rPr>
      </w:pPr>
      <w:del w:id="1622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IncludeObjectType</w:delText>
        </w:r>
        <w:r w:rsidRPr="71C71F8C" w:rsidDel="00B33063">
          <w:delText xml:space="preserve"> </w:delText>
        </w:r>
        <w:r w:rsidDel="00B33063">
          <w:delText xml:space="preserve">XML element SHALL implement in XML syntax the sub-component that has a name equal to its local name. </w:delText>
        </w:r>
        <w:bookmarkStart w:id="16221" w:name="_Toc10200417"/>
        <w:bookmarkEnd w:id="16221"/>
      </w:del>
    </w:p>
    <w:p w14:paraId="1BC89B42" w14:textId="473545F5" w:rsidR="00564C22" w:rsidDel="00B33063" w:rsidRDefault="009B1AF1" w:rsidP="00564C22">
      <w:pPr>
        <w:pStyle w:val="berschrift3"/>
        <w:rPr>
          <w:del w:id="16222" w:author="Andreas Kuehne" w:date="2019-05-31T12:22:00Z"/>
        </w:rPr>
      </w:pPr>
      <w:bookmarkStart w:id="16223" w:name="_RefCompB8907B72"/>
      <w:del w:id="16224" w:author="Andreas Kuehne" w:date="2019-05-31T12:22:00Z">
        <w:r w:rsidDel="00B33063">
          <w:delText>Component SignaturePlacement</w:delText>
        </w:r>
        <w:bookmarkStart w:id="16225" w:name="_Toc10200418"/>
        <w:bookmarkEnd w:id="16223"/>
        <w:bookmarkEnd w:id="16225"/>
      </w:del>
    </w:p>
    <w:p w14:paraId="79F8FF40" w14:textId="349C38A4" w:rsidR="00564C22" w:rsidDel="00B33063" w:rsidRDefault="001725A5" w:rsidP="00564C22">
      <w:pPr>
        <w:rPr>
          <w:del w:id="16226" w:author="Andreas Kuehne" w:date="2019-05-31T12:22:00Z"/>
        </w:rPr>
      </w:pPr>
      <w:del w:id="16227"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SignaturePlacement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enveloped signature placed within an input document. The resulting document with the enveloped signature is placed in the optional output </w:delText>
        </w:r>
        <w:r w:rsidRPr="003A06D0" w:rsidDel="00B33063">
          <w:rPr>
            <w:rFonts w:ascii="Courier New" w:eastAsia="Courier New" w:hAnsi="Courier New" w:cs="Courier New"/>
            <w:lang w:val="en-GB"/>
          </w:rPr>
          <w:delText>DocumentWithSignature</w:delText>
        </w:r>
        <w:r w:rsidRPr="003A06D0" w:rsidDel="00B33063">
          <w:delText xml:space="preserve"> element. The server places the signature in the document identified using the</w:delText>
        </w:r>
        <w:r w:rsidRPr="003A06D0" w:rsidDel="00B33063">
          <w:rPr>
            <w:rStyle w:val="Element"/>
            <w:lang w:val="en-GB"/>
          </w:rPr>
          <w:delText xml:space="preserve"> </w:delText>
        </w:r>
        <w:r w:rsidRPr="003A06D0" w:rsidDel="00B33063">
          <w:rPr>
            <w:rStyle w:val="Datatype"/>
            <w:lang w:val="en-GB"/>
          </w:rPr>
          <w:delText>WhichD</w:delText>
        </w:r>
        <w:r w:rsidR="00D56DEC" w:rsidDel="00B33063">
          <w:rPr>
            <w:rStyle w:val="Datatype"/>
            <w:lang w:val="en-GB"/>
          </w:rPr>
          <w:delText>a</w:delText>
        </w:r>
        <w:r w:rsidRPr="003A06D0" w:rsidDel="00B33063">
          <w:rPr>
            <w:rStyle w:val="Datatype"/>
            <w:lang w:val="en-GB"/>
          </w:rPr>
          <w:delText>t</w:delText>
        </w:r>
        <w:r w:rsidR="00D56DEC" w:rsidDel="00B33063">
          <w:rPr>
            <w:rStyle w:val="Datatype"/>
            <w:lang w:val="en-GB"/>
          </w:rPr>
          <w:delText>a</w:delText>
        </w:r>
        <w:r w:rsidRPr="003A06D0" w:rsidDel="00B33063">
          <w:delText xml:space="preserve"> </w:delText>
        </w:r>
        <w:r w:rsidR="00D56DEC" w:rsidDel="00B33063">
          <w:delText>element</w:delText>
        </w:r>
        <w:r w:rsidRPr="003A06D0" w:rsidDel="00B33063">
          <w:delText>. In the case of a non-XML input document then the server will return an error unless alternative procedures are defined by a profile or in the server policy for handling such a situation.</w:delText>
        </w:r>
        <w:bookmarkStart w:id="16228" w:name="_Toc10200419"/>
        <w:bookmarkEnd w:id="16228"/>
      </w:del>
    </w:p>
    <w:p w14:paraId="60653701" w14:textId="721CE8F4" w:rsidR="00564C22" w:rsidDel="00B33063" w:rsidRDefault="009B1AF1" w:rsidP="00564C22">
      <w:pPr>
        <w:rPr>
          <w:del w:id="16229" w:author="Andreas Kuehne" w:date="2019-05-31T12:22:00Z"/>
        </w:rPr>
      </w:pPr>
      <w:del w:id="16230" w:author="Andreas Kuehne" w:date="2019-05-31T12:22:00Z">
        <w:r w:rsidDel="00B33063">
          <w:delText>Below follows a list of the sub-components that constitute this component:</w:delText>
        </w:r>
        <w:bookmarkStart w:id="16231" w:name="_Toc10200420"/>
        <w:bookmarkEnd w:id="16231"/>
      </w:del>
    </w:p>
    <w:p w14:paraId="25FC0BD7" w14:textId="3A9FBE04" w:rsidR="00564C22" w:rsidDel="00B33063" w:rsidRDefault="009B1AF1" w:rsidP="00564C22">
      <w:pPr>
        <w:pStyle w:val="Member"/>
        <w:rPr>
          <w:del w:id="16232" w:author="Andreas Kuehne" w:date="2019-05-31T12:22:00Z"/>
        </w:rPr>
      </w:pPr>
      <w:del w:id="16233" w:author="Andreas Kuehne" w:date="2019-05-31T12:22:00Z">
        <w:r w:rsidDel="00B33063">
          <w:delText xml:space="preserve">The OPTIONAL </w:delText>
        </w:r>
        <w:r w:rsidRPr="35C1378D" w:rsidDel="00B33063">
          <w:rPr>
            <w:rStyle w:val="Datatype"/>
          </w:rPr>
          <w:delText>XPathAfter</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inside the XML input document, after which the signature will be inserted.</w:delText>
        </w:r>
        <w:bookmarkStart w:id="16234" w:name="_Toc10200421"/>
        <w:bookmarkEnd w:id="16234"/>
      </w:del>
    </w:p>
    <w:p w14:paraId="515EEEDA" w14:textId="01C61455" w:rsidR="00564C22" w:rsidDel="00B33063" w:rsidRDefault="009B1AF1" w:rsidP="00564C22">
      <w:pPr>
        <w:pStyle w:val="Member"/>
        <w:rPr>
          <w:del w:id="16235" w:author="Andreas Kuehne" w:date="2019-05-31T12:22:00Z"/>
        </w:rPr>
      </w:pPr>
      <w:del w:id="16236" w:author="Andreas Kuehne" w:date="2019-05-31T12:22:00Z">
        <w:r w:rsidDel="00B33063">
          <w:delText xml:space="preserve">The OPTIONAL </w:delText>
        </w:r>
        <w:r w:rsidRPr="35C1378D" w:rsidDel="00B33063">
          <w:rPr>
            <w:rStyle w:val="Datatype"/>
          </w:rPr>
          <w:delText>XPathFirstChildOf</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 the XML input document, which the signature will be inserted as the first child of.</w:delText>
        </w:r>
        <w:bookmarkStart w:id="16237" w:name="_Toc10200422"/>
        <w:bookmarkEnd w:id="16237"/>
      </w:del>
    </w:p>
    <w:p w14:paraId="41FE006E" w14:textId="11842E6A" w:rsidR="00564C22" w:rsidDel="00B33063" w:rsidRDefault="009B1AF1" w:rsidP="00564C22">
      <w:pPr>
        <w:pStyle w:val="Member"/>
        <w:rPr>
          <w:del w:id="16238" w:author="Andreas Kuehne" w:date="2019-05-31T12:22:00Z"/>
        </w:rPr>
      </w:pPr>
      <w:del w:id="16239"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6240" w:name="_Toc10200423"/>
        <w:bookmarkEnd w:id="16240"/>
      </w:del>
    </w:p>
    <w:p w14:paraId="486350A1" w14:textId="0A970FC5" w:rsidR="00564C22" w:rsidDel="00B33063" w:rsidRDefault="009B1AF1" w:rsidP="00564C22">
      <w:pPr>
        <w:pStyle w:val="Member"/>
        <w:rPr>
          <w:del w:id="16241" w:author="Andreas Kuehne" w:date="2019-05-31T12:22:00Z"/>
        </w:rPr>
      </w:pPr>
      <w:del w:id="16242"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The </w:delText>
        </w:r>
        <w:r w:rsidR="00D56DEC" w:rsidRPr="00D56DEC" w:rsidDel="00B33063">
          <w:rPr>
            <w:rStyle w:val="Datatype"/>
          </w:rPr>
          <w:delText>WhichData</w:delText>
        </w:r>
        <w:r w:rsidR="00D56DEC" w:rsidRPr="00D56DEC" w:rsidDel="00B33063">
          <w:delText xml:space="preserve">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delText>
        </w:r>
        <w:r w:rsidR="00092265" w:rsidDel="00B33063">
          <w:delText xml:space="preserve">containing the document </w:delText>
        </w:r>
        <w:r w:rsidR="00D56DEC" w:rsidRPr="00D56DEC" w:rsidDel="00B33063">
          <w:delText>the signature will be inserted into.</w:delText>
        </w:r>
        <w:bookmarkStart w:id="16243" w:name="_Toc10200424"/>
        <w:bookmarkEnd w:id="16243"/>
      </w:del>
    </w:p>
    <w:p w14:paraId="25191412" w14:textId="05219090" w:rsidR="00564C22" w:rsidDel="00B33063" w:rsidRDefault="009B1AF1" w:rsidP="00564C22">
      <w:pPr>
        <w:pStyle w:val="Member"/>
        <w:rPr>
          <w:del w:id="16244" w:author="Andreas Kuehne" w:date="2019-05-31T12:22:00Z"/>
        </w:rPr>
      </w:pPr>
      <w:del w:id="16245" w:author="Andreas Kuehne" w:date="2019-05-31T12:22:00Z">
        <w:r w:rsidDel="00B33063">
          <w:delText xml:space="preserve">The OPTIONAL </w:delText>
        </w:r>
        <w:r w:rsidRPr="35C1378D" w:rsidDel="00B33063">
          <w:rPr>
            <w:rStyle w:val="Datatype"/>
          </w:rPr>
          <w:delText>CreateEnvelopedSignature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CreateEnvelopedSignature</w:delText>
        </w:r>
        <w:r w:rsidRPr="003A06D0" w:rsidDel="00B33063">
          <w:delText xml:space="preserve"> element is set to true a reference having an enveloped signature transform is created.</w:delText>
        </w:r>
        <w:bookmarkStart w:id="16246" w:name="_Toc10200425"/>
        <w:bookmarkEnd w:id="16246"/>
      </w:del>
    </w:p>
    <w:p w14:paraId="4E23B960" w14:textId="4E93325F" w:rsidR="00564C22" w:rsidDel="00B33063" w:rsidRDefault="009B1AF1" w:rsidP="00564C22">
      <w:pPr>
        <w:pStyle w:val="berschrift4"/>
        <w:rPr>
          <w:del w:id="16247" w:author="Andreas Kuehne" w:date="2019-05-31T12:22:00Z"/>
        </w:rPr>
      </w:pPr>
      <w:del w:id="16248" w:author="Andreas Kuehne" w:date="2019-05-31T12:22:00Z">
        <w:r w:rsidDel="00B33063">
          <w:delText>SignaturePlacement – JSON Syntax</w:delText>
        </w:r>
        <w:bookmarkStart w:id="16249" w:name="_Toc10200426"/>
        <w:bookmarkEnd w:id="16249"/>
      </w:del>
    </w:p>
    <w:p w14:paraId="4B8B729D" w14:textId="201FFC66" w:rsidR="00564C22" w:rsidRPr="0248A3D1" w:rsidDel="00B33063" w:rsidRDefault="009B1AF1" w:rsidP="00564C22">
      <w:pPr>
        <w:rPr>
          <w:del w:id="16250" w:author="Andreas Kuehne" w:date="2019-05-31T12:22:00Z"/>
        </w:rPr>
      </w:pPr>
      <w:del w:id="162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SignaturePlacement</w:delText>
        </w:r>
        <w:r w:rsidDel="00B33063">
          <w:delText xml:space="preserve"> component.</w:delText>
        </w:r>
        <w:bookmarkStart w:id="16252" w:name="_Toc10200427"/>
        <w:bookmarkEnd w:id="16252"/>
      </w:del>
    </w:p>
    <w:p w14:paraId="3FB8C99A" w14:textId="5ED4FEB8" w:rsidR="00564C22" w:rsidRPr="C2430093" w:rsidDel="00B33063" w:rsidRDefault="009B1AF1" w:rsidP="00564C22">
      <w:pPr>
        <w:spacing w:line="259" w:lineRule="auto"/>
        <w:rPr>
          <w:del w:id="16253" w:author="Andreas Kuehne" w:date="2019-05-31T12:22:00Z"/>
          <w:rFonts w:eastAsia="Arial" w:cs="Arial"/>
          <w:sz w:val="22"/>
          <w:szCs w:val="22"/>
        </w:rPr>
      </w:pPr>
      <w:del w:id="1625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SignaturePlacement</w:delText>
        </w:r>
        <w:r w:rsidRPr="002062A5" w:rsidDel="00B33063">
          <w:rPr>
            <w:rFonts w:eastAsia="Arial" w:cs="Arial"/>
            <w:sz w:val="22"/>
            <w:szCs w:val="22"/>
          </w:rPr>
          <w:delText xml:space="preserve"> using JSON-specific names mapped as shown in the table below.</w:delText>
        </w:r>
        <w:bookmarkStart w:id="16255" w:name="_Toc10200428"/>
        <w:bookmarkEnd w:id="16255"/>
      </w:del>
    </w:p>
    <w:tbl>
      <w:tblPr>
        <w:tblStyle w:val="Gitternetztabelle1hell1"/>
        <w:tblW w:w="0" w:type="auto"/>
        <w:tblLook w:val="04A0" w:firstRow="1" w:lastRow="0" w:firstColumn="1" w:lastColumn="0" w:noHBand="0" w:noVBand="1"/>
      </w:tblPr>
      <w:tblGrid>
        <w:gridCol w:w="4675"/>
        <w:gridCol w:w="4675"/>
      </w:tblGrid>
      <w:tr w:rsidR="00564C22" w:rsidDel="00B33063" w14:paraId="71D6DE87" w14:textId="53EAB57A" w:rsidTr="00564C22">
        <w:trPr>
          <w:cnfStyle w:val="100000000000" w:firstRow="1" w:lastRow="0" w:firstColumn="0" w:lastColumn="0" w:oddVBand="0" w:evenVBand="0" w:oddHBand="0" w:evenHBand="0" w:firstRowFirstColumn="0" w:firstRowLastColumn="0" w:lastRowFirstColumn="0" w:lastRowLastColumn="0"/>
          <w:del w:id="162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1AE73F" w14:textId="30F5C5DC" w:rsidR="00564C22" w:rsidDel="00B33063" w:rsidRDefault="009B1AF1" w:rsidP="00564C22">
            <w:pPr>
              <w:pStyle w:val="Beschriftung"/>
              <w:rPr>
                <w:del w:id="16257" w:author="Andreas Kuehne" w:date="2019-05-31T12:22:00Z"/>
              </w:rPr>
            </w:pPr>
            <w:del w:id="16258" w:author="Andreas Kuehne" w:date="2019-05-31T12:22:00Z">
              <w:r w:rsidDel="00B33063">
                <w:delText>Element</w:delText>
              </w:r>
              <w:bookmarkStart w:id="16259" w:name="_Toc10200429"/>
              <w:bookmarkEnd w:id="16259"/>
            </w:del>
          </w:p>
        </w:tc>
        <w:tc>
          <w:tcPr>
            <w:tcW w:w="4675" w:type="dxa"/>
          </w:tcPr>
          <w:p w14:paraId="36262E9C" w14:textId="21ABB92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260" w:author="Andreas Kuehne" w:date="2019-05-31T12:22:00Z"/>
              </w:rPr>
            </w:pPr>
            <w:del w:id="16261" w:author="Andreas Kuehne" w:date="2019-05-31T12:22:00Z">
              <w:r w:rsidDel="00B33063">
                <w:delText>Implementing JSON member name</w:delText>
              </w:r>
              <w:bookmarkStart w:id="16262" w:name="_Toc10200430"/>
              <w:bookmarkEnd w:id="16262"/>
            </w:del>
          </w:p>
        </w:tc>
        <w:bookmarkStart w:id="16263" w:name="_Toc10200431"/>
        <w:bookmarkEnd w:id="16263"/>
      </w:tr>
      <w:tr w:rsidR="00564C22" w:rsidDel="00B33063" w14:paraId="43B9D53C" w14:textId="24CA88DA" w:rsidTr="00564C22">
        <w:trPr>
          <w:del w:id="162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23C24C" w14:textId="4E7EFDB7" w:rsidR="00564C22" w:rsidRPr="002062A5" w:rsidDel="00B33063" w:rsidRDefault="009B1AF1" w:rsidP="00564C22">
            <w:pPr>
              <w:pStyle w:val="Beschriftung"/>
              <w:rPr>
                <w:del w:id="16265" w:author="Andreas Kuehne" w:date="2019-05-31T12:22:00Z"/>
                <w:rStyle w:val="Datatype"/>
                <w:b w:val="0"/>
                <w:bCs w:val="0"/>
              </w:rPr>
            </w:pPr>
            <w:del w:id="16266" w:author="Andreas Kuehne" w:date="2019-05-31T12:22:00Z">
              <w:r w:rsidRPr="002062A5" w:rsidDel="00B33063">
                <w:rPr>
                  <w:rStyle w:val="Datatype"/>
                </w:rPr>
                <w:delText>XPathAfter</w:delText>
              </w:r>
              <w:bookmarkStart w:id="16267" w:name="_Toc10200432"/>
              <w:bookmarkEnd w:id="16267"/>
            </w:del>
          </w:p>
        </w:tc>
        <w:tc>
          <w:tcPr>
            <w:tcW w:w="4675" w:type="dxa"/>
          </w:tcPr>
          <w:p w14:paraId="05E1D520" w14:textId="1A009E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68" w:author="Andreas Kuehne" w:date="2019-05-31T12:22:00Z"/>
                <w:rStyle w:val="Datatype"/>
              </w:rPr>
            </w:pPr>
            <w:del w:id="16269" w:author="Andreas Kuehne" w:date="2019-05-31T12:22:00Z">
              <w:r w:rsidRPr="002062A5" w:rsidDel="00B33063">
                <w:rPr>
                  <w:rStyle w:val="Datatype"/>
                </w:rPr>
                <w:delText>xPathAfter</w:delText>
              </w:r>
              <w:bookmarkStart w:id="16270" w:name="_Toc10200433"/>
              <w:bookmarkEnd w:id="16270"/>
            </w:del>
          </w:p>
        </w:tc>
        <w:bookmarkStart w:id="16271" w:name="_Toc10200434"/>
        <w:bookmarkEnd w:id="16271"/>
      </w:tr>
      <w:tr w:rsidR="00564C22" w:rsidDel="00B33063" w14:paraId="6F177EB4" w14:textId="31AAA569" w:rsidTr="00564C22">
        <w:trPr>
          <w:del w:id="16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3649DE" w14:textId="1992142F" w:rsidR="00564C22" w:rsidRPr="002062A5" w:rsidDel="00B33063" w:rsidRDefault="009B1AF1" w:rsidP="00564C22">
            <w:pPr>
              <w:pStyle w:val="Beschriftung"/>
              <w:rPr>
                <w:del w:id="16273" w:author="Andreas Kuehne" w:date="2019-05-31T12:22:00Z"/>
                <w:rStyle w:val="Datatype"/>
                <w:b w:val="0"/>
                <w:bCs w:val="0"/>
              </w:rPr>
            </w:pPr>
            <w:del w:id="16274" w:author="Andreas Kuehne" w:date="2019-05-31T12:22:00Z">
              <w:r w:rsidRPr="002062A5" w:rsidDel="00B33063">
                <w:rPr>
                  <w:rStyle w:val="Datatype"/>
                </w:rPr>
                <w:delText>XPathFirstChildOf</w:delText>
              </w:r>
              <w:bookmarkStart w:id="16275" w:name="_Toc10200435"/>
              <w:bookmarkEnd w:id="16275"/>
            </w:del>
          </w:p>
        </w:tc>
        <w:tc>
          <w:tcPr>
            <w:tcW w:w="4675" w:type="dxa"/>
          </w:tcPr>
          <w:p w14:paraId="7CBCB923" w14:textId="384B09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76" w:author="Andreas Kuehne" w:date="2019-05-31T12:22:00Z"/>
                <w:rStyle w:val="Datatype"/>
              </w:rPr>
            </w:pPr>
            <w:del w:id="16277" w:author="Andreas Kuehne" w:date="2019-05-31T12:22:00Z">
              <w:r w:rsidRPr="002062A5" w:rsidDel="00B33063">
                <w:rPr>
                  <w:rStyle w:val="Datatype"/>
                </w:rPr>
                <w:delText>xPathFirstChildOf</w:delText>
              </w:r>
              <w:bookmarkStart w:id="16278" w:name="_Toc10200436"/>
              <w:bookmarkEnd w:id="16278"/>
            </w:del>
          </w:p>
        </w:tc>
        <w:bookmarkStart w:id="16279" w:name="_Toc10200437"/>
        <w:bookmarkEnd w:id="16279"/>
      </w:tr>
      <w:tr w:rsidR="00564C22" w:rsidDel="00B33063" w14:paraId="2C197E3A" w14:textId="50617CBE" w:rsidTr="00564C22">
        <w:trPr>
          <w:del w:id="162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4BD7E" w14:textId="48628483" w:rsidR="00564C22" w:rsidRPr="002062A5" w:rsidDel="00B33063" w:rsidRDefault="009B1AF1" w:rsidP="00564C22">
            <w:pPr>
              <w:pStyle w:val="Beschriftung"/>
              <w:rPr>
                <w:del w:id="16281" w:author="Andreas Kuehne" w:date="2019-05-31T12:22:00Z"/>
                <w:rStyle w:val="Datatype"/>
                <w:b w:val="0"/>
                <w:bCs w:val="0"/>
              </w:rPr>
            </w:pPr>
            <w:del w:id="16282" w:author="Andreas Kuehne" w:date="2019-05-31T12:22:00Z">
              <w:r w:rsidRPr="002062A5" w:rsidDel="00B33063">
                <w:rPr>
                  <w:rStyle w:val="Datatype"/>
                </w:rPr>
                <w:delText>NsPrefixMapping</w:delText>
              </w:r>
              <w:bookmarkStart w:id="16283" w:name="_Toc10200438"/>
              <w:bookmarkEnd w:id="16283"/>
            </w:del>
          </w:p>
        </w:tc>
        <w:tc>
          <w:tcPr>
            <w:tcW w:w="4675" w:type="dxa"/>
          </w:tcPr>
          <w:p w14:paraId="7AC67F95" w14:textId="55559C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84" w:author="Andreas Kuehne" w:date="2019-05-31T12:22:00Z"/>
                <w:rStyle w:val="Datatype"/>
              </w:rPr>
            </w:pPr>
            <w:del w:id="16285" w:author="Andreas Kuehne" w:date="2019-05-31T12:22:00Z">
              <w:r w:rsidRPr="002062A5" w:rsidDel="00B33063">
                <w:rPr>
                  <w:rStyle w:val="Datatype"/>
                </w:rPr>
                <w:delText>nsDecl</w:delText>
              </w:r>
              <w:bookmarkStart w:id="16286" w:name="_Toc10200439"/>
              <w:bookmarkEnd w:id="16286"/>
            </w:del>
          </w:p>
        </w:tc>
        <w:bookmarkStart w:id="16287" w:name="_Toc10200440"/>
        <w:bookmarkEnd w:id="16287"/>
      </w:tr>
      <w:tr w:rsidR="00564C22" w:rsidDel="00B33063" w14:paraId="0CA934CF" w14:textId="59FBE0F8" w:rsidTr="00564C22">
        <w:trPr>
          <w:del w:id="162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0C3DBA" w14:textId="34817550" w:rsidR="00564C22" w:rsidRPr="002062A5" w:rsidDel="00B33063" w:rsidRDefault="009B1AF1" w:rsidP="00564C22">
            <w:pPr>
              <w:pStyle w:val="Beschriftung"/>
              <w:rPr>
                <w:del w:id="16289" w:author="Andreas Kuehne" w:date="2019-05-31T12:22:00Z"/>
                <w:rStyle w:val="Datatype"/>
                <w:b w:val="0"/>
                <w:bCs w:val="0"/>
              </w:rPr>
            </w:pPr>
            <w:del w:id="16290" w:author="Andreas Kuehne" w:date="2019-05-31T12:22:00Z">
              <w:r w:rsidRPr="002062A5" w:rsidDel="00B33063">
                <w:rPr>
                  <w:rStyle w:val="Datatype"/>
                </w:rPr>
                <w:delText>WhichData</w:delText>
              </w:r>
              <w:bookmarkStart w:id="16291" w:name="_Toc10200441"/>
              <w:bookmarkEnd w:id="16291"/>
            </w:del>
          </w:p>
        </w:tc>
        <w:tc>
          <w:tcPr>
            <w:tcW w:w="4675" w:type="dxa"/>
          </w:tcPr>
          <w:p w14:paraId="15A8ED6D" w14:textId="37D74E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92" w:author="Andreas Kuehne" w:date="2019-05-31T12:22:00Z"/>
                <w:rStyle w:val="Datatype"/>
              </w:rPr>
            </w:pPr>
            <w:del w:id="16293" w:author="Andreas Kuehne" w:date="2019-05-31T12:22:00Z">
              <w:r w:rsidRPr="002062A5" w:rsidDel="00B33063">
                <w:rPr>
                  <w:rStyle w:val="Datatype"/>
                </w:rPr>
                <w:delText>whichData</w:delText>
              </w:r>
              <w:bookmarkStart w:id="16294" w:name="_Toc10200442"/>
              <w:bookmarkEnd w:id="16294"/>
            </w:del>
          </w:p>
        </w:tc>
        <w:bookmarkStart w:id="16295" w:name="_Toc10200443"/>
        <w:bookmarkEnd w:id="16295"/>
      </w:tr>
      <w:tr w:rsidR="00564C22" w:rsidDel="00B33063" w14:paraId="6A4910A9" w14:textId="38B8DCF7" w:rsidTr="00564C22">
        <w:trPr>
          <w:del w:id="162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5BA43E" w14:textId="23AB9C9A" w:rsidR="00564C22" w:rsidRPr="002062A5" w:rsidDel="00B33063" w:rsidRDefault="009B1AF1" w:rsidP="00564C22">
            <w:pPr>
              <w:pStyle w:val="Beschriftung"/>
              <w:rPr>
                <w:del w:id="16297" w:author="Andreas Kuehne" w:date="2019-05-31T12:22:00Z"/>
                <w:rStyle w:val="Datatype"/>
                <w:b w:val="0"/>
                <w:bCs w:val="0"/>
              </w:rPr>
            </w:pPr>
            <w:del w:id="16298" w:author="Andreas Kuehne" w:date="2019-05-31T12:22:00Z">
              <w:r w:rsidRPr="002062A5" w:rsidDel="00B33063">
                <w:rPr>
                  <w:rStyle w:val="Datatype"/>
                </w:rPr>
                <w:delText>CreateEnvelopedSignature</w:delText>
              </w:r>
              <w:bookmarkStart w:id="16299" w:name="_Toc10200444"/>
              <w:bookmarkEnd w:id="16299"/>
            </w:del>
          </w:p>
        </w:tc>
        <w:tc>
          <w:tcPr>
            <w:tcW w:w="4675" w:type="dxa"/>
          </w:tcPr>
          <w:p w14:paraId="20B8BD76" w14:textId="61D1626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00" w:author="Andreas Kuehne" w:date="2019-05-31T12:22:00Z"/>
                <w:rStyle w:val="Datatype"/>
              </w:rPr>
            </w:pPr>
            <w:del w:id="16301" w:author="Andreas Kuehne" w:date="2019-05-31T12:22:00Z">
              <w:r w:rsidRPr="002062A5" w:rsidDel="00B33063">
                <w:rPr>
                  <w:rStyle w:val="Datatype"/>
                </w:rPr>
                <w:delText>createEnvelopedSignature</w:delText>
              </w:r>
              <w:bookmarkStart w:id="16302" w:name="_Toc10200445"/>
              <w:bookmarkEnd w:id="16302"/>
            </w:del>
          </w:p>
        </w:tc>
        <w:bookmarkStart w:id="16303" w:name="_Toc10200446"/>
        <w:bookmarkEnd w:id="16303"/>
      </w:tr>
    </w:tbl>
    <w:p w14:paraId="10111776" w14:textId="340DC33E" w:rsidR="00564C22" w:rsidRPr="0202B381" w:rsidDel="00B33063" w:rsidRDefault="009B1AF1" w:rsidP="00564C22">
      <w:pPr>
        <w:rPr>
          <w:del w:id="16304" w:author="Andreas Kuehne" w:date="2019-05-31T12:22:00Z"/>
        </w:rPr>
      </w:pPr>
      <w:del w:id="1630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306" w:name="_Toc10200447"/>
        <w:bookmarkEnd w:id="16306"/>
      </w:del>
    </w:p>
    <w:p w14:paraId="7ABDCB34" w14:textId="073D6CC2" w:rsidR="00564C22" w:rsidDel="00B33063" w:rsidRDefault="009B1AF1" w:rsidP="00564C22">
      <w:pPr>
        <w:pStyle w:val="Code"/>
        <w:spacing w:line="259" w:lineRule="auto"/>
        <w:rPr>
          <w:del w:id="16307" w:author="Andreas Kuehne" w:date="2019-05-31T12:22:00Z"/>
        </w:rPr>
      </w:pPr>
      <w:del w:id="16308" w:author="Andreas Kuehne" w:date="2019-05-31T12:22:00Z">
        <w:r w:rsidDel="00B33063">
          <w:rPr>
            <w:color w:val="31849B" w:themeColor="accent5" w:themeShade="BF"/>
          </w:rPr>
          <w:delText>"dss2-SignaturePlacementType"</w:delText>
        </w:r>
        <w:r w:rsidDel="00B33063">
          <w:delText>: {</w:delText>
        </w:r>
        <w:bookmarkStart w:id="16309" w:name="_Toc10200448"/>
        <w:bookmarkEnd w:id="16309"/>
      </w:del>
    </w:p>
    <w:p w14:paraId="5E2972B7" w14:textId="5B60E7C7" w:rsidR="00564C22" w:rsidDel="00B33063" w:rsidRDefault="009B1AF1" w:rsidP="00564C22">
      <w:pPr>
        <w:pStyle w:val="Code"/>
        <w:spacing w:line="259" w:lineRule="auto"/>
        <w:rPr>
          <w:del w:id="16310" w:author="Andreas Kuehne" w:date="2019-05-31T12:22:00Z"/>
        </w:rPr>
      </w:pPr>
      <w:del w:id="163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312" w:name="_Toc10200449"/>
        <w:bookmarkEnd w:id="16312"/>
      </w:del>
    </w:p>
    <w:p w14:paraId="7722B4D0" w14:textId="61712EB9" w:rsidR="00564C22" w:rsidDel="00B33063" w:rsidRDefault="009B1AF1" w:rsidP="00564C22">
      <w:pPr>
        <w:pStyle w:val="Code"/>
        <w:spacing w:line="259" w:lineRule="auto"/>
        <w:rPr>
          <w:del w:id="16313" w:author="Andreas Kuehne" w:date="2019-05-31T12:22:00Z"/>
        </w:rPr>
      </w:pPr>
      <w:del w:id="16314" w:author="Andreas Kuehne" w:date="2019-05-31T12:22:00Z">
        <w:r w:rsidDel="00B33063">
          <w:rPr>
            <w:color w:val="31849B" w:themeColor="accent5" w:themeShade="BF"/>
          </w:rPr>
          <w:delText xml:space="preserve">  "properties"</w:delText>
        </w:r>
        <w:r w:rsidDel="00B33063">
          <w:delText>: {</w:delText>
        </w:r>
        <w:bookmarkStart w:id="16315" w:name="_Toc10200450"/>
        <w:bookmarkEnd w:id="16315"/>
      </w:del>
    </w:p>
    <w:p w14:paraId="097F83B4" w14:textId="6B4478BE" w:rsidR="00564C22" w:rsidDel="00B33063" w:rsidRDefault="009B1AF1" w:rsidP="00564C22">
      <w:pPr>
        <w:pStyle w:val="Code"/>
        <w:spacing w:line="259" w:lineRule="auto"/>
        <w:rPr>
          <w:del w:id="16316" w:author="Andreas Kuehne" w:date="2019-05-31T12:22:00Z"/>
        </w:rPr>
      </w:pPr>
      <w:del w:id="16317" w:author="Andreas Kuehne" w:date="2019-05-31T12:22:00Z">
        <w:r w:rsidDel="00B33063">
          <w:rPr>
            <w:color w:val="31849B" w:themeColor="accent5" w:themeShade="BF"/>
          </w:rPr>
          <w:delText xml:space="preserve">    "xpathFirstChildOf"</w:delText>
        </w:r>
        <w:r w:rsidDel="00B33063">
          <w:delText>: {</w:delText>
        </w:r>
        <w:bookmarkStart w:id="16318" w:name="_Toc10200451"/>
        <w:bookmarkEnd w:id="16318"/>
      </w:del>
    </w:p>
    <w:p w14:paraId="7BEC58D8" w14:textId="18971B61" w:rsidR="00564C22" w:rsidDel="00B33063" w:rsidRDefault="009B1AF1" w:rsidP="00564C22">
      <w:pPr>
        <w:pStyle w:val="Code"/>
        <w:spacing w:line="259" w:lineRule="auto"/>
        <w:rPr>
          <w:del w:id="16319" w:author="Andreas Kuehne" w:date="2019-05-31T12:22:00Z"/>
        </w:rPr>
      </w:pPr>
      <w:del w:id="163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21" w:name="_Toc10200452"/>
        <w:bookmarkEnd w:id="16321"/>
      </w:del>
    </w:p>
    <w:p w14:paraId="3519491C" w14:textId="029950DF" w:rsidR="00564C22" w:rsidDel="00B33063" w:rsidRDefault="009B1AF1" w:rsidP="00564C22">
      <w:pPr>
        <w:pStyle w:val="Code"/>
        <w:spacing w:line="259" w:lineRule="auto"/>
        <w:rPr>
          <w:del w:id="16322" w:author="Andreas Kuehne" w:date="2019-05-31T12:22:00Z"/>
        </w:rPr>
      </w:pPr>
      <w:del w:id="16323" w:author="Andreas Kuehne" w:date="2019-05-31T12:22:00Z">
        <w:r w:rsidDel="00B33063">
          <w:delText xml:space="preserve">    },</w:delText>
        </w:r>
        <w:bookmarkStart w:id="16324" w:name="_Toc10200453"/>
        <w:bookmarkEnd w:id="16324"/>
      </w:del>
    </w:p>
    <w:p w14:paraId="26168DB7" w14:textId="4B0CED0C" w:rsidR="00564C22" w:rsidDel="00B33063" w:rsidRDefault="009B1AF1" w:rsidP="00564C22">
      <w:pPr>
        <w:pStyle w:val="Code"/>
        <w:spacing w:line="259" w:lineRule="auto"/>
        <w:rPr>
          <w:del w:id="16325" w:author="Andreas Kuehne" w:date="2019-05-31T12:22:00Z"/>
        </w:rPr>
      </w:pPr>
      <w:del w:id="16326" w:author="Andreas Kuehne" w:date="2019-05-31T12:22:00Z">
        <w:r w:rsidDel="00B33063">
          <w:rPr>
            <w:color w:val="31849B" w:themeColor="accent5" w:themeShade="BF"/>
          </w:rPr>
          <w:delText xml:space="preserve">    "xpathAfter"</w:delText>
        </w:r>
        <w:r w:rsidDel="00B33063">
          <w:delText>: {</w:delText>
        </w:r>
        <w:bookmarkStart w:id="16327" w:name="_Toc10200454"/>
        <w:bookmarkEnd w:id="16327"/>
      </w:del>
    </w:p>
    <w:p w14:paraId="4A477774" w14:textId="5545D7BE" w:rsidR="00564C22" w:rsidDel="00B33063" w:rsidRDefault="009B1AF1" w:rsidP="00564C22">
      <w:pPr>
        <w:pStyle w:val="Code"/>
        <w:spacing w:line="259" w:lineRule="auto"/>
        <w:rPr>
          <w:del w:id="16328" w:author="Andreas Kuehne" w:date="2019-05-31T12:22:00Z"/>
        </w:rPr>
      </w:pPr>
      <w:del w:id="163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30" w:name="_Toc10200455"/>
        <w:bookmarkEnd w:id="16330"/>
      </w:del>
    </w:p>
    <w:p w14:paraId="32BE6C0B" w14:textId="0A8E2AB3" w:rsidR="00564C22" w:rsidDel="00B33063" w:rsidRDefault="009B1AF1" w:rsidP="00564C22">
      <w:pPr>
        <w:pStyle w:val="Code"/>
        <w:spacing w:line="259" w:lineRule="auto"/>
        <w:rPr>
          <w:del w:id="16331" w:author="Andreas Kuehne" w:date="2019-05-31T12:22:00Z"/>
        </w:rPr>
      </w:pPr>
      <w:del w:id="16332" w:author="Andreas Kuehne" w:date="2019-05-31T12:22:00Z">
        <w:r w:rsidDel="00B33063">
          <w:delText xml:space="preserve">    },</w:delText>
        </w:r>
        <w:bookmarkStart w:id="16333" w:name="_Toc10200456"/>
        <w:bookmarkEnd w:id="16333"/>
      </w:del>
    </w:p>
    <w:p w14:paraId="4E439FBD" w14:textId="5C18C778" w:rsidR="00564C22" w:rsidDel="00B33063" w:rsidRDefault="009B1AF1" w:rsidP="00564C22">
      <w:pPr>
        <w:pStyle w:val="Code"/>
        <w:spacing w:line="259" w:lineRule="auto"/>
        <w:rPr>
          <w:del w:id="16334" w:author="Andreas Kuehne" w:date="2019-05-31T12:22:00Z"/>
        </w:rPr>
      </w:pPr>
      <w:del w:id="16335" w:author="Andreas Kuehne" w:date="2019-05-31T12:22:00Z">
        <w:r w:rsidDel="00B33063">
          <w:rPr>
            <w:color w:val="31849B" w:themeColor="accent5" w:themeShade="BF"/>
          </w:rPr>
          <w:delText xml:space="preserve">    "xPathAfter"</w:delText>
        </w:r>
        <w:r w:rsidDel="00B33063">
          <w:delText>: {</w:delText>
        </w:r>
        <w:bookmarkStart w:id="16336" w:name="_Toc10200457"/>
        <w:bookmarkEnd w:id="16336"/>
      </w:del>
    </w:p>
    <w:p w14:paraId="1353E2EA" w14:textId="4F73611B" w:rsidR="00564C22" w:rsidDel="00B33063" w:rsidRDefault="009B1AF1" w:rsidP="00564C22">
      <w:pPr>
        <w:pStyle w:val="Code"/>
        <w:spacing w:line="259" w:lineRule="auto"/>
        <w:rPr>
          <w:del w:id="16337" w:author="Andreas Kuehne" w:date="2019-05-31T12:22:00Z"/>
        </w:rPr>
      </w:pPr>
      <w:del w:id="163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39" w:name="_Toc10200458"/>
        <w:bookmarkEnd w:id="16339"/>
      </w:del>
    </w:p>
    <w:p w14:paraId="1434E8E7" w14:textId="60027CEB" w:rsidR="00564C22" w:rsidDel="00B33063" w:rsidRDefault="009B1AF1" w:rsidP="00564C22">
      <w:pPr>
        <w:pStyle w:val="Code"/>
        <w:spacing w:line="259" w:lineRule="auto"/>
        <w:rPr>
          <w:del w:id="16340" w:author="Andreas Kuehne" w:date="2019-05-31T12:22:00Z"/>
        </w:rPr>
      </w:pPr>
      <w:del w:id="16341" w:author="Andreas Kuehne" w:date="2019-05-31T12:22:00Z">
        <w:r w:rsidDel="00B33063">
          <w:delText xml:space="preserve">    },</w:delText>
        </w:r>
        <w:bookmarkStart w:id="16342" w:name="_Toc10200459"/>
        <w:bookmarkEnd w:id="16342"/>
      </w:del>
    </w:p>
    <w:p w14:paraId="4CD79ABE" w14:textId="70042CE1" w:rsidR="00564C22" w:rsidDel="00B33063" w:rsidRDefault="009B1AF1" w:rsidP="00564C22">
      <w:pPr>
        <w:pStyle w:val="Code"/>
        <w:spacing w:line="259" w:lineRule="auto"/>
        <w:rPr>
          <w:del w:id="16343" w:author="Andreas Kuehne" w:date="2019-05-31T12:22:00Z"/>
        </w:rPr>
      </w:pPr>
      <w:del w:id="16344" w:author="Andreas Kuehne" w:date="2019-05-31T12:22:00Z">
        <w:r w:rsidDel="00B33063">
          <w:rPr>
            <w:color w:val="31849B" w:themeColor="accent5" w:themeShade="BF"/>
          </w:rPr>
          <w:delText xml:space="preserve">    "xPathFirstChildOf"</w:delText>
        </w:r>
        <w:r w:rsidDel="00B33063">
          <w:delText>: {</w:delText>
        </w:r>
        <w:bookmarkStart w:id="16345" w:name="_Toc10200460"/>
        <w:bookmarkEnd w:id="16345"/>
      </w:del>
    </w:p>
    <w:p w14:paraId="0658470A" w14:textId="54D35111" w:rsidR="00564C22" w:rsidDel="00B33063" w:rsidRDefault="009B1AF1" w:rsidP="00564C22">
      <w:pPr>
        <w:pStyle w:val="Code"/>
        <w:spacing w:line="259" w:lineRule="auto"/>
        <w:rPr>
          <w:del w:id="16346" w:author="Andreas Kuehne" w:date="2019-05-31T12:22:00Z"/>
        </w:rPr>
      </w:pPr>
      <w:del w:id="163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48" w:name="_Toc10200461"/>
        <w:bookmarkEnd w:id="16348"/>
      </w:del>
    </w:p>
    <w:p w14:paraId="03AA0036" w14:textId="4794AEB1" w:rsidR="00564C22" w:rsidDel="00B33063" w:rsidRDefault="009B1AF1" w:rsidP="00564C22">
      <w:pPr>
        <w:pStyle w:val="Code"/>
        <w:spacing w:line="259" w:lineRule="auto"/>
        <w:rPr>
          <w:del w:id="16349" w:author="Andreas Kuehne" w:date="2019-05-31T12:22:00Z"/>
        </w:rPr>
      </w:pPr>
      <w:del w:id="16350" w:author="Andreas Kuehne" w:date="2019-05-31T12:22:00Z">
        <w:r w:rsidDel="00B33063">
          <w:delText xml:space="preserve">    },</w:delText>
        </w:r>
        <w:bookmarkStart w:id="16351" w:name="_Toc10200462"/>
        <w:bookmarkEnd w:id="16351"/>
      </w:del>
    </w:p>
    <w:p w14:paraId="2BD6C639" w14:textId="69B6B411" w:rsidR="00564C22" w:rsidDel="00B33063" w:rsidRDefault="009B1AF1" w:rsidP="00564C22">
      <w:pPr>
        <w:pStyle w:val="Code"/>
        <w:spacing w:line="259" w:lineRule="auto"/>
        <w:rPr>
          <w:del w:id="16352" w:author="Andreas Kuehne" w:date="2019-05-31T12:22:00Z"/>
        </w:rPr>
      </w:pPr>
      <w:del w:id="16353" w:author="Andreas Kuehne" w:date="2019-05-31T12:22:00Z">
        <w:r w:rsidDel="00B33063">
          <w:rPr>
            <w:color w:val="31849B" w:themeColor="accent5" w:themeShade="BF"/>
          </w:rPr>
          <w:delText xml:space="preserve">    "nsDecl"</w:delText>
        </w:r>
        <w:r w:rsidDel="00B33063">
          <w:delText>: {</w:delText>
        </w:r>
        <w:bookmarkStart w:id="16354" w:name="_Toc10200463"/>
        <w:bookmarkEnd w:id="16354"/>
      </w:del>
    </w:p>
    <w:p w14:paraId="697F51CB" w14:textId="15E5CEB3" w:rsidR="00564C22" w:rsidDel="00B33063" w:rsidRDefault="009B1AF1" w:rsidP="00564C22">
      <w:pPr>
        <w:pStyle w:val="Code"/>
        <w:spacing w:line="259" w:lineRule="auto"/>
        <w:rPr>
          <w:del w:id="16355" w:author="Andreas Kuehne" w:date="2019-05-31T12:22:00Z"/>
        </w:rPr>
      </w:pPr>
      <w:del w:id="163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357" w:name="_Toc10200464"/>
        <w:bookmarkEnd w:id="16357"/>
      </w:del>
    </w:p>
    <w:p w14:paraId="5471D7D3" w14:textId="75F58843" w:rsidR="00564C22" w:rsidDel="00B33063" w:rsidRDefault="009B1AF1" w:rsidP="00564C22">
      <w:pPr>
        <w:pStyle w:val="Code"/>
        <w:spacing w:line="259" w:lineRule="auto"/>
        <w:rPr>
          <w:del w:id="16358" w:author="Andreas Kuehne" w:date="2019-05-31T12:22:00Z"/>
        </w:rPr>
      </w:pPr>
      <w:del w:id="16359" w:author="Andreas Kuehne" w:date="2019-05-31T12:22:00Z">
        <w:r w:rsidDel="00B33063">
          <w:rPr>
            <w:color w:val="31849B" w:themeColor="accent5" w:themeShade="BF"/>
          </w:rPr>
          <w:delText xml:space="preserve">      "items"</w:delText>
        </w:r>
        <w:r w:rsidDel="00B33063">
          <w:delText>: {</w:delText>
        </w:r>
        <w:bookmarkStart w:id="16360" w:name="_Toc10200465"/>
        <w:bookmarkEnd w:id="16360"/>
      </w:del>
    </w:p>
    <w:p w14:paraId="2E7195E4" w14:textId="016A80B3" w:rsidR="00564C22" w:rsidDel="00B33063" w:rsidRDefault="009B1AF1" w:rsidP="00564C22">
      <w:pPr>
        <w:pStyle w:val="Code"/>
        <w:spacing w:line="259" w:lineRule="auto"/>
        <w:rPr>
          <w:del w:id="16361" w:author="Andreas Kuehne" w:date="2019-05-31T12:22:00Z"/>
        </w:rPr>
      </w:pPr>
      <w:del w:id="163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6363" w:name="_Toc10200466"/>
        <w:bookmarkEnd w:id="16363"/>
      </w:del>
    </w:p>
    <w:p w14:paraId="5690164E" w14:textId="11CC4811" w:rsidR="00564C22" w:rsidDel="00B33063" w:rsidRDefault="009B1AF1" w:rsidP="00564C22">
      <w:pPr>
        <w:pStyle w:val="Code"/>
        <w:spacing w:line="259" w:lineRule="auto"/>
        <w:rPr>
          <w:del w:id="16364" w:author="Andreas Kuehne" w:date="2019-05-31T12:22:00Z"/>
        </w:rPr>
      </w:pPr>
      <w:del w:id="16365" w:author="Andreas Kuehne" w:date="2019-05-31T12:22:00Z">
        <w:r w:rsidDel="00B33063">
          <w:delText xml:space="preserve">      }</w:delText>
        </w:r>
        <w:bookmarkStart w:id="16366" w:name="_Toc10200467"/>
        <w:bookmarkEnd w:id="16366"/>
      </w:del>
    </w:p>
    <w:p w14:paraId="70B49D4D" w14:textId="38876175" w:rsidR="00564C22" w:rsidDel="00B33063" w:rsidRDefault="009B1AF1" w:rsidP="00564C22">
      <w:pPr>
        <w:pStyle w:val="Code"/>
        <w:spacing w:line="259" w:lineRule="auto"/>
        <w:rPr>
          <w:del w:id="16367" w:author="Andreas Kuehne" w:date="2019-05-31T12:22:00Z"/>
        </w:rPr>
      </w:pPr>
      <w:del w:id="16368" w:author="Andreas Kuehne" w:date="2019-05-31T12:22:00Z">
        <w:r w:rsidDel="00B33063">
          <w:delText xml:space="preserve">    },</w:delText>
        </w:r>
        <w:bookmarkStart w:id="16369" w:name="_Toc10200468"/>
        <w:bookmarkEnd w:id="16369"/>
      </w:del>
    </w:p>
    <w:p w14:paraId="5C03938C" w14:textId="025E89B8" w:rsidR="00564C22" w:rsidDel="00B33063" w:rsidRDefault="009B1AF1" w:rsidP="00564C22">
      <w:pPr>
        <w:pStyle w:val="Code"/>
        <w:spacing w:line="259" w:lineRule="auto"/>
        <w:rPr>
          <w:del w:id="16370" w:author="Andreas Kuehne" w:date="2019-05-31T12:22:00Z"/>
        </w:rPr>
      </w:pPr>
      <w:del w:id="16371" w:author="Andreas Kuehne" w:date="2019-05-31T12:22:00Z">
        <w:r w:rsidDel="00B33063">
          <w:rPr>
            <w:color w:val="31849B" w:themeColor="accent5" w:themeShade="BF"/>
          </w:rPr>
          <w:delText xml:space="preserve">    "whichData"</w:delText>
        </w:r>
        <w:r w:rsidDel="00B33063">
          <w:delText>: {</w:delText>
        </w:r>
        <w:bookmarkStart w:id="16372" w:name="_Toc10200469"/>
        <w:bookmarkEnd w:id="16372"/>
      </w:del>
    </w:p>
    <w:p w14:paraId="10405660" w14:textId="306A83C8" w:rsidR="00564C22" w:rsidDel="00B33063" w:rsidRDefault="009B1AF1" w:rsidP="00564C22">
      <w:pPr>
        <w:pStyle w:val="Code"/>
        <w:spacing w:line="259" w:lineRule="auto"/>
        <w:rPr>
          <w:del w:id="16373" w:author="Andreas Kuehne" w:date="2019-05-31T12:22:00Z"/>
        </w:rPr>
      </w:pPr>
      <w:del w:id="163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75" w:name="_Toc10200470"/>
        <w:bookmarkEnd w:id="16375"/>
      </w:del>
    </w:p>
    <w:p w14:paraId="0F3E65AA" w14:textId="35E79931" w:rsidR="00564C22" w:rsidDel="00B33063" w:rsidRDefault="009B1AF1" w:rsidP="00564C22">
      <w:pPr>
        <w:pStyle w:val="Code"/>
        <w:spacing w:line="259" w:lineRule="auto"/>
        <w:rPr>
          <w:del w:id="16376" w:author="Andreas Kuehne" w:date="2019-05-31T12:22:00Z"/>
        </w:rPr>
      </w:pPr>
      <w:del w:id="16377" w:author="Andreas Kuehne" w:date="2019-05-31T12:22:00Z">
        <w:r w:rsidDel="00B33063">
          <w:delText xml:space="preserve">    },</w:delText>
        </w:r>
        <w:bookmarkStart w:id="16378" w:name="_Toc10200471"/>
        <w:bookmarkEnd w:id="16378"/>
      </w:del>
    </w:p>
    <w:p w14:paraId="67CED47E" w14:textId="4EB6B552" w:rsidR="00564C22" w:rsidDel="00B33063" w:rsidRDefault="009B1AF1" w:rsidP="00564C22">
      <w:pPr>
        <w:pStyle w:val="Code"/>
        <w:spacing w:line="259" w:lineRule="auto"/>
        <w:rPr>
          <w:del w:id="16379" w:author="Andreas Kuehne" w:date="2019-05-31T12:22:00Z"/>
        </w:rPr>
      </w:pPr>
      <w:del w:id="16380" w:author="Andreas Kuehne" w:date="2019-05-31T12:22:00Z">
        <w:r w:rsidDel="00B33063">
          <w:rPr>
            <w:color w:val="31849B" w:themeColor="accent5" w:themeShade="BF"/>
          </w:rPr>
          <w:delText xml:space="preserve">    "createEnvelopedSignature"</w:delText>
        </w:r>
        <w:r w:rsidDel="00B33063">
          <w:delText>: {</w:delText>
        </w:r>
        <w:bookmarkStart w:id="16381" w:name="_Toc10200472"/>
        <w:bookmarkEnd w:id="16381"/>
      </w:del>
    </w:p>
    <w:p w14:paraId="04BAC649" w14:textId="529C2339" w:rsidR="00564C22" w:rsidDel="00B33063" w:rsidRDefault="009B1AF1" w:rsidP="00564C22">
      <w:pPr>
        <w:pStyle w:val="Code"/>
        <w:spacing w:line="259" w:lineRule="auto"/>
        <w:rPr>
          <w:del w:id="16382" w:author="Andreas Kuehne" w:date="2019-05-31T12:22:00Z"/>
        </w:rPr>
      </w:pPr>
      <w:del w:id="163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384" w:name="_Toc10200473"/>
        <w:bookmarkEnd w:id="16384"/>
      </w:del>
    </w:p>
    <w:p w14:paraId="0C559033" w14:textId="02044289" w:rsidR="00564C22" w:rsidDel="00B33063" w:rsidRDefault="009B1AF1" w:rsidP="00564C22">
      <w:pPr>
        <w:pStyle w:val="Code"/>
        <w:spacing w:line="259" w:lineRule="auto"/>
        <w:rPr>
          <w:del w:id="16385" w:author="Andreas Kuehne" w:date="2019-05-31T12:22:00Z"/>
        </w:rPr>
      </w:pPr>
      <w:del w:id="1638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16387" w:name="_Toc10200474"/>
        <w:bookmarkEnd w:id="16387"/>
      </w:del>
    </w:p>
    <w:p w14:paraId="4989B86A" w14:textId="5F5DE824" w:rsidR="00564C22" w:rsidDel="00B33063" w:rsidRDefault="009B1AF1" w:rsidP="00564C22">
      <w:pPr>
        <w:pStyle w:val="Code"/>
        <w:spacing w:line="259" w:lineRule="auto"/>
        <w:rPr>
          <w:del w:id="16388" w:author="Andreas Kuehne" w:date="2019-05-31T12:22:00Z"/>
        </w:rPr>
      </w:pPr>
      <w:del w:id="16389" w:author="Andreas Kuehne" w:date="2019-05-31T12:22:00Z">
        <w:r w:rsidDel="00B33063">
          <w:delText xml:space="preserve">    }</w:delText>
        </w:r>
        <w:bookmarkStart w:id="16390" w:name="_Toc10200475"/>
        <w:bookmarkEnd w:id="16390"/>
      </w:del>
    </w:p>
    <w:p w14:paraId="437483B6" w14:textId="77B940FB" w:rsidR="00564C22" w:rsidDel="00B33063" w:rsidRDefault="009B1AF1" w:rsidP="00564C22">
      <w:pPr>
        <w:pStyle w:val="Code"/>
        <w:spacing w:line="259" w:lineRule="auto"/>
        <w:rPr>
          <w:del w:id="16391" w:author="Andreas Kuehne" w:date="2019-05-31T12:22:00Z"/>
        </w:rPr>
      </w:pPr>
      <w:del w:id="16392" w:author="Andreas Kuehne" w:date="2019-05-31T12:22:00Z">
        <w:r w:rsidDel="00B33063">
          <w:delText xml:space="preserve">  }</w:delText>
        </w:r>
        <w:bookmarkStart w:id="16393" w:name="_Toc10200476"/>
        <w:bookmarkEnd w:id="16393"/>
      </w:del>
    </w:p>
    <w:p w14:paraId="67EDC8B6" w14:textId="04FE6B06" w:rsidR="00564C22" w:rsidDel="00B33063" w:rsidRDefault="009B1AF1" w:rsidP="00564C22">
      <w:pPr>
        <w:pStyle w:val="Code"/>
        <w:spacing w:line="259" w:lineRule="auto"/>
        <w:rPr>
          <w:del w:id="16394" w:author="Andreas Kuehne" w:date="2019-05-31T12:22:00Z"/>
        </w:rPr>
      </w:pPr>
      <w:del w:id="16395" w:author="Andreas Kuehne" w:date="2019-05-31T12:22:00Z">
        <w:r w:rsidDel="00B33063">
          <w:delText>}</w:delText>
        </w:r>
        <w:bookmarkStart w:id="16396" w:name="_Toc10200477"/>
        <w:bookmarkEnd w:id="16396"/>
      </w:del>
    </w:p>
    <w:p w14:paraId="2839E807" w14:textId="2F5C89AA" w:rsidR="00564C22" w:rsidDel="00B33063" w:rsidRDefault="00564C22" w:rsidP="00564C22">
      <w:pPr>
        <w:rPr>
          <w:del w:id="16397" w:author="Andreas Kuehne" w:date="2019-05-31T12:22:00Z"/>
        </w:rPr>
      </w:pPr>
      <w:bookmarkStart w:id="16398" w:name="_Toc10200478"/>
      <w:bookmarkEnd w:id="16398"/>
    </w:p>
    <w:p w14:paraId="50871C53" w14:textId="604B35F5" w:rsidR="00564C22" w:rsidDel="00B33063" w:rsidRDefault="009B1AF1" w:rsidP="00564C22">
      <w:pPr>
        <w:pStyle w:val="berschrift4"/>
        <w:rPr>
          <w:del w:id="16399" w:author="Andreas Kuehne" w:date="2019-05-31T12:22:00Z"/>
        </w:rPr>
      </w:pPr>
      <w:del w:id="16400" w:author="Andreas Kuehne" w:date="2019-05-31T12:22:00Z">
        <w:r w:rsidDel="00B33063">
          <w:delText>SignaturePlacement – XML Syntax</w:delText>
        </w:r>
        <w:bookmarkStart w:id="16401" w:name="_Toc10200479"/>
        <w:bookmarkEnd w:id="16401"/>
      </w:del>
    </w:p>
    <w:p w14:paraId="6A567670" w14:textId="17074EA1" w:rsidR="00564C22" w:rsidRPr="5404FA76" w:rsidDel="00B33063" w:rsidRDefault="009B1AF1" w:rsidP="00564C22">
      <w:pPr>
        <w:rPr>
          <w:del w:id="16402" w:author="Andreas Kuehne" w:date="2019-05-31T12:22:00Z"/>
        </w:rPr>
      </w:pPr>
      <w:del w:id="16403" w:author="Andreas Kuehne" w:date="2019-05-31T12:22:00Z">
        <w:r w:rsidRPr="0CCF9147" w:rsidDel="00B33063">
          <w:delText xml:space="preserve">The XML type </w:delText>
        </w:r>
        <w:r w:rsidRPr="002062A5" w:rsidDel="00B33063">
          <w:rPr>
            <w:rFonts w:ascii="Courier New" w:eastAsia="Courier New" w:hAnsi="Courier New" w:cs="Courier New"/>
          </w:rPr>
          <w:delText>SignaturePlacementType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SignaturePlacement</w:delText>
        </w:r>
        <w:r w:rsidDel="00B33063">
          <w:delText xml:space="preserve"> </w:delText>
        </w:r>
        <w:r w:rsidRPr="005A6FFD" w:rsidDel="00B33063">
          <w:delText>component.</w:delText>
        </w:r>
        <w:bookmarkStart w:id="16404" w:name="_Toc10200480"/>
        <w:bookmarkEnd w:id="16404"/>
      </w:del>
    </w:p>
    <w:p w14:paraId="120AA22C" w14:textId="21C0A412" w:rsidR="00564C22" w:rsidDel="00B33063" w:rsidRDefault="009B1AF1" w:rsidP="00564C22">
      <w:pPr>
        <w:rPr>
          <w:del w:id="16405" w:author="Andreas Kuehne" w:date="2019-05-31T12:22:00Z"/>
        </w:rPr>
      </w:pPr>
      <w:del w:id="1640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SignaturePlacementType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407" w:name="_Toc10200481"/>
        <w:bookmarkEnd w:id="16407"/>
      </w:del>
    </w:p>
    <w:p w14:paraId="3CFC32A6" w14:textId="70E30A4C" w:rsidR="00564C22" w:rsidDel="00B33063" w:rsidRDefault="009B1AF1" w:rsidP="00564C22">
      <w:pPr>
        <w:pStyle w:val="Code"/>
        <w:rPr>
          <w:del w:id="16408" w:author="Andreas Kuehne" w:date="2019-05-31T12:22:00Z"/>
        </w:rPr>
      </w:pPr>
      <w:del w:id="1640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SignaturePlacementType</w:delText>
        </w:r>
        <w:r w:rsidDel="00B33063">
          <w:rPr>
            <w:color w:val="943634" w:themeColor="accent2" w:themeShade="BF"/>
          </w:rPr>
          <w:delText>"</w:delText>
        </w:r>
        <w:r w:rsidDel="00B33063">
          <w:rPr>
            <w:color w:val="31849B" w:themeColor="accent5" w:themeShade="BF"/>
          </w:rPr>
          <w:delText>&gt;</w:delText>
        </w:r>
        <w:bookmarkStart w:id="16410" w:name="_Toc10200482"/>
        <w:bookmarkEnd w:id="16410"/>
      </w:del>
    </w:p>
    <w:p w14:paraId="322FDAC7" w14:textId="44C137F4" w:rsidR="00564C22" w:rsidDel="00B33063" w:rsidRDefault="009B1AF1" w:rsidP="00564C22">
      <w:pPr>
        <w:pStyle w:val="Code"/>
        <w:rPr>
          <w:del w:id="16411" w:author="Andreas Kuehne" w:date="2019-05-31T12:22:00Z"/>
        </w:rPr>
      </w:pPr>
      <w:del w:id="16412" w:author="Andreas Kuehne" w:date="2019-05-31T12:22:00Z">
        <w:r w:rsidDel="00B33063">
          <w:rPr>
            <w:color w:val="31849B" w:themeColor="accent5" w:themeShade="BF"/>
          </w:rPr>
          <w:delText xml:space="preserve">  &lt;xs:sequence&gt;</w:delText>
        </w:r>
        <w:bookmarkStart w:id="16413" w:name="_Toc10200483"/>
        <w:bookmarkEnd w:id="16413"/>
      </w:del>
    </w:p>
    <w:p w14:paraId="70E8E147" w14:textId="7ABC6142" w:rsidR="00564C22" w:rsidDel="00B33063" w:rsidRDefault="009B1AF1" w:rsidP="00564C22">
      <w:pPr>
        <w:pStyle w:val="Code"/>
        <w:rPr>
          <w:del w:id="16414" w:author="Andreas Kuehne" w:date="2019-05-31T12:22:00Z"/>
        </w:rPr>
      </w:pPr>
      <w:del w:id="16415" w:author="Andreas Kuehne" w:date="2019-05-31T12:22:00Z">
        <w:r w:rsidDel="00B33063">
          <w:rPr>
            <w:color w:val="31849B" w:themeColor="accent5" w:themeShade="BF"/>
          </w:rPr>
          <w:delText xml:space="preserve">    &lt;xs:choice&gt;</w:delText>
        </w:r>
        <w:bookmarkStart w:id="16416" w:name="_Toc10200484"/>
        <w:bookmarkEnd w:id="16416"/>
      </w:del>
    </w:p>
    <w:p w14:paraId="31174A98" w14:textId="324EAB45" w:rsidR="00564C22" w:rsidDel="00B33063" w:rsidRDefault="009B1AF1" w:rsidP="00564C22">
      <w:pPr>
        <w:pStyle w:val="Code"/>
        <w:rPr>
          <w:del w:id="16417" w:author="Andreas Kuehne" w:date="2019-05-31T12:22:00Z"/>
        </w:rPr>
      </w:pPr>
      <w:del w:id="1641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XPathAfter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6419" w:name="_Toc10200485"/>
        <w:bookmarkEnd w:id="16419"/>
      </w:del>
    </w:p>
    <w:p w14:paraId="65956EFA" w14:textId="49E3F432" w:rsidR="00564C22" w:rsidDel="00B33063" w:rsidRDefault="009B1AF1" w:rsidP="00564C22">
      <w:pPr>
        <w:pStyle w:val="Code"/>
        <w:rPr>
          <w:del w:id="16420" w:author="Andreas Kuehne" w:date="2019-05-31T12:22:00Z"/>
        </w:rPr>
      </w:pPr>
      <w:del w:id="164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XPathFirstChildOf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6422" w:name="_Toc10200486"/>
        <w:bookmarkEnd w:id="16422"/>
      </w:del>
    </w:p>
    <w:p w14:paraId="30CF4AC8" w14:textId="4FFEB6C9" w:rsidR="00564C22" w:rsidDel="00B33063" w:rsidRDefault="009B1AF1" w:rsidP="00564C22">
      <w:pPr>
        <w:pStyle w:val="Code"/>
        <w:rPr>
          <w:del w:id="16423" w:author="Andreas Kuehne" w:date="2019-05-31T12:22:00Z"/>
        </w:rPr>
      </w:pPr>
      <w:del w:id="16424" w:author="Andreas Kuehne" w:date="2019-05-31T12:22:00Z">
        <w:r w:rsidDel="00B33063">
          <w:rPr>
            <w:color w:val="31849B" w:themeColor="accent5" w:themeShade="BF"/>
          </w:rPr>
          <w:delText xml:space="preserve">    &lt;/xs:choice&gt;</w:delText>
        </w:r>
        <w:bookmarkStart w:id="16425" w:name="_Toc10200487"/>
        <w:bookmarkEnd w:id="16425"/>
      </w:del>
    </w:p>
    <w:p w14:paraId="1B74ABF5" w14:textId="7DA39A80" w:rsidR="00564C22" w:rsidDel="00B33063" w:rsidRDefault="009B1AF1" w:rsidP="00564C22">
      <w:pPr>
        <w:pStyle w:val="Code"/>
        <w:rPr>
          <w:del w:id="16426" w:author="Andreas Kuehne" w:date="2019-05-31T12:22:00Z"/>
        </w:rPr>
      </w:pPr>
      <w:del w:id="1642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28" w:name="_Toc10200488"/>
        <w:bookmarkEnd w:id="16428"/>
      </w:del>
    </w:p>
    <w:p w14:paraId="65F58C8D" w14:textId="100094A8" w:rsidR="00564C22" w:rsidDel="00B33063" w:rsidRDefault="009B1AF1" w:rsidP="00564C22">
      <w:pPr>
        <w:pStyle w:val="Code"/>
        <w:rPr>
          <w:del w:id="16429" w:author="Andreas Kuehne" w:date="2019-05-31T12:22:00Z"/>
        </w:rPr>
      </w:pPr>
      <w:del w:id="16430" w:author="Andreas Kuehne" w:date="2019-05-31T12:22:00Z">
        <w:r w:rsidDel="00B33063">
          <w:rPr>
            <w:color w:val="31849B" w:themeColor="accent5" w:themeShade="BF"/>
          </w:rPr>
          <w:delText xml:space="preserve">  &lt;/xs:sequence&gt;</w:delText>
        </w:r>
        <w:bookmarkStart w:id="16431" w:name="_Toc10200489"/>
        <w:bookmarkEnd w:id="16431"/>
      </w:del>
    </w:p>
    <w:p w14:paraId="181DE00E" w14:textId="26B47AC2" w:rsidR="00564C22" w:rsidDel="00B33063" w:rsidRDefault="009B1AF1" w:rsidP="00564C22">
      <w:pPr>
        <w:pStyle w:val="Code"/>
        <w:rPr>
          <w:del w:id="16432" w:author="Andreas Kuehne" w:date="2019-05-31T12:22:00Z"/>
        </w:rPr>
      </w:pPr>
      <w:del w:id="1643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16434" w:name="_Toc10200490"/>
        <w:bookmarkEnd w:id="16434"/>
      </w:del>
    </w:p>
    <w:p w14:paraId="4D2942F7" w14:textId="36FB9DE1" w:rsidR="00564C22" w:rsidDel="00B33063" w:rsidRDefault="009B1AF1" w:rsidP="00564C22">
      <w:pPr>
        <w:pStyle w:val="Code"/>
        <w:rPr>
          <w:del w:id="16435" w:author="Andreas Kuehne" w:date="2019-05-31T12:22:00Z"/>
        </w:rPr>
      </w:pPr>
      <w:del w:id="1643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CreateEnvelopedSignature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6437" w:name="_Toc10200491"/>
        <w:bookmarkEnd w:id="16437"/>
      </w:del>
    </w:p>
    <w:p w14:paraId="42FADB51" w14:textId="722E1DEC" w:rsidR="00564C22" w:rsidDel="00B33063" w:rsidRDefault="009B1AF1" w:rsidP="00564C22">
      <w:pPr>
        <w:pStyle w:val="Code"/>
        <w:rPr>
          <w:del w:id="16438" w:author="Andreas Kuehne" w:date="2019-05-31T12:22:00Z"/>
        </w:rPr>
      </w:pPr>
      <w:del w:id="16439" w:author="Andreas Kuehne" w:date="2019-05-31T12:22:00Z">
        <w:r w:rsidDel="00B33063">
          <w:rPr>
            <w:color w:val="31849B" w:themeColor="accent5" w:themeShade="BF"/>
          </w:rPr>
          <w:delText>&lt;/xs:complexType&gt;</w:delText>
        </w:r>
        <w:bookmarkStart w:id="16440" w:name="_Toc10200492"/>
        <w:bookmarkEnd w:id="16440"/>
      </w:del>
    </w:p>
    <w:p w14:paraId="2CBC873F" w14:textId="13544147" w:rsidR="00564C22" w:rsidDel="00B33063" w:rsidRDefault="009B1AF1" w:rsidP="00564C22">
      <w:pPr>
        <w:spacing w:line="259" w:lineRule="auto"/>
        <w:rPr>
          <w:del w:id="16441" w:author="Andreas Kuehne" w:date="2019-05-31T12:22:00Z"/>
        </w:rPr>
      </w:pPr>
      <w:del w:id="1644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SignaturePlacementType</w:delText>
        </w:r>
        <w:r w:rsidRPr="71C71F8C" w:rsidDel="00B33063">
          <w:delText xml:space="preserve"> </w:delText>
        </w:r>
        <w:r w:rsidDel="00B33063">
          <w:delText xml:space="preserve">XML element SHALL implement in XML syntax the sub-component that has a name equal to its local name. </w:delText>
        </w:r>
        <w:bookmarkStart w:id="16443" w:name="_Toc10200493"/>
        <w:bookmarkEnd w:id="16443"/>
      </w:del>
    </w:p>
    <w:p w14:paraId="579D470A" w14:textId="4AC4FF8C" w:rsidR="00564C22" w:rsidDel="00B33063" w:rsidRDefault="009B1AF1" w:rsidP="00564C22">
      <w:pPr>
        <w:pStyle w:val="berschrift3"/>
        <w:rPr>
          <w:del w:id="16444" w:author="Andreas Kuehne" w:date="2019-05-31T12:22:00Z"/>
        </w:rPr>
      </w:pPr>
      <w:bookmarkStart w:id="16445" w:name="_RefComp8A57247D"/>
      <w:del w:id="16446" w:author="Andreas Kuehne" w:date="2019-05-31T12:22:00Z">
        <w:r w:rsidDel="00B33063">
          <w:delText>Component DocumentWithSignature</w:delText>
        </w:r>
        <w:bookmarkStart w:id="16447" w:name="_Toc10200494"/>
        <w:bookmarkEnd w:id="16445"/>
        <w:bookmarkEnd w:id="16447"/>
      </w:del>
    </w:p>
    <w:p w14:paraId="47BB2B97" w14:textId="300CAD0B" w:rsidR="00564C22" w:rsidDel="00B33063" w:rsidRDefault="001725A5" w:rsidP="00564C22">
      <w:pPr>
        <w:rPr>
          <w:del w:id="16448" w:author="Andreas Kuehne" w:date="2019-05-31T12:22:00Z"/>
        </w:rPr>
      </w:pPr>
      <w:del w:id="16449"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DocumentWithSignature</w:delText>
        </w:r>
        <w:r w:rsidRPr="003A06D0" w:rsidDel="00B33063">
          <w:delText xml:space="preserve"> component contains a </w:delText>
        </w:r>
        <w:r w:rsidR="00F71295" w:rsidRPr="00F71295" w:rsidDel="00B33063">
          <w:rPr>
            <w:rStyle w:val="Datatype"/>
          </w:rPr>
          <w:delText>Document</w:delText>
        </w:r>
        <w:r w:rsidRPr="003A06D0" w:rsidDel="00B33063">
          <w:delText xml:space="preserve"> with the signature inserted as requested with the </w:delText>
        </w:r>
        <w:r w:rsidRPr="00F71295" w:rsidDel="00B33063">
          <w:rPr>
            <w:rStyle w:val="Datatype"/>
          </w:rPr>
          <w:delText>SignaturePlacement</w:delText>
        </w:r>
        <w:r w:rsidRPr="003A06D0" w:rsidDel="00B33063">
          <w:delText xml:space="preserve"> component.</w:delText>
        </w:r>
        <w:bookmarkStart w:id="16450" w:name="_Toc10200495"/>
        <w:bookmarkEnd w:id="16450"/>
      </w:del>
    </w:p>
    <w:p w14:paraId="72841B57" w14:textId="3C293BBF" w:rsidR="00564C22" w:rsidDel="00B33063" w:rsidRDefault="009B1AF1" w:rsidP="00564C22">
      <w:pPr>
        <w:rPr>
          <w:del w:id="16451" w:author="Andreas Kuehne" w:date="2019-05-31T12:22:00Z"/>
        </w:rPr>
      </w:pPr>
      <w:del w:id="16452" w:author="Andreas Kuehne" w:date="2019-05-31T12:22:00Z">
        <w:r w:rsidDel="00B33063">
          <w:delText>Below follows a list of the sub-components that constitute this component:</w:delText>
        </w:r>
        <w:bookmarkStart w:id="16453" w:name="_Toc10200496"/>
        <w:bookmarkEnd w:id="16453"/>
      </w:del>
    </w:p>
    <w:p w14:paraId="5119D07D" w14:textId="691795C4" w:rsidR="00564C22" w:rsidDel="00B33063" w:rsidRDefault="009B1AF1" w:rsidP="00564C22">
      <w:pPr>
        <w:pStyle w:val="Member"/>
        <w:rPr>
          <w:del w:id="16454" w:author="Andreas Kuehne" w:date="2019-05-31T12:22:00Z"/>
        </w:rPr>
      </w:pPr>
      <w:del w:id="16455"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contains the input document with a signature inserted in some fashion.</w:delText>
        </w:r>
        <w:bookmarkStart w:id="16456" w:name="_Toc10200497"/>
        <w:bookmarkEnd w:id="16456"/>
      </w:del>
    </w:p>
    <w:p w14:paraId="66603D39" w14:textId="70BD3FF3" w:rsidR="00564C22" w:rsidDel="00B33063" w:rsidRDefault="009B1AF1" w:rsidP="00564C22">
      <w:pPr>
        <w:pStyle w:val="Member"/>
        <w:rPr>
          <w:del w:id="16457" w:author="Andreas Kuehne" w:date="2019-05-31T12:22:00Z"/>
        </w:rPr>
      </w:pPr>
      <w:del w:id="16458"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bookmarkStart w:id="16459" w:name="_Toc10200498"/>
        <w:bookmarkEnd w:id="16459"/>
      </w:del>
    </w:p>
    <w:p w14:paraId="1519B08A" w14:textId="5489FEB2" w:rsidR="00564C22" w:rsidDel="00B33063" w:rsidRDefault="009B1AF1" w:rsidP="00564C22">
      <w:pPr>
        <w:pStyle w:val="berschrift4"/>
        <w:rPr>
          <w:del w:id="16460" w:author="Andreas Kuehne" w:date="2019-05-31T12:22:00Z"/>
        </w:rPr>
      </w:pPr>
      <w:del w:id="16461" w:author="Andreas Kuehne" w:date="2019-05-31T12:22:00Z">
        <w:r w:rsidDel="00B33063">
          <w:delText>DocumentWithSignature – JSON Syntax</w:delText>
        </w:r>
        <w:bookmarkStart w:id="16462" w:name="_Toc10200499"/>
        <w:bookmarkEnd w:id="16462"/>
      </w:del>
    </w:p>
    <w:p w14:paraId="15966924" w14:textId="164E7EDB" w:rsidR="00564C22" w:rsidRPr="0248A3D1" w:rsidDel="00B33063" w:rsidRDefault="009B1AF1" w:rsidP="00564C22">
      <w:pPr>
        <w:rPr>
          <w:del w:id="16463" w:author="Andreas Kuehne" w:date="2019-05-31T12:22:00Z"/>
        </w:rPr>
      </w:pPr>
      <w:del w:id="1646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DocumentWithSignature</w:delText>
        </w:r>
        <w:r w:rsidDel="00B33063">
          <w:delText xml:space="preserve"> component.</w:delText>
        </w:r>
        <w:bookmarkStart w:id="16465" w:name="_Toc10200500"/>
        <w:bookmarkEnd w:id="16465"/>
      </w:del>
    </w:p>
    <w:p w14:paraId="464C36BC" w14:textId="26FFE4E1" w:rsidR="00564C22" w:rsidRPr="C2430093" w:rsidDel="00B33063" w:rsidRDefault="009B1AF1" w:rsidP="00564C22">
      <w:pPr>
        <w:spacing w:line="259" w:lineRule="auto"/>
        <w:rPr>
          <w:del w:id="16466" w:author="Andreas Kuehne" w:date="2019-05-31T12:22:00Z"/>
          <w:rFonts w:eastAsia="Arial" w:cs="Arial"/>
          <w:sz w:val="22"/>
          <w:szCs w:val="22"/>
        </w:rPr>
      </w:pPr>
      <w:del w:id="1646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DocumentWithSignature</w:delText>
        </w:r>
        <w:r w:rsidRPr="002062A5" w:rsidDel="00B33063">
          <w:rPr>
            <w:rFonts w:eastAsia="Arial" w:cs="Arial"/>
            <w:sz w:val="22"/>
            <w:szCs w:val="22"/>
          </w:rPr>
          <w:delText xml:space="preserve"> using JSON-specific names mapped as shown in the table below.</w:delText>
        </w:r>
        <w:bookmarkStart w:id="16468" w:name="_Toc10200501"/>
        <w:bookmarkEnd w:id="16468"/>
      </w:del>
    </w:p>
    <w:tbl>
      <w:tblPr>
        <w:tblStyle w:val="Gitternetztabelle1hell1"/>
        <w:tblW w:w="0" w:type="auto"/>
        <w:tblLook w:val="04A0" w:firstRow="1" w:lastRow="0" w:firstColumn="1" w:lastColumn="0" w:noHBand="0" w:noVBand="1"/>
      </w:tblPr>
      <w:tblGrid>
        <w:gridCol w:w="4675"/>
        <w:gridCol w:w="4675"/>
      </w:tblGrid>
      <w:tr w:rsidR="00564C22" w:rsidDel="00B33063" w14:paraId="7DAADD11" w14:textId="66FE9AEB" w:rsidTr="00564C22">
        <w:trPr>
          <w:cnfStyle w:val="100000000000" w:firstRow="1" w:lastRow="0" w:firstColumn="0" w:lastColumn="0" w:oddVBand="0" w:evenVBand="0" w:oddHBand="0" w:evenHBand="0" w:firstRowFirstColumn="0" w:firstRowLastColumn="0" w:lastRowFirstColumn="0" w:lastRowLastColumn="0"/>
          <w:del w:id="164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CAE06" w14:textId="0836CE72" w:rsidR="00564C22" w:rsidDel="00B33063" w:rsidRDefault="009B1AF1" w:rsidP="00564C22">
            <w:pPr>
              <w:pStyle w:val="Beschriftung"/>
              <w:rPr>
                <w:del w:id="16470" w:author="Andreas Kuehne" w:date="2019-05-31T12:22:00Z"/>
              </w:rPr>
            </w:pPr>
            <w:del w:id="16471" w:author="Andreas Kuehne" w:date="2019-05-31T12:22:00Z">
              <w:r w:rsidDel="00B33063">
                <w:delText>Element</w:delText>
              </w:r>
              <w:bookmarkStart w:id="16472" w:name="_Toc10200502"/>
              <w:bookmarkEnd w:id="16472"/>
            </w:del>
          </w:p>
        </w:tc>
        <w:tc>
          <w:tcPr>
            <w:tcW w:w="4675" w:type="dxa"/>
          </w:tcPr>
          <w:p w14:paraId="510D1351" w14:textId="7B4A28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473" w:author="Andreas Kuehne" w:date="2019-05-31T12:22:00Z"/>
              </w:rPr>
            </w:pPr>
            <w:del w:id="16474" w:author="Andreas Kuehne" w:date="2019-05-31T12:22:00Z">
              <w:r w:rsidDel="00B33063">
                <w:delText>Implementing JSON member name</w:delText>
              </w:r>
              <w:bookmarkStart w:id="16475" w:name="_Toc10200503"/>
              <w:bookmarkEnd w:id="16475"/>
            </w:del>
          </w:p>
        </w:tc>
        <w:bookmarkStart w:id="16476" w:name="_Toc10200504"/>
        <w:bookmarkEnd w:id="16476"/>
      </w:tr>
      <w:tr w:rsidR="00564C22" w:rsidDel="00B33063" w14:paraId="644C7D34" w14:textId="4A775704" w:rsidTr="00564C22">
        <w:trPr>
          <w:del w:id="164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EFE2CB" w14:textId="5B19EFBC" w:rsidR="00564C22" w:rsidRPr="002062A5" w:rsidDel="00B33063" w:rsidRDefault="009B1AF1" w:rsidP="00564C22">
            <w:pPr>
              <w:pStyle w:val="Beschriftung"/>
              <w:rPr>
                <w:del w:id="16478" w:author="Andreas Kuehne" w:date="2019-05-31T12:22:00Z"/>
                <w:rStyle w:val="Datatype"/>
                <w:b w:val="0"/>
                <w:bCs w:val="0"/>
              </w:rPr>
            </w:pPr>
            <w:del w:id="16479" w:author="Andreas Kuehne" w:date="2019-05-31T12:22:00Z">
              <w:r w:rsidRPr="002062A5" w:rsidDel="00B33063">
                <w:rPr>
                  <w:rStyle w:val="Datatype"/>
                </w:rPr>
                <w:delText>Document</w:delText>
              </w:r>
              <w:bookmarkStart w:id="16480" w:name="_Toc10200505"/>
              <w:bookmarkEnd w:id="16480"/>
            </w:del>
          </w:p>
        </w:tc>
        <w:tc>
          <w:tcPr>
            <w:tcW w:w="4675" w:type="dxa"/>
          </w:tcPr>
          <w:p w14:paraId="73DC44E8" w14:textId="0F0B95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81" w:author="Andreas Kuehne" w:date="2019-05-31T12:22:00Z"/>
                <w:rStyle w:val="Datatype"/>
              </w:rPr>
            </w:pPr>
            <w:del w:id="16482" w:author="Andreas Kuehne" w:date="2019-05-31T12:22:00Z">
              <w:r w:rsidRPr="002062A5" w:rsidDel="00B33063">
                <w:rPr>
                  <w:rStyle w:val="Datatype"/>
                </w:rPr>
                <w:delText>doc</w:delText>
              </w:r>
              <w:bookmarkStart w:id="16483" w:name="_Toc10200506"/>
              <w:bookmarkEnd w:id="16483"/>
            </w:del>
          </w:p>
        </w:tc>
        <w:bookmarkStart w:id="16484" w:name="_Toc10200507"/>
        <w:bookmarkEnd w:id="16484"/>
      </w:tr>
      <w:tr w:rsidR="00564C22" w:rsidDel="00B33063" w14:paraId="54550694" w14:textId="732232E5" w:rsidTr="00564C22">
        <w:trPr>
          <w:del w:id="164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6C16B8" w14:textId="69574C4A" w:rsidR="00564C22" w:rsidRPr="002062A5" w:rsidDel="00B33063" w:rsidRDefault="009B1AF1" w:rsidP="00564C22">
            <w:pPr>
              <w:pStyle w:val="Beschriftung"/>
              <w:rPr>
                <w:del w:id="16486" w:author="Andreas Kuehne" w:date="2019-05-31T12:22:00Z"/>
                <w:rStyle w:val="Datatype"/>
                <w:b w:val="0"/>
                <w:bCs w:val="0"/>
              </w:rPr>
            </w:pPr>
            <w:del w:id="16487" w:author="Andreas Kuehne" w:date="2019-05-31T12:22:00Z">
              <w:r w:rsidRPr="002062A5" w:rsidDel="00B33063">
                <w:rPr>
                  <w:rStyle w:val="Datatype"/>
                </w:rPr>
                <w:delText>WhichDoc</w:delText>
              </w:r>
              <w:bookmarkStart w:id="16488" w:name="_Toc10200508"/>
              <w:bookmarkEnd w:id="16488"/>
            </w:del>
          </w:p>
        </w:tc>
        <w:tc>
          <w:tcPr>
            <w:tcW w:w="4675" w:type="dxa"/>
          </w:tcPr>
          <w:p w14:paraId="7EB08115" w14:textId="5DC53F8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89" w:author="Andreas Kuehne" w:date="2019-05-31T12:22:00Z"/>
                <w:rStyle w:val="Datatype"/>
              </w:rPr>
            </w:pPr>
            <w:del w:id="16490" w:author="Andreas Kuehne" w:date="2019-05-31T12:22:00Z">
              <w:r w:rsidRPr="002062A5" w:rsidDel="00B33063">
                <w:rPr>
                  <w:rStyle w:val="Datatype"/>
                </w:rPr>
                <w:delText>whichDoc</w:delText>
              </w:r>
              <w:bookmarkStart w:id="16491" w:name="_Toc10200509"/>
              <w:bookmarkEnd w:id="16491"/>
            </w:del>
          </w:p>
        </w:tc>
        <w:bookmarkStart w:id="16492" w:name="_Toc10200510"/>
        <w:bookmarkEnd w:id="16492"/>
      </w:tr>
    </w:tbl>
    <w:p w14:paraId="5CEA30A8" w14:textId="3547DF11" w:rsidR="00564C22" w:rsidRPr="0202B381" w:rsidDel="00B33063" w:rsidRDefault="009B1AF1" w:rsidP="00564C22">
      <w:pPr>
        <w:rPr>
          <w:del w:id="16493" w:author="Andreas Kuehne" w:date="2019-05-31T12:22:00Z"/>
        </w:rPr>
      </w:pPr>
      <w:del w:id="164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495" w:name="_Toc10200511"/>
        <w:bookmarkEnd w:id="16495"/>
      </w:del>
    </w:p>
    <w:p w14:paraId="1F599585" w14:textId="0E94D22A" w:rsidR="00564C22" w:rsidDel="00B33063" w:rsidRDefault="009B1AF1" w:rsidP="00564C22">
      <w:pPr>
        <w:pStyle w:val="Code"/>
        <w:spacing w:line="259" w:lineRule="auto"/>
        <w:rPr>
          <w:del w:id="16496" w:author="Andreas Kuehne" w:date="2019-05-31T12:22:00Z"/>
        </w:rPr>
      </w:pPr>
      <w:del w:id="16497" w:author="Andreas Kuehne" w:date="2019-05-31T12:22:00Z">
        <w:r w:rsidDel="00B33063">
          <w:rPr>
            <w:color w:val="31849B" w:themeColor="accent5" w:themeShade="BF"/>
          </w:rPr>
          <w:delText>"dss2-DocumentWithSignatureType"</w:delText>
        </w:r>
        <w:r w:rsidDel="00B33063">
          <w:delText>: {</w:delText>
        </w:r>
        <w:bookmarkStart w:id="16498" w:name="_Toc10200512"/>
        <w:bookmarkEnd w:id="16498"/>
      </w:del>
    </w:p>
    <w:p w14:paraId="4AC9C5CA" w14:textId="7EAEF60D" w:rsidR="00564C22" w:rsidDel="00B33063" w:rsidRDefault="009B1AF1" w:rsidP="00564C22">
      <w:pPr>
        <w:pStyle w:val="Code"/>
        <w:spacing w:line="259" w:lineRule="auto"/>
        <w:rPr>
          <w:del w:id="16499" w:author="Andreas Kuehne" w:date="2019-05-31T12:22:00Z"/>
        </w:rPr>
      </w:pPr>
      <w:del w:id="165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501" w:name="_Toc10200513"/>
        <w:bookmarkEnd w:id="16501"/>
      </w:del>
    </w:p>
    <w:p w14:paraId="39B5B23F" w14:textId="7AF568D3" w:rsidR="00564C22" w:rsidDel="00B33063" w:rsidRDefault="009B1AF1" w:rsidP="00564C22">
      <w:pPr>
        <w:pStyle w:val="Code"/>
        <w:spacing w:line="259" w:lineRule="auto"/>
        <w:rPr>
          <w:del w:id="16502" w:author="Andreas Kuehne" w:date="2019-05-31T12:22:00Z"/>
        </w:rPr>
      </w:pPr>
      <w:del w:id="16503" w:author="Andreas Kuehne" w:date="2019-05-31T12:22:00Z">
        <w:r w:rsidDel="00B33063">
          <w:rPr>
            <w:color w:val="31849B" w:themeColor="accent5" w:themeShade="BF"/>
          </w:rPr>
          <w:delText xml:space="preserve">  "properties"</w:delText>
        </w:r>
        <w:r w:rsidDel="00B33063">
          <w:delText>: {</w:delText>
        </w:r>
        <w:bookmarkStart w:id="16504" w:name="_Toc10200514"/>
        <w:bookmarkEnd w:id="16504"/>
      </w:del>
    </w:p>
    <w:p w14:paraId="0A83E8E4" w14:textId="23D95DAB" w:rsidR="00564C22" w:rsidDel="00B33063" w:rsidRDefault="009B1AF1" w:rsidP="00564C22">
      <w:pPr>
        <w:pStyle w:val="Code"/>
        <w:spacing w:line="259" w:lineRule="auto"/>
        <w:rPr>
          <w:del w:id="16505" w:author="Andreas Kuehne" w:date="2019-05-31T12:22:00Z"/>
        </w:rPr>
      </w:pPr>
      <w:del w:id="16506" w:author="Andreas Kuehne" w:date="2019-05-31T12:22:00Z">
        <w:r w:rsidDel="00B33063">
          <w:rPr>
            <w:color w:val="31849B" w:themeColor="accent5" w:themeShade="BF"/>
          </w:rPr>
          <w:delText xml:space="preserve">    "doc"</w:delText>
        </w:r>
        <w:r w:rsidDel="00B33063">
          <w:delText>: {</w:delText>
        </w:r>
        <w:bookmarkStart w:id="16507" w:name="_Toc10200515"/>
        <w:bookmarkEnd w:id="16507"/>
      </w:del>
    </w:p>
    <w:p w14:paraId="018A29AE" w14:textId="1C91D788" w:rsidR="00564C22" w:rsidDel="00B33063" w:rsidRDefault="009B1AF1" w:rsidP="00564C22">
      <w:pPr>
        <w:pStyle w:val="Code"/>
        <w:spacing w:line="259" w:lineRule="auto"/>
        <w:rPr>
          <w:del w:id="16508" w:author="Andreas Kuehne" w:date="2019-05-31T12:22:00Z"/>
        </w:rPr>
      </w:pPr>
      <w:del w:id="165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6510" w:name="_Toc10200516"/>
        <w:bookmarkEnd w:id="16510"/>
      </w:del>
    </w:p>
    <w:p w14:paraId="2C6DAA31" w14:textId="64D4A6D6" w:rsidR="00564C22" w:rsidDel="00B33063" w:rsidRDefault="009B1AF1" w:rsidP="00564C22">
      <w:pPr>
        <w:pStyle w:val="Code"/>
        <w:spacing w:line="259" w:lineRule="auto"/>
        <w:rPr>
          <w:del w:id="16511" w:author="Andreas Kuehne" w:date="2019-05-31T12:22:00Z"/>
        </w:rPr>
      </w:pPr>
      <w:del w:id="16512" w:author="Andreas Kuehne" w:date="2019-05-31T12:22:00Z">
        <w:r w:rsidDel="00B33063">
          <w:delText xml:space="preserve">    },</w:delText>
        </w:r>
        <w:bookmarkStart w:id="16513" w:name="_Toc10200517"/>
        <w:bookmarkEnd w:id="16513"/>
      </w:del>
    </w:p>
    <w:p w14:paraId="0626D333" w14:textId="199B0BE9" w:rsidR="00564C22" w:rsidDel="00B33063" w:rsidRDefault="009B1AF1" w:rsidP="00564C22">
      <w:pPr>
        <w:pStyle w:val="Code"/>
        <w:spacing w:line="259" w:lineRule="auto"/>
        <w:rPr>
          <w:del w:id="16514" w:author="Andreas Kuehne" w:date="2019-05-31T12:22:00Z"/>
        </w:rPr>
      </w:pPr>
      <w:del w:id="16515" w:author="Andreas Kuehne" w:date="2019-05-31T12:22:00Z">
        <w:r w:rsidDel="00B33063">
          <w:rPr>
            <w:color w:val="31849B" w:themeColor="accent5" w:themeShade="BF"/>
          </w:rPr>
          <w:delText xml:space="preserve">    "whichDoc"</w:delText>
        </w:r>
        <w:r w:rsidDel="00B33063">
          <w:delText>: {</w:delText>
        </w:r>
        <w:bookmarkStart w:id="16516" w:name="_Toc10200518"/>
        <w:bookmarkEnd w:id="16516"/>
      </w:del>
    </w:p>
    <w:p w14:paraId="1A810FC1" w14:textId="1E4C55C3" w:rsidR="00564C22" w:rsidDel="00B33063" w:rsidRDefault="009B1AF1" w:rsidP="00564C22">
      <w:pPr>
        <w:pStyle w:val="Code"/>
        <w:spacing w:line="259" w:lineRule="auto"/>
        <w:rPr>
          <w:del w:id="16517" w:author="Andreas Kuehne" w:date="2019-05-31T12:22:00Z"/>
        </w:rPr>
      </w:pPr>
      <w:del w:id="165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519" w:name="_Toc10200519"/>
        <w:bookmarkEnd w:id="16519"/>
      </w:del>
    </w:p>
    <w:p w14:paraId="64460E21" w14:textId="436FDE10" w:rsidR="00564C22" w:rsidDel="00B33063" w:rsidRDefault="009B1AF1" w:rsidP="00564C22">
      <w:pPr>
        <w:pStyle w:val="Code"/>
        <w:spacing w:line="259" w:lineRule="auto"/>
        <w:rPr>
          <w:del w:id="16520" w:author="Andreas Kuehne" w:date="2019-05-31T12:22:00Z"/>
        </w:rPr>
      </w:pPr>
      <w:del w:id="16521" w:author="Andreas Kuehne" w:date="2019-05-31T12:22:00Z">
        <w:r w:rsidDel="00B33063">
          <w:delText xml:space="preserve">    }</w:delText>
        </w:r>
        <w:bookmarkStart w:id="16522" w:name="_Toc10200520"/>
        <w:bookmarkEnd w:id="16522"/>
      </w:del>
    </w:p>
    <w:p w14:paraId="6E98F438" w14:textId="5CE21F11" w:rsidR="00564C22" w:rsidDel="00B33063" w:rsidRDefault="009B1AF1" w:rsidP="00564C22">
      <w:pPr>
        <w:pStyle w:val="Code"/>
        <w:spacing w:line="259" w:lineRule="auto"/>
        <w:rPr>
          <w:del w:id="16523" w:author="Andreas Kuehne" w:date="2019-05-31T12:22:00Z"/>
        </w:rPr>
      </w:pPr>
      <w:del w:id="16524" w:author="Andreas Kuehne" w:date="2019-05-31T12:22:00Z">
        <w:r w:rsidDel="00B33063">
          <w:delText xml:space="preserve">  },</w:delText>
        </w:r>
        <w:bookmarkStart w:id="16525" w:name="_Toc10200521"/>
        <w:bookmarkEnd w:id="16525"/>
      </w:del>
    </w:p>
    <w:p w14:paraId="7CDE03F9" w14:textId="21DC0BC2" w:rsidR="00564C22" w:rsidDel="00B33063" w:rsidRDefault="009B1AF1" w:rsidP="00564C22">
      <w:pPr>
        <w:pStyle w:val="Code"/>
        <w:spacing w:line="259" w:lineRule="auto"/>
        <w:rPr>
          <w:del w:id="16526" w:author="Andreas Kuehne" w:date="2019-05-31T12:22:00Z"/>
        </w:rPr>
      </w:pPr>
      <w:del w:id="1652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"doc"</w:delText>
        </w:r>
        <w:r w:rsidDel="00B33063">
          <w:delText>]</w:delText>
        </w:r>
        <w:bookmarkStart w:id="16528" w:name="_Toc10200522"/>
        <w:bookmarkEnd w:id="16528"/>
      </w:del>
    </w:p>
    <w:p w14:paraId="6C4B5C91" w14:textId="6D6B2032" w:rsidR="00564C22" w:rsidDel="00B33063" w:rsidRDefault="009B1AF1" w:rsidP="00564C22">
      <w:pPr>
        <w:pStyle w:val="Code"/>
        <w:spacing w:line="259" w:lineRule="auto"/>
        <w:rPr>
          <w:del w:id="16529" w:author="Andreas Kuehne" w:date="2019-05-31T12:22:00Z"/>
        </w:rPr>
      </w:pPr>
      <w:del w:id="16530" w:author="Andreas Kuehne" w:date="2019-05-31T12:22:00Z">
        <w:r w:rsidDel="00B33063">
          <w:delText>}</w:delText>
        </w:r>
        <w:bookmarkStart w:id="16531" w:name="_Toc10200523"/>
        <w:bookmarkEnd w:id="16531"/>
      </w:del>
    </w:p>
    <w:p w14:paraId="222B2349" w14:textId="41BF0FC1" w:rsidR="00564C22" w:rsidDel="00B33063" w:rsidRDefault="00564C22" w:rsidP="00564C22">
      <w:pPr>
        <w:rPr>
          <w:del w:id="16532" w:author="Andreas Kuehne" w:date="2019-05-31T12:22:00Z"/>
        </w:rPr>
      </w:pPr>
      <w:bookmarkStart w:id="16533" w:name="_Toc10200524"/>
      <w:bookmarkEnd w:id="16533"/>
    </w:p>
    <w:p w14:paraId="6BF55DB1" w14:textId="0CCE2201" w:rsidR="00564C22" w:rsidDel="00B33063" w:rsidRDefault="009B1AF1" w:rsidP="00564C22">
      <w:pPr>
        <w:pStyle w:val="berschrift4"/>
        <w:rPr>
          <w:del w:id="16534" w:author="Andreas Kuehne" w:date="2019-05-31T12:22:00Z"/>
        </w:rPr>
      </w:pPr>
      <w:del w:id="16535" w:author="Andreas Kuehne" w:date="2019-05-31T12:22:00Z">
        <w:r w:rsidDel="00B33063">
          <w:delText>DocumentWithSignature – XML Syntax</w:delText>
        </w:r>
        <w:bookmarkStart w:id="16536" w:name="_Toc10200525"/>
        <w:bookmarkEnd w:id="16536"/>
      </w:del>
    </w:p>
    <w:p w14:paraId="3F1835A7" w14:textId="6627F1F6" w:rsidR="00564C22" w:rsidRPr="5404FA76" w:rsidDel="00B33063" w:rsidRDefault="009B1AF1" w:rsidP="00564C22">
      <w:pPr>
        <w:rPr>
          <w:del w:id="16537" w:author="Andreas Kuehne" w:date="2019-05-31T12:22:00Z"/>
        </w:rPr>
      </w:pPr>
      <w:del w:id="16538" w:author="Andreas Kuehne" w:date="2019-05-31T12:22:00Z">
        <w:r w:rsidRPr="0CCF9147" w:rsidDel="00B33063">
          <w:delText xml:space="preserve">The XML type </w:delText>
        </w:r>
        <w:r w:rsidRPr="002062A5" w:rsidDel="00B33063">
          <w:rPr>
            <w:rFonts w:ascii="Courier New" w:eastAsia="Courier New" w:hAnsi="Courier New" w:cs="Courier New"/>
          </w:rPr>
          <w:delText>DocumentWithSignatureType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DocumentWithSignature</w:delText>
        </w:r>
        <w:r w:rsidDel="00B33063">
          <w:delText xml:space="preserve"> </w:delText>
        </w:r>
        <w:r w:rsidRPr="005A6FFD" w:rsidDel="00B33063">
          <w:delText>component.</w:delText>
        </w:r>
        <w:bookmarkStart w:id="16539" w:name="_Toc10200526"/>
        <w:bookmarkEnd w:id="16539"/>
      </w:del>
    </w:p>
    <w:p w14:paraId="1ECF264E" w14:textId="6B179F9E" w:rsidR="00564C22" w:rsidDel="00B33063" w:rsidRDefault="009B1AF1" w:rsidP="00564C22">
      <w:pPr>
        <w:rPr>
          <w:del w:id="16540" w:author="Andreas Kuehne" w:date="2019-05-31T12:22:00Z"/>
        </w:rPr>
      </w:pPr>
      <w:del w:id="1654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DocumentWithSignatureType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542" w:name="_Toc10200527"/>
        <w:bookmarkEnd w:id="16542"/>
      </w:del>
    </w:p>
    <w:p w14:paraId="0BFD41A0" w14:textId="29ACB7A4" w:rsidR="00564C22" w:rsidDel="00B33063" w:rsidRDefault="009B1AF1" w:rsidP="00564C22">
      <w:pPr>
        <w:pStyle w:val="Code"/>
        <w:rPr>
          <w:del w:id="16543" w:author="Andreas Kuehne" w:date="2019-05-31T12:22:00Z"/>
        </w:rPr>
      </w:pPr>
      <w:del w:id="1654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DocumentWithSignatureType</w:delText>
        </w:r>
        <w:r w:rsidDel="00B33063">
          <w:rPr>
            <w:color w:val="943634" w:themeColor="accent2" w:themeShade="BF"/>
          </w:rPr>
          <w:delText>"</w:delText>
        </w:r>
        <w:r w:rsidDel="00B33063">
          <w:rPr>
            <w:color w:val="31849B" w:themeColor="accent5" w:themeShade="BF"/>
          </w:rPr>
          <w:delText>&gt;</w:delText>
        </w:r>
        <w:bookmarkStart w:id="16545" w:name="_Toc10200528"/>
        <w:bookmarkEnd w:id="16545"/>
      </w:del>
    </w:p>
    <w:p w14:paraId="0DCB4EF3" w14:textId="493E5231" w:rsidR="00564C22" w:rsidDel="00B33063" w:rsidRDefault="009B1AF1" w:rsidP="00564C22">
      <w:pPr>
        <w:pStyle w:val="Code"/>
        <w:rPr>
          <w:del w:id="16546" w:author="Andreas Kuehne" w:date="2019-05-31T12:22:00Z"/>
        </w:rPr>
      </w:pPr>
      <w:del w:id="16547" w:author="Andreas Kuehne" w:date="2019-05-31T12:22:00Z">
        <w:r w:rsidDel="00B33063">
          <w:rPr>
            <w:color w:val="31849B" w:themeColor="accent5" w:themeShade="BF"/>
          </w:rPr>
          <w:delText xml:space="preserve">  &lt;xs:sequence&gt;</w:delText>
        </w:r>
        <w:bookmarkStart w:id="16548" w:name="_Toc10200529"/>
        <w:bookmarkEnd w:id="16548"/>
      </w:del>
    </w:p>
    <w:p w14:paraId="4BA0801E" w14:textId="4CDC96B5" w:rsidR="00564C22" w:rsidDel="00B33063" w:rsidRDefault="009B1AF1" w:rsidP="00564C22">
      <w:pPr>
        <w:pStyle w:val="Code"/>
        <w:rPr>
          <w:del w:id="16549" w:author="Andreas Kuehne" w:date="2019-05-31T12:22:00Z"/>
        </w:rPr>
      </w:pPr>
      <w:del w:id="165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6551" w:name="_Toc10200530"/>
        <w:bookmarkEnd w:id="16551"/>
      </w:del>
    </w:p>
    <w:p w14:paraId="675FCF72" w14:textId="08BF2F2A" w:rsidR="00564C22" w:rsidDel="00B33063" w:rsidRDefault="009B1AF1" w:rsidP="00564C22">
      <w:pPr>
        <w:pStyle w:val="Code"/>
        <w:rPr>
          <w:del w:id="16552" w:author="Andreas Kuehne" w:date="2019-05-31T12:22:00Z"/>
        </w:rPr>
      </w:pPr>
      <w:del w:id="16553" w:author="Andreas Kuehne" w:date="2019-05-31T12:22:00Z">
        <w:r w:rsidDel="00B33063">
          <w:rPr>
            <w:color w:val="31849B" w:themeColor="accent5" w:themeShade="BF"/>
          </w:rPr>
          <w:delText xml:space="preserve">  &lt;/xs:sequence&gt;</w:delText>
        </w:r>
        <w:bookmarkStart w:id="16554" w:name="_Toc10200531"/>
        <w:bookmarkEnd w:id="16554"/>
      </w:del>
    </w:p>
    <w:p w14:paraId="61A62C5E" w14:textId="00ACDCAA" w:rsidR="00564C22" w:rsidDel="00B33063" w:rsidRDefault="009B1AF1" w:rsidP="00564C22">
      <w:pPr>
        <w:pStyle w:val="Code"/>
        <w:rPr>
          <w:del w:id="16555" w:author="Andreas Kuehne" w:date="2019-05-31T12:22:00Z"/>
        </w:rPr>
      </w:pPr>
      <w:del w:id="1655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6557" w:name="_Toc10200532"/>
        <w:bookmarkEnd w:id="16557"/>
      </w:del>
    </w:p>
    <w:p w14:paraId="3F00F7D4" w14:textId="6BD56F55" w:rsidR="00564C22" w:rsidDel="00B33063" w:rsidRDefault="009B1AF1" w:rsidP="00564C22">
      <w:pPr>
        <w:pStyle w:val="Code"/>
        <w:rPr>
          <w:del w:id="16558" w:author="Andreas Kuehne" w:date="2019-05-31T12:22:00Z"/>
        </w:rPr>
      </w:pPr>
      <w:del w:id="16559" w:author="Andreas Kuehne" w:date="2019-05-31T12:22:00Z">
        <w:r w:rsidDel="00B33063">
          <w:rPr>
            <w:color w:val="31849B" w:themeColor="accent5" w:themeShade="BF"/>
          </w:rPr>
          <w:delText>&lt;/xs:complexType&gt;</w:delText>
        </w:r>
        <w:bookmarkStart w:id="16560" w:name="_Toc10200533"/>
        <w:bookmarkEnd w:id="16560"/>
      </w:del>
    </w:p>
    <w:p w14:paraId="23304627" w14:textId="34449988" w:rsidR="00564C22" w:rsidDel="00B33063" w:rsidRDefault="009B1AF1" w:rsidP="00564C22">
      <w:pPr>
        <w:spacing w:line="259" w:lineRule="auto"/>
        <w:rPr>
          <w:del w:id="16561" w:author="Andreas Kuehne" w:date="2019-05-31T12:22:00Z"/>
        </w:rPr>
      </w:pPr>
      <w:del w:id="1656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DocumentWithSignatureType</w:delText>
        </w:r>
        <w:r w:rsidRPr="71C71F8C" w:rsidDel="00B33063">
          <w:delText xml:space="preserve"> </w:delText>
        </w:r>
        <w:r w:rsidDel="00B33063">
          <w:delText xml:space="preserve">XML element SHALL implement in XML syntax the sub-component that has a name equal to its local name. </w:delText>
        </w:r>
        <w:bookmarkStart w:id="16563" w:name="_Toc10200534"/>
        <w:bookmarkEnd w:id="16563"/>
      </w:del>
    </w:p>
    <w:p w14:paraId="0DFFFA3F" w14:textId="3AC1924D" w:rsidR="00564C22" w:rsidDel="00B33063" w:rsidRDefault="009B1AF1" w:rsidP="00564C22">
      <w:pPr>
        <w:pStyle w:val="berschrift3"/>
        <w:rPr>
          <w:del w:id="16564" w:author="Andreas Kuehne" w:date="2019-05-31T12:22:00Z"/>
        </w:rPr>
      </w:pPr>
      <w:bookmarkStart w:id="16565" w:name="_RefComp3A028835"/>
      <w:del w:id="16566" w:author="Andreas Kuehne" w:date="2019-05-31T12:22:00Z">
        <w:r w:rsidDel="00B33063">
          <w:delText>Component SignedReferences</w:delText>
        </w:r>
        <w:bookmarkStart w:id="16567" w:name="_Toc10200535"/>
        <w:bookmarkEnd w:id="16565"/>
        <w:bookmarkEnd w:id="16567"/>
      </w:del>
    </w:p>
    <w:p w14:paraId="302FFF94" w14:textId="0B438925" w:rsidR="00564C22" w:rsidDel="00B33063" w:rsidRDefault="001725A5" w:rsidP="00564C22">
      <w:pPr>
        <w:rPr>
          <w:del w:id="16568" w:author="Andreas Kuehne" w:date="2019-05-31T12:22:00Z"/>
        </w:rPr>
      </w:pPr>
      <w:del w:id="16569" w:author="Andreas Kuehne" w:date="2019-05-31T12:22:00Z">
        <w:r w:rsidRPr="003A06D0" w:rsidDel="00B33063">
          <w:delText xml:space="preserve">The </w:delText>
        </w:r>
        <w:r w:rsidRPr="003A06D0" w:rsidDel="00B33063">
          <w:rPr>
            <w:rFonts w:ascii="Courier New" w:eastAsia="Courier New" w:hAnsi="Courier New" w:cs="Courier New"/>
            <w:lang w:val="en-GB"/>
          </w:rPr>
          <w:delText>SignedReferences</w:delText>
        </w:r>
        <w:r w:rsidRPr="003A06D0" w:rsidDel="00B33063">
          <w:delText xml:space="preserve"> component gives the client greater control over how the &lt;ds:Reference&gt; elements are formed.</w:delText>
        </w:r>
        <w:bookmarkStart w:id="16570" w:name="_Toc10200536"/>
        <w:bookmarkEnd w:id="16570"/>
      </w:del>
    </w:p>
    <w:p w14:paraId="3C6CAF8D" w14:textId="12CE0D6C" w:rsidR="00564C22" w:rsidDel="00B33063" w:rsidRDefault="009B1AF1" w:rsidP="00564C22">
      <w:pPr>
        <w:rPr>
          <w:del w:id="16571" w:author="Andreas Kuehne" w:date="2019-05-31T12:22:00Z"/>
        </w:rPr>
      </w:pPr>
      <w:del w:id="16572" w:author="Andreas Kuehne" w:date="2019-05-31T12:22:00Z">
        <w:r w:rsidDel="00B33063">
          <w:delText>Below follows a list of the sub-components that constitute this component:</w:delText>
        </w:r>
        <w:bookmarkStart w:id="16573" w:name="_Toc10200537"/>
        <w:bookmarkEnd w:id="16573"/>
      </w:del>
    </w:p>
    <w:p w14:paraId="30978572" w14:textId="5142750C" w:rsidR="00564C22" w:rsidDel="00B33063" w:rsidRDefault="009B1AF1" w:rsidP="00564C22">
      <w:pPr>
        <w:pStyle w:val="Member"/>
        <w:rPr>
          <w:del w:id="16574" w:author="Andreas Kuehne" w:date="2019-05-31T12:22:00Z"/>
        </w:rPr>
      </w:pPr>
      <w:del w:id="16575" w:author="Andreas Kuehne" w:date="2019-05-31T12:22:00Z">
        <w:r w:rsidDel="00B33063">
          <w:delText xml:space="preserve">The </w:delText>
        </w:r>
        <w:r w:rsidRPr="35C1378D" w:rsidDel="00B33063">
          <w:rPr>
            <w:rStyle w:val="Datatype"/>
          </w:rPr>
          <w:delText>SignedReference</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_RefComp4D2F9EE5 \r \h </w:delInstrText>
        </w:r>
        <w:r w:rsidDel="00B33063">
          <w:fldChar w:fldCharType="separate"/>
        </w:r>
        <w:r w:rsidDel="00B33063">
          <w:rPr>
            <w:rStyle w:val="Datatype"/>
            <w:rFonts w:eastAsia="Courier New" w:cs="Courier New"/>
          </w:rPr>
          <w:delText>SignedReference</w:delText>
        </w:r>
        <w:r w:rsidDel="00B33063">
          <w:fldChar w:fldCharType="end"/>
        </w:r>
        <w:r w:rsidDel="00B33063">
          <w:delText xml:space="preserve">. </w:delText>
        </w:r>
        <w:bookmarkStart w:id="16576" w:name="_Toc10200538"/>
        <w:bookmarkEnd w:id="16576"/>
      </w:del>
    </w:p>
    <w:p w14:paraId="3FE73C5B" w14:textId="475CC163" w:rsidR="00564C22" w:rsidDel="00B33063" w:rsidRDefault="009B1AF1" w:rsidP="00564C22">
      <w:pPr>
        <w:pStyle w:val="berschrift4"/>
        <w:rPr>
          <w:del w:id="16577" w:author="Andreas Kuehne" w:date="2019-05-31T12:22:00Z"/>
        </w:rPr>
      </w:pPr>
      <w:del w:id="16578" w:author="Andreas Kuehne" w:date="2019-05-31T12:22:00Z">
        <w:r w:rsidDel="00B33063">
          <w:delText>SignedReferences – JSON Syntax</w:delText>
        </w:r>
        <w:bookmarkStart w:id="16579" w:name="_Toc10200539"/>
        <w:bookmarkEnd w:id="16579"/>
      </w:del>
    </w:p>
    <w:p w14:paraId="25035603" w14:textId="166745C4" w:rsidR="00564C22" w:rsidRPr="0248A3D1" w:rsidDel="00B33063" w:rsidRDefault="009B1AF1" w:rsidP="00564C22">
      <w:pPr>
        <w:rPr>
          <w:del w:id="16580" w:author="Andreas Kuehne" w:date="2019-05-31T12:22:00Z"/>
        </w:rPr>
      </w:pPr>
      <w:del w:id="1658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SignedReferences</w:delText>
        </w:r>
        <w:r w:rsidDel="00B33063">
          <w:delText xml:space="preserve"> component.</w:delText>
        </w:r>
        <w:bookmarkStart w:id="16582" w:name="_Toc10200540"/>
        <w:bookmarkEnd w:id="16582"/>
      </w:del>
    </w:p>
    <w:p w14:paraId="0C077A99" w14:textId="32EBF3F4" w:rsidR="00564C22" w:rsidRPr="C2430093" w:rsidDel="00B33063" w:rsidRDefault="009B1AF1" w:rsidP="00564C22">
      <w:pPr>
        <w:spacing w:line="259" w:lineRule="auto"/>
        <w:rPr>
          <w:del w:id="16583" w:author="Andreas Kuehne" w:date="2019-05-31T12:22:00Z"/>
          <w:rFonts w:eastAsia="Arial" w:cs="Arial"/>
          <w:sz w:val="22"/>
          <w:szCs w:val="22"/>
        </w:rPr>
      </w:pPr>
      <w:del w:id="165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SignedReferences</w:delText>
        </w:r>
        <w:r w:rsidRPr="002062A5" w:rsidDel="00B33063">
          <w:rPr>
            <w:rFonts w:eastAsia="Arial" w:cs="Arial"/>
            <w:sz w:val="22"/>
            <w:szCs w:val="22"/>
          </w:rPr>
          <w:delText xml:space="preserve"> using JSON-specific names mapped as shown in the table below.</w:delText>
        </w:r>
        <w:bookmarkStart w:id="16585" w:name="_Toc10200541"/>
        <w:bookmarkEnd w:id="16585"/>
      </w:del>
    </w:p>
    <w:tbl>
      <w:tblPr>
        <w:tblStyle w:val="Gitternetztabelle1hell1"/>
        <w:tblW w:w="0" w:type="auto"/>
        <w:tblLook w:val="04A0" w:firstRow="1" w:lastRow="0" w:firstColumn="1" w:lastColumn="0" w:noHBand="0" w:noVBand="1"/>
      </w:tblPr>
      <w:tblGrid>
        <w:gridCol w:w="4675"/>
        <w:gridCol w:w="4675"/>
      </w:tblGrid>
      <w:tr w:rsidR="00564C22" w:rsidDel="00B33063" w14:paraId="520A960B" w14:textId="6157B52E" w:rsidTr="00564C22">
        <w:trPr>
          <w:cnfStyle w:val="100000000000" w:firstRow="1" w:lastRow="0" w:firstColumn="0" w:lastColumn="0" w:oddVBand="0" w:evenVBand="0" w:oddHBand="0" w:evenHBand="0" w:firstRowFirstColumn="0" w:firstRowLastColumn="0" w:lastRowFirstColumn="0" w:lastRowLastColumn="0"/>
          <w:del w:id="165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F6FA54" w14:textId="4C40EFD0" w:rsidR="00564C22" w:rsidDel="00B33063" w:rsidRDefault="009B1AF1" w:rsidP="00564C22">
            <w:pPr>
              <w:pStyle w:val="Beschriftung"/>
              <w:rPr>
                <w:del w:id="16587" w:author="Andreas Kuehne" w:date="2019-05-31T12:22:00Z"/>
              </w:rPr>
            </w:pPr>
            <w:del w:id="16588" w:author="Andreas Kuehne" w:date="2019-05-31T12:22:00Z">
              <w:r w:rsidDel="00B33063">
                <w:delText>Element</w:delText>
              </w:r>
              <w:bookmarkStart w:id="16589" w:name="_Toc10200542"/>
              <w:bookmarkEnd w:id="16589"/>
            </w:del>
          </w:p>
        </w:tc>
        <w:tc>
          <w:tcPr>
            <w:tcW w:w="4675" w:type="dxa"/>
          </w:tcPr>
          <w:p w14:paraId="3EEE2B94" w14:textId="2371D72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590" w:author="Andreas Kuehne" w:date="2019-05-31T12:22:00Z"/>
              </w:rPr>
            </w:pPr>
            <w:del w:id="16591" w:author="Andreas Kuehne" w:date="2019-05-31T12:22:00Z">
              <w:r w:rsidDel="00B33063">
                <w:delText>Implementing JSON member name</w:delText>
              </w:r>
              <w:bookmarkStart w:id="16592" w:name="_Toc10200543"/>
              <w:bookmarkEnd w:id="16592"/>
            </w:del>
          </w:p>
        </w:tc>
        <w:bookmarkStart w:id="16593" w:name="_Toc10200544"/>
        <w:bookmarkEnd w:id="16593"/>
      </w:tr>
      <w:tr w:rsidR="00564C22" w:rsidDel="00B33063" w14:paraId="7F6B57D0" w14:textId="4ECD8580" w:rsidTr="00564C22">
        <w:trPr>
          <w:del w:id="165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2B168F" w14:textId="19257437" w:rsidR="00564C22" w:rsidRPr="002062A5" w:rsidDel="00B33063" w:rsidRDefault="009B1AF1" w:rsidP="00564C22">
            <w:pPr>
              <w:pStyle w:val="Beschriftung"/>
              <w:rPr>
                <w:del w:id="16595" w:author="Andreas Kuehne" w:date="2019-05-31T12:22:00Z"/>
                <w:rStyle w:val="Datatype"/>
                <w:b w:val="0"/>
                <w:bCs w:val="0"/>
              </w:rPr>
            </w:pPr>
            <w:del w:id="16596" w:author="Andreas Kuehne" w:date="2019-05-31T12:22:00Z">
              <w:r w:rsidRPr="002062A5" w:rsidDel="00B33063">
                <w:rPr>
                  <w:rStyle w:val="Datatype"/>
                </w:rPr>
                <w:delText>SignedReference</w:delText>
              </w:r>
              <w:bookmarkStart w:id="16597" w:name="_Toc10200545"/>
              <w:bookmarkEnd w:id="16597"/>
            </w:del>
          </w:p>
        </w:tc>
        <w:tc>
          <w:tcPr>
            <w:tcW w:w="4675" w:type="dxa"/>
          </w:tcPr>
          <w:p w14:paraId="3F0D61BD" w14:textId="01F5D3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98" w:author="Andreas Kuehne" w:date="2019-05-31T12:22:00Z"/>
                <w:rStyle w:val="Datatype"/>
              </w:rPr>
            </w:pPr>
            <w:del w:id="16599" w:author="Andreas Kuehne" w:date="2019-05-31T12:22:00Z">
              <w:r w:rsidRPr="002062A5" w:rsidDel="00B33063">
                <w:rPr>
                  <w:rStyle w:val="Datatype"/>
                </w:rPr>
                <w:delText>signedRef</w:delText>
              </w:r>
              <w:bookmarkStart w:id="16600" w:name="_Toc10200546"/>
              <w:bookmarkEnd w:id="16600"/>
            </w:del>
          </w:p>
        </w:tc>
        <w:bookmarkStart w:id="16601" w:name="_Toc10200547"/>
        <w:bookmarkEnd w:id="16601"/>
      </w:tr>
    </w:tbl>
    <w:p w14:paraId="5414C3B1" w14:textId="10D3A643" w:rsidR="00564C22" w:rsidRPr="0202B381" w:rsidDel="00B33063" w:rsidRDefault="009B1AF1" w:rsidP="00564C22">
      <w:pPr>
        <w:rPr>
          <w:del w:id="16602" w:author="Andreas Kuehne" w:date="2019-05-31T12:22:00Z"/>
        </w:rPr>
      </w:pPr>
      <w:del w:id="166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604" w:name="_Toc10200548"/>
        <w:bookmarkEnd w:id="16604"/>
      </w:del>
    </w:p>
    <w:p w14:paraId="3BA44454" w14:textId="4B9BC505" w:rsidR="00564C22" w:rsidDel="00B33063" w:rsidRDefault="009B1AF1" w:rsidP="00564C22">
      <w:pPr>
        <w:pStyle w:val="Code"/>
        <w:spacing w:line="259" w:lineRule="auto"/>
        <w:rPr>
          <w:del w:id="16605" w:author="Andreas Kuehne" w:date="2019-05-31T12:22:00Z"/>
        </w:rPr>
      </w:pPr>
      <w:del w:id="16606" w:author="Andreas Kuehne" w:date="2019-05-31T12:22:00Z">
        <w:r w:rsidDel="00B33063">
          <w:rPr>
            <w:color w:val="31849B" w:themeColor="accent5" w:themeShade="BF"/>
          </w:rPr>
          <w:delText>"dss2-SignedReferencesType"</w:delText>
        </w:r>
        <w:r w:rsidDel="00B33063">
          <w:delText>: {</w:delText>
        </w:r>
        <w:bookmarkStart w:id="16607" w:name="_Toc10200549"/>
        <w:bookmarkEnd w:id="16607"/>
      </w:del>
    </w:p>
    <w:p w14:paraId="27DE1AFE" w14:textId="66D14DB6" w:rsidR="00564C22" w:rsidDel="00B33063" w:rsidRDefault="009B1AF1" w:rsidP="00564C22">
      <w:pPr>
        <w:pStyle w:val="Code"/>
        <w:spacing w:line="259" w:lineRule="auto"/>
        <w:rPr>
          <w:del w:id="16608" w:author="Andreas Kuehne" w:date="2019-05-31T12:22:00Z"/>
        </w:rPr>
      </w:pPr>
      <w:del w:id="166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610" w:name="_Toc10200550"/>
        <w:bookmarkEnd w:id="16610"/>
      </w:del>
    </w:p>
    <w:p w14:paraId="0EBE38E6" w14:textId="132AE0FE" w:rsidR="00564C22" w:rsidDel="00B33063" w:rsidRDefault="009B1AF1" w:rsidP="00564C22">
      <w:pPr>
        <w:pStyle w:val="Code"/>
        <w:spacing w:line="259" w:lineRule="auto"/>
        <w:rPr>
          <w:del w:id="16611" w:author="Andreas Kuehne" w:date="2019-05-31T12:22:00Z"/>
        </w:rPr>
      </w:pPr>
      <w:del w:id="16612" w:author="Andreas Kuehne" w:date="2019-05-31T12:22:00Z">
        <w:r w:rsidDel="00B33063">
          <w:rPr>
            <w:color w:val="31849B" w:themeColor="accent5" w:themeShade="BF"/>
          </w:rPr>
          <w:delText xml:space="preserve">  "properties"</w:delText>
        </w:r>
        <w:r w:rsidDel="00B33063">
          <w:delText>: {</w:delText>
        </w:r>
        <w:bookmarkStart w:id="16613" w:name="_Toc10200551"/>
        <w:bookmarkEnd w:id="16613"/>
      </w:del>
    </w:p>
    <w:p w14:paraId="329992FE" w14:textId="13AC8768" w:rsidR="00564C22" w:rsidDel="00B33063" w:rsidRDefault="009B1AF1" w:rsidP="00564C22">
      <w:pPr>
        <w:pStyle w:val="Code"/>
        <w:spacing w:line="259" w:lineRule="auto"/>
        <w:rPr>
          <w:del w:id="16614" w:author="Andreas Kuehne" w:date="2019-05-31T12:22:00Z"/>
        </w:rPr>
      </w:pPr>
      <w:del w:id="16615" w:author="Andreas Kuehne" w:date="2019-05-31T12:22:00Z">
        <w:r w:rsidDel="00B33063">
          <w:rPr>
            <w:color w:val="31849B" w:themeColor="accent5" w:themeShade="BF"/>
          </w:rPr>
          <w:delText xml:space="preserve">    "signedRef"</w:delText>
        </w:r>
        <w:r w:rsidDel="00B33063">
          <w:delText>: {</w:delText>
        </w:r>
        <w:bookmarkStart w:id="16616" w:name="_Toc10200552"/>
        <w:bookmarkEnd w:id="16616"/>
      </w:del>
    </w:p>
    <w:p w14:paraId="48A8E008" w14:textId="77BD2A7E" w:rsidR="00564C22" w:rsidDel="00B33063" w:rsidRDefault="009B1AF1" w:rsidP="00564C22">
      <w:pPr>
        <w:pStyle w:val="Code"/>
        <w:spacing w:line="259" w:lineRule="auto"/>
        <w:rPr>
          <w:del w:id="16617" w:author="Andreas Kuehne" w:date="2019-05-31T12:22:00Z"/>
        </w:rPr>
      </w:pPr>
      <w:del w:id="166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619" w:name="_Toc10200553"/>
        <w:bookmarkEnd w:id="16619"/>
      </w:del>
    </w:p>
    <w:p w14:paraId="11A770DF" w14:textId="55A81A80" w:rsidR="00564C22" w:rsidDel="00B33063" w:rsidRDefault="009B1AF1" w:rsidP="00564C22">
      <w:pPr>
        <w:pStyle w:val="Code"/>
        <w:spacing w:line="259" w:lineRule="auto"/>
        <w:rPr>
          <w:del w:id="16620" w:author="Andreas Kuehne" w:date="2019-05-31T12:22:00Z"/>
        </w:rPr>
      </w:pPr>
      <w:del w:id="16621" w:author="Andreas Kuehne" w:date="2019-05-31T12:22:00Z">
        <w:r w:rsidDel="00B33063">
          <w:rPr>
            <w:color w:val="31849B" w:themeColor="accent5" w:themeShade="BF"/>
          </w:rPr>
          <w:delText xml:space="preserve">      "items"</w:delText>
        </w:r>
        <w:r w:rsidDel="00B33063">
          <w:delText>: {</w:delText>
        </w:r>
        <w:bookmarkStart w:id="16622" w:name="_Toc10200554"/>
        <w:bookmarkEnd w:id="16622"/>
      </w:del>
    </w:p>
    <w:p w14:paraId="5FA1C5F2" w14:textId="64173B06" w:rsidR="00564C22" w:rsidDel="00B33063" w:rsidRDefault="009B1AF1" w:rsidP="00564C22">
      <w:pPr>
        <w:pStyle w:val="Code"/>
        <w:spacing w:line="259" w:lineRule="auto"/>
        <w:rPr>
          <w:del w:id="16623" w:author="Andreas Kuehne" w:date="2019-05-31T12:22:00Z"/>
        </w:rPr>
      </w:pPr>
      <w:del w:id="166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"#/definitions/dss2-SignedReferenceType"</w:delText>
        </w:r>
        <w:bookmarkStart w:id="16625" w:name="_Toc10200555"/>
        <w:bookmarkEnd w:id="16625"/>
      </w:del>
    </w:p>
    <w:p w14:paraId="5C33B1D3" w14:textId="3C4739C1" w:rsidR="00564C22" w:rsidDel="00B33063" w:rsidRDefault="009B1AF1" w:rsidP="00564C22">
      <w:pPr>
        <w:pStyle w:val="Code"/>
        <w:spacing w:line="259" w:lineRule="auto"/>
        <w:rPr>
          <w:del w:id="16626" w:author="Andreas Kuehne" w:date="2019-05-31T12:22:00Z"/>
        </w:rPr>
      </w:pPr>
      <w:del w:id="16627" w:author="Andreas Kuehne" w:date="2019-05-31T12:22:00Z">
        <w:r w:rsidDel="00B33063">
          <w:delText xml:space="preserve">      }</w:delText>
        </w:r>
        <w:bookmarkStart w:id="16628" w:name="_Toc10200556"/>
        <w:bookmarkEnd w:id="16628"/>
      </w:del>
    </w:p>
    <w:p w14:paraId="4639CE7C" w14:textId="1D070F88" w:rsidR="00564C22" w:rsidDel="00B33063" w:rsidRDefault="009B1AF1" w:rsidP="00564C22">
      <w:pPr>
        <w:pStyle w:val="Code"/>
        <w:spacing w:line="259" w:lineRule="auto"/>
        <w:rPr>
          <w:del w:id="16629" w:author="Andreas Kuehne" w:date="2019-05-31T12:22:00Z"/>
        </w:rPr>
      </w:pPr>
      <w:del w:id="16630" w:author="Andreas Kuehne" w:date="2019-05-31T12:22:00Z">
        <w:r w:rsidDel="00B33063">
          <w:delText xml:space="preserve">    }</w:delText>
        </w:r>
        <w:bookmarkStart w:id="16631" w:name="_Toc10200557"/>
        <w:bookmarkEnd w:id="16631"/>
      </w:del>
    </w:p>
    <w:p w14:paraId="32B334ED" w14:textId="10DCD9DF" w:rsidR="00564C22" w:rsidDel="00B33063" w:rsidRDefault="009B1AF1" w:rsidP="00564C22">
      <w:pPr>
        <w:pStyle w:val="Code"/>
        <w:spacing w:line="259" w:lineRule="auto"/>
        <w:rPr>
          <w:del w:id="16632" w:author="Andreas Kuehne" w:date="2019-05-31T12:22:00Z"/>
        </w:rPr>
      </w:pPr>
      <w:del w:id="16633" w:author="Andreas Kuehne" w:date="2019-05-31T12:22:00Z">
        <w:r w:rsidDel="00B33063">
          <w:delText xml:space="preserve">  },</w:delText>
        </w:r>
        <w:bookmarkStart w:id="16634" w:name="_Toc10200558"/>
        <w:bookmarkEnd w:id="16634"/>
      </w:del>
    </w:p>
    <w:p w14:paraId="200245AF" w14:textId="11362E66" w:rsidR="00564C22" w:rsidDel="00B33063" w:rsidRDefault="009B1AF1" w:rsidP="00564C22">
      <w:pPr>
        <w:pStyle w:val="Code"/>
        <w:spacing w:line="259" w:lineRule="auto"/>
        <w:rPr>
          <w:del w:id="16635" w:author="Andreas Kuehne" w:date="2019-05-31T12:22:00Z"/>
        </w:rPr>
      </w:pPr>
      <w:del w:id="16636"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"signedRef"</w:delText>
        </w:r>
        <w:r w:rsidDel="00B33063">
          <w:delText>]</w:delText>
        </w:r>
        <w:bookmarkStart w:id="16637" w:name="_Toc10200559"/>
        <w:bookmarkEnd w:id="16637"/>
      </w:del>
    </w:p>
    <w:p w14:paraId="12381F65" w14:textId="74EE3224" w:rsidR="00564C22" w:rsidDel="00B33063" w:rsidRDefault="009B1AF1" w:rsidP="00564C22">
      <w:pPr>
        <w:pStyle w:val="Code"/>
        <w:spacing w:line="259" w:lineRule="auto"/>
        <w:rPr>
          <w:del w:id="16638" w:author="Andreas Kuehne" w:date="2019-05-31T12:22:00Z"/>
        </w:rPr>
      </w:pPr>
      <w:del w:id="16639" w:author="Andreas Kuehne" w:date="2019-05-31T12:22:00Z">
        <w:r w:rsidDel="00B33063">
          <w:delText>}</w:delText>
        </w:r>
        <w:bookmarkStart w:id="16640" w:name="_Toc10200560"/>
        <w:bookmarkEnd w:id="16640"/>
      </w:del>
    </w:p>
    <w:p w14:paraId="0E1930D9" w14:textId="7106755A" w:rsidR="00564C22" w:rsidDel="00B33063" w:rsidRDefault="00564C22" w:rsidP="00564C22">
      <w:pPr>
        <w:rPr>
          <w:del w:id="16641" w:author="Andreas Kuehne" w:date="2019-05-31T12:22:00Z"/>
        </w:rPr>
      </w:pPr>
      <w:bookmarkStart w:id="16642" w:name="_Toc10200561"/>
      <w:bookmarkEnd w:id="16642"/>
    </w:p>
    <w:p w14:paraId="7773AF6C" w14:textId="2F52F62F" w:rsidR="00564C22" w:rsidDel="00B33063" w:rsidRDefault="009B1AF1" w:rsidP="00564C22">
      <w:pPr>
        <w:pStyle w:val="berschrift4"/>
        <w:rPr>
          <w:del w:id="16643" w:author="Andreas Kuehne" w:date="2019-05-31T12:22:00Z"/>
        </w:rPr>
      </w:pPr>
      <w:del w:id="16644" w:author="Andreas Kuehne" w:date="2019-05-31T12:22:00Z">
        <w:r w:rsidDel="00B33063">
          <w:delText>SignedReferences – XML Syntax</w:delText>
        </w:r>
        <w:bookmarkStart w:id="16645" w:name="_Toc10200562"/>
        <w:bookmarkEnd w:id="16645"/>
      </w:del>
    </w:p>
    <w:p w14:paraId="2C1DC416" w14:textId="55D7410F" w:rsidR="00564C22" w:rsidRPr="5404FA76" w:rsidDel="00B33063" w:rsidRDefault="009B1AF1" w:rsidP="00564C22">
      <w:pPr>
        <w:rPr>
          <w:del w:id="16646" w:author="Andreas Kuehne" w:date="2019-05-31T12:22:00Z"/>
        </w:rPr>
      </w:pPr>
      <w:del w:id="16647"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SignedReferences</w:delText>
        </w:r>
        <w:r w:rsidDel="00B33063">
          <w:delText xml:space="preserve"> </w:delText>
        </w:r>
        <w:r w:rsidRPr="005A6FFD" w:rsidDel="00B33063">
          <w:delText>component.</w:delText>
        </w:r>
        <w:bookmarkStart w:id="16648" w:name="_Toc10200563"/>
        <w:bookmarkEnd w:id="16648"/>
      </w:del>
    </w:p>
    <w:p w14:paraId="0CF85198" w14:textId="7C2B77D2" w:rsidR="00564C22" w:rsidDel="00B33063" w:rsidRDefault="009B1AF1" w:rsidP="00564C22">
      <w:pPr>
        <w:rPr>
          <w:del w:id="16649" w:author="Andreas Kuehne" w:date="2019-05-31T12:22:00Z"/>
        </w:rPr>
      </w:pPr>
      <w:del w:id="1665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651" w:name="_Toc10200564"/>
        <w:bookmarkEnd w:id="16651"/>
      </w:del>
    </w:p>
    <w:p w14:paraId="2D5EE047" w14:textId="68BED18D" w:rsidR="00564C22" w:rsidDel="00B33063" w:rsidRDefault="009B1AF1" w:rsidP="00564C22">
      <w:pPr>
        <w:pStyle w:val="Code"/>
        <w:rPr>
          <w:del w:id="16652" w:author="Andreas Kuehne" w:date="2019-05-31T12:22:00Z"/>
        </w:rPr>
      </w:pPr>
      <w:del w:id="166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SignedReferencesType</w:delText>
        </w:r>
        <w:r w:rsidDel="00B33063">
          <w:rPr>
            <w:color w:val="943634" w:themeColor="accent2" w:themeShade="BF"/>
          </w:rPr>
          <w:delText>"</w:delText>
        </w:r>
        <w:r w:rsidDel="00B33063">
          <w:rPr>
            <w:color w:val="31849B" w:themeColor="accent5" w:themeShade="BF"/>
          </w:rPr>
          <w:delText>&gt;</w:delText>
        </w:r>
        <w:bookmarkStart w:id="16654" w:name="_Toc10200565"/>
        <w:bookmarkEnd w:id="16654"/>
      </w:del>
    </w:p>
    <w:p w14:paraId="2BCED624" w14:textId="1112E51B" w:rsidR="00564C22" w:rsidDel="00B33063" w:rsidRDefault="009B1AF1" w:rsidP="00564C22">
      <w:pPr>
        <w:pStyle w:val="Code"/>
        <w:rPr>
          <w:del w:id="16655" w:author="Andreas Kuehne" w:date="2019-05-31T12:22:00Z"/>
        </w:rPr>
      </w:pPr>
      <w:del w:id="16656" w:author="Andreas Kuehne" w:date="2019-05-31T12:22:00Z">
        <w:r w:rsidDel="00B33063">
          <w:rPr>
            <w:color w:val="31849B" w:themeColor="accent5" w:themeShade="BF"/>
          </w:rPr>
          <w:delText xml:space="preserve">  &lt;xs:sequence&gt;</w:delText>
        </w:r>
        <w:bookmarkStart w:id="16657" w:name="_Toc10200566"/>
        <w:bookmarkEnd w:id="16657"/>
      </w:del>
    </w:p>
    <w:p w14:paraId="38F9EE75" w14:textId="4938F356" w:rsidR="00564C22" w:rsidDel="00B33063" w:rsidRDefault="009B1AF1" w:rsidP="00564C22">
      <w:pPr>
        <w:pStyle w:val="Code"/>
        <w:rPr>
          <w:del w:id="16658" w:author="Andreas Kuehne" w:date="2019-05-31T12:22:00Z"/>
        </w:rPr>
      </w:pPr>
      <w:del w:id="1665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w:delText>
        </w:r>
        <w:r w:rsidDel="00B33063">
          <w:rPr>
            <w:color w:val="943634" w:themeColor="accent2" w:themeShade="BF"/>
          </w:rPr>
          <w:delText>" type="</w:delText>
        </w:r>
        <w:r w:rsidDel="00B33063">
          <w:rPr>
            <w:color w:val="244061" w:themeColor="accent1" w:themeShade="80"/>
          </w:rPr>
          <w:delText>dss2:SignedReferenceType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6660" w:name="_Toc10200567"/>
        <w:bookmarkEnd w:id="16660"/>
      </w:del>
    </w:p>
    <w:p w14:paraId="673DCE00" w14:textId="1CC61D98" w:rsidR="00564C22" w:rsidDel="00B33063" w:rsidRDefault="009B1AF1" w:rsidP="00564C22">
      <w:pPr>
        <w:pStyle w:val="Code"/>
        <w:rPr>
          <w:del w:id="16661" w:author="Andreas Kuehne" w:date="2019-05-31T12:22:00Z"/>
        </w:rPr>
      </w:pPr>
      <w:del w:id="16662" w:author="Andreas Kuehne" w:date="2019-05-31T12:22:00Z">
        <w:r w:rsidDel="00B33063">
          <w:rPr>
            <w:color w:val="31849B" w:themeColor="accent5" w:themeShade="BF"/>
          </w:rPr>
          <w:delText xml:space="preserve">  &lt;/xs:sequence&gt;</w:delText>
        </w:r>
        <w:bookmarkStart w:id="16663" w:name="_Toc10200568"/>
        <w:bookmarkEnd w:id="16663"/>
      </w:del>
    </w:p>
    <w:p w14:paraId="4914CB7D" w14:textId="3C91ED81" w:rsidR="00564C22" w:rsidDel="00B33063" w:rsidRDefault="009B1AF1" w:rsidP="00564C22">
      <w:pPr>
        <w:pStyle w:val="Code"/>
        <w:rPr>
          <w:del w:id="16664" w:author="Andreas Kuehne" w:date="2019-05-31T12:22:00Z"/>
        </w:rPr>
      </w:pPr>
      <w:del w:id="16665" w:author="Andreas Kuehne" w:date="2019-05-31T12:22:00Z">
        <w:r w:rsidDel="00B33063">
          <w:rPr>
            <w:color w:val="31849B" w:themeColor="accent5" w:themeShade="BF"/>
          </w:rPr>
          <w:delText>&lt;/xs:complexType&gt;</w:delText>
        </w:r>
        <w:bookmarkStart w:id="16666" w:name="_Toc10200569"/>
        <w:bookmarkEnd w:id="16666"/>
      </w:del>
    </w:p>
    <w:p w14:paraId="3DCF4D0E" w14:textId="17A5416A" w:rsidR="00564C22" w:rsidDel="00B33063" w:rsidRDefault="009B1AF1" w:rsidP="00564C22">
      <w:pPr>
        <w:spacing w:line="259" w:lineRule="auto"/>
        <w:rPr>
          <w:del w:id="16667" w:author="Andreas Kuehne" w:date="2019-05-31T12:22:00Z"/>
        </w:rPr>
      </w:pPr>
      <w:del w:id="1666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SignedReferencesType</w:delText>
        </w:r>
        <w:r w:rsidRPr="71C71F8C" w:rsidDel="00B33063">
          <w:delText xml:space="preserve"> </w:delText>
        </w:r>
        <w:r w:rsidDel="00B33063">
          <w:delText xml:space="preserve">XML element SHALL implement in XML syntax the sub-component that has a name equal to its local name. </w:delText>
        </w:r>
        <w:bookmarkStart w:id="16669" w:name="_Toc10200570"/>
        <w:bookmarkEnd w:id="16669"/>
      </w:del>
    </w:p>
    <w:p w14:paraId="54CBF956" w14:textId="42D1A655" w:rsidR="00564C22" w:rsidDel="00B33063" w:rsidRDefault="009B1AF1" w:rsidP="00564C22">
      <w:pPr>
        <w:pStyle w:val="berschrift3"/>
        <w:rPr>
          <w:del w:id="16670" w:author="Andreas Kuehne" w:date="2019-05-31T12:22:00Z"/>
        </w:rPr>
      </w:pPr>
      <w:bookmarkStart w:id="16671" w:name="_RefComp4D2F9EE5"/>
      <w:del w:id="16672" w:author="Andreas Kuehne" w:date="2019-05-31T12:22:00Z">
        <w:r w:rsidDel="00B33063">
          <w:delText>Component SignedReference</w:delText>
        </w:r>
        <w:bookmarkStart w:id="16673" w:name="_Toc10200571"/>
        <w:bookmarkEnd w:id="16671"/>
        <w:bookmarkEnd w:id="16673"/>
      </w:del>
    </w:p>
    <w:p w14:paraId="30293D9F" w14:textId="58D61BF9" w:rsidR="00564C22" w:rsidDel="00B33063" w:rsidRDefault="001725A5" w:rsidP="00564C22">
      <w:pPr>
        <w:rPr>
          <w:del w:id="16674" w:author="Andreas Kuehne" w:date="2019-05-31T12:22:00Z"/>
        </w:rPr>
      </w:pPr>
      <w:del w:id="16675" w:author="Andreas Kuehne" w:date="2019-05-31T12:22:00Z">
        <w:r w:rsidRPr="003A06D0" w:rsidDel="00B33063">
          <w:delText xml:space="preserve">Each </w:delText>
        </w:r>
        <w:r w:rsidRPr="003A06D0" w:rsidDel="00B33063">
          <w:rPr>
            <w:rFonts w:ascii="Courier New" w:eastAsia="Courier New" w:hAnsi="Courier New" w:cs="Courier New"/>
            <w:lang w:val="en-GB"/>
          </w:rPr>
          <w:delText>SignedReference</w:delText>
        </w:r>
        <w:r w:rsidRPr="003A06D0" w:rsidDel="00B33063">
          <w:delText xml:space="preserve"> component refers to an input </w:delText>
        </w:r>
        <w:r w:rsidR="001579B5" w:rsidRPr="001579B5" w:rsidDel="00B33063">
          <w:rPr>
            <w:rStyle w:val="Datatype"/>
          </w:rPr>
          <w:delText>D</w:delText>
        </w:r>
        <w:r w:rsidRPr="001579B5" w:rsidDel="00B33063">
          <w:rPr>
            <w:rStyle w:val="Datatype"/>
          </w:rPr>
          <w:delText>ocument</w:delText>
        </w:r>
        <w:r w:rsidR="001579B5" w:rsidRPr="001579B5" w:rsidDel="00B33063">
          <w:rPr>
            <w:rStyle w:val="Datatype"/>
          </w:rPr>
          <w:delText>Base</w:delText>
        </w:r>
        <w:r w:rsidR="001579B5" w:rsidDel="00B33063">
          <w:delText xml:space="preserve"> component</w:delText>
        </w:r>
        <w:r w:rsidRPr="003A06D0" w:rsidDel="00B33063">
          <w:delText xml:space="preserve"> and allows multiple </w:delText>
        </w:r>
        <w:r w:rsidRPr="003A06D0" w:rsidDel="00B33063">
          <w:rPr>
            <w:rStyle w:val="Datatype"/>
            <w:lang w:val="en-GB"/>
          </w:rPr>
          <w:delText>&lt;ds:Reference&gt;</w:delText>
        </w:r>
        <w:r w:rsidRPr="003A06D0" w:rsidDel="00B33063">
          <w:delText xml:space="preserve"> elements to be based on a single </w:delText>
        </w:r>
        <w:r w:rsidR="001579B5" w:rsidDel="00B33063">
          <w:delText xml:space="preserve">or multiple </w:delText>
        </w:r>
        <w:r w:rsidRPr="003A06D0" w:rsidDel="00B33063">
          <w:delText>input document</w:delText>
        </w:r>
        <w:r w:rsidR="001579B5" w:rsidDel="00B33063">
          <w:delText>s</w:delText>
        </w:r>
        <w:r w:rsidRPr="003A06D0" w:rsidDel="00B33063">
          <w:delText xml:space="preserve">. Furthermore, the client can request additional transforms to be applied to each </w:delText>
        </w:r>
        <w:r w:rsidRPr="003A06D0" w:rsidDel="00B33063">
          <w:rPr>
            <w:rStyle w:val="Datatype"/>
            <w:lang w:val="en-GB"/>
          </w:rPr>
          <w:delText>&lt;ds:Reference&gt;</w:delText>
        </w:r>
        <w:r w:rsidRPr="003A06D0" w:rsidDel="00B33063">
          <w:delText xml:space="preserve">, and can set each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Id</w:delText>
        </w:r>
        <w:r w:rsidRPr="003A06D0" w:rsidDel="00B33063">
          <w:delText xml:space="preserve"> or </w:delText>
        </w:r>
        <w:r w:rsidRPr="003A06D0" w:rsidDel="00B33063">
          <w:rPr>
            <w:rStyle w:val="Datatype"/>
            <w:lang w:val="en-GB"/>
          </w:rPr>
          <w:delText>URI</w:delText>
        </w:r>
        <w:r w:rsidRPr="003A06D0" w:rsidDel="00B33063">
          <w:delText xml:space="preserve"> attribute. These aspects of the </w:delText>
        </w:r>
        <w:r w:rsidRPr="003A06D0" w:rsidDel="00B33063">
          <w:rPr>
            <w:rStyle w:val="Datatype"/>
            <w:lang w:val="en-GB"/>
          </w:rPr>
          <w:delText>&lt;ds:Reference&gt;</w:delText>
        </w:r>
        <w:r w:rsidRPr="003A06D0" w:rsidDel="00B33063">
          <w:delText xml:space="preserve"> can only be set through the </w:delText>
        </w:r>
        <w:r w:rsidRPr="003A06D0" w:rsidDel="00B33063">
          <w:rPr>
            <w:rFonts w:ascii="Courier New" w:eastAsia="Courier New" w:hAnsi="Courier New" w:cs="Courier New"/>
            <w:lang w:val="en-GB"/>
          </w:rPr>
          <w:delText>SignedReference</w:delText>
        </w:r>
        <w:r w:rsidRPr="003A06D0" w:rsidDel="00B33063">
          <w:delText xml:space="preserve"> component; they cannot be set through the input documents, since they are aspects of the reference to the input document, not the input document itself.</w:delText>
        </w:r>
        <w:bookmarkStart w:id="16676" w:name="_Toc10200572"/>
        <w:bookmarkEnd w:id="16676"/>
      </w:del>
    </w:p>
    <w:p w14:paraId="392DCD63" w14:textId="655B4CFF" w:rsidR="00564C22" w:rsidDel="00B33063" w:rsidRDefault="009B1AF1" w:rsidP="00564C22">
      <w:pPr>
        <w:rPr>
          <w:del w:id="16677" w:author="Andreas Kuehne" w:date="2019-05-31T12:22:00Z"/>
        </w:rPr>
      </w:pPr>
      <w:del w:id="16678" w:author="Andreas Kuehne" w:date="2019-05-31T12:22:00Z">
        <w:r w:rsidDel="00B33063">
          <w:delText>Below follows a list of the sub-components that constitute this component:</w:delText>
        </w:r>
        <w:bookmarkStart w:id="16679" w:name="_Toc10200573"/>
        <w:bookmarkEnd w:id="16679"/>
      </w:del>
    </w:p>
    <w:p w14:paraId="2D2D1387" w14:textId="7436362F" w:rsidR="00564C22" w:rsidDel="00B33063" w:rsidRDefault="009B1AF1" w:rsidP="00564C22">
      <w:pPr>
        <w:pStyle w:val="Member"/>
        <w:rPr>
          <w:del w:id="16680" w:author="Andreas Kuehne" w:date="2019-05-31T12:22:00Z"/>
        </w:rPr>
      </w:pPr>
      <w:del w:id="16681"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Transforms</w:delText>
        </w:r>
        <w:r w:rsidRPr="003A06D0" w:rsidDel="00B33063">
          <w:delText xml:space="preserve"> element requests the server to perform additional transforms on this reference.</w:delText>
        </w:r>
        <w:bookmarkStart w:id="16682" w:name="_Toc10200574"/>
        <w:bookmarkEnd w:id="16682"/>
      </w:del>
    </w:p>
    <w:p w14:paraId="3552DD3D" w14:textId="0BFDDA9D" w:rsidR="00564C22" w:rsidDel="00B33063" w:rsidRDefault="009B1AF1" w:rsidP="00564C22">
      <w:pPr>
        <w:pStyle w:val="Member"/>
        <w:rPr>
          <w:del w:id="16683" w:author="Andreas Kuehne" w:date="2019-05-31T12:22:00Z"/>
        </w:rPr>
      </w:pPr>
      <w:del w:id="16684" w:author="Andreas Kuehne" w:date="2019-05-31T12:22:00Z">
        <w:r w:rsidDel="00B33063">
          <w:delText xml:space="preserve">The </w:delText>
        </w:r>
        <w:r w:rsidRPr="35C1378D" w:rsidDel="00B33063">
          <w:rPr>
            <w:rStyle w:val="Datatype"/>
          </w:rPr>
          <w:delText>WhichDocument</w:delText>
        </w:r>
        <w:r w:rsidDel="00B33063">
          <w:delText xml:space="preserve"> element MUST contain one instance of a unique identifier reference. </w:delText>
        </w:r>
        <w:r w:rsidRPr="003A06D0" w:rsidDel="00B33063">
          <w:delText xml:space="preserve">This defines which input </w:delText>
        </w:r>
        <w:r w:rsidR="001579B5" w:rsidRPr="001579B5" w:rsidDel="00B33063">
          <w:rPr>
            <w:rStyle w:val="Datatype"/>
          </w:rPr>
          <w:delText>DocumentBase</w:delText>
        </w:r>
        <w:r w:rsidR="001579B5" w:rsidDel="00B33063">
          <w:delText xml:space="preserve"> component</w:delText>
        </w:r>
        <w:r w:rsidRPr="003A06D0" w:rsidDel="00B33063">
          <w:delText xml:space="preserve"> this reference refers to.</w:delText>
        </w:r>
        <w:bookmarkStart w:id="16685" w:name="_Toc10200575"/>
        <w:bookmarkEnd w:id="16685"/>
      </w:del>
    </w:p>
    <w:p w14:paraId="46FE33AB" w14:textId="72B8FC15" w:rsidR="00564C22" w:rsidDel="00B33063" w:rsidRDefault="009B1AF1" w:rsidP="00564C22">
      <w:pPr>
        <w:pStyle w:val="Member"/>
        <w:rPr>
          <w:del w:id="16686" w:author="Andreas Kuehne" w:date="2019-05-31T12:22:00Z"/>
        </w:rPr>
      </w:pPr>
      <w:del w:id="16687"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 xml:space="preserve">If this element is present, the corresponding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URI</w:delText>
        </w:r>
        <w:r w:rsidRPr="003A06D0" w:rsidDel="00B33063">
          <w:delText xml:space="preserve"> attribute is set to its value. If it is not present, the </w:delText>
        </w:r>
        <w:r w:rsidRPr="003A06D0" w:rsidDel="00B33063">
          <w:rPr>
            <w:rStyle w:val="Datatype"/>
            <w:lang w:val="en-GB"/>
          </w:rPr>
          <w:delText>URI</w:delText>
        </w:r>
        <w:r w:rsidRPr="003A06D0" w:rsidDel="00B33063">
          <w:delText xml:space="preserve"> attribute is omitted in the corresponding </w:delText>
        </w:r>
        <w:r w:rsidRPr="003A06D0" w:rsidDel="00B33063">
          <w:rPr>
            <w:rStyle w:val="Datatype"/>
            <w:lang w:val="en-GB"/>
          </w:rPr>
          <w:delText>&lt;ds:Reference&gt;.</w:delText>
        </w:r>
        <w:bookmarkStart w:id="16688" w:name="_Toc10200576"/>
        <w:bookmarkEnd w:id="16688"/>
      </w:del>
    </w:p>
    <w:p w14:paraId="2110FE0A" w14:textId="7139FCC4" w:rsidR="00564C22" w:rsidDel="00B33063" w:rsidRDefault="009B1AF1" w:rsidP="00564C22">
      <w:pPr>
        <w:pStyle w:val="Member"/>
        <w:rPr>
          <w:del w:id="16689" w:author="Andreas Kuehne" w:date="2019-05-31T12:22:00Z"/>
        </w:rPr>
      </w:pPr>
      <w:del w:id="16690" w:author="Andreas Kuehne" w:date="2019-05-31T12:22:00Z">
        <w:r w:rsidDel="00B33063">
          <w:delText xml:space="preserve">The OPTIONAL </w:delText>
        </w:r>
        <w:r w:rsidRPr="35C1378D" w:rsidDel="00B33063">
          <w:rPr>
            <w:rStyle w:val="Datatype"/>
          </w:rPr>
          <w:delText>RefId</w:delText>
        </w:r>
        <w:r w:rsidDel="00B33063">
          <w:delText xml:space="preserve"> element, if present, MUST contain one instance of a string. </w:delText>
        </w:r>
        <w:r w:rsidRPr="003A06D0" w:rsidDel="00B33063">
          <w:delText xml:space="preserve">This element sets the </w:delText>
        </w:r>
        <w:r w:rsidRPr="003A06D0" w:rsidDel="00B33063">
          <w:rPr>
            <w:rStyle w:val="Datatype"/>
            <w:lang w:val="en-GB"/>
          </w:rPr>
          <w:delText>Id</w:delText>
        </w:r>
        <w:r w:rsidRPr="003A06D0" w:rsidDel="00B33063">
          <w:delText xml:space="preserve"> attribute of the corresponding </w:delText>
        </w:r>
        <w:r w:rsidRPr="003A06D0" w:rsidDel="00B33063">
          <w:rPr>
            <w:rStyle w:val="Datatype"/>
            <w:lang w:val="en-GB"/>
          </w:rPr>
          <w:delText>&lt;ds:Reference&gt;.</w:delText>
        </w:r>
        <w:bookmarkStart w:id="16691" w:name="_Toc10200577"/>
        <w:bookmarkEnd w:id="16691"/>
      </w:del>
    </w:p>
    <w:p w14:paraId="23EE9416" w14:textId="7A1FE9B4" w:rsidR="00564C22" w:rsidDel="00B33063" w:rsidRDefault="009B1AF1" w:rsidP="00564C22">
      <w:pPr>
        <w:pStyle w:val="berschrift4"/>
        <w:rPr>
          <w:del w:id="16692" w:author="Andreas Kuehne" w:date="2019-05-31T12:22:00Z"/>
        </w:rPr>
      </w:pPr>
      <w:del w:id="16693" w:author="Andreas Kuehne" w:date="2019-05-31T12:22:00Z">
        <w:r w:rsidDel="00B33063">
          <w:delText>SignedReference – JSON Syntax</w:delText>
        </w:r>
        <w:bookmarkStart w:id="16694" w:name="_Toc10200578"/>
        <w:bookmarkEnd w:id="16694"/>
      </w:del>
    </w:p>
    <w:p w14:paraId="12B3CA4A" w14:textId="0B709A90" w:rsidR="00564C22" w:rsidRPr="0248A3D1" w:rsidDel="00B33063" w:rsidRDefault="009B1AF1" w:rsidP="00564C22">
      <w:pPr>
        <w:rPr>
          <w:del w:id="16695" w:author="Andreas Kuehne" w:date="2019-05-31T12:22:00Z"/>
        </w:rPr>
      </w:pPr>
      <w:del w:id="1669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w:delText>
        </w:r>
        <w:r w:rsidDel="00B33063">
          <w:delText xml:space="preserve"> component.</w:delText>
        </w:r>
        <w:bookmarkStart w:id="16697" w:name="_Toc10200579"/>
        <w:bookmarkEnd w:id="16697"/>
      </w:del>
    </w:p>
    <w:p w14:paraId="16643880" w14:textId="2E7B6536" w:rsidR="00564C22" w:rsidRPr="C2430093" w:rsidDel="00B33063" w:rsidRDefault="009B1AF1" w:rsidP="00564C22">
      <w:pPr>
        <w:spacing w:line="259" w:lineRule="auto"/>
        <w:rPr>
          <w:del w:id="16698" w:author="Andreas Kuehne" w:date="2019-05-31T12:22:00Z"/>
          <w:rFonts w:eastAsia="Arial" w:cs="Arial"/>
          <w:sz w:val="22"/>
          <w:szCs w:val="22"/>
        </w:rPr>
      </w:pPr>
      <w:del w:id="1669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w:delText>
        </w:r>
        <w:r w:rsidRPr="002062A5" w:rsidDel="00B33063">
          <w:rPr>
            <w:rFonts w:eastAsia="Arial" w:cs="Arial"/>
            <w:sz w:val="22"/>
            <w:szCs w:val="22"/>
          </w:rPr>
          <w:delText xml:space="preserve"> using JSON-specific names mapped as shown in the table below.</w:delText>
        </w:r>
        <w:bookmarkStart w:id="16700" w:name="_Toc10200580"/>
        <w:bookmarkEnd w:id="16700"/>
      </w:del>
    </w:p>
    <w:tbl>
      <w:tblPr>
        <w:tblStyle w:val="Gitternetztabelle1hell1"/>
        <w:tblW w:w="0" w:type="auto"/>
        <w:tblLook w:val="04A0" w:firstRow="1" w:lastRow="0" w:firstColumn="1" w:lastColumn="0" w:noHBand="0" w:noVBand="1"/>
      </w:tblPr>
      <w:tblGrid>
        <w:gridCol w:w="4675"/>
        <w:gridCol w:w="4675"/>
      </w:tblGrid>
      <w:tr w:rsidR="00564C22" w:rsidDel="00B33063" w14:paraId="7EE8BA3E" w14:textId="63F555AC" w:rsidTr="00564C22">
        <w:trPr>
          <w:cnfStyle w:val="100000000000" w:firstRow="1" w:lastRow="0" w:firstColumn="0" w:lastColumn="0" w:oddVBand="0" w:evenVBand="0" w:oddHBand="0" w:evenHBand="0" w:firstRowFirstColumn="0" w:firstRowLastColumn="0" w:lastRowFirstColumn="0" w:lastRowLastColumn="0"/>
          <w:del w:id="167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D84225" w14:textId="7DBD302A" w:rsidR="00564C22" w:rsidDel="00B33063" w:rsidRDefault="009B1AF1" w:rsidP="00564C22">
            <w:pPr>
              <w:pStyle w:val="Beschriftung"/>
              <w:rPr>
                <w:del w:id="16702" w:author="Andreas Kuehne" w:date="2019-05-31T12:22:00Z"/>
              </w:rPr>
            </w:pPr>
            <w:del w:id="16703" w:author="Andreas Kuehne" w:date="2019-05-31T12:22:00Z">
              <w:r w:rsidDel="00B33063">
                <w:delText>Element</w:delText>
              </w:r>
              <w:bookmarkStart w:id="16704" w:name="_Toc10200581"/>
              <w:bookmarkEnd w:id="16704"/>
            </w:del>
          </w:p>
        </w:tc>
        <w:tc>
          <w:tcPr>
            <w:tcW w:w="4675" w:type="dxa"/>
          </w:tcPr>
          <w:p w14:paraId="0C6E4F66" w14:textId="0138327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705" w:author="Andreas Kuehne" w:date="2019-05-31T12:22:00Z"/>
              </w:rPr>
            </w:pPr>
            <w:del w:id="16706" w:author="Andreas Kuehne" w:date="2019-05-31T12:22:00Z">
              <w:r w:rsidDel="00B33063">
                <w:delText>Implementing JSON member name</w:delText>
              </w:r>
              <w:bookmarkStart w:id="16707" w:name="_Toc10200582"/>
              <w:bookmarkEnd w:id="16707"/>
            </w:del>
          </w:p>
        </w:tc>
        <w:bookmarkStart w:id="16708" w:name="_Toc10200583"/>
        <w:bookmarkEnd w:id="16708"/>
      </w:tr>
      <w:tr w:rsidR="00564C22" w:rsidDel="00B33063" w14:paraId="7E96961F" w14:textId="1B96B31B" w:rsidTr="00564C22">
        <w:trPr>
          <w:del w:id="167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3DD396" w14:textId="3F2D31A5" w:rsidR="00564C22" w:rsidRPr="002062A5" w:rsidDel="00B33063" w:rsidRDefault="009B1AF1" w:rsidP="00564C22">
            <w:pPr>
              <w:pStyle w:val="Beschriftung"/>
              <w:rPr>
                <w:del w:id="16710" w:author="Andreas Kuehne" w:date="2019-05-31T12:22:00Z"/>
                <w:rStyle w:val="Datatype"/>
                <w:b w:val="0"/>
                <w:bCs w:val="0"/>
              </w:rPr>
            </w:pPr>
            <w:del w:id="16711" w:author="Andreas Kuehne" w:date="2019-05-31T12:22:00Z">
              <w:r w:rsidRPr="002062A5" w:rsidDel="00B33063">
                <w:rPr>
                  <w:rStyle w:val="Datatype"/>
                </w:rPr>
                <w:delText>Transforms</w:delText>
              </w:r>
              <w:bookmarkStart w:id="16712" w:name="_Toc10200584"/>
              <w:bookmarkEnd w:id="16712"/>
            </w:del>
          </w:p>
        </w:tc>
        <w:tc>
          <w:tcPr>
            <w:tcW w:w="4675" w:type="dxa"/>
          </w:tcPr>
          <w:p w14:paraId="7BEAED17" w14:textId="10BC1C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13" w:author="Andreas Kuehne" w:date="2019-05-31T12:22:00Z"/>
                <w:rStyle w:val="Datatype"/>
              </w:rPr>
            </w:pPr>
            <w:del w:id="16714" w:author="Andreas Kuehne" w:date="2019-05-31T12:22:00Z">
              <w:r w:rsidRPr="002062A5" w:rsidDel="00B33063">
                <w:rPr>
                  <w:rStyle w:val="Datatype"/>
                </w:rPr>
                <w:delText>transforms</w:delText>
              </w:r>
              <w:bookmarkStart w:id="16715" w:name="_Toc10200585"/>
              <w:bookmarkEnd w:id="16715"/>
            </w:del>
          </w:p>
        </w:tc>
        <w:bookmarkStart w:id="16716" w:name="_Toc10200586"/>
        <w:bookmarkEnd w:id="16716"/>
      </w:tr>
      <w:tr w:rsidR="00564C22" w:rsidDel="00B33063" w14:paraId="780DB9ED" w14:textId="3CE0F180" w:rsidTr="00564C22">
        <w:trPr>
          <w:del w:id="167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0A0C62" w14:textId="66F4D9B0" w:rsidR="00564C22" w:rsidRPr="002062A5" w:rsidDel="00B33063" w:rsidRDefault="009B1AF1" w:rsidP="00564C22">
            <w:pPr>
              <w:pStyle w:val="Beschriftung"/>
              <w:rPr>
                <w:del w:id="16718" w:author="Andreas Kuehne" w:date="2019-05-31T12:22:00Z"/>
                <w:rStyle w:val="Datatype"/>
                <w:b w:val="0"/>
                <w:bCs w:val="0"/>
              </w:rPr>
            </w:pPr>
            <w:del w:id="16719" w:author="Andreas Kuehne" w:date="2019-05-31T12:22:00Z">
              <w:r w:rsidRPr="002062A5" w:rsidDel="00B33063">
                <w:rPr>
                  <w:rStyle w:val="Datatype"/>
                </w:rPr>
                <w:delText>WhichDocument</w:delText>
              </w:r>
              <w:bookmarkStart w:id="16720" w:name="_Toc10200587"/>
              <w:bookmarkEnd w:id="16720"/>
            </w:del>
          </w:p>
        </w:tc>
        <w:tc>
          <w:tcPr>
            <w:tcW w:w="4675" w:type="dxa"/>
          </w:tcPr>
          <w:p w14:paraId="068A05D0" w14:textId="4E08A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21" w:author="Andreas Kuehne" w:date="2019-05-31T12:22:00Z"/>
                <w:rStyle w:val="Datatype"/>
              </w:rPr>
            </w:pPr>
            <w:del w:id="16722" w:author="Andreas Kuehne" w:date="2019-05-31T12:22:00Z">
              <w:r w:rsidRPr="002062A5" w:rsidDel="00B33063">
                <w:rPr>
                  <w:rStyle w:val="Datatype"/>
                </w:rPr>
                <w:delText>whichDoc</w:delText>
              </w:r>
              <w:bookmarkStart w:id="16723" w:name="_Toc10200588"/>
              <w:bookmarkEnd w:id="16723"/>
            </w:del>
          </w:p>
        </w:tc>
        <w:bookmarkStart w:id="16724" w:name="_Toc10200589"/>
        <w:bookmarkEnd w:id="16724"/>
      </w:tr>
      <w:tr w:rsidR="00564C22" w:rsidDel="00B33063" w14:paraId="2396964E" w14:textId="4ADF790B" w:rsidTr="00564C22">
        <w:trPr>
          <w:del w:id="167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A2B03C" w14:textId="6582503F" w:rsidR="00564C22" w:rsidRPr="002062A5" w:rsidDel="00B33063" w:rsidRDefault="009B1AF1" w:rsidP="00564C22">
            <w:pPr>
              <w:pStyle w:val="Beschriftung"/>
              <w:rPr>
                <w:del w:id="16726" w:author="Andreas Kuehne" w:date="2019-05-31T12:22:00Z"/>
                <w:rStyle w:val="Datatype"/>
                <w:b w:val="0"/>
                <w:bCs w:val="0"/>
              </w:rPr>
            </w:pPr>
            <w:del w:id="16727" w:author="Andreas Kuehne" w:date="2019-05-31T12:22:00Z">
              <w:r w:rsidRPr="002062A5" w:rsidDel="00B33063">
                <w:rPr>
                  <w:rStyle w:val="Datatype"/>
                </w:rPr>
                <w:delText>RefURI</w:delText>
              </w:r>
              <w:bookmarkStart w:id="16728" w:name="_Toc10200590"/>
              <w:bookmarkEnd w:id="16728"/>
            </w:del>
          </w:p>
        </w:tc>
        <w:tc>
          <w:tcPr>
            <w:tcW w:w="4675" w:type="dxa"/>
          </w:tcPr>
          <w:p w14:paraId="194FC072" w14:textId="5F5B41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29" w:author="Andreas Kuehne" w:date="2019-05-31T12:22:00Z"/>
                <w:rStyle w:val="Datatype"/>
              </w:rPr>
            </w:pPr>
            <w:del w:id="16730" w:author="Andreas Kuehne" w:date="2019-05-31T12:22:00Z">
              <w:r w:rsidRPr="002062A5" w:rsidDel="00B33063">
                <w:rPr>
                  <w:rStyle w:val="Datatype"/>
                </w:rPr>
                <w:delText>refURI</w:delText>
              </w:r>
              <w:bookmarkStart w:id="16731" w:name="_Toc10200591"/>
              <w:bookmarkEnd w:id="16731"/>
            </w:del>
          </w:p>
        </w:tc>
        <w:bookmarkStart w:id="16732" w:name="_Toc10200592"/>
        <w:bookmarkEnd w:id="16732"/>
      </w:tr>
      <w:tr w:rsidR="00564C22" w:rsidDel="00B33063" w14:paraId="75581C58" w14:textId="661F0426" w:rsidTr="00564C22">
        <w:trPr>
          <w:del w:id="167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0ED59" w14:textId="214A1C1C" w:rsidR="00564C22" w:rsidRPr="002062A5" w:rsidDel="00B33063" w:rsidRDefault="009B1AF1" w:rsidP="00564C22">
            <w:pPr>
              <w:pStyle w:val="Beschriftung"/>
              <w:rPr>
                <w:del w:id="16734" w:author="Andreas Kuehne" w:date="2019-05-31T12:22:00Z"/>
                <w:rStyle w:val="Datatype"/>
                <w:b w:val="0"/>
                <w:bCs w:val="0"/>
              </w:rPr>
            </w:pPr>
            <w:del w:id="16735" w:author="Andreas Kuehne" w:date="2019-05-31T12:22:00Z">
              <w:r w:rsidRPr="002062A5" w:rsidDel="00B33063">
                <w:rPr>
                  <w:rStyle w:val="Datatype"/>
                </w:rPr>
                <w:delText>RefId</w:delText>
              </w:r>
              <w:bookmarkStart w:id="16736" w:name="_Toc10200593"/>
              <w:bookmarkEnd w:id="16736"/>
            </w:del>
          </w:p>
        </w:tc>
        <w:tc>
          <w:tcPr>
            <w:tcW w:w="4675" w:type="dxa"/>
          </w:tcPr>
          <w:p w14:paraId="1B6E6652" w14:textId="312B531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37" w:author="Andreas Kuehne" w:date="2019-05-31T12:22:00Z"/>
                <w:rStyle w:val="Datatype"/>
              </w:rPr>
            </w:pPr>
            <w:del w:id="16738" w:author="Andreas Kuehne" w:date="2019-05-31T12:22:00Z">
              <w:r w:rsidRPr="002062A5" w:rsidDel="00B33063">
                <w:rPr>
                  <w:rStyle w:val="Datatype"/>
                </w:rPr>
                <w:delText>refId</w:delText>
              </w:r>
              <w:bookmarkStart w:id="16739" w:name="_Toc10200594"/>
              <w:bookmarkEnd w:id="16739"/>
            </w:del>
          </w:p>
        </w:tc>
        <w:bookmarkStart w:id="16740" w:name="_Toc10200595"/>
        <w:bookmarkEnd w:id="16740"/>
      </w:tr>
    </w:tbl>
    <w:p w14:paraId="504463E3" w14:textId="4E50C8B5" w:rsidR="00564C22" w:rsidRPr="0202B381" w:rsidDel="00B33063" w:rsidRDefault="009B1AF1" w:rsidP="00564C22">
      <w:pPr>
        <w:rPr>
          <w:del w:id="16741" w:author="Andreas Kuehne" w:date="2019-05-31T12:22:00Z"/>
        </w:rPr>
      </w:pPr>
      <w:del w:id="167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743" w:name="_Toc10200596"/>
        <w:bookmarkEnd w:id="16743"/>
      </w:del>
    </w:p>
    <w:p w14:paraId="6AB8E87C" w14:textId="61B78DF6" w:rsidR="00564C22" w:rsidDel="00B33063" w:rsidRDefault="009B1AF1" w:rsidP="00564C22">
      <w:pPr>
        <w:pStyle w:val="Code"/>
        <w:spacing w:line="259" w:lineRule="auto"/>
        <w:rPr>
          <w:del w:id="16744" w:author="Andreas Kuehne" w:date="2019-05-31T12:22:00Z"/>
        </w:rPr>
      </w:pPr>
      <w:del w:id="16745" w:author="Andreas Kuehne" w:date="2019-05-31T12:22:00Z">
        <w:r w:rsidDel="00B33063">
          <w:rPr>
            <w:color w:val="31849B" w:themeColor="accent5" w:themeShade="BF"/>
          </w:rPr>
          <w:delText>"dss2-SignedReferenceType"</w:delText>
        </w:r>
        <w:r w:rsidDel="00B33063">
          <w:delText>: {</w:delText>
        </w:r>
        <w:bookmarkStart w:id="16746" w:name="_Toc10200597"/>
        <w:bookmarkEnd w:id="16746"/>
      </w:del>
    </w:p>
    <w:p w14:paraId="52BBC1E6" w14:textId="7D5A43BB" w:rsidR="00564C22" w:rsidDel="00B33063" w:rsidRDefault="009B1AF1" w:rsidP="00564C22">
      <w:pPr>
        <w:pStyle w:val="Code"/>
        <w:spacing w:line="259" w:lineRule="auto"/>
        <w:rPr>
          <w:del w:id="16747" w:author="Andreas Kuehne" w:date="2019-05-31T12:22:00Z"/>
        </w:rPr>
      </w:pPr>
      <w:del w:id="167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749" w:name="_Toc10200598"/>
        <w:bookmarkEnd w:id="16749"/>
      </w:del>
    </w:p>
    <w:p w14:paraId="080A8121" w14:textId="48A795DD" w:rsidR="00564C22" w:rsidDel="00B33063" w:rsidRDefault="009B1AF1" w:rsidP="00564C22">
      <w:pPr>
        <w:pStyle w:val="Code"/>
        <w:spacing w:line="259" w:lineRule="auto"/>
        <w:rPr>
          <w:del w:id="16750" w:author="Andreas Kuehne" w:date="2019-05-31T12:22:00Z"/>
        </w:rPr>
      </w:pPr>
      <w:del w:id="16751" w:author="Andreas Kuehne" w:date="2019-05-31T12:22:00Z">
        <w:r w:rsidDel="00B33063">
          <w:rPr>
            <w:color w:val="31849B" w:themeColor="accent5" w:themeShade="BF"/>
          </w:rPr>
          <w:delText xml:space="preserve">  "properties"</w:delText>
        </w:r>
        <w:r w:rsidDel="00B33063">
          <w:delText>: {</w:delText>
        </w:r>
        <w:bookmarkStart w:id="16752" w:name="_Toc10200599"/>
        <w:bookmarkEnd w:id="16752"/>
      </w:del>
    </w:p>
    <w:p w14:paraId="16088A09" w14:textId="4700B186" w:rsidR="00564C22" w:rsidDel="00B33063" w:rsidRDefault="009B1AF1" w:rsidP="00564C22">
      <w:pPr>
        <w:pStyle w:val="Code"/>
        <w:spacing w:line="259" w:lineRule="auto"/>
        <w:rPr>
          <w:del w:id="16753" w:author="Andreas Kuehne" w:date="2019-05-31T12:22:00Z"/>
        </w:rPr>
      </w:pPr>
      <w:del w:id="16754" w:author="Andreas Kuehne" w:date="2019-05-31T12:22:00Z">
        <w:r w:rsidDel="00B33063">
          <w:rPr>
            <w:color w:val="31849B" w:themeColor="accent5" w:themeShade="BF"/>
          </w:rPr>
          <w:delText xml:space="preserve">    "transforms"</w:delText>
        </w:r>
        <w:r w:rsidDel="00B33063">
          <w:delText>: {</w:delText>
        </w:r>
        <w:bookmarkStart w:id="16755" w:name="_Toc10200600"/>
        <w:bookmarkEnd w:id="16755"/>
      </w:del>
    </w:p>
    <w:p w14:paraId="60A433D7" w14:textId="3791E80E" w:rsidR="00564C22" w:rsidDel="00B33063" w:rsidRDefault="009B1AF1" w:rsidP="00564C22">
      <w:pPr>
        <w:pStyle w:val="Code"/>
        <w:spacing w:line="259" w:lineRule="auto"/>
        <w:rPr>
          <w:del w:id="16756" w:author="Andreas Kuehne" w:date="2019-05-31T12:22:00Z"/>
        </w:rPr>
      </w:pPr>
      <w:del w:id="1675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6758" w:name="_Toc10200601"/>
        <w:bookmarkEnd w:id="16758"/>
      </w:del>
    </w:p>
    <w:p w14:paraId="16659E44" w14:textId="18367539" w:rsidR="00564C22" w:rsidDel="00B33063" w:rsidRDefault="009B1AF1" w:rsidP="00564C22">
      <w:pPr>
        <w:pStyle w:val="Code"/>
        <w:spacing w:line="259" w:lineRule="auto"/>
        <w:rPr>
          <w:del w:id="16759" w:author="Andreas Kuehne" w:date="2019-05-31T12:22:00Z"/>
        </w:rPr>
      </w:pPr>
      <w:del w:id="16760" w:author="Andreas Kuehne" w:date="2019-05-31T12:22:00Z">
        <w:r w:rsidDel="00B33063">
          <w:delText xml:space="preserve">    },</w:delText>
        </w:r>
        <w:bookmarkStart w:id="16761" w:name="_Toc10200602"/>
        <w:bookmarkEnd w:id="16761"/>
      </w:del>
    </w:p>
    <w:p w14:paraId="53756467" w14:textId="3B0F1ABE" w:rsidR="00564C22" w:rsidDel="00B33063" w:rsidRDefault="009B1AF1" w:rsidP="00564C22">
      <w:pPr>
        <w:pStyle w:val="Code"/>
        <w:spacing w:line="259" w:lineRule="auto"/>
        <w:rPr>
          <w:del w:id="16762" w:author="Andreas Kuehne" w:date="2019-05-31T12:22:00Z"/>
        </w:rPr>
      </w:pPr>
      <w:del w:id="16763" w:author="Andreas Kuehne" w:date="2019-05-31T12:22:00Z">
        <w:r w:rsidDel="00B33063">
          <w:rPr>
            <w:color w:val="31849B" w:themeColor="accent5" w:themeShade="BF"/>
          </w:rPr>
          <w:delText xml:space="preserve">    "whichDoc"</w:delText>
        </w:r>
        <w:r w:rsidDel="00B33063">
          <w:delText>: {</w:delText>
        </w:r>
        <w:bookmarkStart w:id="16764" w:name="_Toc10200603"/>
        <w:bookmarkEnd w:id="16764"/>
      </w:del>
    </w:p>
    <w:p w14:paraId="5999AB1E" w14:textId="107A9F8D" w:rsidR="00564C22" w:rsidDel="00B33063" w:rsidRDefault="009B1AF1" w:rsidP="00564C22">
      <w:pPr>
        <w:pStyle w:val="Code"/>
        <w:spacing w:line="259" w:lineRule="auto"/>
        <w:rPr>
          <w:del w:id="16765" w:author="Andreas Kuehne" w:date="2019-05-31T12:22:00Z"/>
        </w:rPr>
      </w:pPr>
      <w:del w:id="167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67" w:name="_Toc10200604"/>
        <w:bookmarkEnd w:id="16767"/>
      </w:del>
    </w:p>
    <w:p w14:paraId="774686B8" w14:textId="15E99050" w:rsidR="00564C22" w:rsidDel="00B33063" w:rsidRDefault="009B1AF1" w:rsidP="00564C22">
      <w:pPr>
        <w:pStyle w:val="Code"/>
        <w:spacing w:line="259" w:lineRule="auto"/>
        <w:rPr>
          <w:del w:id="16768" w:author="Andreas Kuehne" w:date="2019-05-31T12:22:00Z"/>
        </w:rPr>
      </w:pPr>
      <w:del w:id="16769" w:author="Andreas Kuehne" w:date="2019-05-31T12:22:00Z">
        <w:r w:rsidDel="00B33063">
          <w:delText xml:space="preserve">    },</w:delText>
        </w:r>
        <w:bookmarkStart w:id="16770" w:name="_Toc10200605"/>
        <w:bookmarkEnd w:id="16770"/>
      </w:del>
    </w:p>
    <w:p w14:paraId="67AB4577" w14:textId="107449C0" w:rsidR="00564C22" w:rsidDel="00B33063" w:rsidRDefault="009B1AF1" w:rsidP="00564C22">
      <w:pPr>
        <w:pStyle w:val="Code"/>
        <w:spacing w:line="259" w:lineRule="auto"/>
        <w:rPr>
          <w:del w:id="16771" w:author="Andreas Kuehne" w:date="2019-05-31T12:22:00Z"/>
        </w:rPr>
      </w:pPr>
      <w:del w:id="16772" w:author="Andreas Kuehne" w:date="2019-05-31T12:22:00Z">
        <w:r w:rsidDel="00B33063">
          <w:rPr>
            <w:color w:val="31849B" w:themeColor="accent5" w:themeShade="BF"/>
          </w:rPr>
          <w:delText xml:space="preserve">    "refURI"</w:delText>
        </w:r>
        <w:r w:rsidDel="00B33063">
          <w:delText>: {</w:delText>
        </w:r>
        <w:bookmarkStart w:id="16773" w:name="_Toc10200606"/>
        <w:bookmarkEnd w:id="16773"/>
      </w:del>
    </w:p>
    <w:p w14:paraId="3094D38D" w14:textId="6B7A05F0" w:rsidR="00564C22" w:rsidDel="00B33063" w:rsidRDefault="009B1AF1" w:rsidP="00564C22">
      <w:pPr>
        <w:pStyle w:val="Code"/>
        <w:spacing w:line="259" w:lineRule="auto"/>
        <w:rPr>
          <w:del w:id="16774" w:author="Andreas Kuehne" w:date="2019-05-31T12:22:00Z"/>
        </w:rPr>
      </w:pPr>
      <w:del w:id="1677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76" w:name="_Toc10200607"/>
        <w:bookmarkEnd w:id="16776"/>
      </w:del>
    </w:p>
    <w:p w14:paraId="5884A296" w14:textId="7225CC0F" w:rsidR="00564C22" w:rsidDel="00B33063" w:rsidRDefault="009B1AF1" w:rsidP="00564C22">
      <w:pPr>
        <w:pStyle w:val="Code"/>
        <w:spacing w:line="259" w:lineRule="auto"/>
        <w:rPr>
          <w:del w:id="16777" w:author="Andreas Kuehne" w:date="2019-05-31T12:22:00Z"/>
        </w:rPr>
      </w:pPr>
      <w:del w:id="16778" w:author="Andreas Kuehne" w:date="2019-05-31T12:22:00Z">
        <w:r w:rsidDel="00B33063">
          <w:delText xml:space="preserve">    },</w:delText>
        </w:r>
        <w:bookmarkStart w:id="16779" w:name="_Toc10200608"/>
        <w:bookmarkEnd w:id="16779"/>
      </w:del>
    </w:p>
    <w:p w14:paraId="735E3094" w14:textId="23776FD0" w:rsidR="00564C22" w:rsidDel="00B33063" w:rsidRDefault="009B1AF1" w:rsidP="00564C22">
      <w:pPr>
        <w:pStyle w:val="Code"/>
        <w:spacing w:line="259" w:lineRule="auto"/>
        <w:rPr>
          <w:del w:id="16780" w:author="Andreas Kuehne" w:date="2019-05-31T12:22:00Z"/>
        </w:rPr>
      </w:pPr>
      <w:del w:id="16781" w:author="Andreas Kuehne" w:date="2019-05-31T12:22:00Z">
        <w:r w:rsidDel="00B33063">
          <w:rPr>
            <w:color w:val="31849B" w:themeColor="accent5" w:themeShade="BF"/>
          </w:rPr>
          <w:delText xml:space="preserve">    "refId"</w:delText>
        </w:r>
        <w:r w:rsidDel="00B33063">
          <w:delText>: {</w:delText>
        </w:r>
        <w:bookmarkStart w:id="16782" w:name="_Toc10200609"/>
        <w:bookmarkEnd w:id="16782"/>
      </w:del>
    </w:p>
    <w:p w14:paraId="7F7A80AB" w14:textId="7EDADF02" w:rsidR="00564C22" w:rsidDel="00B33063" w:rsidRDefault="009B1AF1" w:rsidP="00564C22">
      <w:pPr>
        <w:pStyle w:val="Code"/>
        <w:spacing w:line="259" w:lineRule="auto"/>
        <w:rPr>
          <w:del w:id="16783" w:author="Andreas Kuehne" w:date="2019-05-31T12:22:00Z"/>
        </w:rPr>
      </w:pPr>
      <w:del w:id="167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85" w:name="_Toc10200610"/>
        <w:bookmarkEnd w:id="16785"/>
      </w:del>
    </w:p>
    <w:p w14:paraId="19A71756" w14:textId="7B2D9F2B" w:rsidR="00564C22" w:rsidDel="00B33063" w:rsidRDefault="009B1AF1" w:rsidP="00564C22">
      <w:pPr>
        <w:pStyle w:val="Code"/>
        <w:spacing w:line="259" w:lineRule="auto"/>
        <w:rPr>
          <w:del w:id="16786" w:author="Andreas Kuehne" w:date="2019-05-31T12:22:00Z"/>
        </w:rPr>
      </w:pPr>
      <w:del w:id="16787" w:author="Andreas Kuehne" w:date="2019-05-31T12:22:00Z">
        <w:r w:rsidDel="00B33063">
          <w:delText xml:space="preserve">    }</w:delText>
        </w:r>
        <w:bookmarkStart w:id="16788" w:name="_Toc10200611"/>
        <w:bookmarkEnd w:id="16788"/>
      </w:del>
    </w:p>
    <w:p w14:paraId="3A36F16B" w14:textId="5959FE6E" w:rsidR="00564C22" w:rsidDel="00B33063" w:rsidRDefault="009B1AF1" w:rsidP="00564C22">
      <w:pPr>
        <w:pStyle w:val="Code"/>
        <w:spacing w:line="259" w:lineRule="auto"/>
        <w:rPr>
          <w:del w:id="16789" w:author="Andreas Kuehne" w:date="2019-05-31T12:22:00Z"/>
        </w:rPr>
      </w:pPr>
      <w:del w:id="16790" w:author="Andreas Kuehne" w:date="2019-05-31T12:22:00Z">
        <w:r w:rsidDel="00B33063">
          <w:delText xml:space="preserve">  },</w:delText>
        </w:r>
        <w:bookmarkStart w:id="16791" w:name="_Toc10200612"/>
        <w:bookmarkEnd w:id="16791"/>
      </w:del>
    </w:p>
    <w:p w14:paraId="68D87208" w14:textId="0C7AA489" w:rsidR="00564C22" w:rsidDel="00B33063" w:rsidRDefault="009B1AF1" w:rsidP="00564C22">
      <w:pPr>
        <w:pStyle w:val="Code"/>
        <w:spacing w:line="259" w:lineRule="auto"/>
        <w:rPr>
          <w:del w:id="16792" w:author="Andreas Kuehne" w:date="2019-05-31T12:22:00Z"/>
        </w:rPr>
      </w:pPr>
      <w:del w:id="1679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"whichDoc"</w:delText>
        </w:r>
        <w:r w:rsidDel="00B33063">
          <w:delText>]</w:delText>
        </w:r>
        <w:bookmarkStart w:id="16794" w:name="_Toc10200613"/>
        <w:bookmarkEnd w:id="16794"/>
      </w:del>
    </w:p>
    <w:p w14:paraId="529B86C7" w14:textId="1974681D" w:rsidR="00564C22" w:rsidDel="00B33063" w:rsidRDefault="009B1AF1" w:rsidP="00564C22">
      <w:pPr>
        <w:pStyle w:val="Code"/>
        <w:spacing w:line="259" w:lineRule="auto"/>
        <w:rPr>
          <w:del w:id="16795" w:author="Andreas Kuehne" w:date="2019-05-31T12:22:00Z"/>
        </w:rPr>
      </w:pPr>
      <w:del w:id="16796" w:author="Andreas Kuehne" w:date="2019-05-31T12:22:00Z">
        <w:r w:rsidDel="00B33063">
          <w:delText>}</w:delText>
        </w:r>
        <w:bookmarkStart w:id="16797" w:name="_Toc10200614"/>
        <w:bookmarkEnd w:id="16797"/>
      </w:del>
    </w:p>
    <w:p w14:paraId="338E7362" w14:textId="21CACCF8" w:rsidR="00564C22" w:rsidDel="00B33063" w:rsidRDefault="00564C22" w:rsidP="00564C22">
      <w:pPr>
        <w:rPr>
          <w:del w:id="16798" w:author="Andreas Kuehne" w:date="2019-05-31T12:22:00Z"/>
        </w:rPr>
      </w:pPr>
      <w:bookmarkStart w:id="16799" w:name="_Toc10200615"/>
      <w:bookmarkEnd w:id="16799"/>
    </w:p>
    <w:p w14:paraId="7AED5070" w14:textId="5BFD5881" w:rsidR="00564C22" w:rsidDel="00B33063" w:rsidRDefault="009B1AF1" w:rsidP="00564C22">
      <w:pPr>
        <w:pStyle w:val="berschrift4"/>
        <w:rPr>
          <w:del w:id="16800" w:author="Andreas Kuehne" w:date="2019-05-31T12:22:00Z"/>
        </w:rPr>
      </w:pPr>
      <w:del w:id="16801" w:author="Andreas Kuehne" w:date="2019-05-31T12:22:00Z">
        <w:r w:rsidDel="00B33063">
          <w:delText>SignedReference – XML Syntax</w:delText>
        </w:r>
        <w:bookmarkStart w:id="16802" w:name="_Toc10200616"/>
        <w:bookmarkEnd w:id="16802"/>
      </w:del>
    </w:p>
    <w:p w14:paraId="7D33D0B8" w14:textId="35CA4D9C" w:rsidR="00564C22" w:rsidRPr="5404FA76" w:rsidDel="00B33063" w:rsidRDefault="009B1AF1" w:rsidP="00564C22">
      <w:pPr>
        <w:rPr>
          <w:del w:id="16803" w:author="Andreas Kuehne" w:date="2019-05-31T12:22:00Z"/>
        </w:rPr>
      </w:pPr>
      <w:del w:id="16804"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w:delText>
        </w:r>
        <w:r w:rsidDel="00B33063">
          <w:delText xml:space="preserve"> </w:delText>
        </w:r>
        <w:r w:rsidRPr="005A6FFD" w:rsidDel="00B33063">
          <w:delText>component.</w:delText>
        </w:r>
        <w:bookmarkStart w:id="16805" w:name="_Toc10200617"/>
        <w:bookmarkEnd w:id="16805"/>
      </w:del>
    </w:p>
    <w:p w14:paraId="47DB22BF" w14:textId="07BE6345" w:rsidR="00564C22" w:rsidDel="00B33063" w:rsidRDefault="009B1AF1" w:rsidP="00564C22">
      <w:pPr>
        <w:rPr>
          <w:del w:id="16806" w:author="Andreas Kuehne" w:date="2019-05-31T12:22:00Z"/>
        </w:rPr>
      </w:pPr>
      <w:del w:id="1680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808" w:name="_Toc10200618"/>
        <w:bookmarkEnd w:id="16808"/>
      </w:del>
    </w:p>
    <w:p w14:paraId="3CD0D5A0" w14:textId="28105A35" w:rsidR="00564C22" w:rsidDel="00B33063" w:rsidRDefault="009B1AF1" w:rsidP="00564C22">
      <w:pPr>
        <w:pStyle w:val="Code"/>
        <w:rPr>
          <w:del w:id="16809" w:author="Andreas Kuehne" w:date="2019-05-31T12:22:00Z"/>
        </w:rPr>
      </w:pPr>
      <w:del w:id="1681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SignedReferenceType</w:delText>
        </w:r>
        <w:r w:rsidDel="00B33063">
          <w:rPr>
            <w:color w:val="943634" w:themeColor="accent2" w:themeShade="BF"/>
          </w:rPr>
          <w:delText>"</w:delText>
        </w:r>
        <w:r w:rsidDel="00B33063">
          <w:rPr>
            <w:color w:val="31849B" w:themeColor="accent5" w:themeShade="BF"/>
          </w:rPr>
          <w:delText>&gt;</w:delText>
        </w:r>
        <w:bookmarkStart w:id="16811" w:name="_Toc10200619"/>
        <w:bookmarkEnd w:id="16811"/>
      </w:del>
    </w:p>
    <w:p w14:paraId="32A0259B" w14:textId="34C3D67F" w:rsidR="00564C22" w:rsidDel="00B33063" w:rsidRDefault="009B1AF1" w:rsidP="00564C22">
      <w:pPr>
        <w:pStyle w:val="Code"/>
        <w:rPr>
          <w:del w:id="16812" w:author="Andreas Kuehne" w:date="2019-05-31T12:22:00Z"/>
        </w:rPr>
      </w:pPr>
      <w:del w:id="16813" w:author="Andreas Kuehne" w:date="2019-05-31T12:22:00Z">
        <w:r w:rsidDel="00B33063">
          <w:rPr>
            <w:color w:val="31849B" w:themeColor="accent5" w:themeShade="BF"/>
          </w:rPr>
          <w:delText xml:space="preserve">  &lt;xs:sequence&gt;</w:delText>
        </w:r>
        <w:bookmarkStart w:id="16814" w:name="_Toc10200620"/>
        <w:bookmarkEnd w:id="16814"/>
      </w:del>
    </w:p>
    <w:p w14:paraId="44CF73EA" w14:textId="3B444445" w:rsidR="00564C22" w:rsidDel="00B33063" w:rsidRDefault="009B1AF1" w:rsidP="00564C22">
      <w:pPr>
        <w:pStyle w:val="Code"/>
        <w:rPr>
          <w:del w:id="16815" w:author="Andreas Kuehne" w:date="2019-05-31T12:22:00Z"/>
        </w:rPr>
      </w:pPr>
      <w:del w:id="1681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817" w:name="_Toc10200621"/>
        <w:bookmarkEnd w:id="16817"/>
      </w:del>
    </w:p>
    <w:p w14:paraId="659EB238" w14:textId="0B0B722D" w:rsidR="00564C22" w:rsidDel="00B33063" w:rsidRDefault="009B1AF1" w:rsidP="00564C22">
      <w:pPr>
        <w:pStyle w:val="Code"/>
        <w:rPr>
          <w:del w:id="16818" w:author="Andreas Kuehne" w:date="2019-05-31T12:22:00Z"/>
        </w:rPr>
      </w:pPr>
      <w:del w:id="16819" w:author="Andreas Kuehne" w:date="2019-05-31T12:22:00Z">
        <w:r w:rsidDel="00B33063">
          <w:rPr>
            <w:color w:val="31849B" w:themeColor="accent5" w:themeShade="BF"/>
          </w:rPr>
          <w:delText xml:space="preserve">  &lt;/xs:sequence&gt;</w:delText>
        </w:r>
        <w:bookmarkStart w:id="16820" w:name="_Toc10200622"/>
        <w:bookmarkEnd w:id="16820"/>
      </w:del>
    </w:p>
    <w:p w14:paraId="142802DC" w14:textId="59EBBB84" w:rsidR="00564C22" w:rsidDel="00B33063" w:rsidRDefault="009B1AF1" w:rsidP="00564C22">
      <w:pPr>
        <w:pStyle w:val="Code"/>
        <w:rPr>
          <w:del w:id="16821" w:author="Andreas Kuehne" w:date="2019-05-31T12:22:00Z"/>
        </w:rPr>
      </w:pPr>
      <w:del w:id="1682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WhichDocument</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6823" w:name="_Toc10200623"/>
        <w:bookmarkEnd w:id="16823"/>
      </w:del>
    </w:p>
    <w:p w14:paraId="5E0276B4" w14:textId="1A8B0C74" w:rsidR="00564C22" w:rsidDel="00B33063" w:rsidRDefault="009B1AF1" w:rsidP="00564C22">
      <w:pPr>
        <w:pStyle w:val="Code"/>
        <w:rPr>
          <w:del w:id="16824" w:author="Andreas Kuehne" w:date="2019-05-31T12:22:00Z"/>
        </w:rPr>
      </w:pPr>
      <w:del w:id="1682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6826" w:name="_Toc10200624"/>
        <w:bookmarkEnd w:id="16826"/>
      </w:del>
    </w:p>
    <w:p w14:paraId="1F90CDDB" w14:textId="6513B928" w:rsidR="00564C22" w:rsidDel="00B33063" w:rsidRDefault="009B1AF1" w:rsidP="00564C22">
      <w:pPr>
        <w:pStyle w:val="Code"/>
        <w:rPr>
          <w:del w:id="16827" w:author="Andreas Kuehne" w:date="2019-05-31T12:22:00Z"/>
        </w:rPr>
      </w:pPr>
      <w:del w:id="1682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6829" w:name="_Toc10200625"/>
        <w:bookmarkEnd w:id="16829"/>
      </w:del>
    </w:p>
    <w:p w14:paraId="113604B5" w14:textId="3128BAC5" w:rsidR="00564C22" w:rsidDel="00B33063" w:rsidRDefault="009B1AF1" w:rsidP="00564C22">
      <w:pPr>
        <w:pStyle w:val="Code"/>
        <w:rPr>
          <w:del w:id="16830" w:author="Andreas Kuehne" w:date="2019-05-31T12:22:00Z"/>
        </w:rPr>
      </w:pPr>
      <w:del w:id="16831" w:author="Andreas Kuehne" w:date="2019-05-31T12:22:00Z">
        <w:r w:rsidDel="00B33063">
          <w:rPr>
            <w:color w:val="31849B" w:themeColor="accent5" w:themeShade="BF"/>
          </w:rPr>
          <w:delText>&lt;/xs:complexType&gt;</w:delText>
        </w:r>
        <w:bookmarkStart w:id="16832" w:name="_Toc10200626"/>
        <w:bookmarkEnd w:id="16832"/>
      </w:del>
    </w:p>
    <w:p w14:paraId="605F456E" w14:textId="34926C40" w:rsidR="00564C22" w:rsidDel="00B33063" w:rsidRDefault="009B1AF1" w:rsidP="00564C22">
      <w:pPr>
        <w:spacing w:line="259" w:lineRule="auto"/>
        <w:rPr>
          <w:del w:id="16833" w:author="Andreas Kuehne" w:date="2019-05-31T12:22:00Z"/>
        </w:rPr>
      </w:pPr>
      <w:del w:id="1683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SignedReferenceType</w:delText>
        </w:r>
        <w:r w:rsidRPr="71C71F8C" w:rsidDel="00B33063">
          <w:delText xml:space="preserve"> </w:delText>
        </w:r>
        <w:r w:rsidDel="00B33063">
          <w:delText xml:space="preserve">XML element SHALL implement in XML syntax the sub-component that has a name equal to its local name. </w:delText>
        </w:r>
        <w:bookmarkStart w:id="16835" w:name="_Toc10200627"/>
        <w:bookmarkEnd w:id="16835"/>
      </w:del>
    </w:p>
    <w:p w14:paraId="41F77736" w14:textId="3C2037FC" w:rsidR="00564C22" w:rsidDel="00B33063" w:rsidRDefault="009B1AF1" w:rsidP="00564C22">
      <w:pPr>
        <w:pStyle w:val="berschrift3"/>
        <w:rPr>
          <w:del w:id="16836" w:author="Andreas Kuehne" w:date="2019-05-31T12:22:00Z"/>
        </w:rPr>
      </w:pPr>
      <w:bookmarkStart w:id="16837" w:name="_RefCompE4381A2D"/>
      <w:del w:id="16838" w:author="Andreas Kuehne" w:date="2019-05-31T12:22:00Z">
        <w:r w:rsidDel="00B33063">
          <w:delText>Component VerifyManifestResults</w:delText>
        </w:r>
        <w:bookmarkStart w:id="16839" w:name="_Toc10200628"/>
        <w:bookmarkEnd w:id="16837"/>
        <w:bookmarkEnd w:id="16839"/>
      </w:del>
    </w:p>
    <w:p w14:paraId="4DA51BD2" w14:textId="7594545E" w:rsidR="00564C22" w:rsidDel="00B33063" w:rsidRDefault="001725A5" w:rsidP="00564C22">
      <w:pPr>
        <w:rPr>
          <w:del w:id="16840" w:author="Andreas Kuehne" w:date="2019-05-31T12:22:00Z"/>
        </w:rPr>
      </w:pPr>
      <w:del w:id="16841" w:author="Andreas Kuehne" w:date="2019-05-31T12:22:00Z">
        <w:r w:rsidRPr="003A06D0" w:rsidDel="00B33063">
          <w:delText xml:space="preserve">The results of verifying individual </w:delText>
        </w:r>
        <w:r w:rsidRPr="003A06D0" w:rsidDel="00B33063">
          <w:rPr>
            <w:rStyle w:val="Datatype"/>
            <w:lang w:val="en-GB"/>
          </w:rPr>
          <w:delText>&lt;ds:Reference&gt;</w:delText>
        </w:r>
        <w:r w:rsidRPr="003A06D0" w:rsidDel="00B33063">
          <w:delText xml:space="preserve">'s within a </w:delText>
        </w:r>
        <w:r w:rsidRPr="003A06D0" w:rsidDel="00B33063">
          <w:rPr>
            <w:rStyle w:val="Datatype"/>
            <w:lang w:val="en-GB"/>
          </w:rPr>
          <w:delText>&lt;ds:Manifest&gt;</w:delText>
        </w:r>
        <w:r w:rsidRPr="003A06D0" w:rsidDel="00B33063">
          <w:delText xml:space="preserve"> are returned in the </w:delText>
        </w:r>
        <w:r w:rsidRPr="003A06D0" w:rsidDel="00B33063">
          <w:rPr>
            <w:rFonts w:ascii="Courier New" w:eastAsia="Courier New" w:hAnsi="Courier New" w:cs="Courier New"/>
            <w:lang w:val="en-GB"/>
          </w:rPr>
          <w:delText>VerifyManifestResults</w:delText>
        </w:r>
        <w:r w:rsidRPr="003A06D0" w:rsidDel="00B33063">
          <w:delText xml:space="preserve"> component.</w:delText>
        </w:r>
        <w:bookmarkStart w:id="16842" w:name="_Toc10200629"/>
        <w:bookmarkEnd w:id="16842"/>
      </w:del>
    </w:p>
    <w:p w14:paraId="522932E3" w14:textId="77A6CC56" w:rsidR="00564C22" w:rsidDel="00B33063" w:rsidRDefault="009B1AF1" w:rsidP="00564C22">
      <w:pPr>
        <w:rPr>
          <w:del w:id="16843" w:author="Andreas Kuehne" w:date="2019-05-31T12:22:00Z"/>
        </w:rPr>
      </w:pPr>
      <w:del w:id="16844" w:author="Andreas Kuehne" w:date="2019-05-31T12:22:00Z">
        <w:r w:rsidDel="00B33063">
          <w:delText>Below follows a list of the sub-components that constitute this component:</w:delText>
        </w:r>
        <w:bookmarkStart w:id="16845" w:name="_Toc10200630"/>
        <w:bookmarkEnd w:id="16845"/>
      </w:del>
    </w:p>
    <w:p w14:paraId="11920203" w14:textId="58A41A68" w:rsidR="00564C22" w:rsidDel="00B33063" w:rsidRDefault="009B1AF1" w:rsidP="00564C22">
      <w:pPr>
        <w:pStyle w:val="Member"/>
        <w:rPr>
          <w:del w:id="16846" w:author="Andreas Kuehne" w:date="2019-05-31T12:22:00Z"/>
        </w:rPr>
      </w:pPr>
      <w:del w:id="16847" w:author="Andreas Kuehne" w:date="2019-05-31T12:22:00Z">
        <w:r w:rsidDel="00B33063">
          <w:delText xml:space="preserve">The </w:delText>
        </w:r>
        <w:r w:rsidRPr="35C1378D" w:rsidDel="00B33063">
          <w:rPr>
            <w:rStyle w:val="Datatype"/>
          </w:rPr>
          <w:delText>ManifestResult</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_RefComp436DAB8C \r \h </w:delInstrText>
        </w:r>
        <w:r w:rsidDel="00B33063">
          <w:fldChar w:fldCharType="separate"/>
        </w:r>
        <w:r w:rsidDel="00B33063">
          <w:rPr>
            <w:rStyle w:val="Datatype"/>
            <w:rFonts w:eastAsia="Courier New" w:cs="Courier New"/>
          </w:rPr>
          <w:delText>ManifestResult</w:delText>
        </w:r>
        <w:r w:rsidDel="00B33063">
          <w:fldChar w:fldCharType="end"/>
        </w:r>
        <w:r w:rsidDel="00B33063">
          <w:delText xml:space="preserve">. </w:delText>
        </w:r>
        <w:bookmarkStart w:id="16848" w:name="_Toc10200631"/>
        <w:bookmarkEnd w:id="16848"/>
      </w:del>
    </w:p>
    <w:p w14:paraId="2963F4DF" w14:textId="52484A95" w:rsidR="00564C22" w:rsidDel="00B33063" w:rsidRDefault="009B1AF1" w:rsidP="00564C22">
      <w:pPr>
        <w:pStyle w:val="berschrift4"/>
        <w:rPr>
          <w:del w:id="16849" w:author="Andreas Kuehne" w:date="2019-05-31T12:22:00Z"/>
        </w:rPr>
      </w:pPr>
      <w:del w:id="16850" w:author="Andreas Kuehne" w:date="2019-05-31T12:22:00Z">
        <w:r w:rsidDel="00B33063">
          <w:delText>VerifyManifestResults – JSON Syntax</w:delText>
        </w:r>
        <w:bookmarkStart w:id="16851" w:name="_Toc10200632"/>
        <w:bookmarkEnd w:id="16851"/>
      </w:del>
    </w:p>
    <w:p w14:paraId="7AB5E94C" w14:textId="4D5CAE0C" w:rsidR="00564C22" w:rsidRPr="0248A3D1" w:rsidDel="00B33063" w:rsidRDefault="009B1AF1" w:rsidP="00564C22">
      <w:pPr>
        <w:rPr>
          <w:del w:id="16852" w:author="Andreas Kuehne" w:date="2019-05-31T12:22:00Z"/>
        </w:rPr>
      </w:pPr>
      <w:del w:id="1685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VerifyManifestResults</w:delText>
        </w:r>
        <w:r w:rsidDel="00B33063">
          <w:delText xml:space="preserve"> component.</w:delText>
        </w:r>
        <w:bookmarkStart w:id="16854" w:name="_Toc10200633"/>
        <w:bookmarkEnd w:id="16854"/>
      </w:del>
    </w:p>
    <w:p w14:paraId="2FC40418" w14:textId="7E4969CF" w:rsidR="00564C22" w:rsidRPr="C2430093" w:rsidDel="00B33063" w:rsidRDefault="009B1AF1" w:rsidP="00564C22">
      <w:pPr>
        <w:spacing w:line="259" w:lineRule="auto"/>
        <w:rPr>
          <w:del w:id="16855" w:author="Andreas Kuehne" w:date="2019-05-31T12:22:00Z"/>
          <w:rFonts w:eastAsia="Arial" w:cs="Arial"/>
          <w:sz w:val="22"/>
          <w:szCs w:val="22"/>
        </w:rPr>
      </w:pPr>
      <w:del w:id="1685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VerifyManifestResults</w:delText>
        </w:r>
        <w:r w:rsidRPr="002062A5" w:rsidDel="00B33063">
          <w:rPr>
            <w:rFonts w:eastAsia="Arial" w:cs="Arial"/>
            <w:sz w:val="22"/>
            <w:szCs w:val="22"/>
          </w:rPr>
          <w:delText xml:space="preserve"> using JSON-specific names mapped as shown in the table below.</w:delText>
        </w:r>
        <w:bookmarkStart w:id="16857" w:name="_Toc10200634"/>
        <w:bookmarkEnd w:id="16857"/>
      </w:del>
    </w:p>
    <w:tbl>
      <w:tblPr>
        <w:tblStyle w:val="Gitternetztabelle1hell1"/>
        <w:tblW w:w="0" w:type="auto"/>
        <w:tblLook w:val="04A0" w:firstRow="1" w:lastRow="0" w:firstColumn="1" w:lastColumn="0" w:noHBand="0" w:noVBand="1"/>
      </w:tblPr>
      <w:tblGrid>
        <w:gridCol w:w="4675"/>
        <w:gridCol w:w="4675"/>
      </w:tblGrid>
      <w:tr w:rsidR="00564C22" w:rsidDel="00B33063" w14:paraId="1F8C2AE4" w14:textId="6E858D95" w:rsidTr="00564C22">
        <w:trPr>
          <w:cnfStyle w:val="100000000000" w:firstRow="1" w:lastRow="0" w:firstColumn="0" w:lastColumn="0" w:oddVBand="0" w:evenVBand="0" w:oddHBand="0" w:evenHBand="0" w:firstRowFirstColumn="0" w:firstRowLastColumn="0" w:lastRowFirstColumn="0" w:lastRowLastColumn="0"/>
          <w:del w:id="16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DDCD63" w14:textId="344B3FCE" w:rsidR="00564C22" w:rsidDel="00B33063" w:rsidRDefault="009B1AF1" w:rsidP="00564C22">
            <w:pPr>
              <w:pStyle w:val="Beschriftung"/>
              <w:rPr>
                <w:del w:id="16859" w:author="Andreas Kuehne" w:date="2019-05-31T12:22:00Z"/>
              </w:rPr>
            </w:pPr>
            <w:del w:id="16860" w:author="Andreas Kuehne" w:date="2019-05-31T12:22:00Z">
              <w:r w:rsidDel="00B33063">
                <w:delText>Element</w:delText>
              </w:r>
              <w:bookmarkStart w:id="16861" w:name="_Toc10200635"/>
              <w:bookmarkEnd w:id="16861"/>
            </w:del>
          </w:p>
        </w:tc>
        <w:tc>
          <w:tcPr>
            <w:tcW w:w="4675" w:type="dxa"/>
          </w:tcPr>
          <w:p w14:paraId="111CF914" w14:textId="115B16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862" w:author="Andreas Kuehne" w:date="2019-05-31T12:22:00Z"/>
              </w:rPr>
            </w:pPr>
            <w:del w:id="16863" w:author="Andreas Kuehne" w:date="2019-05-31T12:22:00Z">
              <w:r w:rsidDel="00B33063">
                <w:delText>Implementing JSON member name</w:delText>
              </w:r>
              <w:bookmarkStart w:id="16864" w:name="_Toc10200636"/>
              <w:bookmarkEnd w:id="16864"/>
            </w:del>
          </w:p>
        </w:tc>
        <w:bookmarkStart w:id="16865" w:name="_Toc10200637"/>
        <w:bookmarkEnd w:id="16865"/>
      </w:tr>
      <w:tr w:rsidR="00564C22" w:rsidDel="00B33063" w14:paraId="27159AD4" w14:textId="60422B54" w:rsidTr="00564C22">
        <w:trPr>
          <w:del w:id="168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63043" w14:textId="45F4A34D" w:rsidR="00564C22" w:rsidRPr="002062A5" w:rsidDel="00B33063" w:rsidRDefault="009B1AF1" w:rsidP="00564C22">
            <w:pPr>
              <w:pStyle w:val="Beschriftung"/>
              <w:rPr>
                <w:del w:id="16867" w:author="Andreas Kuehne" w:date="2019-05-31T12:22:00Z"/>
                <w:rStyle w:val="Datatype"/>
                <w:b w:val="0"/>
                <w:bCs w:val="0"/>
              </w:rPr>
            </w:pPr>
            <w:del w:id="16868" w:author="Andreas Kuehne" w:date="2019-05-31T12:22:00Z">
              <w:r w:rsidRPr="002062A5" w:rsidDel="00B33063">
                <w:rPr>
                  <w:rStyle w:val="Datatype"/>
                </w:rPr>
                <w:delText>ManifestResult</w:delText>
              </w:r>
              <w:bookmarkStart w:id="16869" w:name="_Toc10200638"/>
              <w:bookmarkEnd w:id="16869"/>
            </w:del>
          </w:p>
        </w:tc>
        <w:tc>
          <w:tcPr>
            <w:tcW w:w="4675" w:type="dxa"/>
          </w:tcPr>
          <w:p w14:paraId="08866677" w14:textId="390DC4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70" w:author="Andreas Kuehne" w:date="2019-05-31T12:22:00Z"/>
                <w:rStyle w:val="Datatype"/>
              </w:rPr>
            </w:pPr>
            <w:del w:id="16871" w:author="Andreas Kuehne" w:date="2019-05-31T12:22:00Z">
              <w:r w:rsidRPr="002062A5" w:rsidDel="00B33063">
                <w:rPr>
                  <w:rStyle w:val="Datatype"/>
                </w:rPr>
                <w:delText>result</w:delText>
              </w:r>
              <w:bookmarkStart w:id="16872" w:name="_Toc10200639"/>
              <w:bookmarkEnd w:id="16872"/>
            </w:del>
          </w:p>
        </w:tc>
        <w:bookmarkStart w:id="16873" w:name="_Toc10200640"/>
        <w:bookmarkEnd w:id="16873"/>
      </w:tr>
    </w:tbl>
    <w:p w14:paraId="02E18851" w14:textId="36038AF7" w:rsidR="00564C22" w:rsidRPr="0202B381" w:rsidDel="00B33063" w:rsidRDefault="009B1AF1" w:rsidP="00564C22">
      <w:pPr>
        <w:rPr>
          <w:del w:id="16874" w:author="Andreas Kuehne" w:date="2019-05-31T12:22:00Z"/>
        </w:rPr>
      </w:pPr>
      <w:del w:id="168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876" w:name="_Toc10200641"/>
        <w:bookmarkEnd w:id="16876"/>
      </w:del>
    </w:p>
    <w:p w14:paraId="213741FA" w14:textId="7C0E212D" w:rsidR="00564C22" w:rsidDel="00B33063" w:rsidRDefault="009B1AF1" w:rsidP="00564C22">
      <w:pPr>
        <w:pStyle w:val="Code"/>
        <w:spacing w:line="259" w:lineRule="auto"/>
        <w:rPr>
          <w:del w:id="16877" w:author="Andreas Kuehne" w:date="2019-05-31T12:22:00Z"/>
        </w:rPr>
      </w:pPr>
      <w:del w:id="16878" w:author="Andreas Kuehne" w:date="2019-05-31T12:22:00Z">
        <w:r w:rsidDel="00B33063">
          <w:rPr>
            <w:color w:val="31849B" w:themeColor="accent5" w:themeShade="BF"/>
          </w:rPr>
          <w:delText>"dss2-VerifyManifestResultsType"</w:delText>
        </w:r>
        <w:r w:rsidDel="00B33063">
          <w:delText>: {</w:delText>
        </w:r>
        <w:bookmarkStart w:id="16879" w:name="_Toc10200642"/>
        <w:bookmarkEnd w:id="16879"/>
      </w:del>
    </w:p>
    <w:p w14:paraId="5FEAD04A" w14:textId="784B640B" w:rsidR="00564C22" w:rsidDel="00B33063" w:rsidRDefault="009B1AF1" w:rsidP="00564C22">
      <w:pPr>
        <w:pStyle w:val="Code"/>
        <w:spacing w:line="259" w:lineRule="auto"/>
        <w:rPr>
          <w:del w:id="16880" w:author="Andreas Kuehne" w:date="2019-05-31T12:22:00Z"/>
        </w:rPr>
      </w:pPr>
      <w:del w:id="168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882" w:name="_Toc10200643"/>
        <w:bookmarkEnd w:id="16882"/>
      </w:del>
    </w:p>
    <w:p w14:paraId="4E4587C4" w14:textId="0C21F7F4" w:rsidR="00564C22" w:rsidDel="00B33063" w:rsidRDefault="009B1AF1" w:rsidP="00564C22">
      <w:pPr>
        <w:pStyle w:val="Code"/>
        <w:spacing w:line="259" w:lineRule="auto"/>
        <w:rPr>
          <w:del w:id="16883" w:author="Andreas Kuehne" w:date="2019-05-31T12:22:00Z"/>
        </w:rPr>
      </w:pPr>
      <w:del w:id="16884" w:author="Andreas Kuehne" w:date="2019-05-31T12:22:00Z">
        <w:r w:rsidDel="00B33063">
          <w:rPr>
            <w:color w:val="31849B" w:themeColor="accent5" w:themeShade="BF"/>
          </w:rPr>
          <w:delText xml:space="preserve">  "properties"</w:delText>
        </w:r>
        <w:r w:rsidDel="00B33063">
          <w:delText>: {</w:delText>
        </w:r>
        <w:bookmarkStart w:id="16885" w:name="_Toc10200644"/>
        <w:bookmarkEnd w:id="16885"/>
      </w:del>
    </w:p>
    <w:p w14:paraId="5C763EB9" w14:textId="737C66B0" w:rsidR="00564C22" w:rsidDel="00B33063" w:rsidRDefault="009B1AF1" w:rsidP="00564C22">
      <w:pPr>
        <w:pStyle w:val="Code"/>
        <w:spacing w:line="259" w:lineRule="auto"/>
        <w:rPr>
          <w:del w:id="16886" w:author="Andreas Kuehne" w:date="2019-05-31T12:22:00Z"/>
        </w:rPr>
      </w:pPr>
      <w:del w:id="16887" w:author="Andreas Kuehne" w:date="2019-05-31T12:22:00Z">
        <w:r w:rsidDel="00B33063">
          <w:rPr>
            <w:color w:val="31849B" w:themeColor="accent5" w:themeShade="BF"/>
          </w:rPr>
          <w:delText xml:space="preserve">    "result"</w:delText>
        </w:r>
        <w:r w:rsidDel="00B33063">
          <w:delText>: {</w:delText>
        </w:r>
        <w:bookmarkStart w:id="16888" w:name="_Toc10200645"/>
        <w:bookmarkEnd w:id="16888"/>
      </w:del>
    </w:p>
    <w:p w14:paraId="3F5114DA" w14:textId="09806C29" w:rsidR="00564C22" w:rsidDel="00B33063" w:rsidRDefault="009B1AF1" w:rsidP="00564C22">
      <w:pPr>
        <w:pStyle w:val="Code"/>
        <w:spacing w:line="259" w:lineRule="auto"/>
        <w:rPr>
          <w:del w:id="16889" w:author="Andreas Kuehne" w:date="2019-05-31T12:22:00Z"/>
        </w:rPr>
      </w:pPr>
      <w:del w:id="168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891" w:name="_Toc10200646"/>
        <w:bookmarkEnd w:id="16891"/>
      </w:del>
    </w:p>
    <w:p w14:paraId="2499BA47" w14:textId="21C2B444" w:rsidR="00564C22" w:rsidDel="00B33063" w:rsidRDefault="009B1AF1" w:rsidP="00564C22">
      <w:pPr>
        <w:pStyle w:val="Code"/>
        <w:spacing w:line="259" w:lineRule="auto"/>
        <w:rPr>
          <w:del w:id="16892" w:author="Andreas Kuehne" w:date="2019-05-31T12:22:00Z"/>
        </w:rPr>
      </w:pPr>
      <w:del w:id="16893" w:author="Andreas Kuehne" w:date="2019-05-31T12:22:00Z">
        <w:r w:rsidDel="00B33063">
          <w:rPr>
            <w:color w:val="31849B" w:themeColor="accent5" w:themeShade="BF"/>
          </w:rPr>
          <w:delText xml:space="preserve">      "items"</w:delText>
        </w:r>
        <w:r w:rsidDel="00B33063">
          <w:delText>: {</w:delText>
        </w:r>
        <w:bookmarkStart w:id="16894" w:name="_Toc10200647"/>
        <w:bookmarkEnd w:id="16894"/>
      </w:del>
    </w:p>
    <w:p w14:paraId="388BE96B" w14:textId="35C3811C" w:rsidR="00564C22" w:rsidDel="00B33063" w:rsidRDefault="009B1AF1" w:rsidP="00564C22">
      <w:pPr>
        <w:pStyle w:val="Code"/>
        <w:spacing w:line="259" w:lineRule="auto"/>
        <w:rPr>
          <w:del w:id="16895" w:author="Andreas Kuehne" w:date="2019-05-31T12:22:00Z"/>
        </w:rPr>
      </w:pPr>
      <w:del w:id="1689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"#/definitions/dss2-ManifestResultType"</w:delText>
        </w:r>
        <w:bookmarkStart w:id="16897" w:name="_Toc10200648"/>
        <w:bookmarkEnd w:id="16897"/>
      </w:del>
    </w:p>
    <w:p w14:paraId="6A868D7A" w14:textId="40880F02" w:rsidR="00564C22" w:rsidDel="00B33063" w:rsidRDefault="009B1AF1" w:rsidP="00564C22">
      <w:pPr>
        <w:pStyle w:val="Code"/>
        <w:spacing w:line="259" w:lineRule="auto"/>
        <w:rPr>
          <w:del w:id="16898" w:author="Andreas Kuehne" w:date="2019-05-31T12:22:00Z"/>
        </w:rPr>
      </w:pPr>
      <w:del w:id="16899" w:author="Andreas Kuehne" w:date="2019-05-31T12:22:00Z">
        <w:r w:rsidDel="00B33063">
          <w:delText xml:space="preserve">      }</w:delText>
        </w:r>
        <w:bookmarkStart w:id="16900" w:name="_Toc10200649"/>
        <w:bookmarkEnd w:id="16900"/>
      </w:del>
    </w:p>
    <w:p w14:paraId="46EE78D5" w14:textId="3106E643" w:rsidR="00564C22" w:rsidDel="00B33063" w:rsidRDefault="009B1AF1" w:rsidP="00564C22">
      <w:pPr>
        <w:pStyle w:val="Code"/>
        <w:spacing w:line="259" w:lineRule="auto"/>
        <w:rPr>
          <w:del w:id="16901" w:author="Andreas Kuehne" w:date="2019-05-31T12:22:00Z"/>
        </w:rPr>
      </w:pPr>
      <w:del w:id="16902" w:author="Andreas Kuehne" w:date="2019-05-31T12:22:00Z">
        <w:r w:rsidDel="00B33063">
          <w:delText xml:space="preserve">    }</w:delText>
        </w:r>
        <w:bookmarkStart w:id="16903" w:name="_Toc10200650"/>
        <w:bookmarkEnd w:id="16903"/>
      </w:del>
    </w:p>
    <w:p w14:paraId="459E525A" w14:textId="08DC9BBB" w:rsidR="00564C22" w:rsidDel="00B33063" w:rsidRDefault="009B1AF1" w:rsidP="00564C22">
      <w:pPr>
        <w:pStyle w:val="Code"/>
        <w:spacing w:line="259" w:lineRule="auto"/>
        <w:rPr>
          <w:del w:id="16904" w:author="Andreas Kuehne" w:date="2019-05-31T12:22:00Z"/>
        </w:rPr>
      </w:pPr>
      <w:del w:id="16905" w:author="Andreas Kuehne" w:date="2019-05-31T12:22:00Z">
        <w:r w:rsidDel="00B33063">
          <w:delText xml:space="preserve">  },</w:delText>
        </w:r>
        <w:bookmarkStart w:id="16906" w:name="_Toc10200651"/>
        <w:bookmarkEnd w:id="16906"/>
      </w:del>
    </w:p>
    <w:p w14:paraId="65CA31C4" w14:textId="211522FC" w:rsidR="00564C22" w:rsidDel="00B33063" w:rsidRDefault="009B1AF1" w:rsidP="00564C22">
      <w:pPr>
        <w:pStyle w:val="Code"/>
        <w:spacing w:line="259" w:lineRule="auto"/>
        <w:rPr>
          <w:del w:id="16907" w:author="Andreas Kuehne" w:date="2019-05-31T12:22:00Z"/>
        </w:rPr>
      </w:pPr>
      <w:del w:id="1690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6909" w:name="_Toc10200652"/>
        <w:bookmarkEnd w:id="16909"/>
      </w:del>
    </w:p>
    <w:p w14:paraId="18E41BB3" w14:textId="6DAFEE7A" w:rsidR="00564C22" w:rsidDel="00B33063" w:rsidRDefault="009B1AF1" w:rsidP="00564C22">
      <w:pPr>
        <w:pStyle w:val="Code"/>
        <w:spacing w:line="259" w:lineRule="auto"/>
        <w:rPr>
          <w:del w:id="16910" w:author="Andreas Kuehne" w:date="2019-05-31T12:22:00Z"/>
        </w:rPr>
      </w:pPr>
      <w:del w:id="16911" w:author="Andreas Kuehne" w:date="2019-05-31T12:22:00Z">
        <w:r w:rsidDel="00B33063">
          <w:delText>}</w:delText>
        </w:r>
        <w:bookmarkStart w:id="16912" w:name="_Toc10200653"/>
        <w:bookmarkEnd w:id="16912"/>
      </w:del>
    </w:p>
    <w:p w14:paraId="0207604C" w14:textId="115CA7AC" w:rsidR="00564C22" w:rsidDel="00B33063" w:rsidRDefault="00564C22" w:rsidP="00564C22">
      <w:pPr>
        <w:rPr>
          <w:del w:id="16913" w:author="Andreas Kuehne" w:date="2019-05-31T12:22:00Z"/>
        </w:rPr>
      </w:pPr>
      <w:bookmarkStart w:id="16914" w:name="_Toc10200654"/>
      <w:bookmarkEnd w:id="16914"/>
    </w:p>
    <w:p w14:paraId="7005F4E9" w14:textId="526AA92C" w:rsidR="00564C22" w:rsidDel="00B33063" w:rsidRDefault="009B1AF1" w:rsidP="00564C22">
      <w:pPr>
        <w:pStyle w:val="berschrift4"/>
        <w:rPr>
          <w:del w:id="16915" w:author="Andreas Kuehne" w:date="2019-05-31T12:22:00Z"/>
        </w:rPr>
      </w:pPr>
      <w:del w:id="16916" w:author="Andreas Kuehne" w:date="2019-05-31T12:22:00Z">
        <w:r w:rsidDel="00B33063">
          <w:delText>VerifyManifestResults – XML Syntax</w:delText>
        </w:r>
        <w:bookmarkStart w:id="16917" w:name="_Toc10200655"/>
        <w:bookmarkEnd w:id="16917"/>
      </w:del>
    </w:p>
    <w:p w14:paraId="2F917C6B" w14:textId="1BA41AB4" w:rsidR="00564C22" w:rsidRPr="5404FA76" w:rsidDel="00B33063" w:rsidRDefault="009B1AF1" w:rsidP="00564C22">
      <w:pPr>
        <w:rPr>
          <w:del w:id="16918" w:author="Andreas Kuehne" w:date="2019-05-31T12:22:00Z"/>
        </w:rPr>
      </w:pPr>
      <w:del w:id="16919" w:author="Andreas Kuehne" w:date="2019-05-31T12:22:00Z">
        <w:r w:rsidRPr="0CCF9147" w:rsidDel="00B33063">
          <w:delText xml:space="preserve">The XML type </w:delText>
        </w:r>
        <w:r w:rsidRPr="002062A5" w:rsidDel="00B33063">
          <w:rPr>
            <w:rFonts w:ascii="Courier New" w:eastAsia="Courier New" w:hAnsi="Courier New" w:cs="Courier New"/>
          </w:rPr>
          <w:delText>VerifyManifestResultsType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VerifyManifestResults</w:delText>
        </w:r>
        <w:r w:rsidDel="00B33063">
          <w:delText xml:space="preserve"> </w:delText>
        </w:r>
        <w:r w:rsidRPr="005A6FFD" w:rsidDel="00B33063">
          <w:delText>component.</w:delText>
        </w:r>
        <w:bookmarkStart w:id="16920" w:name="_Toc10200656"/>
        <w:bookmarkEnd w:id="16920"/>
      </w:del>
    </w:p>
    <w:p w14:paraId="7B5EE351" w14:textId="4932E04E" w:rsidR="00564C22" w:rsidDel="00B33063" w:rsidRDefault="009B1AF1" w:rsidP="00564C22">
      <w:pPr>
        <w:rPr>
          <w:del w:id="16921" w:author="Andreas Kuehne" w:date="2019-05-31T12:22:00Z"/>
        </w:rPr>
      </w:pPr>
      <w:del w:id="1692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VerifyManifestResultsType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923" w:name="_Toc10200657"/>
        <w:bookmarkEnd w:id="16923"/>
      </w:del>
    </w:p>
    <w:p w14:paraId="0243A173" w14:textId="33C2B5F2" w:rsidR="00564C22" w:rsidDel="00B33063" w:rsidRDefault="009B1AF1" w:rsidP="00564C22">
      <w:pPr>
        <w:pStyle w:val="Code"/>
        <w:rPr>
          <w:del w:id="16924" w:author="Andreas Kuehne" w:date="2019-05-31T12:22:00Z"/>
        </w:rPr>
      </w:pPr>
      <w:del w:id="1692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VerifyManifestResultsType</w:delText>
        </w:r>
        <w:r w:rsidDel="00B33063">
          <w:rPr>
            <w:color w:val="943634" w:themeColor="accent2" w:themeShade="BF"/>
          </w:rPr>
          <w:delText>"</w:delText>
        </w:r>
        <w:r w:rsidDel="00B33063">
          <w:rPr>
            <w:color w:val="31849B" w:themeColor="accent5" w:themeShade="BF"/>
          </w:rPr>
          <w:delText>&gt;</w:delText>
        </w:r>
        <w:bookmarkStart w:id="16926" w:name="_Toc10200658"/>
        <w:bookmarkEnd w:id="16926"/>
      </w:del>
    </w:p>
    <w:p w14:paraId="7795788A" w14:textId="3101EFA1" w:rsidR="00564C22" w:rsidDel="00B33063" w:rsidRDefault="009B1AF1" w:rsidP="00564C22">
      <w:pPr>
        <w:pStyle w:val="Code"/>
        <w:rPr>
          <w:del w:id="16927" w:author="Andreas Kuehne" w:date="2019-05-31T12:22:00Z"/>
        </w:rPr>
      </w:pPr>
      <w:del w:id="16928" w:author="Andreas Kuehne" w:date="2019-05-31T12:22:00Z">
        <w:r w:rsidDel="00B33063">
          <w:rPr>
            <w:color w:val="31849B" w:themeColor="accent5" w:themeShade="BF"/>
          </w:rPr>
          <w:delText xml:space="preserve">  &lt;xs:sequence&gt;</w:delText>
        </w:r>
        <w:bookmarkStart w:id="16929" w:name="_Toc10200659"/>
        <w:bookmarkEnd w:id="16929"/>
      </w:del>
    </w:p>
    <w:p w14:paraId="3C3E3614" w14:textId="7F9A1C98" w:rsidR="00564C22" w:rsidDel="00B33063" w:rsidRDefault="009B1AF1" w:rsidP="00564C22">
      <w:pPr>
        <w:pStyle w:val="Code"/>
        <w:rPr>
          <w:del w:id="16930" w:author="Andreas Kuehne" w:date="2019-05-31T12:22:00Z"/>
        </w:rPr>
      </w:pPr>
      <w:del w:id="169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ManifestResult</w:delText>
        </w:r>
        <w:r w:rsidDel="00B33063">
          <w:rPr>
            <w:color w:val="943634" w:themeColor="accent2" w:themeShade="BF"/>
          </w:rPr>
          <w:delText>" type="</w:delText>
        </w:r>
        <w:r w:rsidDel="00B33063">
          <w:rPr>
            <w:color w:val="244061" w:themeColor="accent1" w:themeShade="80"/>
          </w:rPr>
          <w:delText>dss2:ManifestResultType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6932" w:name="_Toc10200660"/>
        <w:bookmarkEnd w:id="16932"/>
      </w:del>
    </w:p>
    <w:p w14:paraId="39AD760E" w14:textId="215DC777" w:rsidR="00564C22" w:rsidDel="00B33063" w:rsidRDefault="009B1AF1" w:rsidP="00564C22">
      <w:pPr>
        <w:pStyle w:val="Code"/>
        <w:rPr>
          <w:del w:id="16933" w:author="Andreas Kuehne" w:date="2019-05-31T12:22:00Z"/>
        </w:rPr>
      </w:pPr>
      <w:del w:id="16934" w:author="Andreas Kuehne" w:date="2019-05-31T12:22:00Z">
        <w:r w:rsidDel="00B33063">
          <w:rPr>
            <w:color w:val="31849B" w:themeColor="accent5" w:themeShade="BF"/>
          </w:rPr>
          <w:delText xml:space="preserve">  &lt;/xs:sequence&gt;</w:delText>
        </w:r>
        <w:bookmarkStart w:id="16935" w:name="_Toc10200661"/>
        <w:bookmarkEnd w:id="16935"/>
      </w:del>
    </w:p>
    <w:p w14:paraId="4E96DA4A" w14:textId="693D0769" w:rsidR="00564C22" w:rsidDel="00B33063" w:rsidRDefault="009B1AF1" w:rsidP="00564C22">
      <w:pPr>
        <w:pStyle w:val="Code"/>
        <w:rPr>
          <w:del w:id="16936" w:author="Andreas Kuehne" w:date="2019-05-31T12:22:00Z"/>
        </w:rPr>
      </w:pPr>
      <w:del w:id="16937" w:author="Andreas Kuehne" w:date="2019-05-31T12:22:00Z">
        <w:r w:rsidDel="00B33063">
          <w:rPr>
            <w:color w:val="31849B" w:themeColor="accent5" w:themeShade="BF"/>
          </w:rPr>
          <w:delText>&lt;/xs:complexType&gt;</w:delText>
        </w:r>
        <w:bookmarkStart w:id="16938" w:name="_Toc10200662"/>
        <w:bookmarkEnd w:id="16938"/>
      </w:del>
    </w:p>
    <w:p w14:paraId="0C41359B" w14:textId="08FED6A3" w:rsidR="00564C22" w:rsidDel="00B33063" w:rsidRDefault="009B1AF1" w:rsidP="00564C22">
      <w:pPr>
        <w:spacing w:line="259" w:lineRule="auto"/>
        <w:rPr>
          <w:del w:id="16939" w:author="Andreas Kuehne" w:date="2019-05-31T12:22:00Z"/>
        </w:rPr>
      </w:pPr>
      <w:del w:id="1694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VerifyManifestResultsType</w:delText>
        </w:r>
        <w:r w:rsidRPr="71C71F8C" w:rsidDel="00B33063">
          <w:delText xml:space="preserve"> </w:delText>
        </w:r>
        <w:r w:rsidDel="00B33063">
          <w:delText xml:space="preserve">XML element SHALL implement in XML syntax the sub-component that has a name equal to its local name. </w:delText>
        </w:r>
        <w:bookmarkStart w:id="16941" w:name="_Toc10200663"/>
        <w:bookmarkEnd w:id="16941"/>
      </w:del>
    </w:p>
    <w:p w14:paraId="3CB2444A" w14:textId="594CB467" w:rsidR="00564C22" w:rsidDel="00B33063" w:rsidRDefault="009B1AF1" w:rsidP="00564C22">
      <w:pPr>
        <w:pStyle w:val="berschrift3"/>
        <w:rPr>
          <w:del w:id="16942" w:author="Andreas Kuehne" w:date="2019-05-31T12:22:00Z"/>
        </w:rPr>
      </w:pPr>
      <w:bookmarkStart w:id="16943" w:name="_RefComp436DAB8C"/>
      <w:del w:id="16944" w:author="Andreas Kuehne" w:date="2019-05-31T12:22:00Z">
        <w:r w:rsidDel="00B33063">
          <w:delText>Component ManifestResult</w:delText>
        </w:r>
        <w:bookmarkStart w:id="16945" w:name="_Toc10200664"/>
        <w:bookmarkEnd w:id="16943"/>
        <w:bookmarkEnd w:id="16945"/>
      </w:del>
    </w:p>
    <w:p w14:paraId="1DF2A194" w14:textId="5675F6BE" w:rsidR="00564C22" w:rsidDel="00B33063" w:rsidRDefault="001725A5" w:rsidP="00564C22">
      <w:pPr>
        <w:rPr>
          <w:del w:id="16946" w:author="Andreas Kuehne" w:date="2019-05-31T12:22:00Z"/>
        </w:rPr>
      </w:pPr>
      <w:del w:id="16947" w:author="Andreas Kuehne" w:date="2019-05-31T12:22:00Z">
        <w:r w:rsidRPr="003A06D0" w:rsidDel="00B33063">
          <w:delText xml:space="preserve">The </w:delText>
        </w:r>
        <w:r w:rsidRPr="003A06D0" w:rsidDel="00B33063">
          <w:rPr>
            <w:rFonts w:ascii="Courier New" w:eastAsia="Courier New" w:hAnsi="Courier New" w:cs="Courier New"/>
            <w:lang w:val="en-GB"/>
          </w:rPr>
          <w:delText>VerifyManifestResults</w:delText>
        </w:r>
        <w:r w:rsidRPr="003A06D0" w:rsidDel="00B33063">
          <w:delText xml:space="preserve"> component is comprised of one or more </w:delText>
        </w:r>
        <w:r w:rsidRPr="003A06D0" w:rsidDel="00B33063">
          <w:rPr>
            <w:rFonts w:ascii="Courier New" w:eastAsia="Courier New" w:hAnsi="Courier New" w:cs="Courier New"/>
            <w:lang w:val="en-GB"/>
          </w:rPr>
          <w:delText>ManifestResult</w:delText>
        </w:r>
        <w:bookmarkStart w:id="16948" w:name="_Toc10200665"/>
        <w:bookmarkEnd w:id="16948"/>
      </w:del>
    </w:p>
    <w:p w14:paraId="002D6451" w14:textId="1E202564" w:rsidR="00564C22" w:rsidDel="00B33063" w:rsidRDefault="009B1AF1" w:rsidP="00564C22">
      <w:pPr>
        <w:rPr>
          <w:del w:id="16949" w:author="Andreas Kuehne" w:date="2019-05-31T12:22:00Z"/>
        </w:rPr>
      </w:pPr>
      <w:del w:id="16950" w:author="Andreas Kuehne" w:date="2019-05-31T12:22:00Z">
        <w:r w:rsidDel="00B33063">
          <w:delText>Below follows a list of the sub-components that constitute this component:</w:delText>
        </w:r>
        <w:bookmarkStart w:id="16951" w:name="_Toc10200666"/>
        <w:bookmarkEnd w:id="16951"/>
      </w:del>
    </w:p>
    <w:p w14:paraId="686E17B8" w14:textId="5C305757" w:rsidR="00564C22" w:rsidDel="00B33063" w:rsidRDefault="009B1AF1" w:rsidP="00564C22">
      <w:pPr>
        <w:pStyle w:val="Member"/>
        <w:rPr>
          <w:del w:id="16952" w:author="Andreas Kuehne" w:date="2019-05-31T12:22:00Z"/>
        </w:rPr>
      </w:pPr>
      <w:del w:id="16953" w:author="Andreas Kuehne" w:date="2019-05-31T12:22:00Z">
        <w:r w:rsidDel="00B33063">
          <w:delText xml:space="preserve">The </w:delText>
        </w:r>
        <w:r w:rsidRPr="35C1378D" w:rsidDel="00B33063">
          <w:rPr>
            <w:rStyle w:val="Datatype"/>
          </w:rPr>
          <w:delText>ReferenceXpath</w:delText>
        </w:r>
        <w:r w:rsidDel="00B33063">
          <w:delText xml:space="preserve"> element MUST contain one instance of a string. </w:delText>
        </w:r>
        <w:r w:rsidRPr="003A06D0" w:rsidDel="00B33063">
          <w:delText>This element identifies the manifest reference, in the XML signature, to which this result pertains.</w:delText>
        </w:r>
        <w:bookmarkStart w:id="16954" w:name="_Toc10200667"/>
        <w:bookmarkEnd w:id="16954"/>
      </w:del>
    </w:p>
    <w:p w14:paraId="6290D2B2" w14:textId="54FA1571" w:rsidR="00564C22" w:rsidDel="00B33063" w:rsidRDefault="009B1AF1" w:rsidP="00564C22">
      <w:pPr>
        <w:pStyle w:val="Member"/>
        <w:rPr>
          <w:del w:id="16955" w:author="Andreas Kuehne" w:date="2019-05-31T12:22:00Z"/>
        </w:rPr>
      </w:pPr>
      <w:del w:id="16956" w:author="Andreas Kuehne" w:date="2019-05-31T12:22:00Z">
        <w:r w:rsidDel="00B33063">
          <w:delText xml:space="preserve">The </w:delText>
        </w:r>
        <w:r w:rsidRPr="35C1378D" w:rsidDel="00B33063">
          <w:rPr>
            <w:rStyle w:val="Datatype"/>
          </w:rPr>
          <w:delText>Status</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urn:oasis:names:tc:dss:1.0:manifeststatus:Valid</w:delText>
        </w:r>
        <w:r w:rsidDel="00B33063">
          <w:br/>
        </w:r>
        <w:r w:rsidDel="00B33063">
          <w:rPr>
            <w:color w:val="244061" w:themeColor="accent1" w:themeShade="80"/>
          </w:rPr>
          <w:delText>urn:oasis:names:tc:dss:1.0:manifeststatus:Invalid</w:delText>
        </w:r>
        <w:r w:rsidDel="00B33063">
          <w:br/>
        </w:r>
        <w:r w:rsidRPr="003A06D0" w:rsidDel="00B33063">
          <w:delText xml:space="preserve">This element indicates the manifest validation outcome. </w:delText>
        </w:r>
        <w:bookmarkStart w:id="16957" w:name="_Toc10200668"/>
        <w:bookmarkEnd w:id="16957"/>
      </w:del>
    </w:p>
    <w:p w14:paraId="68EFF19F" w14:textId="451CD11F" w:rsidR="00564C22" w:rsidDel="00B33063" w:rsidRDefault="009B1AF1" w:rsidP="00564C22">
      <w:pPr>
        <w:pStyle w:val="Member"/>
        <w:rPr>
          <w:del w:id="16958" w:author="Andreas Kuehne" w:date="2019-05-31T12:22:00Z"/>
        </w:rPr>
      </w:pPr>
      <w:del w:id="16959"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6960" w:name="_Toc10200669"/>
        <w:bookmarkEnd w:id="16960"/>
      </w:del>
    </w:p>
    <w:p w14:paraId="58153D5F" w14:textId="01A8F954" w:rsidR="00564C22" w:rsidDel="00B33063" w:rsidRDefault="009B1AF1" w:rsidP="00564C22">
      <w:pPr>
        <w:pStyle w:val="berschrift4"/>
        <w:rPr>
          <w:del w:id="16961" w:author="Andreas Kuehne" w:date="2019-05-31T12:22:00Z"/>
        </w:rPr>
      </w:pPr>
      <w:del w:id="16962" w:author="Andreas Kuehne" w:date="2019-05-31T12:22:00Z">
        <w:r w:rsidDel="00B33063">
          <w:delText>ManifestResult – JSON Syntax</w:delText>
        </w:r>
        <w:bookmarkStart w:id="16963" w:name="_Toc10200670"/>
        <w:bookmarkEnd w:id="16963"/>
      </w:del>
    </w:p>
    <w:p w14:paraId="41E052D5" w14:textId="6CA61C01" w:rsidR="00564C22" w:rsidRPr="0248A3D1" w:rsidDel="00B33063" w:rsidRDefault="009B1AF1" w:rsidP="00564C22">
      <w:pPr>
        <w:rPr>
          <w:del w:id="16964" w:author="Andreas Kuehne" w:date="2019-05-31T12:22:00Z"/>
        </w:rPr>
      </w:pPr>
      <w:del w:id="1696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ManifestResult</w:delText>
        </w:r>
        <w:r w:rsidDel="00B33063">
          <w:delText xml:space="preserve"> component.</w:delText>
        </w:r>
        <w:bookmarkStart w:id="16966" w:name="_Toc10200671"/>
        <w:bookmarkEnd w:id="16966"/>
      </w:del>
    </w:p>
    <w:p w14:paraId="55D68FBE" w14:textId="61597E31" w:rsidR="00564C22" w:rsidRPr="C2430093" w:rsidDel="00B33063" w:rsidRDefault="009B1AF1" w:rsidP="00564C22">
      <w:pPr>
        <w:spacing w:line="259" w:lineRule="auto"/>
        <w:rPr>
          <w:del w:id="16967" w:author="Andreas Kuehne" w:date="2019-05-31T12:22:00Z"/>
          <w:rFonts w:eastAsia="Arial" w:cs="Arial"/>
          <w:sz w:val="22"/>
          <w:szCs w:val="22"/>
        </w:rPr>
      </w:pPr>
      <w:del w:id="1696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ManifestResult</w:delText>
        </w:r>
        <w:r w:rsidRPr="002062A5" w:rsidDel="00B33063">
          <w:rPr>
            <w:rFonts w:eastAsia="Arial" w:cs="Arial"/>
            <w:sz w:val="22"/>
            <w:szCs w:val="22"/>
          </w:rPr>
          <w:delText xml:space="preserve"> using JSON-specific names mapped as shown in the table below.</w:delText>
        </w:r>
        <w:bookmarkStart w:id="16969" w:name="_Toc10200672"/>
        <w:bookmarkEnd w:id="16969"/>
      </w:del>
    </w:p>
    <w:tbl>
      <w:tblPr>
        <w:tblStyle w:val="Gitternetztabelle1hell1"/>
        <w:tblW w:w="0" w:type="auto"/>
        <w:tblLook w:val="04A0" w:firstRow="1" w:lastRow="0" w:firstColumn="1" w:lastColumn="0" w:noHBand="0" w:noVBand="1"/>
      </w:tblPr>
      <w:tblGrid>
        <w:gridCol w:w="4675"/>
        <w:gridCol w:w="4675"/>
      </w:tblGrid>
      <w:tr w:rsidR="00564C22" w:rsidDel="00B33063" w14:paraId="657FF91C" w14:textId="3AFF1AE2" w:rsidTr="00564C22">
        <w:trPr>
          <w:cnfStyle w:val="100000000000" w:firstRow="1" w:lastRow="0" w:firstColumn="0" w:lastColumn="0" w:oddVBand="0" w:evenVBand="0" w:oddHBand="0" w:evenHBand="0" w:firstRowFirstColumn="0" w:firstRowLastColumn="0" w:lastRowFirstColumn="0" w:lastRowLastColumn="0"/>
          <w:del w:id="169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55481D" w14:textId="751F13D5" w:rsidR="00564C22" w:rsidDel="00B33063" w:rsidRDefault="009B1AF1" w:rsidP="00564C22">
            <w:pPr>
              <w:pStyle w:val="Beschriftung"/>
              <w:rPr>
                <w:del w:id="16971" w:author="Andreas Kuehne" w:date="2019-05-31T12:22:00Z"/>
              </w:rPr>
            </w:pPr>
            <w:del w:id="16972" w:author="Andreas Kuehne" w:date="2019-05-31T12:22:00Z">
              <w:r w:rsidDel="00B33063">
                <w:delText>Element</w:delText>
              </w:r>
              <w:bookmarkStart w:id="16973" w:name="_Toc10200673"/>
              <w:bookmarkEnd w:id="16973"/>
            </w:del>
          </w:p>
        </w:tc>
        <w:tc>
          <w:tcPr>
            <w:tcW w:w="4675" w:type="dxa"/>
          </w:tcPr>
          <w:p w14:paraId="19BC3D14" w14:textId="36E6455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974" w:author="Andreas Kuehne" w:date="2019-05-31T12:22:00Z"/>
              </w:rPr>
            </w:pPr>
            <w:del w:id="16975" w:author="Andreas Kuehne" w:date="2019-05-31T12:22:00Z">
              <w:r w:rsidDel="00B33063">
                <w:delText>Implementing JSON member name</w:delText>
              </w:r>
              <w:bookmarkStart w:id="16976" w:name="_Toc10200674"/>
              <w:bookmarkEnd w:id="16976"/>
            </w:del>
          </w:p>
        </w:tc>
        <w:bookmarkStart w:id="16977" w:name="_Toc10200675"/>
        <w:bookmarkEnd w:id="16977"/>
      </w:tr>
      <w:tr w:rsidR="00564C22" w:rsidDel="00B33063" w14:paraId="47CDC5DF" w14:textId="6352ED6B" w:rsidTr="00564C22">
        <w:trPr>
          <w:del w:id="169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4A6FF" w14:textId="78A2D64A" w:rsidR="00564C22" w:rsidRPr="002062A5" w:rsidDel="00B33063" w:rsidRDefault="009B1AF1" w:rsidP="00564C22">
            <w:pPr>
              <w:pStyle w:val="Beschriftung"/>
              <w:rPr>
                <w:del w:id="16979" w:author="Andreas Kuehne" w:date="2019-05-31T12:22:00Z"/>
                <w:rStyle w:val="Datatype"/>
                <w:b w:val="0"/>
                <w:bCs w:val="0"/>
              </w:rPr>
            </w:pPr>
            <w:del w:id="16980" w:author="Andreas Kuehne" w:date="2019-05-31T12:22:00Z">
              <w:r w:rsidRPr="002062A5" w:rsidDel="00B33063">
                <w:rPr>
                  <w:rStyle w:val="Datatype"/>
                </w:rPr>
                <w:delText>ReferenceXpath</w:delText>
              </w:r>
              <w:bookmarkStart w:id="16981" w:name="_Toc10200676"/>
              <w:bookmarkEnd w:id="16981"/>
            </w:del>
          </w:p>
        </w:tc>
        <w:tc>
          <w:tcPr>
            <w:tcW w:w="4675" w:type="dxa"/>
          </w:tcPr>
          <w:p w14:paraId="71078031" w14:textId="1E63522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82" w:author="Andreas Kuehne" w:date="2019-05-31T12:22:00Z"/>
                <w:rStyle w:val="Datatype"/>
              </w:rPr>
            </w:pPr>
            <w:del w:id="16983" w:author="Andreas Kuehne" w:date="2019-05-31T12:22:00Z">
              <w:r w:rsidRPr="002062A5" w:rsidDel="00B33063">
                <w:rPr>
                  <w:rStyle w:val="Datatype"/>
                </w:rPr>
                <w:delText>xPath</w:delText>
              </w:r>
              <w:bookmarkStart w:id="16984" w:name="_Toc10200677"/>
              <w:bookmarkEnd w:id="16984"/>
            </w:del>
          </w:p>
        </w:tc>
        <w:bookmarkStart w:id="16985" w:name="_Toc10200678"/>
        <w:bookmarkEnd w:id="16985"/>
      </w:tr>
      <w:tr w:rsidR="00564C22" w:rsidDel="00B33063" w14:paraId="72E8D470" w14:textId="1874B3AF" w:rsidTr="00564C22">
        <w:trPr>
          <w:del w:id="169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2CCF68" w14:textId="46FF3E83" w:rsidR="00564C22" w:rsidRPr="002062A5" w:rsidDel="00B33063" w:rsidRDefault="009B1AF1" w:rsidP="00564C22">
            <w:pPr>
              <w:pStyle w:val="Beschriftung"/>
              <w:rPr>
                <w:del w:id="16987" w:author="Andreas Kuehne" w:date="2019-05-31T12:22:00Z"/>
                <w:rStyle w:val="Datatype"/>
                <w:b w:val="0"/>
                <w:bCs w:val="0"/>
              </w:rPr>
            </w:pPr>
            <w:del w:id="16988" w:author="Andreas Kuehne" w:date="2019-05-31T12:22:00Z">
              <w:r w:rsidRPr="002062A5" w:rsidDel="00B33063">
                <w:rPr>
                  <w:rStyle w:val="Datatype"/>
                </w:rPr>
                <w:delText>Status</w:delText>
              </w:r>
              <w:bookmarkStart w:id="16989" w:name="_Toc10200679"/>
              <w:bookmarkEnd w:id="16989"/>
            </w:del>
          </w:p>
        </w:tc>
        <w:tc>
          <w:tcPr>
            <w:tcW w:w="4675" w:type="dxa"/>
          </w:tcPr>
          <w:p w14:paraId="1E1DA8FE" w14:textId="3A0622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90" w:author="Andreas Kuehne" w:date="2019-05-31T12:22:00Z"/>
                <w:rStyle w:val="Datatype"/>
              </w:rPr>
            </w:pPr>
            <w:del w:id="16991" w:author="Andreas Kuehne" w:date="2019-05-31T12:22:00Z">
              <w:r w:rsidRPr="002062A5" w:rsidDel="00B33063">
                <w:rPr>
                  <w:rStyle w:val="Datatype"/>
                </w:rPr>
                <w:delText>status</w:delText>
              </w:r>
              <w:bookmarkStart w:id="16992" w:name="_Toc10200680"/>
              <w:bookmarkEnd w:id="16992"/>
            </w:del>
          </w:p>
        </w:tc>
        <w:bookmarkStart w:id="16993" w:name="_Toc10200681"/>
        <w:bookmarkEnd w:id="16993"/>
      </w:tr>
      <w:tr w:rsidR="00564C22" w:rsidDel="00B33063" w14:paraId="61C14D9C" w14:textId="1733C4D1" w:rsidTr="00564C22">
        <w:trPr>
          <w:del w:id="169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2AC76B" w14:textId="29C935A5" w:rsidR="00564C22" w:rsidRPr="002062A5" w:rsidDel="00B33063" w:rsidRDefault="009B1AF1" w:rsidP="00564C22">
            <w:pPr>
              <w:pStyle w:val="Beschriftung"/>
              <w:rPr>
                <w:del w:id="16995" w:author="Andreas Kuehne" w:date="2019-05-31T12:22:00Z"/>
                <w:rStyle w:val="Datatype"/>
                <w:b w:val="0"/>
                <w:bCs w:val="0"/>
              </w:rPr>
            </w:pPr>
            <w:del w:id="16996" w:author="Andreas Kuehne" w:date="2019-05-31T12:22:00Z">
              <w:r w:rsidRPr="002062A5" w:rsidDel="00B33063">
                <w:rPr>
                  <w:rStyle w:val="Datatype"/>
                </w:rPr>
                <w:delText>NsPrefixMapping</w:delText>
              </w:r>
              <w:bookmarkStart w:id="16997" w:name="_Toc10200682"/>
              <w:bookmarkEnd w:id="16997"/>
            </w:del>
          </w:p>
        </w:tc>
        <w:tc>
          <w:tcPr>
            <w:tcW w:w="4675" w:type="dxa"/>
          </w:tcPr>
          <w:p w14:paraId="29314218" w14:textId="6E5D954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98" w:author="Andreas Kuehne" w:date="2019-05-31T12:22:00Z"/>
                <w:rStyle w:val="Datatype"/>
              </w:rPr>
            </w:pPr>
            <w:del w:id="16999" w:author="Andreas Kuehne" w:date="2019-05-31T12:22:00Z">
              <w:r w:rsidRPr="002062A5" w:rsidDel="00B33063">
                <w:rPr>
                  <w:rStyle w:val="Datatype"/>
                </w:rPr>
                <w:delText>nsDecl</w:delText>
              </w:r>
              <w:bookmarkStart w:id="17000" w:name="_Toc10200683"/>
              <w:bookmarkEnd w:id="17000"/>
            </w:del>
          </w:p>
        </w:tc>
        <w:bookmarkStart w:id="17001" w:name="_Toc10200684"/>
        <w:bookmarkEnd w:id="17001"/>
      </w:tr>
    </w:tbl>
    <w:p w14:paraId="4FCB5108" w14:textId="4894819E" w:rsidR="00564C22" w:rsidRPr="0202B381" w:rsidDel="00B33063" w:rsidRDefault="009B1AF1" w:rsidP="00564C22">
      <w:pPr>
        <w:rPr>
          <w:del w:id="17002" w:author="Andreas Kuehne" w:date="2019-05-31T12:22:00Z"/>
        </w:rPr>
      </w:pPr>
      <w:del w:id="170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004" w:name="_Toc10200685"/>
        <w:bookmarkEnd w:id="17004"/>
      </w:del>
    </w:p>
    <w:p w14:paraId="45F0874F" w14:textId="528F90CE" w:rsidR="00564C22" w:rsidDel="00B33063" w:rsidRDefault="009B1AF1" w:rsidP="00564C22">
      <w:pPr>
        <w:pStyle w:val="Code"/>
        <w:spacing w:line="259" w:lineRule="auto"/>
        <w:rPr>
          <w:del w:id="17005" w:author="Andreas Kuehne" w:date="2019-05-31T12:22:00Z"/>
        </w:rPr>
      </w:pPr>
      <w:del w:id="17006" w:author="Andreas Kuehne" w:date="2019-05-31T12:22:00Z">
        <w:r w:rsidDel="00B33063">
          <w:rPr>
            <w:color w:val="31849B" w:themeColor="accent5" w:themeShade="BF"/>
          </w:rPr>
          <w:delText>"dss2-ManifestResultType"</w:delText>
        </w:r>
        <w:r w:rsidDel="00B33063">
          <w:delText>: {</w:delText>
        </w:r>
        <w:bookmarkStart w:id="17007" w:name="_Toc10200686"/>
        <w:bookmarkEnd w:id="17007"/>
      </w:del>
    </w:p>
    <w:p w14:paraId="3783AEA7" w14:textId="0D647ED6" w:rsidR="00564C22" w:rsidDel="00B33063" w:rsidRDefault="009B1AF1" w:rsidP="00564C22">
      <w:pPr>
        <w:pStyle w:val="Code"/>
        <w:spacing w:line="259" w:lineRule="auto"/>
        <w:rPr>
          <w:del w:id="17008" w:author="Andreas Kuehne" w:date="2019-05-31T12:22:00Z"/>
        </w:rPr>
      </w:pPr>
      <w:del w:id="170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010" w:name="_Toc10200687"/>
        <w:bookmarkEnd w:id="17010"/>
      </w:del>
    </w:p>
    <w:p w14:paraId="51D0050C" w14:textId="315D9598" w:rsidR="00564C22" w:rsidDel="00B33063" w:rsidRDefault="009B1AF1" w:rsidP="00564C22">
      <w:pPr>
        <w:pStyle w:val="Code"/>
        <w:spacing w:line="259" w:lineRule="auto"/>
        <w:rPr>
          <w:del w:id="17011" w:author="Andreas Kuehne" w:date="2019-05-31T12:22:00Z"/>
        </w:rPr>
      </w:pPr>
      <w:del w:id="17012" w:author="Andreas Kuehne" w:date="2019-05-31T12:22:00Z">
        <w:r w:rsidDel="00B33063">
          <w:rPr>
            <w:color w:val="31849B" w:themeColor="accent5" w:themeShade="BF"/>
          </w:rPr>
          <w:delText xml:space="preserve">  "properties"</w:delText>
        </w:r>
        <w:r w:rsidDel="00B33063">
          <w:delText>: {</w:delText>
        </w:r>
        <w:bookmarkStart w:id="17013" w:name="_Toc10200688"/>
        <w:bookmarkEnd w:id="17013"/>
      </w:del>
    </w:p>
    <w:p w14:paraId="345E8908" w14:textId="0F7FC96C" w:rsidR="00564C22" w:rsidDel="00B33063" w:rsidRDefault="009B1AF1" w:rsidP="00564C22">
      <w:pPr>
        <w:pStyle w:val="Code"/>
        <w:spacing w:line="259" w:lineRule="auto"/>
        <w:rPr>
          <w:del w:id="17014" w:author="Andreas Kuehne" w:date="2019-05-31T12:22:00Z"/>
        </w:rPr>
      </w:pPr>
      <w:del w:id="17015" w:author="Andreas Kuehne" w:date="2019-05-31T12:22:00Z">
        <w:r w:rsidDel="00B33063">
          <w:rPr>
            <w:color w:val="31849B" w:themeColor="accent5" w:themeShade="BF"/>
          </w:rPr>
          <w:delText xml:space="preserve">    "xPath"</w:delText>
        </w:r>
        <w:r w:rsidDel="00B33063">
          <w:delText>: {</w:delText>
        </w:r>
        <w:bookmarkStart w:id="17016" w:name="_Toc10200689"/>
        <w:bookmarkEnd w:id="17016"/>
      </w:del>
    </w:p>
    <w:p w14:paraId="29BBD26C" w14:textId="5E319EC8" w:rsidR="00564C22" w:rsidDel="00B33063" w:rsidRDefault="009B1AF1" w:rsidP="00564C22">
      <w:pPr>
        <w:pStyle w:val="Code"/>
        <w:spacing w:line="259" w:lineRule="auto"/>
        <w:rPr>
          <w:del w:id="17017" w:author="Andreas Kuehne" w:date="2019-05-31T12:22:00Z"/>
        </w:rPr>
      </w:pPr>
      <w:del w:id="170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19" w:name="_Toc10200690"/>
        <w:bookmarkEnd w:id="17019"/>
      </w:del>
    </w:p>
    <w:p w14:paraId="25843CE6" w14:textId="4E864586" w:rsidR="00564C22" w:rsidDel="00B33063" w:rsidRDefault="009B1AF1" w:rsidP="00564C22">
      <w:pPr>
        <w:pStyle w:val="Code"/>
        <w:spacing w:line="259" w:lineRule="auto"/>
        <w:rPr>
          <w:del w:id="17020" w:author="Andreas Kuehne" w:date="2019-05-31T12:22:00Z"/>
        </w:rPr>
      </w:pPr>
      <w:del w:id="17021" w:author="Andreas Kuehne" w:date="2019-05-31T12:22:00Z">
        <w:r w:rsidDel="00B33063">
          <w:delText xml:space="preserve">    },</w:delText>
        </w:r>
        <w:bookmarkStart w:id="17022" w:name="_Toc10200691"/>
        <w:bookmarkEnd w:id="17022"/>
      </w:del>
    </w:p>
    <w:p w14:paraId="5D20F7DA" w14:textId="7E02736F" w:rsidR="00564C22" w:rsidDel="00B33063" w:rsidRDefault="009B1AF1" w:rsidP="00564C22">
      <w:pPr>
        <w:pStyle w:val="Code"/>
        <w:spacing w:line="259" w:lineRule="auto"/>
        <w:rPr>
          <w:del w:id="17023" w:author="Andreas Kuehne" w:date="2019-05-31T12:22:00Z"/>
        </w:rPr>
      </w:pPr>
      <w:del w:id="17024" w:author="Andreas Kuehne" w:date="2019-05-31T12:22:00Z">
        <w:r w:rsidDel="00B33063">
          <w:rPr>
            <w:color w:val="31849B" w:themeColor="accent5" w:themeShade="BF"/>
          </w:rPr>
          <w:delText xml:space="preserve">    "status"</w:delText>
        </w:r>
        <w:r w:rsidDel="00B33063">
          <w:delText>: {</w:delText>
        </w:r>
        <w:bookmarkStart w:id="17025" w:name="_Toc10200692"/>
        <w:bookmarkEnd w:id="17025"/>
      </w:del>
    </w:p>
    <w:p w14:paraId="54D15E28" w14:textId="6B8524FA" w:rsidR="00564C22" w:rsidDel="00B33063" w:rsidRDefault="009B1AF1" w:rsidP="00564C22">
      <w:pPr>
        <w:pStyle w:val="Code"/>
        <w:spacing w:line="259" w:lineRule="auto"/>
        <w:rPr>
          <w:del w:id="17026" w:author="Andreas Kuehne" w:date="2019-05-31T12:22:00Z"/>
        </w:rPr>
      </w:pPr>
      <w:del w:id="170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28" w:name="_Toc10200693"/>
        <w:bookmarkEnd w:id="17028"/>
      </w:del>
    </w:p>
    <w:p w14:paraId="7F15F6F3" w14:textId="2B38C234" w:rsidR="00564C22" w:rsidDel="00B33063" w:rsidRDefault="009B1AF1" w:rsidP="00564C22">
      <w:pPr>
        <w:pStyle w:val="Code"/>
        <w:spacing w:line="259" w:lineRule="auto"/>
        <w:rPr>
          <w:del w:id="17029" w:author="Andreas Kuehne" w:date="2019-05-31T12:22:00Z"/>
        </w:rPr>
      </w:pPr>
      <w:del w:id="17030"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"urn:oasis:names:tc:dss:1.0:manifeststatus:Valid", "urn:oasis:names:tc:dss:1.0:manifeststatus:Invalid"</w:delText>
        </w:r>
        <w:r w:rsidDel="00B33063">
          <w:delText>]</w:delText>
        </w:r>
        <w:bookmarkStart w:id="17031" w:name="_Toc10200694"/>
        <w:bookmarkEnd w:id="17031"/>
      </w:del>
    </w:p>
    <w:p w14:paraId="08AFC0FE" w14:textId="13C86045" w:rsidR="00564C22" w:rsidDel="00B33063" w:rsidRDefault="009B1AF1" w:rsidP="00564C22">
      <w:pPr>
        <w:pStyle w:val="Code"/>
        <w:spacing w:line="259" w:lineRule="auto"/>
        <w:rPr>
          <w:del w:id="17032" w:author="Andreas Kuehne" w:date="2019-05-31T12:22:00Z"/>
        </w:rPr>
      </w:pPr>
      <w:del w:id="17033" w:author="Andreas Kuehne" w:date="2019-05-31T12:22:00Z">
        <w:r w:rsidDel="00B33063">
          <w:delText xml:space="preserve">    },</w:delText>
        </w:r>
        <w:bookmarkStart w:id="17034" w:name="_Toc10200695"/>
        <w:bookmarkEnd w:id="17034"/>
      </w:del>
    </w:p>
    <w:p w14:paraId="598B755D" w14:textId="24F82B7A" w:rsidR="00564C22" w:rsidDel="00B33063" w:rsidRDefault="009B1AF1" w:rsidP="00564C22">
      <w:pPr>
        <w:pStyle w:val="Code"/>
        <w:spacing w:line="259" w:lineRule="auto"/>
        <w:rPr>
          <w:del w:id="17035" w:author="Andreas Kuehne" w:date="2019-05-31T12:22:00Z"/>
        </w:rPr>
      </w:pPr>
      <w:del w:id="17036" w:author="Andreas Kuehne" w:date="2019-05-31T12:22:00Z">
        <w:r w:rsidDel="00B33063">
          <w:rPr>
            <w:color w:val="31849B" w:themeColor="accent5" w:themeShade="BF"/>
          </w:rPr>
          <w:delText xml:space="preserve">    "nsDecl"</w:delText>
        </w:r>
        <w:r w:rsidDel="00B33063">
          <w:delText>: {</w:delText>
        </w:r>
        <w:bookmarkStart w:id="17037" w:name="_Toc10200696"/>
        <w:bookmarkEnd w:id="17037"/>
      </w:del>
    </w:p>
    <w:p w14:paraId="56224740" w14:textId="70F99E69" w:rsidR="00564C22" w:rsidDel="00B33063" w:rsidRDefault="009B1AF1" w:rsidP="00564C22">
      <w:pPr>
        <w:pStyle w:val="Code"/>
        <w:spacing w:line="259" w:lineRule="auto"/>
        <w:rPr>
          <w:del w:id="17038" w:author="Andreas Kuehne" w:date="2019-05-31T12:22:00Z"/>
        </w:rPr>
      </w:pPr>
      <w:del w:id="170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040" w:name="_Toc10200697"/>
        <w:bookmarkEnd w:id="17040"/>
      </w:del>
    </w:p>
    <w:p w14:paraId="7C14539D" w14:textId="395FF460" w:rsidR="00564C22" w:rsidDel="00B33063" w:rsidRDefault="009B1AF1" w:rsidP="00564C22">
      <w:pPr>
        <w:pStyle w:val="Code"/>
        <w:spacing w:line="259" w:lineRule="auto"/>
        <w:rPr>
          <w:del w:id="17041" w:author="Andreas Kuehne" w:date="2019-05-31T12:22:00Z"/>
        </w:rPr>
      </w:pPr>
      <w:del w:id="17042" w:author="Andreas Kuehne" w:date="2019-05-31T12:22:00Z">
        <w:r w:rsidDel="00B33063">
          <w:rPr>
            <w:color w:val="31849B" w:themeColor="accent5" w:themeShade="BF"/>
          </w:rPr>
          <w:delText xml:space="preserve">      "items"</w:delText>
        </w:r>
        <w:r w:rsidDel="00B33063">
          <w:delText>: {</w:delText>
        </w:r>
        <w:bookmarkStart w:id="17043" w:name="_Toc10200698"/>
        <w:bookmarkEnd w:id="17043"/>
      </w:del>
    </w:p>
    <w:p w14:paraId="32D8A76C" w14:textId="196CFD56" w:rsidR="00564C22" w:rsidDel="00B33063" w:rsidRDefault="009B1AF1" w:rsidP="00564C22">
      <w:pPr>
        <w:pStyle w:val="Code"/>
        <w:spacing w:line="259" w:lineRule="auto"/>
        <w:rPr>
          <w:del w:id="17044" w:author="Andreas Kuehne" w:date="2019-05-31T12:22:00Z"/>
        </w:rPr>
      </w:pPr>
      <w:del w:id="1704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7046" w:name="_Toc10200699"/>
        <w:bookmarkEnd w:id="17046"/>
      </w:del>
    </w:p>
    <w:p w14:paraId="3C9B979A" w14:textId="706CA381" w:rsidR="00564C22" w:rsidDel="00B33063" w:rsidRDefault="009B1AF1" w:rsidP="00564C22">
      <w:pPr>
        <w:pStyle w:val="Code"/>
        <w:spacing w:line="259" w:lineRule="auto"/>
        <w:rPr>
          <w:del w:id="17047" w:author="Andreas Kuehne" w:date="2019-05-31T12:22:00Z"/>
        </w:rPr>
      </w:pPr>
      <w:del w:id="17048" w:author="Andreas Kuehne" w:date="2019-05-31T12:22:00Z">
        <w:r w:rsidDel="00B33063">
          <w:delText xml:space="preserve">      }</w:delText>
        </w:r>
        <w:bookmarkStart w:id="17049" w:name="_Toc10200700"/>
        <w:bookmarkEnd w:id="17049"/>
      </w:del>
    </w:p>
    <w:p w14:paraId="3813BFB8" w14:textId="5718307B" w:rsidR="00564C22" w:rsidDel="00B33063" w:rsidRDefault="009B1AF1" w:rsidP="00564C22">
      <w:pPr>
        <w:pStyle w:val="Code"/>
        <w:spacing w:line="259" w:lineRule="auto"/>
        <w:rPr>
          <w:del w:id="17050" w:author="Andreas Kuehne" w:date="2019-05-31T12:22:00Z"/>
        </w:rPr>
      </w:pPr>
      <w:del w:id="17051" w:author="Andreas Kuehne" w:date="2019-05-31T12:22:00Z">
        <w:r w:rsidDel="00B33063">
          <w:delText xml:space="preserve">    }</w:delText>
        </w:r>
        <w:bookmarkStart w:id="17052" w:name="_Toc10200701"/>
        <w:bookmarkEnd w:id="17052"/>
      </w:del>
    </w:p>
    <w:p w14:paraId="68AEC856" w14:textId="26626C73" w:rsidR="00564C22" w:rsidDel="00B33063" w:rsidRDefault="009B1AF1" w:rsidP="00564C22">
      <w:pPr>
        <w:pStyle w:val="Code"/>
        <w:spacing w:line="259" w:lineRule="auto"/>
        <w:rPr>
          <w:del w:id="17053" w:author="Andreas Kuehne" w:date="2019-05-31T12:22:00Z"/>
        </w:rPr>
      </w:pPr>
      <w:del w:id="17054" w:author="Andreas Kuehne" w:date="2019-05-31T12:22:00Z">
        <w:r w:rsidDel="00B33063">
          <w:delText xml:space="preserve">  },</w:delText>
        </w:r>
        <w:bookmarkStart w:id="17055" w:name="_Toc10200702"/>
        <w:bookmarkEnd w:id="17055"/>
      </w:del>
    </w:p>
    <w:p w14:paraId="14488AEC" w14:textId="66621C92" w:rsidR="00564C22" w:rsidDel="00B33063" w:rsidRDefault="009B1AF1" w:rsidP="00564C22">
      <w:pPr>
        <w:pStyle w:val="Code"/>
        <w:spacing w:line="259" w:lineRule="auto"/>
        <w:rPr>
          <w:del w:id="17056" w:author="Andreas Kuehne" w:date="2019-05-31T12:22:00Z"/>
        </w:rPr>
      </w:pPr>
      <w:del w:id="1705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"xPath", "status"</w:delText>
        </w:r>
        <w:r w:rsidDel="00B33063">
          <w:delText>]</w:delText>
        </w:r>
        <w:bookmarkStart w:id="17058" w:name="_Toc10200703"/>
        <w:bookmarkEnd w:id="17058"/>
      </w:del>
    </w:p>
    <w:p w14:paraId="3E0646FE" w14:textId="548672A0" w:rsidR="00564C22" w:rsidDel="00B33063" w:rsidRDefault="009B1AF1" w:rsidP="00564C22">
      <w:pPr>
        <w:pStyle w:val="Code"/>
        <w:spacing w:line="259" w:lineRule="auto"/>
        <w:rPr>
          <w:del w:id="17059" w:author="Andreas Kuehne" w:date="2019-05-31T12:22:00Z"/>
        </w:rPr>
      </w:pPr>
      <w:del w:id="17060" w:author="Andreas Kuehne" w:date="2019-05-31T12:22:00Z">
        <w:r w:rsidDel="00B33063">
          <w:delText>}</w:delText>
        </w:r>
        <w:bookmarkStart w:id="17061" w:name="_Toc10200704"/>
        <w:bookmarkEnd w:id="17061"/>
      </w:del>
    </w:p>
    <w:p w14:paraId="11DE4E26" w14:textId="44E83E7D" w:rsidR="00564C22" w:rsidDel="00B33063" w:rsidRDefault="00564C22" w:rsidP="00564C22">
      <w:pPr>
        <w:rPr>
          <w:del w:id="17062" w:author="Andreas Kuehne" w:date="2019-05-31T12:22:00Z"/>
        </w:rPr>
      </w:pPr>
      <w:bookmarkStart w:id="17063" w:name="_Toc10200705"/>
      <w:bookmarkEnd w:id="17063"/>
    </w:p>
    <w:p w14:paraId="1868D369" w14:textId="7822740A" w:rsidR="00564C22" w:rsidDel="00B33063" w:rsidRDefault="009B1AF1" w:rsidP="00564C22">
      <w:pPr>
        <w:pStyle w:val="berschrift4"/>
        <w:rPr>
          <w:del w:id="17064" w:author="Andreas Kuehne" w:date="2019-05-31T12:22:00Z"/>
        </w:rPr>
      </w:pPr>
      <w:del w:id="17065" w:author="Andreas Kuehne" w:date="2019-05-31T12:22:00Z">
        <w:r w:rsidDel="00B33063">
          <w:delText>ManifestResult – XML Syntax</w:delText>
        </w:r>
        <w:bookmarkStart w:id="17066" w:name="_Toc10200706"/>
        <w:bookmarkEnd w:id="17066"/>
      </w:del>
    </w:p>
    <w:p w14:paraId="08832130" w14:textId="1D951885" w:rsidR="00564C22" w:rsidRPr="5404FA76" w:rsidDel="00B33063" w:rsidRDefault="009B1AF1" w:rsidP="00564C22">
      <w:pPr>
        <w:rPr>
          <w:del w:id="17067" w:author="Andreas Kuehne" w:date="2019-05-31T12:22:00Z"/>
        </w:rPr>
      </w:pPr>
      <w:del w:id="17068" w:author="Andreas Kuehne" w:date="2019-05-31T12:22:00Z">
        <w:r w:rsidRPr="0CCF9147" w:rsidDel="00B33063">
          <w:delText xml:space="preserve">The XML type </w:delText>
        </w:r>
        <w:r w:rsidRPr="002062A5" w:rsidDel="00B33063">
          <w:rPr>
            <w:rFonts w:ascii="Courier New" w:eastAsia="Courier New" w:hAnsi="Courier New" w:cs="Courier New"/>
          </w:rPr>
          <w:delText>ManifestResultType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ManifestResult</w:delText>
        </w:r>
        <w:r w:rsidDel="00B33063">
          <w:delText xml:space="preserve"> </w:delText>
        </w:r>
        <w:r w:rsidRPr="005A6FFD" w:rsidDel="00B33063">
          <w:delText>component.</w:delText>
        </w:r>
        <w:bookmarkStart w:id="17069" w:name="_Toc10200707"/>
        <w:bookmarkEnd w:id="17069"/>
      </w:del>
    </w:p>
    <w:p w14:paraId="299CF133" w14:textId="2F84062B" w:rsidR="00564C22" w:rsidDel="00B33063" w:rsidRDefault="009B1AF1" w:rsidP="00564C22">
      <w:pPr>
        <w:rPr>
          <w:del w:id="17070" w:author="Andreas Kuehne" w:date="2019-05-31T12:22:00Z"/>
        </w:rPr>
      </w:pPr>
      <w:del w:id="1707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ManifestResultType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072" w:name="_Toc10200708"/>
        <w:bookmarkEnd w:id="17072"/>
      </w:del>
    </w:p>
    <w:p w14:paraId="04DE054D" w14:textId="7CE84F51" w:rsidR="00564C22" w:rsidDel="00B33063" w:rsidRDefault="009B1AF1" w:rsidP="00564C22">
      <w:pPr>
        <w:pStyle w:val="Code"/>
        <w:rPr>
          <w:del w:id="17073" w:author="Andreas Kuehne" w:date="2019-05-31T12:22:00Z"/>
        </w:rPr>
      </w:pPr>
      <w:del w:id="1707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ManifestResultType</w:delText>
        </w:r>
        <w:r w:rsidDel="00B33063">
          <w:rPr>
            <w:color w:val="943634" w:themeColor="accent2" w:themeShade="BF"/>
          </w:rPr>
          <w:delText>"</w:delText>
        </w:r>
        <w:r w:rsidDel="00B33063">
          <w:rPr>
            <w:color w:val="31849B" w:themeColor="accent5" w:themeShade="BF"/>
          </w:rPr>
          <w:delText>&gt;</w:delText>
        </w:r>
        <w:bookmarkStart w:id="17075" w:name="_Toc10200709"/>
        <w:bookmarkEnd w:id="17075"/>
      </w:del>
    </w:p>
    <w:p w14:paraId="547E114B" w14:textId="30DBF6B9" w:rsidR="00564C22" w:rsidDel="00B33063" w:rsidRDefault="009B1AF1" w:rsidP="00564C22">
      <w:pPr>
        <w:pStyle w:val="Code"/>
        <w:rPr>
          <w:del w:id="17076" w:author="Andreas Kuehne" w:date="2019-05-31T12:22:00Z"/>
        </w:rPr>
      </w:pPr>
      <w:del w:id="17077" w:author="Andreas Kuehne" w:date="2019-05-31T12:22:00Z">
        <w:r w:rsidDel="00B33063">
          <w:rPr>
            <w:color w:val="31849B" w:themeColor="accent5" w:themeShade="BF"/>
          </w:rPr>
          <w:delText xml:space="preserve">  &lt;xs:sequence&gt;</w:delText>
        </w:r>
        <w:bookmarkStart w:id="17078" w:name="_Toc10200710"/>
        <w:bookmarkEnd w:id="17078"/>
      </w:del>
    </w:p>
    <w:p w14:paraId="036A5E8A" w14:textId="71B30044" w:rsidR="00564C22" w:rsidDel="00B33063" w:rsidRDefault="009B1AF1" w:rsidP="00564C22">
      <w:pPr>
        <w:pStyle w:val="Code"/>
        <w:rPr>
          <w:del w:id="17079" w:author="Andreas Kuehne" w:date="2019-05-31T12:22:00Z"/>
        </w:rPr>
      </w:pPr>
      <w:del w:id="170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ReferenceXpath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7081" w:name="_Toc10200711"/>
        <w:bookmarkEnd w:id="17081"/>
      </w:del>
    </w:p>
    <w:p w14:paraId="22B98404" w14:textId="5E34032E" w:rsidR="00564C22" w:rsidDel="00B33063" w:rsidRDefault="009B1AF1" w:rsidP="00564C22">
      <w:pPr>
        <w:pStyle w:val="Code"/>
        <w:rPr>
          <w:del w:id="17082" w:author="Andreas Kuehne" w:date="2019-05-31T12:22:00Z"/>
        </w:rPr>
      </w:pPr>
      <w:del w:id="1708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Status</w:delText>
        </w:r>
        <w:r w:rsidDel="00B33063">
          <w:rPr>
            <w:color w:val="943634" w:themeColor="accent2" w:themeShade="BF"/>
          </w:rPr>
          <w:delText>"</w:delText>
        </w:r>
        <w:r w:rsidDel="00B33063">
          <w:rPr>
            <w:color w:val="31849B" w:themeColor="accent5" w:themeShade="BF"/>
          </w:rPr>
          <w:delText>&gt;</w:delText>
        </w:r>
        <w:bookmarkStart w:id="17084" w:name="_Toc10200712"/>
        <w:bookmarkEnd w:id="17084"/>
      </w:del>
    </w:p>
    <w:p w14:paraId="420A438D" w14:textId="7E07606B" w:rsidR="00564C22" w:rsidDel="00B33063" w:rsidRDefault="009B1AF1" w:rsidP="00564C22">
      <w:pPr>
        <w:pStyle w:val="Code"/>
        <w:rPr>
          <w:del w:id="17085" w:author="Andreas Kuehne" w:date="2019-05-31T12:22:00Z"/>
        </w:rPr>
      </w:pPr>
      <w:del w:id="17086" w:author="Andreas Kuehne" w:date="2019-05-31T12:22:00Z">
        <w:r w:rsidDel="00B33063">
          <w:rPr>
            <w:color w:val="31849B" w:themeColor="accent5" w:themeShade="BF"/>
          </w:rPr>
          <w:delText xml:space="preserve">      &lt;xs:simpleType&gt;</w:delText>
        </w:r>
        <w:bookmarkStart w:id="17087" w:name="_Toc10200713"/>
        <w:bookmarkEnd w:id="17087"/>
      </w:del>
    </w:p>
    <w:p w14:paraId="1ECE579C" w14:textId="6E6633F0" w:rsidR="00564C22" w:rsidDel="00B33063" w:rsidRDefault="009B1AF1" w:rsidP="00564C22">
      <w:pPr>
        <w:pStyle w:val="Code"/>
        <w:rPr>
          <w:del w:id="17088" w:author="Andreas Kuehne" w:date="2019-05-31T12:22:00Z"/>
        </w:rPr>
      </w:pPr>
      <w:del w:id="17089"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7090" w:name="_Toc10200714"/>
        <w:bookmarkEnd w:id="17090"/>
      </w:del>
    </w:p>
    <w:p w14:paraId="6D03B7E9" w14:textId="6518AACD" w:rsidR="00564C22" w:rsidDel="00B33063" w:rsidRDefault="009B1AF1" w:rsidP="00564C22">
      <w:pPr>
        <w:pStyle w:val="Code"/>
        <w:rPr>
          <w:del w:id="17091" w:author="Andreas Kuehne" w:date="2019-05-31T12:22:00Z"/>
        </w:rPr>
      </w:pPr>
      <w:del w:id="1709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urn:oasis:names:tc:dss:1.0:manifeststatus:Valid</w:delText>
        </w:r>
        <w:r w:rsidDel="00B33063">
          <w:rPr>
            <w:color w:val="943634" w:themeColor="accent2" w:themeShade="BF"/>
          </w:rPr>
          <w:delText>"</w:delText>
        </w:r>
        <w:r w:rsidDel="00B33063">
          <w:rPr>
            <w:color w:val="31849B" w:themeColor="accent5" w:themeShade="BF"/>
          </w:rPr>
          <w:delText>/&gt;</w:delText>
        </w:r>
        <w:bookmarkStart w:id="17093" w:name="_Toc10200715"/>
        <w:bookmarkEnd w:id="17093"/>
      </w:del>
    </w:p>
    <w:p w14:paraId="42B36758" w14:textId="10F26D6E" w:rsidR="00564C22" w:rsidDel="00B33063" w:rsidRDefault="009B1AF1" w:rsidP="00564C22">
      <w:pPr>
        <w:pStyle w:val="Code"/>
        <w:rPr>
          <w:del w:id="17094" w:author="Andreas Kuehne" w:date="2019-05-31T12:22:00Z"/>
        </w:rPr>
      </w:pPr>
      <w:del w:id="17095"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urn:oasis:names:tc:dss:1.0:manifeststatus:Invalid</w:delText>
        </w:r>
        <w:r w:rsidDel="00B33063">
          <w:rPr>
            <w:color w:val="943634" w:themeColor="accent2" w:themeShade="BF"/>
          </w:rPr>
          <w:delText>"</w:delText>
        </w:r>
        <w:r w:rsidDel="00B33063">
          <w:rPr>
            <w:color w:val="31849B" w:themeColor="accent5" w:themeShade="BF"/>
          </w:rPr>
          <w:delText>/&gt;</w:delText>
        </w:r>
        <w:bookmarkStart w:id="17096" w:name="_Toc10200716"/>
        <w:bookmarkEnd w:id="17096"/>
      </w:del>
    </w:p>
    <w:p w14:paraId="779084FD" w14:textId="68901F2E" w:rsidR="00564C22" w:rsidDel="00B33063" w:rsidRDefault="009B1AF1" w:rsidP="00564C22">
      <w:pPr>
        <w:pStyle w:val="Code"/>
        <w:rPr>
          <w:del w:id="17097" w:author="Andreas Kuehne" w:date="2019-05-31T12:22:00Z"/>
        </w:rPr>
      </w:pPr>
      <w:del w:id="17098" w:author="Andreas Kuehne" w:date="2019-05-31T12:22:00Z">
        <w:r w:rsidDel="00B33063">
          <w:rPr>
            <w:color w:val="31849B" w:themeColor="accent5" w:themeShade="BF"/>
          </w:rPr>
          <w:delText xml:space="preserve">        &lt;/xs:restriction&gt;</w:delText>
        </w:r>
        <w:bookmarkStart w:id="17099" w:name="_Toc10200717"/>
        <w:bookmarkEnd w:id="17099"/>
      </w:del>
    </w:p>
    <w:p w14:paraId="7E4ADEEF" w14:textId="04F9DCF2" w:rsidR="00564C22" w:rsidDel="00B33063" w:rsidRDefault="009B1AF1" w:rsidP="00564C22">
      <w:pPr>
        <w:pStyle w:val="Code"/>
        <w:rPr>
          <w:del w:id="17100" w:author="Andreas Kuehne" w:date="2019-05-31T12:22:00Z"/>
        </w:rPr>
      </w:pPr>
      <w:del w:id="17101" w:author="Andreas Kuehne" w:date="2019-05-31T12:22:00Z">
        <w:r w:rsidDel="00B33063">
          <w:rPr>
            <w:color w:val="31849B" w:themeColor="accent5" w:themeShade="BF"/>
          </w:rPr>
          <w:delText xml:space="preserve">      &lt;/xs:simpleType&gt;</w:delText>
        </w:r>
        <w:bookmarkStart w:id="17102" w:name="_Toc10200718"/>
        <w:bookmarkEnd w:id="17102"/>
      </w:del>
    </w:p>
    <w:p w14:paraId="19576EF0" w14:textId="423ADB3F" w:rsidR="00564C22" w:rsidDel="00B33063" w:rsidRDefault="009B1AF1" w:rsidP="00564C22">
      <w:pPr>
        <w:pStyle w:val="Code"/>
        <w:rPr>
          <w:del w:id="17103" w:author="Andreas Kuehne" w:date="2019-05-31T12:22:00Z"/>
        </w:rPr>
      </w:pPr>
      <w:del w:id="17104" w:author="Andreas Kuehne" w:date="2019-05-31T12:22:00Z">
        <w:r w:rsidDel="00B33063">
          <w:rPr>
            <w:color w:val="31849B" w:themeColor="accent5" w:themeShade="BF"/>
          </w:rPr>
          <w:delText xml:space="preserve">    &lt;/xs:element&gt;</w:delText>
        </w:r>
        <w:bookmarkStart w:id="17105" w:name="_Toc10200719"/>
        <w:bookmarkEnd w:id="17105"/>
      </w:del>
    </w:p>
    <w:p w14:paraId="4A47A742" w14:textId="2FFEB528" w:rsidR="00564C22" w:rsidDel="00B33063" w:rsidRDefault="009B1AF1" w:rsidP="00564C22">
      <w:pPr>
        <w:pStyle w:val="Code"/>
        <w:rPr>
          <w:del w:id="17106" w:author="Andreas Kuehne" w:date="2019-05-31T12:22:00Z"/>
        </w:rPr>
      </w:pPr>
      <w:del w:id="171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08" w:name="_Toc10200720"/>
        <w:bookmarkEnd w:id="17108"/>
      </w:del>
    </w:p>
    <w:p w14:paraId="39E8600D" w14:textId="7EA9F0D5" w:rsidR="00564C22" w:rsidDel="00B33063" w:rsidRDefault="009B1AF1" w:rsidP="00564C22">
      <w:pPr>
        <w:pStyle w:val="Code"/>
        <w:rPr>
          <w:del w:id="17109" w:author="Andreas Kuehne" w:date="2019-05-31T12:22:00Z"/>
        </w:rPr>
      </w:pPr>
      <w:del w:id="17110" w:author="Andreas Kuehne" w:date="2019-05-31T12:22:00Z">
        <w:r w:rsidDel="00B33063">
          <w:rPr>
            <w:color w:val="31849B" w:themeColor="accent5" w:themeShade="BF"/>
          </w:rPr>
          <w:delText xml:space="preserve">  &lt;/xs:sequence&gt;</w:delText>
        </w:r>
        <w:bookmarkStart w:id="17111" w:name="_Toc10200721"/>
        <w:bookmarkEnd w:id="17111"/>
      </w:del>
    </w:p>
    <w:p w14:paraId="22B99ABB" w14:textId="1E6CDAE2" w:rsidR="00564C22" w:rsidDel="00B33063" w:rsidRDefault="009B1AF1" w:rsidP="00564C22">
      <w:pPr>
        <w:pStyle w:val="Code"/>
        <w:rPr>
          <w:del w:id="17112" w:author="Andreas Kuehne" w:date="2019-05-31T12:22:00Z"/>
        </w:rPr>
      </w:pPr>
      <w:del w:id="17113" w:author="Andreas Kuehne" w:date="2019-05-31T12:22:00Z">
        <w:r w:rsidDel="00B33063">
          <w:rPr>
            <w:color w:val="31849B" w:themeColor="accent5" w:themeShade="BF"/>
          </w:rPr>
          <w:delText>&lt;/xs:complexType&gt;</w:delText>
        </w:r>
        <w:bookmarkStart w:id="17114" w:name="_Toc10200722"/>
        <w:bookmarkEnd w:id="17114"/>
      </w:del>
    </w:p>
    <w:p w14:paraId="4571C0C4" w14:textId="4C51AC3E" w:rsidR="00564C22" w:rsidDel="00B33063" w:rsidRDefault="009B1AF1" w:rsidP="00564C22">
      <w:pPr>
        <w:spacing w:line="259" w:lineRule="auto"/>
        <w:rPr>
          <w:del w:id="17115" w:author="Andreas Kuehne" w:date="2019-05-31T12:22:00Z"/>
        </w:rPr>
      </w:pPr>
      <w:del w:id="1711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ManifestResultType</w:delText>
        </w:r>
        <w:r w:rsidRPr="71C71F8C" w:rsidDel="00B33063">
          <w:delText xml:space="preserve"> </w:delText>
        </w:r>
        <w:r w:rsidDel="00B33063">
          <w:delText xml:space="preserve">XML element SHALL implement in XML syntax the sub-component that has a name equal to its local name. </w:delText>
        </w:r>
        <w:bookmarkStart w:id="17117" w:name="_Toc10200723"/>
        <w:bookmarkEnd w:id="17117"/>
      </w:del>
    </w:p>
    <w:p w14:paraId="37FCE7F6" w14:textId="0318B2BD" w:rsidR="00564C22" w:rsidDel="00B33063" w:rsidRDefault="009B1AF1" w:rsidP="00564C22">
      <w:pPr>
        <w:pStyle w:val="berschrift3"/>
        <w:rPr>
          <w:del w:id="17118" w:author="Andreas Kuehne" w:date="2019-05-31T12:22:00Z"/>
        </w:rPr>
      </w:pPr>
      <w:bookmarkStart w:id="17119" w:name="_RefComp6E7DE514"/>
      <w:del w:id="17120" w:author="Andreas Kuehne" w:date="2019-05-31T12:22:00Z">
        <w:r w:rsidDel="00B33063">
          <w:delText>Component UseVerificationTime</w:delText>
        </w:r>
        <w:bookmarkStart w:id="17121" w:name="_Toc10200724"/>
        <w:bookmarkEnd w:id="17119"/>
        <w:bookmarkEnd w:id="17121"/>
      </w:del>
    </w:p>
    <w:p w14:paraId="7C5B8A27" w14:textId="375259CC" w:rsidR="00564C22" w:rsidDel="00B33063" w:rsidRDefault="001725A5" w:rsidP="00564C22">
      <w:pPr>
        <w:rPr>
          <w:del w:id="17122" w:author="Andreas Kuehne" w:date="2019-05-31T12:22:00Z"/>
        </w:rPr>
      </w:pPr>
      <w:del w:id="17123" w:author="Andreas Kuehne" w:date="2019-05-31T12:22:00Z">
        <w:r w:rsidRPr="003A06D0" w:rsidDel="00B33063">
          <w:delText xml:space="preserve">This </w:delText>
        </w:r>
        <w:r w:rsidRPr="003A06D0" w:rsidDel="00B33063">
          <w:rPr>
            <w:rFonts w:ascii="Courier New" w:eastAsia="Courier New" w:hAnsi="Courier New" w:cs="Courier New"/>
            <w:lang w:val="en-GB"/>
          </w:rPr>
          <w:delText>UseVerificationTime</w:delText>
        </w:r>
        <w:r w:rsidRPr="003A06D0" w:rsidDel="00B33063">
          <w:delText xml:space="preserve"> component instructs the server to attempt to determine the signature’s validity at the specified time, instead of a time determined by the server policy.</w:delText>
        </w:r>
        <w:bookmarkStart w:id="17124" w:name="_Toc10200725"/>
        <w:bookmarkEnd w:id="17124"/>
      </w:del>
    </w:p>
    <w:p w14:paraId="5ECFE670" w14:textId="45EA5464" w:rsidR="00564C22" w:rsidDel="00B33063" w:rsidRDefault="009B1AF1" w:rsidP="00564C22">
      <w:pPr>
        <w:rPr>
          <w:del w:id="17125" w:author="Andreas Kuehne" w:date="2019-05-31T12:22:00Z"/>
        </w:rPr>
      </w:pPr>
      <w:del w:id="17126" w:author="Andreas Kuehne" w:date="2019-05-31T12:22:00Z">
        <w:r w:rsidDel="00B33063">
          <w:delText>Below follows a list of the sub-components that constitute this component:</w:delText>
        </w:r>
        <w:bookmarkStart w:id="17127" w:name="_Toc10200726"/>
        <w:bookmarkEnd w:id="17127"/>
      </w:del>
    </w:p>
    <w:p w14:paraId="68C842A8" w14:textId="4D17A7C2" w:rsidR="00564C22" w:rsidDel="00B33063" w:rsidRDefault="009B1AF1" w:rsidP="00564C22">
      <w:pPr>
        <w:pStyle w:val="Member"/>
        <w:rPr>
          <w:del w:id="17128" w:author="Andreas Kuehne" w:date="2019-05-31T12:22:00Z"/>
        </w:rPr>
      </w:pPr>
      <w:del w:id="17129" w:author="Andreas Kuehne" w:date="2019-05-31T12:22:00Z">
        <w:r w:rsidDel="00B33063">
          <w:delText xml:space="preserve">The OPTIONAL </w:delText>
        </w:r>
        <w:r w:rsidRPr="35C1378D" w:rsidDel="00B33063">
          <w:rPr>
            <w:rStyle w:val="Datatype"/>
          </w:rPr>
          <w:delText>CurrentTime</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r w:rsidRPr="003A06D0" w:rsidDel="00B33063">
          <w:delText>This element instructs the server to use its current time (normally the time associated with the server-side request processing).</w:delText>
        </w:r>
        <w:bookmarkStart w:id="17130" w:name="_Toc10200727"/>
        <w:bookmarkEnd w:id="17130"/>
      </w:del>
    </w:p>
    <w:p w14:paraId="65B21D6A" w14:textId="0BF0F754" w:rsidR="00564C22" w:rsidDel="00B33063" w:rsidRDefault="009B1AF1" w:rsidP="00564C22">
      <w:pPr>
        <w:pStyle w:val="Member"/>
        <w:rPr>
          <w:del w:id="17131" w:author="Andreas Kuehne" w:date="2019-05-31T12:22:00Z"/>
        </w:rPr>
      </w:pPr>
      <w:del w:id="17132" w:author="Andreas Kuehne" w:date="2019-05-31T12:22:00Z">
        <w:r w:rsidDel="00B33063">
          <w:delText xml:space="preserve">The OPTIONAL </w:delText>
        </w:r>
        <w:r w:rsidRPr="35C1378D" w:rsidDel="00B33063">
          <w:rPr>
            <w:rStyle w:val="Datatype"/>
          </w:rPr>
          <w:delText>SpecificTime</w:delText>
        </w:r>
        <w:r w:rsidDel="00B33063">
          <w:delText xml:space="preserve"> element, if present, MUST contain one instance of a date/time value. </w:delText>
        </w:r>
        <w:r w:rsidRPr="003A06D0" w:rsidDel="00B33063">
          <w:delText xml:space="preserve">The </w:delText>
        </w:r>
        <w:r w:rsidRPr="003A06D0" w:rsidDel="00B33063">
          <w:rPr>
            <w:rStyle w:val="Datatype"/>
            <w:lang w:val="en-GB"/>
          </w:rPr>
          <w:delText>SpecificTime</w:delText>
        </w:r>
        <w:r w:rsidRPr="003A06D0" w:rsidDel="00B33063">
          <w:delText xml:space="preserve"> element allows the client to manage manually the time instant used in the verification process. It SHOULD be expressed as UTC time (Coordinated Universal Time) to reduce confusion with the local time zone use.</w:delText>
        </w:r>
        <w:bookmarkStart w:id="17133" w:name="_Toc10200728"/>
        <w:bookmarkEnd w:id="17133"/>
      </w:del>
    </w:p>
    <w:p w14:paraId="7D1F6B68" w14:textId="73E677B8" w:rsidR="00564C22" w:rsidDel="00B33063" w:rsidRDefault="009B1AF1" w:rsidP="00564C22">
      <w:pPr>
        <w:pStyle w:val="Member"/>
        <w:rPr>
          <w:del w:id="17134" w:author="Andreas Kuehne" w:date="2019-05-31T12:22:00Z"/>
        </w:rPr>
      </w:pPr>
      <w:del w:id="17135"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r w:rsidRPr="003A06D0" w:rsidDel="00B33063">
          <w:delText xml:space="preserve">The </w:delText>
        </w:r>
        <w:r w:rsidRPr="003A06D0" w:rsidDel="00B33063">
          <w:rPr>
            <w:rStyle w:val="Datatype"/>
            <w:lang w:val="en-GB"/>
          </w:rPr>
          <w:delText>Base64Content</w:delText>
        </w:r>
        <w:r w:rsidRPr="003A06D0" w:rsidDel="00B33063">
          <w:delText xml:space="preserve"> element allows the provision of additional date/time data.</w:delText>
        </w:r>
        <w:bookmarkStart w:id="17136" w:name="_Toc10200729"/>
        <w:bookmarkEnd w:id="17136"/>
      </w:del>
    </w:p>
    <w:p w14:paraId="3968774F" w14:textId="6E83477C" w:rsidR="00564C22" w:rsidDel="00B33063" w:rsidRDefault="009B1AF1" w:rsidP="00564C22">
      <w:pPr>
        <w:pStyle w:val="berschrift4"/>
        <w:rPr>
          <w:del w:id="17137" w:author="Andreas Kuehne" w:date="2019-05-31T12:22:00Z"/>
        </w:rPr>
      </w:pPr>
      <w:del w:id="17138" w:author="Andreas Kuehne" w:date="2019-05-31T12:22:00Z">
        <w:r w:rsidDel="00B33063">
          <w:delText>UseVerificationTime – JSON Syntax</w:delText>
        </w:r>
        <w:bookmarkStart w:id="17139" w:name="_Toc10200730"/>
        <w:bookmarkEnd w:id="17139"/>
      </w:del>
    </w:p>
    <w:p w14:paraId="77B5D55B" w14:textId="02F56836" w:rsidR="00564C22" w:rsidRPr="0248A3D1" w:rsidDel="00B33063" w:rsidRDefault="009B1AF1" w:rsidP="00564C22">
      <w:pPr>
        <w:rPr>
          <w:del w:id="17140" w:author="Andreas Kuehne" w:date="2019-05-31T12:22:00Z"/>
        </w:rPr>
      </w:pPr>
      <w:del w:id="1714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UseVerificationTime</w:delText>
        </w:r>
        <w:r w:rsidDel="00B33063">
          <w:delText xml:space="preserve"> component.</w:delText>
        </w:r>
        <w:bookmarkStart w:id="17142" w:name="_Toc10200731"/>
        <w:bookmarkEnd w:id="17142"/>
      </w:del>
    </w:p>
    <w:p w14:paraId="15C70517" w14:textId="2A10F96F" w:rsidR="00564C22" w:rsidRPr="C2430093" w:rsidDel="00B33063" w:rsidRDefault="009B1AF1" w:rsidP="00564C22">
      <w:pPr>
        <w:spacing w:line="259" w:lineRule="auto"/>
        <w:rPr>
          <w:del w:id="17143" w:author="Andreas Kuehne" w:date="2019-05-31T12:22:00Z"/>
          <w:rFonts w:eastAsia="Arial" w:cs="Arial"/>
          <w:sz w:val="22"/>
          <w:szCs w:val="22"/>
        </w:rPr>
      </w:pPr>
      <w:del w:id="1714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UseVerificationTime</w:delText>
        </w:r>
        <w:r w:rsidRPr="002062A5" w:rsidDel="00B33063">
          <w:rPr>
            <w:rFonts w:eastAsia="Arial" w:cs="Arial"/>
            <w:sz w:val="22"/>
            <w:szCs w:val="22"/>
          </w:rPr>
          <w:delText xml:space="preserve"> using JSON-specific names mapped as shown in the table below.</w:delText>
        </w:r>
        <w:bookmarkStart w:id="17145" w:name="_Toc10200732"/>
        <w:bookmarkEnd w:id="17145"/>
      </w:del>
    </w:p>
    <w:tbl>
      <w:tblPr>
        <w:tblStyle w:val="Gitternetztabelle1hell1"/>
        <w:tblW w:w="0" w:type="auto"/>
        <w:tblLook w:val="04A0" w:firstRow="1" w:lastRow="0" w:firstColumn="1" w:lastColumn="0" w:noHBand="0" w:noVBand="1"/>
      </w:tblPr>
      <w:tblGrid>
        <w:gridCol w:w="4675"/>
        <w:gridCol w:w="4675"/>
      </w:tblGrid>
      <w:tr w:rsidR="00564C22" w:rsidDel="00B33063" w14:paraId="6671EEEB" w14:textId="1480F9D9" w:rsidTr="00564C22">
        <w:trPr>
          <w:cnfStyle w:val="100000000000" w:firstRow="1" w:lastRow="0" w:firstColumn="0" w:lastColumn="0" w:oddVBand="0" w:evenVBand="0" w:oddHBand="0" w:evenHBand="0" w:firstRowFirstColumn="0" w:firstRowLastColumn="0" w:lastRowFirstColumn="0" w:lastRowLastColumn="0"/>
          <w:del w:id="17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1AEEBE" w14:textId="267A220F" w:rsidR="00564C22" w:rsidDel="00B33063" w:rsidRDefault="009B1AF1" w:rsidP="00564C22">
            <w:pPr>
              <w:pStyle w:val="Beschriftung"/>
              <w:rPr>
                <w:del w:id="17147" w:author="Andreas Kuehne" w:date="2019-05-31T12:22:00Z"/>
              </w:rPr>
            </w:pPr>
            <w:del w:id="17148" w:author="Andreas Kuehne" w:date="2019-05-31T12:22:00Z">
              <w:r w:rsidDel="00B33063">
                <w:delText>Element</w:delText>
              </w:r>
              <w:bookmarkStart w:id="17149" w:name="_Toc10200733"/>
              <w:bookmarkEnd w:id="17149"/>
            </w:del>
          </w:p>
        </w:tc>
        <w:tc>
          <w:tcPr>
            <w:tcW w:w="4675" w:type="dxa"/>
          </w:tcPr>
          <w:p w14:paraId="1745A905" w14:textId="6A09C96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150" w:author="Andreas Kuehne" w:date="2019-05-31T12:22:00Z"/>
              </w:rPr>
            </w:pPr>
            <w:del w:id="17151" w:author="Andreas Kuehne" w:date="2019-05-31T12:22:00Z">
              <w:r w:rsidDel="00B33063">
                <w:delText>Implementing JSON member name</w:delText>
              </w:r>
              <w:bookmarkStart w:id="17152" w:name="_Toc10200734"/>
              <w:bookmarkEnd w:id="17152"/>
            </w:del>
          </w:p>
        </w:tc>
        <w:bookmarkStart w:id="17153" w:name="_Toc10200735"/>
        <w:bookmarkEnd w:id="17153"/>
      </w:tr>
      <w:tr w:rsidR="00564C22" w:rsidDel="00B33063" w14:paraId="7538AA4C" w14:textId="273B5FDB" w:rsidTr="00564C22">
        <w:trPr>
          <w:del w:id="17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E79FDD" w14:textId="4775F250" w:rsidR="00564C22" w:rsidRPr="002062A5" w:rsidDel="00B33063" w:rsidRDefault="009B1AF1" w:rsidP="00564C22">
            <w:pPr>
              <w:pStyle w:val="Beschriftung"/>
              <w:rPr>
                <w:del w:id="17155" w:author="Andreas Kuehne" w:date="2019-05-31T12:22:00Z"/>
                <w:rStyle w:val="Datatype"/>
                <w:b w:val="0"/>
                <w:bCs w:val="0"/>
              </w:rPr>
            </w:pPr>
            <w:del w:id="17156" w:author="Andreas Kuehne" w:date="2019-05-31T12:22:00Z">
              <w:r w:rsidRPr="002062A5" w:rsidDel="00B33063">
                <w:rPr>
                  <w:rStyle w:val="Datatype"/>
                </w:rPr>
                <w:delText>CurrentTime</w:delText>
              </w:r>
              <w:bookmarkStart w:id="17157" w:name="_Toc10200736"/>
              <w:bookmarkEnd w:id="17157"/>
            </w:del>
          </w:p>
        </w:tc>
        <w:tc>
          <w:tcPr>
            <w:tcW w:w="4675" w:type="dxa"/>
          </w:tcPr>
          <w:p w14:paraId="3FECA9BE" w14:textId="60974B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58" w:author="Andreas Kuehne" w:date="2019-05-31T12:22:00Z"/>
                <w:rStyle w:val="Datatype"/>
              </w:rPr>
            </w:pPr>
            <w:del w:id="17159" w:author="Andreas Kuehne" w:date="2019-05-31T12:22:00Z">
              <w:r w:rsidRPr="002062A5" w:rsidDel="00B33063">
                <w:rPr>
                  <w:rStyle w:val="Datatype"/>
                </w:rPr>
                <w:delText>currTime</w:delText>
              </w:r>
              <w:bookmarkStart w:id="17160" w:name="_Toc10200737"/>
              <w:bookmarkEnd w:id="17160"/>
            </w:del>
          </w:p>
        </w:tc>
        <w:bookmarkStart w:id="17161" w:name="_Toc10200738"/>
        <w:bookmarkEnd w:id="17161"/>
      </w:tr>
      <w:tr w:rsidR="00564C22" w:rsidDel="00B33063" w14:paraId="0222A617" w14:textId="5E0E39F8" w:rsidTr="00564C22">
        <w:trPr>
          <w:del w:id="171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EA225E" w14:textId="45D5D0BA" w:rsidR="00564C22" w:rsidRPr="002062A5" w:rsidDel="00B33063" w:rsidRDefault="009B1AF1" w:rsidP="00564C22">
            <w:pPr>
              <w:pStyle w:val="Beschriftung"/>
              <w:rPr>
                <w:del w:id="17163" w:author="Andreas Kuehne" w:date="2019-05-31T12:22:00Z"/>
                <w:rStyle w:val="Datatype"/>
                <w:b w:val="0"/>
                <w:bCs w:val="0"/>
              </w:rPr>
            </w:pPr>
            <w:del w:id="17164" w:author="Andreas Kuehne" w:date="2019-05-31T12:22:00Z">
              <w:r w:rsidRPr="002062A5" w:rsidDel="00B33063">
                <w:rPr>
                  <w:rStyle w:val="Datatype"/>
                </w:rPr>
                <w:delText>SpecificTime</w:delText>
              </w:r>
              <w:bookmarkStart w:id="17165" w:name="_Toc10200739"/>
              <w:bookmarkEnd w:id="17165"/>
            </w:del>
          </w:p>
        </w:tc>
        <w:tc>
          <w:tcPr>
            <w:tcW w:w="4675" w:type="dxa"/>
          </w:tcPr>
          <w:p w14:paraId="46353442" w14:textId="63BCD3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66" w:author="Andreas Kuehne" w:date="2019-05-31T12:22:00Z"/>
                <w:rStyle w:val="Datatype"/>
              </w:rPr>
            </w:pPr>
            <w:del w:id="17167" w:author="Andreas Kuehne" w:date="2019-05-31T12:22:00Z">
              <w:r w:rsidRPr="002062A5" w:rsidDel="00B33063">
                <w:rPr>
                  <w:rStyle w:val="Datatype"/>
                </w:rPr>
                <w:delText>specTime</w:delText>
              </w:r>
              <w:bookmarkStart w:id="17168" w:name="_Toc10200740"/>
              <w:bookmarkEnd w:id="17168"/>
            </w:del>
          </w:p>
        </w:tc>
        <w:bookmarkStart w:id="17169" w:name="_Toc10200741"/>
        <w:bookmarkEnd w:id="17169"/>
      </w:tr>
      <w:tr w:rsidR="00564C22" w:rsidDel="00B33063" w14:paraId="56869F3C" w14:textId="0B988C7C" w:rsidTr="00564C22">
        <w:trPr>
          <w:del w:id="171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4A793B" w14:textId="4CB97035" w:rsidR="00564C22" w:rsidRPr="002062A5" w:rsidDel="00B33063" w:rsidRDefault="009B1AF1" w:rsidP="00564C22">
            <w:pPr>
              <w:pStyle w:val="Beschriftung"/>
              <w:rPr>
                <w:del w:id="17171" w:author="Andreas Kuehne" w:date="2019-05-31T12:22:00Z"/>
                <w:rStyle w:val="Datatype"/>
                <w:b w:val="0"/>
                <w:bCs w:val="0"/>
              </w:rPr>
            </w:pPr>
            <w:del w:id="17172" w:author="Andreas Kuehne" w:date="2019-05-31T12:22:00Z">
              <w:r w:rsidRPr="002062A5" w:rsidDel="00B33063">
                <w:rPr>
                  <w:rStyle w:val="Datatype"/>
                </w:rPr>
                <w:delText>Base64Content</w:delText>
              </w:r>
              <w:bookmarkStart w:id="17173" w:name="_Toc10200742"/>
              <w:bookmarkEnd w:id="17173"/>
            </w:del>
          </w:p>
        </w:tc>
        <w:tc>
          <w:tcPr>
            <w:tcW w:w="4675" w:type="dxa"/>
          </w:tcPr>
          <w:p w14:paraId="72197ABD" w14:textId="3C3D029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74" w:author="Andreas Kuehne" w:date="2019-05-31T12:22:00Z"/>
                <w:rStyle w:val="Datatype"/>
              </w:rPr>
            </w:pPr>
            <w:del w:id="17175" w:author="Andreas Kuehne" w:date="2019-05-31T12:22:00Z">
              <w:r w:rsidRPr="002062A5" w:rsidDel="00B33063">
                <w:rPr>
                  <w:rStyle w:val="Datatype"/>
                </w:rPr>
                <w:delText>b64Content</w:delText>
              </w:r>
              <w:bookmarkStart w:id="17176" w:name="_Toc10200743"/>
              <w:bookmarkEnd w:id="17176"/>
            </w:del>
          </w:p>
        </w:tc>
        <w:bookmarkStart w:id="17177" w:name="_Toc10200744"/>
        <w:bookmarkEnd w:id="17177"/>
      </w:tr>
    </w:tbl>
    <w:p w14:paraId="059791CC" w14:textId="2E4F91C0" w:rsidR="00564C22" w:rsidRPr="0202B381" w:rsidDel="00B33063" w:rsidRDefault="009B1AF1" w:rsidP="00564C22">
      <w:pPr>
        <w:rPr>
          <w:del w:id="17178" w:author="Andreas Kuehne" w:date="2019-05-31T12:22:00Z"/>
        </w:rPr>
      </w:pPr>
      <w:del w:id="171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180" w:name="_Toc10200745"/>
        <w:bookmarkEnd w:id="17180"/>
      </w:del>
    </w:p>
    <w:p w14:paraId="22C10026" w14:textId="35EDD1FF" w:rsidR="00564C22" w:rsidDel="00B33063" w:rsidRDefault="009B1AF1" w:rsidP="00564C22">
      <w:pPr>
        <w:pStyle w:val="Code"/>
        <w:spacing w:line="259" w:lineRule="auto"/>
        <w:rPr>
          <w:del w:id="17181" w:author="Andreas Kuehne" w:date="2019-05-31T12:22:00Z"/>
        </w:rPr>
      </w:pPr>
      <w:del w:id="17182" w:author="Andreas Kuehne" w:date="2019-05-31T12:22:00Z">
        <w:r w:rsidDel="00B33063">
          <w:rPr>
            <w:color w:val="31849B" w:themeColor="accent5" w:themeShade="BF"/>
          </w:rPr>
          <w:delText>"dss2-UseVerificationTimeType"</w:delText>
        </w:r>
        <w:r w:rsidDel="00B33063">
          <w:delText>: {</w:delText>
        </w:r>
        <w:bookmarkStart w:id="17183" w:name="_Toc10200746"/>
        <w:bookmarkEnd w:id="17183"/>
      </w:del>
    </w:p>
    <w:p w14:paraId="612F7EC1" w14:textId="2BE683D0" w:rsidR="00564C22" w:rsidDel="00B33063" w:rsidRDefault="009B1AF1" w:rsidP="00564C22">
      <w:pPr>
        <w:pStyle w:val="Code"/>
        <w:spacing w:line="259" w:lineRule="auto"/>
        <w:rPr>
          <w:del w:id="17184" w:author="Andreas Kuehne" w:date="2019-05-31T12:22:00Z"/>
        </w:rPr>
      </w:pPr>
      <w:del w:id="171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186" w:name="_Toc10200747"/>
        <w:bookmarkEnd w:id="17186"/>
      </w:del>
    </w:p>
    <w:p w14:paraId="761EA0DB" w14:textId="5846283E" w:rsidR="00564C22" w:rsidDel="00B33063" w:rsidRDefault="009B1AF1" w:rsidP="00564C22">
      <w:pPr>
        <w:pStyle w:val="Code"/>
        <w:spacing w:line="259" w:lineRule="auto"/>
        <w:rPr>
          <w:del w:id="17187" w:author="Andreas Kuehne" w:date="2019-05-31T12:22:00Z"/>
        </w:rPr>
      </w:pPr>
      <w:del w:id="17188" w:author="Andreas Kuehne" w:date="2019-05-31T12:22:00Z">
        <w:r w:rsidDel="00B33063">
          <w:rPr>
            <w:color w:val="31849B" w:themeColor="accent5" w:themeShade="BF"/>
          </w:rPr>
          <w:delText xml:space="preserve">  "properties"</w:delText>
        </w:r>
        <w:r w:rsidDel="00B33063">
          <w:delText>: {</w:delText>
        </w:r>
        <w:bookmarkStart w:id="17189" w:name="_Toc10200748"/>
        <w:bookmarkEnd w:id="17189"/>
      </w:del>
    </w:p>
    <w:p w14:paraId="100DDD3C" w14:textId="4241075B" w:rsidR="00564C22" w:rsidDel="00B33063" w:rsidRDefault="009B1AF1" w:rsidP="00564C22">
      <w:pPr>
        <w:pStyle w:val="Code"/>
        <w:spacing w:line="259" w:lineRule="auto"/>
        <w:rPr>
          <w:del w:id="17190" w:author="Andreas Kuehne" w:date="2019-05-31T12:22:00Z"/>
        </w:rPr>
      </w:pPr>
      <w:del w:id="17191" w:author="Andreas Kuehne" w:date="2019-05-31T12:22:00Z">
        <w:r w:rsidDel="00B33063">
          <w:rPr>
            <w:color w:val="31849B" w:themeColor="accent5" w:themeShade="BF"/>
          </w:rPr>
          <w:delText xml:space="preserve">    "currTime"</w:delText>
        </w:r>
        <w:r w:rsidDel="00B33063">
          <w:delText>: {</w:delText>
        </w:r>
        <w:bookmarkStart w:id="17192" w:name="_Toc10200749"/>
        <w:bookmarkEnd w:id="17192"/>
      </w:del>
    </w:p>
    <w:p w14:paraId="7EECFB05" w14:textId="69EA4BC1" w:rsidR="00564C22" w:rsidDel="00B33063" w:rsidRDefault="009B1AF1" w:rsidP="00564C22">
      <w:pPr>
        <w:pStyle w:val="Code"/>
        <w:spacing w:line="259" w:lineRule="auto"/>
        <w:rPr>
          <w:del w:id="17193" w:author="Andreas Kuehne" w:date="2019-05-31T12:22:00Z"/>
        </w:rPr>
      </w:pPr>
      <w:del w:id="171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7195" w:name="_Toc10200750"/>
        <w:bookmarkEnd w:id="17195"/>
      </w:del>
    </w:p>
    <w:p w14:paraId="6466DFCE" w14:textId="1E93C231" w:rsidR="00564C22" w:rsidDel="00B33063" w:rsidRDefault="009B1AF1" w:rsidP="00564C22">
      <w:pPr>
        <w:pStyle w:val="Code"/>
        <w:spacing w:line="259" w:lineRule="auto"/>
        <w:rPr>
          <w:del w:id="17196" w:author="Andreas Kuehne" w:date="2019-05-31T12:22:00Z"/>
        </w:rPr>
      </w:pPr>
      <w:del w:id="1719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7198" w:name="_Toc10200751"/>
        <w:bookmarkEnd w:id="17198"/>
      </w:del>
    </w:p>
    <w:p w14:paraId="59A4DEBD" w14:textId="4657CBC0" w:rsidR="00564C22" w:rsidDel="00B33063" w:rsidRDefault="009B1AF1" w:rsidP="00564C22">
      <w:pPr>
        <w:pStyle w:val="Code"/>
        <w:spacing w:line="259" w:lineRule="auto"/>
        <w:rPr>
          <w:del w:id="17199" w:author="Andreas Kuehne" w:date="2019-05-31T12:22:00Z"/>
        </w:rPr>
      </w:pPr>
      <w:del w:id="17200" w:author="Andreas Kuehne" w:date="2019-05-31T12:22:00Z">
        <w:r w:rsidDel="00B33063">
          <w:delText xml:space="preserve">    },</w:delText>
        </w:r>
        <w:bookmarkStart w:id="17201" w:name="_Toc10200752"/>
        <w:bookmarkEnd w:id="17201"/>
      </w:del>
    </w:p>
    <w:p w14:paraId="2501F0FF" w14:textId="6F1BA02F" w:rsidR="00564C22" w:rsidDel="00B33063" w:rsidRDefault="009B1AF1" w:rsidP="00564C22">
      <w:pPr>
        <w:pStyle w:val="Code"/>
        <w:spacing w:line="259" w:lineRule="auto"/>
        <w:rPr>
          <w:del w:id="17202" w:author="Andreas Kuehne" w:date="2019-05-31T12:22:00Z"/>
        </w:rPr>
      </w:pPr>
      <w:del w:id="17203" w:author="Andreas Kuehne" w:date="2019-05-31T12:22:00Z">
        <w:r w:rsidDel="00B33063">
          <w:rPr>
            <w:color w:val="31849B" w:themeColor="accent5" w:themeShade="BF"/>
          </w:rPr>
          <w:delText xml:space="preserve">    "specTime"</w:delText>
        </w:r>
        <w:r w:rsidDel="00B33063">
          <w:delText>: {</w:delText>
        </w:r>
        <w:bookmarkStart w:id="17204" w:name="_Toc10200753"/>
        <w:bookmarkEnd w:id="17204"/>
      </w:del>
    </w:p>
    <w:p w14:paraId="56873589" w14:textId="17EE0672" w:rsidR="00564C22" w:rsidDel="00B33063" w:rsidRDefault="009B1AF1" w:rsidP="00564C22">
      <w:pPr>
        <w:pStyle w:val="Code"/>
        <w:spacing w:line="259" w:lineRule="auto"/>
        <w:rPr>
          <w:del w:id="17205" w:author="Andreas Kuehne" w:date="2019-05-31T12:22:00Z"/>
        </w:rPr>
      </w:pPr>
      <w:del w:id="172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7207" w:name="_Toc10200754"/>
        <w:bookmarkEnd w:id="17207"/>
      </w:del>
    </w:p>
    <w:p w14:paraId="1C1DACE0" w14:textId="41A40B32" w:rsidR="00564C22" w:rsidDel="00B33063" w:rsidRDefault="009B1AF1" w:rsidP="00564C22">
      <w:pPr>
        <w:pStyle w:val="Code"/>
        <w:spacing w:line="259" w:lineRule="auto"/>
        <w:rPr>
          <w:del w:id="17208" w:author="Andreas Kuehne" w:date="2019-05-31T12:22:00Z"/>
        </w:rPr>
      </w:pPr>
      <w:del w:id="1720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7210" w:name="_Toc10200755"/>
        <w:bookmarkEnd w:id="17210"/>
      </w:del>
    </w:p>
    <w:p w14:paraId="397DDAA0" w14:textId="5266A7C8" w:rsidR="00564C22" w:rsidDel="00B33063" w:rsidRDefault="009B1AF1" w:rsidP="00564C22">
      <w:pPr>
        <w:pStyle w:val="Code"/>
        <w:spacing w:line="259" w:lineRule="auto"/>
        <w:rPr>
          <w:del w:id="17211" w:author="Andreas Kuehne" w:date="2019-05-31T12:22:00Z"/>
        </w:rPr>
      </w:pPr>
      <w:del w:id="17212" w:author="Andreas Kuehne" w:date="2019-05-31T12:22:00Z">
        <w:r w:rsidDel="00B33063">
          <w:delText xml:space="preserve">    },</w:delText>
        </w:r>
        <w:bookmarkStart w:id="17213" w:name="_Toc10200756"/>
        <w:bookmarkEnd w:id="17213"/>
      </w:del>
    </w:p>
    <w:p w14:paraId="2C391061" w14:textId="7B93EE9D" w:rsidR="00564C22" w:rsidDel="00B33063" w:rsidRDefault="009B1AF1" w:rsidP="00564C22">
      <w:pPr>
        <w:pStyle w:val="Code"/>
        <w:spacing w:line="259" w:lineRule="auto"/>
        <w:rPr>
          <w:del w:id="17214" w:author="Andreas Kuehne" w:date="2019-05-31T12:22:00Z"/>
        </w:rPr>
      </w:pPr>
      <w:del w:id="17215" w:author="Andreas Kuehne" w:date="2019-05-31T12:22:00Z">
        <w:r w:rsidDel="00B33063">
          <w:rPr>
            <w:color w:val="31849B" w:themeColor="accent5" w:themeShade="BF"/>
          </w:rPr>
          <w:delText xml:space="preserve">    "b64Content"</w:delText>
        </w:r>
        <w:r w:rsidDel="00B33063">
          <w:delText>: {</w:delText>
        </w:r>
        <w:bookmarkStart w:id="17216" w:name="_Toc10200757"/>
        <w:bookmarkEnd w:id="17216"/>
      </w:del>
    </w:p>
    <w:p w14:paraId="2436346E" w14:textId="408556A2" w:rsidR="00564C22" w:rsidDel="00B33063" w:rsidRDefault="009B1AF1" w:rsidP="00564C22">
      <w:pPr>
        <w:pStyle w:val="Code"/>
        <w:spacing w:line="259" w:lineRule="auto"/>
        <w:rPr>
          <w:del w:id="17217" w:author="Andreas Kuehne" w:date="2019-05-31T12:22:00Z"/>
        </w:rPr>
      </w:pPr>
      <w:del w:id="172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219" w:name="_Toc10200758"/>
        <w:bookmarkEnd w:id="17219"/>
      </w:del>
    </w:p>
    <w:p w14:paraId="4E86159C" w14:textId="3B1FDA2B" w:rsidR="00564C22" w:rsidDel="00B33063" w:rsidRDefault="009B1AF1" w:rsidP="00564C22">
      <w:pPr>
        <w:pStyle w:val="Code"/>
        <w:spacing w:line="259" w:lineRule="auto"/>
        <w:rPr>
          <w:del w:id="17220" w:author="Andreas Kuehne" w:date="2019-05-31T12:22:00Z"/>
        </w:rPr>
      </w:pPr>
      <w:del w:id="17221" w:author="Andreas Kuehne" w:date="2019-05-31T12:22:00Z">
        <w:r w:rsidDel="00B33063">
          <w:delText xml:space="preserve">    }</w:delText>
        </w:r>
        <w:bookmarkStart w:id="17222" w:name="_Toc10200759"/>
        <w:bookmarkEnd w:id="17222"/>
      </w:del>
    </w:p>
    <w:p w14:paraId="08F7DD9D" w14:textId="60CD10DA" w:rsidR="00564C22" w:rsidDel="00B33063" w:rsidRDefault="009B1AF1" w:rsidP="00564C22">
      <w:pPr>
        <w:pStyle w:val="Code"/>
        <w:spacing w:line="259" w:lineRule="auto"/>
        <w:rPr>
          <w:del w:id="17223" w:author="Andreas Kuehne" w:date="2019-05-31T12:22:00Z"/>
        </w:rPr>
      </w:pPr>
      <w:del w:id="17224" w:author="Andreas Kuehne" w:date="2019-05-31T12:22:00Z">
        <w:r w:rsidDel="00B33063">
          <w:delText xml:space="preserve">  },</w:delText>
        </w:r>
        <w:bookmarkStart w:id="17225" w:name="_Toc10200760"/>
        <w:bookmarkEnd w:id="17225"/>
      </w:del>
    </w:p>
    <w:p w14:paraId="27FD7EA4" w14:textId="49A44FB0" w:rsidR="00564C22" w:rsidDel="00B33063" w:rsidRDefault="009B1AF1" w:rsidP="00564C22">
      <w:pPr>
        <w:pStyle w:val="Code"/>
        <w:spacing w:line="259" w:lineRule="auto"/>
        <w:rPr>
          <w:del w:id="17226" w:author="Andreas Kuehne" w:date="2019-05-31T12:22:00Z"/>
        </w:rPr>
      </w:pPr>
      <w:del w:id="17227"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7228" w:name="_Toc10200761"/>
        <w:bookmarkEnd w:id="17228"/>
      </w:del>
    </w:p>
    <w:p w14:paraId="42F032AB" w14:textId="4EE5D6C5" w:rsidR="00564C22" w:rsidDel="00B33063" w:rsidRDefault="009B1AF1" w:rsidP="00564C22">
      <w:pPr>
        <w:pStyle w:val="Code"/>
        <w:spacing w:line="259" w:lineRule="auto"/>
        <w:rPr>
          <w:del w:id="17229" w:author="Andreas Kuehne" w:date="2019-05-31T12:22:00Z"/>
        </w:rPr>
      </w:pPr>
      <w:del w:id="17230"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7231" w:name="_Toc10200762"/>
        <w:bookmarkEnd w:id="17231"/>
      </w:del>
    </w:p>
    <w:p w14:paraId="13D4A2D7" w14:textId="0D1F86B3" w:rsidR="00564C22" w:rsidDel="00B33063" w:rsidRDefault="009B1AF1" w:rsidP="00564C22">
      <w:pPr>
        <w:pStyle w:val="Code"/>
        <w:spacing w:line="259" w:lineRule="auto"/>
        <w:rPr>
          <w:del w:id="17232" w:author="Andreas Kuehne" w:date="2019-05-31T12:22:00Z"/>
        </w:rPr>
      </w:pPr>
      <w:del w:id="17233" w:author="Andreas Kuehne" w:date="2019-05-31T12:22:00Z">
        <w:r w:rsidDel="00B33063">
          <w:delText>}</w:delText>
        </w:r>
        <w:bookmarkStart w:id="17234" w:name="_Toc10200763"/>
        <w:bookmarkEnd w:id="17234"/>
      </w:del>
    </w:p>
    <w:p w14:paraId="5F77C7FA" w14:textId="0D7F4657" w:rsidR="00564C22" w:rsidDel="00B33063" w:rsidRDefault="00564C22" w:rsidP="00564C22">
      <w:pPr>
        <w:rPr>
          <w:del w:id="17235" w:author="Andreas Kuehne" w:date="2019-05-31T12:22:00Z"/>
        </w:rPr>
      </w:pPr>
      <w:bookmarkStart w:id="17236" w:name="_Toc10200764"/>
      <w:bookmarkEnd w:id="17236"/>
    </w:p>
    <w:p w14:paraId="113FB2AA" w14:textId="0F2D7524" w:rsidR="00564C22" w:rsidDel="00B33063" w:rsidRDefault="009B1AF1" w:rsidP="00564C22">
      <w:pPr>
        <w:pStyle w:val="berschrift4"/>
        <w:rPr>
          <w:del w:id="17237" w:author="Andreas Kuehne" w:date="2019-05-31T12:22:00Z"/>
        </w:rPr>
      </w:pPr>
      <w:del w:id="17238" w:author="Andreas Kuehne" w:date="2019-05-31T12:22:00Z">
        <w:r w:rsidDel="00B33063">
          <w:delText>UseVerificationTime – XML Syntax</w:delText>
        </w:r>
        <w:bookmarkStart w:id="17239" w:name="_Toc10200765"/>
        <w:bookmarkEnd w:id="17239"/>
      </w:del>
    </w:p>
    <w:p w14:paraId="53B5EC5D" w14:textId="7E0AA8CF" w:rsidR="00564C22" w:rsidRPr="5404FA76" w:rsidDel="00B33063" w:rsidRDefault="009B1AF1" w:rsidP="00564C22">
      <w:pPr>
        <w:rPr>
          <w:del w:id="17240" w:author="Andreas Kuehne" w:date="2019-05-31T12:22:00Z"/>
        </w:rPr>
      </w:pPr>
      <w:del w:id="17241" w:author="Andreas Kuehne" w:date="2019-05-31T12:22:00Z">
        <w:r w:rsidRPr="0CCF9147" w:rsidDel="00B33063">
          <w:delText xml:space="preserve">The XML type </w:delText>
        </w:r>
        <w:r w:rsidRPr="002062A5" w:rsidDel="00B33063">
          <w:rPr>
            <w:rFonts w:ascii="Courier New" w:eastAsia="Courier New" w:hAnsi="Courier New" w:cs="Courier New"/>
          </w:rPr>
          <w:delText>UseVerificationTimeType</w:delText>
        </w:r>
        <w:r w:rsidRPr="0CCF9147" w:rsidDel="00B33063">
          <w:delText xml:space="preserve"> SHALL implement the requirements defined in the </w:delText>
        </w:r>
        <w:r w:rsidRPr="002062A5" w:rsidDel="00B33063">
          <w:rPr>
            <w:rFonts w:ascii="Courier New" w:eastAsia="Courier New" w:hAnsi="Courier New" w:cs="Courier New"/>
          </w:rPr>
          <w:delText>UseVerificationTime</w:delText>
        </w:r>
        <w:r w:rsidDel="00B33063">
          <w:delText xml:space="preserve"> </w:delText>
        </w:r>
        <w:r w:rsidRPr="005A6FFD" w:rsidDel="00B33063">
          <w:delText>component.</w:delText>
        </w:r>
        <w:bookmarkStart w:id="17242" w:name="_Toc10200766"/>
        <w:bookmarkEnd w:id="17242"/>
      </w:del>
    </w:p>
    <w:p w14:paraId="05398601" w14:textId="54F6C46B" w:rsidR="00564C22" w:rsidDel="00B33063" w:rsidRDefault="009B1AF1" w:rsidP="00564C22">
      <w:pPr>
        <w:rPr>
          <w:del w:id="17243" w:author="Andreas Kuehne" w:date="2019-05-31T12:22:00Z"/>
        </w:rPr>
      </w:pPr>
      <w:del w:id="1724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UseVerificationTimeType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245" w:name="_Toc10200767"/>
        <w:bookmarkEnd w:id="17245"/>
      </w:del>
    </w:p>
    <w:p w14:paraId="0AD67C27" w14:textId="07BFDA51" w:rsidR="00564C22" w:rsidDel="00B33063" w:rsidRDefault="009B1AF1" w:rsidP="00564C22">
      <w:pPr>
        <w:pStyle w:val="Code"/>
        <w:rPr>
          <w:del w:id="17246" w:author="Andreas Kuehne" w:date="2019-05-31T12:22:00Z"/>
        </w:rPr>
      </w:pPr>
      <w:del w:id="172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UseVerificationTimeType</w:delText>
        </w:r>
        <w:r w:rsidDel="00B33063">
          <w:rPr>
            <w:color w:val="943634" w:themeColor="accent2" w:themeShade="BF"/>
          </w:rPr>
          <w:delText>"</w:delText>
        </w:r>
        <w:r w:rsidDel="00B33063">
          <w:rPr>
            <w:color w:val="31849B" w:themeColor="accent5" w:themeShade="BF"/>
          </w:rPr>
          <w:delText>&gt;</w:delText>
        </w:r>
        <w:bookmarkStart w:id="17248" w:name="_Toc10200768"/>
        <w:bookmarkEnd w:id="17248"/>
      </w:del>
    </w:p>
    <w:p w14:paraId="6165A8F3" w14:textId="006E1009" w:rsidR="00564C22" w:rsidDel="00B33063" w:rsidRDefault="009B1AF1" w:rsidP="00564C22">
      <w:pPr>
        <w:pStyle w:val="Code"/>
        <w:rPr>
          <w:del w:id="17249" w:author="Andreas Kuehne" w:date="2019-05-31T12:22:00Z"/>
        </w:rPr>
      </w:pPr>
      <w:del w:id="17250" w:author="Andreas Kuehne" w:date="2019-05-31T12:22:00Z">
        <w:r w:rsidDel="00B33063">
          <w:rPr>
            <w:color w:val="31849B" w:themeColor="accent5" w:themeShade="BF"/>
          </w:rPr>
          <w:delText xml:space="preserve">  &lt;xs:choice&gt;</w:delText>
        </w:r>
        <w:bookmarkStart w:id="17251" w:name="_Toc10200769"/>
        <w:bookmarkEnd w:id="17251"/>
      </w:del>
    </w:p>
    <w:p w14:paraId="140F68BE" w14:textId="2866787A" w:rsidR="00564C22" w:rsidDel="00B33063" w:rsidRDefault="009B1AF1" w:rsidP="00564C22">
      <w:pPr>
        <w:pStyle w:val="Code"/>
        <w:rPr>
          <w:del w:id="17252" w:author="Andreas Kuehne" w:date="2019-05-31T12:22:00Z"/>
        </w:rPr>
      </w:pPr>
      <w:del w:id="1725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CurrentTime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17254" w:name="_Toc10200770"/>
        <w:bookmarkEnd w:id="17254"/>
      </w:del>
    </w:p>
    <w:p w14:paraId="2E31FB2B" w14:textId="2B628885" w:rsidR="00564C22" w:rsidDel="00B33063" w:rsidRDefault="009B1AF1" w:rsidP="00564C22">
      <w:pPr>
        <w:pStyle w:val="Code"/>
        <w:rPr>
          <w:del w:id="17255" w:author="Andreas Kuehne" w:date="2019-05-31T12:22:00Z"/>
        </w:rPr>
      </w:pPr>
      <w:del w:id="172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SpecificTime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7257" w:name="_Toc10200771"/>
        <w:bookmarkEnd w:id="17257"/>
      </w:del>
    </w:p>
    <w:p w14:paraId="4E7D78A9" w14:textId="4D763705" w:rsidR="00564C22" w:rsidDel="00B33063" w:rsidRDefault="009B1AF1" w:rsidP="00564C22">
      <w:pPr>
        <w:pStyle w:val="Code"/>
        <w:rPr>
          <w:del w:id="17258" w:author="Andreas Kuehne" w:date="2019-05-31T12:22:00Z"/>
        </w:rPr>
      </w:pPr>
      <w:del w:id="1725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260" w:name="_Toc10200772"/>
        <w:bookmarkEnd w:id="17260"/>
      </w:del>
    </w:p>
    <w:p w14:paraId="3E8AD5A5" w14:textId="1760A9E0" w:rsidR="00564C22" w:rsidDel="00B33063" w:rsidRDefault="009B1AF1" w:rsidP="00564C22">
      <w:pPr>
        <w:pStyle w:val="Code"/>
        <w:rPr>
          <w:del w:id="17261" w:author="Andreas Kuehne" w:date="2019-05-31T12:22:00Z"/>
        </w:rPr>
      </w:pPr>
      <w:del w:id="17262" w:author="Andreas Kuehne" w:date="2019-05-31T12:22:00Z">
        <w:r w:rsidDel="00B33063">
          <w:rPr>
            <w:color w:val="31849B" w:themeColor="accent5" w:themeShade="BF"/>
          </w:rPr>
          <w:delText xml:space="preserve">  &lt;/xs:choice&gt;</w:delText>
        </w:r>
        <w:bookmarkStart w:id="17263" w:name="_Toc10200773"/>
        <w:bookmarkEnd w:id="17263"/>
      </w:del>
    </w:p>
    <w:p w14:paraId="6F32E425" w14:textId="29D489D0" w:rsidR="00564C22" w:rsidDel="00B33063" w:rsidRDefault="009B1AF1" w:rsidP="00564C22">
      <w:pPr>
        <w:pStyle w:val="Code"/>
        <w:rPr>
          <w:del w:id="17264" w:author="Andreas Kuehne" w:date="2019-05-31T12:22:00Z"/>
        </w:rPr>
      </w:pPr>
      <w:del w:id="17265" w:author="Andreas Kuehne" w:date="2019-05-31T12:22:00Z">
        <w:r w:rsidDel="00B33063">
          <w:rPr>
            <w:color w:val="31849B" w:themeColor="accent5" w:themeShade="BF"/>
          </w:rPr>
          <w:delText>&lt;/xs:complexType&gt;</w:delText>
        </w:r>
        <w:bookmarkStart w:id="17266" w:name="_Toc10200774"/>
        <w:bookmarkEnd w:id="17266"/>
      </w:del>
    </w:p>
    <w:p w14:paraId="0E674B0B" w14:textId="2E076FE1" w:rsidR="00564C22" w:rsidDel="00B33063" w:rsidRDefault="009B1AF1" w:rsidP="00564C22">
      <w:pPr>
        <w:spacing w:line="259" w:lineRule="auto"/>
        <w:rPr>
          <w:del w:id="17267" w:author="Andreas Kuehne" w:date="2019-05-31T12:22:00Z"/>
        </w:rPr>
      </w:pPr>
      <w:del w:id="1726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UseVerificationTimeType</w:delText>
        </w:r>
        <w:r w:rsidRPr="71C71F8C" w:rsidDel="00B33063">
          <w:delText xml:space="preserve"> </w:delText>
        </w:r>
        <w:r w:rsidDel="00B33063">
          <w:delText xml:space="preserve">XML element SHALL implement in XML syntax the sub-component that has a name equal to its local name. </w:delText>
        </w:r>
        <w:bookmarkStart w:id="17269" w:name="_Toc10200775"/>
        <w:bookmarkEnd w:id="17269"/>
      </w:del>
    </w:p>
    <w:p w14:paraId="2BB6922E" w14:textId="52D91BEA" w:rsidR="00564C22" w:rsidDel="00B33063" w:rsidRDefault="009B1AF1" w:rsidP="00564C22">
      <w:pPr>
        <w:pStyle w:val="berschrift3"/>
        <w:rPr>
          <w:del w:id="17270" w:author="Andreas Kuehne" w:date="2019-05-31T12:22:00Z"/>
        </w:rPr>
      </w:pPr>
      <w:bookmarkStart w:id="17271" w:name="_RefComp00F39FBD"/>
      <w:del w:id="17272" w:author="Andreas Kuehne" w:date="2019-05-31T12:22:00Z">
        <w:r w:rsidDel="00B33063">
          <w:delText>Component AdditionalTimeInfo</w:delText>
        </w:r>
        <w:bookmarkStart w:id="17273" w:name="_Toc10200776"/>
        <w:bookmarkEnd w:id="17271"/>
        <w:bookmarkEnd w:id="17273"/>
      </w:del>
    </w:p>
    <w:p w14:paraId="1612B67F" w14:textId="7327C481" w:rsidR="00564C22" w:rsidDel="00B33063" w:rsidRDefault="001725A5" w:rsidP="00564C22">
      <w:pPr>
        <w:rPr>
          <w:del w:id="17274" w:author="Andreas Kuehne" w:date="2019-05-31T12:22:00Z"/>
        </w:rPr>
      </w:pPr>
      <w:del w:id="17275"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AdditionalTimeInfo</w:delText>
        </w:r>
        <w:r w:rsidRPr="003A06D0" w:rsidDel="00B33063">
          <w:delText xml:space="preserve"> component contains other time instant(s) relevant in the context of the verification time determination.</w:delText>
        </w:r>
        <w:bookmarkStart w:id="17276" w:name="_Toc10200777"/>
        <w:bookmarkEnd w:id="17276"/>
      </w:del>
    </w:p>
    <w:p w14:paraId="66EFDA0F" w14:textId="433F6F99" w:rsidR="00564C22" w:rsidDel="00B33063" w:rsidRDefault="009B1AF1" w:rsidP="00564C22">
      <w:pPr>
        <w:rPr>
          <w:del w:id="17277" w:author="Andreas Kuehne" w:date="2019-05-31T12:22:00Z"/>
        </w:rPr>
      </w:pPr>
      <w:del w:id="17278" w:author="Andreas Kuehne" w:date="2019-05-31T12:22:00Z">
        <w:r w:rsidDel="00B33063">
          <w:delText>Below follows a list of the sub-components that constitute this component:</w:delText>
        </w:r>
        <w:bookmarkStart w:id="17279" w:name="_Toc10200778"/>
        <w:bookmarkEnd w:id="17279"/>
      </w:del>
    </w:p>
    <w:p w14:paraId="1A8D6CEF" w14:textId="0CF17028" w:rsidR="00564C22" w:rsidDel="00B33063" w:rsidRDefault="009B1AF1" w:rsidP="00564C22">
      <w:pPr>
        <w:pStyle w:val="Member"/>
        <w:rPr>
          <w:del w:id="17280" w:author="Andreas Kuehne" w:date="2019-05-31T12:22:00Z"/>
        </w:rPr>
      </w:pPr>
      <w:del w:id="17281"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date/time value. </w:delText>
        </w:r>
        <w:bookmarkStart w:id="17282" w:name="_Toc10200779"/>
        <w:bookmarkEnd w:id="17282"/>
      </w:del>
    </w:p>
    <w:p w14:paraId="3E98CD7D" w14:textId="1370A620" w:rsidR="00564C22" w:rsidDel="00B33063" w:rsidRDefault="009B1AF1" w:rsidP="00564C22">
      <w:pPr>
        <w:pStyle w:val="Member"/>
        <w:rPr>
          <w:del w:id="17283" w:author="Andreas Kuehne" w:date="2019-05-31T12:22:00Z"/>
        </w:rPr>
      </w:pPr>
      <w:del w:id="17284"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urn:oasis:names:tc:dss:1.0:additionaltimeinfo:signatureTimestamp</w:delText>
        </w:r>
        <w:r w:rsidDel="00B33063">
          <w:br/>
        </w:r>
        <w:r w:rsidDel="00B33063">
          <w:rPr>
            <w:color w:val="244061" w:themeColor="accent1" w:themeShade="80"/>
          </w:rPr>
          <w:delText>urn:oasis:names:tc:dss:1.0:additionaltimeinfo:signatureTimemark</w:delText>
        </w:r>
        <w:r w:rsidDel="00B33063">
          <w:br/>
        </w:r>
        <w:r w:rsidDel="00B33063">
          <w:rPr>
            <w:color w:val="244061" w:themeColor="accent1" w:themeShade="80"/>
          </w:rPr>
          <w:delText>urn:oasis:names:tc:dss:1.0:additionaltimeinfo:signedObjectTimestamp</w:delText>
        </w:r>
        <w:r w:rsidDel="00B33063">
          <w:br/>
        </w:r>
        <w:r w:rsidDel="00B33063">
          <w:rPr>
            <w:color w:val="244061" w:themeColor="accent1" w:themeShade="80"/>
          </w:rPr>
          <w:delText>urn:oasis:names:tc:dss:1.0:additionaltimeinfo:claimedSigningTime</w:delText>
        </w:r>
        <w:r w:rsidDel="00B33063">
          <w:br/>
        </w:r>
        <w:r w:rsidRPr="003A06D0" w:rsidDel="00B33063">
          <w:delText xml:space="preserve">The </w:delText>
        </w:r>
        <w:r w:rsidRPr="003A06D0" w:rsidDel="00B33063">
          <w:rPr>
            <w:rStyle w:val="Datatype"/>
            <w:lang w:val="en-GB"/>
          </w:rPr>
          <w:delText>Type</w:delText>
        </w:r>
        <w:r w:rsidRPr="003A06D0" w:rsidDel="00B33063">
          <w:delText xml:space="preserve"> attribute qualifies the kind of time information included in the response. This specification defines the listed types, whose values MUST satisfy the format defined as </w:delText>
        </w:r>
        <w:r w:rsidRPr="003A06D0" w:rsidDel="00B33063">
          <w:rPr>
            <w:rStyle w:val="Datatype"/>
            <w:lang w:val="en-GB"/>
          </w:rPr>
          <w:delText>xs:dateTime</w:delText>
        </w:r>
        <w:r w:rsidRPr="003A06D0" w:rsidDel="00B33063">
          <w:delText xml:space="preserve"> and SHOULD be expressed as UTC time (Coordinated Universal Time). Profiles MAY include and define new values for the </w:delText>
        </w:r>
        <w:r w:rsidRPr="003A06D0" w:rsidDel="00B33063">
          <w:rPr>
            <w:rStyle w:val="Datatype"/>
            <w:lang w:val="en-GB"/>
          </w:rPr>
          <w:delText>Type</w:delText>
        </w:r>
        <w:r w:rsidRPr="003A06D0" w:rsidDel="00B33063">
          <w:delText xml:space="preserve"> attribute.</w:delText>
        </w:r>
        <w:bookmarkStart w:id="17285" w:name="_Toc10200780"/>
        <w:bookmarkEnd w:id="17285"/>
      </w:del>
    </w:p>
    <w:p w14:paraId="071004E3" w14:textId="52F2487C" w:rsidR="00564C22" w:rsidDel="00B33063" w:rsidRDefault="009B1AF1" w:rsidP="00564C22">
      <w:pPr>
        <w:pStyle w:val="Member"/>
        <w:rPr>
          <w:del w:id="17286" w:author="Andreas Kuehne" w:date="2019-05-31T12:22:00Z"/>
        </w:rPr>
      </w:pPr>
      <w:del w:id="17287" w:author="Andreas Kuehne" w:date="2019-05-31T12:22:00Z">
        <w:r w:rsidDel="00B33063">
          <w:delText xml:space="preserve">The OPTIONAL </w:delText>
        </w:r>
        <w:r w:rsidRPr="35C1378D" w:rsidDel="00B33063">
          <w:rPr>
            <w:rStyle w:val="Datatype"/>
          </w:rPr>
          <w:delText>Ref</w:delText>
        </w:r>
        <w:r w:rsidDel="00B33063">
          <w:delText xml:space="preserve"> element, if present, MUST contain one instance of a string. </w:delText>
        </w:r>
        <w:r w:rsidRPr="003A06D0" w:rsidDel="00B33063">
          <w:delText xml:space="preserve">It allows to establish references to the source of the time information, and SHOULD be used when there is a need to disambiguate several </w:delText>
        </w:r>
        <w:r w:rsidRPr="003A06D0" w:rsidDel="00B33063">
          <w:rPr>
            <w:rStyle w:val="Datatype"/>
            <w:lang w:val="en-GB"/>
          </w:rPr>
          <w:delText>AdditionalTimeInfo</w:delText>
        </w:r>
        <w:r w:rsidRPr="003A06D0" w:rsidDel="00B33063">
          <w:delText xml:space="preserve"> components with the same </w:delText>
        </w:r>
        <w:r w:rsidRPr="003A06D0" w:rsidDel="00B33063">
          <w:rPr>
            <w:rStyle w:val="Datatype"/>
            <w:lang w:val="en-GB"/>
          </w:rPr>
          <w:delText>Type</w:delText>
        </w:r>
        <w:r w:rsidRPr="003A06D0" w:rsidDel="00B33063">
          <w:delText xml:space="preserve"> attribute.</w:delText>
        </w:r>
        <w:bookmarkStart w:id="17288" w:name="_Toc10200781"/>
        <w:bookmarkEnd w:id="17288"/>
      </w:del>
    </w:p>
    <w:p w14:paraId="0C982F17" w14:textId="58AF045C" w:rsidR="00564C22" w:rsidDel="00B33063" w:rsidRDefault="009B1AF1" w:rsidP="00564C22">
      <w:pPr>
        <w:pStyle w:val="berschrift4"/>
        <w:rPr>
          <w:del w:id="17289" w:author="Andreas Kuehne" w:date="2019-05-31T12:22:00Z"/>
        </w:rPr>
      </w:pPr>
      <w:del w:id="17290" w:author="Andreas Kuehne" w:date="2019-05-31T12:22:00Z">
        <w:r w:rsidDel="00B33063">
          <w:delText>AdditionalTimeInfo – JSON Syntax</w:delText>
        </w:r>
        <w:bookmarkStart w:id="17291" w:name="_Toc10200782"/>
        <w:bookmarkEnd w:id="17291"/>
      </w:del>
    </w:p>
    <w:p w14:paraId="455348CA" w14:textId="1B9F9465" w:rsidR="00564C22" w:rsidRPr="0248A3D1" w:rsidDel="00B33063" w:rsidRDefault="009B1AF1" w:rsidP="00564C22">
      <w:pPr>
        <w:rPr>
          <w:del w:id="17292" w:author="Andreas Kuehne" w:date="2019-05-31T12:22:00Z"/>
        </w:rPr>
      </w:pPr>
      <w:del w:id="1729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AdditionalTimeInfo</w:delText>
        </w:r>
        <w:r w:rsidDel="00B33063">
          <w:delText xml:space="preserve"> component.</w:delText>
        </w:r>
        <w:bookmarkStart w:id="17294" w:name="_Toc10200783"/>
        <w:bookmarkEnd w:id="17294"/>
      </w:del>
    </w:p>
    <w:p w14:paraId="271C5982" w14:textId="5D9E7542" w:rsidR="00564C22" w:rsidRPr="C2430093" w:rsidDel="00B33063" w:rsidRDefault="009B1AF1" w:rsidP="00564C22">
      <w:pPr>
        <w:spacing w:line="259" w:lineRule="auto"/>
        <w:rPr>
          <w:del w:id="17295" w:author="Andreas Kuehne" w:date="2019-05-31T12:22:00Z"/>
          <w:rFonts w:eastAsia="Arial" w:cs="Arial"/>
          <w:sz w:val="22"/>
          <w:szCs w:val="22"/>
        </w:rPr>
      </w:pPr>
      <w:del w:id="1729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AdditionalTimeInfo</w:delText>
        </w:r>
        <w:r w:rsidRPr="002062A5" w:rsidDel="00B33063">
          <w:rPr>
            <w:rFonts w:eastAsia="Arial" w:cs="Arial"/>
            <w:sz w:val="22"/>
            <w:szCs w:val="22"/>
          </w:rPr>
          <w:delText xml:space="preserve"> using JSON-specific names mapped as shown in the table below.</w:delText>
        </w:r>
        <w:bookmarkStart w:id="17297" w:name="_Toc10200784"/>
        <w:bookmarkEnd w:id="17297"/>
      </w:del>
    </w:p>
    <w:tbl>
      <w:tblPr>
        <w:tblStyle w:val="Gitternetztabelle1hell1"/>
        <w:tblW w:w="0" w:type="auto"/>
        <w:tblLook w:val="04A0" w:firstRow="1" w:lastRow="0" w:firstColumn="1" w:lastColumn="0" w:noHBand="0" w:noVBand="1"/>
      </w:tblPr>
      <w:tblGrid>
        <w:gridCol w:w="4675"/>
        <w:gridCol w:w="4675"/>
      </w:tblGrid>
      <w:tr w:rsidR="00564C22" w:rsidDel="00B33063" w14:paraId="36169930" w14:textId="51698BEF" w:rsidTr="00564C22">
        <w:trPr>
          <w:cnfStyle w:val="100000000000" w:firstRow="1" w:lastRow="0" w:firstColumn="0" w:lastColumn="0" w:oddVBand="0" w:evenVBand="0" w:oddHBand="0" w:evenHBand="0" w:firstRowFirstColumn="0" w:firstRowLastColumn="0" w:lastRowFirstColumn="0" w:lastRowLastColumn="0"/>
          <w:del w:id="172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287D4" w14:textId="1F2FFC98" w:rsidR="00564C22" w:rsidDel="00B33063" w:rsidRDefault="009B1AF1" w:rsidP="00564C22">
            <w:pPr>
              <w:pStyle w:val="Beschriftung"/>
              <w:rPr>
                <w:del w:id="17299" w:author="Andreas Kuehne" w:date="2019-05-31T12:22:00Z"/>
              </w:rPr>
            </w:pPr>
            <w:del w:id="17300" w:author="Andreas Kuehne" w:date="2019-05-31T12:22:00Z">
              <w:r w:rsidDel="00B33063">
                <w:delText>Element</w:delText>
              </w:r>
              <w:bookmarkStart w:id="17301" w:name="_Toc10200785"/>
              <w:bookmarkEnd w:id="17301"/>
            </w:del>
          </w:p>
        </w:tc>
        <w:tc>
          <w:tcPr>
            <w:tcW w:w="4675" w:type="dxa"/>
          </w:tcPr>
          <w:p w14:paraId="47417AF3" w14:textId="312772BD"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302" w:author="Andreas Kuehne" w:date="2019-05-31T12:22:00Z"/>
              </w:rPr>
            </w:pPr>
            <w:del w:id="17303" w:author="Andreas Kuehne" w:date="2019-05-31T12:22:00Z">
              <w:r w:rsidDel="00B33063">
                <w:delText>Implementing JSON member name</w:delText>
              </w:r>
              <w:bookmarkStart w:id="17304" w:name="_Toc10200786"/>
              <w:bookmarkEnd w:id="17304"/>
            </w:del>
          </w:p>
        </w:tc>
        <w:bookmarkStart w:id="17305" w:name="_Toc10200787"/>
        <w:bookmarkEnd w:id="17305"/>
      </w:tr>
      <w:tr w:rsidR="00564C22" w:rsidDel="00B33063" w14:paraId="33D87280" w14:textId="314F6FB3" w:rsidTr="00564C22">
        <w:trPr>
          <w:del w:id="173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FA945" w14:textId="428FE4CA" w:rsidR="00564C22" w:rsidRPr="002062A5" w:rsidDel="00B33063" w:rsidRDefault="009B1AF1" w:rsidP="00564C22">
            <w:pPr>
              <w:pStyle w:val="Beschriftung"/>
              <w:rPr>
                <w:del w:id="17307" w:author="Andreas Kuehne" w:date="2019-05-31T12:22:00Z"/>
                <w:rStyle w:val="Datatype"/>
                <w:b w:val="0"/>
                <w:bCs w:val="0"/>
              </w:rPr>
            </w:pPr>
            <w:del w:id="17308" w:author="Andreas Kuehne" w:date="2019-05-31T12:22:00Z">
              <w:r w:rsidRPr="002062A5" w:rsidDel="00B33063">
                <w:rPr>
                  <w:rStyle w:val="Datatype"/>
                </w:rPr>
                <w:delText>value</w:delText>
              </w:r>
              <w:bookmarkStart w:id="17309" w:name="_Toc10200788"/>
              <w:bookmarkEnd w:id="17309"/>
            </w:del>
          </w:p>
        </w:tc>
        <w:tc>
          <w:tcPr>
            <w:tcW w:w="4675" w:type="dxa"/>
          </w:tcPr>
          <w:p w14:paraId="3A0D85F2" w14:textId="7C7F0E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10" w:author="Andreas Kuehne" w:date="2019-05-31T12:22:00Z"/>
                <w:rStyle w:val="Datatype"/>
              </w:rPr>
            </w:pPr>
            <w:del w:id="17311" w:author="Andreas Kuehne" w:date="2019-05-31T12:22:00Z">
              <w:r w:rsidRPr="002062A5" w:rsidDel="00B33063">
                <w:rPr>
                  <w:rStyle w:val="Datatype"/>
                </w:rPr>
                <w:delText>value</w:delText>
              </w:r>
              <w:bookmarkStart w:id="17312" w:name="_Toc10200789"/>
              <w:bookmarkEnd w:id="17312"/>
            </w:del>
          </w:p>
        </w:tc>
        <w:bookmarkStart w:id="17313" w:name="_Toc10200790"/>
        <w:bookmarkEnd w:id="17313"/>
      </w:tr>
      <w:tr w:rsidR="00564C22" w:rsidDel="00B33063" w14:paraId="69E8D781" w14:textId="462656D7" w:rsidTr="00564C22">
        <w:trPr>
          <w:del w:id="17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AD6D52" w14:textId="056BA79F" w:rsidR="00564C22" w:rsidRPr="002062A5" w:rsidDel="00B33063" w:rsidRDefault="009B1AF1" w:rsidP="00564C22">
            <w:pPr>
              <w:pStyle w:val="Beschriftung"/>
              <w:rPr>
                <w:del w:id="17315" w:author="Andreas Kuehne" w:date="2019-05-31T12:22:00Z"/>
                <w:rStyle w:val="Datatype"/>
                <w:b w:val="0"/>
                <w:bCs w:val="0"/>
              </w:rPr>
            </w:pPr>
            <w:del w:id="17316" w:author="Andreas Kuehne" w:date="2019-05-31T12:22:00Z">
              <w:r w:rsidRPr="002062A5" w:rsidDel="00B33063">
                <w:rPr>
                  <w:rStyle w:val="Datatype"/>
                </w:rPr>
                <w:delText>Type</w:delText>
              </w:r>
              <w:bookmarkStart w:id="17317" w:name="_Toc10200791"/>
              <w:bookmarkEnd w:id="17317"/>
            </w:del>
          </w:p>
        </w:tc>
        <w:tc>
          <w:tcPr>
            <w:tcW w:w="4675" w:type="dxa"/>
          </w:tcPr>
          <w:p w14:paraId="4547ADF1" w14:textId="3AC582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18" w:author="Andreas Kuehne" w:date="2019-05-31T12:22:00Z"/>
                <w:rStyle w:val="Datatype"/>
              </w:rPr>
            </w:pPr>
            <w:del w:id="17319" w:author="Andreas Kuehne" w:date="2019-05-31T12:22:00Z">
              <w:r w:rsidRPr="002062A5" w:rsidDel="00B33063">
                <w:rPr>
                  <w:rStyle w:val="Datatype"/>
                </w:rPr>
                <w:delText>type</w:delText>
              </w:r>
              <w:bookmarkStart w:id="17320" w:name="_Toc10200792"/>
              <w:bookmarkEnd w:id="17320"/>
            </w:del>
          </w:p>
        </w:tc>
        <w:bookmarkStart w:id="17321" w:name="_Toc10200793"/>
        <w:bookmarkEnd w:id="17321"/>
      </w:tr>
      <w:tr w:rsidR="00564C22" w:rsidDel="00B33063" w14:paraId="764530D0" w14:textId="63BD21F3" w:rsidTr="00564C22">
        <w:trPr>
          <w:del w:id="173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A071B7" w14:textId="363DADA1" w:rsidR="00564C22" w:rsidRPr="002062A5" w:rsidDel="00B33063" w:rsidRDefault="009B1AF1" w:rsidP="00564C22">
            <w:pPr>
              <w:pStyle w:val="Beschriftung"/>
              <w:rPr>
                <w:del w:id="17323" w:author="Andreas Kuehne" w:date="2019-05-31T12:22:00Z"/>
                <w:rStyle w:val="Datatype"/>
                <w:b w:val="0"/>
                <w:bCs w:val="0"/>
              </w:rPr>
            </w:pPr>
            <w:del w:id="17324" w:author="Andreas Kuehne" w:date="2019-05-31T12:22:00Z">
              <w:r w:rsidRPr="002062A5" w:rsidDel="00B33063">
                <w:rPr>
                  <w:rStyle w:val="Datatype"/>
                </w:rPr>
                <w:delText>Ref</w:delText>
              </w:r>
              <w:bookmarkStart w:id="17325" w:name="_Toc10200794"/>
              <w:bookmarkEnd w:id="17325"/>
            </w:del>
          </w:p>
        </w:tc>
        <w:tc>
          <w:tcPr>
            <w:tcW w:w="4675" w:type="dxa"/>
          </w:tcPr>
          <w:p w14:paraId="3A374B01" w14:textId="27CFA3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26" w:author="Andreas Kuehne" w:date="2019-05-31T12:22:00Z"/>
                <w:rStyle w:val="Datatype"/>
              </w:rPr>
            </w:pPr>
            <w:del w:id="17327" w:author="Andreas Kuehne" w:date="2019-05-31T12:22:00Z">
              <w:r w:rsidRPr="002062A5" w:rsidDel="00B33063">
                <w:rPr>
                  <w:rStyle w:val="Datatype"/>
                </w:rPr>
                <w:delText>ref</w:delText>
              </w:r>
              <w:bookmarkStart w:id="17328" w:name="_Toc10200795"/>
              <w:bookmarkEnd w:id="17328"/>
            </w:del>
          </w:p>
        </w:tc>
        <w:bookmarkStart w:id="17329" w:name="_Toc10200796"/>
        <w:bookmarkEnd w:id="17329"/>
      </w:tr>
    </w:tbl>
    <w:p w14:paraId="576E9864" w14:textId="7ABAD728" w:rsidR="00564C22" w:rsidRPr="0202B381" w:rsidDel="00B33063" w:rsidRDefault="009B1AF1" w:rsidP="00564C22">
      <w:pPr>
        <w:rPr>
          <w:del w:id="17330" w:author="Andreas Kuehne" w:date="2019-05-31T12:22:00Z"/>
        </w:rPr>
      </w:pPr>
      <w:del w:id="173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332" w:name="_Toc10200797"/>
        <w:bookmarkEnd w:id="17332"/>
      </w:del>
    </w:p>
    <w:p w14:paraId="48D925D8" w14:textId="5101EFBE" w:rsidR="00564C22" w:rsidDel="00B33063" w:rsidRDefault="009B1AF1" w:rsidP="00564C22">
      <w:pPr>
        <w:pStyle w:val="Code"/>
        <w:spacing w:line="259" w:lineRule="auto"/>
        <w:rPr>
          <w:del w:id="17333" w:author="Andreas Kuehne" w:date="2019-05-31T12:22:00Z"/>
        </w:rPr>
      </w:pPr>
      <w:del w:id="17334" w:author="Andreas Kuehne" w:date="2019-05-31T12:22:00Z">
        <w:r w:rsidDel="00B33063">
          <w:rPr>
            <w:color w:val="31849B" w:themeColor="accent5" w:themeShade="BF"/>
          </w:rPr>
          <w:delText>"dss2-AdditionalTimeInfoType"</w:delText>
        </w:r>
        <w:r w:rsidDel="00B33063">
          <w:delText>: {</w:delText>
        </w:r>
        <w:bookmarkStart w:id="17335" w:name="_Toc10200798"/>
        <w:bookmarkEnd w:id="17335"/>
      </w:del>
    </w:p>
    <w:p w14:paraId="4D8DB06D" w14:textId="7389BE30" w:rsidR="00564C22" w:rsidDel="00B33063" w:rsidRDefault="009B1AF1" w:rsidP="00564C22">
      <w:pPr>
        <w:pStyle w:val="Code"/>
        <w:spacing w:line="259" w:lineRule="auto"/>
        <w:rPr>
          <w:del w:id="17336" w:author="Andreas Kuehne" w:date="2019-05-31T12:22:00Z"/>
        </w:rPr>
      </w:pPr>
      <w:del w:id="173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338" w:name="_Toc10200799"/>
        <w:bookmarkEnd w:id="17338"/>
      </w:del>
    </w:p>
    <w:p w14:paraId="4FB62116" w14:textId="7A2BFB08" w:rsidR="00564C22" w:rsidDel="00B33063" w:rsidRDefault="009B1AF1" w:rsidP="00564C22">
      <w:pPr>
        <w:pStyle w:val="Code"/>
        <w:spacing w:line="259" w:lineRule="auto"/>
        <w:rPr>
          <w:del w:id="17339" w:author="Andreas Kuehne" w:date="2019-05-31T12:22:00Z"/>
        </w:rPr>
      </w:pPr>
      <w:del w:id="17340" w:author="Andreas Kuehne" w:date="2019-05-31T12:22:00Z">
        <w:r w:rsidDel="00B33063">
          <w:rPr>
            <w:color w:val="31849B" w:themeColor="accent5" w:themeShade="BF"/>
          </w:rPr>
          <w:delText xml:space="preserve">  "properties"</w:delText>
        </w:r>
        <w:r w:rsidDel="00B33063">
          <w:delText>: {</w:delText>
        </w:r>
        <w:bookmarkStart w:id="17341" w:name="_Toc10200800"/>
        <w:bookmarkEnd w:id="17341"/>
      </w:del>
    </w:p>
    <w:p w14:paraId="19201A84" w14:textId="5227C858" w:rsidR="00564C22" w:rsidDel="00B33063" w:rsidRDefault="009B1AF1" w:rsidP="00564C22">
      <w:pPr>
        <w:pStyle w:val="Code"/>
        <w:spacing w:line="259" w:lineRule="auto"/>
        <w:rPr>
          <w:del w:id="17342" w:author="Andreas Kuehne" w:date="2019-05-31T12:22:00Z"/>
        </w:rPr>
      </w:pPr>
      <w:del w:id="17343" w:author="Andreas Kuehne" w:date="2019-05-31T12:22:00Z">
        <w:r w:rsidDel="00B33063">
          <w:rPr>
            <w:color w:val="31849B" w:themeColor="accent5" w:themeShade="BF"/>
          </w:rPr>
          <w:delText xml:space="preserve">    "value"</w:delText>
        </w:r>
        <w:r w:rsidDel="00B33063">
          <w:delText>: {</w:delText>
        </w:r>
        <w:bookmarkStart w:id="17344" w:name="_Toc10200801"/>
        <w:bookmarkEnd w:id="17344"/>
      </w:del>
    </w:p>
    <w:p w14:paraId="7FA60567" w14:textId="3E3D7E99" w:rsidR="00564C22" w:rsidDel="00B33063" w:rsidRDefault="009B1AF1" w:rsidP="00564C22">
      <w:pPr>
        <w:pStyle w:val="Code"/>
        <w:spacing w:line="259" w:lineRule="auto"/>
        <w:rPr>
          <w:del w:id="17345" w:author="Andreas Kuehne" w:date="2019-05-31T12:22:00Z"/>
        </w:rPr>
      </w:pPr>
      <w:del w:id="173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7347" w:name="_Toc10200802"/>
        <w:bookmarkEnd w:id="17347"/>
      </w:del>
    </w:p>
    <w:p w14:paraId="1F2A3D40" w14:textId="160FA6D7" w:rsidR="00564C22" w:rsidDel="00B33063" w:rsidRDefault="009B1AF1" w:rsidP="00564C22">
      <w:pPr>
        <w:pStyle w:val="Code"/>
        <w:spacing w:line="259" w:lineRule="auto"/>
        <w:rPr>
          <w:del w:id="17348" w:author="Andreas Kuehne" w:date="2019-05-31T12:22:00Z"/>
        </w:rPr>
      </w:pPr>
      <w:del w:id="1734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7350" w:name="_Toc10200803"/>
        <w:bookmarkEnd w:id="17350"/>
      </w:del>
    </w:p>
    <w:p w14:paraId="327C8B67" w14:textId="63414BDB" w:rsidR="00564C22" w:rsidDel="00B33063" w:rsidRDefault="009B1AF1" w:rsidP="00564C22">
      <w:pPr>
        <w:pStyle w:val="Code"/>
        <w:spacing w:line="259" w:lineRule="auto"/>
        <w:rPr>
          <w:del w:id="17351" w:author="Andreas Kuehne" w:date="2019-05-31T12:22:00Z"/>
        </w:rPr>
      </w:pPr>
      <w:del w:id="17352" w:author="Andreas Kuehne" w:date="2019-05-31T12:22:00Z">
        <w:r w:rsidDel="00B33063">
          <w:delText xml:space="preserve">    },</w:delText>
        </w:r>
        <w:bookmarkStart w:id="17353" w:name="_Toc10200804"/>
        <w:bookmarkEnd w:id="17353"/>
      </w:del>
    </w:p>
    <w:p w14:paraId="6EFCCF5F" w14:textId="2AA6112E" w:rsidR="00564C22" w:rsidDel="00B33063" w:rsidRDefault="009B1AF1" w:rsidP="00564C22">
      <w:pPr>
        <w:pStyle w:val="Code"/>
        <w:spacing w:line="259" w:lineRule="auto"/>
        <w:rPr>
          <w:del w:id="17354" w:author="Andreas Kuehne" w:date="2019-05-31T12:22:00Z"/>
        </w:rPr>
      </w:pPr>
      <w:del w:id="17355" w:author="Andreas Kuehne" w:date="2019-05-31T12:22:00Z">
        <w:r w:rsidDel="00B33063">
          <w:rPr>
            <w:color w:val="31849B" w:themeColor="accent5" w:themeShade="BF"/>
          </w:rPr>
          <w:delText xml:space="preserve">    "type"</w:delText>
        </w:r>
        <w:r w:rsidDel="00B33063">
          <w:delText>: {</w:delText>
        </w:r>
        <w:bookmarkStart w:id="17356" w:name="_Toc10200805"/>
        <w:bookmarkEnd w:id="17356"/>
      </w:del>
    </w:p>
    <w:p w14:paraId="73AC715C" w14:textId="16E04BE7" w:rsidR="00564C22" w:rsidDel="00B33063" w:rsidRDefault="009B1AF1" w:rsidP="00564C22">
      <w:pPr>
        <w:pStyle w:val="Code"/>
        <w:spacing w:line="259" w:lineRule="auto"/>
        <w:rPr>
          <w:del w:id="17357" w:author="Andreas Kuehne" w:date="2019-05-31T12:22:00Z"/>
        </w:rPr>
      </w:pPr>
      <w:del w:id="173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359" w:name="_Toc10200806"/>
        <w:bookmarkEnd w:id="17359"/>
      </w:del>
    </w:p>
    <w:p w14:paraId="3985CE62" w14:textId="7E8A8EA9" w:rsidR="00564C22" w:rsidDel="00B33063" w:rsidRDefault="009B1AF1" w:rsidP="00564C22">
      <w:pPr>
        <w:pStyle w:val="Code"/>
        <w:spacing w:line="259" w:lineRule="auto"/>
        <w:rPr>
          <w:del w:id="17360" w:author="Andreas Kuehne" w:date="2019-05-31T12:22:00Z"/>
        </w:rPr>
      </w:pPr>
      <w:del w:id="17361"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7362" w:name="_Toc10200807"/>
        <w:bookmarkEnd w:id="17362"/>
      </w:del>
    </w:p>
    <w:p w14:paraId="5D4B5819" w14:textId="3DBCBE74" w:rsidR="00564C22" w:rsidDel="00B33063" w:rsidRDefault="009B1AF1" w:rsidP="00564C22">
      <w:pPr>
        <w:pStyle w:val="Code"/>
        <w:spacing w:line="259" w:lineRule="auto"/>
        <w:rPr>
          <w:del w:id="17363" w:author="Andreas Kuehne" w:date="2019-05-31T12:22:00Z"/>
        </w:rPr>
      </w:pPr>
      <w:del w:id="17364" w:author="Andreas Kuehne" w:date="2019-05-31T12:22:00Z">
        <w:r w:rsidDel="00B33063">
          <w:delText xml:space="preserve">    },</w:delText>
        </w:r>
        <w:bookmarkStart w:id="17365" w:name="_Toc10200808"/>
        <w:bookmarkEnd w:id="17365"/>
      </w:del>
    </w:p>
    <w:p w14:paraId="2E7F9066" w14:textId="00D0F347" w:rsidR="00564C22" w:rsidDel="00B33063" w:rsidRDefault="009B1AF1" w:rsidP="00564C22">
      <w:pPr>
        <w:pStyle w:val="Code"/>
        <w:spacing w:line="259" w:lineRule="auto"/>
        <w:rPr>
          <w:del w:id="17366" w:author="Andreas Kuehne" w:date="2019-05-31T12:22:00Z"/>
        </w:rPr>
      </w:pPr>
      <w:del w:id="17367" w:author="Andreas Kuehne" w:date="2019-05-31T12:22:00Z">
        <w:r w:rsidDel="00B33063">
          <w:rPr>
            <w:color w:val="31849B" w:themeColor="accent5" w:themeShade="BF"/>
          </w:rPr>
          <w:delText xml:space="preserve">    "ref"</w:delText>
        </w:r>
        <w:r w:rsidDel="00B33063">
          <w:delText>: {</w:delText>
        </w:r>
        <w:bookmarkStart w:id="17368" w:name="_Toc10200809"/>
        <w:bookmarkEnd w:id="17368"/>
      </w:del>
    </w:p>
    <w:p w14:paraId="6ED3604F" w14:textId="2A53CB7E" w:rsidR="00564C22" w:rsidDel="00B33063" w:rsidRDefault="009B1AF1" w:rsidP="00564C22">
      <w:pPr>
        <w:pStyle w:val="Code"/>
        <w:spacing w:line="259" w:lineRule="auto"/>
        <w:rPr>
          <w:del w:id="17369" w:author="Andreas Kuehne" w:date="2019-05-31T12:22:00Z"/>
        </w:rPr>
      </w:pPr>
      <w:del w:id="173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371" w:name="_Toc10200810"/>
        <w:bookmarkEnd w:id="17371"/>
      </w:del>
    </w:p>
    <w:p w14:paraId="3E22ACF0" w14:textId="397E260D" w:rsidR="00564C22" w:rsidDel="00B33063" w:rsidRDefault="009B1AF1" w:rsidP="00564C22">
      <w:pPr>
        <w:pStyle w:val="Code"/>
        <w:spacing w:line="259" w:lineRule="auto"/>
        <w:rPr>
          <w:del w:id="17372" w:author="Andreas Kuehne" w:date="2019-05-31T12:22:00Z"/>
        </w:rPr>
      </w:pPr>
      <w:del w:id="17373" w:author="Andreas Kuehne" w:date="2019-05-31T12:22:00Z">
        <w:r w:rsidDel="00B33063">
          <w:delText xml:space="preserve">    }</w:delText>
        </w:r>
        <w:bookmarkStart w:id="17374" w:name="_Toc10200811"/>
        <w:bookmarkEnd w:id="17374"/>
      </w:del>
    </w:p>
    <w:p w14:paraId="53513EF0" w14:textId="429C4FB5" w:rsidR="00564C22" w:rsidDel="00B33063" w:rsidRDefault="009B1AF1" w:rsidP="00564C22">
      <w:pPr>
        <w:pStyle w:val="Code"/>
        <w:spacing w:line="259" w:lineRule="auto"/>
        <w:rPr>
          <w:del w:id="17375" w:author="Andreas Kuehne" w:date="2019-05-31T12:22:00Z"/>
        </w:rPr>
      </w:pPr>
      <w:del w:id="17376" w:author="Andreas Kuehne" w:date="2019-05-31T12:22:00Z">
        <w:r w:rsidDel="00B33063">
          <w:delText xml:space="preserve">  },</w:delText>
        </w:r>
        <w:bookmarkStart w:id="17377" w:name="_Toc10200812"/>
        <w:bookmarkEnd w:id="17377"/>
      </w:del>
    </w:p>
    <w:p w14:paraId="6EE86F87" w14:textId="4AFF467A" w:rsidR="00564C22" w:rsidDel="00B33063" w:rsidRDefault="009B1AF1" w:rsidP="00564C22">
      <w:pPr>
        <w:pStyle w:val="Code"/>
        <w:spacing w:line="259" w:lineRule="auto"/>
        <w:rPr>
          <w:del w:id="17378" w:author="Andreas Kuehne" w:date="2019-05-31T12:22:00Z"/>
        </w:rPr>
      </w:pPr>
      <w:del w:id="1737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7380" w:name="_Toc10200813"/>
        <w:bookmarkEnd w:id="17380"/>
      </w:del>
    </w:p>
    <w:p w14:paraId="660B6EEC" w14:textId="2A252890" w:rsidR="00564C22" w:rsidDel="00B33063" w:rsidRDefault="009B1AF1" w:rsidP="00564C22">
      <w:pPr>
        <w:pStyle w:val="Code"/>
        <w:spacing w:line="259" w:lineRule="auto"/>
        <w:rPr>
          <w:del w:id="17381" w:author="Andreas Kuehne" w:date="2019-05-31T12:22:00Z"/>
        </w:rPr>
      </w:pPr>
      <w:del w:id="17382" w:author="Andreas Kuehne" w:date="2019-05-31T12:22:00Z">
        <w:r w:rsidDel="00B33063">
          <w:delText>}</w:delText>
        </w:r>
        <w:bookmarkStart w:id="17383" w:name="_Toc10200814"/>
        <w:bookmarkEnd w:id="17383"/>
      </w:del>
    </w:p>
    <w:p w14:paraId="5FAB4EB1" w14:textId="6E91F8B2" w:rsidR="00564C22" w:rsidDel="00B33063" w:rsidRDefault="00564C22" w:rsidP="00564C22">
      <w:pPr>
        <w:rPr>
          <w:del w:id="17384" w:author="Andreas Kuehne" w:date="2019-05-31T12:22:00Z"/>
        </w:rPr>
      </w:pPr>
      <w:bookmarkStart w:id="17385" w:name="_Toc10200815"/>
      <w:bookmarkEnd w:id="17385"/>
    </w:p>
    <w:p w14:paraId="49F6B8E9" w14:textId="789CACC6" w:rsidR="00564C22" w:rsidDel="00B33063" w:rsidRDefault="009B1AF1" w:rsidP="00564C22">
      <w:pPr>
        <w:pStyle w:val="berschrift4"/>
        <w:rPr>
          <w:del w:id="17386" w:author="Andreas Kuehne" w:date="2019-05-31T12:22:00Z"/>
        </w:rPr>
      </w:pPr>
      <w:del w:id="17387" w:author="Andreas Kuehne" w:date="2019-05-31T12:22:00Z">
        <w:r w:rsidDel="00B33063">
          <w:delText>AdditionalTimeInfo – XML Syntax</w:delText>
        </w:r>
        <w:bookmarkStart w:id="17388" w:name="_Toc10200816"/>
        <w:bookmarkEnd w:id="17388"/>
      </w:del>
    </w:p>
    <w:p w14:paraId="1920AFF8" w14:textId="5B5AE739" w:rsidR="00564C22" w:rsidRPr="5404FA76" w:rsidDel="00B33063" w:rsidRDefault="009B1AF1" w:rsidP="00564C22">
      <w:pPr>
        <w:rPr>
          <w:del w:id="17389" w:author="Andreas Kuehne" w:date="2019-05-31T12:22:00Z"/>
        </w:rPr>
      </w:pPr>
      <w:del w:id="17390" w:author="Andreas Kuehne" w:date="2019-05-31T12:22:00Z">
        <w:r w:rsidRPr="0CCF9147" w:rsidDel="00B33063">
          <w:delText xml:space="preserve">The XML type </w:delText>
        </w:r>
        <w:r w:rsidRPr="002062A5" w:rsidDel="00B33063">
          <w:rPr>
            <w:rFonts w:ascii="Courier New" w:eastAsia="Courier New" w:hAnsi="Courier New" w:cs="Courier New"/>
          </w:rPr>
          <w:delText>AdditionalTimeInfoType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AdditionalTimeInfo</w:delText>
        </w:r>
        <w:r w:rsidDel="00B33063">
          <w:delText xml:space="preserve"> </w:delText>
        </w:r>
        <w:r w:rsidRPr="005A6FFD" w:rsidDel="00B33063">
          <w:delText>component.</w:delText>
        </w:r>
        <w:bookmarkStart w:id="17391" w:name="_Toc10200817"/>
        <w:bookmarkEnd w:id="17391"/>
      </w:del>
    </w:p>
    <w:p w14:paraId="160B7119" w14:textId="7F283324" w:rsidR="00564C22" w:rsidDel="00B33063" w:rsidRDefault="009B1AF1" w:rsidP="00564C22">
      <w:pPr>
        <w:rPr>
          <w:del w:id="17392" w:author="Andreas Kuehne" w:date="2019-05-31T12:22:00Z"/>
        </w:rPr>
      </w:pPr>
      <w:del w:id="1739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394" w:name="_Toc10200818"/>
        <w:bookmarkEnd w:id="17394"/>
      </w:del>
    </w:p>
    <w:p w14:paraId="4FFE81CE" w14:textId="05A19A3D" w:rsidR="00564C22" w:rsidDel="00B33063" w:rsidRDefault="009B1AF1" w:rsidP="00564C22">
      <w:pPr>
        <w:pStyle w:val="Code"/>
        <w:rPr>
          <w:del w:id="17395" w:author="Andreas Kuehne" w:date="2019-05-31T12:22:00Z"/>
        </w:rPr>
      </w:pPr>
      <w:del w:id="1739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AdditionalTimeInfoType</w:delText>
        </w:r>
        <w:r w:rsidDel="00B33063">
          <w:rPr>
            <w:color w:val="943634" w:themeColor="accent2" w:themeShade="BF"/>
          </w:rPr>
          <w:delText>"</w:delText>
        </w:r>
        <w:r w:rsidDel="00B33063">
          <w:rPr>
            <w:color w:val="31849B" w:themeColor="accent5" w:themeShade="BF"/>
          </w:rPr>
          <w:delText>&gt;</w:delText>
        </w:r>
        <w:bookmarkStart w:id="17397" w:name="_Toc10200819"/>
        <w:bookmarkEnd w:id="17397"/>
      </w:del>
    </w:p>
    <w:p w14:paraId="71C69EBD" w14:textId="4DE90289" w:rsidR="00564C22" w:rsidDel="00B33063" w:rsidRDefault="009B1AF1" w:rsidP="00564C22">
      <w:pPr>
        <w:pStyle w:val="Code"/>
        <w:rPr>
          <w:del w:id="17398" w:author="Andreas Kuehne" w:date="2019-05-31T12:22:00Z"/>
        </w:rPr>
      </w:pPr>
      <w:del w:id="17399" w:author="Andreas Kuehne" w:date="2019-05-31T12:22:00Z">
        <w:r w:rsidDel="00B33063">
          <w:rPr>
            <w:color w:val="31849B" w:themeColor="accent5" w:themeShade="BF"/>
          </w:rPr>
          <w:delText xml:space="preserve">  &lt;xs:simpleContent&gt;</w:delText>
        </w:r>
        <w:bookmarkStart w:id="17400" w:name="_Toc10200820"/>
        <w:bookmarkEnd w:id="17400"/>
      </w:del>
    </w:p>
    <w:p w14:paraId="6BC4AFDE" w14:textId="312149AB" w:rsidR="00564C22" w:rsidDel="00B33063" w:rsidRDefault="009B1AF1" w:rsidP="00564C22">
      <w:pPr>
        <w:pStyle w:val="Code"/>
        <w:rPr>
          <w:del w:id="17401" w:author="Andreas Kuehne" w:date="2019-05-31T12:22:00Z"/>
        </w:rPr>
      </w:pPr>
      <w:del w:id="1740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7403" w:name="_Toc10200821"/>
        <w:bookmarkEnd w:id="17403"/>
      </w:del>
    </w:p>
    <w:p w14:paraId="739BD78C" w14:textId="5E4A2BEB" w:rsidR="00564C22" w:rsidDel="00B33063" w:rsidRDefault="009B1AF1" w:rsidP="00564C22">
      <w:pPr>
        <w:pStyle w:val="Code"/>
        <w:rPr>
          <w:del w:id="17404" w:author="Andreas Kuehne" w:date="2019-05-31T12:22:00Z"/>
        </w:rPr>
      </w:pPr>
      <w:del w:id="1740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7406" w:name="_Toc10200822"/>
        <w:bookmarkEnd w:id="17406"/>
      </w:del>
    </w:p>
    <w:p w14:paraId="3CA91876" w14:textId="7DF78EAE" w:rsidR="00564C22" w:rsidDel="00B33063" w:rsidRDefault="009B1AF1" w:rsidP="00564C22">
      <w:pPr>
        <w:pStyle w:val="Code"/>
        <w:rPr>
          <w:del w:id="17407" w:author="Andreas Kuehne" w:date="2019-05-31T12:22:00Z"/>
        </w:rPr>
      </w:pPr>
      <w:del w:id="17408" w:author="Andreas Kuehne" w:date="2019-05-31T12:22:00Z">
        <w:r w:rsidDel="00B33063">
          <w:rPr>
            <w:color w:val="31849B" w:themeColor="accent5" w:themeShade="BF"/>
          </w:rPr>
          <w:delText xml:space="preserve">        &lt;xs:simpleType&gt;</w:delText>
        </w:r>
        <w:bookmarkStart w:id="17409" w:name="_Toc10200823"/>
        <w:bookmarkEnd w:id="17409"/>
      </w:del>
    </w:p>
    <w:p w14:paraId="3E1C316C" w14:textId="10C486E7" w:rsidR="00564C22" w:rsidDel="00B33063" w:rsidRDefault="009B1AF1" w:rsidP="00564C22">
      <w:pPr>
        <w:pStyle w:val="Code"/>
        <w:rPr>
          <w:del w:id="17410" w:author="Andreas Kuehne" w:date="2019-05-31T12:22:00Z"/>
        </w:rPr>
      </w:pPr>
      <w:del w:id="17411"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7412" w:name="_Toc10200824"/>
        <w:bookmarkEnd w:id="17412"/>
      </w:del>
    </w:p>
    <w:p w14:paraId="5AA0CBCF" w14:textId="42041FDE" w:rsidR="00564C22" w:rsidDel="00B33063" w:rsidRDefault="009B1AF1" w:rsidP="00564C22">
      <w:pPr>
        <w:pStyle w:val="Code"/>
        <w:rPr>
          <w:del w:id="17413" w:author="Andreas Kuehne" w:date="2019-05-31T12:22:00Z"/>
        </w:rPr>
      </w:pPr>
      <w:del w:id="1741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urn:oasis:names:tc:dss:1.0:additionaltimeinfo:signatureTimestamp</w:delText>
        </w:r>
        <w:r w:rsidDel="00B33063">
          <w:rPr>
            <w:color w:val="943634" w:themeColor="accent2" w:themeShade="BF"/>
          </w:rPr>
          <w:delText>"</w:delText>
        </w:r>
        <w:r w:rsidDel="00B33063">
          <w:rPr>
            <w:color w:val="31849B" w:themeColor="accent5" w:themeShade="BF"/>
          </w:rPr>
          <w:delText>/&gt;</w:delText>
        </w:r>
        <w:bookmarkStart w:id="17415" w:name="_Toc10200825"/>
        <w:bookmarkEnd w:id="17415"/>
      </w:del>
    </w:p>
    <w:p w14:paraId="65B79A4A" w14:textId="6AE47C61" w:rsidR="00564C22" w:rsidDel="00B33063" w:rsidRDefault="009B1AF1" w:rsidP="00564C22">
      <w:pPr>
        <w:pStyle w:val="Code"/>
        <w:rPr>
          <w:del w:id="17416" w:author="Andreas Kuehne" w:date="2019-05-31T12:22:00Z"/>
        </w:rPr>
      </w:pPr>
      <w:del w:id="1741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urn:oasis:names:tc:dss:1.0:additionaltimeinfo:signatureTimemark</w:delText>
        </w:r>
        <w:r w:rsidDel="00B33063">
          <w:rPr>
            <w:color w:val="943634" w:themeColor="accent2" w:themeShade="BF"/>
          </w:rPr>
          <w:delText>"</w:delText>
        </w:r>
        <w:r w:rsidDel="00B33063">
          <w:rPr>
            <w:color w:val="31849B" w:themeColor="accent5" w:themeShade="BF"/>
          </w:rPr>
          <w:delText>/&gt;</w:delText>
        </w:r>
        <w:bookmarkStart w:id="17418" w:name="_Toc10200826"/>
        <w:bookmarkEnd w:id="17418"/>
      </w:del>
    </w:p>
    <w:p w14:paraId="4FA6FDC5" w14:textId="217FF4EC" w:rsidR="00564C22" w:rsidDel="00B33063" w:rsidRDefault="009B1AF1" w:rsidP="00564C22">
      <w:pPr>
        <w:pStyle w:val="Code"/>
        <w:rPr>
          <w:del w:id="17419" w:author="Andreas Kuehne" w:date="2019-05-31T12:22:00Z"/>
        </w:rPr>
      </w:pPr>
      <w:del w:id="17420"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urn:oasis:names:tc:dss:1.0:additionaltimeinfo:signedObjectTimestamp</w:delText>
        </w:r>
        <w:r w:rsidDel="00B33063">
          <w:rPr>
            <w:color w:val="943634" w:themeColor="accent2" w:themeShade="BF"/>
          </w:rPr>
          <w:delText>"</w:delText>
        </w:r>
        <w:r w:rsidDel="00B33063">
          <w:rPr>
            <w:color w:val="31849B" w:themeColor="accent5" w:themeShade="BF"/>
          </w:rPr>
          <w:delText>/&gt;</w:delText>
        </w:r>
        <w:bookmarkStart w:id="17421" w:name="_Toc10200827"/>
        <w:bookmarkEnd w:id="17421"/>
      </w:del>
    </w:p>
    <w:p w14:paraId="54625631" w14:textId="4A469CBE" w:rsidR="00564C22" w:rsidDel="00B33063" w:rsidRDefault="009B1AF1" w:rsidP="00564C22">
      <w:pPr>
        <w:pStyle w:val="Code"/>
        <w:rPr>
          <w:del w:id="17422" w:author="Andreas Kuehne" w:date="2019-05-31T12:22:00Z"/>
        </w:rPr>
      </w:pPr>
      <w:del w:id="17423"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urn:oasis:names:tc:dss:1.0:additionaltimeinfo:claimedSigningTime</w:delText>
        </w:r>
        <w:r w:rsidDel="00B33063">
          <w:rPr>
            <w:color w:val="943634" w:themeColor="accent2" w:themeShade="BF"/>
          </w:rPr>
          <w:delText>"</w:delText>
        </w:r>
        <w:r w:rsidDel="00B33063">
          <w:rPr>
            <w:color w:val="31849B" w:themeColor="accent5" w:themeShade="BF"/>
          </w:rPr>
          <w:delText>/&gt;</w:delText>
        </w:r>
        <w:bookmarkStart w:id="17424" w:name="_Toc10200828"/>
        <w:bookmarkEnd w:id="17424"/>
      </w:del>
    </w:p>
    <w:p w14:paraId="5B9177A8" w14:textId="6F8F31C2" w:rsidR="00564C22" w:rsidDel="00B33063" w:rsidRDefault="009B1AF1" w:rsidP="00564C22">
      <w:pPr>
        <w:pStyle w:val="Code"/>
        <w:rPr>
          <w:del w:id="17425" w:author="Andreas Kuehne" w:date="2019-05-31T12:22:00Z"/>
        </w:rPr>
      </w:pPr>
      <w:del w:id="17426" w:author="Andreas Kuehne" w:date="2019-05-31T12:22:00Z">
        <w:r w:rsidDel="00B33063">
          <w:rPr>
            <w:color w:val="31849B" w:themeColor="accent5" w:themeShade="BF"/>
          </w:rPr>
          <w:delText xml:space="preserve">          &lt;/xs:restriction&gt;</w:delText>
        </w:r>
        <w:bookmarkStart w:id="17427" w:name="_Toc10200829"/>
        <w:bookmarkEnd w:id="17427"/>
      </w:del>
    </w:p>
    <w:p w14:paraId="76A84A69" w14:textId="16318279" w:rsidR="00564C22" w:rsidDel="00B33063" w:rsidRDefault="009B1AF1" w:rsidP="00564C22">
      <w:pPr>
        <w:pStyle w:val="Code"/>
        <w:rPr>
          <w:del w:id="17428" w:author="Andreas Kuehne" w:date="2019-05-31T12:22:00Z"/>
        </w:rPr>
      </w:pPr>
      <w:del w:id="17429" w:author="Andreas Kuehne" w:date="2019-05-31T12:22:00Z">
        <w:r w:rsidDel="00B33063">
          <w:rPr>
            <w:color w:val="31849B" w:themeColor="accent5" w:themeShade="BF"/>
          </w:rPr>
          <w:delText xml:space="preserve">        &lt;/xs:simpleType&gt;</w:delText>
        </w:r>
        <w:bookmarkStart w:id="17430" w:name="_Toc10200830"/>
        <w:bookmarkEnd w:id="17430"/>
      </w:del>
    </w:p>
    <w:p w14:paraId="313B8AF1" w14:textId="04FDD681" w:rsidR="00564C22" w:rsidDel="00B33063" w:rsidRDefault="009B1AF1" w:rsidP="00564C22">
      <w:pPr>
        <w:pStyle w:val="Code"/>
        <w:rPr>
          <w:del w:id="17431" w:author="Andreas Kuehne" w:date="2019-05-31T12:22:00Z"/>
        </w:rPr>
      </w:pPr>
      <w:del w:id="17432" w:author="Andreas Kuehne" w:date="2019-05-31T12:22:00Z">
        <w:r w:rsidDel="00B33063">
          <w:rPr>
            <w:color w:val="31849B" w:themeColor="accent5" w:themeShade="BF"/>
          </w:rPr>
          <w:delText xml:space="preserve">      &lt;/xs:attribute&gt;</w:delText>
        </w:r>
        <w:bookmarkStart w:id="17433" w:name="_Toc10200831"/>
        <w:bookmarkEnd w:id="17433"/>
      </w:del>
    </w:p>
    <w:p w14:paraId="544E0F80" w14:textId="66A2CA06" w:rsidR="00564C22" w:rsidDel="00B33063" w:rsidRDefault="009B1AF1" w:rsidP="00564C22">
      <w:pPr>
        <w:pStyle w:val="Code"/>
        <w:rPr>
          <w:del w:id="17434" w:author="Andreas Kuehne" w:date="2019-05-31T12:22:00Z"/>
        </w:rPr>
      </w:pPr>
      <w:del w:id="1743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7436" w:name="_Toc10200832"/>
        <w:bookmarkEnd w:id="17436"/>
      </w:del>
    </w:p>
    <w:p w14:paraId="51B57412" w14:textId="769E330B" w:rsidR="00564C22" w:rsidDel="00B33063" w:rsidRDefault="009B1AF1" w:rsidP="00564C22">
      <w:pPr>
        <w:pStyle w:val="Code"/>
        <w:rPr>
          <w:del w:id="17437" w:author="Andreas Kuehne" w:date="2019-05-31T12:22:00Z"/>
        </w:rPr>
      </w:pPr>
      <w:del w:id="17438" w:author="Andreas Kuehne" w:date="2019-05-31T12:22:00Z">
        <w:r w:rsidDel="00B33063">
          <w:rPr>
            <w:color w:val="31849B" w:themeColor="accent5" w:themeShade="BF"/>
          </w:rPr>
          <w:delText xml:space="preserve">    &lt;/xs:extension&gt;</w:delText>
        </w:r>
        <w:bookmarkStart w:id="17439" w:name="_Toc10200833"/>
        <w:bookmarkEnd w:id="17439"/>
      </w:del>
    </w:p>
    <w:p w14:paraId="3932B6D3" w14:textId="1519042C" w:rsidR="00564C22" w:rsidDel="00B33063" w:rsidRDefault="009B1AF1" w:rsidP="00564C22">
      <w:pPr>
        <w:pStyle w:val="Code"/>
        <w:rPr>
          <w:del w:id="17440" w:author="Andreas Kuehne" w:date="2019-05-31T12:22:00Z"/>
        </w:rPr>
      </w:pPr>
      <w:del w:id="17441" w:author="Andreas Kuehne" w:date="2019-05-31T12:22:00Z">
        <w:r w:rsidDel="00B33063">
          <w:rPr>
            <w:color w:val="31849B" w:themeColor="accent5" w:themeShade="BF"/>
          </w:rPr>
          <w:delText xml:space="preserve">  &lt;/xs:simpleContent&gt;</w:delText>
        </w:r>
        <w:bookmarkStart w:id="17442" w:name="_Toc10200834"/>
        <w:bookmarkEnd w:id="17442"/>
      </w:del>
    </w:p>
    <w:p w14:paraId="699C7FC9" w14:textId="569258BB" w:rsidR="00564C22" w:rsidDel="00B33063" w:rsidRDefault="009B1AF1" w:rsidP="00564C22">
      <w:pPr>
        <w:pStyle w:val="Code"/>
        <w:rPr>
          <w:del w:id="17443" w:author="Andreas Kuehne" w:date="2019-05-31T12:22:00Z"/>
        </w:rPr>
      </w:pPr>
      <w:del w:id="17444" w:author="Andreas Kuehne" w:date="2019-05-31T12:22:00Z">
        <w:r w:rsidDel="00B33063">
          <w:rPr>
            <w:color w:val="31849B" w:themeColor="accent5" w:themeShade="BF"/>
          </w:rPr>
          <w:delText>&lt;/xs:complexType&gt;</w:delText>
        </w:r>
        <w:bookmarkStart w:id="17445" w:name="_Toc10200835"/>
        <w:bookmarkEnd w:id="17445"/>
      </w:del>
    </w:p>
    <w:p w14:paraId="33DF38A2" w14:textId="4195249D" w:rsidR="00564C22" w:rsidDel="00B33063" w:rsidRDefault="009B1AF1" w:rsidP="00564C22">
      <w:pPr>
        <w:spacing w:line="259" w:lineRule="auto"/>
        <w:rPr>
          <w:del w:id="17446" w:author="Andreas Kuehne" w:date="2019-05-31T12:22:00Z"/>
        </w:rPr>
      </w:pPr>
      <w:del w:id="1744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AdditionalTimeInfoType</w:delText>
        </w:r>
        <w:r w:rsidRPr="71C71F8C" w:rsidDel="00B33063">
          <w:delText xml:space="preserve"> </w:delText>
        </w:r>
        <w:r w:rsidDel="00B33063">
          <w:delText xml:space="preserve">XML element SHALL implement in XML syntax the sub-component that has a name equal to its local name. </w:delText>
        </w:r>
        <w:bookmarkStart w:id="17448" w:name="_Toc10200836"/>
        <w:bookmarkEnd w:id="17448"/>
      </w:del>
    </w:p>
    <w:p w14:paraId="158C66EF" w14:textId="54805977" w:rsidR="00564C22" w:rsidDel="00B33063" w:rsidRDefault="009B1AF1" w:rsidP="00564C22">
      <w:pPr>
        <w:pStyle w:val="berschrift3"/>
        <w:rPr>
          <w:del w:id="17449" w:author="Andreas Kuehne" w:date="2019-05-31T12:22:00Z"/>
        </w:rPr>
      </w:pPr>
      <w:bookmarkStart w:id="17450" w:name="_RefCompADA9612D"/>
      <w:del w:id="17451" w:author="Andreas Kuehne" w:date="2019-05-31T12:22:00Z">
        <w:r w:rsidDel="00B33063">
          <w:delText>Component VerificationTimeInfo</w:delText>
        </w:r>
        <w:bookmarkStart w:id="17452" w:name="_Toc10200837"/>
        <w:bookmarkEnd w:id="17450"/>
        <w:bookmarkEnd w:id="17452"/>
      </w:del>
    </w:p>
    <w:p w14:paraId="4655AE9F" w14:textId="6830198E" w:rsidR="00564C22" w:rsidDel="00B33063" w:rsidRDefault="001725A5" w:rsidP="00564C22">
      <w:pPr>
        <w:rPr>
          <w:del w:id="17453" w:author="Andreas Kuehne" w:date="2019-05-31T12:22:00Z"/>
        </w:rPr>
      </w:pPr>
      <w:del w:id="17454" w:author="Andreas Kuehne" w:date="2019-05-31T12:22:00Z">
        <w:r w:rsidRPr="003A06D0" w:rsidDel="00B33063">
          <w:delText xml:space="preserve">The </w:delText>
        </w:r>
        <w:r w:rsidRPr="003A06D0" w:rsidDel="00B33063">
          <w:rPr>
            <w:rFonts w:ascii="Courier New" w:eastAsia="Courier New" w:hAnsi="Courier New" w:cs="Courier New"/>
            <w:lang w:val="en-GB"/>
          </w:rPr>
          <w:delText>VerificationTimeInfo</w:delText>
        </w:r>
        <w:r w:rsidRPr="003A06D0" w:rsidDel="00B33063">
          <w:delText xml:space="preserve"> component allows the client to obtain the time instant used by the server to validate the signature.</w:delText>
        </w:r>
        <w:bookmarkStart w:id="17455" w:name="_Toc10200838"/>
        <w:bookmarkEnd w:id="17455"/>
      </w:del>
    </w:p>
    <w:p w14:paraId="6018F4C2" w14:textId="006AD0B6" w:rsidR="00564C22" w:rsidDel="00B33063" w:rsidRDefault="009B1AF1" w:rsidP="00564C22">
      <w:pPr>
        <w:rPr>
          <w:del w:id="17456" w:author="Andreas Kuehne" w:date="2019-05-31T12:22:00Z"/>
        </w:rPr>
      </w:pPr>
      <w:del w:id="17457" w:author="Andreas Kuehne" w:date="2019-05-31T12:22:00Z">
        <w:r w:rsidDel="00B33063">
          <w:delText>Below follows a list of the sub-components that constitute this component:</w:delText>
        </w:r>
        <w:bookmarkStart w:id="17458" w:name="_Toc10200839"/>
        <w:bookmarkEnd w:id="17458"/>
      </w:del>
    </w:p>
    <w:p w14:paraId="38729F01" w14:textId="3BB54FBB" w:rsidR="00564C22" w:rsidDel="00B33063" w:rsidRDefault="009B1AF1" w:rsidP="00564C22">
      <w:pPr>
        <w:pStyle w:val="Member"/>
        <w:rPr>
          <w:del w:id="17459" w:author="Andreas Kuehne" w:date="2019-05-31T12:22:00Z"/>
        </w:rPr>
      </w:pPr>
      <w:del w:id="17460" w:author="Andreas Kuehne" w:date="2019-05-31T12:22:00Z">
        <w:r w:rsidDel="00B33063">
          <w:delText xml:space="preserve">The </w:delText>
        </w:r>
        <w:r w:rsidRPr="35C1378D" w:rsidDel="00B33063">
          <w:rPr>
            <w:rStyle w:val="Datatype"/>
          </w:rPr>
          <w:delText>VerificationTime</w:delText>
        </w:r>
        <w:r w:rsidDel="00B33063">
          <w:delText xml:space="preserve"> element MUST contain one instance of a date/time value. </w:delText>
        </w:r>
        <w:r w:rsidRPr="003A06D0" w:rsidDel="00B33063">
          <w:delText>This time instant used by the server when verifying the signature. It SHOULD be expressed as UTC time (Coordinated Universal Time) to reduce confusion with the local time zone use.</w:delText>
        </w:r>
        <w:bookmarkStart w:id="17461" w:name="_Toc10200840"/>
        <w:bookmarkEnd w:id="17461"/>
      </w:del>
    </w:p>
    <w:p w14:paraId="204AABC1" w14:textId="74A841F2" w:rsidR="00564C22" w:rsidDel="00B33063" w:rsidRDefault="009B1AF1" w:rsidP="00564C22">
      <w:pPr>
        <w:pStyle w:val="Member"/>
        <w:rPr>
          <w:del w:id="17462" w:author="Andreas Kuehne" w:date="2019-05-31T12:22:00Z"/>
        </w:rPr>
      </w:pPr>
      <w:del w:id="17463" w:author="Andreas Kuehne" w:date="2019-05-31T12:22:00Z">
        <w:r w:rsidDel="00B33063">
          <w:delText xml:space="preserve">The OPTIONAL </w:delText>
        </w:r>
        <w:r w:rsidRPr="35C1378D" w:rsidDel="00B33063">
          <w:rPr>
            <w:rStyle w:val="Datatype"/>
          </w:rPr>
          <w:delText>AdditionalTimeInfo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_RefComp00F39FBD \r \h </w:delInstrText>
        </w:r>
        <w:r w:rsidDel="00B33063">
          <w:fldChar w:fldCharType="separate"/>
        </w:r>
        <w:r w:rsidDel="00B33063">
          <w:rPr>
            <w:rStyle w:val="Datatype"/>
            <w:rFonts w:eastAsia="Courier New" w:cs="Courier New"/>
          </w:rPr>
          <w:delText>AdditionalTimeInfo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AdditionalTimeInfo</w:delText>
        </w:r>
        <w:r w:rsidRPr="003A06D0" w:rsidDel="00B33063">
          <w:delText xml:space="preserve"> element can contain any other time instant(s) relevant in the context of the verification time determination.</w:delText>
        </w:r>
        <w:bookmarkStart w:id="17464" w:name="_Toc10200841"/>
        <w:bookmarkEnd w:id="17464"/>
      </w:del>
    </w:p>
    <w:p w14:paraId="6BABBC0A" w14:textId="1BFBC414" w:rsidR="00564C22" w:rsidDel="00B33063" w:rsidRDefault="009B1AF1" w:rsidP="00564C22">
      <w:pPr>
        <w:pStyle w:val="berschrift4"/>
        <w:rPr>
          <w:del w:id="17465" w:author="Andreas Kuehne" w:date="2019-05-31T12:22:00Z"/>
        </w:rPr>
      </w:pPr>
      <w:del w:id="17466" w:author="Andreas Kuehne" w:date="2019-05-31T12:22:00Z">
        <w:r w:rsidDel="00B33063">
          <w:delText>VerificationTimeInfo – JSON Syntax</w:delText>
        </w:r>
        <w:bookmarkStart w:id="17467" w:name="_Toc10200842"/>
        <w:bookmarkEnd w:id="17467"/>
      </w:del>
    </w:p>
    <w:p w14:paraId="3659BCED" w14:textId="22AF6248" w:rsidR="00564C22" w:rsidRPr="0248A3D1" w:rsidDel="00B33063" w:rsidRDefault="009B1AF1" w:rsidP="00564C22">
      <w:pPr>
        <w:rPr>
          <w:del w:id="17468" w:author="Andreas Kuehne" w:date="2019-05-31T12:22:00Z"/>
        </w:rPr>
      </w:pPr>
      <w:del w:id="174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VerificationTimeInfo</w:delText>
        </w:r>
        <w:r w:rsidDel="00B33063">
          <w:delText xml:space="preserve"> component.</w:delText>
        </w:r>
        <w:bookmarkStart w:id="17470" w:name="_Toc10200843"/>
        <w:bookmarkEnd w:id="17470"/>
      </w:del>
    </w:p>
    <w:p w14:paraId="2BB19C27" w14:textId="53812E5F" w:rsidR="00564C22" w:rsidRPr="C2430093" w:rsidDel="00B33063" w:rsidRDefault="009B1AF1" w:rsidP="00564C22">
      <w:pPr>
        <w:spacing w:line="259" w:lineRule="auto"/>
        <w:rPr>
          <w:del w:id="17471" w:author="Andreas Kuehne" w:date="2019-05-31T12:22:00Z"/>
          <w:rFonts w:eastAsia="Arial" w:cs="Arial"/>
          <w:sz w:val="22"/>
          <w:szCs w:val="22"/>
        </w:rPr>
      </w:pPr>
      <w:del w:id="1747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VerificationTimeInfo</w:delText>
        </w:r>
        <w:r w:rsidRPr="002062A5" w:rsidDel="00B33063">
          <w:rPr>
            <w:rFonts w:eastAsia="Arial" w:cs="Arial"/>
            <w:sz w:val="22"/>
            <w:szCs w:val="22"/>
          </w:rPr>
          <w:delText xml:space="preserve"> using JSON-specific names mapped as shown in the table below.</w:delText>
        </w:r>
        <w:bookmarkStart w:id="17473" w:name="_Toc10200844"/>
        <w:bookmarkEnd w:id="17473"/>
      </w:del>
    </w:p>
    <w:tbl>
      <w:tblPr>
        <w:tblStyle w:val="Gitternetztabelle1hell1"/>
        <w:tblW w:w="0" w:type="auto"/>
        <w:tblLook w:val="04A0" w:firstRow="1" w:lastRow="0" w:firstColumn="1" w:lastColumn="0" w:noHBand="0" w:noVBand="1"/>
      </w:tblPr>
      <w:tblGrid>
        <w:gridCol w:w="4675"/>
        <w:gridCol w:w="4675"/>
      </w:tblGrid>
      <w:tr w:rsidR="00564C22" w:rsidDel="00B33063" w14:paraId="6F5F67FA" w14:textId="417DDE5F" w:rsidTr="00564C22">
        <w:trPr>
          <w:cnfStyle w:val="100000000000" w:firstRow="1" w:lastRow="0" w:firstColumn="0" w:lastColumn="0" w:oddVBand="0" w:evenVBand="0" w:oddHBand="0" w:evenHBand="0" w:firstRowFirstColumn="0" w:firstRowLastColumn="0" w:lastRowFirstColumn="0" w:lastRowLastColumn="0"/>
          <w:del w:id="174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045A7" w14:textId="3D1C4D66" w:rsidR="00564C22" w:rsidDel="00B33063" w:rsidRDefault="009B1AF1" w:rsidP="00564C22">
            <w:pPr>
              <w:pStyle w:val="Beschriftung"/>
              <w:rPr>
                <w:del w:id="17475" w:author="Andreas Kuehne" w:date="2019-05-31T12:22:00Z"/>
              </w:rPr>
            </w:pPr>
            <w:del w:id="17476" w:author="Andreas Kuehne" w:date="2019-05-31T12:22:00Z">
              <w:r w:rsidDel="00B33063">
                <w:delText>Element</w:delText>
              </w:r>
              <w:bookmarkStart w:id="17477" w:name="_Toc10200845"/>
              <w:bookmarkEnd w:id="17477"/>
            </w:del>
          </w:p>
        </w:tc>
        <w:tc>
          <w:tcPr>
            <w:tcW w:w="4675" w:type="dxa"/>
          </w:tcPr>
          <w:p w14:paraId="063D0E6F" w14:textId="4CCBCCD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478" w:author="Andreas Kuehne" w:date="2019-05-31T12:22:00Z"/>
              </w:rPr>
            </w:pPr>
            <w:del w:id="17479" w:author="Andreas Kuehne" w:date="2019-05-31T12:22:00Z">
              <w:r w:rsidDel="00B33063">
                <w:delText>Implementing JSON member name</w:delText>
              </w:r>
              <w:bookmarkStart w:id="17480" w:name="_Toc10200846"/>
              <w:bookmarkEnd w:id="17480"/>
            </w:del>
          </w:p>
        </w:tc>
        <w:bookmarkStart w:id="17481" w:name="_Toc10200847"/>
        <w:bookmarkEnd w:id="17481"/>
      </w:tr>
      <w:tr w:rsidR="00564C22" w:rsidDel="00B33063" w14:paraId="5D086422" w14:textId="7D326724" w:rsidTr="00564C22">
        <w:trPr>
          <w:del w:id="17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24CFBE" w14:textId="734501FF" w:rsidR="00564C22" w:rsidRPr="002062A5" w:rsidDel="00B33063" w:rsidRDefault="009B1AF1" w:rsidP="00564C22">
            <w:pPr>
              <w:pStyle w:val="Beschriftung"/>
              <w:rPr>
                <w:del w:id="17483" w:author="Andreas Kuehne" w:date="2019-05-31T12:22:00Z"/>
                <w:rStyle w:val="Datatype"/>
                <w:b w:val="0"/>
                <w:bCs w:val="0"/>
              </w:rPr>
            </w:pPr>
            <w:del w:id="17484" w:author="Andreas Kuehne" w:date="2019-05-31T12:22:00Z">
              <w:r w:rsidRPr="002062A5" w:rsidDel="00B33063">
                <w:rPr>
                  <w:rStyle w:val="Datatype"/>
                </w:rPr>
                <w:delText>VerificationTime</w:delText>
              </w:r>
              <w:bookmarkStart w:id="17485" w:name="_Toc10200848"/>
              <w:bookmarkEnd w:id="17485"/>
            </w:del>
          </w:p>
        </w:tc>
        <w:tc>
          <w:tcPr>
            <w:tcW w:w="4675" w:type="dxa"/>
          </w:tcPr>
          <w:p w14:paraId="3142717C" w14:textId="44D6BD8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86" w:author="Andreas Kuehne" w:date="2019-05-31T12:22:00Z"/>
                <w:rStyle w:val="Datatype"/>
              </w:rPr>
            </w:pPr>
            <w:del w:id="17487" w:author="Andreas Kuehne" w:date="2019-05-31T12:22:00Z">
              <w:r w:rsidRPr="002062A5" w:rsidDel="00B33063">
                <w:rPr>
                  <w:rStyle w:val="Datatype"/>
                </w:rPr>
                <w:delText>verificationTime</w:delText>
              </w:r>
              <w:bookmarkStart w:id="17488" w:name="_Toc10200849"/>
              <w:bookmarkEnd w:id="17488"/>
            </w:del>
          </w:p>
        </w:tc>
        <w:bookmarkStart w:id="17489" w:name="_Toc10200850"/>
        <w:bookmarkEnd w:id="17489"/>
      </w:tr>
      <w:tr w:rsidR="00564C22" w:rsidDel="00B33063" w14:paraId="72BAAEC1" w14:textId="1F236D16" w:rsidTr="00564C22">
        <w:trPr>
          <w:del w:id="174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F64E23" w14:textId="0808E468" w:rsidR="00564C22" w:rsidRPr="002062A5" w:rsidDel="00B33063" w:rsidRDefault="009B1AF1" w:rsidP="00564C22">
            <w:pPr>
              <w:pStyle w:val="Beschriftung"/>
              <w:rPr>
                <w:del w:id="17491" w:author="Andreas Kuehne" w:date="2019-05-31T12:22:00Z"/>
                <w:rStyle w:val="Datatype"/>
                <w:b w:val="0"/>
                <w:bCs w:val="0"/>
              </w:rPr>
            </w:pPr>
            <w:del w:id="17492" w:author="Andreas Kuehne" w:date="2019-05-31T12:22:00Z">
              <w:r w:rsidRPr="002062A5" w:rsidDel="00B33063">
                <w:rPr>
                  <w:rStyle w:val="Datatype"/>
                </w:rPr>
                <w:delText>AdditionalTimeInfo</w:delText>
              </w:r>
              <w:bookmarkStart w:id="17493" w:name="_Toc10200851"/>
              <w:bookmarkEnd w:id="17493"/>
            </w:del>
          </w:p>
        </w:tc>
        <w:tc>
          <w:tcPr>
            <w:tcW w:w="4675" w:type="dxa"/>
          </w:tcPr>
          <w:p w14:paraId="752049C3" w14:textId="222922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94" w:author="Andreas Kuehne" w:date="2019-05-31T12:22:00Z"/>
                <w:rStyle w:val="Datatype"/>
              </w:rPr>
            </w:pPr>
            <w:del w:id="17495" w:author="Andreas Kuehne" w:date="2019-05-31T12:22:00Z">
              <w:r w:rsidRPr="002062A5" w:rsidDel="00B33063">
                <w:rPr>
                  <w:rStyle w:val="Datatype"/>
                </w:rPr>
                <w:delText>additionalTimeInfo</w:delText>
              </w:r>
              <w:bookmarkStart w:id="17496" w:name="_Toc10200852"/>
              <w:bookmarkEnd w:id="17496"/>
            </w:del>
          </w:p>
        </w:tc>
        <w:bookmarkStart w:id="17497" w:name="_Toc10200853"/>
        <w:bookmarkEnd w:id="17497"/>
      </w:tr>
    </w:tbl>
    <w:p w14:paraId="7ECF181F" w14:textId="7E6BBA82" w:rsidR="00564C22" w:rsidRPr="0202B381" w:rsidDel="00B33063" w:rsidRDefault="009B1AF1" w:rsidP="00564C22">
      <w:pPr>
        <w:rPr>
          <w:del w:id="17498" w:author="Andreas Kuehne" w:date="2019-05-31T12:22:00Z"/>
        </w:rPr>
      </w:pPr>
      <w:del w:id="1749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500" w:name="_Toc10200854"/>
        <w:bookmarkEnd w:id="17500"/>
      </w:del>
    </w:p>
    <w:p w14:paraId="69DD60C2" w14:textId="14E788E5" w:rsidR="00564C22" w:rsidDel="00B33063" w:rsidRDefault="009B1AF1" w:rsidP="00564C22">
      <w:pPr>
        <w:pStyle w:val="Code"/>
        <w:spacing w:line="259" w:lineRule="auto"/>
        <w:rPr>
          <w:del w:id="17501" w:author="Andreas Kuehne" w:date="2019-05-31T12:22:00Z"/>
        </w:rPr>
      </w:pPr>
      <w:del w:id="17502" w:author="Andreas Kuehne" w:date="2019-05-31T12:22:00Z">
        <w:r w:rsidDel="00B33063">
          <w:rPr>
            <w:color w:val="31849B" w:themeColor="accent5" w:themeShade="BF"/>
          </w:rPr>
          <w:delText>"dss2-VerificationTimeInfoType"</w:delText>
        </w:r>
        <w:r w:rsidDel="00B33063">
          <w:delText>: {</w:delText>
        </w:r>
        <w:bookmarkStart w:id="17503" w:name="_Toc10200855"/>
        <w:bookmarkEnd w:id="17503"/>
      </w:del>
    </w:p>
    <w:p w14:paraId="6CD5EA49" w14:textId="150A7152" w:rsidR="00564C22" w:rsidDel="00B33063" w:rsidRDefault="009B1AF1" w:rsidP="00564C22">
      <w:pPr>
        <w:pStyle w:val="Code"/>
        <w:spacing w:line="259" w:lineRule="auto"/>
        <w:rPr>
          <w:del w:id="17504" w:author="Andreas Kuehne" w:date="2019-05-31T12:22:00Z"/>
        </w:rPr>
      </w:pPr>
      <w:del w:id="175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506" w:name="_Toc10200856"/>
        <w:bookmarkEnd w:id="17506"/>
      </w:del>
    </w:p>
    <w:p w14:paraId="6589DD5E" w14:textId="095C93B6" w:rsidR="00564C22" w:rsidDel="00B33063" w:rsidRDefault="009B1AF1" w:rsidP="00564C22">
      <w:pPr>
        <w:pStyle w:val="Code"/>
        <w:spacing w:line="259" w:lineRule="auto"/>
        <w:rPr>
          <w:del w:id="17507" w:author="Andreas Kuehne" w:date="2019-05-31T12:22:00Z"/>
        </w:rPr>
      </w:pPr>
      <w:del w:id="17508" w:author="Andreas Kuehne" w:date="2019-05-31T12:22:00Z">
        <w:r w:rsidDel="00B33063">
          <w:rPr>
            <w:color w:val="31849B" w:themeColor="accent5" w:themeShade="BF"/>
          </w:rPr>
          <w:delText xml:space="preserve">  "properties"</w:delText>
        </w:r>
        <w:r w:rsidDel="00B33063">
          <w:delText>: {</w:delText>
        </w:r>
        <w:bookmarkStart w:id="17509" w:name="_Toc10200857"/>
        <w:bookmarkEnd w:id="17509"/>
      </w:del>
    </w:p>
    <w:p w14:paraId="74FE39E2" w14:textId="1FA2885F" w:rsidR="00564C22" w:rsidDel="00B33063" w:rsidRDefault="009B1AF1" w:rsidP="00564C22">
      <w:pPr>
        <w:pStyle w:val="Code"/>
        <w:spacing w:line="259" w:lineRule="auto"/>
        <w:rPr>
          <w:del w:id="17510" w:author="Andreas Kuehne" w:date="2019-05-31T12:22:00Z"/>
        </w:rPr>
      </w:pPr>
      <w:del w:id="17511" w:author="Andreas Kuehne" w:date="2019-05-31T12:22:00Z">
        <w:r w:rsidDel="00B33063">
          <w:rPr>
            <w:color w:val="31849B" w:themeColor="accent5" w:themeShade="BF"/>
          </w:rPr>
          <w:delText xml:space="preserve">    "verificationTime"</w:delText>
        </w:r>
        <w:r w:rsidDel="00B33063">
          <w:delText>: {</w:delText>
        </w:r>
        <w:bookmarkStart w:id="17512" w:name="_Toc10200858"/>
        <w:bookmarkEnd w:id="17512"/>
      </w:del>
    </w:p>
    <w:p w14:paraId="57FF9207" w14:textId="3093E142" w:rsidR="00564C22" w:rsidDel="00B33063" w:rsidRDefault="009B1AF1" w:rsidP="00564C22">
      <w:pPr>
        <w:pStyle w:val="Code"/>
        <w:spacing w:line="259" w:lineRule="auto"/>
        <w:rPr>
          <w:del w:id="17513" w:author="Andreas Kuehne" w:date="2019-05-31T12:22:00Z"/>
        </w:rPr>
      </w:pPr>
      <w:del w:id="175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7515" w:name="_Toc10200859"/>
        <w:bookmarkEnd w:id="17515"/>
      </w:del>
    </w:p>
    <w:p w14:paraId="02920B5C" w14:textId="40101BDC" w:rsidR="00564C22" w:rsidDel="00B33063" w:rsidRDefault="009B1AF1" w:rsidP="00564C22">
      <w:pPr>
        <w:pStyle w:val="Code"/>
        <w:spacing w:line="259" w:lineRule="auto"/>
        <w:rPr>
          <w:del w:id="17516" w:author="Andreas Kuehne" w:date="2019-05-31T12:22:00Z"/>
        </w:rPr>
      </w:pPr>
      <w:del w:id="1751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7518" w:name="_Toc10200860"/>
        <w:bookmarkEnd w:id="17518"/>
      </w:del>
    </w:p>
    <w:p w14:paraId="37CA82B8" w14:textId="1BFEFACF" w:rsidR="00564C22" w:rsidDel="00B33063" w:rsidRDefault="009B1AF1" w:rsidP="00564C22">
      <w:pPr>
        <w:pStyle w:val="Code"/>
        <w:spacing w:line="259" w:lineRule="auto"/>
        <w:rPr>
          <w:del w:id="17519" w:author="Andreas Kuehne" w:date="2019-05-31T12:22:00Z"/>
        </w:rPr>
      </w:pPr>
      <w:del w:id="17520" w:author="Andreas Kuehne" w:date="2019-05-31T12:22:00Z">
        <w:r w:rsidDel="00B33063">
          <w:delText xml:space="preserve">    },</w:delText>
        </w:r>
        <w:bookmarkStart w:id="17521" w:name="_Toc10200861"/>
        <w:bookmarkEnd w:id="17521"/>
      </w:del>
    </w:p>
    <w:p w14:paraId="6F058C75" w14:textId="5B950267" w:rsidR="00564C22" w:rsidDel="00B33063" w:rsidRDefault="009B1AF1" w:rsidP="00564C22">
      <w:pPr>
        <w:pStyle w:val="Code"/>
        <w:spacing w:line="259" w:lineRule="auto"/>
        <w:rPr>
          <w:del w:id="17522" w:author="Andreas Kuehne" w:date="2019-05-31T12:22:00Z"/>
        </w:rPr>
      </w:pPr>
      <w:del w:id="17523" w:author="Andreas Kuehne" w:date="2019-05-31T12:22:00Z">
        <w:r w:rsidDel="00B33063">
          <w:rPr>
            <w:color w:val="31849B" w:themeColor="accent5" w:themeShade="BF"/>
          </w:rPr>
          <w:delText xml:space="preserve">    "additionalTimeInfo"</w:delText>
        </w:r>
        <w:r w:rsidDel="00B33063">
          <w:delText>: {</w:delText>
        </w:r>
        <w:bookmarkStart w:id="17524" w:name="_Toc10200862"/>
        <w:bookmarkEnd w:id="17524"/>
      </w:del>
    </w:p>
    <w:p w14:paraId="42EA5D83" w14:textId="7BD22C67" w:rsidR="00564C22" w:rsidDel="00B33063" w:rsidRDefault="009B1AF1" w:rsidP="00564C22">
      <w:pPr>
        <w:pStyle w:val="Code"/>
        <w:spacing w:line="259" w:lineRule="auto"/>
        <w:rPr>
          <w:del w:id="17525" w:author="Andreas Kuehne" w:date="2019-05-31T12:22:00Z"/>
        </w:rPr>
      </w:pPr>
      <w:del w:id="175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527" w:name="_Toc10200863"/>
        <w:bookmarkEnd w:id="17527"/>
      </w:del>
    </w:p>
    <w:p w14:paraId="341251EB" w14:textId="61ED89CC" w:rsidR="00564C22" w:rsidDel="00B33063" w:rsidRDefault="009B1AF1" w:rsidP="00564C22">
      <w:pPr>
        <w:pStyle w:val="Code"/>
        <w:spacing w:line="259" w:lineRule="auto"/>
        <w:rPr>
          <w:del w:id="17528" w:author="Andreas Kuehne" w:date="2019-05-31T12:22:00Z"/>
        </w:rPr>
      </w:pPr>
      <w:del w:id="17529" w:author="Andreas Kuehne" w:date="2019-05-31T12:22:00Z">
        <w:r w:rsidDel="00B33063">
          <w:rPr>
            <w:color w:val="31849B" w:themeColor="accent5" w:themeShade="BF"/>
          </w:rPr>
          <w:delText xml:space="preserve">      "items"</w:delText>
        </w:r>
        <w:r w:rsidDel="00B33063">
          <w:delText>: {</w:delText>
        </w:r>
        <w:bookmarkStart w:id="17530" w:name="_Toc10200864"/>
        <w:bookmarkEnd w:id="17530"/>
      </w:del>
    </w:p>
    <w:p w14:paraId="3DDD6A5B" w14:textId="5A30D661" w:rsidR="00564C22" w:rsidDel="00B33063" w:rsidRDefault="009B1AF1" w:rsidP="00564C22">
      <w:pPr>
        <w:pStyle w:val="Code"/>
        <w:spacing w:line="259" w:lineRule="auto"/>
        <w:rPr>
          <w:del w:id="17531" w:author="Andreas Kuehne" w:date="2019-05-31T12:22:00Z"/>
        </w:rPr>
      </w:pPr>
      <w:del w:id="175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"#/definitions/dss2-AdditionalTimeInfoType"</w:delText>
        </w:r>
        <w:bookmarkStart w:id="17533" w:name="_Toc10200865"/>
        <w:bookmarkEnd w:id="17533"/>
      </w:del>
    </w:p>
    <w:p w14:paraId="7245F18F" w14:textId="1055080C" w:rsidR="00564C22" w:rsidDel="00B33063" w:rsidRDefault="009B1AF1" w:rsidP="00564C22">
      <w:pPr>
        <w:pStyle w:val="Code"/>
        <w:spacing w:line="259" w:lineRule="auto"/>
        <w:rPr>
          <w:del w:id="17534" w:author="Andreas Kuehne" w:date="2019-05-31T12:22:00Z"/>
        </w:rPr>
      </w:pPr>
      <w:del w:id="17535" w:author="Andreas Kuehne" w:date="2019-05-31T12:22:00Z">
        <w:r w:rsidDel="00B33063">
          <w:delText xml:space="preserve">      }</w:delText>
        </w:r>
        <w:bookmarkStart w:id="17536" w:name="_Toc10200866"/>
        <w:bookmarkEnd w:id="17536"/>
      </w:del>
    </w:p>
    <w:p w14:paraId="0050E640" w14:textId="2AEA4C67" w:rsidR="00564C22" w:rsidDel="00B33063" w:rsidRDefault="009B1AF1" w:rsidP="00564C22">
      <w:pPr>
        <w:pStyle w:val="Code"/>
        <w:spacing w:line="259" w:lineRule="auto"/>
        <w:rPr>
          <w:del w:id="17537" w:author="Andreas Kuehne" w:date="2019-05-31T12:22:00Z"/>
        </w:rPr>
      </w:pPr>
      <w:del w:id="17538" w:author="Andreas Kuehne" w:date="2019-05-31T12:22:00Z">
        <w:r w:rsidDel="00B33063">
          <w:delText xml:space="preserve">    }</w:delText>
        </w:r>
        <w:bookmarkStart w:id="17539" w:name="_Toc10200867"/>
        <w:bookmarkEnd w:id="17539"/>
      </w:del>
    </w:p>
    <w:p w14:paraId="3A9DDCEC" w14:textId="05C0D81C" w:rsidR="00564C22" w:rsidDel="00B33063" w:rsidRDefault="009B1AF1" w:rsidP="00564C22">
      <w:pPr>
        <w:pStyle w:val="Code"/>
        <w:spacing w:line="259" w:lineRule="auto"/>
        <w:rPr>
          <w:del w:id="17540" w:author="Andreas Kuehne" w:date="2019-05-31T12:22:00Z"/>
        </w:rPr>
      </w:pPr>
      <w:del w:id="17541" w:author="Andreas Kuehne" w:date="2019-05-31T12:22:00Z">
        <w:r w:rsidDel="00B33063">
          <w:delText xml:space="preserve">  },</w:delText>
        </w:r>
        <w:bookmarkStart w:id="17542" w:name="_Toc10200868"/>
        <w:bookmarkEnd w:id="17542"/>
      </w:del>
    </w:p>
    <w:p w14:paraId="55312200" w14:textId="65C199BF" w:rsidR="00564C22" w:rsidDel="00B33063" w:rsidRDefault="009B1AF1" w:rsidP="00564C22">
      <w:pPr>
        <w:pStyle w:val="Code"/>
        <w:spacing w:line="259" w:lineRule="auto"/>
        <w:rPr>
          <w:del w:id="17543" w:author="Andreas Kuehne" w:date="2019-05-31T12:22:00Z"/>
        </w:rPr>
      </w:pPr>
      <w:del w:id="1754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"verificationTime"</w:delText>
        </w:r>
        <w:r w:rsidDel="00B33063">
          <w:delText>]</w:delText>
        </w:r>
        <w:bookmarkStart w:id="17545" w:name="_Toc10200869"/>
        <w:bookmarkEnd w:id="17545"/>
      </w:del>
    </w:p>
    <w:p w14:paraId="58F2412D" w14:textId="1C90E78B" w:rsidR="00564C22" w:rsidDel="00B33063" w:rsidRDefault="009B1AF1" w:rsidP="00564C22">
      <w:pPr>
        <w:pStyle w:val="Code"/>
        <w:spacing w:line="259" w:lineRule="auto"/>
        <w:rPr>
          <w:del w:id="17546" w:author="Andreas Kuehne" w:date="2019-05-31T12:22:00Z"/>
        </w:rPr>
      </w:pPr>
      <w:del w:id="17547" w:author="Andreas Kuehne" w:date="2019-05-31T12:22:00Z">
        <w:r w:rsidDel="00B33063">
          <w:delText>}</w:delText>
        </w:r>
        <w:bookmarkStart w:id="17548" w:name="_Toc10200870"/>
        <w:bookmarkEnd w:id="17548"/>
      </w:del>
    </w:p>
    <w:p w14:paraId="60BB39C1" w14:textId="7E0F8DDE" w:rsidR="00564C22" w:rsidDel="00B33063" w:rsidRDefault="00564C22" w:rsidP="00564C22">
      <w:pPr>
        <w:rPr>
          <w:del w:id="17549" w:author="Andreas Kuehne" w:date="2019-05-31T12:22:00Z"/>
        </w:rPr>
      </w:pPr>
      <w:bookmarkStart w:id="17550" w:name="_Toc10200871"/>
      <w:bookmarkEnd w:id="17550"/>
    </w:p>
    <w:p w14:paraId="09A39C39" w14:textId="015D2634" w:rsidR="00564C22" w:rsidDel="00B33063" w:rsidRDefault="009B1AF1" w:rsidP="00564C22">
      <w:pPr>
        <w:pStyle w:val="berschrift4"/>
        <w:rPr>
          <w:del w:id="17551" w:author="Andreas Kuehne" w:date="2019-05-31T12:22:00Z"/>
        </w:rPr>
      </w:pPr>
      <w:del w:id="17552" w:author="Andreas Kuehne" w:date="2019-05-31T12:22:00Z">
        <w:r w:rsidDel="00B33063">
          <w:delText>VerificationTimeInfo – XML Syntax</w:delText>
        </w:r>
        <w:bookmarkStart w:id="17553" w:name="_Toc10200872"/>
        <w:bookmarkEnd w:id="17553"/>
      </w:del>
    </w:p>
    <w:p w14:paraId="64ACFAE4" w14:textId="1C0E220D" w:rsidR="00564C22" w:rsidRPr="5404FA76" w:rsidDel="00B33063" w:rsidRDefault="009B1AF1" w:rsidP="00564C22">
      <w:pPr>
        <w:rPr>
          <w:del w:id="17554" w:author="Andreas Kuehne" w:date="2019-05-31T12:22:00Z"/>
        </w:rPr>
      </w:pPr>
      <w:del w:id="17555" w:author="Andreas Kuehne" w:date="2019-05-31T12:22:00Z">
        <w:r w:rsidRPr="0CCF9147" w:rsidDel="00B33063">
          <w:delText xml:space="preserve">The XML type </w:delText>
        </w:r>
        <w:r w:rsidRPr="002062A5" w:rsidDel="00B33063">
          <w:rPr>
            <w:rFonts w:ascii="Courier New" w:eastAsia="Courier New" w:hAnsi="Courier New" w:cs="Courier New"/>
          </w:rPr>
          <w:delText>VerificationTimeInfoType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VerificationTimeInfo</w:delText>
        </w:r>
        <w:r w:rsidDel="00B33063">
          <w:delText xml:space="preserve"> </w:delText>
        </w:r>
        <w:r w:rsidRPr="005A6FFD" w:rsidDel="00B33063">
          <w:delText>component.</w:delText>
        </w:r>
        <w:bookmarkStart w:id="17556" w:name="_Toc10200873"/>
        <w:bookmarkEnd w:id="17556"/>
      </w:del>
    </w:p>
    <w:p w14:paraId="5B21E1E8" w14:textId="213B83C8" w:rsidR="00564C22" w:rsidDel="00B33063" w:rsidRDefault="009B1AF1" w:rsidP="00564C22">
      <w:pPr>
        <w:rPr>
          <w:del w:id="17557" w:author="Andreas Kuehne" w:date="2019-05-31T12:22:00Z"/>
        </w:rPr>
      </w:pPr>
      <w:del w:id="1755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VerificationTimeInfoType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559" w:name="_Toc10200874"/>
        <w:bookmarkEnd w:id="17559"/>
      </w:del>
    </w:p>
    <w:p w14:paraId="3DE45C65" w14:textId="0FD3FA6C" w:rsidR="00564C22" w:rsidDel="00B33063" w:rsidRDefault="009B1AF1" w:rsidP="00564C22">
      <w:pPr>
        <w:pStyle w:val="Code"/>
        <w:rPr>
          <w:del w:id="17560" w:author="Andreas Kuehne" w:date="2019-05-31T12:22:00Z"/>
        </w:rPr>
      </w:pPr>
      <w:del w:id="1756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VerificationTimeInfoType</w:delText>
        </w:r>
        <w:r w:rsidDel="00B33063">
          <w:rPr>
            <w:color w:val="943634" w:themeColor="accent2" w:themeShade="BF"/>
          </w:rPr>
          <w:delText>"</w:delText>
        </w:r>
        <w:r w:rsidDel="00B33063">
          <w:rPr>
            <w:color w:val="31849B" w:themeColor="accent5" w:themeShade="BF"/>
          </w:rPr>
          <w:delText>&gt;</w:delText>
        </w:r>
        <w:bookmarkStart w:id="17562" w:name="_Toc10200875"/>
        <w:bookmarkEnd w:id="17562"/>
      </w:del>
    </w:p>
    <w:p w14:paraId="7CB963BB" w14:textId="34893561" w:rsidR="00564C22" w:rsidDel="00B33063" w:rsidRDefault="009B1AF1" w:rsidP="00564C22">
      <w:pPr>
        <w:pStyle w:val="Code"/>
        <w:rPr>
          <w:del w:id="17563" w:author="Andreas Kuehne" w:date="2019-05-31T12:22:00Z"/>
        </w:rPr>
      </w:pPr>
      <w:del w:id="17564" w:author="Andreas Kuehne" w:date="2019-05-31T12:22:00Z">
        <w:r w:rsidDel="00B33063">
          <w:rPr>
            <w:color w:val="31849B" w:themeColor="accent5" w:themeShade="BF"/>
          </w:rPr>
          <w:delText xml:space="preserve">  &lt;xs:sequence&gt;</w:delText>
        </w:r>
        <w:bookmarkStart w:id="17565" w:name="_Toc10200876"/>
        <w:bookmarkEnd w:id="17565"/>
      </w:del>
    </w:p>
    <w:p w14:paraId="6F34035A" w14:textId="30E26E4F" w:rsidR="00564C22" w:rsidDel="00B33063" w:rsidRDefault="009B1AF1" w:rsidP="00564C22">
      <w:pPr>
        <w:pStyle w:val="Code"/>
        <w:rPr>
          <w:del w:id="17566" w:author="Andreas Kuehne" w:date="2019-05-31T12:22:00Z"/>
        </w:rPr>
      </w:pPr>
      <w:del w:id="175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7568" w:name="_Toc10200877"/>
        <w:bookmarkEnd w:id="17568"/>
      </w:del>
    </w:p>
    <w:p w14:paraId="39718ECE" w14:textId="73D36FB2" w:rsidR="00564C22" w:rsidDel="00B33063" w:rsidRDefault="009B1AF1" w:rsidP="00564C22">
      <w:pPr>
        <w:pStyle w:val="Code"/>
        <w:rPr>
          <w:del w:id="17569" w:author="Andreas Kuehne" w:date="2019-05-31T12:22:00Z"/>
        </w:rPr>
      </w:pPr>
      <w:del w:id="1757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AdditionalTimeInfo</w:delText>
        </w:r>
        <w:r w:rsidDel="00B33063">
          <w:rPr>
            <w:color w:val="943634" w:themeColor="accent2" w:themeShade="BF"/>
          </w:rPr>
          <w:delText>" type="</w:delText>
        </w:r>
        <w:r w:rsidDel="00B33063">
          <w:rPr>
            <w:color w:val="244061" w:themeColor="accent1" w:themeShade="80"/>
          </w:rPr>
          <w:delText>dss2:AdditionalTimeInfoType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571" w:name="_Toc10200878"/>
        <w:bookmarkEnd w:id="17571"/>
      </w:del>
    </w:p>
    <w:p w14:paraId="54803918" w14:textId="34A7D555" w:rsidR="00564C22" w:rsidDel="00B33063" w:rsidRDefault="009B1AF1" w:rsidP="00564C22">
      <w:pPr>
        <w:pStyle w:val="Code"/>
        <w:rPr>
          <w:del w:id="17572" w:author="Andreas Kuehne" w:date="2019-05-31T12:22:00Z"/>
        </w:rPr>
      </w:pPr>
      <w:del w:id="17573" w:author="Andreas Kuehne" w:date="2019-05-31T12:22:00Z">
        <w:r w:rsidDel="00B33063">
          <w:rPr>
            <w:color w:val="31849B" w:themeColor="accent5" w:themeShade="BF"/>
          </w:rPr>
          <w:delText xml:space="preserve">  &lt;/xs:sequence&gt;</w:delText>
        </w:r>
        <w:bookmarkStart w:id="17574" w:name="_Toc10200879"/>
        <w:bookmarkEnd w:id="17574"/>
      </w:del>
    </w:p>
    <w:p w14:paraId="561B39C4" w14:textId="67246907" w:rsidR="00564C22" w:rsidDel="00B33063" w:rsidRDefault="009B1AF1" w:rsidP="00564C22">
      <w:pPr>
        <w:pStyle w:val="Code"/>
        <w:rPr>
          <w:del w:id="17575" w:author="Andreas Kuehne" w:date="2019-05-31T12:22:00Z"/>
        </w:rPr>
      </w:pPr>
      <w:del w:id="17576" w:author="Andreas Kuehne" w:date="2019-05-31T12:22:00Z">
        <w:r w:rsidDel="00B33063">
          <w:rPr>
            <w:color w:val="31849B" w:themeColor="accent5" w:themeShade="BF"/>
          </w:rPr>
          <w:delText>&lt;/xs:complexType&gt;</w:delText>
        </w:r>
        <w:bookmarkStart w:id="17577" w:name="_Toc10200880"/>
        <w:bookmarkEnd w:id="17577"/>
      </w:del>
    </w:p>
    <w:p w14:paraId="6D83EB31" w14:textId="58625530" w:rsidR="00564C22" w:rsidDel="00B33063" w:rsidRDefault="009B1AF1" w:rsidP="00564C22">
      <w:pPr>
        <w:spacing w:line="259" w:lineRule="auto"/>
        <w:rPr>
          <w:del w:id="17578" w:author="Andreas Kuehne" w:date="2019-05-31T12:22:00Z"/>
        </w:rPr>
      </w:pPr>
      <w:del w:id="1757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VerificationTimeInfoType</w:delText>
        </w:r>
        <w:r w:rsidRPr="71C71F8C" w:rsidDel="00B33063">
          <w:delText xml:space="preserve"> </w:delText>
        </w:r>
        <w:r w:rsidDel="00B33063">
          <w:delText xml:space="preserve">XML element SHALL implement in XML syntax the sub-component that has a name equal to its local name. </w:delText>
        </w:r>
        <w:bookmarkStart w:id="17580" w:name="_Toc10200881"/>
        <w:bookmarkEnd w:id="17580"/>
      </w:del>
    </w:p>
    <w:p w14:paraId="78E2B294" w14:textId="582A4119" w:rsidR="00564C22" w:rsidDel="00B33063" w:rsidRDefault="009B1AF1" w:rsidP="00564C22">
      <w:pPr>
        <w:pStyle w:val="berschrift3"/>
        <w:rPr>
          <w:del w:id="17581" w:author="Andreas Kuehne" w:date="2019-05-31T12:22:00Z"/>
        </w:rPr>
      </w:pPr>
      <w:bookmarkStart w:id="17582" w:name="_RefCompB4921F5C"/>
      <w:del w:id="17583" w:author="Andreas Kuehne" w:date="2019-05-31T12:22:00Z">
        <w:r w:rsidDel="00B33063">
          <w:delText>Component AdditionalKeyInfo</w:delText>
        </w:r>
        <w:bookmarkStart w:id="17584" w:name="_Toc10200882"/>
        <w:bookmarkEnd w:id="17582"/>
        <w:bookmarkEnd w:id="17584"/>
      </w:del>
    </w:p>
    <w:p w14:paraId="2BE9DAAB" w14:textId="4D8495BE" w:rsidR="00564C22" w:rsidDel="00B33063" w:rsidRDefault="001725A5" w:rsidP="00564C22">
      <w:pPr>
        <w:rPr>
          <w:del w:id="17585" w:author="Andreas Kuehne" w:date="2019-05-31T12:22:00Z"/>
        </w:rPr>
      </w:pPr>
      <w:del w:id="17586"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AdditionalKeyInfo</w:delText>
        </w:r>
        <w:r w:rsidRPr="003A06D0" w:rsidDel="00B33063">
          <w:delText xml:space="preserve"> component provides the server with additional data (such as certificates and CRLs) which it can use to validate the signature.</w:delText>
        </w:r>
        <w:bookmarkStart w:id="17587" w:name="_Toc10200883"/>
        <w:bookmarkEnd w:id="17587"/>
      </w:del>
    </w:p>
    <w:p w14:paraId="4576922F" w14:textId="6D0BFD9D" w:rsidR="00564C22" w:rsidDel="00B33063" w:rsidRDefault="009B1AF1" w:rsidP="00564C22">
      <w:pPr>
        <w:rPr>
          <w:del w:id="17588" w:author="Andreas Kuehne" w:date="2019-05-31T12:22:00Z"/>
        </w:rPr>
      </w:pPr>
      <w:del w:id="17589" w:author="Andreas Kuehne" w:date="2019-05-31T12:22:00Z">
        <w:r w:rsidDel="00B33063">
          <w:delText>Below follows a list of the sub-components that constitute this component:</w:delText>
        </w:r>
        <w:bookmarkStart w:id="17590" w:name="_Toc10200884"/>
        <w:bookmarkEnd w:id="17590"/>
      </w:del>
    </w:p>
    <w:p w14:paraId="70D2FA86" w14:textId="67751639" w:rsidR="00564C22" w:rsidDel="00B33063" w:rsidRDefault="009B1AF1" w:rsidP="00564C22">
      <w:pPr>
        <w:pStyle w:val="Member"/>
        <w:rPr>
          <w:del w:id="17591" w:author="Andreas Kuehne" w:date="2019-05-31T12:22:00Z"/>
        </w:rPr>
      </w:pPr>
      <w:del w:id="17592"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r w:rsidRPr="003A06D0" w:rsidDel="00B33063">
          <w:delText>This element contains a base64-encoded digest of a certificate.</w:delText>
        </w:r>
        <w:bookmarkStart w:id="17593" w:name="_Toc10200885"/>
        <w:bookmarkEnd w:id="17593"/>
      </w:del>
    </w:p>
    <w:p w14:paraId="68E1E4A2" w14:textId="0CF28BA9" w:rsidR="00564C22" w:rsidDel="00B33063" w:rsidRDefault="009B1AF1" w:rsidP="00564C22">
      <w:pPr>
        <w:pStyle w:val="Member"/>
        <w:rPr>
          <w:del w:id="17594" w:author="Andreas Kuehne" w:date="2019-05-31T12:22:00Z"/>
        </w:rPr>
      </w:pPr>
      <w:del w:id="17595"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This element contains an X.509 subject distinguished name that is represented as a string.</w:delText>
        </w:r>
        <w:bookmarkStart w:id="17596" w:name="_Toc10200886"/>
        <w:bookmarkEnd w:id="17596"/>
      </w:del>
    </w:p>
    <w:p w14:paraId="3D0D01BB" w14:textId="7A167BA2" w:rsidR="00564C22" w:rsidDel="00B33063" w:rsidRDefault="009B1AF1" w:rsidP="00564C22">
      <w:pPr>
        <w:pStyle w:val="Member"/>
        <w:rPr>
          <w:del w:id="17597" w:author="Andreas Kuehne" w:date="2019-05-31T12:22:00Z"/>
        </w:rPr>
      </w:pPr>
      <w:del w:id="17598"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This element contains the base64 encoded value of a X509 V.3 SubjectKeyIdentifier.</w:delText>
        </w:r>
        <w:bookmarkStart w:id="17599" w:name="_Toc10200887"/>
        <w:bookmarkEnd w:id="17599"/>
      </w:del>
    </w:p>
    <w:p w14:paraId="37082579" w14:textId="69725C9F" w:rsidR="00564C22" w:rsidDel="00B33063" w:rsidRDefault="009B1AF1" w:rsidP="00564C22">
      <w:pPr>
        <w:pStyle w:val="Member"/>
        <w:rPr>
          <w:del w:id="17600" w:author="Andreas Kuehne" w:date="2019-05-31T12:22:00Z"/>
        </w:rPr>
      </w:pPr>
      <w:del w:id="17601"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MAY contain certificates useful to build a certificate chain.</w:delText>
        </w:r>
        <w:bookmarkStart w:id="17602" w:name="_Toc10200888"/>
        <w:bookmarkEnd w:id="17602"/>
      </w:del>
    </w:p>
    <w:p w14:paraId="4E9251D2" w14:textId="0E2FA252" w:rsidR="00564C22" w:rsidDel="00B33063" w:rsidRDefault="009B1AF1" w:rsidP="00564C22">
      <w:pPr>
        <w:pStyle w:val="Member"/>
        <w:rPr>
          <w:del w:id="17603" w:author="Andreas Kuehne" w:date="2019-05-31T12:22:00Z"/>
        </w:rPr>
      </w:pPr>
      <w:del w:id="17604"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contains a string value to identify the key. </w:delText>
        </w:r>
        <w:bookmarkStart w:id="17605" w:name="_Toc10200889"/>
        <w:bookmarkEnd w:id="17605"/>
      </w:del>
    </w:p>
    <w:p w14:paraId="5E59CE56" w14:textId="606932AF" w:rsidR="00564C22" w:rsidDel="00B33063" w:rsidRDefault="009B1AF1" w:rsidP="00564C22">
      <w:pPr>
        <w:pStyle w:val="Member"/>
        <w:rPr>
          <w:del w:id="17606" w:author="Andreas Kuehne" w:date="2019-05-31T12:22:00Z"/>
        </w:rPr>
      </w:pPr>
      <w:del w:id="17607" w:author="Andreas Kuehne" w:date="2019-05-31T12:22:00Z">
        <w:r w:rsidDel="00B33063">
          <w:delText xml:space="preserve">The OPTIONAL </w:delText>
        </w:r>
        <w:r w:rsidRPr="35C1378D" w:rsidDel="00B33063">
          <w:rPr>
            <w:rStyle w:val="Datatype"/>
          </w:rPr>
          <w:delText>X509CRL</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00C474B1" w:rsidDel="00B33063">
          <w:delText>T</w:delText>
        </w:r>
        <w:r w:rsidRPr="003A06D0" w:rsidDel="00B33063">
          <w:delText xml:space="preserve">he </w:delText>
        </w:r>
        <w:r w:rsidRPr="003A06D0" w:rsidDel="00B33063">
          <w:rPr>
            <w:rStyle w:val="Datatype"/>
            <w:lang w:val="en-GB"/>
          </w:rPr>
          <w:delText>X509CRL</w:delText>
        </w:r>
        <w:r w:rsidRPr="003A06D0" w:rsidDel="00B33063">
          <w:delText xml:space="preserve"> element holds a CRL</w:delText>
        </w:r>
        <w:r w:rsidR="00C474B1" w:rsidDel="00B33063">
          <w:delText xml:space="preserve"> useful for validation</w:delText>
        </w:r>
        <w:r w:rsidRPr="003A06D0" w:rsidDel="00B33063">
          <w:delText>.</w:delText>
        </w:r>
        <w:bookmarkStart w:id="17608" w:name="_Toc10200890"/>
        <w:bookmarkEnd w:id="17608"/>
      </w:del>
    </w:p>
    <w:p w14:paraId="364DAC68" w14:textId="1061381E" w:rsidR="00564C22" w:rsidDel="00B33063" w:rsidRDefault="009B1AF1" w:rsidP="00564C22">
      <w:pPr>
        <w:pStyle w:val="Member"/>
        <w:rPr>
          <w:del w:id="17609" w:author="Andreas Kuehne" w:date="2019-05-31T12:22:00Z"/>
        </w:rPr>
      </w:pPr>
      <w:del w:id="17610" w:author="Andreas Kuehne" w:date="2019-05-31T12:22:00Z">
        <w:r w:rsidDel="00B33063">
          <w:delText xml:space="preserve">The OPTIONAL </w:delText>
        </w:r>
        <w:r w:rsidRPr="35C1378D" w:rsidDel="00B33063">
          <w:rPr>
            <w:rStyle w:val="Datatype"/>
          </w:rPr>
          <w:delText>OCSPResponse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This element can be used by the client to provide available OCSP information. The server MAY consider this information. </w:delText>
        </w:r>
        <w:bookmarkStart w:id="17611" w:name="_Toc10200891"/>
        <w:bookmarkEnd w:id="17611"/>
      </w:del>
    </w:p>
    <w:p w14:paraId="5CDBF296" w14:textId="2FAD4CF5" w:rsidR="00564C22" w:rsidDel="00B33063" w:rsidRDefault="009B1AF1" w:rsidP="00564C22">
      <w:pPr>
        <w:pStyle w:val="Member"/>
        <w:rPr>
          <w:del w:id="17612" w:author="Andreas Kuehne" w:date="2019-05-31T12:22:00Z"/>
        </w:rPr>
      </w:pPr>
      <w:del w:id="17613" w:author="Andreas Kuehne" w:date="2019-05-31T12:22:00Z">
        <w:r w:rsidDel="00B33063">
          <w:delText xml:space="preserve">The OPTIONAL </w:delText>
        </w:r>
        <w:r w:rsidRPr="35C1378D" w:rsidDel="00B33063">
          <w:rPr>
            <w:rStyle w:val="Datatype"/>
          </w:rPr>
          <w:delText>PoE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can be used by the client to provide ‘Proof of Existence’ data. Valid information MAY be considered within the validation process.</w:delText>
        </w:r>
        <w:bookmarkStart w:id="17614" w:name="_Toc10200892"/>
        <w:bookmarkEnd w:id="17614"/>
      </w:del>
    </w:p>
    <w:p w14:paraId="7CF65867" w14:textId="6CA401AA" w:rsidR="00564C22" w:rsidDel="00B33063" w:rsidRDefault="009B1AF1" w:rsidP="00564C22">
      <w:pPr>
        <w:pStyle w:val="berschrift4"/>
        <w:rPr>
          <w:del w:id="17615" w:author="Andreas Kuehne" w:date="2019-05-31T12:22:00Z"/>
        </w:rPr>
      </w:pPr>
      <w:del w:id="17616" w:author="Andreas Kuehne" w:date="2019-05-31T12:22:00Z">
        <w:r w:rsidDel="00B33063">
          <w:delText>AdditionalKeyInfo – JSON Syntax</w:delText>
        </w:r>
        <w:bookmarkStart w:id="17617" w:name="_Toc10200893"/>
        <w:bookmarkEnd w:id="17617"/>
      </w:del>
    </w:p>
    <w:p w14:paraId="11AA678C" w14:textId="1B182AF3" w:rsidR="00564C22" w:rsidRPr="0248A3D1" w:rsidDel="00B33063" w:rsidRDefault="009B1AF1" w:rsidP="00564C22">
      <w:pPr>
        <w:rPr>
          <w:del w:id="17618" w:author="Andreas Kuehne" w:date="2019-05-31T12:22:00Z"/>
        </w:rPr>
      </w:pPr>
      <w:del w:id="176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AdditionalKeyInfo</w:delText>
        </w:r>
        <w:r w:rsidDel="00B33063">
          <w:delText xml:space="preserve"> component.</w:delText>
        </w:r>
        <w:bookmarkStart w:id="17620" w:name="_Toc10200894"/>
        <w:bookmarkEnd w:id="17620"/>
      </w:del>
    </w:p>
    <w:p w14:paraId="515330B6" w14:textId="5F3BD226" w:rsidR="00564C22" w:rsidRPr="C2430093" w:rsidDel="00B33063" w:rsidRDefault="009B1AF1" w:rsidP="00564C22">
      <w:pPr>
        <w:spacing w:line="259" w:lineRule="auto"/>
        <w:rPr>
          <w:del w:id="17621" w:author="Andreas Kuehne" w:date="2019-05-31T12:22:00Z"/>
          <w:rFonts w:eastAsia="Arial" w:cs="Arial"/>
          <w:sz w:val="22"/>
          <w:szCs w:val="22"/>
        </w:rPr>
      </w:pPr>
      <w:del w:id="1762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AdditionalKeyInfo</w:delText>
        </w:r>
        <w:r w:rsidRPr="002062A5" w:rsidDel="00B33063">
          <w:rPr>
            <w:rFonts w:eastAsia="Arial" w:cs="Arial"/>
            <w:sz w:val="22"/>
            <w:szCs w:val="22"/>
          </w:rPr>
          <w:delText xml:space="preserve"> using JSON-specific names mapped as shown in the table below.</w:delText>
        </w:r>
        <w:bookmarkStart w:id="17623" w:name="_Toc10200895"/>
        <w:bookmarkEnd w:id="17623"/>
      </w:del>
    </w:p>
    <w:tbl>
      <w:tblPr>
        <w:tblStyle w:val="Gitternetztabelle1hell1"/>
        <w:tblW w:w="0" w:type="auto"/>
        <w:tblLook w:val="04A0" w:firstRow="1" w:lastRow="0" w:firstColumn="1" w:lastColumn="0" w:noHBand="0" w:noVBand="1"/>
      </w:tblPr>
      <w:tblGrid>
        <w:gridCol w:w="4675"/>
        <w:gridCol w:w="4675"/>
      </w:tblGrid>
      <w:tr w:rsidR="00564C22" w:rsidDel="00B33063" w14:paraId="477BA99E" w14:textId="74D704F9" w:rsidTr="00564C22">
        <w:trPr>
          <w:cnfStyle w:val="100000000000" w:firstRow="1" w:lastRow="0" w:firstColumn="0" w:lastColumn="0" w:oddVBand="0" w:evenVBand="0" w:oddHBand="0" w:evenHBand="0" w:firstRowFirstColumn="0" w:firstRowLastColumn="0" w:lastRowFirstColumn="0" w:lastRowLastColumn="0"/>
          <w:del w:id="176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0A190" w14:textId="4F636E2A" w:rsidR="00564C22" w:rsidDel="00B33063" w:rsidRDefault="009B1AF1" w:rsidP="00564C22">
            <w:pPr>
              <w:pStyle w:val="Beschriftung"/>
              <w:rPr>
                <w:del w:id="17625" w:author="Andreas Kuehne" w:date="2019-05-31T12:22:00Z"/>
              </w:rPr>
            </w:pPr>
            <w:del w:id="17626" w:author="Andreas Kuehne" w:date="2019-05-31T12:22:00Z">
              <w:r w:rsidDel="00B33063">
                <w:delText>Element</w:delText>
              </w:r>
              <w:bookmarkStart w:id="17627" w:name="_Toc10200896"/>
              <w:bookmarkEnd w:id="17627"/>
            </w:del>
          </w:p>
        </w:tc>
        <w:tc>
          <w:tcPr>
            <w:tcW w:w="4675" w:type="dxa"/>
          </w:tcPr>
          <w:p w14:paraId="04C2FD4A" w14:textId="19628D6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628" w:author="Andreas Kuehne" w:date="2019-05-31T12:22:00Z"/>
              </w:rPr>
            </w:pPr>
            <w:del w:id="17629" w:author="Andreas Kuehne" w:date="2019-05-31T12:22:00Z">
              <w:r w:rsidDel="00B33063">
                <w:delText>Implementing JSON member name</w:delText>
              </w:r>
              <w:bookmarkStart w:id="17630" w:name="_Toc10200897"/>
              <w:bookmarkEnd w:id="17630"/>
            </w:del>
          </w:p>
        </w:tc>
        <w:bookmarkStart w:id="17631" w:name="_Toc10200898"/>
        <w:bookmarkEnd w:id="17631"/>
      </w:tr>
      <w:tr w:rsidR="00564C22" w:rsidDel="00B33063" w14:paraId="57CAE21C" w14:textId="3060F2B5" w:rsidTr="00564C22">
        <w:trPr>
          <w:del w:id="176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26F2E7" w14:textId="6B8EF3A7" w:rsidR="00564C22" w:rsidRPr="002062A5" w:rsidDel="00B33063" w:rsidRDefault="009B1AF1" w:rsidP="00564C22">
            <w:pPr>
              <w:pStyle w:val="Beschriftung"/>
              <w:rPr>
                <w:del w:id="17633" w:author="Andreas Kuehne" w:date="2019-05-31T12:22:00Z"/>
                <w:rStyle w:val="Datatype"/>
                <w:b w:val="0"/>
                <w:bCs w:val="0"/>
              </w:rPr>
            </w:pPr>
            <w:del w:id="17634" w:author="Andreas Kuehne" w:date="2019-05-31T12:22:00Z">
              <w:r w:rsidRPr="002062A5" w:rsidDel="00B33063">
                <w:rPr>
                  <w:rStyle w:val="Datatype"/>
                </w:rPr>
                <w:delText>X509Digest</w:delText>
              </w:r>
              <w:bookmarkStart w:id="17635" w:name="_Toc10200899"/>
              <w:bookmarkEnd w:id="17635"/>
            </w:del>
          </w:p>
        </w:tc>
        <w:tc>
          <w:tcPr>
            <w:tcW w:w="4675" w:type="dxa"/>
          </w:tcPr>
          <w:p w14:paraId="67418652" w14:textId="64FF475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36" w:author="Andreas Kuehne" w:date="2019-05-31T12:22:00Z"/>
                <w:rStyle w:val="Datatype"/>
              </w:rPr>
            </w:pPr>
            <w:del w:id="17637" w:author="Andreas Kuehne" w:date="2019-05-31T12:22:00Z">
              <w:r w:rsidRPr="002062A5" w:rsidDel="00B33063">
                <w:rPr>
                  <w:rStyle w:val="Datatype"/>
                </w:rPr>
                <w:delText>x509Digest</w:delText>
              </w:r>
              <w:bookmarkStart w:id="17638" w:name="_Toc10200900"/>
              <w:bookmarkEnd w:id="17638"/>
            </w:del>
          </w:p>
        </w:tc>
        <w:bookmarkStart w:id="17639" w:name="_Toc10200901"/>
        <w:bookmarkEnd w:id="17639"/>
      </w:tr>
      <w:tr w:rsidR="00564C22" w:rsidDel="00B33063" w14:paraId="2A31085B" w14:textId="4E5D52B2" w:rsidTr="00564C22">
        <w:trPr>
          <w:del w:id="176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5142B6" w14:textId="002880C8" w:rsidR="00564C22" w:rsidRPr="002062A5" w:rsidDel="00B33063" w:rsidRDefault="009B1AF1" w:rsidP="00564C22">
            <w:pPr>
              <w:pStyle w:val="Beschriftung"/>
              <w:rPr>
                <w:del w:id="17641" w:author="Andreas Kuehne" w:date="2019-05-31T12:22:00Z"/>
                <w:rStyle w:val="Datatype"/>
                <w:b w:val="0"/>
                <w:bCs w:val="0"/>
              </w:rPr>
            </w:pPr>
            <w:del w:id="17642" w:author="Andreas Kuehne" w:date="2019-05-31T12:22:00Z">
              <w:r w:rsidRPr="002062A5" w:rsidDel="00B33063">
                <w:rPr>
                  <w:rStyle w:val="Datatype"/>
                </w:rPr>
                <w:delText>X509SubjectName</w:delText>
              </w:r>
              <w:bookmarkStart w:id="17643" w:name="_Toc10200902"/>
              <w:bookmarkEnd w:id="17643"/>
            </w:del>
          </w:p>
        </w:tc>
        <w:tc>
          <w:tcPr>
            <w:tcW w:w="4675" w:type="dxa"/>
          </w:tcPr>
          <w:p w14:paraId="5179013B" w14:textId="531100E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4" w:author="Andreas Kuehne" w:date="2019-05-31T12:22:00Z"/>
                <w:rStyle w:val="Datatype"/>
              </w:rPr>
            </w:pPr>
            <w:del w:id="17645" w:author="Andreas Kuehne" w:date="2019-05-31T12:22:00Z">
              <w:r w:rsidRPr="002062A5" w:rsidDel="00B33063">
                <w:rPr>
                  <w:rStyle w:val="Datatype"/>
                </w:rPr>
                <w:delText>sub</w:delText>
              </w:r>
              <w:bookmarkStart w:id="17646" w:name="_Toc10200903"/>
              <w:bookmarkEnd w:id="17646"/>
            </w:del>
          </w:p>
        </w:tc>
        <w:bookmarkStart w:id="17647" w:name="_Toc10200904"/>
        <w:bookmarkEnd w:id="17647"/>
      </w:tr>
      <w:tr w:rsidR="00564C22" w:rsidDel="00B33063" w14:paraId="036E72F4" w14:textId="464641FD" w:rsidTr="00564C22">
        <w:trPr>
          <w:del w:id="176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1A4F52" w14:textId="744B72B6" w:rsidR="00564C22" w:rsidRPr="002062A5" w:rsidDel="00B33063" w:rsidRDefault="009B1AF1" w:rsidP="00564C22">
            <w:pPr>
              <w:pStyle w:val="Beschriftung"/>
              <w:rPr>
                <w:del w:id="17649" w:author="Andreas Kuehne" w:date="2019-05-31T12:22:00Z"/>
                <w:rStyle w:val="Datatype"/>
                <w:b w:val="0"/>
                <w:bCs w:val="0"/>
              </w:rPr>
            </w:pPr>
            <w:del w:id="17650" w:author="Andreas Kuehne" w:date="2019-05-31T12:22:00Z">
              <w:r w:rsidRPr="002062A5" w:rsidDel="00B33063">
                <w:rPr>
                  <w:rStyle w:val="Datatype"/>
                </w:rPr>
                <w:delText>X509SKI</w:delText>
              </w:r>
              <w:bookmarkStart w:id="17651" w:name="_Toc10200905"/>
              <w:bookmarkEnd w:id="17651"/>
            </w:del>
          </w:p>
        </w:tc>
        <w:tc>
          <w:tcPr>
            <w:tcW w:w="4675" w:type="dxa"/>
          </w:tcPr>
          <w:p w14:paraId="2A61C279" w14:textId="7F1E3E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52" w:author="Andreas Kuehne" w:date="2019-05-31T12:22:00Z"/>
                <w:rStyle w:val="Datatype"/>
              </w:rPr>
            </w:pPr>
            <w:del w:id="17653" w:author="Andreas Kuehne" w:date="2019-05-31T12:22:00Z">
              <w:r w:rsidRPr="002062A5" w:rsidDel="00B33063">
                <w:rPr>
                  <w:rStyle w:val="Datatype"/>
                </w:rPr>
                <w:delText>ski</w:delText>
              </w:r>
              <w:bookmarkStart w:id="17654" w:name="_Toc10200906"/>
              <w:bookmarkEnd w:id="17654"/>
            </w:del>
          </w:p>
        </w:tc>
        <w:bookmarkStart w:id="17655" w:name="_Toc10200907"/>
        <w:bookmarkEnd w:id="17655"/>
      </w:tr>
      <w:tr w:rsidR="00564C22" w:rsidDel="00B33063" w14:paraId="5D2D00E1" w14:textId="52E9972B" w:rsidTr="00564C22">
        <w:trPr>
          <w:del w:id="176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CA9B2" w14:textId="0E5986F2" w:rsidR="00564C22" w:rsidRPr="002062A5" w:rsidDel="00B33063" w:rsidRDefault="009B1AF1" w:rsidP="00564C22">
            <w:pPr>
              <w:pStyle w:val="Beschriftung"/>
              <w:rPr>
                <w:del w:id="17657" w:author="Andreas Kuehne" w:date="2019-05-31T12:22:00Z"/>
                <w:rStyle w:val="Datatype"/>
                <w:b w:val="0"/>
                <w:bCs w:val="0"/>
              </w:rPr>
            </w:pPr>
            <w:del w:id="17658" w:author="Andreas Kuehne" w:date="2019-05-31T12:22:00Z">
              <w:r w:rsidRPr="002062A5" w:rsidDel="00B33063">
                <w:rPr>
                  <w:rStyle w:val="Datatype"/>
                </w:rPr>
                <w:delText>X509Certificate</w:delText>
              </w:r>
              <w:bookmarkStart w:id="17659" w:name="_Toc10200908"/>
              <w:bookmarkEnd w:id="17659"/>
            </w:del>
          </w:p>
        </w:tc>
        <w:tc>
          <w:tcPr>
            <w:tcW w:w="4675" w:type="dxa"/>
          </w:tcPr>
          <w:p w14:paraId="1546EE34" w14:textId="161587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0" w:author="Andreas Kuehne" w:date="2019-05-31T12:22:00Z"/>
                <w:rStyle w:val="Datatype"/>
              </w:rPr>
            </w:pPr>
            <w:del w:id="17661" w:author="Andreas Kuehne" w:date="2019-05-31T12:22:00Z">
              <w:r w:rsidRPr="002062A5" w:rsidDel="00B33063">
                <w:rPr>
                  <w:rStyle w:val="Datatype"/>
                </w:rPr>
                <w:delText>cert</w:delText>
              </w:r>
              <w:bookmarkStart w:id="17662" w:name="_Toc10200909"/>
              <w:bookmarkEnd w:id="17662"/>
            </w:del>
          </w:p>
        </w:tc>
        <w:bookmarkStart w:id="17663" w:name="_Toc10200910"/>
        <w:bookmarkEnd w:id="17663"/>
      </w:tr>
      <w:tr w:rsidR="00564C22" w:rsidDel="00B33063" w14:paraId="3F39C34C" w14:textId="5EDDB960" w:rsidTr="00564C22">
        <w:trPr>
          <w:del w:id="176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87963A" w14:textId="05AC6877" w:rsidR="00564C22" w:rsidRPr="002062A5" w:rsidDel="00B33063" w:rsidRDefault="009B1AF1" w:rsidP="00564C22">
            <w:pPr>
              <w:pStyle w:val="Beschriftung"/>
              <w:rPr>
                <w:del w:id="17665" w:author="Andreas Kuehne" w:date="2019-05-31T12:22:00Z"/>
                <w:rStyle w:val="Datatype"/>
                <w:b w:val="0"/>
                <w:bCs w:val="0"/>
              </w:rPr>
            </w:pPr>
            <w:del w:id="17666" w:author="Andreas Kuehne" w:date="2019-05-31T12:22:00Z">
              <w:r w:rsidRPr="002062A5" w:rsidDel="00B33063">
                <w:rPr>
                  <w:rStyle w:val="Datatype"/>
                </w:rPr>
                <w:delText>KeyName</w:delText>
              </w:r>
              <w:bookmarkStart w:id="17667" w:name="_Toc10200911"/>
              <w:bookmarkEnd w:id="17667"/>
            </w:del>
          </w:p>
        </w:tc>
        <w:tc>
          <w:tcPr>
            <w:tcW w:w="4675" w:type="dxa"/>
          </w:tcPr>
          <w:p w14:paraId="469AE46B" w14:textId="523BE56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8" w:author="Andreas Kuehne" w:date="2019-05-31T12:22:00Z"/>
                <w:rStyle w:val="Datatype"/>
              </w:rPr>
            </w:pPr>
            <w:del w:id="17669" w:author="Andreas Kuehne" w:date="2019-05-31T12:22:00Z">
              <w:r w:rsidRPr="002062A5" w:rsidDel="00B33063">
                <w:rPr>
                  <w:rStyle w:val="Datatype"/>
                </w:rPr>
                <w:delText>name</w:delText>
              </w:r>
              <w:bookmarkStart w:id="17670" w:name="_Toc10200912"/>
              <w:bookmarkEnd w:id="17670"/>
            </w:del>
          </w:p>
        </w:tc>
        <w:bookmarkStart w:id="17671" w:name="_Toc10200913"/>
        <w:bookmarkEnd w:id="17671"/>
      </w:tr>
      <w:tr w:rsidR="00564C22" w:rsidDel="00B33063" w14:paraId="73229F37" w14:textId="7168B6A2" w:rsidTr="00564C22">
        <w:trPr>
          <w:del w:id="176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062010" w14:textId="35E4F108" w:rsidR="00564C22" w:rsidRPr="002062A5" w:rsidDel="00B33063" w:rsidRDefault="009B1AF1" w:rsidP="00564C22">
            <w:pPr>
              <w:pStyle w:val="Beschriftung"/>
              <w:rPr>
                <w:del w:id="17673" w:author="Andreas Kuehne" w:date="2019-05-31T12:22:00Z"/>
                <w:rStyle w:val="Datatype"/>
                <w:b w:val="0"/>
                <w:bCs w:val="0"/>
              </w:rPr>
            </w:pPr>
            <w:del w:id="17674" w:author="Andreas Kuehne" w:date="2019-05-31T12:22:00Z">
              <w:r w:rsidRPr="002062A5" w:rsidDel="00B33063">
                <w:rPr>
                  <w:rStyle w:val="Datatype"/>
                </w:rPr>
                <w:delText>X509CRL</w:delText>
              </w:r>
              <w:bookmarkStart w:id="17675" w:name="_Toc10200914"/>
              <w:bookmarkEnd w:id="17675"/>
            </w:del>
          </w:p>
        </w:tc>
        <w:tc>
          <w:tcPr>
            <w:tcW w:w="4675" w:type="dxa"/>
          </w:tcPr>
          <w:p w14:paraId="5408DD67" w14:textId="26A3B5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76" w:author="Andreas Kuehne" w:date="2019-05-31T12:22:00Z"/>
                <w:rStyle w:val="Datatype"/>
              </w:rPr>
            </w:pPr>
            <w:del w:id="17677" w:author="Andreas Kuehne" w:date="2019-05-31T12:22:00Z">
              <w:r w:rsidRPr="002062A5" w:rsidDel="00B33063">
                <w:rPr>
                  <w:rStyle w:val="Datatype"/>
                </w:rPr>
                <w:delText>crl</w:delText>
              </w:r>
              <w:bookmarkStart w:id="17678" w:name="_Toc10200915"/>
              <w:bookmarkEnd w:id="17678"/>
            </w:del>
          </w:p>
        </w:tc>
        <w:bookmarkStart w:id="17679" w:name="_Toc10200916"/>
        <w:bookmarkEnd w:id="17679"/>
      </w:tr>
      <w:tr w:rsidR="00564C22" w:rsidDel="00B33063" w14:paraId="7718B9D6" w14:textId="7D8FDB23" w:rsidTr="00564C22">
        <w:trPr>
          <w:del w:id="176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430947" w14:textId="248A7252" w:rsidR="00564C22" w:rsidRPr="002062A5" w:rsidDel="00B33063" w:rsidRDefault="009B1AF1" w:rsidP="00564C22">
            <w:pPr>
              <w:pStyle w:val="Beschriftung"/>
              <w:rPr>
                <w:del w:id="17681" w:author="Andreas Kuehne" w:date="2019-05-31T12:22:00Z"/>
                <w:rStyle w:val="Datatype"/>
                <w:b w:val="0"/>
                <w:bCs w:val="0"/>
              </w:rPr>
            </w:pPr>
            <w:del w:id="17682" w:author="Andreas Kuehne" w:date="2019-05-31T12:22:00Z">
              <w:r w:rsidRPr="002062A5" w:rsidDel="00B33063">
                <w:rPr>
                  <w:rStyle w:val="Datatype"/>
                </w:rPr>
                <w:delText>OCSPResponse</w:delText>
              </w:r>
              <w:bookmarkStart w:id="17683" w:name="_Toc10200917"/>
              <w:bookmarkEnd w:id="17683"/>
            </w:del>
          </w:p>
        </w:tc>
        <w:tc>
          <w:tcPr>
            <w:tcW w:w="4675" w:type="dxa"/>
          </w:tcPr>
          <w:p w14:paraId="30C7ABDB" w14:textId="1E6E03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84" w:author="Andreas Kuehne" w:date="2019-05-31T12:22:00Z"/>
                <w:rStyle w:val="Datatype"/>
              </w:rPr>
            </w:pPr>
            <w:del w:id="17685" w:author="Andreas Kuehne" w:date="2019-05-31T12:22:00Z">
              <w:r w:rsidRPr="002062A5" w:rsidDel="00B33063">
                <w:rPr>
                  <w:rStyle w:val="Datatype"/>
                </w:rPr>
                <w:delText>ocsp</w:delText>
              </w:r>
              <w:bookmarkStart w:id="17686" w:name="_Toc10200918"/>
              <w:bookmarkEnd w:id="17686"/>
            </w:del>
          </w:p>
        </w:tc>
        <w:bookmarkStart w:id="17687" w:name="_Toc10200919"/>
        <w:bookmarkEnd w:id="17687"/>
      </w:tr>
      <w:tr w:rsidR="00564C22" w:rsidDel="00B33063" w14:paraId="48FC82A7" w14:textId="02648E21" w:rsidTr="00564C22">
        <w:trPr>
          <w:del w:id="176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9E3950" w14:textId="536A7BC7" w:rsidR="00564C22" w:rsidRPr="002062A5" w:rsidDel="00B33063" w:rsidRDefault="009B1AF1" w:rsidP="00564C22">
            <w:pPr>
              <w:pStyle w:val="Beschriftung"/>
              <w:rPr>
                <w:del w:id="17689" w:author="Andreas Kuehne" w:date="2019-05-31T12:22:00Z"/>
                <w:rStyle w:val="Datatype"/>
                <w:b w:val="0"/>
                <w:bCs w:val="0"/>
              </w:rPr>
            </w:pPr>
            <w:del w:id="17690" w:author="Andreas Kuehne" w:date="2019-05-31T12:22:00Z">
              <w:r w:rsidRPr="002062A5" w:rsidDel="00B33063">
                <w:rPr>
                  <w:rStyle w:val="Datatype"/>
                </w:rPr>
                <w:delText>PoE</w:delText>
              </w:r>
              <w:bookmarkStart w:id="17691" w:name="_Toc10200920"/>
              <w:bookmarkEnd w:id="17691"/>
            </w:del>
          </w:p>
        </w:tc>
        <w:tc>
          <w:tcPr>
            <w:tcW w:w="4675" w:type="dxa"/>
          </w:tcPr>
          <w:p w14:paraId="73095B32" w14:textId="319D80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2" w:author="Andreas Kuehne" w:date="2019-05-31T12:22:00Z"/>
                <w:rStyle w:val="Datatype"/>
              </w:rPr>
            </w:pPr>
            <w:del w:id="17693" w:author="Andreas Kuehne" w:date="2019-05-31T12:22:00Z">
              <w:r w:rsidRPr="002062A5" w:rsidDel="00B33063">
                <w:rPr>
                  <w:rStyle w:val="Datatype"/>
                </w:rPr>
                <w:delText>poe</w:delText>
              </w:r>
              <w:bookmarkStart w:id="17694" w:name="_Toc10200921"/>
              <w:bookmarkEnd w:id="17694"/>
            </w:del>
          </w:p>
        </w:tc>
        <w:bookmarkStart w:id="17695" w:name="_Toc10200922"/>
        <w:bookmarkEnd w:id="17695"/>
      </w:tr>
    </w:tbl>
    <w:p w14:paraId="1A2D1351" w14:textId="1E56223D" w:rsidR="00564C22" w:rsidRPr="0202B381" w:rsidDel="00B33063" w:rsidRDefault="009B1AF1" w:rsidP="00564C22">
      <w:pPr>
        <w:rPr>
          <w:del w:id="17696" w:author="Andreas Kuehne" w:date="2019-05-31T12:22:00Z"/>
        </w:rPr>
      </w:pPr>
      <w:del w:id="176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698" w:name="_Toc10200923"/>
        <w:bookmarkEnd w:id="17698"/>
      </w:del>
    </w:p>
    <w:p w14:paraId="4E4ACB50" w14:textId="49B05833" w:rsidR="00564C22" w:rsidDel="00B33063" w:rsidRDefault="009B1AF1" w:rsidP="00564C22">
      <w:pPr>
        <w:pStyle w:val="Code"/>
        <w:spacing w:line="259" w:lineRule="auto"/>
        <w:rPr>
          <w:del w:id="17699" w:author="Andreas Kuehne" w:date="2019-05-31T12:22:00Z"/>
        </w:rPr>
      </w:pPr>
      <w:del w:id="17700" w:author="Andreas Kuehne" w:date="2019-05-31T12:22:00Z">
        <w:r w:rsidDel="00B33063">
          <w:rPr>
            <w:color w:val="31849B" w:themeColor="accent5" w:themeShade="BF"/>
          </w:rPr>
          <w:delText>"dss2-AdditionalKeyInfoType"</w:delText>
        </w:r>
        <w:r w:rsidDel="00B33063">
          <w:delText>: {</w:delText>
        </w:r>
        <w:bookmarkStart w:id="17701" w:name="_Toc10200924"/>
        <w:bookmarkEnd w:id="17701"/>
      </w:del>
    </w:p>
    <w:p w14:paraId="2666A171" w14:textId="7330224A" w:rsidR="00564C22" w:rsidDel="00B33063" w:rsidRDefault="009B1AF1" w:rsidP="00564C22">
      <w:pPr>
        <w:pStyle w:val="Code"/>
        <w:spacing w:line="259" w:lineRule="auto"/>
        <w:rPr>
          <w:del w:id="17702" w:author="Andreas Kuehne" w:date="2019-05-31T12:22:00Z"/>
        </w:rPr>
      </w:pPr>
      <w:del w:id="177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704" w:name="_Toc10200925"/>
        <w:bookmarkEnd w:id="17704"/>
      </w:del>
    </w:p>
    <w:p w14:paraId="4A4C3CAC" w14:textId="5EEAC424" w:rsidR="00564C22" w:rsidDel="00B33063" w:rsidRDefault="009B1AF1" w:rsidP="00564C22">
      <w:pPr>
        <w:pStyle w:val="Code"/>
        <w:spacing w:line="259" w:lineRule="auto"/>
        <w:rPr>
          <w:del w:id="17705" w:author="Andreas Kuehne" w:date="2019-05-31T12:22:00Z"/>
        </w:rPr>
      </w:pPr>
      <w:del w:id="17706" w:author="Andreas Kuehne" w:date="2019-05-31T12:22:00Z">
        <w:r w:rsidDel="00B33063">
          <w:rPr>
            <w:color w:val="31849B" w:themeColor="accent5" w:themeShade="BF"/>
          </w:rPr>
          <w:delText xml:space="preserve">  "properties"</w:delText>
        </w:r>
        <w:r w:rsidDel="00B33063">
          <w:delText>: {</w:delText>
        </w:r>
        <w:bookmarkStart w:id="17707" w:name="_Toc10200926"/>
        <w:bookmarkEnd w:id="17707"/>
      </w:del>
    </w:p>
    <w:p w14:paraId="69C07D68" w14:textId="39B7BCFE" w:rsidR="00564C22" w:rsidDel="00B33063" w:rsidRDefault="009B1AF1" w:rsidP="00564C22">
      <w:pPr>
        <w:pStyle w:val="Code"/>
        <w:spacing w:line="259" w:lineRule="auto"/>
        <w:rPr>
          <w:del w:id="17708" w:author="Andreas Kuehne" w:date="2019-05-31T12:22:00Z"/>
        </w:rPr>
      </w:pPr>
      <w:del w:id="17709" w:author="Andreas Kuehne" w:date="2019-05-31T12:22:00Z">
        <w:r w:rsidDel="00B33063">
          <w:rPr>
            <w:color w:val="31849B" w:themeColor="accent5" w:themeShade="BF"/>
          </w:rPr>
          <w:delText xml:space="preserve">    "ocspresponse"</w:delText>
        </w:r>
        <w:r w:rsidDel="00B33063">
          <w:delText>: {</w:delText>
        </w:r>
        <w:bookmarkStart w:id="17710" w:name="_Toc10200927"/>
        <w:bookmarkEnd w:id="17710"/>
      </w:del>
    </w:p>
    <w:p w14:paraId="1897E057" w14:textId="4147E605" w:rsidR="00564C22" w:rsidDel="00B33063" w:rsidRDefault="009B1AF1" w:rsidP="00564C22">
      <w:pPr>
        <w:pStyle w:val="Code"/>
        <w:spacing w:line="259" w:lineRule="auto"/>
        <w:rPr>
          <w:del w:id="17711" w:author="Andreas Kuehne" w:date="2019-05-31T12:22:00Z"/>
        </w:rPr>
      </w:pPr>
      <w:del w:id="177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7713" w:name="_Toc10200928"/>
        <w:bookmarkEnd w:id="17713"/>
      </w:del>
    </w:p>
    <w:p w14:paraId="1586301E" w14:textId="636A5113" w:rsidR="00564C22" w:rsidDel="00B33063" w:rsidRDefault="009B1AF1" w:rsidP="00564C22">
      <w:pPr>
        <w:pStyle w:val="Code"/>
        <w:spacing w:line="259" w:lineRule="auto"/>
        <w:rPr>
          <w:del w:id="17714" w:author="Andreas Kuehne" w:date="2019-05-31T12:22:00Z"/>
        </w:rPr>
      </w:pPr>
      <w:del w:id="17715" w:author="Andreas Kuehne" w:date="2019-05-31T12:22:00Z">
        <w:r w:rsidDel="00B33063">
          <w:delText xml:space="preserve">    },</w:delText>
        </w:r>
        <w:bookmarkStart w:id="17716" w:name="_Toc10200929"/>
        <w:bookmarkEnd w:id="17716"/>
      </w:del>
    </w:p>
    <w:p w14:paraId="57F09F73" w14:textId="7D2FBCB6" w:rsidR="00564C22" w:rsidDel="00B33063" w:rsidRDefault="009B1AF1" w:rsidP="00564C22">
      <w:pPr>
        <w:pStyle w:val="Code"/>
        <w:spacing w:line="259" w:lineRule="auto"/>
        <w:rPr>
          <w:del w:id="17717" w:author="Andreas Kuehne" w:date="2019-05-31T12:22:00Z"/>
        </w:rPr>
      </w:pPr>
      <w:del w:id="17718" w:author="Andreas Kuehne" w:date="2019-05-31T12:22:00Z">
        <w:r w:rsidDel="00B33063">
          <w:rPr>
            <w:color w:val="31849B" w:themeColor="accent5" w:themeShade="BF"/>
          </w:rPr>
          <w:delText xml:space="preserve">    "x509Digest"</w:delText>
        </w:r>
        <w:r w:rsidDel="00B33063">
          <w:delText>: {</w:delText>
        </w:r>
        <w:bookmarkStart w:id="17719" w:name="_Toc10200930"/>
        <w:bookmarkEnd w:id="17719"/>
      </w:del>
    </w:p>
    <w:p w14:paraId="4521F397" w14:textId="169963AD" w:rsidR="00564C22" w:rsidDel="00B33063" w:rsidRDefault="009B1AF1" w:rsidP="00564C22">
      <w:pPr>
        <w:pStyle w:val="Code"/>
        <w:spacing w:line="259" w:lineRule="auto"/>
        <w:rPr>
          <w:del w:id="17720" w:author="Andreas Kuehne" w:date="2019-05-31T12:22:00Z"/>
        </w:rPr>
      </w:pPr>
      <w:del w:id="177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7722" w:name="_Toc10200931"/>
        <w:bookmarkEnd w:id="17722"/>
      </w:del>
    </w:p>
    <w:p w14:paraId="428AC883" w14:textId="0E94EF40" w:rsidR="00564C22" w:rsidDel="00B33063" w:rsidRDefault="009B1AF1" w:rsidP="00564C22">
      <w:pPr>
        <w:pStyle w:val="Code"/>
        <w:spacing w:line="259" w:lineRule="auto"/>
        <w:rPr>
          <w:del w:id="17723" w:author="Andreas Kuehne" w:date="2019-05-31T12:22:00Z"/>
        </w:rPr>
      </w:pPr>
      <w:del w:id="17724" w:author="Andreas Kuehne" w:date="2019-05-31T12:22:00Z">
        <w:r w:rsidDel="00B33063">
          <w:delText xml:space="preserve">    },</w:delText>
        </w:r>
        <w:bookmarkStart w:id="17725" w:name="_Toc10200932"/>
        <w:bookmarkEnd w:id="17725"/>
      </w:del>
    </w:p>
    <w:p w14:paraId="613B2F91" w14:textId="63EB9434" w:rsidR="00564C22" w:rsidDel="00B33063" w:rsidRDefault="009B1AF1" w:rsidP="00564C22">
      <w:pPr>
        <w:pStyle w:val="Code"/>
        <w:spacing w:line="259" w:lineRule="auto"/>
        <w:rPr>
          <w:del w:id="17726" w:author="Andreas Kuehne" w:date="2019-05-31T12:22:00Z"/>
        </w:rPr>
      </w:pPr>
      <w:del w:id="17727" w:author="Andreas Kuehne" w:date="2019-05-31T12:22:00Z">
        <w:r w:rsidDel="00B33063">
          <w:rPr>
            <w:color w:val="31849B" w:themeColor="accent5" w:themeShade="BF"/>
          </w:rPr>
          <w:delText xml:space="preserve">    "sub"</w:delText>
        </w:r>
        <w:r w:rsidDel="00B33063">
          <w:delText>: {</w:delText>
        </w:r>
        <w:bookmarkStart w:id="17728" w:name="_Toc10200933"/>
        <w:bookmarkEnd w:id="17728"/>
      </w:del>
    </w:p>
    <w:p w14:paraId="369CAFAF" w14:textId="750EB6D8" w:rsidR="00564C22" w:rsidDel="00B33063" w:rsidRDefault="009B1AF1" w:rsidP="00564C22">
      <w:pPr>
        <w:pStyle w:val="Code"/>
        <w:spacing w:line="259" w:lineRule="auto"/>
        <w:rPr>
          <w:del w:id="17729" w:author="Andreas Kuehne" w:date="2019-05-31T12:22:00Z"/>
        </w:rPr>
      </w:pPr>
      <w:del w:id="177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731" w:name="_Toc10200934"/>
        <w:bookmarkEnd w:id="17731"/>
      </w:del>
    </w:p>
    <w:p w14:paraId="340C9688" w14:textId="455E25C8" w:rsidR="00564C22" w:rsidDel="00B33063" w:rsidRDefault="009B1AF1" w:rsidP="00564C22">
      <w:pPr>
        <w:pStyle w:val="Code"/>
        <w:spacing w:line="259" w:lineRule="auto"/>
        <w:rPr>
          <w:del w:id="17732" w:author="Andreas Kuehne" w:date="2019-05-31T12:22:00Z"/>
        </w:rPr>
      </w:pPr>
      <w:del w:id="17733" w:author="Andreas Kuehne" w:date="2019-05-31T12:22:00Z">
        <w:r w:rsidDel="00B33063">
          <w:delText xml:space="preserve">    },</w:delText>
        </w:r>
        <w:bookmarkStart w:id="17734" w:name="_Toc10200935"/>
        <w:bookmarkEnd w:id="17734"/>
      </w:del>
    </w:p>
    <w:p w14:paraId="61F79D98" w14:textId="70FE82E4" w:rsidR="00564C22" w:rsidDel="00B33063" w:rsidRDefault="009B1AF1" w:rsidP="00564C22">
      <w:pPr>
        <w:pStyle w:val="Code"/>
        <w:spacing w:line="259" w:lineRule="auto"/>
        <w:rPr>
          <w:del w:id="17735" w:author="Andreas Kuehne" w:date="2019-05-31T12:22:00Z"/>
        </w:rPr>
      </w:pPr>
      <w:del w:id="17736" w:author="Andreas Kuehne" w:date="2019-05-31T12:22:00Z">
        <w:r w:rsidDel="00B33063">
          <w:rPr>
            <w:color w:val="31849B" w:themeColor="accent5" w:themeShade="BF"/>
          </w:rPr>
          <w:delText xml:space="preserve">    "ski"</w:delText>
        </w:r>
        <w:r w:rsidDel="00B33063">
          <w:delText>: {</w:delText>
        </w:r>
        <w:bookmarkStart w:id="17737" w:name="_Toc10200936"/>
        <w:bookmarkEnd w:id="17737"/>
      </w:del>
    </w:p>
    <w:p w14:paraId="7365C747" w14:textId="567D7DB5" w:rsidR="00564C22" w:rsidDel="00B33063" w:rsidRDefault="009B1AF1" w:rsidP="00564C22">
      <w:pPr>
        <w:pStyle w:val="Code"/>
        <w:spacing w:line="259" w:lineRule="auto"/>
        <w:rPr>
          <w:del w:id="17738" w:author="Andreas Kuehne" w:date="2019-05-31T12:22:00Z"/>
        </w:rPr>
      </w:pPr>
      <w:del w:id="177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740" w:name="_Toc10200937"/>
        <w:bookmarkEnd w:id="17740"/>
      </w:del>
    </w:p>
    <w:p w14:paraId="229AE0B0" w14:textId="37DF795C" w:rsidR="00564C22" w:rsidDel="00B33063" w:rsidRDefault="009B1AF1" w:rsidP="00564C22">
      <w:pPr>
        <w:pStyle w:val="Code"/>
        <w:spacing w:line="259" w:lineRule="auto"/>
        <w:rPr>
          <w:del w:id="17741" w:author="Andreas Kuehne" w:date="2019-05-31T12:22:00Z"/>
        </w:rPr>
      </w:pPr>
      <w:del w:id="17742" w:author="Andreas Kuehne" w:date="2019-05-31T12:22:00Z">
        <w:r w:rsidDel="00B33063">
          <w:delText xml:space="preserve">    },</w:delText>
        </w:r>
        <w:bookmarkStart w:id="17743" w:name="_Toc10200938"/>
        <w:bookmarkEnd w:id="17743"/>
      </w:del>
    </w:p>
    <w:p w14:paraId="2AAA7703" w14:textId="04F1E459" w:rsidR="00564C22" w:rsidDel="00B33063" w:rsidRDefault="009B1AF1" w:rsidP="00564C22">
      <w:pPr>
        <w:pStyle w:val="Code"/>
        <w:spacing w:line="259" w:lineRule="auto"/>
        <w:rPr>
          <w:del w:id="17744" w:author="Andreas Kuehne" w:date="2019-05-31T12:22:00Z"/>
        </w:rPr>
      </w:pPr>
      <w:del w:id="17745" w:author="Andreas Kuehne" w:date="2019-05-31T12:22:00Z">
        <w:r w:rsidDel="00B33063">
          <w:rPr>
            <w:color w:val="31849B" w:themeColor="accent5" w:themeShade="BF"/>
          </w:rPr>
          <w:delText xml:space="preserve">    "cert"</w:delText>
        </w:r>
        <w:r w:rsidDel="00B33063">
          <w:delText>: {</w:delText>
        </w:r>
        <w:bookmarkStart w:id="17746" w:name="_Toc10200939"/>
        <w:bookmarkEnd w:id="17746"/>
      </w:del>
    </w:p>
    <w:p w14:paraId="68A474F8" w14:textId="04F82421" w:rsidR="00564C22" w:rsidDel="00B33063" w:rsidRDefault="009B1AF1" w:rsidP="00564C22">
      <w:pPr>
        <w:pStyle w:val="Code"/>
        <w:spacing w:line="259" w:lineRule="auto"/>
        <w:rPr>
          <w:del w:id="17747" w:author="Andreas Kuehne" w:date="2019-05-31T12:22:00Z"/>
        </w:rPr>
      </w:pPr>
      <w:del w:id="1774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7749" w:name="_Toc10200940"/>
        <w:bookmarkEnd w:id="17749"/>
      </w:del>
    </w:p>
    <w:p w14:paraId="082847DB" w14:textId="06C6A0E1" w:rsidR="00564C22" w:rsidDel="00B33063" w:rsidRDefault="009B1AF1" w:rsidP="00564C22">
      <w:pPr>
        <w:pStyle w:val="Code"/>
        <w:spacing w:line="259" w:lineRule="auto"/>
        <w:rPr>
          <w:del w:id="17750" w:author="Andreas Kuehne" w:date="2019-05-31T12:22:00Z"/>
        </w:rPr>
      </w:pPr>
      <w:del w:id="17751" w:author="Andreas Kuehne" w:date="2019-05-31T12:22:00Z">
        <w:r w:rsidDel="00B33063">
          <w:delText xml:space="preserve">    },</w:delText>
        </w:r>
        <w:bookmarkStart w:id="17752" w:name="_Toc10200941"/>
        <w:bookmarkEnd w:id="17752"/>
      </w:del>
    </w:p>
    <w:p w14:paraId="0C595668" w14:textId="1B286DF9" w:rsidR="00564C22" w:rsidDel="00B33063" w:rsidRDefault="009B1AF1" w:rsidP="00564C22">
      <w:pPr>
        <w:pStyle w:val="Code"/>
        <w:spacing w:line="259" w:lineRule="auto"/>
        <w:rPr>
          <w:del w:id="17753" w:author="Andreas Kuehne" w:date="2019-05-31T12:22:00Z"/>
        </w:rPr>
      </w:pPr>
      <w:del w:id="17754" w:author="Andreas Kuehne" w:date="2019-05-31T12:22:00Z">
        <w:r w:rsidDel="00B33063">
          <w:rPr>
            <w:color w:val="31849B" w:themeColor="accent5" w:themeShade="BF"/>
          </w:rPr>
          <w:delText xml:space="preserve">    "name"</w:delText>
        </w:r>
        <w:r w:rsidDel="00B33063">
          <w:delText>: {</w:delText>
        </w:r>
        <w:bookmarkStart w:id="17755" w:name="_Toc10200942"/>
        <w:bookmarkEnd w:id="17755"/>
      </w:del>
    </w:p>
    <w:p w14:paraId="5A548FF3" w14:textId="79862BC0" w:rsidR="00564C22" w:rsidDel="00B33063" w:rsidRDefault="009B1AF1" w:rsidP="00564C22">
      <w:pPr>
        <w:pStyle w:val="Code"/>
        <w:spacing w:line="259" w:lineRule="auto"/>
        <w:rPr>
          <w:del w:id="17756" w:author="Andreas Kuehne" w:date="2019-05-31T12:22:00Z"/>
        </w:rPr>
      </w:pPr>
      <w:del w:id="177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758" w:name="_Toc10200943"/>
        <w:bookmarkEnd w:id="17758"/>
      </w:del>
    </w:p>
    <w:p w14:paraId="792331A5" w14:textId="36659C69" w:rsidR="00564C22" w:rsidDel="00B33063" w:rsidRDefault="009B1AF1" w:rsidP="00564C22">
      <w:pPr>
        <w:pStyle w:val="Code"/>
        <w:spacing w:line="259" w:lineRule="auto"/>
        <w:rPr>
          <w:del w:id="17759" w:author="Andreas Kuehne" w:date="2019-05-31T12:22:00Z"/>
        </w:rPr>
      </w:pPr>
      <w:del w:id="17760" w:author="Andreas Kuehne" w:date="2019-05-31T12:22:00Z">
        <w:r w:rsidDel="00B33063">
          <w:delText xml:space="preserve">    },</w:delText>
        </w:r>
        <w:bookmarkStart w:id="17761" w:name="_Toc10200944"/>
        <w:bookmarkEnd w:id="17761"/>
      </w:del>
    </w:p>
    <w:p w14:paraId="56347503" w14:textId="5DF2DFB1" w:rsidR="00564C22" w:rsidDel="00B33063" w:rsidRDefault="009B1AF1" w:rsidP="00564C22">
      <w:pPr>
        <w:pStyle w:val="Code"/>
        <w:spacing w:line="259" w:lineRule="auto"/>
        <w:rPr>
          <w:del w:id="17762" w:author="Andreas Kuehne" w:date="2019-05-31T12:22:00Z"/>
        </w:rPr>
      </w:pPr>
      <w:del w:id="17763" w:author="Andreas Kuehne" w:date="2019-05-31T12:22:00Z">
        <w:r w:rsidDel="00B33063">
          <w:rPr>
            <w:color w:val="31849B" w:themeColor="accent5" w:themeShade="BF"/>
          </w:rPr>
          <w:delText xml:space="preserve">    "crl"</w:delText>
        </w:r>
        <w:r w:rsidDel="00B33063">
          <w:delText>: {</w:delText>
        </w:r>
        <w:bookmarkStart w:id="17764" w:name="_Toc10200945"/>
        <w:bookmarkEnd w:id="17764"/>
      </w:del>
    </w:p>
    <w:p w14:paraId="3579C77C" w14:textId="1035BD9C" w:rsidR="00564C22" w:rsidDel="00B33063" w:rsidRDefault="009B1AF1" w:rsidP="00564C22">
      <w:pPr>
        <w:pStyle w:val="Code"/>
        <w:spacing w:line="259" w:lineRule="auto"/>
        <w:rPr>
          <w:del w:id="17765" w:author="Andreas Kuehne" w:date="2019-05-31T12:22:00Z"/>
        </w:rPr>
      </w:pPr>
      <w:del w:id="177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7767" w:name="_Toc10200946"/>
        <w:bookmarkEnd w:id="17767"/>
      </w:del>
    </w:p>
    <w:p w14:paraId="1BE6C042" w14:textId="3F69A3BD" w:rsidR="00564C22" w:rsidDel="00B33063" w:rsidRDefault="009B1AF1" w:rsidP="00564C22">
      <w:pPr>
        <w:pStyle w:val="Code"/>
        <w:spacing w:line="259" w:lineRule="auto"/>
        <w:rPr>
          <w:del w:id="17768" w:author="Andreas Kuehne" w:date="2019-05-31T12:22:00Z"/>
        </w:rPr>
      </w:pPr>
      <w:del w:id="17769" w:author="Andreas Kuehne" w:date="2019-05-31T12:22:00Z">
        <w:r w:rsidDel="00B33063">
          <w:delText xml:space="preserve">    },</w:delText>
        </w:r>
        <w:bookmarkStart w:id="17770" w:name="_Toc10200947"/>
        <w:bookmarkEnd w:id="17770"/>
      </w:del>
    </w:p>
    <w:p w14:paraId="7E6A6024" w14:textId="795F6FD8" w:rsidR="00564C22" w:rsidDel="00B33063" w:rsidRDefault="009B1AF1" w:rsidP="00564C22">
      <w:pPr>
        <w:pStyle w:val="Code"/>
        <w:spacing w:line="259" w:lineRule="auto"/>
        <w:rPr>
          <w:del w:id="17771" w:author="Andreas Kuehne" w:date="2019-05-31T12:22:00Z"/>
        </w:rPr>
      </w:pPr>
      <w:del w:id="17772" w:author="Andreas Kuehne" w:date="2019-05-31T12:22:00Z">
        <w:r w:rsidDel="00B33063">
          <w:rPr>
            <w:color w:val="31849B" w:themeColor="accent5" w:themeShade="BF"/>
          </w:rPr>
          <w:delText xml:space="preserve">    "ocsp"</w:delText>
        </w:r>
        <w:r w:rsidDel="00B33063">
          <w:delText>: {</w:delText>
        </w:r>
        <w:bookmarkStart w:id="17773" w:name="_Toc10200948"/>
        <w:bookmarkEnd w:id="17773"/>
      </w:del>
    </w:p>
    <w:p w14:paraId="51F73FCF" w14:textId="245D05E3" w:rsidR="00564C22" w:rsidDel="00B33063" w:rsidRDefault="009B1AF1" w:rsidP="00564C22">
      <w:pPr>
        <w:pStyle w:val="Code"/>
        <w:spacing w:line="259" w:lineRule="auto"/>
        <w:rPr>
          <w:del w:id="17774" w:author="Andreas Kuehne" w:date="2019-05-31T12:22:00Z"/>
        </w:rPr>
      </w:pPr>
      <w:del w:id="177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7776" w:name="_Toc10200949"/>
        <w:bookmarkEnd w:id="17776"/>
      </w:del>
    </w:p>
    <w:p w14:paraId="1557D66C" w14:textId="64AD766E" w:rsidR="00564C22" w:rsidDel="00B33063" w:rsidRDefault="009B1AF1" w:rsidP="00564C22">
      <w:pPr>
        <w:pStyle w:val="Code"/>
        <w:spacing w:line="259" w:lineRule="auto"/>
        <w:rPr>
          <w:del w:id="17777" w:author="Andreas Kuehne" w:date="2019-05-31T12:22:00Z"/>
        </w:rPr>
      </w:pPr>
      <w:del w:id="17778" w:author="Andreas Kuehne" w:date="2019-05-31T12:22:00Z">
        <w:r w:rsidDel="00B33063">
          <w:delText xml:space="preserve">    },</w:delText>
        </w:r>
        <w:bookmarkStart w:id="17779" w:name="_Toc10200950"/>
        <w:bookmarkEnd w:id="17779"/>
      </w:del>
    </w:p>
    <w:p w14:paraId="65C9A820" w14:textId="04A98E66" w:rsidR="00564C22" w:rsidDel="00B33063" w:rsidRDefault="009B1AF1" w:rsidP="00564C22">
      <w:pPr>
        <w:pStyle w:val="Code"/>
        <w:spacing w:line="259" w:lineRule="auto"/>
        <w:rPr>
          <w:del w:id="17780" w:author="Andreas Kuehne" w:date="2019-05-31T12:22:00Z"/>
        </w:rPr>
      </w:pPr>
      <w:del w:id="17781" w:author="Andreas Kuehne" w:date="2019-05-31T12:22:00Z">
        <w:r w:rsidDel="00B33063">
          <w:rPr>
            <w:color w:val="31849B" w:themeColor="accent5" w:themeShade="BF"/>
          </w:rPr>
          <w:delText xml:space="preserve">    "poe"</w:delText>
        </w:r>
        <w:r w:rsidDel="00B33063">
          <w:delText>: {</w:delText>
        </w:r>
        <w:bookmarkStart w:id="17782" w:name="_Toc10200951"/>
        <w:bookmarkEnd w:id="17782"/>
      </w:del>
    </w:p>
    <w:p w14:paraId="0443CAFD" w14:textId="3E871C46" w:rsidR="00564C22" w:rsidDel="00B33063" w:rsidRDefault="009B1AF1" w:rsidP="00564C22">
      <w:pPr>
        <w:pStyle w:val="Code"/>
        <w:spacing w:line="259" w:lineRule="auto"/>
        <w:rPr>
          <w:del w:id="17783" w:author="Andreas Kuehne" w:date="2019-05-31T12:22:00Z"/>
        </w:rPr>
      </w:pPr>
      <w:del w:id="1778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7785" w:name="_Toc10200952"/>
        <w:bookmarkEnd w:id="17785"/>
      </w:del>
    </w:p>
    <w:p w14:paraId="37CF0CF3" w14:textId="26F7799C" w:rsidR="00564C22" w:rsidDel="00B33063" w:rsidRDefault="009B1AF1" w:rsidP="00564C22">
      <w:pPr>
        <w:pStyle w:val="Code"/>
        <w:spacing w:line="259" w:lineRule="auto"/>
        <w:rPr>
          <w:del w:id="17786" w:author="Andreas Kuehne" w:date="2019-05-31T12:22:00Z"/>
        </w:rPr>
      </w:pPr>
      <w:del w:id="17787" w:author="Andreas Kuehne" w:date="2019-05-31T12:22:00Z">
        <w:r w:rsidDel="00B33063">
          <w:delText xml:space="preserve">    }</w:delText>
        </w:r>
        <w:bookmarkStart w:id="17788" w:name="_Toc10200953"/>
        <w:bookmarkEnd w:id="17788"/>
      </w:del>
    </w:p>
    <w:p w14:paraId="1D30933B" w14:textId="6AC50F0E" w:rsidR="00564C22" w:rsidDel="00B33063" w:rsidRDefault="009B1AF1" w:rsidP="00564C22">
      <w:pPr>
        <w:pStyle w:val="Code"/>
        <w:spacing w:line="259" w:lineRule="auto"/>
        <w:rPr>
          <w:del w:id="17789" w:author="Andreas Kuehne" w:date="2019-05-31T12:22:00Z"/>
        </w:rPr>
      </w:pPr>
      <w:del w:id="17790" w:author="Andreas Kuehne" w:date="2019-05-31T12:22:00Z">
        <w:r w:rsidDel="00B33063">
          <w:delText xml:space="preserve">  },</w:delText>
        </w:r>
        <w:bookmarkStart w:id="17791" w:name="_Toc10200954"/>
        <w:bookmarkEnd w:id="17791"/>
      </w:del>
    </w:p>
    <w:p w14:paraId="6B8D06D0" w14:textId="181869F1" w:rsidR="00564C22" w:rsidDel="00B33063" w:rsidRDefault="009B1AF1" w:rsidP="00564C22">
      <w:pPr>
        <w:pStyle w:val="Code"/>
        <w:spacing w:line="259" w:lineRule="auto"/>
        <w:rPr>
          <w:del w:id="17792" w:author="Andreas Kuehne" w:date="2019-05-31T12:22:00Z"/>
        </w:rPr>
      </w:pPr>
      <w:del w:id="17793"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7794" w:name="_Toc10200955"/>
        <w:bookmarkEnd w:id="17794"/>
      </w:del>
    </w:p>
    <w:p w14:paraId="1C4B453D" w14:textId="489DF92F" w:rsidR="00564C22" w:rsidDel="00B33063" w:rsidRDefault="009B1AF1" w:rsidP="00564C22">
      <w:pPr>
        <w:pStyle w:val="Code"/>
        <w:spacing w:line="259" w:lineRule="auto"/>
        <w:rPr>
          <w:del w:id="17795" w:author="Andreas Kuehne" w:date="2019-05-31T12:22:00Z"/>
        </w:rPr>
      </w:pPr>
      <w:del w:id="17796"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7797" w:name="_Toc10200956"/>
        <w:bookmarkEnd w:id="17797"/>
      </w:del>
    </w:p>
    <w:p w14:paraId="0EABE963" w14:textId="51D72F67" w:rsidR="00564C22" w:rsidDel="00B33063" w:rsidRDefault="009B1AF1" w:rsidP="00564C22">
      <w:pPr>
        <w:pStyle w:val="Code"/>
        <w:spacing w:line="259" w:lineRule="auto"/>
        <w:rPr>
          <w:del w:id="17798" w:author="Andreas Kuehne" w:date="2019-05-31T12:22:00Z"/>
        </w:rPr>
      </w:pPr>
      <w:del w:id="17799" w:author="Andreas Kuehne" w:date="2019-05-31T12:22:00Z">
        <w:r w:rsidDel="00B33063">
          <w:delText>}</w:delText>
        </w:r>
        <w:bookmarkStart w:id="17800" w:name="_Toc10200957"/>
        <w:bookmarkEnd w:id="17800"/>
      </w:del>
    </w:p>
    <w:p w14:paraId="74254597" w14:textId="474260C1" w:rsidR="00564C22" w:rsidDel="00B33063" w:rsidRDefault="00564C22" w:rsidP="00564C22">
      <w:pPr>
        <w:rPr>
          <w:del w:id="17801" w:author="Andreas Kuehne" w:date="2019-05-31T12:22:00Z"/>
        </w:rPr>
      </w:pPr>
      <w:bookmarkStart w:id="17802" w:name="_Toc10200958"/>
      <w:bookmarkEnd w:id="17802"/>
    </w:p>
    <w:p w14:paraId="54EBAEC3" w14:textId="7AD5650D" w:rsidR="00564C22" w:rsidDel="00B33063" w:rsidRDefault="009B1AF1" w:rsidP="00564C22">
      <w:pPr>
        <w:pStyle w:val="berschrift4"/>
        <w:rPr>
          <w:del w:id="17803" w:author="Andreas Kuehne" w:date="2019-05-31T12:22:00Z"/>
        </w:rPr>
      </w:pPr>
      <w:del w:id="17804" w:author="Andreas Kuehne" w:date="2019-05-31T12:22:00Z">
        <w:r w:rsidDel="00B33063">
          <w:delText>AdditionalKeyInfo – XML Syntax</w:delText>
        </w:r>
        <w:bookmarkStart w:id="17805" w:name="_Toc10200959"/>
        <w:bookmarkEnd w:id="17805"/>
      </w:del>
    </w:p>
    <w:p w14:paraId="709C40E2" w14:textId="2522BC15" w:rsidR="00564C22" w:rsidRPr="5404FA76" w:rsidDel="00B33063" w:rsidRDefault="009B1AF1" w:rsidP="00564C22">
      <w:pPr>
        <w:rPr>
          <w:del w:id="17806" w:author="Andreas Kuehne" w:date="2019-05-31T12:22:00Z"/>
        </w:rPr>
      </w:pPr>
      <w:del w:id="17807" w:author="Andreas Kuehne" w:date="2019-05-31T12:22:00Z">
        <w:r w:rsidRPr="0CCF9147" w:rsidDel="00B33063">
          <w:delText xml:space="preserve">The XML type </w:delText>
        </w:r>
        <w:r w:rsidRPr="002062A5" w:rsidDel="00B33063">
          <w:rPr>
            <w:rFonts w:ascii="Courier New" w:eastAsia="Courier New" w:hAnsi="Courier New" w:cs="Courier New"/>
          </w:rPr>
          <w:delText>AdditionalKeyInfoType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AdditionalKeyInfo</w:delText>
        </w:r>
        <w:r w:rsidDel="00B33063">
          <w:delText xml:space="preserve"> </w:delText>
        </w:r>
        <w:r w:rsidRPr="005A6FFD" w:rsidDel="00B33063">
          <w:delText>component.</w:delText>
        </w:r>
        <w:bookmarkStart w:id="17808" w:name="_Toc10200960"/>
        <w:bookmarkEnd w:id="17808"/>
      </w:del>
    </w:p>
    <w:p w14:paraId="35721A55" w14:textId="2098E43C" w:rsidR="00564C22" w:rsidDel="00B33063" w:rsidRDefault="009B1AF1" w:rsidP="00564C22">
      <w:pPr>
        <w:rPr>
          <w:del w:id="17809" w:author="Andreas Kuehne" w:date="2019-05-31T12:22:00Z"/>
        </w:rPr>
      </w:pPr>
      <w:del w:id="1781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AdditionalKeyInfoType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811" w:name="_Toc10200961"/>
        <w:bookmarkEnd w:id="17811"/>
      </w:del>
    </w:p>
    <w:p w14:paraId="75690F02" w14:textId="24BBD5D4" w:rsidR="00564C22" w:rsidDel="00B33063" w:rsidRDefault="009B1AF1" w:rsidP="00564C22">
      <w:pPr>
        <w:pStyle w:val="Code"/>
        <w:rPr>
          <w:del w:id="17812" w:author="Andreas Kuehne" w:date="2019-05-31T12:22:00Z"/>
        </w:rPr>
      </w:pPr>
      <w:del w:id="1781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AdditionalKeyInfoType</w:delText>
        </w:r>
        <w:r w:rsidDel="00B33063">
          <w:rPr>
            <w:color w:val="943634" w:themeColor="accent2" w:themeShade="BF"/>
          </w:rPr>
          <w:delText>"</w:delText>
        </w:r>
        <w:r w:rsidDel="00B33063">
          <w:rPr>
            <w:color w:val="31849B" w:themeColor="accent5" w:themeShade="BF"/>
          </w:rPr>
          <w:delText>&gt;</w:delText>
        </w:r>
        <w:bookmarkStart w:id="17814" w:name="_Toc10200962"/>
        <w:bookmarkEnd w:id="17814"/>
      </w:del>
    </w:p>
    <w:p w14:paraId="5A71C1A7" w14:textId="07D48EC5" w:rsidR="00564C22" w:rsidDel="00B33063" w:rsidRDefault="009B1AF1" w:rsidP="00564C22">
      <w:pPr>
        <w:pStyle w:val="Code"/>
        <w:rPr>
          <w:del w:id="17815" w:author="Andreas Kuehne" w:date="2019-05-31T12:22:00Z"/>
        </w:rPr>
      </w:pPr>
      <w:del w:id="17816" w:author="Andreas Kuehne" w:date="2019-05-31T12:22:00Z">
        <w:r w:rsidDel="00B33063">
          <w:rPr>
            <w:color w:val="31849B" w:themeColor="accent5" w:themeShade="BF"/>
          </w:rPr>
          <w:delText xml:space="preserve">  &lt;xs:choice&gt;</w:delText>
        </w:r>
        <w:bookmarkStart w:id="17817" w:name="_Toc10200963"/>
        <w:bookmarkEnd w:id="17817"/>
      </w:del>
    </w:p>
    <w:p w14:paraId="591EFC4F" w14:textId="37924AB1" w:rsidR="00564C22" w:rsidDel="00B33063" w:rsidRDefault="009B1AF1" w:rsidP="00564C22">
      <w:pPr>
        <w:pStyle w:val="Code"/>
        <w:rPr>
          <w:del w:id="17818" w:author="Andreas Kuehne" w:date="2019-05-31T12:22:00Z"/>
        </w:rPr>
      </w:pPr>
      <w:del w:id="1781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7820" w:name="_Toc10200964"/>
        <w:bookmarkEnd w:id="17820"/>
      </w:del>
    </w:p>
    <w:p w14:paraId="14C237F8" w14:textId="7AFE767A" w:rsidR="00564C22" w:rsidDel="00B33063" w:rsidRDefault="009B1AF1" w:rsidP="00564C22">
      <w:pPr>
        <w:pStyle w:val="Code"/>
        <w:rPr>
          <w:del w:id="17821" w:author="Andreas Kuehne" w:date="2019-05-31T12:22:00Z"/>
        </w:rPr>
      </w:pPr>
      <w:del w:id="178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7823" w:name="_Toc10200965"/>
        <w:bookmarkEnd w:id="17823"/>
      </w:del>
    </w:p>
    <w:p w14:paraId="79E9F3B1" w14:textId="53C5D228" w:rsidR="00564C22" w:rsidDel="00B33063" w:rsidRDefault="009B1AF1" w:rsidP="00564C22">
      <w:pPr>
        <w:pStyle w:val="Code"/>
        <w:rPr>
          <w:del w:id="17824" w:author="Andreas Kuehne" w:date="2019-05-31T12:22:00Z"/>
        </w:rPr>
      </w:pPr>
      <w:del w:id="178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7826" w:name="_Toc10200966"/>
        <w:bookmarkEnd w:id="17826"/>
      </w:del>
    </w:p>
    <w:p w14:paraId="1F36BBE6" w14:textId="69166B46" w:rsidR="00564C22" w:rsidDel="00B33063" w:rsidRDefault="009B1AF1" w:rsidP="00564C22">
      <w:pPr>
        <w:pStyle w:val="Code"/>
        <w:rPr>
          <w:del w:id="17827" w:author="Andreas Kuehne" w:date="2019-05-31T12:22:00Z"/>
        </w:rPr>
      </w:pPr>
      <w:del w:id="178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7829" w:name="_Toc10200967"/>
        <w:bookmarkEnd w:id="17829"/>
      </w:del>
    </w:p>
    <w:p w14:paraId="11D31DEE" w14:textId="5B8155A9" w:rsidR="00564C22" w:rsidDel="00B33063" w:rsidRDefault="009B1AF1" w:rsidP="00564C22">
      <w:pPr>
        <w:pStyle w:val="Code"/>
        <w:rPr>
          <w:del w:id="17830" w:author="Andreas Kuehne" w:date="2019-05-31T12:22:00Z"/>
        </w:rPr>
      </w:pPr>
      <w:del w:id="178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7832" w:name="_Toc10200968"/>
        <w:bookmarkEnd w:id="17832"/>
      </w:del>
    </w:p>
    <w:p w14:paraId="6B2FEFDA" w14:textId="5B93DB1B" w:rsidR="00564C22" w:rsidDel="00B33063" w:rsidRDefault="009B1AF1" w:rsidP="00564C22">
      <w:pPr>
        <w:pStyle w:val="Code"/>
        <w:rPr>
          <w:del w:id="17833" w:author="Andreas Kuehne" w:date="2019-05-31T12:22:00Z"/>
        </w:rPr>
      </w:pPr>
      <w:del w:id="178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X509CRL</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7835" w:name="_Toc10200969"/>
        <w:bookmarkEnd w:id="17835"/>
      </w:del>
    </w:p>
    <w:p w14:paraId="29116779" w14:textId="7B6DFCC9" w:rsidR="00564C22" w:rsidDel="00B33063" w:rsidRDefault="009B1AF1" w:rsidP="00564C22">
      <w:pPr>
        <w:pStyle w:val="Code"/>
        <w:rPr>
          <w:del w:id="17836" w:author="Andreas Kuehne" w:date="2019-05-31T12:22:00Z"/>
        </w:rPr>
      </w:pPr>
      <w:del w:id="178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OCSPResponse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7838" w:name="_Toc10200970"/>
        <w:bookmarkEnd w:id="17838"/>
      </w:del>
    </w:p>
    <w:p w14:paraId="1BBB4861" w14:textId="12F0161A" w:rsidR="00564C22" w:rsidDel="00B33063" w:rsidRDefault="009B1AF1" w:rsidP="00564C22">
      <w:pPr>
        <w:pStyle w:val="Code"/>
        <w:rPr>
          <w:del w:id="17839" w:author="Andreas Kuehne" w:date="2019-05-31T12:22:00Z"/>
        </w:rPr>
      </w:pPr>
      <w:del w:id="178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PoE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7841" w:name="_Toc10200971"/>
        <w:bookmarkEnd w:id="17841"/>
      </w:del>
    </w:p>
    <w:p w14:paraId="7AD46649" w14:textId="6FCBAA4D" w:rsidR="00564C22" w:rsidDel="00B33063" w:rsidRDefault="009B1AF1" w:rsidP="00564C22">
      <w:pPr>
        <w:pStyle w:val="Code"/>
        <w:rPr>
          <w:del w:id="17842" w:author="Andreas Kuehne" w:date="2019-05-31T12:22:00Z"/>
        </w:rPr>
      </w:pPr>
      <w:del w:id="17843" w:author="Andreas Kuehne" w:date="2019-05-31T12:22:00Z">
        <w:r w:rsidDel="00B33063">
          <w:rPr>
            <w:color w:val="31849B" w:themeColor="accent5" w:themeShade="BF"/>
          </w:rPr>
          <w:delText xml:space="preserve">  &lt;/xs:choice&gt;</w:delText>
        </w:r>
        <w:bookmarkStart w:id="17844" w:name="_Toc10200972"/>
        <w:bookmarkEnd w:id="17844"/>
      </w:del>
    </w:p>
    <w:p w14:paraId="4164EF70" w14:textId="0D801327" w:rsidR="00564C22" w:rsidDel="00B33063" w:rsidRDefault="009B1AF1" w:rsidP="00564C22">
      <w:pPr>
        <w:pStyle w:val="Code"/>
        <w:rPr>
          <w:del w:id="17845" w:author="Andreas Kuehne" w:date="2019-05-31T12:22:00Z"/>
        </w:rPr>
      </w:pPr>
      <w:del w:id="17846" w:author="Andreas Kuehne" w:date="2019-05-31T12:22:00Z">
        <w:r w:rsidDel="00B33063">
          <w:rPr>
            <w:color w:val="31849B" w:themeColor="accent5" w:themeShade="BF"/>
          </w:rPr>
          <w:delText>&lt;/xs:complexType&gt;</w:delText>
        </w:r>
        <w:bookmarkStart w:id="17847" w:name="_Toc10200973"/>
        <w:bookmarkEnd w:id="17847"/>
      </w:del>
    </w:p>
    <w:p w14:paraId="58426B56" w14:textId="68A0141F" w:rsidR="00564C22" w:rsidDel="00B33063" w:rsidRDefault="009B1AF1" w:rsidP="00564C22">
      <w:pPr>
        <w:spacing w:line="259" w:lineRule="auto"/>
        <w:rPr>
          <w:del w:id="17848" w:author="Andreas Kuehne" w:date="2019-05-31T12:22:00Z"/>
        </w:rPr>
      </w:pPr>
      <w:del w:id="178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AdditionalKeyInfoType</w:delText>
        </w:r>
        <w:r w:rsidRPr="71C71F8C" w:rsidDel="00B33063">
          <w:delText xml:space="preserve"> </w:delText>
        </w:r>
        <w:r w:rsidDel="00B33063">
          <w:delText xml:space="preserve">XML element SHALL implement in XML syntax the sub-component that has a name equal to its local name. </w:delText>
        </w:r>
        <w:bookmarkStart w:id="17850" w:name="_Toc10200974"/>
        <w:bookmarkEnd w:id="17850"/>
      </w:del>
    </w:p>
    <w:p w14:paraId="071C9F4F" w14:textId="4B743A33" w:rsidR="00564C22" w:rsidDel="00B33063" w:rsidRDefault="009B1AF1" w:rsidP="00564C22">
      <w:pPr>
        <w:pStyle w:val="berschrift3"/>
        <w:rPr>
          <w:del w:id="17851" w:author="Andreas Kuehne" w:date="2019-05-31T12:22:00Z"/>
        </w:rPr>
      </w:pPr>
      <w:bookmarkStart w:id="17852" w:name="_RefCompE64F9E9A"/>
      <w:del w:id="17853" w:author="Andreas Kuehne" w:date="2019-05-31T12:22:00Z">
        <w:r w:rsidDel="00B33063">
          <w:delText>Component ProcessingDetails</w:delText>
        </w:r>
        <w:bookmarkStart w:id="17854" w:name="_Toc10200975"/>
        <w:bookmarkEnd w:id="17852"/>
        <w:bookmarkEnd w:id="17854"/>
      </w:del>
    </w:p>
    <w:p w14:paraId="70183DBD" w14:textId="4E18CD92" w:rsidR="00564C22" w:rsidDel="00B33063" w:rsidRDefault="001725A5" w:rsidP="00564C22">
      <w:pPr>
        <w:rPr>
          <w:del w:id="17855" w:author="Andreas Kuehne" w:date="2019-05-31T12:22:00Z"/>
        </w:rPr>
      </w:pPr>
      <w:del w:id="17856" w:author="Andreas Kuehne" w:date="2019-05-31T12:22:00Z">
        <w:r w:rsidRPr="003A06D0" w:rsidDel="00B33063">
          <w:delText xml:space="preserve">The </w:delText>
        </w:r>
        <w:r w:rsidRPr="003A06D0" w:rsidDel="00B33063">
          <w:rPr>
            <w:rFonts w:ascii="Courier New" w:eastAsia="Courier New" w:hAnsi="Courier New" w:cs="Courier New"/>
            <w:lang w:val="en-GB"/>
          </w:rPr>
          <w:delText>ProcessingDetails</w:delText>
        </w:r>
        <w:r w:rsidRPr="003A06D0" w:rsidDel="00B33063">
          <w:delText xml:space="preserve"> component elaborates on what signature verification steps succeeded or failed.</w:delText>
        </w:r>
        <w:bookmarkStart w:id="17857" w:name="_Toc10200976"/>
        <w:bookmarkEnd w:id="17857"/>
      </w:del>
    </w:p>
    <w:p w14:paraId="6D0563A8" w14:textId="33428483" w:rsidR="00564C22" w:rsidDel="00B33063" w:rsidRDefault="009B1AF1" w:rsidP="00564C22">
      <w:pPr>
        <w:rPr>
          <w:del w:id="17858" w:author="Andreas Kuehne" w:date="2019-05-31T12:22:00Z"/>
        </w:rPr>
      </w:pPr>
      <w:del w:id="17859" w:author="Andreas Kuehne" w:date="2019-05-31T12:22:00Z">
        <w:r w:rsidDel="00B33063">
          <w:delText>Below follows a list of the sub-components that constitute this component:</w:delText>
        </w:r>
        <w:bookmarkStart w:id="17860" w:name="_Toc10200977"/>
        <w:bookmarkEnd w:id="17860"/>
      </w:del>
    </w:p>
    <w:p w14:paraId="02CD28BC" w14:textId="7AFDDDFD" w:rsidR="00564C22" w:rsidDel="00B33063" w:rsidRDefault="009B1AF1" w:rsidP="00564C22">
      <w:pPr>
        <w:pStyle w:val="Member"/>
        <w:rPr>
          <w:del w:id="17861" w:author="Andreas Kuehne" w:date="2019-05-31T12:22:00Z"/>
        </w:rPr>
      </w:pPr>
      <w:del w:id="17862" w:author="Andreas Kuehne" w:date="2019-05-31T12:22:00Z">
        <w:r w:rsidDel="00B33063">
          <w:delText xml:space="preserve">The OPTIONAL </w:delText>
        </w:r>
        <w:r w:rsidRPr="35C1378D" w:rsidDel="00B33063">
          <w:rPr>
            <w:rStyle w:val="Datatype"/>
          </w:rPr>
          <w:delText>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ValidDetail</w:delText>
        </w:r>
        <w:r w:rsidRPr="003A06D0" w:rsidDel="00B33063">
          <w:delText xml:space="preserve"> element holds verification details that were evaluated and found to be valid.</w:delText>
        </w:r>
        <w:bookmarkStart w:id="17863" w:name="_Toc10200978"/>
        <w:bookmarkEnd w:id="17863"/>
      </w:del>
    </w:p>
    <w:p w14:paraId="13A05BCA" w14:textId="5C963554" w:rsidR="00564C22" w:rsidDel="00B33063" w:rsidRDefault="009B1AF1" w:rsidP="00564C22">
      <w:pPr>
        <w:pStyle w:val="Member"/>
        <w:rPr>
          <w:del w:id="17864" w:author="Andreas Kuehne" w:date="2019-05-31T12:22:00Z"/>
        </w:rPr>
      </w:pPr>
      <w:del w:id="17865" w:author="Andreas Kuehne" w:date="2019-05-31T12:22:00Z">
        <w:r w:rsidDel="00B33063">
          <w:delText xml:space="preserve">The OPTIONAL </w:delText>
        </w:r>
        <w:r w:rsidRPr="35C1378D" w:rsidDel="00B33063">
          <w:rPr>
            <w:rStyle w:val="Datatype"/>
          </w:rPr>
          <w:delText>IndeterminateDetail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IndeterminateDetail</w:delText>
        </w:r>
        <w:r w:rsidRPr="003A06D0" w:rsidDel="00B33063">
          <w:delText xml:space="preserve"> element holds verification details that could not be evaluated or were evaluated and returned an indeterminate result.</w:delText>
        </w:r>
        <w:bookmarkStart w:id="17866" w:name="_Toc10200979"/>
        <w:bookmarkEnd w:id="17866"/>
      </w:del>
    </w:p>
    <w:p w14:paraId="09EDFD4D" w14:textId="4D43265C" w:rsidR="00564C22" w:rsidDel="00B33063" w:rsidRDefault="009B1AF1" w:rsidP="00564C22">
      <w:pPr>
        <w:pStyle w:val="Member"/>
        <w:rPr>
          <w:del w:id="17867" w:author="Andreas Kuehne" w:date="2019-05-31T12:22:00Z"/>
        </w:rPr>
      </w:pPr>
      <w:del w:id="17868" w:author="Andreas Kuehne" w:date="2019-05-31T12:22:00Z">
        <w:r w:rsidDel="00B33063">
          <w:delText xml:space="preserve">The OPTIONAL </w:delText>
        </w:r>
        <w:r w:rsidRPr="35C1378D" w:rsidDel="00B33063">
          <w:rPr>
            <w:rStyle w:val="Datatype"/>
          </w:rPr>
          <w:delText>InvalidDetail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optional </w:delText>
        </w:r>
        <w:r w:rsidRPr="003A06D0" w:rsidDel="00B33063">
          <w:rPr>
            <w:rStyle w:val="Datatype"/>
            <w:lang w:val="en-GB"/>
          </w:rPr>
          <w:delText>InvalidDetail</w:delText>
        </w:r>
        <w:r w:rsidRPr="003A06D0" w:rsidDel="00B33063">
          <w:delText xml:space="preserve"> element holds verification details that were evaluated and found to be invalid.</w:delText>
        </w:r>
        <w:bookmarkStart w:id="17869" w:name="_Toc10200980"/>
        <w:bookmarkEnd w:id="17869"/>
      </w:del>
    </w:p>
    <w:p w14:paraId="0A1B1DD6" w14:textId="00F8EF48" w:rsidR="00564C22" w:rsidDel="00B33063" w:rsidRDefault="009B1AF1" w:rsidP="00564C22">
      <w:pPr>
        <w:pStyle w:val="berschrift4"/>
        <w:rPr>
          <w:del w:id="17870" w:author="Andreas Kuehne" w:date="2019-05-31T12:22:00Z"/>
        </w:rPr>
      </w:pPr>
      <w:del w:id="17871" w:author="Andreas Kuehne" w:date="2019-05-31T12:22:00Z">
        <w:r w:rsidDel="00B33063">
          <w:delText>ProcessingDetails – JSON Syntax</w:delText>
        </w:r>
        <w:bookmarkStart w:id="17872" w:name="_Toc10200981"/>
        <w:bookmarkEnd w:id="17872"/>
      </w:del>
    </w:p>
    <w:p w14:paraId="4D544A52" w14:textId="7387E0C8" w:rsidR="00564C22" w:rsidRPr="0248A3D1" w:rsidDel="00B33063" w:rsidRDefault="009B1AF1" w:rsidP="00564C22">
      <w:pPr>
        <w:rPr>
          <w:del w:id="17873" w:author="Andreas Kuehne" w:date="2019-05-31T12:22:00Z"/>
        </w:rPr>
      </w:pPr>
      <w:del w:id="178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ProcessingDetails</w:delText>
        </w:r>
        <w:r w:rsidDel="00B33063">
          <w:delText xml:space="preserve"> component.</w:delText>
        </w:r>
        <w:bookmarkStart w:id="17875" w:name="_Toc10200982"/>
        <w:bookmarkEnd w:id="17875"/>
      </w:del>
    </w:p>
    <w:p w14:paraId="35B412BE" w14:textId="70AC0438" w:rsidR="00564C22" w:rsidRPr="C2430093" w:rsidDel="00B33063" w:rsidRDefault="009B1AF1" w:rsidP="00564C22">
      <w:pPr>
        <w:spacing w:line="259" w:lineRule="auto"/>
        <w:rPr>
          <w:del w:id="17876" w:author="Andreas Kuehne" w:date="2019-05-31T12:22:00Z"/>
          <w:rFonts w:eastAsia="Arial" w:cs="Arial"/>
          <w:sz w:val="22"/>
          <w:szCs w:val="22"/>
        </w:rPr>
      </w:pPr>
      <w:del w:id="1787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ProcessingDetails</w:delText>
        </w:r>
        <w:r w:rsidRPr="002062A5" w:rsidDel="00B33063">
          <w:rPr>
            <w:rFonts w:eastAsia="Arial" w:cs="Arial"/>
            <w:sz w:val="22"/>
            <w:szCs w:val="22"/>
          </w:rPr>
          <w:delText xml:space="preserve"> using JSON-specific names mapped as shown in the table below.</w:delText>
        </w:r>
        <w:bookmarkStart w:id="17878" w:name="_Toc10200983"/>
        <w:bookmarkEnd w:id="17878"/>
      </w:del>
    </w:p>
    <w:tbl>
      <w:tblPr>
        <w:tblStyle w:val="Gitternetztabelle1hell1"/>
        <w:tblW w:w="0" w:type="auto"/>
        <w:tblLook w:val="04A0" w:firstRow="1" w:lastRow="0" w:firstColumn="1" w:lastColumn="0" w:noHBand="0" w:noVBand="1"/>
      </w:tblPr>
      <w:tblGrid>
        <w:gridCol w:w="4675"/>
        <w:gridCol w:w="4675"/>
      </w:tblGrid>
      <w:tr w:rsidR="00564C22" w:rsidDel="00B33063" w14:paraId="77F4F33A" w14:textId="4F610499" w:rsidTr="00564C22">
        <w:trPr>
          <w:cnfStyle w:val="100000000000" w:firstRow="1" w:lastRow="0" w:firstColumn="0" w:lastColumn="0" w:oddVBand="0" w:evenVBand="0" w:oddHBand="0" w:evenHBand="0" w:firstRowFirstColumn="0" w:firstRowLastColumn="0" w:lastRowFirstColumn="0" w:lastRowLastColumn="0"/>
          <w:del w:id="178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3FCC87" w14:textId="0FD7FF1D" w:rsidR="00564C22" w:rsidDel="00B33063" w:rsidRDefault="009B1AF1" w:rsidP="00564C22">
            <w:pPr>
              <w:pStyle w:val="Beschriftung"/>
              <w:rPr>
                <w:del w:id="17880" w:author="Andreas Kuehne" w:date="2019-05-31T12:22:00Z"/>
              </w:rPr>
            </w:pPr>
            <w:del w:id="17881" w:author="Andreas Kuehne" w:date="2019-05-31T12:22:00Z">
              <w:r w:rsidDel="00B33063">
                <w:delText>Element</w:delText>
              </w:r>
              <w:bookmarkStart w:id="17882" w:name="_Toc10200984"/>
              <w:bookmarkEnd w:id="17882"/>
            </w:del>
          </w:p>
        </w:tc>
        <w:tc>
          <w:tcPr>
            <w:tcW w:w="4675" w:type="dxa"/>
          </w:tcPr>
          <w:p w14:paraId="22963827" w14:textId="1FEC82C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883" w:author="Andreas Kuehne" w:date="2019-05-31T12:22:00Z"/>
              </w:rPr>
            </w:pPr>
            <w:del w:id="17884" w:author="Andreas Kuehne" w:date="2019-05-31T12:22:00Z">
              <w:r w:rsidDel="00B33063">
                <w:delText>Implementing JSON member name</w:delText>
              </w:r>
              <w:bookmarkStart w:id="17885" w:name="_Toc10200985"/>
              <w:bookmarkEnd w:id="17885"/>
            </w:del>
          </w:p>
        </w:tc>
        <w:bookmarkStart w:id="17886" w:name="_Toc10200986"/>
        <w:bookmarkEnd w:id="17886"/>
      </w:tr>
      <w:tr w:rsidR="00564C22" w:rsidDel="00B33063" w14:paraId="0AD47FBE" w14:textId="0ABC4E19" w:rsidTr="00564C22">
        <w:trPr>
          <w:del w:id="178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23E7B8" w14:textId="360E4CAD" w:rsidR="00564C22" w:rsidRPr="002062A5" w:rsidDel="00B33063" w:rsidRDefault="009B1AF1" w:rsidP="00564C22">
            <w:pPr>
              <w:pStyle w:val="Beschriftung"/>
              <w:rPr>
                <w:del w:id="17888" w:author="Andreas Kuehne" w:date="2019-05-31T12:22:00Z"/>
                <w:rStyle w:val="Datatype"/>
                <w:b w:val="0"/>
                <w:bCs w:val="0"/>
              </w:rPr>
            </w:pPr>
            <w:del w:id="17889" w:author="Andreas Kuehne" w:date="2019-05-31T12:22:00Z">
              <w:r w:rsidRPr="002062A5" w:rsidDel="00B33063">
                <w:rPr>
                  <w:rStyle w:val="Datatype"/>
                </w:rPr>
                <w:delText>ValidDetail</w:delText>
              </w:r>
              <w:bookmarkStart w:id="17890" w:name="_Toc10200987"/>
              <w:bookmarkEnd w:id="17890"/>
            </w:del>
          </w:p>
        </w:tc>
        <w:tc>
          <w:tcPr>
            <w:tcW w:w="4675" w:type="dxa"/>
          </w:tcPr>
          <w:p w14:paraId="7B7D23D4" w14:textId="68F499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91" w:author="Andreas Kuehne" w:date="2019-05-31T12:22:00Z"/>
                <w:rStyle w:val="Datatype"/>
              </w:rPr>
            </w:pPr>
            <w:del w:id="17892" w:author="Andreas Kuehne" w:date="2019-05-31T12:22:00Z">
              <w:r w:rsidRPr="002062A5" w:rsidDel="00B33063">
                <w:rPr>
                  <w:rStyle w:val="Datatype"/>
                </w:rPr>
                <w:delText>valid</w:delText>
              </w:r>
              <w:bookmarkStart w:id="17893" w:name="_Toc10200988"/>
              <w:bookmarkEnd w:id="17893"/>
            </w:del>
          </w:p>
        </w:tc>
        <w:bookmarkStart w:id="17894" w:name="_Toc10200989"/>
        <w:bookmarkEnd w:id="17894"/>
      </w:tr>
      <w:tr w:rsidR="00564C22" w:rsidDel="00B33063" w14:paraId="0716F602" w14:textId="3E3D4414" w:rsidTr="00564C22">
        <w:trPr>
          <w:del w:id="178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55C17" w14:textId="07AD59A8" w:rsidR="00564C22" w:rsidRPr="002062A5" w:rsidDel="00B33063" w:rsidRDefault="009B1AF1" w:rsidP="00564C22">
            <w:pPr>
              <w:pStyle w:val="Beschriftung"/>
              <w:rPr>
                <w:del w:id="17896" w:author="Andreas Kuehne" w:date="2019-05-31T12:22:00Z"/>
                <w:rStyle w:val="Datatype"/>
                <w:b w:val="0"/>
                <w:bCs w:val="0"/>
              </w:rPr>
            </w:pPr>
            <w:del w:id="17897" w:author="Andreas Kuehne" w:date="2019-05-31T12:22:00Z">
              <w:r w:rsidRPr="002062A5" w:rsidDel="00B33063">
                <w:rPr>
                  <w:rStyle w:val="Datatype"/>
                </w:rPr>
                <w:delText>IndeterminateDetail</w:delText>
              </w:r>
              <w:bookmarkStart w:id="17898" w:name="_Toc10200990"/>
              <w:bookmarkEnd w:id="17898"/>
            </w:del>
          </w:p>
        </w:tc>
        <w:tc>
          <w:tcPr>
            <w:tcW w:w="4675" w:type="dxa"/>
          </w:tcPr>
          <w:p w14:paraId="3B1A9D72" w14:textId="023174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99" w:author="Andreas Kuehne" w:date="2019-05-31T12:22:00Z"/>
                <w:rStyle w:val="Datatype"/>
              </w:rPr>
            </w:pPr>
            <w:del w:id="17900" w:author="Andreas Kuehne" w:date="2019-05-31T12:22:00Z">
              <w:r w:rsidRPr="002062A5" w:rsidDel="00B33063">
                <w:rPr>
                  <w:rStyle w:val="Datatype"/>
                </w:rPr>
                <w:delText>indeterminate</w:delText>
              </w:r>
              <w:bookmarkStart w:id="17901" w:name="_Toc10200991"/>
              <w:bookmarkEnd w:id="17901"/>
            </w:del>
          </w:p>
        </w:tc>
        <w:bookmarkStart w:id="17902" w:name="_Toc10200992"/>
        <w:bookmarkEnd w:id="17902"/>
      </w:tr>
      <w:tr w:rsidR="00564C22" w:rsidDel="00B33063" w14:paraId="323476CA" w14:textId="7833F5F0" w:rsidTr="00564C22">
        <w:trPr>
          <w:del w:id="17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E86B2B" w14:textId="1D54A4A3" w:rsidR="00564C22" w:rsidRPr="002062A5" w:rsidDel="00B33063" w:rsidRDefault="009B1AF1" w:rsidP="00564C22">
            <w:pPr>
              <w:pStyle w:val="Beschriftung"/>
              <w:rPr>
                <w:del w:id="17904" w:author="Andreas Kuehne" w:date="2019-05-31T12:22:00Z"/>
                <w:rStyle w:val="Datatype"/>
                <w:b w:val="0"/>
                <w:bCs w:val="0"/>
              </w:rPr>
            </w:pPr>
            <w:del w:id="17905" w:author="Andreas Kuehne" w:date="2019-05-31T12:22:00Z">
              <w:r w:rsidRPr="002062A5" w:rsidDel="00B33063">
                <w:rPr>
                  <w:rStyle w:val="Datatype"/>
                </w:rPr>
                <w:delText>InvalidDetail</w:delText>
              </w:r>
              <w:bookmarkStart w:id="17906" w:name="_Toc10200993"/>
              <w:bookmarkEnd w:id="17906"/>
            </w:del>
          </w:p>
        </w:tc>
        <w:tc>
          <w:tcPr>
            <w:tcW w:w="4675" w:type="dxa"/>
          </w:tcPr>
          <w:p w14:paraId="6D640C30" w14:textId="5ACFFD4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07" w:author="Andreas Kuehne" w:date="2019-05-31T12:22:00Z"/>
                <w:rStyle w:val="Datatype"/>
              </w:rPr>
            </w:pPr>
            <w:del w:id="17908" w:author="Andreas Kuehne" w:date="2019-05-31T12:22:00Z">
              <w:r w:rsidRPr="002062A5" w:rsidDel="00B33063">
                <w:rPr>
                  <w:rStyle w:val="Datatype"/>
                </w:rPr>
                <w:delText>invalid</w:delText>
              </w:r>
              <w:bookmarkStart w:id="17909" w:name="_Toc10200994"/>
              <w:bookmarkEnd w:id="17909"/>
            </w:del>
          </w:p>
        </w:tc>
        <w:bookmarkStart w:id="17910" w:name="_Toc10200995"/>
        <w:bookmarkEnd w:id="17910"/>
      </w:tr>
    </w:tbl>
    <w:p w14:paraId="21BDE5D9" w14:textId="64A83E60" w:rsidR="00564C22" w:rsidRPr="0202B381" w:rsidDel="00B33063" w:rsidRDefault="009B1AF1" w:rsidP="00564C22">
      <w:pPr>
        <w:rPr>
          <w:del w:id="17911" w:author="Andreas Kuehne" w:date="2019-05-31T12:22:00Z"/>
        </w:rPr>
      </w:pPr>
      <w:del w:id="1791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913" w:name="_Toc10200996"/>
        <w:bookmarkEnd w:id="17913"/>
      </w:del>
    </w:p>
    <w:p w14:paraId="0D276DBB" w14:textId="3A757939" w:rsidR="00564C22" w:rsidDel="00B33063" w:rsidRDefault="009B1AF1" w:rsidP="00564C22">
      <w:pPr>
        <w:pStyle w:val="Code"/>
        <w:spacing w:line="259" w:lineRule="auto"/>
        <w:rPr>
          <w:del w:id="17914" w:author="Andreas Kuehne" w:date="2019-05-31T12:22:00Z"/>
        </w:rPr>
      </w:pPr>
      <w:del w:id="17915" w:author="Andreas Kuehne" w:date="2019-05-31T12:22:00Z">
        <w:r w:rsidDel="00B33063">
          <w:rPr>
            <w:color w:val="31849B" w:themeColor="accent5" w:themeShade="BF"/>
          </w:rPr>
          <w:delText>"dss2-ProcessingDetailsType"</w:delText>
        </w:r>
        <w:r w:rsidDel="00B33063">
          <w:delText>: {</w:delText>
        </w:r>
        <w:bookmarkStart w:id="17916" w:name="_Toc10200997"/>
        <w:bookmarkEnd w:id="17916"/>
      </w:del>
    </w:p>
    <w:p w14:paraId="3CA965BE" w14:textId="77873223" w:rsidR="00564C22" w:rsidDel="00B33063" w:rsidRDefault="009B1AF1" w:rsidP="00564C22">
      <w:pPr>
        <w:pStyle w:val="Code"/>
        <w:spacing w:line="259" w:lineRule="auto"/>
        <w:rPr>
          <w:del w:id="17917" w:author="Andreas Kuehne" w:date="2019-05-31T12:22:00Z"/>
        </w:rPr>
      </w:pPr>
      <w:del w:id="179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919" w:name="_Toc10200998"/>
        <w:bookmarkEnd w:id="17919"/>
      </w:del>
    </w:p>
    <w:p w14:paraId="49B0F673" w14:textId="5EDF1F69" w:rsidR="00564C22" w:rsidDel="00B33063" w:rsidRDefault="009B1AF1" w:rsidP="00564C22">
      <w:pPr>
        <w:pStyle w:val="Code"/>
        <w:spacing w:line="259" w:lineRule="auto"/>
        <w:rPr>
          <w:del w:id="17920" w:author="Andreas Kuehne" w:date="2019-05-31T12:22:00Z"/>
        </w:rPr>
      </w:pPr>
      <w:del w:id="17921" w:author="Andreas Kuehne" w:date="2019-05-31T12:22:00Z">
        <w:r w:rsidDel="00B33063">
          <w:rPr>
            <w:color w:val="31849B" w:themeColor="accent5" w:themeShade="BF"/>
          </w:rPr>
          <w:delText xml:space="preserve">  "properties"</w:delText>
        </w:r>
        <w:r w:rsidDel="00B33063">
          <w:delText>: {</w:delText>
        </w:r>
        <w:bookmarkStart w:id="17922" w:name="_Toc10200999"/>
        <w:bookmarkEnd w:id="17922"/>
      </w:del>
    </w:p>
    <w:p w14:paraId="24EB7E1C" w14:textId="5E0D3A34" w:rsidR="00564C22" w:rsidDel="00B33063" w:rsidRDefault="009B1AF1" w:rsidP="00564C22">
      <w:pPr>
        <w:pStyle w:val="Code"/>
        <w:spacing w:line="259" w:lineRule="auto"/>
        <w:rPr>
          <w:del w:id="17923" w:author="Andreas Kuehne" w:date="2019-05-31T12:22:00Z"/>
        </w:rPr>
      </w:pPr>
      <w:del w:id="17924" w:author="Andreas Kuehne" w:date="2019-05-31T12:22:00Z">
        <w:r w:rsidDel="00B33063">
          <w:rPr>
            <w:color w:val="31849B" w:themeColor="accent5" w:themeShade="BF"/>
          </w:rPr>
          <w:delText xml:space="preserve">    "valid"</w:delText>
        </w:r>
        <w:r w:rsidDel="00B33063">
          <w:delText>: {</w:delText>
        </w:r>
        <w:bookmarkStart w:id="17925" w:name="_Toc10201000"/>
        <w:bookmarkEnd w:id="17925"/>
      </w:del>
    </w:p>
    <w:p w14:paraId="7951B3F6" w14:textId="6A9784E6" w:rsidR="00564C22" w:rsidDel="00B33063" w:rsidRDefault="009B1AF1" w:rsidP="00564C22">
      <w:pPr>
        <w:pStyle w:val="Code"/>
        <w:spacing w:line="259" w:lineRule="auto"/>
        <w:rPr>
          <w:del w:id="17926" w:author="Andreas Kuehne" w:date="2019-05-31T12:22:00Z"/>
        </w:rPr>
      </w:pPr>
      <w:del w:id="179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28" w:name="_Toc10201001"/>
        <w:bookmarkEnd w:id="17928"/>
      </w:del>
    </w:p>
    <w:p w14:paraId="4E71E29F" w14:textId="77DE34CD" w:rsidR="00564C22" w:rsidDel="00B33063" w:rsidRDefault="009B1AF1" w:rsidP="00564C22">
      <w:pPr>
        <w:pStyle w:val="Code"/>
        <w:spacing w:line="259" w:lineRule="auto"/>
        <w:rPr>
          <w:del w:id="17929" w:author="Andreas Kuehne" w:date="2019-05-31T12:22:00Z"/>
        </w:rPr>
      </w:pPr>
      <w:del w:id="17930" w:author="Andreas Kuehne" w:date="2019-05-31T12:22:00Z">
        <w:r w:rsidDel="00B33063">
          <w:rPr>
            <w:color w:val="31849B" w:themeColor="accent5" w:themeShade="BF"/>
          </w:rPr>
          <w:delText xml:space="preserve">      "items"</w:delText>
        </w:r>
        <w:r w:rsidDel="00B33063">
          <w:delText>: {</w:delText>
        </w:r>
        <w:bookmarkStart w:id="17931" w:name="_Toc10201002"/>
        <w:bookmarkEnd w:id="17931"/>
      </w:del>
    </w:p>
    <w:p w14:paraId="020FCA27" w14:textId="0A80DD06" w:rsidR="00564C22" w:rsidDel="00B33063" w:rsidRDefault="009B1AF1" w:rsidP="00564C22">
      <w:pPr>
        <w:pStyle w:val="Code"/>
        <w:spacing w:line="259" w:lineRule="auto"/>
        <w:rPr>
          <w:del w:id="17932" w:author="Andreas Kuehne" w:date="2019-05-31T12:22:00Z"/>
        </w:rPr>
      </w:pPr>
      <w:del w:id="1793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7934" w:name="_Toc10201003"/>
        <w:bookmarkEnd w:id="17934"/>
      </w:del>
    </w:p>
    <w:p w14:paraId="32CAEC39" w14:textId="392BB851" w:rsidR="00564C22" w:rsidDel="00B33063" w:rsidRDefault="009B1AF1" w:rsidP="00564C22">
      <w:pPr>
        <w:pStyle w:val="Code"/>
        <w:spacing w:line="259" w:lineRule="auto"/>
        <w:rPr>
          <w:del w:id="17935" w:author="Andreas Kuehne" w:date="2019-05-31T12:22:00Z"/>
        </w:rPr>
      </w:pPr>
      <w:del w:id="17936" w:author="Andreas Kuehne" w:date="2019-05-31T12:22:00Z">
        <w:r w:rsidDel="00B33063">
          <w:delText xml:space="preserve">      }</w:delText>
        </w:r>
        <w:bookmarkStart w:id="17937" w:name="_Toc10201004"/>
        <w:bookmarkEnd w:id="17937"/>
      </w:del>
    </w:p>
    <w:p w14:paraId="2DD50713" w14:textId="18F8D97E" w:rsidR="00564C22" w:rsidDel="00B33063" w:rsidRDefault="009B1AF1" w:rsidP="00564C22">
      <w:pPr>
        <w:pStyle w:val="Code"/>
        <w:spacing w:line="259" w:lineRule="auto"/>
        <w:rPr>
          <w:del w:id="17938" w:author="Andreas Kuehne" w:date="2019-05-31T12:22:00Z"/>
        </w:rPr>
      </w:pPr>
      <w:del w:id="17939" w:author="Andreas Kuehne" w:date="2019-05-31T12:22:00Z">
        <w:r w:rsidDel="00B33063">
          <w:delText xml:space="preserve">    },</w:delText>
        </w:r>
        <w:bookmarkStart w:id="17940" w:name="_Toc10201005"/>
        <w:bookmarkEnd w:id="17940"/>
      </w:del>
    </w:p>
    <w:p w14:paraId="607D2F81" w14:textId="234AEB1E" w:rsidR="00564C22" w:rsidDel="00B33063" w:rsidRDefault="009B1AF1" w:rsidP="00564C22">
      <w:pPr>
        <w:pStyle w:val="Code"/>
        <w:spacing w:line="259" w:lineRule="auto"/>
        <w:rPr>
          <w:del w:id="17941" w:author="Andreas Kuehne" w:date="2019-05-31T12:22:00Z"/>
        </w:rPr>
      </w:pPr>
      <w:del w:id="17942" w:author="Andreas Kuehne" w:date="2019-05-31T12:22:00Z">
        <w:r w:rsidDel="00B33063">
          <w:rPr>
            <w:color w:val="31849B" w:themeColor="accent5" w:themeShade="BF"/>
          </w:rPr>
          <w:delText xml:space="preserve">    "indeterminate"</w:delText>
        </w:r>
        <w:r w:rsidDel="00B33063">
          <w:delText>: {</w:delText>
        </w:r>
        <w:bookmarkStart w:id="17943" w:name="_Toc10201006"/>
        <w:bookmarkEnd w:id="17943"/>
      </w:del>
    </w:p>
    <w:p w14:paraId="3D944C45" w14:textId="58A2C4C3" w:rsidR="00564C22" w:rsidDel="00B33063" w:rsidRDefault="009B1AF1" w:rsidP="00564C22">
      <w:pPr>
        <w:pStyle w:val="Code"/>
        <w:spacing w:line="259" w:lineRule="auto"/>
        <w:rPr>
          <w:del w:id="17944" w:author="Andreas Kuehne" w:date="2019-05-31T12:22:00Z"/>
        </w:rPr>
      </w:pPr>
      <w:del w:id="179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46" w:name="_Toc10201007"/>
        <w:bookmarkEnd w:id="17946"/>
      </w:del>
    </w:p>
    <w:p w14:paraId="7D3EB5D3" w14:textId="35136114" w:rsidR="00564C22" w:rsidDel="00B33063" w:rsidRDefault="009B1AF1" w:rsidP="00564C22">
      <w:pPr>
        <w:pStyle w:val="Code"/>
        <w:spacing w:line="259" w:lineRule="auto"/>
        <w:rPr>
          <w:del w:id="17947" w:author="Andreas Kuehne" w:date="2019-05-31T12:22:00Z"/>
        </w:rPr>
      </w:pPr>
      <w:del w:id="17948" w:author="Andreas Kuehne" w:date="2019-05-31T12:22:00Z">
        <w:r w:rsidDel="00B33063">
          <w:rPr>
            <w:color w:val="31849B" w:themeColor="accent5" w:themeShade="BF"/>
          </w:rPr>
          <w:delText xml:space="preserve">      "items"</w:delText>
        </w:r>
        <w:r w:rsidDel="00B33063">
          <w:delText>: {</w:delText>
        </w:r>
        <w:bookmarkStart w:id="17949" w:name="_Toc10201008"/>
        <w:bookmarkEnd w:id="17949"/>
      </w:del>
    </w:p>
    <w:p w14:paraId="69D259C9" w14:textId="3A16F379" w:rsidR="00564C22" w:rsidDel="00B33063" w:rsidRDefault="009B1AF1" w:rsidP="00564C22">
      <w:pPr>
        <w:pStyle w:val="Code"/>
        <w:spacing w:line="259" w:lineRule="auto"/>
        <w:rPr>
          <w:del w:id="17950" w:author="Andreas Kuehne" w:date="2019-05-31T12:22:00Z"/>
        </w:rPr>
      </w:pPr>
      <w:del w:id="1795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7952" w:name="_Toc10201009"/>
        <w:bookmarkEnd w:id="17952"/>
      </w:del>
    </w:p>
    <w:p w14:paraId="45CB50DB" w14:textId="69177DE9" w:rsidR="00564C22" w:rsidDel="00B33063" w:rsidRDefault="009B1AF1" w:rsidP="00564C22">
      <w:pPr>
        <w:pStyle w:val="Code"/>
        <w:spacing w:line="259" w:lineRule="auto"/>
        <w:rPr>
          <w:del w:id="17953" w:author="Andreas Kuehne" w:date="2019-05-31T12:22:00Z"/>
        </w:rPr>
      </w:pPr>
      <w:del w:id="17954" w:author="Andreas Kuehne" w:date="2019-05-31T12:22:00Z">
        <w:r w:rsidDel="00B33063">
          <w:delText xml:space="preserve">      }</w:delText>
        </w:r>
        <w:bookmarkStart w:id="17955" w:name="_Toc10201010"/>
        <w:bookmarkEnd w:id="17955"/>
      </w:del>
    </w:p>
    <w:p w14:paraId="23E9BD6C" w14:textId="30D89962" w:rsidR="00564C22" w:rsidDel="00B33063" w:rsidRDefault="009B1AF1" w:rsidP="00564C22">
      <w:pPr>
        <w:pStyle w:val="Code"/>
        <w:spacing w:line="259" w:lineRule="auto"/>
        <w:rPr>
          <w:del w:id="17956" w:author="Andreas Kuehne" w:date="2019-05-31T12:22:00Z"/>
        </w:rPr>
      </w:pPr>
      <w:del w:id="17957" w:author="Andreas Kuehne" w:date="2019-05-31T12:22:00Z">
        <w:r w:rsidDel="00B33063">
          <w:delText xml:space="preserve">    },</w:delText>
        </w:r>
        <w:bookmarkStart w:id="17958" w:name="_Toc10201011"/>
        <w:bookmarkEnd w:id="17958"/>
      </w:del>
    </w:p>
    <w:p w14:paraId="5914A63C" w14:textId="3D358E04" w:rsidR="00564C22" w:rsidDel="00B33063" w:rsidRDefault="009B1AF1" w:rsidP="00564C22">
      <w:pPr>
        <w:pStyle w:val="Code"/>
        <w:spacing w:line="259" w:lineRule="auto"/>
        <w:rPr>
          <w:del w:id="17959" w:author="Andreas Kuehne" w:date="2019-05-31T12:22:00Z"/>
        </w:rPr>
      </w:pPr>
      <w:del w:id="17960" w:author="Andreas Kuehne" w:date="2019-05-31T12:22:00Z">
        <w:r w:rsidDel="00B33063">
          <w:rPr>
            <w:color w:val="31849B" w:themeColor="accent5" w:themeShade="BF"/>
          </w:rPr>
          <w:delText xml:space="preserve">    "invalid"</w:delText>
        </w:r>
        <w:r w:rsidDel="00B33063">
          <w:delText>: {</w:delText>
        </w:r>
        <w:bookmarkStart w:id="17961" w:name="_Toc10201012"/>
        <w:bookmarkEnd w:id="17961"/>
      </w:del>
    </w:p>
    <w:p w14:paraId="083A2903" w14:textId="2F5A3ACE" w:rsidR="00564C22" w:rsidDel="00B33063" w:rsidRDefault="009B1AF1" w:rsidP="00564C22">
      <w:pPr>
        <w:pStyle w:val="Code"/>
        <w:spacing w:line="259" w:lineRule="auto"/>
        <w:rPr>
          <w:del w:id="17962" w:author="Andreas Kuehne" w:date="2019-05-31T12:22:00Z"/>
        </w:rPr>
      </w:pPr>
      <w:del w:id="179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64" w:name="_Toc10201013"/>
        <w:bookmarkEnd w:id="17964"/>
      </w:del>
    </w:p>
    <w:p w14:paraId="3A440A11" w14:textId="1FD6FCB3" w:rsidR="00564C22" w:rsidDel="00B33063" w:rsidRDefault="009B1AF1" w:rsidP="00564C22">
      <w:pPr>
        <w:pStyle w:val="Code"/>
        <w:spacing w:line="259" w:lineRule="auto"/>
        <w:rPr>
          <w:del w:id="17965" w:author="Andreas Kuehne" w:date="2019-05-31T12:22:00Z"/>
        </w:rPr>
      </w:pPr>
      <w:del w:id="17966" w:author="Andreas Kuehne" w:date="2019-05-31T12:22:00Z">
        <w:r w:rsidDel="00B33063">
          <w:rPr>
            <w:color w:val="31849B" w:themeColor="accent5" w:themeShade="BF"/>
          </w:rPr>
          <w:delText xml:space="preserve">      "items"</w:delText>
        </w:r>
        <w:r w:rsidDel="00B33063">
          <w:delText>: {</w:delText>
        </w:r>
        <w:bookmarkStart w:id="17967" w:name="_Toc10201014"/>
        <w:bookmarkEnd w:id="17967"/>
      </w:del>
    </w:p>
    <w:p w14:paraId="5F430DEF" w14:textId="11C2457D" w:rsidR="00564C22" w:rsidDel="00B33063" w:rsidRDefault="009B1AF1" w:rsidP="00564C22">
      <w:pPr>
        <w:pStyle w:val="Code"/>
        <w:spacing w:line="259" w:lineRule="auto"/>
        <w:rPr>
          <w:del w:id="17968" w:author="Andreas Kuehne" w:date="2019-05-31T12:22:00Z"/>
        </w:rPr>
      </w:pPr>
      <w:del w:id="179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7970" w:name="_Toc10201015"/>
        <w:bookmarkEnd w:id="17970"/>
      </w:del>
    </w:p>
    <w:p w14:paraId="2A7A68E9" w14:textId="7952DA0A" w:rsidR="00564C22" w:rsidDel="00B33063" w:rsidRDefault="009B1AF1" w:rsidP="00564C22">
      <w:pPr>
        <w:pStyle w:val="Code"/>
        <w:spacing w:line="259" w:lineRule="auto"/>
        <w:rPr>
          <w:del w:id="17971" w:author="Andreas Kuehne" w:date="2019-05-31T12:22:00Z"/>
        </w:rPr>
      </w:pPr>
      <w:del w:id="17972" w:author="Andreas Kuehne" w:date="2019-05-31T12:22:00Z">
        <w:r w:rsidDel="00B33063">
          <w:delText xml:space="preserve">      }</w:delText>
        </w:r>
        <w:bookmarkStart w:id="17973" w:name="_Toc10201016"/>
        <w:bookmarkEnd w:id="17973"/>
      </w:del>
    </w:p>
    <w:p w14:paraId="35177961" w14:textId="27CBE1C4" w:rsidR="00564C22" w:rsidDel="00B33063" w:rsidRDefault="009B1AF1" w:rsidP="00564C22">
      <w:pPr>
        <w:pStyle w:val="Code"/>
        <w:spacing w:line="259" w:lineRule="auto"/>
        <w:rPr>
          <w:del w:id="17974" w:author="Andreas Kuehne" w:date="2019-05-31T12:22:00Z"/>
        </w:rPr>
      </w:pPr>
      <w:del w:id="17975" w:author="Andreas Kuehne" w:date="2019-05-31T12:22:00Z">
        <w:r w:rsidDel="00B33063">
          <w:delText xml:space="preserve">    }</w:delText>
        </w:r>
        <w:bookmarkStart w:id="17976" w:name="_Toc10201017"/>
        <w:bookmarkEnd w:id="17976"/>
      </w:del>
    </w:p>
    <w:p w14:paraId="609843B2" w14:textId="5EFAED76" w:rsidR="00564C22" w:rsidDel="00B33063" w:rsidRDefault="009B1AF1" w:rsidP="00564C22">
      <w:pPr>
        <w:pStyle w:val="Code"/>
        <w:spacing w:line="259" w:lineRule="auto"/>
        <w:rPr>
          <w:del w:id="17977" w:author="Andreas Kuehne" w:date="2019-05-31T12:22:00Z"/>
        </w:rPr>
      </w:pPr>
      <w:del w:id="17978" w:author="Andreas Kuehne" w:date="2019-05-31T12:22:00Z">
        <w:r w:rsidDel="00B33063">
          <w:delText xml:space="preserve">  }</w:delText>
        </w:r>
        <w:bookmarkStart w:id="17979" w:name="_Toc10201018"/>
        <w:bookmarkEnd w:id="17979"/>
      </w:del>
    </w:p>
    <w:p w14:paraId="4C69EC1D" w14:textId="28C1FC82" w:rsidR="00564C22" w:rsidDel="00B33063" w:rsidRDefault="009B1AF1" w:rsidP="00564C22">
      <w:pPr>
        <w:pStyle w:val="Code"/>
        <w:spacing w:line="259" w:lineRule="auto"/>
        <w:rPr>
          <w:del w:id="17980" w:author="Andreas Kuehne" w:date="2019-05-31T12:22:00Z"/>
        </w:rPr>
      </w:pPr>
      <w:del w:id="17981" w:author="Andreas Kuehne" w:date="2019-05-31T12:22:00Z">
        <w:r w:rsidDel="00B33063">
          <w:delText>}</w:delText>
        </w:r>
        <w:bookmarkStart w:id="17982" w:name="_Toc10201019"/>
        <w:bookmarkEnd w:id="17982"/>
      </w:del>
    </w:p>
    <w:p w14:paraId="1693F652" w14:textId="3500CEC9" w:rsidR="00564C22" w:rsidDel="00B33063" w:rsidRDefault="00564C22" w:rsidP="00564C22">
      <w:pPr>
        <w:rPr>
          <w:del w:id="17983" w:author="Andreas Kuehne" w:date="2019-05-31T12:22:00Z"/>
        </w:rPr>
      </w:pPr>
      <w:bookmarkStart w:id="17984" w:name="_Toc10201020"/>
      <w:bookmarkEnd w:id="17984"/>
    </w:p>
    <w:p w14:paraId="455D5CD7" w14:textId="3F40E2E6" w:rsidR="00564C22" w:rsidDel="00B33063" w:rsidRDefault="009B1AF1" w:rsidP="00564C22">
      <w:pPr>
        <w:pStyle w:val="berschrift4"/>
        <w:rPr>
          <w:del w:id="17985" w:author="Andreas Kuehne" w:date="2019-05-31T12:22:00Z"/>
        </w:rPr>
      </w:pPr>
      <w:del w:id="17986" w:author="Andreas Kuehne" w:date="2019-05-31T12:22:00Z">
        <w:r w:rsidDel="00B33063">
          <w:delText>ProcessingDetails – XML Syntax</w:delText>
        </w:r>
        <w:bookmarkStart w:id="17987" w:name="_Toc10201021"/>
        <w:bookmarkEnd w:id="17987"/>
      </w:del>
    </w:p>
    <w:p w14:paraId="29BF6EA9" w14:textId="26D9953C" w:rsidR="00564C22" w:rsidRPr="5404FA76" w:rsidDel="00B33063" w:rsidRDefault="009B1AF1" w:rsidP="00564C22">
      <w:pPr>
        <w:rPr>
          <w:del w:id="17988" w:author="Andreas Kuehne" w:date="2019-05-31T12:22:00Z"/>
        </w:rPr>
      </w:pPr>
      <w:del w:id="17989" w:author="Andreas Kuehne" w:date="2019-05-31T12:22:00Z">
        <w:r w:rsidRPr="0CCF9147" w:rsidDel="00B33063">
          <w:delText xml:space="preserve">The XML type </w:delText>
        </w:r>
        <w:r w:rsidRPr="002062A5" w:rsidDel="00B33063">
          <w:rPr>
            <w:rFonts w:ascii="Courier New" w:eastAsia="Courier New" w:hAnsi="Courier New" w:cs="Courier New"/>
          </w:rPr>
          <w:delText>ProcessingDetailsType</w:delText>
        </w:r>
        <w:r w:rsidRPr="0CCF9147" w:rsidDel="00B33063">
          <w:delText xml:space="preserve"> SHALL implement the requirements defined in the </w:delText>
        </w:r>
        <w:r w:rsidRPr="002062A5" w:rsidDel="00B33063">
          <w:rPr>
            <w:rFonts w:ascii="Courier New" w:eastAsia="Courier New" w:hAnsi="Courier New" w:cs="Courier New"/>
          </w:rPr>
          <w:delText>ProcessingDetails</w:delText>
        </w:r>
        <w:r w:rsidDel="00B33063">
          <w:delText xml:space="preserve"> </w:delText>
        </w:r>
        <w:r w:rsidRPr="005A6FFD" w:rsidDel="00B33063">
          <w:delText>component.</w:delText>
        </w:r>
        <w:bookmarkStart w:id="17990" w:name="_Toc10201022"/>
        <w:bookmarkEnd w:id="17990"/>
      </w:del>
    </w:p>
    <w:p w14:paraId="300518F8" w14:textId="08007369" w:rsidR="00564C22" w:rsidDel="00B33063" w:rsidRDefault="009B1AF1" w:rsidP="00564C22">
      <w:pPr>
        <w:rPr>
          <w:del w:id="17991" w:author="Andreas Kuehne" w:date="2019-05-31T12:22:00Z"/>
        </w:rPr>
      </w:pPr>
      <w:del w:id="179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ProcessingDetailsType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993" w:name="_Toc10201023"/>
        <w:bookmarkEnd w:id="17993"/>
      </w:del>
    </w:p>
    <w:p w14:paraId="4E9BB830" w14:textId="03ECE734" w:rsidR="00564C22" w:rsidDel="00B33063" w:rsidRDefault="009B1AF1" w:rsidP="00564C22">
      <w:pPr>
        <w:pStyle w:val="Code"/>
        <w:rPr>
          <w:del w:id="17994" w:author="Andreas Kuehne" w:date="2019-05-31T12:22:00Z"/>
        </w:rPr>
      </w:pPr>
      <w:del w:id="1799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ProcessingDetailsType</w:delText>
        </w:r>
        <w:r w:rsidDel="00B33063">
          <w:rPr>
            <w:color w:val="943634" w:themeColor="accent2" w:themeShade="BF"/>
          </w:rPr>
          <w:delText>"</w:delText>
        </w:r>
        <w:r w:rsidDel="00B33063">
          <w:rPr>
            <w:color w:val="31849B" w:themeColor="accent5" w:themeShade="BF"/>
          </w:rPr>
          <w:delText>&gt;</w:delText>
        </w:r>
        <w:bookmarkStart w:id="17996" w:name="_Toc10201024"/>
        <w:bookmarkEnd w:id="17996"/>
      </w:del>
    </w:p>
    <w:p w14:paraId="46F5D7F6" w14:textId="075B4D28" w:rsidR="00564C22" w:rsidDel="00B33063" w:rsidRDefault="009B1AF1" w:rsidP="00564C22">
      <w:pPr>
        <w:pStyle w:val="Code"/>
        <w:rPr>
          <w:del w:id="17997" w:author="Andreas Kuehne" w:date="2019-05-31T12:22:00Z"/>
        </w:rPr>
      </w:pPr>
      <w:del w:id="17998" w:author="Andreas Kuehne" w:date="2019-05-31T12:22:00Z">
        <w:r w:rsidDel="00B33063">
          <w:rPr>
            <w:color w:val="31849B" w:themeColor="accent5" w:themeShade="BF"/>
          </w:rPr>
          <w:delText xml:space="preserve">  &lt;xs:sequence&gt;</w:delText>
        </w:r>
        <w:bookmarkStart w:id="17999" w:name="_Toc10201025"/>
        <w:bookmarkEnd w:id="17999"/>
      </w:del>
    </w:p>
    <w:p w14:paraId="606ADFFE" w14:textId="111D303C" w:rsidR="00564C22" w:rsidDel="00B33063" w:rsidRDefault="009B1AF1" w:rsidP="00564C22">
      <w:pPr>
        <w:pStyle w:val="Code"/>
        <w:rPr>
          <w:del w:id="18000" w:author="Andreas Kuehne" w:date="2019-05-31T12:22:00Z"/>
        </w:rPr>
      </w:pPr>
      <w:del w:id="180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02" w:name="_Toc10201026"/>
        <w:bookmarkEnd w:id="18002"/>
      </w:del>
    </w:p>
    <w:p w14:paraId="7F1FF520" w14:textId="341D65C2" w:rsidR="00564C22" w:rsidDel="00B33063" w:rsidRDefault="009B1AF1" w:rsidP="00564C22">
      <w:pPr>
        <w:pStyle w:val="Code"/>
        <w:rPr>
          <w:del w:id="18003" w:author="Andreas Kuehne" w:date="2019-05-31T12:22:00Z"/>
        </w:rPr>
      </w:pPr>
      <w:del w:id="180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IndeterminateDetail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05" w:name="_Toc10201027"/>
        <w:bookmarkEnd w:id="18005"/>
      </w:del>
    </w:p>
    <w:p w14:paraId="080BD55F" w14:textId="5924A9D8" w:rsidR="00564C22" w:rsidDel="00B33063" w:rsidRDefault="009B1AF1" w:rsidP="00564C22">
      <w:pPr>
        <w:pStyle w:val="Code"/>
        <w:rPr>
          <w:del w:id="18006" w:author="Andreas Kuehne" w:date="2019-05-31T12:22:00Z"/>
        </w:rPr>
      </w:pPr>
      <w:del w:id="180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08" w:name="_Toc10201028"/>
        <w:bookmarkEnd w:id="18008"/>
      </w:del>
    </w:p>
    <w:p w14:paraId="49056405" w14:textId="5AE73D61" w:rsidR="00564C22" w:rsidDel="00B33063" w:rsidRDefault="009B1AF1" w:rsidP="00564C22">
      <w:pPr>
        <w:pStyle w:val="Code"/>
        <w:rPr>
          <w:del w:id="18009" w:author="Andreas Kuehne" w:date="2019-05-31T12:22:00Z"/>
        </w:rPr>
      </w:pPr>
      <w:del w:id="18010" w:author="Andreas Kuehne" w:date="2019-05-31T12:22:00Z">
        <w:r w:rsidDel="00B33063">
          <w:rPr>
            <w:color w:val="31849B" w:themeColor="accent5" w:themeShade="BF"/>
          </w:rPr>
          <w:delText xml:space="preserve">  &lt;/xs:sequence&gt;</w:delText>
        </w:r>
        <w:bookmarkStart w:id="18011" w:name="_Toc10201029"/>
        <w:bookmarkEnd w:id="18011"/>
      </w:del>
    </w:p>
    <w:p w14:paraId="6EDAEABB" w14:textId="23ECF7A8" w:rsidR="00564C22" w:rsidDel="00B33063" w:rsidRDefault="009B1AF1" w:rsidP="00564C22">
      <w:pPr>
        <w:pStyle w:val="Code"/>
        <w:rPr>
          <w:del w:id="18012" w:author="Andreas Kuehne" w:date="2019-05-31T12:22:00Z"/>
        </w:rPr>
      </w:pPr>
      <w:del w:id="18013" w:author="Andreas Kuehne" w:date="2019-05-31T12:22:00Z">
        <w:r w:rsidDel="00B33063">
          <w:rPr>
            <w:color w:val="31849B" w:themeColor="accent5" w:themeShade="BF"/>
          </w:rPr>
          <w:delText>&lt;/xs:complexType&gt;</w:delText>
        </w:r>
        <w:bookmarkStart w:id="18014" w:name="_Toc10201030"/>
        <w:bookmarkEnd w:id="18014"/>
      </w:del>
    </w:p>
    <w:p w14:paraId="5F6BFCBF" w14:textId="1EAEA941" w:rsidR="00564C22" w:rsidDel="00B33063" w:rsidRDefault="009B1AF1" w:rsidP="00564C22">
      <w:pPr>
        <w:spacing w:line="259" w:lineRule="auto"/>
        <w:rPr>
          <w:del w:id="18015" w:author="Andreas Kuehne" w:date="2019-05-31T12:22:00Z"/>
        </w:rPr>
      </w:pPr>
      <w:del w:id="1801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ProcessingDetailsType</w:delText>
        </w:r>
        <w:r w:rsidRPr="71C71F8C" w:rsidDel="00B33063">
          <w:delText xml:space="preserve"> </w:delText>
        </w:r>
        <w:r w:rsidDel="00B33063">
          <w:delText xml:space="preserve">XML element SHALL implement in XML syntax the sub-component that has a name equal to its local name. </w:delText>
        </w:r>
        <w:bookmarkStart w:id="18017" w:name="_Toc10201031"/>
        <w:bookmarkEnd w:id="18017"/>
      </w:del>
    </w:p>
    <w:p w14:paraId="4CCC0C1E" w14:textId="6C1251EA" w:rsidR="00564C22" w:rsidDel="00B33063" w:rsidRDefault="009B1AF1" w:rsidP="00564C22">
      <w:pPr>
        <w:pStyle w:val="berschrift3"/>
        <w:rPr>
          <w:del w:id="18018" w:author="Andreas Kuehne" w:date="2019-05-31T12:22:00Z"/>
        </w:rPr>
      </w:pPr>
      <w:bookmarkStart w:id="18019" w:name="_RefComp3EB09C19"/>
      <w:del w:id="18020" w:author="Andreas Kuehne" w:date="2019-05-31T12:22:00Z">
        <w:r w:rsidDel="00B33063">
          <w:delText>Component Detail</w:delText>
        </w:r>
        <w:bookmarkStart w:id="18021" w:name="_Toc10201032"/>
        <w:bookmarkEnd w:id="18019"/>
        <w:bookmarkEnd w:id="18021"/>
      </w:del>
    </w:p>
    <w:p w14:paraId="4AF9C7D8" w14:textId="15DD7F43" w:rsidR="00564C22" w:rsidDel="00B33063" w:rsidRDefault="00564C22" w:rsidP="00564C22">
      <w:pPr>
        <w:rPr>
          <w:del w:id="18022" w:author="Andreas Kuehne" w:date="2019-05-31T12:22:00Z"/>
        </w:rPr>
      </w:pPr>
      <w:bookmarkStart w:id="18023" w:name="_Toc10201033"/>
      <w:bookmarkEnd w:id="18023"/>
    </w:p>
    <w:p w14:paraId="6B74875A" w14:textId="47112D9D" w:rsidR="00564C22" w:rsidDel="00B33063" w:rsidRDefault="009B1AF1" w:rsidP="00564C22">
      <w:pPr>
        <w:rPr>
          <w:del w:id="18024" w:author="Andreas Kuehne" w:date="2019-05-31T12:22:00Z"/>
        </w:rPr>
      </w:pPr>
      <w:del w:id="18025" w:author="Andreas Kuehne" w:date="2019-05-31T12:22:00Z">
        <w:r w:rsidDel="00B33063">
          <w:delText>Below follows a list of the sub-components that constitute this component:</w:delText>
        </w:r>
        <w:bookmarkStart w:id="18026" w:name="_Toc10201034"/>
        <w:bookmarkEnd w:id="18026"/>
      </w:del>
    </w:p>
    <w:p w14:paraId="70797863" w14:textId="225792E3" w:rsidR="00564C22" w:rsidDel="00B33063" w:rsidRDefault="009B1AF1" w:rsidP="00564C22">
      <w:pPr>
        <w:pStyle w:val="Member"/>
        <w:rPr>
          <w:del w:id="18027" w:author="Andreas Kuehne" w:date="2019-05-31T12:22:00Z"/>
        </w:rPr>
      </w:pPr>
      <w:del w:id="18028" w:author="Andreas Kuehne" w:date="2019-05-31T12:22:00Z">
        <w:r w:rsidDel="00B33063">
          <w:delText xml:space="preserve">The OPTIONAL </w:delText>
        </w:r>
        <w:r w:rsidRPr="35C1378D" w:rsidDel="00B33063">
          <w:rPr>
            <w:rStyle w:val="Datatype"/>
          </w:rPr>
          <w:delText>Code</w:delText>
        </w:r>
        <w:r w:rsidDel="00B33063">
          <w:delText xml:space="preserve"> element, if present, MUST contain a URI. </w:delText>
        </w:r>
        <w:r w:rsidRPr="003A06D0" w:rsidDel="00B33063">
          <w:delText>This URI which more precisely specifies why this detail is valid, invalid, or indeterminate. It must be a value defined by some other specification, since this specification defines no values for this element.</w:delText>
        </w:r>
        <w:bookmarkStart w:id="18029" w:name="_Toc10201035"/>
        <w:bookmarkEnd w:id="18029"/>
      </w:del>
    </w:p>
    <w:p w14:paraId="7F0C4EFE" w14:textId="4A3609AF" w:rsidR="00564C22" w:rsidDel="00B33063" w:rsidRDefault="009B1AF1" w:rsidP="00564C22">
      <w:pPr>
        <w:pStyle w:val="Member"/>
        <w:rPr>
          <w:del w:id="18030" w:author="Andreas Kuehne" w:date="2019-05-31T12:22:00Z"/>
        </w:rPr>
      </w:pPr>
      <w:del w:id="18031" w:author="Andreas Kuehne" w:date="2019-05-31T12:22:00Z">
        <w:r w:rsidDel="00B33063">
          <w:delText xml:space="preserve">The OPTIONAL </w:delText>
        </w:r>
        <w:r w:rsidRPr="35C1378D" w:rsidDel="00B33063">
          <w:rPr>
            <w:rStyle w:val="Datatype"/>
          </w:rPr>
          <w:delTex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This is a human-readable message which MAY be logged, used for debugging, etc.</w:delText>
        </w:r>
        <w:bookmarkStart w:id="18032" w:name="_Toc10201036"/>
        <w:bookmarkEnd w:id="18032"/>
      </w:del>
    </w:p>
    <w:p w14:paraId="163F6F2C" w14:textId="590ED5E4" w:rsidR="00564C22" w:rsidDel="00B33063" w:rsidRDefault="009B1AF1" w:rsidP="00564C22">
      <w:pPr>
        <w:pStyle w:val="Member"/>
        <w:rPr>
          <w:del w:id="18033" w:author="Andreas Kuehne" w:date="2019-05-31T12:22:00Z"/>
        </w:rPr>
      </w:pPr>
      <w:del w:id="18034"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18035" w:name="_Toc10201037"/>
        <w:bookmarkEnd w:id="18035"/>
      </w:del>
    </w:p>
    <w:p w14:paraId="1A989911" w14:textId="35CD4862" w:rsidR="00564C22" w:rsidDel="00B33063" w:rsidRDefault="009B1AF1" w:rsidP="00564C22">
      <w:pPr>
        <w:pStyle w:val="Member"/>
        <w:rPr>
          <w:del w:id="18036" w:author="Andreas Kuehne" w:date="2019-05-31T12:22:00Z"/>
        </w:rPr>
      </w:pPr>
      <w:del w:id="18037"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w:delText>
        </w:r>
        <w:r w:rsidRPr="003A06D0" w:rsidDel="00B33063">
          <w:delText xml:space="preserve">The </w:delText>
        </w:r>
        <w:r w:rsidRPr="003A06D0" w:rsidDel="00B33063">
          <w:rPr>
            <w:rStyle w:val="Datatype"/>
            <w:lang w:val="en-GB"/>
          </w:rPr>
          <w:delText>Type</w:delText>
        </w:r>
        <w:r w:rsidRPr="003A06D0" w:rsidDel="00B33063">
          <w:delText xml:space="preserve"> URI identifies the detail. It may be a value defined by this specification, or a value defined by some other specification. 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Fonts w:ascii="Courier New" w:eastAsia="Courier New" w:hAnsi="Courier New" w:cs="Courier New"/>
            <w:lang w:val="en-GB"/>
          </w:rPr>
          <w:delText>ProcessingDetails</w:delText>
        </w:r>
        <w:r w:rsidRPr="003A06D0" w:rsidDel="00B33063">
          <w:delText xml:space="preserve"> component. For example, when a signature contains a certificate chain that certifies the signing key, there may be details of the same </w:delText>
        </w:r>
        <w:r w:rsidRPr="003A06D0" w:rsidDel="00B33063">
          <w:rPr>
            <w:rStyle w:val="Datatype"/>
            <w:lang w:val="en-GB"/>
          </w:rPr>
          <w:delText xml:space="preserve">Type </w:delText>
        </w:r>
        <w:r w:rsidRPr="003A06D0" w:rsidDel="00B33063">
          <w:delText xml:space="preserve">present for each certificate in the chain, describing how each certificate was processed. </w:delText>
        </w:r>
        <w:bookmarkStart w:id="18038" w:name="_Toc10201038"/>
        <w:bookmarkEnd w:id="18038"/>
      </w:del>
    </w:p>
    <w:p w14:paraId="6B34EFD9" w14:textId="0DA7BACA" w:rsidR="00564C22" w:rsidDel="00B33063" w:rsidRDefault="009B1AF1" w:rsidP="00564C22">
      <w:pPr>
        <w:pStyle w:val="Non-normativeCommentHeading"/>
        <w:rPr>
          <w:del w:id="18039" w:author="Andreas Kuehne" w:date="2019-05-31T12:22:00Z"/>
        </w:rPr>
      </w:pPr>
      <w:del w:id="18040" w:author="Andreas Kuehne" w:date="2019-05-31T12:22:00Z">
        <w:r w:rsidDel="00B33063">
          <w:delText>Non-normative Comment:</w:delText>
        </w:r>
        <w:bookmarkStart w:id="18041" w:name="_Toc10201039"/>
        <w:bookmarkEnd w:id="18041"/>
      </w:del>
    </w:p>
    <w:p w14:paraId="68E24D64" w14:textId="42D2F7B8" w:rsidR="00564C22" w:rsidDel="00B33063" w:rsidRDefault="001725A5" w:rsidP="00564C22">
      <w:pPr>
        <w:pStyle w:val="Non-normativeComment"/>
        <w:rPr>
          <w:del w:id="18042" w:author="Andreas Kuehne" w:date="2019-05-31T12:22:00Z"/>
        </w:rPr>
      </w:pPr>
      <w:del w:id="18043" w:author="Andreas Kuehne" w:date="2019-05-31T12:22:00Z">
        <w:r w:rsidRPr="003A06D0" w:rsidDel="00B33063">
          <w:delText xml:space="preserve">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Style w:val="Datatype"/>
            <w:lang w:val="en-GB"/>
          </w:rPr>
          <w:delText>ProcessingDetails</w:delText>
        </w:r>
        <w:r w:rsidRPr="003A06D0" w:rsidDel="00B33063">
          <w:delText xml:space="preserve">. For example, when a signature contains a certificate chain that certifies the signing key, there may be details of the same </w:delText>
        </w:r>
        <w:r w:rsidRPr="003A06D0" w:rsidDel="00B33063">
          <w:rPr>
            <w:rStyle w:val="Datatype"/>
            <w:lang w:val="en-GB"/>
          </w:rPr>
          <w:delText>Type</w:delText>
        </w:r>
        <w:r w:rsidRPr="003A06D0" w:rsidDel="00B33063">
          <w:delText xml:space="preserve"> present for each certificate in the chain, describing how each certificate was processed.</w:delText>
        </w:r>
        <w:bookmarkStart w:id="18044" w:name="_Toc10201040"/>
        <w:bookmarkEnd w:id="18044"/>
      </w:del>
    </w:p>
    <w:p w14:paraId="4CBFF561" w14:textId="793F1D5B" w:rsidR="00564C22" w:rsidDel="00B33063" w:rsidRDefault="009B1AF1" w:rsidP="00564C22">
      <w:pPr>
        <w:pStyle w:val="berschrift4"/>
        <w:rPr>
          <w:del w:id="18045" w:author="Andreas Kuehne" w:date="2019-05-31T12:22:00Z"/>
        </w:rPr>
      </w:pPr>
      <w:del w:id="18046" w:author="Andreas Kuehne" w:date="2019-05-31T12:22:00Z">
        <w:r w:rsidDel="00B33063">
          <w:delText>Detail – JSON Syntax</w:delText>
        </w:r>
        <w:bookmarkStart w:id="18047" w:name="_Toc10201041"/>
        <w:bookmarkEnd w:id="18047"/>
      </w:del>
    </w:p>
    <w:p w14:paraId="7B357455" w14:textId="3F43F7BB" w:rsidR="00564C22" w:rsidRPr="0248A3D1" w:rsidDel="00B33063" w:rsidRDefault="009B1AF1" w:rsidP="00564C22">
      <w:pPr>
        <w:rPr>
          <w:del w:id="18048" w:author="Andreas Kuehne" w:date="2019-05-31T12:22:00Z"/>
        </w:rPr>
      </w:pPr>
      <w:del w:id="1804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Detail</w:delText>
        </w:r>
        <w:r w:rsidDel="00B33063">
          <w:delText xml:space="preserve"> component.</w:delText>
        </w:r>
        <w:bookmarkStart w:id="18050" w:name="_Toc10201042"/>
        <w:bookmarkEnd w:id="18050"/>
      </w:del>
    </w:p>
    <w:p w14:paraId="4CBCE8E0" w14:textId="2FDD36F2" w:rsidR="00564C22" w:rsidRPr="C2430093" w:rsidDel="00B33063" w:rsidRDefault="009B1AF1" w:rsidP="00564C22">
      <w:pPr>
        <w:spacing w:line="259" w:lineRule="auto"/>
        <w:rPr>
          <w:del w:id="18051" w:author="Andreas Kuehne" w:date="2019-05-31T12:22:00Z"/>
          <w:rFonts w:eastAsia="Arial" w:cs="Arial"/>
          <w:sz w:val="22"/>
          <w:szCs w:val="22"/>
        </w:rPr>
      </w:pPr>
      <w:del w:id="1805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Detail</w:delText>
        </w:r>
        <w:r w:rsidRPr="002062A5" w:rsidDel="00B33063">
          <w:rPr>
            <w:rFonts w:eastAsia="Arial" w:cs="Arial"/>
            <w:sz w:val="22"/>
            <w:szCs w:val="22"/>
          </w:rPr>
          <w:delText xml:space="preserve"> using JSON-specific names mapped as shown in the table below.</w:delText>
        </w:r>
        <w:bookmarkStart w:id="18053" w:name="_Toc10201043"/>
        <w:bookmarkEnd w:id="18053"/>
      </w:del>
    </w:p>
    <w:tbl>
      <w:tblPr>
        <w:tblStyle w:val="Gitternetztabelle1hell1"/>
        <w:tblW w:w="0" w:type="auto"/>
        <w:tblLook w:val="04A0" w:firstRow="1" w:lastRow="0" w:firstColumn="1" w:lastColumn="0" w:noHBand="0" w:noVBand="1"/>
      </w:tblPr>
      <w:tblGrid>
        <w:gridCol w:w="4675"/>
        <w:gridCol w:w="4675"/>
      </w:tblGrid>
      <w:tr w:rsidR="00564C22" w:rsidDel="00B33063" w14:paraId="2B4C07FE" w14:textId="0AF0A6D4" w:rsidTr="00564C22">
        <w:trPr>
          <w:cnfStyle w:val="100000000000" w:firstRow="1" w:lastRow="0" w:firstColumn="0" w:lastColumn="0" w:oddVBand="0" w:evenVBand="0" w:oddHBand="0" w:evenHBand="0" w:firstRowFirstColumn="0" w:firstRowLastColumn="0" w:lastRowFirstColumn="0" w:lastRowLastColumn="0"/>
          <w:del w:id="180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3EA6EE" w14:textId="71701FBD" w:rsidR="00564C22" w:rsidDel="00B33063" w:rsidRDefault="009B1AF1" w:rsidP="00564C22">
            <w:pPr>
              <w:pStyle w:val="Beschriftung"/>
              <w:rPr>
                <w:del w:id="18055" w:author="Andreas Kuehne" w:date="2019-05-31T12:22:00Z"/>
              </w:rPr>
            </w:pPr>
            <w:del w:id="18056" w:author="Andreas Kuehne" w:date="2019-05-31T12:22:00Z">
              <w:r w:rsidDel="00B33063">
                <w:delText>Element</w:delText>
              </w:r>
              <w:bookmarkStart w:id="18057" w:name="_Toc10201044"/>
              <w:bookmarkEnd w:id="18057"/>
            </w:del>
          </w:p>
        </w:tc>
        <w:tc>
          <w:tcPr>
            <w:tcW w:w="4675" w:type="dxa"/>
          </w:tcPr>
          <w:p w14:paraId="2C96ABDD" w14:textId="10543E8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058" w:author="Andreas Kuehne" w:date="2019-05-31T12:22:00Z"/>
              </w:rPr>
            </w:pPr>
            <w:del w:id="18059" w:author="Andreas Kuehne" w:date="2019-05-31T12:22:00Z">
              <w:r w:rsidDel="00B33063">
                <w:delText>Implementing JSON member name</w:delText>
              </w:r>
              <w:bookmarkStart w:id="18060" w:name="_Toc10201045"/>
              <w:bookmarkEnd w:id="18060"/>
            </w:del>
          </w:p>
        </w:tc>
        <w:bookmarkStart w:id="18061" w:name="_Toc10201046"/>
        <w:bookmarkEnd w:id="18061"/>
      </w:tr>
      <w:tr w:rsidR="00564C22" w:rsidDel="00B33063" w14:paraId="15E36645" w14:textId="6EFEE9A9" w:rsidTr="00564C22">
        <w:trPr>
          <w:del w:id="18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DB526C" w14:textId="31832B55" w:rsidR="00564C22" w:rsidRPr="002062A5" w:rsidDel="00B33063" w:rsidRDefault="009B1AF1" w:rsidP="00564C22">
            <w:pPr>
              <w:pStyle w:val="Beschriftung"/>
              <w:rPr>
                <w:del w:id="18063" w:author="Andreas Kuehne" w:date="2019-05-31T12:22:00Z"/>
                <w:rStyle w:val="Datatype"/>
                <w:b w:val="0"/>
                <w:bCs w:val="0"/>
              </w:rPr>
            </w:pPr>
            <w:del w:id="18064" w:author="Andreas Kuehne" w:date="2019-05-31T12:22:00Z">
              <w:r w:rsidRPr="002062A5" w:rsidDel="00B33063">
                <w:rPr>
                  <w:rStyle w:val="Datatype"/>
                </w:rPr>
                <w:delText>Code</w:delText>
              </w:r>
              <w:bookmarkStart w:id="18065" w:name="_Toc10201047"/>
              <w:bookmarkEnd w:id="18065"/>
            </w:del>
          </w:p>
        </w:tc>
        <w:tc>
          <w:tcPr>
            <w:tcW w:w="4675" w:type="dxa"/>
          </w:tcPr>
          <w:p w14:paraId="5EF5C715" w14:textId="09431E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66" w:author="Andreas Kuehne" w:date="2019-05-31T12:22:00Z"/>
                <w:rStyle w:val="Datatype"/>
              </w:rPr>
            </w:pPr>
            <w:del w:id="18067" w:author="Andreas Kuehne" w:date="2019-05-31T12:22:00Z">
              <w:r w:rsidRPr="002062A5" w:rsidDel="00B33063">
                <w:rPr>
                  <w:rStyle w:val="Datatype"/>
                </w:rPr>
                <w:delText>code</w:delText>
              </w:r>
              <w:bookmarkStart w:id="18068" w:name="_Toc10201048"/>
              <w:bookmarkEnd w:id="18068"/>
            </w:del>
          </w:p>
        </w:tc>
        <w:bookmarkStart w:id="18069" w:name="_Toc10201049"/>
        <w:bookmarkEnd w:id="18069"/>
      </w:tr>
      <w:tr w:rsidR="00564C22" w:rsidDel="00B33063" w14:paraId="1E4BAB2C" w14:textId="65ADF5B2" w:rsidTr="00564C22">
        <w:trPr>
          <w:del w:id="180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D71F49" w14:textId="565B2509" w:rsidR="00564C22" w:rsidRPr="002062A5" w:rsidDel="00B33063" w:rsidRDefault="009B1AF1" w:rsidP="00564C22">
            <w:pPr>
              <w:pStyle w:val="Beschriftung"/>
              <w:rPr>
                <w:del w:id="18071" w:author="Andreas Kuehne" w:date="2019-05-31T12:22:00Z"/>
                <w:rStyle w:val="Datatype"/>
                <w:b w:val="0"/>
                <w:bCs w:val="0"/>
              </w:rPr>
            </w:pPr>
            <w:del w:id="18072" w:author="Andreas Kuehne" w:date="2019-05-31T12:22:00Z">
              <w:r w:rsidRPr="002062A5" w:rsidDel="00B33063">
                <w:rPr>
                  <w:rStyle w:val="Datatype"/>
                </w:rPr>
                <w:delText>Message</w:delText>
              </w:r>
              <w:bookmarkStart w:id="18073" w:name="_Toc10201050"/>
              <w:bookmarkEnd w:id="18073"/>
            </w:del>
          </w:p>
        </w:tc>
        <w:tc>
          <w:tcPr>
            <w:tcW w:w="4675" w:type="dxa"/>
          </w:tcPr>
          <w:p w14:paraId="0AD81288" w14:textId="40DFD2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74" w:author="Andreas Kuehne" w:date="2019-05-31T12:22:00Z"/>
                <w:rStyle w:val="Datatype"/>
              </w:rPr>
            </w:pPr>
            <w:del w:id="18075" w:author="Andreas Kuehne" w:date="2019-05-31T12:22:00Z">
              <w:r w:rsidRPr="002062A5" w:rsidDel="00B33063">
                <w:rPr>
                  <w:rStyle w:val="Datatype"/>
                </w:rPr>
                <w:delText>msg</w:delText>
              </w:r>
              <w:bookmarkStart w:id="18076" w:name="_Toc10201051"/>
              <w:bookmarkEnd w:id="18076"/>
            </w:del>
          </w:p>
        </w:tc>
        <w:bookmarkStart w:id="18077" w:name="_Toc10201052"/>
        <w:bookmarkEnd w:id="18077"/>
      </w:tr>
      <w:tr w:rsidR="00564C22" w:rsidDel="00B33063" w14:paraId="2AF14745" w14:textId="17FE823F" w:rsidTr="00564C22">
        <w:trPr>
          <w:del w:id="180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F28090" w14:textId="69511DEF" w:rsidR="00564C22" w:rsidRPr="002062A5" w:rsidDel="00B33063" w:rsidRDefault="009B1AF1" w:rsidP="00564C22">
            <w:pPr>
              <w:pStyle w:val="Beschriftung"/>
              <w:rPr>
                <w:del w:id="18079" w:author="Andreas Kuehne" w:date="2019-05-31T12:22:00Z"/>
                <w:rStyle w:val="Datatype"/>
                <w:b w:val="0"/>
                <w:bCs w:val="0"/>
              </w:rPr>
            </w:pPr>
            <w:del w:id="18080" w:author="Andreas Kuehne" w:date="2019-05-31T12:22:00Z">
              <w:r w:rsidRPr="002062A5" w:rsidDel="00B33063">
                <w:rPr>
                  <w:rStyle w:val="Datatype"/>
                </w:rPr>
                <w:delText>Base64Content</w:delText>
              </w:r>
              <w:bookmarkStart w:id="18081" w:name="_Toc10201053"/>
              <w:bookmarkEnd w:id="18081"/>
            </w:del>
          </w:p>
        </w:tc>
        <w:tc>
          <w:tcPr>
            <w:tcW w:w="4675" w:type="dxa"/>
          </w:tcPr>
          <w:p w14:paraId="0D3AFC64" w14:textId="6BE3AA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82" w:author="Andreas Kuehne" w:date="2019-05-31T12:22:00Z"/>
                <w:rStyle w:val="Datatype"/>
              </w:rPr>
            </w:pPr>
            <w:del w:id="18083" w:author="Andreas Kuehne" w:date="2019-05-31T12:22:00Z">
              <w:r w:rsidRPr="002062A5" w:rsidDel="00B33063">
                <w:rPr>
                  <w:rStyle w:val="Datatype"/>
                </w:rPr>
                <w:delText>b64Content</w:delText>
              </w:r>
              <w:bookmarkStart w:id="18084" w:name="_Toc10201054"/>
              <w:bookmarkEnd w:id="18084"/>
            </w:del>
          </w:p>
        </w:tc>
        <w:bookmarkStart w:id="18085" w:name="_Toc10201055"/>
        <w:bookmarkEnd w:id="18085"/>
      </w:tr>
      <w:tr w:rsidR="00564C22" w:rsidDel="00B33063" w14:paraId="0F0245A6" w14:textId="0653570A" w:rsidTr="00564C22">
        <w:trPr>
          <w:del w:id="180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47EBBA" w14:textId="783A5136" w:rsidR="00564C22" w:rsidRPr="002062A5" w:rsidDel="00B33063" w:rsidRDefault="009B1AF1" w:rsidP="00564C22">
            <w:pPr>
              <w:pStyle w:val="Beschriftung"/>
              <w:rPr>
                <w:del w:id="18087" w:author="Andreas Kuehne" w:date="2019-05-31T12:22:00Z"/>
                <w:rStyle w:val="Datatype"/>
                <w:b w:val="0"/>
                <w:bCs w:val="0"/>
              </w:rPr>
            </w:pPr>
            <w:del w:id="18088" w:author="Andreas Kuehne" w:date="2019-05-31T12:22:00Z">
              <w:r w:rsidRPr="002062A5" w:rsidDel="00B33063">
                <w:rPr>
                  <w:rStyle w:val="Datatype"/>
                </w:rPr>
                <w:delText>Type</w:delText>
              </w:r>
              <w:bookmarkStart w:id="18089" w:name="_Toc10201056"/>
              <w:bookmarkEnd w:id="18089"/>
            </w:del>
          </w:p>
        </w:tc>
        <w:tc>
          <w:tcPr>
            <w:tcW w:w="4675" w:type="dxa"/>
          </w:tcPr>
          <w:p w14:paraId="332AE0E3" w14:textId="73079E5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90" w:author="Andreas Kuehne" w:date="2019-05-31T12:22:00Z"/>
                <w:rStyle w:val="Datatype"/>
              </w:rPr>
            </w:pPr>
            <w:del w:id="18091" w:author="Andreas Kuehne" w:date="2019-05-31T12:22:00Z">
              <w:r w:rsidRPr="002062A5" w:rsidDel="00B33063">
                <w:rPr>
                  <w:rStyle w:val="Datatype"/>
                </w:rPr>
                <w:delText>type</w:delText>
              </w:r>
              <w:bookmarkStart w:id="18092" w:name="_Toc10201057"/>
              <w:bookmarkEnd w:id="18092"/>
            </w:del>
          </w:p>
        </w:tc>
        <w:bookmarkStart w:id="18093" w:name="_Toc10201058"/>
        <w:bookmarkEnd w:id="18093"/>
      </w:tr>
    </w:tbl>
    <w:p w14:paraId="6536BB55" w14:textId="3C682153" w:rsidR="00564C22" w:rsidRPr="0202B381" w:rsidDel="00B33063" w:rsidRDefault="009B1AF1" w:rsidP="00564C22">
      <w:pPr>
        <w:rPr>
          <w:del w:id="18094" w:author="Andreas Kuehne" w:date="2019-05-31T12:22:00Z"/>
        </w:rPr>
      </w:pPr>
      <w:del w:id="180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096" w:name="_Toc10201059"/>
        <w:bookmarkEnd w:id="18096"/>
      </w:del>
    </w:p>
    <w:p w14:paraId="7FBD9766" w14:textId="284B7B70" w:rsidR="00564C22" w:rsidDel="00B33063" w:rsidRDefault="009B1AF1" w:rsidP="00564C22">
      <w:pPr>
        <w:pStyle w:val="Code"/>
        <w:spacing w:line="259" w:lineRule="auto"/>
        <w:rPr>
          <w:del w:id="18097" w:author="Andreas Kuehne" w:date="2019-05-31T12:22:00Z"/>
        </w:rPr>
      </w:pPr>
      <w:del w:id="18098" w:author="Andreas Kuehne" w:date="2019-05-31T12:22:00Z">
        <w:r w:rsidDel="00B33063">
          <w:rPr>
            <w:color w:val="31849B" w:themeColor="accent5" w:themeShade="BF"/>
          </w:rPr>
          <w:delText>"dss2-DetailType"</w:delText>
        </w:r>
        <w:r w:rsidDel="00B33063">
          <w:delText>: {</w:delText>
        </w:r>
        <w:bookmarkStart w:id="18099" w:name="_Toc10201060"/>
        <w:bookmarkEnd w:id="18099"/>
      </w:del>
    </w:p>
    <w:p w14:paraId="276616FF" w14:textId="1410F673" w:rsidR="00564C22" w:rsidDel="00B33063" w:rsidRDefault="009B1AF1" w:rsidP="00564C22">
      <w:pPr>
        <w:pStyle w:val="Code"/>
        <w:spacing w:line="259" w:lineRule="auto"/>
        <w:rPr>
          <w:del w:id="18100" w:author="Andreas Kuehne" w:date="2019-05-31T12:22:00Z"/>
        </w:rPr>
      </w:pPr>
      <w:del w:id="181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102" w:name="_Toc10201061"/>
        <w:bookmarkEnd w:id="18102"/>
      </w:del>
    </w:p>
    <w:p w14:paraId="128D00B1" w14:textId="13F3D9F1" w:rsidR="00564C22" w:rsidDel="00B33063" w:rsidRDefault="009B1AF1" w:rsidP="00564C22">
      <w:pPr>
        <w:pStyle w:val="Code"/>
        <w:spacing w:line="259" w:lineRule="auto"/>
        <w:rPr>
          <w:del w:id="18103" w:author="Andreas Kuehne" w:date="2019-05-31T12:22:00Z"/>
        </w:rPr>
      </w:pPr>
      <w:del w:id="18104" w:author="Andreas Kuehne" w:date="2019-05-31T12:22:00Z">
        <w:r w:rsidDel="00B33063">
          <w:rPr>
            <w:color w:val="31849B" w:themeColor="accent5" w:themeShade="BF"/>
          </w:rPr>
          <w:delText xml:space="preserve">  "properties"</w:delText>
        </w:r>
        <w:r w:rsidDel="00B33063">
          <w:delText>: {</w:delText>
        </w:r>
        <w:bookmarkStart w:id="18105" w:name="_Toc10201062"/>
        <w:bookmarkEnd w:id="18105"/>
      </w:del>
    </w:p>
    <w:p w14:paraId="466047CA" w14:textId="65D139C9" w:rsidR="00564C22" w:rsidDel="00B33063" w:rsidRDefault="009B1AF1" w:rsidP="00564C22">
      <w:pPr>
        <w:pStyle w:val="Code"/>
        <w:spacing w:line="259" w:lineRule="auto"/>
        <w:rPr>
          <w:del w:id="18106" w:author="Andreas Kuehne" w:date="2019-05-31T12:22:00Z"/>
        </w:rPr>
      </w:pPr>
      <w:del w:id="18107" w:author="Andreas Kuehne" w:date="2019-05-31T12:22:00Z">
        <w:r w:rsidDel="00B33063">
          <w:rPr>
            <w:color w:val="31849B" w:themeColor="accent5" w:themeShade="BF"/>
          </w:rPr>
          <w:delText xml:space="preserve">    "code"</w:delText>
        </w:r>
        <w:r w:rsidDel="00B33063">
          <w:delText>: {</w:delText>
        </w:r>
        <w:bookmarkStart w:id="18108" w:name="_Toc10201063"/>
        <w:bookmarkEnd w:id="18108"/>
      </w:del>
    </w:p>
    <w:p w14:paraId="76AEE0C7" w14:textId="07CA230A" w:rsidR="00564C22" w:rsidDel="00B33063" w:rsidRDefault="009B1AF1" w:rsidP="00564C22">
      <w:pPr>
        <w:pStyle w:val="Code"/>
        <w:spacing w:line="259" w:lineRule="auto"/>
        <w:rPr>
          <w:del w:id="18109" w:author="Andreas Kuehne" w:date="2019-05-31T12:22:00Z"/>
        </w:rPr>
      </w:pPr>
      <w:del w:id="181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111" w:name="_Toc10201064"/>
        <w:bookmarkEnd w:id="18111"/>
      </w:del>
    </w:p>
    <w:p w14:paraId="2DF22EAD" w14:textId="0282F866" w:rsidR="00564C22" w:rsidDel="00B33063" w:rsidRDefault="009B1AF1" w:rsidP="00564C22">
      <w:pPr>
        <w:pStyle w:val="Code"/>
        <w:spacing w:line="259" w:lineRule="auto"/>
        <w:rPr>
          <w:del w:id="18112" w:author="Andreas Kuehne" w:date="2019-05-31T12:22:00Z"/>
        </w:rPr>
      </w:pPr>
      <w:del w:id="18113" w:author="Andreas Kuehne" w:date="2019-05-31T12:22:00Z">
        <w:r w:rsidDel="00B33063">
          <w:delText xml:space="preserve">    },</w:delText>
        </w:r>
        <w:bookmarkStart w:id="18114" w:name="_Toc10201065"/>
        <w:bookmarkEnd w:id="18114"/>
      </w:del>
    </w:p>
    <w:p w14:paraId="3EF56A68" w14:textId="7EB71CCA" w:rsidR="00564C22" w:rsidDel="00B33063" w:rsidRDefault="009B1AF1" w:rsidP="00564C22">
      <w:pPr>
        <w:pStyle w:val="Code"/>
        <w:spacing w:line="259" w:lineRule="auto"/>
        <w:rPr>
          <w:del w:id="18115" w:author="Andreas Kuehne" w:date="2019-05-31T12:22:00Z"/>
        </w:rPr>
      </w:pPr>
      <w:del w:id="18116" w:author="Andreas Kuehne" w:date="2019-05-31T12:22:00Z">
        <w:r w:rsidDel="00B33063">
          <w:rPr>
            <w:color w:val="31849B" w:themeColor="accent5" w:themeShade="BF"/>
          </w:rPr>
          <w:delText xml:space="preserve">    "msg"</w:delText>
        </w:r>
        <w:r w:rsidDel="00B33063">
          <w:delText>: {</w:delText>
        </w:r>
        <w:bookmarkStart w:id="18117" w:name="_Toc10201066"/>
        <w:bookmarkEnd w:id="18117"/>
      </w:del>
    </w:p>
    <w:p w14:paraId="67FFDD2A" w14:textId="7EB9991D" w:rsidR="00564C22" w:rsidDel="00B33063" w:rsidRDefault="009B1AF1" w:rsidP="00564C22">
      <w:pPr>
        <w:pStyle w:val="Code"/>
        <w:spacing w:line="259" w:lineRule="auto"/>
        <w:rPr>
          <w:del w:id="18118" w:author="Andreas Kuehne" w:date="2019-05-31T12:22:00Z"/>
        </w:rPr>
      </w:pPr>
      <w:del w:id="181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8120" w:name="_Toc10201067"/>
        <w:bookmarkEnd w:id="18120"/>
      </w:del>
    </w:p>
    <w:p w14:paraId="5DD475BD" w14:textId="3053DC10" w:rsidR="00564C22" w:rsidDel="00B33063" w:rsidRDefault="009B1AF1" w:rsidP="00564C22">
      <w:pPr>
        <w:pStyle w:val="Code"/>
        <w:spacing w:line="259" w:lineRule="auto"/>
        <w:rPr>
          <w:del w:id="18121" w:author="Andreas Kuehne" w:date="2019-05-31T12:22:00Z"/>
        </w:rPr>
      </w:pPr>
      <w:del w:id="18122" w:author="Andreas Kuehne" w:date="2019-05-31T12:22:00Z">
        <w:r w:rsidDel="00B33063">
          <w:delText xml:space="preserve">    },</w:delText>
        </w:r>
        <w:bookmarkStart w:id="18123" w:name="_Toc10201068"/>
        <w:bookmarkEnd w:id="18123"/>
      </w:del>
    </w:p>
    <w:p w14:paraId="3AB5B990" w14:textId="4E025276" w:rsidR="00564C22" w:rsidDel="00B33063" w:rsidRDefault="009B1AF1" w:rsidP="00564C22">
      <w:pPr>
        <w:pStyle w:val="Code"/>
        <w:spacing w:line="259" w:lineRule="auto"/>
        <w:rPr>
          <w:del w:id="18124" w:author="Andreas Kuehne" w:date="2019-05-31T12:22:00Z"/>
        </w:rPr>
      </w:pPr>
      <w:del w:id="18125" w:author="Andreas Kuehne" w:date="2019-05-31T12:22:00Z">
        <w:r w:rsidDel="00B33063">
          <w:rPr>
            <w:color w:val="31849B" w:themeColor="accent5" w:themeShade="BF"/>
          </w:rPr>
          <w:delText xml:space="preserve">    "b64Content"</w:delText>
        </w:r>
        <w:r w:rsidDel="00B33063">
          <w:delText>: {</w:delText>
        </w:r>
        <w:bookmarkStart w:id="18126" w:name="_Toc10201069"/>
        <w:bookmarkEnd w:id="18126"/>
      </w:del>
    </w:p>
    <w:p w14:paraId="689CA459" w14:textId="5C1CF9E9" w:rsidR="00564C22" w:rsidDel="00B33063" w:rsidRDefault="009B1AF1" w:rsidP="00564C22">
      <w:pPr>
        <w:pStyle w:val="Code"/>
        <w:spacing w:line="259" w:lineRule="auto"/>
        <w:rPr>
          <w:del w:id="18127" w:author="Andreas Kuehne" w:date="2019-05-31T12:22:00Z"/>
        </w:rPr>
      </w:pPr>
      <w:del w:id="181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129" w:name="_Toc10201070"/>
        <w:bookmarkEnd w:id="18129"/>
      </w:del>
    </w:p>
    <w:p w14:paraId="5C59DEC5" w14:textId="0FBEA061" w:rsidR="00564C22" w:rsidDel="00B33063" w:rsidRDefault="009B1AF1" w:rsidP="00564C22">
      <w:pPr>
        <w:pStyle w:val="Code"/>
        <w:spacing w:line="259" w:lineRule="auto"/>
        <w:rPr>
          <w:del w:id="18130" w:author="Andreas Kuehne" w:date="2019-05-31T12:22:00Z"/>
        </w:rPr>
      </w:pPr>
      <w:del w:id="18131" w:author="Andreas Kuehne" w:date="2019-05-31T12:22:00Z">
        <w:r w:rsidDel="00B33063">
          <w:delText xml:space="preserve">    },</w:delText>
        </w:r>
        <w:bookmarkStart w:id="18132" w:name="_Toc10201071"/>
        <w:bookmarkEnd w:id="18132"/>
      </w:del>
    </w:p>
    <w:p w14:paraId="7EC40FBE" w14:textId="54F1D7A6" w:rsidR="00564C22" w:rsidDel="00B33063" w:rsidRDefault="009B1AF1" w:rsidP="00564C22">
      <w:pPr>
        <w:pStyle w:val="Code"/>
        <w:spacing w:line="259" w:lineRule="auto"/>
        <w:rPr>
          <w:del w:id="18133" w:author="Andreas Kuehne" w:date="2019-05-31T12:22:00Z"/>
        </w:rPr>
      </w:pPr>
      <w:del w:id="18134" w:author="Andreas Kuehne" w:date="2019-05-31T12:22:00Z">
        <w:r w:rsidDel="00B33063">
          <w:rPr>
            <w:color w:val="31849B" w:themeColor="accent5" w:themeShade="BF"/>
          </w:rPr>
          <w:delText xml:space="preserve">    "type"</w:delText>
        </w:r>
        <w:r w:rsidDel="00B33063">
          <w:delText>: {</w:delText>
        </w:r>
        <w:bookmarkStart w:id="18135" w:name="_Toc10201072"/>
        <w:bookmarkEnd w:id="18135"/>
      </w:del>
    </w:p>
    <w:p w14:paraId="429CE69B" w14:textId="5F338AE3" w:rsidR="00564C22" w:rsidDel="00B33063" w:rsidRDefault="009B1AF1" w:rsidP="00564C22">
      <w:pPr>
        <w:pStyle w:val="Code"/>
        <w:spacing w:line="259" w:lineRule="auto"/>
        <w:rPr>
          <w:del w:id="18136" w:author="Andreas Kuehne" w:date="2019-05-31T12:22:00Z"/>
        </w:rPr>
      </w:pPr>
      <w:del w:id="181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138" w:name="_Toc10201073"/>
        <w:bookmarkEnd w:id="18138"/>
      </w:del>
    </w:p>
    <w:p w14:paraId="1847A872" w14:textId="6BBDF95D" w:rsidR="00564C22" w:rsidDel="00B33063" w:rsidRDefault="009B1AF1" w:rsidP="00564C22">
      <w:pPr>
        <w:pStyle w:val="Code"/>
        <w:spacing w:line="259" w:lineRule="auto"/>
        <w:rPr>
          <w:del w:id="18139" w:author="Andreas Kuehne" w:date="2019-05-31T12:22:00Z"/>
        </w:rPr>
      </w:pPr>
      <w:del w:id="1814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8141" w:name="_Toc10201074"/>
        <w:bookmarkEnd w:id="18141"/>
      </w:del>
    </w:p>
    <w:p w14:paraId="1015D29E" w14:textId="0E5FCA1E" w:rsidR="00564C22" w:rsidDel="00B33063" w:rsidRDefault="009B1AF1" w:rsidP="00564C22">
      <w:pPr>
        <w:pStyle w:val="Code"/>
        <w:spacing w:line="259" w:lineRule="auto"/>
        <w:rPr>
          <w:del w:id="18142" w:author="Andreas Kuehne" w:date="2019-05-31T12:22:00Z"/>
        </w:rPr>
      </w:pPr>
      <w:del w:id="18143" w:author="Andreas Kuehne" w:date="2019-05-31T12:22:00Z">
        <w:r w:rsidDel="00B33063">
          <w:delText xml:space="preserve">    }</w:delText>
        </w:r>
        <w:bookmarkStart w:id="18144" w:name="_Toc10201075"/>
        <w:bookmarkEnd w:id="18144"/>
      </w:del>
    </w:p>
    <w:p w14:paraId="303DA987" w14:textId="338B8AA7" w:rsidR="00564C22" w:rsidDel="00B33063" w:rsidRDefault="009B1AF1" w:rsidP="00564C22">
      <w:pPr>
        <w:pStyle w:val="Code"/>
        <w:spacing w:line="259" w:lineRule="auto"/>
        <w:rPr>
          <w:del w:id="18145" w:author="Andreas Kuehne" w:date="2019-05-31T12:22:00Z"/>
        </w:rPr>
      </w:pPr>
      <w:del w:id="18146" w:author="Andreas Kuehne" w:date="2019-05-31T12:22:00Z">
        <w:r w:rsidDel="00B33063">
          <w:delText xml:space="preserve">  },</w:delText>
        </w:r>
        <w:bookmarkStart w:id="18147" w:name="_Toc10201076"/>
        <w:bookmarkEnd w:id="18147"/>
      </w:del>
    </w:p>
    <w:p w14:paraId="489D6760" w14:textId="63277025" w:rsidR="00564C22" w:rsidDel="00B33063" w:rsidRDefault="009B1AF1" w:rsidP="00564C22">
      <w:pPr>
        <w:pStyle w:val="Code"/>
        <w:spacing w:line="259" w:lineRule="auto"/>
        <w:rPr>
          <w:del w:id="18148" w:author="Andreas Kuehne" w:date="2019-05-31T12:22:00Z"/>
        </w:rPr>
      </w:pPr>
      <w:del w:id="1814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8150" w:name="_Toc10201077"/>
        <w:bookmarkEnd w:id="18150"/>
      </w:del>
    </w:p>
    <w:p w14:paraId="5993A4B7" w14:textId="36313CE3" w:rsidR="00564C22" w:rsidDel="00B33063" w:rsidRDefault="009B1AF1" w:rsidP="00564C22">
      <w:pPr>
        <w:pStyle w:val="Code"/>
        <w:spacing w:line="259" w:lineRule="auto"/>
        <w:rPr>
          <w:del w:id="18151" w:author="Andreas Kuehne" w:date="2019-05-31T12:22:00Z"/>
        </w:rPr>
      </w:pPr>
      <w:del w:id="18152" w:author="Andreas Kuehne" w:date="2019-05-31T12:22:00Z">
        <w:r w:rsidDel="00B33063">
          <w:delText>}</w:delText>
        </w:r>
        <w:bookmarkStart w:id="18153" w:name="_Toc10201078"/>
        <w:bookmarkEnd w:id="18153"/>
      </w:del>
    </w:p>
    <w:p w14:paraId="1022EE54" w14:textId="19F9957A" w:rsidR="00564C22" w:rsidDel="00B33063" w:rsidRDefault="00564C22" w:rsidP="00564C22">
      <w:pPr>
        <w:rPr>
          <w:del w:id="18154" w:author="Andreas Kuehne" w:date="2019-05-31T12:22:00Z"/>
        </w:rPr>
      </w:pPr>
      <w:bookmarkStart w:id="18155" w:name="_Toc10201079"/>
      <w:bookmarkEnd w:id="18155"/>
    </w:p>
    <w:p w14:paraId="271DCAEF" w14:textId="6351DC83" w:rsidR="00564C22" w:rsidDel="00B33063" w:rsidRDefault="009B1AF1" w:rsidP="00564C22">
      <w:pPr>
        <w:pStyle w:val="berschrift4"/>
        <w:rPr>
          <w:del w:id="18156" w:author="Andreas Kuehne" w:date="2019-05-31T12:22:00Z"/>
        </w:rPr>
      </w:pPr>
      <w:del w:id="18157" w:author="Andreas Kuehne" w:date="2019-05-31T12:22:00Z">
        <w:r w:rsidDel="00B33063">
          <w:delText>Detail – XML Syntax</w:delText>
        </w:r>
        <w:bookmarkStart w:id="18158" w:name="_Toc10201080"/>
        <w:bookmarkEnd w:id="18158"/>
      </w:del>
    </w:p>
    <w:p w14:paraId="3CFEF210" w14:textId="134EC09A" w:rsidR="00564C22" w:rsidRPr="5404FA76" w:rsidDel="00B33063" w:rsidRDefault="009B1AF1" w:rsidP="00564C22">
      <w:pPr>
        <w:rPr>
          <w:del w:id="18159" w:author="Andreas Kuehne" w:date="2019-05-31T12:22:00Z"/>
        </w:rPr>
      </w:pPr>
      <w:del w:id="18160" w:author="Andreas Kuehne" w:date="2019-05-31T12:22:00Z">
        <w:r w:rsidRPr="0CCF9147" w:rsidDel="00B33063">
          <w:delText xml:space="preserve">The XML type </w:delText>
        </w:r>
        <w:r w:rsidRPr="002062A5" w:rsidDel="00B33063">
          <w:rPr>
            <w:rFonts w:ascii="Courier New" w:eastAsia="Courier New" w:hAnsi="Courier New" w:cs="Courier New"/>
          </w:rPr>
          <w:delText>DetailType</w:delText>
        </w:r>
        <w:r w:rsidRPr="0CCF9147" w:rsidDel="00B33063">
          <w:delText xml:space="preserve"> SHALL implement the requirements defined in the </w:delText>
        </w:r>
        <w:r w:rsidRPr="002062A5" w:rsidDel="00B33063">
          <w:rPr>
            <w:rFonts w:ascii="Courier New" w:eastAsia="Courier New" w:hAnsi="Courier New" w:cs="Courier New"/>
          </w:rPr>
          <w:delText>Detail</w:delText>
        </w:r>
        <w:r w:rsidDel="00B33063">
          <w:delText xml:space="preserve"> </w:delText>
        </w:r>
        <w:r w:rsidRPr="005A6FFD" w:rsidDel="00B33063">
          <w:delText>component.</w:delText>
        </w:r>
        <w:bookmarkStart w:id="18161" w:name="_Toc10201081"/>
        <w:bookmarkEnd w:id="18161"/>
      </w:del>
    </w:p>
    <w:p w14:paraId="1B993558" w14:textId="77C06281" w:rsidR="00564C22" w:rsidDel="00B33063" w:rsidRDefault="009B1AF1" w:rsidP="00564C22">
      <w:pPr>
        <w:rPr>
          <w:del w:id="18162" w:author="Andreas Kuehne" w:date="2019-05-31T12:22:00Z"/>
        </w:rPr>
      </w:pPr>
      <w:del w:id="1816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DetailType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164" w:name="_Toc10201082"/>
        <w:bookmarkEnd w:id="18164"/>
      </w:del>
    </w:p>
    <w:p w14:paraId="5FA0292A" w14:textId="62E82C51" w:rsidR="00564C22" w:rsidDel="00B33063" w:rsidRDefault="009B1AF1" w:rsidP="00564C22">
      <w:pPr>
        <w:pStyle w:val="Code"/>
        <w:rPr>
          <w:del w:id="18165" w:author="Andreas Kuehne" w:date="2019-05-31T12:22:00Z"/>
        </w:rPr>
      </w:pPr>
      <w:del w:id="181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DetailType</w:delText>
        </w:r>
        <w:r w:rsidDel="00B33063">
          <w:rPr>
            <w:color w:val="943634" w:themeColor="accent2" w:themeShade="BF"/>
          </w:rPr>
          <w:delText>"</w:delText>
        </w:r>
        <w:r w:rsidDel="00B33063">
          <w:rPr>
            <w:color w:val="31849B" w:themeColor="accent5" w:themeShade="BF"/>
          </w:rPr>
          <w:delText>&gt;</w:delText>
        </w:r>
        <w:bookmarkStart w:id="18167" w:name="_Toc10201083"/>
        <w:bookmarkEnd w:id="18167"/>
      </w:del>
    </w:p>
    <w:p w14:paraId="1E5812F1" w14:textId="0EDB47BB" w:rsidR="00564C22" w:rsidDel="00B33063" w:rsidRDefault="009B1AF1" w:rsidP="00564C22">
      <w:pPr>
        <w:pStyle w:val="Code"/>
        <w:rPr>
          <w:del w:id="18168" w:author="Andreas Kuehne" w:date="2019-05-31T12:22:00Z"/>
        </w:rPr>
      </w:pPr>
      <w:del w:id="18169" w:author="Andreas Kuehne" w:date="2019-05-31T12:22:00Z">
        <w:r w:rsidDel="00B33063">
          <w:rPr>
            <w:color w:val="31849B" w:themeColor="accent5" w:themeShade="BF"/>
          </w:rPr>
          <w:delText xml:space="preserve">  &lt;xs:sequence&gt;</w:delText>
        </w:r>
        <w:bookmarkStart w:id="18170" w:name="_Toc10201084"/>
        <w:bookmarkEnd w:id="18170"/>
      </w:del>
    </w:p>
    <w:p w14:paraId="33DB637F" w14:textId="19091D29" w:rsidR="00564C22" w:rsidDel="00B33063" w:rsidRDefault="009B1AF1" w:rsidP="00564C22">
      <w:pPr>
        <w:pStyle w:val="Code"/>
        <w:rPr>
          <w:del w:id="18171" w:author="Andreas Kuehne" w:date="2019-05-31T12:22:00Z"/>
        </w:rPr>
      </w:pPr>
      <w:del w:id="181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Code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173" w:name="_Toc10201085"/>
        <w:bookmarkEnd w:id="18173"/>
      </w:del>
    </w:p>
    <w:p w14:paraId="0284BE9B" w14:textId="4F2293EE" w:rsidR="00564C22" w:rsidDel="00B33063" w:rsidRDefault="009B1AF1" w:rsidP="00564C22">
      <w:pPr>
        <w:pStyle w:val="Code"/>
        <w:rPr>
          <w:del w:id="18174" w:author="Andreas Kuehne" w:date="2019-05-31T12:22:00Z"/>
        </w:rPr>
      </w:pPr>
      <w:del w:id="1817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176" w:name="_Toc10201086"/>
        <w:bookmarkEnd w:id="18176"/>
      </w:del>
    </w:p>
    <w:p w14:paraId="3990EE04" w14:textId="41015F49" w:rsidR="00564C22" w:rsidDel="00B33063" w:rsidRDefault="009B1AF1" w:rsidP="00564C22">
      <w:pPr>
        <w:pStyle w:val="Code"/>
        <w:rPr>
          <w:del w:id="18177" w:author="Andreas Kuehne" w:date="2019-05-31T12:22:00Z"/>
        </w:rPr>
      </w:pPr>
      <w:del w:id="181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179" w:name="_Toc10201087"/>
        <w:bookmarkEnd w:id="18179"/>
      </w:del>
    </w:p>
    <w:p w14:paraId="0807E1A8" w14:textId="6B0DFBC7" w:rsidR="00564C22" w:rsidDel="00B33063" w:rsidRDefault="009B1AF1" w:rsidP="00564C22">
      <w:pPr>
        <w:pStyle w:val="Code"/>
        <w:rPr>
          <w:del w:id="18180" w:author="Andreas Kuehne" w:date="2019-05-31T12:22:00Z"/>
        </w:rPr>
      </w:pPr>
      <w:del w:id="18181" w:author="Andreas Kuehne" w:date="2019-05-31T12:22:00Z">
        <w:r w:rsidDel="00B33063">
          <w:rPr>
            <w:color w:val="31849B" w:themeColor="accent5" w:themeShade="BF"/>
          </w:rPr>
          <w:delText xml:space="preserve">  &lt;/xs:sequence&gt;</w:delText>
        </w:r>
        <w:bookmarkStart w:id="18182" w:name="_Toc10201088"/>
        <w:bookmarkEnd w:id="18182"/>
      </w:del>
    </w:p>
    <w:p w14:paraId="3168981D" w14:textId="43EFCC5A" w:rsidR="00564C22" w:rsidDel="00B33063" w:rsidRDefault="009B1AF1" w:rsidP="00564C22">
      <w:pPr>
        <w:pStyle w:val="Code"/>
        <w:rPr>
          <w:del w:id="18183" w:author="Andreas Kuehne" w:date="2019-05-31T12:22:00Z"/>
        </w:rPr>
      </w:pPr>
      <w:del w:id="1818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8185" w:name="_Toc10201089"/>
        <w:bookmarkEnd w:id="18185"/>
      </w:del>
    </w:p>
    <w:p w14:paraId="14A05F36" w14:textId="715CA34F" w:rsidR="00564C22" w:rsidDel="00B33063" w:rsidRDefault="009B1AF1" w:rsidP="00564C22">
      <w:pPr>
        <w:pStyle w:val="Code"/>
        <w:rPr>
          <w:del w:id="18186" w:author="Andreas Kuehne" w:date="2019-05-31T12:22:00Z"/>
        </w:rPr>
      </w:pPr>
      <w:del w:id="18187" w:author="Andreas Kuehne" w:date="2019-05-31T12:22:00Z">
        <w:r w:rsidDel="00B33063">
          <w:rPr>
            <w:color w:val="31849B" w:themeColor="accent5" w:themeShade="BF"/>
          </w:rPr>
          <w:delText>&lt;/xs:complexType&gt;</w:delText>
        </w:r>
        <w:bookmarkStart w:id="18188" w:name="_Toc10201090"/>
        <w:bookmarkEnd w:id="18188"/>
      </w:del>
    </w:p>
    <w:p w14:paraId="677169D0" w14:textId="3B911540" w:rsidR="00564C22" w:rsidDel="00B33063" w:rsidRDefault="009B1AF1" w:rsidP="00564C22">
      <w:pPr>
        <w:spacing w:line="259" w:lineRule="auto"/>
        <w:rPr>
          <w:del w:id="18189" w:author="Andreas Kuehne" w:date="2019-05-31T12:22:00Z"/>
        </w:rPr>
      </w:pPr>
      <w:del w:id="1819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DetailType</w:delText>
        </w:r>
        <w:r w:rsidRPr="71C71F8C" w:rsidDel="00B33063">
          <w:delText xml:space="preserve"> </w:delText>
        </w:r>
        <w:r w:rsidDel="00B33063">
          <w:delText xml:space="preserve">XML element SHALL implement in XML syntax the sub-component that has a name equal to its local name. </w:delText>
        </w:r>
        <w:bookmarkStart w:id="18191" w:name="_Toc10201091"/>
        <w:bookmarkEnd w:id="18191"/>
      </w:del>
    </w:p>
    <w:p w14:paraId="04F5508B" w14:textId="54988051" w:rsidR="00564C22" w:rsidDel="00B33063" w:rsidRDefault="009B1AF1" w:rsidP="00564C22">
      <w:pPr>
        <w:pStyle w:val="berschrift3"/>
        <w:rPr>
          <w:del w:id="18192" w:author="Andreas Kuehne" w:date="2019-05-31T12:22:00Z"/>
        </w:rPr>
      </w:pPr>
      <w:bookmarkStart w:id="18193" w:name="_RefComp02F13485"/>
      <w:del w:id="18194" w:author="Andreas Kuehne" w:date="2019-05-31T12:22:00Z">
        <w:r w:rsidDel="00B33063">
          <w:delText>Component SigningTimeInfo</w:delText>
        </w:r>
        <w:bookmarkStart w:id="18195" w:name="_Toc10201092"/>
        <w:bookmarkEnd w:id="18193"/>
        <w:bookmarkEnd w:id="18195"/>
      </w:del>
    </w:p>
    <w:p w14:paraId="521FA143" w14:textId="366A0C1F" w:rsidR="00564C22" w:rsidDel="00B33063" w:rsidRDefault="001725A5" w:rsidP="00564C22">
      <w:pPr>
        <w:rPr>
          <w:del w:id="18196" w:author="Andreas Kuehne" w:date="2019-05-31T12:22:00Z"/>
        </w:rPr>
      </w:pPr>
      <w:del w:id="18197" w:author="Andreas Kuehne" w:date="2019-05-31T12:22:00Z">
        <w:r w:rsidRPr="003A06D0" w:rsidDel="00B33063">
          <w:delText xml:space="preserve">This </w:delText>
        </w:r>
        <w:r w:rsidRPr="003A06D0" w:rsidDel="00B33063">
          <w:rPr>
            <w:rFonts w:ascii="Courier New" w:eastAsia="Courier New" w:hAnsi="Courier New" w:cs="Courier New"/>
            <w:lang w:val="en-GB"/>
          </w:rPr>
          <w:delText>SigningTimeInfo</w:delText>
        </w:r>
        <w:r w:rsidRPr="003A06D0" w:rsidDel="00B33063">
          <w:delText xml:space="preserve"> component allows the client to obtain the time instant associated to the signature creation.</w:delText>
        </w:r>
        <w:bookmarkStart w:id="18198" w:name="_Toc10201093"/>
        <w:bookmarkEnd w:id="18198"/>
      </w:del>
    </w:p>
    <w:p w14:paraId="227A6D18" w14:textId="0239FC8D" w:rsidR="00564C22" w:rsidDel="00B33063" w:rsidRDefault="009B1AF1" w:rsidP="00564C22">
      <w:pPr>
        <w:rPr>
          <w:del w:id="18199" w:author="Andreas Kuehne" w:date="2019-05-31T12:22:00Z"/>
        </w:rPr>
      </w:pPr>
      <w:del w:id="18200" w:author="Andreas Kuehne" w:date="2019-05-31T12:22:00Z">
        <w:r w:rsidDel="00B33063">
          <w:delText>Below follows a list of the sub-components that constitute this component:</w:delText>
        </w:r>
        <w:bookmarkStart w:id="18201" w:name="_Toc10201094"/>
        <w:bookmarkEnd w:id="18201"/>
      </w:del>
    </w:p>
    <w:p w14:paraId="4DB7FED2" w14:textId="3D5EA46F" w:rsidR="00564C22" w:rsidDel="00B33063" w:rsidRDefault="009B1AF1" w:rsidP="00564C22">
      <w:pPr>
        <w:pStyle w:val="Member"/>
        <w:rPr>
          <w:del w:id="18202" w:author="Andreas Kuehne" w:date="2019-05-31T12:22:00Z"/>
        </w:rPr>
      </w:pPr>
      <w:del w:id="18203" w:author="Andreas Kuehne" w:date="2019-05-31T12:22:00Z">
        <w:r w:rsidDel="00B33063">
          <w:delText xml:space="preserve">The </w:delText>
        </w:r>
        <w:r w:rsidRPr="35C1378D" w:rsidDel="00B33063">
          <w:rPr>
            <w:rStyle w:val="Datatype"/>
          </w:rPr>
          <w:delText>SigningTime</w:delText>
        </w:r>
        <w:r w:rsidDel="00B33063">
          <w:delText xml:space="preserve"> element MUST contain one instance of a date/time value. </w:delText>
        </w:r>
        <w:r w:rsidRPr="003A06D0" w:rsidDel="00B33063">
          <w:delText>This element returns the time value considered by the server to be the signature creation time.</w:delText>
        </w:r>
        <w:bookmarkStart w:id="18204" w:name="_Toc10201095"/>
        <w:bookmarkEnd w:id="18204"/>
      </w:del>
    </w:p>
    <w:p w14:paraId="26B7949C" w14:textId="4D7D58C6" w:rsidR="00564C22" w:rsidDel="00B33063" w:rsidRDefault="009B1AF1" w:rsidP="00564C22">
      <w:pPr>
        <w:pStyle w:val="Member"/>
        <w:rPr>
          <w:del w:id="18205" w:author="Andreas Kuehne" w:date="2019-05-31T12:22:00Z"/>
        </w:rPr>
      </w:pPr>
      <w:del w:id="18206" w:author="Andreas Kuehne" w:date="2019-05-31T12:22:00Z">
        <w:r w:rsidDel="00B33063">
          <w:delText xml:space="preserve">The OPTIONAL </w:delText>
        </w:r>
        <w:r w:rsidRPr="35C1378D" w:rsidDel="00B33063">
          <w:rPr>
            <w:rStyle w:val="Datatype"/>
          </w:rPr>
          <w:delText>SigningTimeBoundaries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_RefComp2836BDF5 \r \h </w:delInstrText>
        </w:r>
        <w:r w:rsidDel="00B33063">
          <w:fldChar w:fldCharType="separate"/>
        </w:r>
        <w:r w:rsidDel="00B33063">
          <w:rPr>
            <w:rStyle w:val="Datatype"/>
            <w:rFonts w:eastAsia="Courier New" w:cs="Courier New"/>
          </w:rPr>
          <w:delText>SigningTimeBoundaries</w:delText>
        </w:r>
        <w:r w:rsidDel="00B33063">
          <w:fldChar w:fldCharType="end"/>
        </w:r>
        <w:r w:rsidDel="00B33063">
          <w:delText xml:space="preserve">. </w:delText>
        </w:r>
        <w:r w:rsidRPr="003A06D0" w:rsidDel="00B33063">
          <w:delText>This element returns the trusted time values considered as lower and upper limits for the signing time.</w:delText>
        </w:r>
        <w:bookmarkStart w:id="18207" w:name="_Toc10201096"/>
        <w:bookmarkEnd w:id="18207"/>
      </w:del>
    </w:p>
    <w:p w14:paraId="6BCCE1BC" w14:textId="51C58B5C" w:rsidR="00564C22" w:rsidDel="00B33063" w:rsidRDefault="009B1AF1" w:rsidP="00564C22">
      <w:pPr>
        <w:pStyle w:val="berschrift4"/>
        <w:rPr>
          <w:del w:id="18208" w:author="Andreas Kuehne" w:date="2019-05-31T12:22:00Z"/>
        </w:rPr>
      </w:pPr>
      <w:del w:id="18209" w:author="Andreas Kuehne" w:date="2019-05-31T12:22:00Z">
        <w:r w:rsidDel="00B33063">
          <w:delText>SigningTimeInfo – JSON Syntax</w:delText>
        </w:r>
        <w:bookmarkStart w:id="18210" w:name="_Toc10201097"/>
        <w:bookmarkEnd w:id="18210"/>
      </w:del>
    </w:p>
    <w:p w14:paraId="2DFCEAED" w14:textId="1C65C294" w:rsidR="00564C22" w:rsidRPr="0248A3D1" w:rsidDel="00B33063" w:rsidRDefault="009B1AF1" w:rsidP="00564C22">
      <w:pPr>
        <w:rPr>
          <w:del w:id="18211" w:author="Andreas Kuehne" w:date="2019-05-31T12:22:00Z"/>
        </w:rPr>
      </w:pPr>
      <w:del w:id="1821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SigningTimeInfo</w:delText>
        </w:r>
        <w:r w:rsidDel="00B33063">
          <w:delText xml:space="preserve"> component.</w:delText>
        </w:r>
        <w:bookmarkStart w:id="18213" w:name="_Toc10201098"/>
        <w:bookmarkEnd w:id="18213"/>
      </w:del>
    </w:p>
    <w:p w14:paraId="5ACD42DD" w14:textId="2A9A855F" w:rsidR="00564C22" w:rsidRPr="C2430093" w:rsidDel="00B33063" w:rsidRDefault="009B1AF1" w:rsidP="00564C22">
      <w:pPr>
        <w:spacing w:line="259" w:lineRule="auto"/>
        <w:rPr>
          <w:del w:id="18214" w:author="Andreas Kuehne" w:date="2019-05-31T12:22:00Z"/>
          <w:rFonts w:eastAsia="Arial" w:cs="Arial"/>
          <w:sz w:val="22"/>
          <w:szCs w:val="22"/>
        </w:rPr>
      </w:pPr>
      <w:del w:id="1821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SigningTimeInfo</w:delText>
        </w:r>
        <w:r w:rsidRPr="002062A5" w:rsidDel="00B33063">
          <w:rPr>
            <w:rFonts w:eastAsia="Arial" w:cs="Arial"/>
            <w:sz w:val="22"/>
            <w:szCs w:val="22"/>
          </w:rPr>
          <w:delText xml:space="preserve"> using JSON-specific names mapped as shown in the table below.</w:delText>
        </w:r>
        <w:bookmarkStart w:id="18216" w:name="_Toc10201099"/>
        <w:bookmarkEnd w:id="18216"/>
      </w:del>
    </w:p>
    <w:tbl>
      <w:tblPr>
        <w:tblStyle w:val="Gitternetztabelle1hell1"/>
        <w:tblW w:w="0" w:type="auto"/>
        <w:tblLook w:val="04A0" w:firstRow="1" w:lastRow="0" w:firstColumn="1" w:lastColumn="0" w:noHBand="0" w:noVBand="1"/>
      </w:tblPr>
      <w:tblGrid>
        <w:gridCol w:w="4675"/>
        <w:gridCol w:w="4675"/>
      </w:tblGrid>
      <w:tr w:rsidR="00564C22" w:rsidDel="00B33063" w14:paraId="624A0C9D" w14:textId="55F4DC35" w:rsidTr="00564C22">
        <w:trPr>
          <w:cnfStyle w:val="100000000000" w:firstRow="1" w:lastRow="0" w:firstColumn="0" w:lastColumn="0" w:oddVBand="0" w:evenVBand="0" w:oddHBand="0" w:evenHBand="0" w:firstRowFirstColumn="0" w:firstRowLastColumn="0" w:lastRowFirstColumn="0" w:lastRowLastColumn="0"/>
          <w:del w:id="182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8AFE0B" w14:textId="3951950B" w:rsidR="00564C22" w:rsidDel="00B33063" w:rsidRDefault="009B1AF1" w:rsidP="00564C22">
            <w:pPr>
              <w:pStyle w:val="Beschriftung"/>
              <w:rPr>
                <w:del w:id="18218" w:author="Andreas Kuehne" w:date="2019-05-31T12:22:00Z"/>
              </w:rPr>
            </w:pPr>
            <w:del w:id="18219" w:author="Andreas Kuehne" w:date="2019-05-31T12:22:00Z">
              <w:r w:rsidDel="00B33063">
                <w:delText>Element</w:delText>
              </w:r>
              <w:bookmarkStart w:id="18220" w:name="_Toc10201100"/>
              <w:bookmarkEnd w:id="18220"/>
            </w:del>
          </w:p>
        </w:tc>
        <w:tc>
          <w:tcPr>
            <w:tcW w:w="4675" w:type="dxa"/>
          </w:tcPr>
          <w:p w14:paraId="624092BB" w14:textId="7D3784F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221" w:author="Andreas Kuehne" w:date="2019-05-31T12:22:00Z"/>
              </w:rPr>
            </w:pPr>
            <w:del w:id="18222" w:author="Andreas Kuehne" w:date="2019-05-31T12:22:00Z">
              <w:r w:rsidDel="00B33063">
                <w:delText>Implementing JSON member name</w:delText>
              </w:r>
              <w:bookmarkStart w:id="18223" w:name="_Toc10201101"/>
              <w:bookmarkEnd w:id="18223"/>
            </w:del>
          </w:p>
        </w:tc>
        <w:bookmarkStart w:id="18224" w:name="_Toc10201102"/>
        <w:bookmarkEnd w:id="18224"/>
      </w:tr>
      <w:tr w:rsidR="00564C22" w:rsidDel="00B33063" w14:paraId="74112AC0" w14:textId="6D82051F" w:rsidTr="00564C22">
        <w:trPr>
          <w:del w:id="182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D2C677" w14:textId="72C57ED9" w:rsidR="00564C22" w:rsidRPr="002062A5" w:rsidDel="00B33063" w:rsidRDefault="009B1AF1" w:rsidP="00564C22">
            <w:pPr>
              <w:pStyle w:val="Beschriftung"/>
              <w:rPr>
                <w:del w:id="18226" w:author="Andreas Kuehne" w:date="2019-05-31T12:22:00Z"/>
                <w:rStyle w:val="Datatype"/>
                <w:b w:val="0"/>
                <w:bCs w:val="0"/>
              </w:rPr>
            </w:pPr>
            <w:del w:id="18227" w:author="Andreas Kuehne" w:date="2019-05-31T12:22:00Z">
              <w:r w:rsidRPr="002062A5" w:rsidDel="00B33063">
                <w:rPr>
                  <w:rStyle w:val="Datatype"/>
                </w:rPr>
                <w:delText>SigningTime</w:delText>
              </w:r>
              <w:bookmarkStart w:id="18228" w:name="_Toc10201103"/>
              <w:bookmarkEnd w:id="18228"/>
            </w:del>
          </w:p>
        </w:tc>
        <w:tc>
          <w:tcPr>
            <w:tcW w:w="4675" w:type="dxa"/>
          </w:tcPr>
          <w:p w14:paraId="2A149E7F" w14:textId="2948EB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29" w:author="Andreas Kuehne" w:date="2019-05-31T12:22:00Z"/>
                <w:rStyle w:val="Datatype"/>
              </w:rPr>
            </w:pPr>
            <w:del w:id="18230" w:author="Andreas Kuehne" w:date="2019-05-31T12:22:00Z">
              <w:r w:rsidRPr="002062A5" w:rsidDel="00B33063">
                <w:rPr>
                  <w:rStyle w:val="Datatype"/>
                </w:rPr>
                <w:delText>signingTime</w:delText>
              </w:r>
              <w:bookmarkStart w:id="18231" w:name="_Toc10201104"/>
              <w:bookmarkEnd w:id="18231"/>
            </w:del>
          </w:p>
        </w:tc>
        <w:bookmarkStart w:id="18232" w:name="_Toc10201105"/>
        <w:bookmarkEnd w:id="18232"/>
      </w:tr>
      <w:tr w:rsidR="00564C22" w:rsidDel="00B33063" w14:paraId="1F8AC468" w14:textId="2E631180" w:rsidTr="00564C22">
        <w:trPr>
          <w:del w:id="182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A205EE" w14:textId="3FC467E5" w:rsidR="00564C22" w:rsidRPr="002062A5" w:rsidDel="00B33063" w:rsidRDefault="009B1AF1" w:rsidP="00564C22">
            <w:pPr>
              <w:pStyle w:val="Beschriftung"/>
              <w:rPr>
                <w:del w:id="18234" w:author="Andreas Kuehne" w:date="2019-05-31T12:22:00Z"/>
                <w:rStyle w:val="Datatype"/>
                <w:b w:val="0"/>
                <w:bCs w:val="0"/>
              </w:rPr>
            </w:pPr>
            <w:del w:id="18235" w:author="Andreas Kuehne" w:date="2019-05-31T12:22:00Z">
              <w:r w:rsidRPr="002062A5" w:rsidDel="00B33063">
                <w:rPr>
                  <w:rStyle w:val="Datatype"/>
                </w:rPr>
                <w:delText>SigningTimeBoundaries</w:delText>
              </w:r>
              <w:bookmarkStart w:id="18236" w:name="_Toc10201106"/>
              <w:bookmarkEnd w:id="18236"/>
            </w:del>
          </w:p>
        </w:tc>
        <w:tc>
          <w:tcPr>
            <w:tcW w:w="4675" w:type="dxa"/>
          </w:tcPr>
          <w:p w14:paraId="4FCA50CE" w14:textId="66D257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37" w:author="Andreas Kuehne" w:date="2019-05-31T12:22:00Z"/>
                <w:rStyle w:val="Datatype"/>
              </w:rPr>
            </w:pPr>
            <w:del w:id="18238" w:author="Andreas Kuehne" w:date="2019-05-31T12:22:00Z">
              <w:r w:rsidRPr="002062A5" w:rsidDel="00B33063">
                <w:rPr>
                  <w:rStyle w:val="Datatype"/>
                </w:rPr>
                <w:delText>bounds</w:delText>
              </w:r>
              <w:bookmarkStart w:id="18239" w:name="_Toc10201107"/>
              <w:bookmarkEnd w:id="18239"/>
            </w:del>
          </w:p>
        </w:tc>
        <w:bookmarkStart w:id="18240" w:name="_Toc10201108"/>
        <w:bookmarkEnd w:id="18240"/>
      </w:tr>
    </w:tbl>
    <w:p w14:paraId="299D8DE5" w14:textId="52B4E237" w:rsidR="00564C22" w:rsidRPr="0202B381" w:rsidDel="00B33063" w:rsidRDefault="009B1AF1" w:rsidP="00564C22">
      <w:pPr>
        <w:rPr>
          <w:del w:id="18241" w:author="Andreas Kuehne" w:date="2019-05-31T12:22:00Z"/>
        </w:rPr>
      </w:pPr>
      <w:del w:id="182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243" w:name="_Toc10201109"/>
        <w:bookmarkEnd w:id="18243"/>
      </w:del>
    </w:p>
    <w:p w14:paraId="1C5941F1" w14:textId="5EAD71B2" w:rsidR="00564C22" w:rsidDel="00B33063" w:rsidRDefault="009B1AF1" w:rsidP="00564C22">
      <w:pPr>
        <w:pStyle w:val="Code"/>
        <w:spacing w:line="259" w:lineRule="auto"/>
        <w:rPr>
          <w:del w:id="18244" w:author="Andreas Kuehne" w:date="2019-05-31T12:22:00Z"/>
        </w:rPr>
      </w:pPr>
      <w:del w:id="18245" w:author="Andreas Kuehne" w:date="2019-05-31T12:22:00Z">
        <w:r w:rsidDel="00B33063">
          <w:rPr>
            <w:color w:val="31849B" w:themeColor="accent5" w:themeShade="BF"/>
          </w:rPr>
          <w:delText>"dss2-SigningTimeInfoType"</w:delText>
        </w:r>
        <w:r w:rsidDel="00B33063">
          <w:delText>: {</w:delText>
        </w:r>
        <w:bookmarkStart w:id="18246" w:name="_Toc10201110"/>
        <w:bookmarkEnd w:id="18246"/>
      </w:del>
    </w:p>
    <w:p w14:paraId="2743736C" w14:textId="21C2B088" w:rsidR="00564C22" w:rsidDel="00B33063" w:rsidRDefault="009B1AF1" w:rsidP="00564C22">
      <w:pPr>
        <w:pStyle w:val="Code"/>
        <w:spacing w:line="259" w:lineRule="auto"/>
        <w:rPr>
          <w:del w:id="18247" w:author="Andreas Kuehne" w:date="2019-05-31T12:22:00Z"/>
        </w:rPr>
      </w:pPr>
      <w:del w:id="182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249" w:name="_Toc10201111"/>
        <w:bookmarkEnd w:id="18249"/>
      </w:del>
    </w:p>
    <w:p w14:paraId="61AFCAE7" w14:textId="45D62D19" w:rsidR="00564C22" w:rsidDel="00B33063" w:rsidRDefault="009B1AF1" w:rsidP="00564C22">
      <w:pPr>
        <w:pStyle w:val="Code"/>
        <w:spacing w:line="259" w:lineRule="auto"/>
        <w:rPr>
          <w:del w:id="18250" w:author="Andreas Kuehne" w:date="2019-05-31T12:22:00Z"/>
        </w:rPr>
      </w:pPr>
      <w:del w:id="18251" w:author="Andreas Kuehne" w:date="2019-05-31T12:22:00Z">
        <w:r w:rsidDel="00B33063">
          <w:rPr>
            <w:color w:val="31849B" w:themeColor="accent5" w:themeShade="BF"/>
          </w:rPr>
          <w:delText xml:space="preserve">  "properties"</w:delText>
        </w:r>
        <w:r w:rsidDel="00B33063">
          <w:delText>: {</w:delText>
        </w:r>
        <w:bookmarkStart w:id="18252" w:name="_Toc10201112"/>
        <w:bookmarkEnd w:id="18252"/>
      </w:del>
    </w:p>
    <w:p w14:paraId="3007E380" w14:textId="4016CDBE" w:rsidR="00564C22" w:rsidDel="00B33063" w:rsidRDefault="009B1AF1" w:rsidP="00564C22">
      <w:pPr>
        <w:pStyle w:val="Code"/>
        <w:spacing w:line="259" w:lineRule="auto"/>
        <w:rPr>
          <w:del w:id="18253" w:author="Andreas Kuehne" w:date="2019-05-31T12:22:00Z"/>
        </w:rPr>
      </w:pPr>
      <w:del w:id="18254" w:author="Andreas Kuehne" w:date="2019-05-31T12:22:00Z">
        <w:r w:rsidDel="00B33063">
          <w:rPr>
            <w:color w:val="31849B" w:themeColor="accent5" w:themeShade="BF"/>
          </w:rPr>
          <w:delText xml:space="preserve">    "signingTime"</w:delText>
        </w:r>
        <w:r w:rsidDel="00B33063">
          <w:delText>: {</w:delText>
        </w:r>
        <w:bookmarkStart w:id="18255" w:name="_Toc10201113"/>
        <w:bookmarkEnd w:id="18255"/>
      </w:del>
    </w:p>
    <w:p w14:paraId="39AF6856" w14:textId="60F1D6C4" w:rsidR="00564C22" w:rsidDel="00B33063" w:rsidRDefault="009B1AF1" w:rsidP="00564C22">
      <w:pPr>
        <w:pStyle w:val="Code"/>
        <w:spacing w:line="259" w:lineRule="auto"/>
        <w:rPr>
          <w:del w:id="18256" w:author="Andreas Kuehne" w:date="2019-05-31T12:22:00Z"/>
        </w:rPr>
      </w:pPr>
      <w:del w:id="182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8258" w:name="_Toc10201114"/>
        <w:bookmarkEnd w:id="18258"/>
      </w:del>
    </w:p>
    <w:p w14:paraId="194285FC" w14:textId="6A955AC2" w:rsidR="00564C22" w:rsidDel="00B33063" w:rsidRDefault="009B1AF1" w:rsidP="00564C22">
      <w:pPr>
        <w:pStyle w:val="Code"/>
        <w:spacing w:line="259" w:lineRule="auto"/>
        <w:rPr>
          <w:del w:id="18259" w:author="Andreas Kuehne" w:date="2019-05-31T12:22:00Z"/>
        </w:rPr>
      </w:pPr>
      <w:del w:id="1826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8261" w:name="_Toc10201115"/>
        <w:bookmarkEnd w:id="18261"/>
      </w:del>
    </w:p>
    <w:p w14:paraId="281AC6C0" w14:textId="4EAEF174" w:rsidR="00564C22" w:rsidDel="00B33063" w:rsidRDefault="009B1AF1" w:rsidP="00564C22">
      <w:pPr>
        <w:pStyle w:val="Code"/>
        <w:spacing w:line="259" w:lineRule="auto"/>
        <w:rPr>
          <w:del w:id="18262" w:author="Andreas Kuehne" w:date="2019-05-31T12:22:00Z"/>
        </w:rPr>
      </w:pPr>
      <w:del w:id="18263" w:author="Andreas Kuehne" w:date="2019-05-31T12:22:00Z">
        <w:r w:rsidDel="00B33063">
          <w:delText xml:space="preserve">    },</w:delText>
        </w:r>
        <w:bookmarkStart w:id="18264" w:name="_Toc10201116"/>
        <w:bookmarkEnd w:id="18264"/>
      </w:del>
    </w:p>
    <w:p w14:paraId="2647820D" w14:textId="52EE0AA4" w:rsidR="00564C22" w:rsidDel="00B33063" w:rsidRDefault="009B1AF1" w:rsidP="00564C22">
      <w:pPr>
        <w:pStyle w:val="Code"/>
        <w:spacing w:line="259" w:lineRule="auto"/>
        <w:rPr>
          <w:del w:id="18265" w:author="Andreas Kuehne" w:date="2019-05-31T12:22:00Z"/>
        </w:rPr>
      </w:pPr>
      <w:del w:id="18266" w:author="Andreas Kuehne" w:date="2019-05-31T12:22:00Z">
        <w:r w:rsidDel="00B33063">
          <w:rPr>
            <w:color w:val="31849B" w:themeColor="accent5" w:themeShade="BF"/>
          </w:rPr>
          <w:delText xml:space="preserve">    "bounds"</w:delText>
        </w:r>
        <w:r w:rsidDel="00B33063">
          <w:delText>: {</w:delText>
        </w:r>
        <w:bookmarkStart w:id="18267" w:name="_Toc10201117"/>
        <w:bookmarkEnd w:id="18267"/>
      </w:del>
    </w:p>
    <w:p w14:paraId="2054FF72" w14:textId="152BB845" w:rsidR="00564C22" w:rsidDel="00B33063" w:rsidRDefault="009B1AF1" w:rsidP="00564C22">
      <w:pPr>
        <w:pStyle w:val="Code"/>
        <w:spacing w:line="259" w:lineRule="auto"/>
        <w:rPr>
          <w:del w:id="18268" w:author="Andreas Kuehne" w:date="2019-05-31T12:22:00Z"/>
        </w:rPr>
      </w:pPr>
      <w:del w:id="182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"#/definitions/dss2-SigningTimeBoundariesType"</w:delText>
        </w:r>
        <w:bookmarkStart w:id="18270" w:name="_Toc10201118"/>
        <w:bookmarkEnd w:id="18270"/>
      </w:del>
    </w:p>
    <w:p w14:paraId="77D88044" w14:textId="0D78110A" w:rsidR="00564C22" w:rsidDel="00B33063" w:rsidRDefault="009B1AF1" w:rsidP="00564C22">
      <w:pPr>
        <w:pStyle w:val="Code"/>
        <w:spacing w:line="259" w:lineRule="auto"/>
        <w:rPr>
          <w:del w:id="18271" w:author="Andreas Kuehne" w:date="2019-05-31T12:22:00Z"/>
        </w:rPr>
      </w:pPr>
      <w:del w:id="18272" w:author="Andreas Kuehne" w:date="2019-05-31T12:22:00Z">
        <w:r w:rsidDel="00B33063">
          <w:delText xml:space="preserve">    }</w:delText>
        </w:r>
        <w:bookmarkStart w:id="18273" w:name="_Toc10201119"/>
        <w:bookmarkEnd w:id="18273"/>
      </w:del>
    </w:p>
    <w:p w14:paraId="47BDB853" w14:textId="7407E809" w:rsidR="00564C22" w:rsidDel="00B33063" w:rsidRDefault="009B1AF1" w:rsidP="00564C22">
      <w:pPr>
        <w:pStyle w:val="Code"/>
        <w:spacing w:line="259" w:lineRule="auto"/>
        <w:rPr>
          <w:del w:id="18274" w:author="Andreas Kuehne" w:date="2019-05-31T12:22:00Z"/>
        </w:rPr>
      </w:pPr>
      <w:del w:id="18275" w:author="Andreas Kuehne" w:date="2019-05-31T12:22:00Z">
        <w:r w:rsidDel="00B33063">
          <w:delText xml:space="preserve">  },</w:delText>
        </w:r>
        <w:bookmarkStart w:id="18276" w:name="_Toc10201120"/>
        <w:bookmarkEnd w:id="18276"/>
      </w:del>
    </w:p>
    <w:p w14:paraId="5455194C" w14:textId="2C14F615" w:rsidR="00564C22" w:rsidDel="00B33063" w:rsidRDefault="009B1AF1" w:rsidP="00564C22">
      <w:pPr>
        <w:pStyle w:val="Code"/>
        <w:spacing w:line="259" w:lineRule="auto"/>
        <w:rPr>
          <w:del w:id="18277" w:author="Andreas Kuehne" w:date="2019-05-31T12:22:00Z"/>
        </w:rPr>
      </w:pPr>
      <w:del w:id="1827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"signingTime"</w:delText>
        </w:r>
        <w:r w:rsidDel="00B33063">
          <w:delText>]</w:delText>
        </w:r>
        <w:bookmarkStart w:id="18279" w:name="_Toc10201121"/>
        <w:bookmarkEnd w:id="18279"/>
      </w:del>
    </w:p>
    <w:p w14:paraId="5FB86DF2" w14:textId="6B32ABEF" w:rsidR="00564C22" w:rsidDel="00B33063" w:rsidRDefault="009B1AF1" w:rsidP="00564C22">
      <w:pPr>
        <w:pStyle w:val="Code"/>
        <w:spacing w:line="259" w:lineRule="auto"/>
        <w:rPr>
          <w:del w:id="18280" w:author="Andreas Kuehne" w:date="2019-05-31T12:22:00Z"/>
        </w:rPr>
      </w:pPr>
      <w:del w:id="18281" w:author="Andreas Kuehne" w:date="2019-05-31T12:22:00Z">
        <w:r w:rsidDel="00B33063">
          <w:delText>}</w:delText>
        </w:r>
        <w:bookmarkStart w:id="18282" w:name="_Toc10201122"/>
        <w:bookmarkEnd w:id="18282"/>
      </w:del>
    </w:p>
    <w:p w14:paraId="415EC7FD" w14:textId="11FADF78" w:rsidR="00564C22" w:rsidDel="00B33063" w:rsidRDefault="00564C22" w:rsidP="00564C22">
      <w:pPr>
        <w:rPr>
          <w:del w:id="18283" w:author="Andreas Kuehne" w:date="2019-05-31T12:22:00Z"/>
        </w:rPr>
      </w:pPr>
      <w:bookmarkStart w:id="18284" w:name="_Toc10201123"/>
      <w:bookmarkEnd w:id="18284"/>
    </w:p>
    <w:p w14:paraId="6C2AFE0A" w14:textId="6909FAB4" w:rsidR="00564C22" w:rsidDel="00B33063" w:rsidRDefault="009B1AF1" w:rsidP="00564C22">
      <w:pPr>
        <w:pStyle w:val="berschrift4"/>
        <w:rPr>
          <w:del w:id="18285" w:author="Andreas Kuehne" w:date="2019-05-31T12:22:00Z"/>
        </w:rPr>
      </w:pPr>
      <w:del w:id="18286" w:author="Andreas Kuehne" w:date="2019-05-31T12:22:00Z">
        <w:r w:rsidDel="00B33063">
          <w:delText>SigningTimeInfo – XML Syntax</w:delText>
        </w:r>
        <w:bookmarkStart w:id="18287" w:name="_Toc10201124"/>
        <w:bookmarkEnd w:id="18287"/>
      </w:del>
    </w:p>
    <w:p w14:paraId="4860AA43" w14:textId="63F2254D" w:rsidR="00564C22" w:rsidRPr="5404FA76" w:rsidDel="00B33063" w:rsidRDefault="009B1AF1" w:rsidP="00564C22">
      <w:pPr>
        <w:rPr>
          <w:del w:id="18288" w:author="Andreas Kuehne" w:date="2019-05-31T12:22:00Z"/>
        </w:rPr>
      </w:pPr>
      <w:del w:id="18289" w:author="Andreas Kuehne" w:date="2019-05-31T12:22:00Z">
        <w:r w:rsidRPr="0CCF9147" w:rsidDel="00B33063">
          <w:delText xml:space="preserve">The XML type </w:delText>
        </w:r>
        <w:r w:rsidRPr="002062A5" w:rsidDel="00B33063">
          <w:rPr>
            <w:rFonts w:ascii="Courier New" w:eastAsia="Courier New" w:hAnsi="Courier New" w:cs="Courier New"/>
          </w:rPr>
          <w:delText>SigningTimeInfoType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SigningTimeInfo</w:delText>
        </w:r>
        <w:r w:rsidDel="00B33063">
          <w:delText xml:space="preserve"> </w:delText>
        </w:r>
        <w:r w:rsidRPr="005A6FFD" w:rsidDel="00B33063">
          <w:delText>component.</w:delText>
        </w:r>
        <w:bookmarkStart w:id="18290" w:name="_Toc10201125"/>
        <w:bookmarkEnd w:id="18290"/>
      </w:del>
    </w:p>
    <w:p w14:paraId="3F70A415" w14:textId="163E3C44" w:rsidR="00564C22" w:rsidDel="00B33063" w:rsidRDefault="009B1AF1" w:rsidP="00564C22">
      <w:pPr>
        <w:rPr>
          <w:del w:id="18291" w:author="Andreas Kuehne" w:date="2019-05-31T12:22:00Z"/>
        </w:rPr>
      </w:pPr>
      <w:del w:id="182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293" w:name="_Toc10201126"/>
        <w:bookmarkEnd w:id="18293"/>
      </w:del>
    </w:p>
    <w:p w14:paraId="5F538801" w14:textId="188619FD" w:rsidR="00564C22" w:rsidDel="00B33063" w:rsidRDefault="009B1AF1" w:rsidP="00564C22">
      <w:pPr>
        <w:pStyle w:val="Code"/>
        <w:rPr>
          <w:del w:id="18294" w:author="Andreas Kuehne" w:date="2019-05-31T12:22:00Z"/>
        </w:rPr>
      </w:pPr>
      <w:del w:id="1829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SigningTimeInfoType</w:delText>
        </w:r>
        <w:r w:rsidDel="00B33063">
          <w:rPr>
            <w:color w:val="943634" w:themeColor="accent2" w:themeShade="BF"/>
          </w:rPr>
          <w:delText>"</w:delText>
        </w:r>
        <w:r w:rsidDel="00B33063">
          <w:rPr>
            <w:color w:val="31849B" w:themeColor="accent5" w:themeShade="BF"/>
          </w:rPr>
          <w:delText>&gt;</w:delText>
        </w:r>
        <w:bookmarkStart w:id="18296" w:name="_Toc10201127"/>
        <w:bookmarkEnd w:id="18296"/>
      </w:del>
    </w:p>
    <w:p w14:paraId="2295680E" w14:textId="69BEE3CC" w:rsidR="00564C22" w:rsidDel="00B33063" w:rsidRDefault="009B1AF1" w:rsidP="00564C22">
      <w:pPr>
        <w:pStyle w:val="Code"/>
        <w:rPr>
          <w:del w:id="18297" w:author="Andreas Kuehne" w:date="2019-05-31T12:22:00Z"/>
        </w:rPr>
      </w:pPr>
      <w:del w:id="18298" w:author="Andreas Kuehne" w:date="2019-05-31T12:22:00Z">
        <w:r w:rsidDel="00B33063">
          <w:rPr>
            <w:color w:val="31849B" w:themeColor="accent5" w:themeShade="BF"/>
          </w:rPr>
          <w:delText xml:space="preserve">  &lt;xs:sequence&gt;</w:delText>
        </w:r>
        <w:bookmarkStart w:id="18299" w:name="_Toc10201128"/>
        <w:bookmarkEnd w:id="18299"/>
      </w:del>
    </w:p>
    <w:p w14:paraId="58C5A4D2" w14:textId="42BBA492" w:rsidR="00564C22" w:rsidDel="00B33063" w:rsidRDefault="009B1AF1" w:rsidP="00564C22">
      <w:pPr>
        <w:pStyle w:val="Code"/>
        <w:rPr>
          <w:del w:id="18300" w:author="Andreas Kuehne" w:date="2019-05-31T12:22:00Z"/>
        </w:rPr>
      </w:pPr>
      <w:del w:id="183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8302" w:name="_Toc10201129"/>
        <w:bookmarkEnd w:id="18302"/>
      </w:del>
    </w:p>
    <w:p w14:paraId="3150EDEC" w14:textId="1A690EC5" w:rsidR="00564C22" w:rsidDel="00B33063" w:rsidRDefault="009B1AF1" w:rsidP="00564C22">
      <w:pPr>
        <w:pStyle w:val="Code"/>
        <w:rPr>
          <w:del w:id="18303" w:author="Andreas Kuehne" w:date="2019-05-31T12:22:00Z"/>
        </w:rPr>
      </w:pPr>
      <w:del w:id="183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SigningTimeBoundaries</w:delText>
        </w:r>
        <w:r w:rsidDel="00B33063">
          <w:rPr>
            <w:color w:val="943634" w:themeColor="accent2" w:themeShade="BF"/>
          </w:rPr>
          <w:delText>" type="</w:delText>
        </w:r>
        <w:r w:rsidDel="00B33063">
          <w:rPr>
            <w:color w:val="244061" w:themeColor="accent1" w:themeShade="80"/>
          </w:rPr>
          <w:delText>dss2:SigningTimeBoundariesType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305" w:name="_Toc10201130"/>
        <w:bookmarkEnd w:id="18305"/>
      </w:del>
    </w:p>
    <w:p w14:paraId="08C44437" w14:textId="7FE03A4C" w:rsidR="00564C22" w:rsidDel="00B33063" w:rsidRDefault="009B1AF1" w:rsidP="00564C22">
      <w:pPr>
        <w:pStyle w:val="Code"/>
        <w:rPr>
          <w:del w:id="18306" w:author="Andreas Kuehne" w:date="2019-05-31T12:22:00Z"/>
        </w:rPr>
      </w:pPr>
      <w:del w:id="18307" w:author="Andreas Kuehne" w:date="2019-05-31T12:22:00Z">
        <w:r w:rsidDel="00B33063">
          <w:rPr>
            <w:color w:val="31849B" w:themeColor="accent5" w:themeShade="BF"/>
          </w:rPr>
          <w:delText xml:space="preserve">  &lt;/xs:sequence&gt;</w:delText>
        </w:r>
        <w:bookmarkStart w:id="18308" w:name="_Toc10201131"/>
        <w:bookmarkEnd w:id="18308"/>
      </w:del>
    </w:p>
    <w:p w14:paraId="6C799E69" w14:textId="48858AB9" w:rsidR="00564C22" w:rsidDel="00B33063" w:rsidRDefault="009B1AF1" w:rsidP="00564C22">
      <w:pPr>
        <w:pStyle w:val="Code"/>
        <w:rPr>
          <w:del w:id="18309" w:author="Andreas Kuehne" w:date="2019-05-31T12:22:00Z"/>
        </w:rPr>
      </w:pPr>
      <w:del w:id="18310" w:author="Andreas Kuehne" w:date="2019-05-31T12:22:00Z">
        <w:r w:rsidDel="00B33063">
          <w:rPr>
            <w:color w:val="31849B" w:themeColor="accent5" w:themeShade="BF"/>
          </w:rPr>
          <w:delText>&lt;/xs:complexType&gt;</w:delText>
        </w:r>
        <w:bookmarkStart w:id="18311" w:name="_Toc10201132"/>
        <w:bookmarkEnd w:id="18311"/>
      </w:del>
    </w:p>
    <w:p w14:paraId="10BF1756" w14:textId="17554676" w:rsidR="00564C22" w:rsidDel="00B33063" w:rsidRDefault="009B1AF1" w:rsidP="00564C22">
      <w:pPr>
        <w:spacing w:line="259" w:lineRule="auto"/>
        <w:rPr>
          <w:del w:id="18312" w:author="Andreas Kuehne" w:date="2019-05-31T12:22:00Z"/>
        </w:rPr>
      </w:pPr>
      <w:del w:id="1831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SigningTimeInfoType</w:delText>
        </w:r>
        <w:r w:rsidRPr="71C71F8C" w:rsidDel="00B33063">
          <w:delText xml:space="preserve"> </w:delText>
        </w:r>
        <w:r w:rsidDel="00B33063">
          <w:delText xml:space="preserve">XML element SHALL implement in XML syntax the sub-component that has a name equal to its local name. </w:delText>
        </w:r>
        <w:bookmarkStart w:id="18314" w:name="_Toc10201133"/>
        <w:bookmarkEnd w:id="18314"/>
      </w:del>
    </w:p>
    <w:p w14:paraId="0DEEF505" w14:textId="7B373045" w:rsidR="00564C22" w:rsidDel="00B33063" w:rsidRDefault="009B1AF1" w:rsidP="00564C22">
      <w:pPr>
        <w:pStyle w:val="berschrift3"/>
        <w:rPr>
          <w:del w:id="18315" w:author="Andreas Kuehne" w:date="2019-05-31T12:22:00Z"/>
        </w:rPr>
      </w:pPr>
      <w:bookmarkStart w:id="18316" w:name="_RefComp2836BDF5"/>
      <w:del w:id="18317" w:author="Andreas Kuehne" w:date="2019-05-31T12:22:00Z">
        <w:r w:rsidDel="00B33063">
          <w:delText>Component SigningTimeBoundaries</w:delText>
        </w:r>
        <w:bookmarkStart w:id="18318" w:name="_Toc10201134"/>
        <w:bookmarkEnd w:id="18316"/>
        <w:bookmarkEnd w:id="18318"/>
      </w:del>
    </w:p>
    <w:p w14:paraId="233A6BD4" w14:textId="3029BB9D" w:rsidR="00564C22" w:rsidDel="00B33063" w:rsidRDefault="000F26C3" w:rsidP="00564C22">
      <w:pPr>
        <w:rPr>
          <w:del w:id="18319" w:author="Andreas Kuehne" w:date="2019-05-31T12:22:00Z"/>
        </w:rPr>
      </w:pPr>
      <w:del w:id="18320" w:author="Andreas Kuehne" w:date="2019-05-31T12:22:00Z">
        <w:r w:rsidRPr="009D448F" w:rsidDel="00B33063">
          <w:delText>This element returns the trusted time values considered as lower and upper limits for the signing time.</w:delText>
        </w:r>
        <w:bookmarkStart w:id="18321" w:name="_Toc10201135"/>
        <w:bookmarkEnd w:id="18321"/>
      </w:del>
    </w:p>
    <w:p w14:paraId="13476189" w14:textId="0238D8E5" w:rsidR="00564C22" w:rsidDel="00B33063" w:rsidRDefault="009B1AF1" w:rsidP="00564C22">
      <w:pPr>
        <w:rPr>
          <w:del w:id="18322" w:author="Andreas Kuehne" w:date="2019-05-31T12:22:00Z"/>
        </w:rPr>
      </w:pPr>
      <w:del w:id="18323" w:author="Andreas Kuehne" w:date="2019-05-31T12:22:00Z">
        <w:r w:rsidDel="00B33063">
          <w:delText>Below follows a list of the sub-components that constitute this component:</w:delText>
        </w:r>
        <w:bookmarkStart w:id="18324" w:name="_Toc10201136"/>
        <w:bookmarkEnd w:id="18324"/>
      </w:del>
    </w:p>
    <w:p w14:paraId="34757D1E" w14:textId="7B1A1FBB" w:rsidR="00564C22" w:rsidDel="00B33063" w:rsidRDefault="009B1AF1" w:rsidP="00564C22">
      <w:pPr>
        <w:pStyle w:val="Member"/>
        <w:rPr>
          <w:del w:id="18325" w:author="Andreas Kuehne" w:date="2019-05-31T12:22:00Z"/>
        </w:rPr>
      </w:pPr>
      <w:del w:id="18326" w:author="Andreas Kuehne" w:date="2019-05-31T12:22:00Z">
        <w:r w:rsidDel="00B33063">
          <w:delText xml:space="preserve">The OPTIONAL </w:delText>
        </w:r>
        <w:r w:rsidRPr="35C1378D" w:rsidDel="00B33063">
          <w:rPr>
            <w:rStyle w:val="Datatype"/>
          </w:rPr>
          <w:delText>LowerBoundary</w:delText>
        </w:r>
        <w:r w:rsidDel="00B33063">
          <w:delText xml:space="preserve"> element, if present, MUST contain a date/time value. </w:delText>
        </w:r>
        <w:bookmarkStart w:id="18327" w:name="_Toc10201137"/>
        <w:bookmarkEnd w:id="18327"/>
      </w:del>
    </w:p>
    <w:p w14:paraId="1A4DB228" w14:textId="39F0D2A7" w:rsidR="00564C22" w:rsidDel="00B33063" w:rsidRDefault="009B1AF1" w:rsidP="00564C22">
      <w:pPr>
        <w:pStyle w:val="Member"/>
        <w:rPr>
          <w:del w:id="18328" w:author="Andreas Kuehne" w:date="2019-05-31T12:22:00Z"/>
        </w:rPr>
      </w:pPr>
      <w:del w:id="18329" w:author="Andreas Kuehne" w:date="2019-05-31T12:22:00Z">
        <w:r w:rsidDel="00B33063">
          <w:delText xml:space="preserve">The OPTIONAL </w:delText>
        </w:r>
        <w:r w:rsidRPr="35C1378D" w:rsidDel="00B33063">
          <w:rPr>
            <w:rStyle w:val="Datatype"/>
          </w:rPr>
          <w:delText>UpperBoundary</w:delText>
        </w:r>
        <w:r w:rsidDel="00B33063">
          <w:delText xml:space="preserve"> element, if present, MUST contain a date/time value. </w:delText>
        </w:r>
        <w:bookmarkStart w:id="18330" w:name="_Toc10201138"/>
        <w:bookmarkEnd w:id="18330"/>
      </w:del>
    </w:p>
    <w:p w14:paraId="31B85C3C" w14:textId="0B676FC0" w:rsidR="00564C22" w:rsidDel="00B33063" w:rsidRDefault="009B1AF1" w:rsidP="00564C22">
      <w:pPr>
        <w:pStyle w:val="berschrift4"/>
        <w:rPr>
          <w:del w:id="18331" w:author="Andreas Kuehne" w:date="2019-05-31T12:22:00Z"/>
        </w:rPr>
      </w:pPr>
      <w:del w:id="18332" w:author="Andreas Kuehne" w:date="2019-05-31T12:22:00Z">
        <w:r w:rsidDel="00B33063">
          <w:delText>SigningTimeBoundaries – JSON Syntax</w:delText>
        </w:r>
        <w:bookmarkStart w:id="18333" w:name="_Toc10201139"/>
        <w:bookmarkEnd w:id="18333"/>
      </w:del>
    </w:p>
    <w:p w14:paraId="08B72A04" w14:textId="016A359C" w:rsidR="00564C22" w:rsidRPr="0248A3D1" w:rsidDel="00B33063" w:rsidRDefault="009B1AF1" w:rsidP="00564C22">
      <w:pPr>
        <w:rPr>
          <w:del w:id="18334" w:author="Andreas Kuehne" w:date="2019-05-31T12:22:00Z"/>
        </w:rPr>
      </w:pPr>
      <w:del w:id="183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SigningTimeBoundaries</w:delText>
        </w:r>
        <w:r w:rsidDel="00B33063">
          <w:delText xml:space="preserve"> component.</w:delText>
        </w:r>
        <w:bookmarkStart w:id="18336" w:name="_Toc10201140"/>
        <w:bookmarkEnd w:id="18336"/>
      </w:del>
    </w:p>
    <w:p w14:paraId="75D3821D" w14:textId="2474590A" w:rsidR="00564C22" w:rsidRPr="C2430093" w:rsidDel="00B33063" w:rsidRDefault="009B1AF1" w:rsidP="00564C22">
      <w:pPr>
        <w:spacing w:line="259" w:lineRule="auto"/>
        <w:rPr>
          <w:del w:id="18337" w:author="Andreas Kuehne" w:date="2019-05-31T12:22:00Z"/>
          <w:rFonts w:eastAsia="Arial" w:cs="Arial"/>
          <w:sz w:val="22"/>
          <w:szCs w:val="22"/>
        </w:rPr>
      </w:pPr>
      <w:del w:id="1833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SigningTimeBoundaries</w:delText>
        </w:r>
        <w:r w:rsidRPr="002062A5" w:rsidDel="00B33063">
          <w:rPr>
            <w:rFonts w:eastAsia="Arial" w:cs="Arial"/>
            <w:sz w:val="22"/>
            <w:szCs w:val="22"/>
          </w:rPr>
          <w:delText xml:space="preserve"> using JSON-specific names mapped as shown in the table below.</w:delText>
        </w:r>
        <w:bookmarkStart w:id="18339" w:name="_Toc10201141"/>
        <w:bookmarkEnd w:id="18339"/>
      </w:del>
    </w:p>
    <w:tbl>
      <w:tblPr>
        <w:tblStyle w:val="Gitternetztabelle1hell1"/>
        <w:tblW w:w="0" w:type="auto"/>
        <w:tblLook w:val="04A0" w:firstRow="1" w:lastRow="0" w:firstColumn="1" w:lastColumn="0" w:noHBand="0" w:noVBand="1"/>
      </w:tblPr>
      <w:tblGrid>
        <w:gridCol w:w="4675"/>
        <w:gridCol w:w="4675"/>
      </w:tblGrid>
      <w:tr w:rsidR="00564C22" w:rsidDel="00B33063" w14:paraId="2D2C4373" w14:textId="3A48C800" w:rsidTr="00564C22">
        <w:trPr>
          <w:cnfStyle w:val="100000000000" w:firstRow="1" w:lastRow="0" w:firstColumn="0" w:lastColumn="0" w:oddVBand="0" w:evenVBand="0" w:oddHBand="0" w:evenHBand="0" w:firstRowFirstColumn="0" w:firstRowLastColumn="0" w:lastRowFirstColumn="0" w:lastRowLastColumn="0"/>
          <w:del w:id="183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33883F" w14:textId="7BDC7229" w:rsidR="00564C22" w:rsidDel="00B33063" w:rsidRDefault="009B1AF1" w:rsidP="00564C22">
            <w:pPr>
              <w:pStyle w:val="Beschriftung"/>
              <w:rPr>
                <w:del w:id="18341" w:author="Andreas Kuehne" w:date="2019-05-31T12:22:00Z"/>
              </w:rPr>
            </w:pPr>
            <w:del w:id="18342" w:author="Andreas Kuehne" w:date="2019-05-31T12:22:00Z">
              <w:r w:rsidDel="00B33063">
                <w:delText>Element</w:delText>
              </w:r>
              <w:bookmarkStart w:id="18343" w:name="_Toc10201142"/>
              <w:bookmarkEnd w:id="18343"/>
            </w:del>
          </w:p>
        </w:tc>
        <w:tc>
          <w:tcPr>
            <w:tcW w:w="4675" w:type="dxa"/>
          </w:tcPr>
          <w:p w14:paraId="29FEC084" w14:textId="57357EA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344" w:author="Andreas Kuehne" w:date="2019-05-31T12:22:00Z"/>
              </w:rPr>
            </w:pPr>
            <w:del w:id="18345" w:author="Andreas Kuehne" w:date="2019-05-31T12:22:00Z">
              <w:r w:rsidDel="00B33063">
                <w:delText>Implementing JSON member name</w:delText>
              </w:r>
              <w:bookmarkStart w:id="18346" w:name="_Toc10201143"/>
              <w:bookmarkEnd w:id="18346"/>
            </w:del>
          </w:p>
        </w:tc>
        <w:bookmarkStart w:id="18347" w:name="_Toc10201144"/>
        <w:bookmarkEnd w:id="18347"/>
      </w:tr>
      <w:tr w:rsidR="00564C22" w:rsidDel="00B33063" w14:paraId="4B07DA72" w14:textId="45D06689" w:rsidTr="00564C22">
        <w:trPr>
          <w:del w:id="183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244ECC" w14:textId="0DBE2813" w:rsidR="00564C22" w:rsidRPr="002062A5" w:rsidDel="00B33063" w:rsidRDefault="009B1AF1" w:rsidP="00564C22">
            <w:pPr>
              <w:pStyle w:val="Beschriftung"/>
              <w:rPr>
                <w:del w:id="18349" w:author="Andreas Kuehne" w:date="2019-05-31T12:22:00Z"/>
                <w:rStyle w:val="Datatype"/>
                <w:b w:val="0"/>
                <w:bCs w:val="0"/>
              </w:rPr>
            </w:pPr>
            <w:del w:id="18350" w:author="Andreas Kuehne" w:date="2019-05-31T12:22:00Z">
              <w:r w:rsidRPr="002062A5" w:rsidDel="00B33063">
                <w:rPr>
                  <w:rStyle w:val="Datatype"/>
                </w:rPr>
                <w:delText>LowerBoundary</w:delText>
              </w:r>
              <w:bookmarkStart w:id="18351" w:name="_Toc10201145"/>
              <w:bookmarkEnd w:id="18351"/>
            </w:del>
          </w:p>
        </w:tc>
        <w:tc>
          <w:tcPr>
            <w:tcW w:w="4675" w:type="dxa"/>
          </w:tcPr>
          <w:p w14:paraId="09EFAE8C" w14:textId="44BA9A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52" w:author="Andreas Kuehne" w:date="2019-05-31T12:22:00Z"/>
                <w:rStyle w:val="Datatype"/>
              </w:rPr>
            </w:pPr>
            <w:del w:id="18353" w:author="Andreas Kuehne" w:date="2019-05-31T12:22:00Z">
              <w:r w:rsidRPr="002062A5" w:rsidDel="00B33063">
                <w:rPr>
                  <w:rStyle w:val="Datatype"/>
                </w:rPr>
                <w:delText>lowerBound</w:delText>
              </w:r>
              <w:bookmarkStart w:id="18354" w:name="_Toc10201146"/>
              <w:bookmarkEnd w:id="18354"/>
            </w:del>
          </w:p>
        </w:tc>
        <w:bookmarkStart w:id="18355" w:name="_Toc10201147"/>
        <w:bookmarkEnd w:id="18355"/>
      </w:tr>
      <w:tr w:rsidR="00564C22" w:rsidDel="00B33063" w14:paraId="7F408683" w14:textId="785565E6" w:rsidTr="00564C22">
        <w:trPr>
          <w:del w:id="183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5419FD" w14:textId="30A6E4B3" w:rsidR="00564C22" w:rsidRPr="002062A5" w:rsidDel="00B33063" w:rsidRDefault="009B1AF1" w:rsidP="00564C22">
            <w:pPr>
              <w:pStyle w:val="Beschriftung"/>
              <w:rPr>
                <w:del w:id="18357" w:author="Andreas Kuehne" w:date="2019-05-31T12:22:00Z"/>
                <w:rStyle w:val="Datatype"/>
                <w:b w:val="0"/>
                <w:bCs w:val="0"/>
              </w:rPr>
            </w:pPr>
            <w:del w:id="18358" w:author="Andreas Kuehne" w:date="2019-05-31T12:22:00Z">
              <w:r w:rsidRPr="002062A5" w:rsidDel="00B33063">
                <w:rPr>
                  <w:rStyle w:val="Datatype"/>
                </w:rPr>
                <w:delText>UpperBoundary</w:delText>
              </w:r>
              <w:bookmarkStart w:id="18359" w:name="_Toc10201148"/>
              <w:bookmarkEnd w:id="18359"/>
            </w:del>
          </w:p>
        </w:tc>
        <w:tc>
          <w:tcPr>
            <w:tcW w:w="4675" w:type="dxa"/>
          </w:tcPr>
          <w:p w14:paraId="4075B8D4" w14:textId="5E54DA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60" w:author="Andreas Kuehne" w:date="2019-05-31T12:22:00Z"/>
                <w:rStyle w:val="Datatype"/>
              </w:rPr>
            </w:pPr>
            <w:del w:id="18361" w:author="Andreas Kuehne" w:date="2019-05-31T12:22:00Z">
              <w:r w:rsidRPr="002062A5" w:rsidDel="00B33063">
                <w:rPr>
                  <w:rStyle w:val="Datatype"/>
                </w:rPr>
                <w:delText>upperBound</w:delText>
              </w:r>
              <w:bookmarkStart w:id="18362" w:name="_Toc10201149"/>
              <w:bookmarkEnd w:id="18362"/>
            </w:del>
          </w:p>
        </w:tc>
        <w:bookmarkStart w:id="18363" w:name="_Toc10201150"/>
        <w:bookmarkEnd w:id="18363"/>
      </w:tr>
    </w:tbl>
    <w:p w14:paraId="69754633" w14:textId="34F3D2B7" w:rsidR="00564C22" w:rsidRPr="0202B381" w:rsidDel="00B33063" w:rsidRDefault="009B1AF1" w:rsidP="00564C22">
      <w:pPr>
        <w:rPr>
          <w:del w:id="18364" w:author="Andreas Kuehne" w:date="2019-05-31T12:22:00Z"/>
        </w:rPr>
      </w:pPr>
      <w:del w:id="1836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366" w:name="_Toc10201151"/>
        <w:bookmarkEnd w:id="18366"/>
      </w:del>
    </w:p>
    <w:p w14:paraId="5313010C" w14:textId="4DC34B60" w:rsidR="00564C22" w:rsidDel="00B33063" w:rsidRDefault="009B1AF1" w:rsidP="00564C22">
      <w:pPr>
        <w:pStyle w:val="Code"/>
        <w:spacing w:line="259" w:lineRule="auto"/>
        <w:rPr>
          <w:del w:id="18367" w:author="Andreas Kuehne" w:date="2019-05-31T12:22:00Z"/>
        </w:rPr>
      </w:pPr>
      <w:del w:id="18368" w:author="Andreas Kuehne" w:date="2019-05-31T12:22:00Z">
        <w:r w:rsidDel="00B33063">
          <w:rPr>
            <w:color w:val="31849B" w:themeColor="accent5" w:themeShade="BF"/>
          </w:rPr>
          <w:delText>"dss2-SigningTimeBoundariesType"</w:delText>
        </w:r>
        <w:r w:rsidDel="00B33063">
          <w:delText>: {</w:delText>
        </w:r>
        <w:bookmarkStart w:id="18369" w:name="_Toc10201152"/>
        <w:bookmarkEnd w:id="18369"/>
      </w:del>
    </w:p>
    <w:p w14:paraId="1B1C0021" w14:textId="0B62A3D6" w:rsidR="00564C22" w:rsidDel="00B33063" w:rsidRDefault="009B1AF1" w:rsidP="00564C22">
      <w:pPr>
        <w:pStyle w:val="Code"/>
        <w:spacing w:line="259" w:lineRule="auto"/>
        <w:rPr>
          <w:del w:id="18370" w:author="Andreas Kuehne" w:date="2019-05-31T12:22:00Z"/>
        </w:rPr>
      </w:pPr>
      <w:del w:id="183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372" w:name="_Toc10201153"/>
        <w:bookmarkEnd w:id="18372"/>
      </w:del>
    </w:p>
    <w:p w14:paraId="1C3DB281" w14:textId="71EB853D" w:rsidR="00564C22" w:rsidDel="00B33063" w:rsidRDefault="009B1AF1" w:rsidP="00564C22">
      <w:pPr>
        <w:pStyle w:val="Code"/>
        <w:spacing w:line="259" w:lineRule="auto"/>
        <w:rPr>
          <w:del w:id="18373" w:author="Andreas Kuehne" w:date="2019-05-31T12:22:00Z"/>
        </w:rPr>
      </w:pPr>
      <w:del w:id="18374" w:author="Andreas Kuehne" w:date="2019-05-31T12:22:00Z">
        <w:r w:rsidDel="00B33063">
          <w:rPr>
            <w:color w:val="31849B" w:themeColor="accent5" w:themeShade="BF"/>
          </w:rPr>
          <w:delText xml:space="preserve">  "properties"</w:delText>
        </w:r>
        <w:r w:rsidDel="00B33063">
          <w:delText>: {</w:delText>
        </w:r>
        <w:bookmarkStart w:id="18375" w:name="_Toc10201154"/>
        <w:bookmarkEnd w:id="18375"/>
      </w:del>
    </w:p>
    <w:p w14:paraId="05F5C167" w14:textId="24D334D1" w:rsidR="00564C22" w:rsidDel="00B33063" w:rsidRDefault="009B1AF1" w:rsidP="00564C22">
      <w:pPr>
        <w:pStyle w:val="Code"/>
        <w:spacing w:line="259" w:lineRule="auto"/>
        <w:rPr>
          <w:del w:id="18376" w:author="Andreas Kuehne" w:date="2019-05-31T12:22:00Z"/>
        </w:rPr>
      </w:pPr>
      <w:del w:id="18377" w:author="Andreas Kuehne" w:date="2019-05-31T12:22:00Z">
        <w:r w:rsidDel="00B33063">
          <w:rPr>
            <w:color w:val="31849B" w:themeColor="accent5" w:themeShade="BF"/>
          </w:rPr>
          <w:delText xml:space="preserve">    "lowerBound"</w:delText>
        </w:r>
        <w:r w:rsidDel="00B33063">
          <w:delText>: {</w:delText>
        </w:r>
        <w:bookmarkStart w:id="18378" w:name="_Toc10201155"/>
        <w:bookmarkEnd w:id="18378"/>
      </w:del>
    </w:p>
    <w:p w14:paraId="40094B48" w14:textId="6170AE6D" w:rsidR="00564C22" w:rsidDel="00B33063" w:rsidRDefault="009B1AF1" w:rsidP="00564C22">
      <w:pPr>
        <w:pStyle w:val="Code"/>
        <w:spacing w:line="259" w:lineRule="auto"/>
        <w:rPr>
          <w:del w:id="18379" w:author="Andreas Kuehne" w:date="2019-05-31T12:22:00Z"/>
        </w:rPr>
      </w:pPr>
      <w:del w:id="183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8381" w:name="_Toc10201156"/>
        <w:bookmarkEnd w:id="18381"/>
      </w:del>
    </w:p>
    <w:p w14:paraId="3F99F235" w14:textId="4C7B602C" w:rsidR="00564C22" w:rsidDel="00B33063" w:rsidRDefault="009B1AF1" w:rsidP="00564C22">
      <w:pPr>
        <w:pStyle w:val="Code"/>
        <w:spacing w:line="259" w:lineRule="auto"/>
        <w:rPr>
          <w:del w:id="18382" w:author="Andreas Kuehne" w:date="2019-05-31T12:22:00Z"/>
        </w:rPr>
      </w:pPr>
      <w:del w:id="18383"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8384" w:name="_Toc10201157"/>
        <w:bookmarkEnd w:id="18384"/>
      </w:del>
    </w:p>
    <w:p w14:paraId="0FEDA80F" w14:textId="14C41FAF" w:rsidR="00564C22" w:rsidDel="00B33063" w:rsidRDefault="009B1AF1" w:rsidP="00564C22">
      <w:pPr>
        <w:pStyle w:val="Code"/>
        <w:spacing w:line="259" w:lineRule="auto"/>
        <w:rPr>
          <w:del w:id="18385" w:author="Andreas Kuehne" w:date="2019-05-31T12:22:00Z"/>
        </w:rPr>
      </w:pPr>
      <w:del w:id="18386" w:author="Andreas Kuehne" w:date="2019-05-31T12:22:00Z">
        <w:r w:rsidDel="00B33063">
          <w:delText xml:space="preserve">    },</w:delText>
        </w:r>
        <w:bookmarkStart w:id="18387" w:name="_Toc10201158"/>
        <w:bookmarkEnd w:id="18387"/>
      </w:del>
    </w:p>
    <w:p w14:paraId="2B5501E5" w14:textId="23D61E70" w:rsidR="00564C22" w:rsidDel="00B33063" w:rsidRDefault="009B1AF1" w:rsidP="00564C22">
      <w:pPr>
        <w:pStyle w:val="Code"/>
        <w:spacing w:line="259" w:lineRule="auto"/>
        <w:rPr>
          <w:del w:id="18388" w:author="Andreas Kuehne" w:date="2019-05-31T12:22:00Z"/>
        </w:rPr>
      </w:pPr>
      <w:del w:id="18389" w:author="Andreas Kuehne" w:date="2019-05-31T12:22:00Z">
        <w:r w:rsidDel="00B33063">
          <w:rPr>
            <w:color w:val="31849B" w:themeColor="accent5" w:themeShade="BF"/>
          </w:rPr>
          <w:delText xml:space="preserve">    "upperBound"</w:delText>
        </w:r>
        <w:r w:rsidDel="00B33063">
          <w:delText>: {</w:delText>
        </w:r>
        <w:bookmarkStart w:id="18390" w:name="_Toc10201159"/>
        <w:bookmarkEnd w:id="18390"/>
      </w:del>
    </w:p>
    <w:p w14:paraId="77367BBD" w14:textId="756B5EFD" w:rsidR="00564C22" w:rsidDel="00B33063" w:rsidRDefault="009B1AF1" w:rsidP="00564C22">
      <w:pPr>
        <w:pStyle w:val="Code"/>
        <w:spacing w:line="259" w:lineRule="auto"/>
        <w:rPr>
          <w:del w:id="18391" w:author="Andreas Kuehne" w:date="2019-05-31T12:22:00Z"/>
        </w:rPr>
      </w:pPr>
      <w:del w:id="183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8393" w:name="_Toc10201160"/>
        <w:bookmarkEnd w:id="18393"/>
      </w:del>
    </w:p>
    <w:p w14:paraId="003601CB" w14:textId="47477A2E" w:rsidR="00564C22" w:rsidDel="00B33063" w:rsidRDefault="009B1AF1" w:rsidP="00564C22">
      <w:pPr>
        <w:pStyle w:val="Code"/>
        <w:spacing w:line="259" w:lineRule="auto"/>
        <w:rPr>
          <w:del w:id="18394" w:author="Andreas Kuehne" w:date="2019-05-31T12:22:00Z"/>
        </w:rPr>
      </w:pPr>
      <w:del w:id="1839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8396" w:name="_Toc10201161"/>
        <w:bookmarkEnd w:id="18396"/>
      </w:del>
    </w:p>
    <w:p w14:paraId="32EF6D3D" w14:textId="1FA4BA90" w:rsidR="00564C22" w:rsidDel="00B33063" w:rsidRDefault="009B1AF1" w:rsidP="00564C22">
      <w:pPr>
        <w:pStyle w:val="Code"/>
        <w:spacing w:line="259" w:lineRule="auto"/>
        <w:rPr>
          <w:del w:id="18397" w:author="Andreas Kuehne" w:date="2019-05-31T12:22:00Z"/>
        </w:rPr>
      </w:pPr>
      <w:del w:id="18398" w:author="Andreas Kuehne" w:date="2019-05-31T12:22:00Z">
        <w:r w:rsidDel="00B33063">
          <w:delText xml:space="preserve">    }</w:delText>
        </w:r>
        <w:bookmarkStart w:id="18399" w:name="_Toc10201162"/>
        <w:bookmarkEnd w:id="18399"/>
      </w:del>
    </w:p>
    <w:p w14:paraId="263E823F" w14:textId="4C88613F" w:rsidR="00564C22" w:rsidDel="00B33063" w:rsidRDefault="009B1AF1" w:rsidP="00564C22">
      <w:pPr>
        <w:pStyle w:val="Code"/>
        <w:spacing w:line="259" w:lineRule="auto"/>
        <w:rPr>
          <w:del w:id="18400" w:author="Andreas Kuehne" w:date="2019-05-31T12:22:00Z"/>
        </w:rPr>
      </w:pPr>
      <w:del w:id="18401" w:author="Andreas Kuehne" w:date="2019-05-31T12:22:00Z">
        <w:r w:rsidDel="00B33063">
          <w:delText xml:space="preserve">  }</w:delText>
        </w:r>
        <w:bookmarkStart w:id="18402" w:name="_Toc10201163"/>
        <w:bookmarkEnd w:id="18402"/>
      </w:del>
    </w:p>
    <w:p w14:paraId="47177EE2" w14:textId="6969FFA9" w:rsidR="00564C22" w:rsidDel="00B33063" w:rsidRDefault="009B1AF1" w:rsidP="00564C22">
      <w:pPr>
        <w:pStyle w:val="Code"/>
        <w:spacing w:line="259" w:lineRule="auto"/>
        <w:rPr>
          <w:del w:id="18403" w:author="Andreas Kuehne" w:date="2019-05-31T12:22:00Z"/>
        </w:rPr>
      </w:pPr>
      <w:del w:id="18404" w:author="Andreas Kuehne" w:date="2019-05-31T12:22:00Z">
        <w:r w:rsidDel="00B33063">
          <w:delText>}</w:delText>
        </w:r>
        <w:bookmarkStart w:id="18405" w:name="_Toc10201164"/>
        <w:bookmarkEnd w:id="18405"/>
      </w:del>
    </w:p>
    <w:p w14:paraId="6B6B6F54" w14:textId="2281D9C0" w:rsidR="00564C22" w:rsidDel="00B33063" w:rsidRDefault="00564C22" w:rsidP="00564C22">
      <w:pPr>
        <w:rPr>
          <w:del w:id="18406" w:author="Andreas Kuehne" w:date="2019-05-31T12:22:00Z"/>
        </w:rPr>
      </w:pPr>
      <w:bookmarkStart w:id="18407" w:name="_Toc10201165"/>
      <w:bookmarkEnd w:id="18407"/>
    </w:p>
    <w:p w14:paraId="139AD172" w14:textId="022FE01A" w:rsidR="00564C22" w:rsidDel="00B33063" w:rsidRDefault="009B1AF1" w:rsidP="00564C22">
      <w:pPr>
        <w:pStyle w:val="berschrift4"/>
        <w:rPr>
          <w:del w:id="18408" w:author="Andreas Kuehne" w:date="2019-05-31T12:22:00Z"/>
        </w:rPr>
      </w:pPr>
      <w:del w:id="18409" w:author="Andreas Kuehne" w:date="2019-05-31T12:22:00Z">
        <w:r w:rsidDel="00B33063">
          <w:delText>SigningTimeBoundaries – XML Syntax</w:delText>
        </w:r>
        <w:bookmarkStart w:id="18410" w:name="_Toc10201166"/>
        <w:bookmarkEnd w:id="18410"/>
      </w:del>
    </w:p>
    <w:p w14:paraId="3561B37E" w14:textId="6FDE75DC" w:rsidR="00564C22" w:rsidRPr="5404FA76" w:rsidDel="00B33063" w:rsidRDefault="009B1AF1" w:rsidP="00564C22">
      <w:pPr>
        <w:rPr>
          <w:del w:id="18411" w:author="Andreas Kuehne" w:date="2019-05-31T12:22:00Z"/>
        </w:rPr>
      </w:pPr>
      <w:del w:id="18412" w:author="Andreas Kuehne" w:date="2019-05-31T12:22:00Z">
        <w:r w:rsidRPr="0CCF9147" w:rsidDel="00B33063">
          <w:delText xml:space="preserve">The XML type </w:delText>
        </w:r>
        <w:r w:rsidRPr="002062A5" w:rsidDel="00B33063">
          <w:rPr>
            <w:rFonts w:ascii="Courier New" w:eastAsia="Courier New" w:hAnsi="Courier New" w:cs="Courier New"/>
          </w:rPr>
          <w:delText>SigningTimeBoundariesType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SigningTimeBoundaries</w:delText>
        </w:r>
        <w:r w:rsidDel="00B33063">
          <w:delText xml:space="preserve"> </w:delText>
        </w:r>
        <w:r w:rsidRPr="005A6FFD" w:rsidDel="00B33063">
          <w:delText>component.</w:delText>
        </w:r>
        <w:bookmarkStart w:id="18413" w:name="_Toc10201167"/>
        <w:bookmarkEnd w:id="18413"/>
      </w:del>
    </w:p>
    <w:p w14:paraId="002FC1A5" w14:textId="19595D63" w:rsidR="00564C22" w:rsidDel="00B33063" w:rsidRDefault="009B1AF1" w:rsidP="00564C22">
      <w:pPr>
        <w:rPr>
          <w:del w:id="18414" w:author="Andreas Kuehne" w:date="2019-05-31T12:22:00Z"/>
        </w:rPr>
      </w:pPr>
      <w:del w:id="184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SigningTimeBoundariesType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416" w:name="_Toc10201168"/>
        <w:bookmarkEnd w:id="18416"/>
      </w:del>
    </w:p>
    <w:p w14:paraId="43247463" w14:textId="7D1F518A" w:rsidR="00564C22" w:rsidDel="00B33063" w:rsidRDefault="009B1AF1" w:rsidP="00564C22">
      <w:pPr>
        <w:pStyle w:val="Code"/>
        <w:rPr>
          <w:del w:id="18417" w:author="Andreas Kuehne" w:date="2019-05-31T12:22:00Z"/>
        </w:rPr>
      </w:pPr>
      <w:del w:id="184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SigningTimeBoundariesType</w:delText>
        </w:r>
        <w:r w:rsidDel="00B33063">
          <w:rPr>
            <w:color w:val="943634" w:themeColor="accent2" w:themeShade="BF"/>
          </w:rPr>
          <w:delText>"</w:delText>
        </w:r>
        <w:r w:rsidDel="00B33063">
          <w:rPr>
            <w:color w:val="31849B" w:themeColor="accent5" w:themeShade="BF"/>
          </w:rPr>
          <w:delText>&gt;</w:delText>
        </w:r>
        <w:bookmarkStart w:id="18419" w:name="_Toc10201169"/>
        <w:bookmarkEnd w:id="18419"/>
      </w:del>
    </w:p>
    <w:p w14:paraId="6891E290" w14:textId="4026343B" w:rsidR="00564C22" w:rsidDel="00B33063" w:rsidRDefault="009B1AF1" w:rsidP="00564C22">
      <w:pPr>
        <w:pStyle w:val="Code"/>
        <w:rPr>
          <w:del w:id="18420" w:author="Andreas Kuehne" w:date="2019-05-31T12:22:00Z"/>
        </w:rPr>
      </w:pPr>
      <w:del w:id="18421" w:author="Andreas Kuehne" w:date="2019-05-31T12:22:00Z">
        <w:r w:rsidDel="00B33063">
          <w:rPr>
            <w:color w:val="31849B" w:themeColor="accent5" w:themeShade="BF"/>
          </w:rPr>
          <w:delText xml:space="preserve">  &lt;xs:sequence&gt;</w:delText>
        </w:r>
        <w:bookmarkStart w:id="18422" w:name="_Toc10201170"/>
        <w:bookmarkEnd w:id="18422"/>
      </w:del>
    </w:p>
    <w:p w14:paraId="3FADAC6B" w14:textId="054092D1" w:rsidR="00564C22" w:rsidDel="00B33063" w:rsidRDefault="009B1AF1" w:rsidP="00564C22">
      <w:pPr>
        <w:pStyle w:val="Code"/>
        <w:rPr>
          <w:del w:id="18423" w:author="Andreas Kuehne" w:date="2019-05-31T12:22:00Z"/>
        </w:rPr>
      </w:pPr>
      <w:del w:id="184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LowerBoundary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425" w:name="_Toc10201171"/>
        <w:bookmarkEnd w:id="18425"/>
      </w:del>
    </w:p>
    <w:p w14:paraId="04BC5340" w14:textId="61FDAF9B" w:rsidR="00564C22" w:rsidDel="00B33063" w:rsidRDefault="009B1AF1" w:rsidP="00564C22">
      <w:pPr>
        <w:pStyle w:val="Code"/>
        <w:rPr>
          <w:del w:id="18426" w:author="Andreas Kuehne" w:date="2019-05-31T12:22:00Z"/>
        </w:rPr>
      </w:pPr>
      <w:del w:id="1842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UpperBoundary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428" w:name="_Toc10201172"/>
        <w:bookmarkEnd w:id="18428"/>
      </w:del>
    </w:p>
    <w:p w14:paraId="47D27193" w14:textId="2180C0B3" w:rsidR="00564C22" w:rsidDel="00B33063" w:rsidRDefault="009B1AF1" w:rsidP="00564C22">
      <w:pPr>
        <w:pStyle w:val="Code"/>
        <w:rPr>
          <w:del w:id="18429" w:author="Andreas Kuehne" w:date="2019-05-31T12:22:00Z"/>
        </w:rPr>
      </w:pPr>
      <w:del w:id="18430" w:author="Andreas Kuehne" w:date="2019-05-31T12:22:00Z">
        <w:r w:rsidDel="00B33063">
          <w:rPr>
            <w:color w:val="31849B" w:themeColor="accent5" w:themeShade="BF"/>
          </w:rPr>
          <w:delText xml:space="preserve">  &lt;/xs:sequence&gt;</w:delText>
        </w:r>
        <w:bookmarkStart w:id="18431" w:name="_Toc10201173"/>
        <w:bookmarkEnd w:id="18431"/>
      </w:del>
    </w:p>
    <w:p w14:paraId="6F5BFE80" w14:textId="71FD171E" w:rsidR="00564C22" w:rsidDel="00B33063" w:rsidRDefault="009B1AF1" w:rsidP="00564C22">
      <w:pPr>
        <w:pStyle w:val="Code"/>
        <w:rPr>
          <w:del w:id="18432" w:author="Andreas Kuehne" w:date="2019-05-31T12:22:00Z"/>
        </w:rPr>
      </w:pPr>
      <w:del w:id="18433" w:author="Andreas Kuehne" w:date="2019-05-31T12:22:00Z">
        <w:r w:rsidDel="00B33063">
          <w:rPr>
            <w:color w:val="31849B" w:themeColor="accent5" w:themeShade="BF"/>
          </w:rPr>
          <w:delText>&lt;/xs:complexType&gt;</w:delText>
        </w:r>
        <w:bookmarkStart w:id="18434" w:name="_Toc10201174"/>
        <w:bookmarkEnd w:id="18434"/>
      </w:del>
    </w:p>
    <w:p w14:paraId="373F5622" w14:textId="2C3E4294" w:rsidR="00564C22" w:rsidDel="00B33063" w:rsidRDefault="009B1AF1" w:rsidP="00564C22">
      <w:pPr>
        <w:spacing w:line="259" w:lineRule="auto"/>
        <w:rPr>
          <w:del w:id="18435" w:author="Andreas Kuehne" w:date="2019-05-31T12:22:00Z"/>
        </w:rPr>
      </w:pPr>
      <w:del w:id="1843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SigningTimeBoundariesType</w:delText>
        </w:r>
        <w:r w:rsidRPr="71C71F8C" w:rsidDel="00B33063">
          <w:delText xml:space="preserve"> </w:delText>
        </w:r>
        <w:r w:rsidDel="00B33063">
          <w:delText xml:space="preserve">XML element SHALL implement in XML syntax the sub-component that has a name equal to its local name. </w:delText>
        </w:r>
        <w:bookmarkStart w:id="18437" w:name="_Toc10201175"/>
        <w:bookmarkEnd w:id="18437"/>
      </w:del>
    </w:p>
    <w:p w14:paraId="13D823E8" w14:textId="1B4CCB71" w:rsidR="00564C22" w:rsidDel="00B33063" w:rsidRDefault="009B1AF1" w:rsidP="00564C22">
      <w:pPr>
        <w:pStyle w:val="berschrift3"/>
        <w:rPr>
          <w:del w:id="18438" w:author="Andreas Kuehne" w:date="2019-05-31T12:22:00Z"/>
        </w:rPr>
      </w:pPr>
      <w:bookmarkStart w:id="18439" w:name="_RefCompD541428D"/>
      <w:del w:id="18440" w:author="Andreas Kuehne" w:date="2019-05-31T12:22:00Z">
        <w:r w:rsidDel="00B33063">
          <w:delText>Component AugmentedSignature</w:delText>
        </w:r>
        <w:bookmarkStart w:id="18441" w:name="_Toc10201176"/>
        <w:bookmarkEnd w:id="18439"/>
        <w:bookmarkEnd w:id="18441"/>
      </w:del>
    </w:p>
    <w:p w14:paraId="65E62EAE" w14:textId="1BB43FD8" w:rsidR="00564C22" w:rsidDel="00B33063" w:rsidRDefault="001725A5" w:rsidP="00564C22">
      <w:pPr>
        <w:rPr>
          <w:del w:id="18442" w:author="Andreas Kuehne" w:date="2019-05-31T12:22:00Z"/>
        </w:rPr>
      </w:pPr>
      <w:del w:id="18443" w:author="Andreas Kuehne" w:date="2019-05-31T12:22:00Z">
        <w:r w:rsidRPr="003A06D0" w:rsidDel="00B33063">
          <w:delText xml:space="preserve">The </w:delText>
        </w:r>
        <w:r w:rsidRPr="003A06D0" w:rsidDel="00B33063">
          <w:rPr>
            <w:rStyle w:val="Datatype"/>
            <w:lang w:val="en-GB"/>
          </w:rPr>
          <w:delText>AugmentedSignature</w:delText>
        </w:r>
        <w:r w:rsidRPr="003A06D0" w:rsidDel="00B33063">
          <w:delText xml:space="preserve"> component contains the resulting augmented signature or timestamp or, in the case of a signature being enveloped in an output document, a pointer to the signature.</w:delText>
        </w:r>
        <w:r w:rsidR="000409FC" w:rsidRPr="003A06D0" w:rsidDel="00B33063">
          <w:delText xml:space="preserve"> The </w:delText>
        </w:r>
        <w:r w:rsidR="000409FC" w:rsidRPr="003A06D0" w:rsidDel="00B33063">
          <w:rPr>
            <w:rStyle w:val="Datatype"/>
            <w:lang w:val="en-GB"/>
          </w:rPr>
          <w:delText>DocumentWithSignature</w:delText>
        </w:r>
        <w:r w:rsidR="000409FC" w:rsidRPr="003A06D0" w:rsidDel="00B33063">
          <w:delText xml:space="preserve"> element is available to hold an enveloping signature.</w:delText>
        </w:r>
        <w:bookmarkStart w:id="18444" w:name="_Toc10201177"/>
        <w:bookmarkEnd w:id="18444"/>
      </w:del>
    </w:p>
    <w:p w14:paraId="4A99BA47" w14:textId="01242250" w:rsidR="00564C22" w:rsidDel="00B33063" w:rsidRDefault="009B1AF1" w:rsidP="00564C22">
      <w:pPr>
        <w:rPr>
          <w:del w:id="18445" w:author="Andreas Kuehne" w:date="2019-05-31T12:22:00Z"/>
        </w:rPr>
      </w:pPr>
      <w:del w:id="18446" w:author="Andreas Kuehne" w:date="2019-05-31T12:22:00Z">
        <w:r w:rsidDel="00B33063">
          <w:delText>Below follows a list of the sub-components that constitute this component:</w:delText>
        </w:r>
        <w:bookmarkStart w:id="18447" w:name="_Toc10201178"/>
        <w:bookmarkEnd w:id="18447"/>
      </w:del>
    </w:p>
    <w:p w14:paraId="068C134F" w14:textId="308C31D5" w:rsidR="00564C22" w:rsidDel="00B33063" w:rsidRDefault="009B1AF1" w:rsidP="00564C22">
      <w:pPr>
        <w:pStyle w:val="Member"/>
        <w:rPr>
          <w:del w:id="18448" w:author="Andreas Kuehne" w:date="2019-05-31T12:22:00Z"/>
        </w:rPr>
      </w:pPr>
      <w:del w:id="18449"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This element contains an augmented signature or timestamp</w:delText>
        </w:r>
        <w:r w:rsidR="000409FC" w:rsidRPr="003A06D0" w:rsidDel="00B33063">
          <w:delText xml:space="preserve"> or points to a signature enveloped in another document</w:delText>
        </w:r>
        <w:r w:rsidRPr="003A06D0" w:rsidDel="00B33063">
          <w:delText>.</w:delText>
        </w:r>
        <w:r w:rsidDel="00B33063">
          <w:delText xml:space="preserve"> </w:delText>
        </w:r>
        <w:r w:rsidRPr="0042627A" w:rsidDel="00B33063">
          <w:delText xml:space="preserve">The use cases described in this document assume zero or one </w:delText>
        </w:r>
        <w:r w:rsidDel="00B33063">
          <w:delText xml:space="preserve">augmented or timestamped </w:delText>
        </w:r>
        <w:r w:rsidRPr="0042627A" w:rsidDel="00B33063">
          <w:delText>signature being included within this element. Profiles may define processing rules how to handle unbounded cardinality.</w:delText>
        </w:r>
        <w:bookmarkStart w:id="18450" w:name="_Toc10201179"/>
        <w:bookmarkEnd w:id="18450"/>
      </w:del>
    </w:p>
    <w:p w14:paraId="46CD6530" w14:textId="69DAF389" w:rsidR="00564C22" w:rsidDel="00B33063" w:rsidRDefault="009B1AF1" w:rsidP="00564C22">
      <w:pPr>
        <w:pStyle w:val="Member"/>
        <w:rPr>
          <w:del w:id="18451" w:author="Andreas Kuehne" w:date="2019-05-31T12:22:00Z"/>
        </w:rPr>
      </w:pPr>
      <w:del w:id="18452"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0409FC" w:rsidRPr="003A06D0" w:rsidDel="00B33063">
          <w:delText>This element serves as a holder for documents enveloping the augmented signature.</w:delText>
        </w:r>
        <w:r w:rsidR="008C3923" w:rsidDel="00B33063">
          <w:delText xml:space="preserve"> </w:delText>
        </w:r>
        <w:r w:rsidR="008C3923" w:rsidRPr="008C3923" w:rsidDel="00B33063">
          <w:delText>The use cases described in this document assume zero or one document including a signature being returned by this element. Profiles may define processing rules how to handle unbounded cardinality.</w:delText>
        </w:r>
        <w:bookmarkStart w:id="18453" w:name="_Toc10201180"/>
        <w:bookmarkEnd w:id="18453"/>
      </w:del>
    </w:p>
    <w:p w14:paraId="50AFB1B6" w14:textId="2B810C58" w:rsidR="00564C22" w:rsidDel="00B33063" w:rsidRDefault="009B1AF1" w:rsidP="00564C22">
      <w:pPr>
        <w:pStyle w:val="Member"/>
        <w:rPr>
          <w:del w:id="18454" w:author="Andreas Kuehne" w:date="2019-05-31T12:22:00Z"/>
        </w:rPr>
      </w:pPr>
      <w:del w:id="18455" w:author="Andreas Kuehne" w:date="2019-05-31T12:22:00Z">
        <w:r w:rsidDel="00B33063">
          <w:delText xml:space="preserve">The OPTIONAL </w:delText>
        </w:r>
        <w:r w:rsidRPr="35C1378D" w:rsidDel="00B33063">
          <w:rPr>
            <w:rStyle w:val="Datatype"/>
          </w:rPr>
          <w:delText>Type</w:delText>
        </w:r>
        <w:r w:rsidDel="00B33063">
          <w:delText xml:space="preserve"> element, if present, MUST contain one instance of a URI. </w:delText>
        </w:r>
        <w:r w:rsidRPr="003A06D0" w:rsidDel="00B33063">
          <w:delText>The URI defines what</w:delText>
        </w:r>
        <w:r w:rsidR="000409FC" w:rsidRPr="003A06D0" w:rsidDel="00B33063">
          <w:delText xml:space="preserve"> type of</w:delText>
        </w:r>
        <w:r w:rsidRPr="003A06D0" w:rsidDel="00B33063">
          <w:delText xml:space="preserve"> 'augmentation' was applied to the signature.</w:delText>
        </w:r>
        <w:bookmarkStart w:id="18456" w:name="_Toc10201181"/>
        <w:bookmarkEnd w:id="18456"/>
      </w:del>
    </w:p>
    <w:p w14:paraId="7F4173B2" w14:textId="33A9C1EC" w:rsidR="00564C22" w:rsidDel="00B33063" w:rsidRDefault="009B1AF1" w:rsidP="00564C22">
      <w:pPr>
        <w:pStyle w:val="berschrift4"/>
        <w:rPr>
          <w:del w:id="18457" w:author="Andreas Kuehne" w:date="2019-05-31T12:22:00Z"/>
        </w:rPr>
      </w:pPr>
      <w:del w:id="18458" w:author="Andreas Kuehne" w:date="2019-05-31T12:22:00Z">
        <w:r w:rsidDel="00B33063">
          <w:delText>AugmentedSignature – JSON Syntax</w:delText>
        </w:r>
        <w:bookmarkStart w:id="18459" w:name="_Toc10201182"/>
        <w:bookmarkEnd w:id="18459"/>
      </w:del>
    </w:p>
    <w:p w14:paraId="0D00790A" w14:textId="11B37ADA" w:rsidR="00564C22" w:rsidRPr="0248A3D1" w:rsidDel="00B33063" w:rsidRDefault="009B1AF1" w:rsidP="00564C22">
      <w:pPr>
        <w:rPr>
          <w:del w:id="18460" w:author="Andreas Kuehne" w:date="2019-05-31T12:22:00Z"/>
        </w:rPr>
      </w:pPr>
      <w:del w:id="1846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AugmentedSignature</w:delText>
        </w:r>
        <w:r w:rsidDel="00B33063">
          <w:delText xml:space="preserve"> component.</w:delText>
        </w:r>
        <w:bookmarkStart w:id="18462" w:name="_Toc10201183"/>
        <w:bookmarkEnd w:id="18462"/>
      </w:del>
    </w:p>
    <w:p w14:paraId="66303465" w14:textId="29A813DD" w:rsidR="00564C22" w:rsidRPr="C2430093" w:rsidDel="00B33063" w:rsidRDefault="009B1AF1" w:rsidP="00564C22">
      <w:pPr>
        <w:spacing w:line="259" w:lineRule="auto"/>
        <w:rPr>
          <w:del w:id="18463" w:author="Andreas Kuehne" w:date="2019-05-31T12:22:00Z"/>
          <w:rFonts w:eastAsia="Arial" w:cs="Arial"/>
          <w:sz w:val="22"/>
          <w:szCs w:val="22"/>
        </w:rPr>
      </w:pPr>
      <w:del w:id="1846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AugmentedSignature</w:delText>
        </w:r>
        <w:r w:rsidRPr="002062A5" w:rsidDel="00B33063">
          <w:rPr>
            <w:rFonts w:eastAsia="Arial" w:cs="Arial"/>
            <w:sz w:val="22"/>
            <w:szCs w:val="22"/>
          </w:rPr>
          <w:delText xml:space="preserve"> using JSON-specific names mapped as shown in the table below.</w:delText>
        </w:r>
        <w:bookmarkStart w:id="18465" w:name="_Toc10201184"/>
        <w:bookmarkEnd w:id="18465"/>
      </w:del>
    </w:p>
    <w:tbl>
      <w:tblPr>
        <w:tblStyle w:val="Gitternetztabelle1hell1"/>
        <w:tblW w:w="0" w:type="auto"/>
        <w:tblLook w:val="04A0" w:firstRow="1" w:lastRow="0" w:firstColumn="1" w:lastColumn="0" w:noHBand="0" w:noVBand="1"/>
      </w:tblPr>
      <w:tblGrid>
        <w:gridCol w:w="4675"/>
        <w:gridCol w:w="4675"/>
      </w:tblGrid>
      <w:tr w:rsidR="00564C22" w:rsidDel="00B33063" w14:paraId="706B4566" w14:textId="505E5FCD" w:rsidTr="00564C22">
        <w:trPr>
          <w:cnfStyle w:val="100000000000" w:firstRow="1" w:lastRow="0" w:firstColumn="0" w:lastColumn="0" w:oddVBand="0" w:evenVBand="0" w:oddHBand="0" w:evenHBand="0" w:firstRowFirstColumn="0" w:firstRowLastColumn="0" w:lastRowFirstColumn="0" w:lastRowLastColumn="0"/>
          <w:del w:id="184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56F6A2" w14:textId="45256536" w:rsidR="00564C22" w:rsidDel="00B33063" w:rsidRDefault="009B1AF1" w:rsidP="00564C22">
            <w:pPr>
              <w:pStyle w:val="Beschriftung"/>
              <w:rPr>
                <w:del w:id="18467" w:author="Andreas Kuehne" w:date="2019-05-31T12:22:00Z"/>
              </w:rPr>
            </w:pPr>
            <w:del w:id="18468" w:author="Andreas Kuehne" w:date="2019-05-31T12:22:00Z">
              <w:r w:rsidDel="00B33063">
                <w:delText>Element</w:delText>
              </w:r>
              <w:bookmarkStart w:id="18469" w:name="_Toc10201185"/>
              <w:bookmarkEnd w:id="18469"/>
            </w:del>
          </w:p>
        </w:tc>
        <w:tc>
          <w:tcPr>
            <w:tcW w:w="4675" w:type="dxa"/>
          </w:tcPr>
          <w:p w14:paraId="3D408CED" w14:textId="4ED4AF8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470" w:author="Andreas Kuehne" w:date="2019-05-31T12:22:00Z"/>
              </w:rPr>
            </w:pPr>
            <w:del w:id="18471" w:author="Andreas Kuehne" w:date="2019-05-31T12:22:00Z">
              <w:r w:rsidDel="00B33063">
                <w:delText>Implementing JSON member name</w:delText>
              </w:r>
              <w:bookmarkStart w:id="18472" w:name="_Toc10201186"/>
              <w:bookmarkEnd w:id="18472"/>
            </w:del>
          </w:p>
        </w:tc>
        <w:bookmarkStart w:id="18473" w:name="_Toc10201187"/>
        <w:bookmarkEnd w:id="18473"/>
      </w:tr>
      <w:tr w:rsidR="00564C22" w:rsidDel="00B33063" w14:paraId="46F7AC2E" w14:textId="359BED50" w:rsidTr="00564C22">
        <w:trPr>
          <w:del w:id="184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524A12" w14:textId="191C4C81" w:rsidR="00564C22" w:rsidRPr="002062A5" w:rsidDel="00B33063" w:rsidRDefault="009B1AF1" w:rsidP="00564C22">
            <w:pPr>
              <w:pStyle w:val="Beschriftung"/>
              <w:rPr>
                <w:del w:id="18475" w:author="Andreas Kuehne" w:date="2019-05-31T12:22:00Z"/>
                <w:rStyle w:val="Datatype"/>
                <w:b w:val="0"/>
                <w:bCs w:val="0"/>
              </w:rPr>
            </w:pPr>
            <w:del w:id="18476" w:author="Andreas Kuehne" w:date="2019-05-31T12:22:00Z">
              <w:r w:rsidRPr="002062A5" w:rsidDel="00B33063">
                <w:rPr>
                  <w:rStyle w:val="Datatype"/>
                </w:rPr>
                <w:delText>SignatureObject</w:delText>
              </w:r>
              <w:bookmarkStart w:id="18477" w:name="_Toc10201188"/>
              <w:bookmarkEnd w:id="18477"/>
            </w:del>
          </w:p>
        </w:tc>
        <w:tc>
          <w:tcPr>
            <w:tcW w:w="4675" w:type="dxa"/>
          </w:tcPr>
          <w:p w14:paraId="15F083A9" w14:textId="07FDFB3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78" w:author="Andreas Kuehne" w:date="2019-05-31T12:22:00Z"/>
                <w:rStyle w:val="Datatype"/>
              </w:rPr>
            </w:pPr>
            <w:del w:id="18479" w:author="Andreas Kuehne" w:date="2019-05-31T12:22:00Z">
              <w:r w:rsidRPr="002062A5" w:rsidDel="00B33063">
                <w:rPr>
                  <w:rStyle w:val="Datatype"/>
                </w:rPr>
                <w:delText>sigObj</w:delText>
              </w:r>
              <w:bookmarkStart w:id="18480" w:name="_Toc10201189"/>
              <w:bookmarkEnd w:id="18480"/>
            </w:del>
          </w:p>
        </w:tc>
        <w:bookmarkStart w:id="18481" w:name="_Toc10201190"/>
        <w:bookmarkEnd w:id="18481"/>
      </w:tr>
      <w:tr w:rsidR="00564C22" w:rsidDel="00B33063" w14:paraId="35165FAF" w14:textId="62737787" w:rsidTr="00564C22">
        <w:trPr>
          <w:del w:id="18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954CFC" w14:textId="27E14AD0" w:rsidR="00564C22" w:rsidRPr="002062A5" w:rsidDel="00B33063" w:rsidRDefault="009B1AF1" w:rsidP="00564C22">
            <w:pPr>
              <w:pStyle w:val="Beschriftung"/>
              <w:rPr>
                <w:del w:id="18483" w:author="Andreas Kuehne" w:date="2019-05-31T12:22:00Z"/>
                <w:rStyle w:val="Datatype"/>
                <w:b w:val="0"/>
                <w:bCs w:val="0"/>
              </w:rPr>
            </w:pPr>
            <w:del w:id="18484" w:author="Andreas Kuehne" w:date="2019-05-31T12:22:00Z">
              <w:r w:rsidRPr="002062A5" w:rsidDel="00B33063">
                <w:rPr>
                  <w:rStyle w:val="Datatype"/>
                </w:rPr>
                <w:delText>DocumentWithSignature</w:delText>
              </w:r>
              <w:bookmarkStart w:id="18485" w:name="_Toc10201191"/>
              <w:bookmarkEnd w:id="18485"/>
            </w:del>
          </w:p>
        </w:tc>
        <w:tc>
          <w:tcPr>
            <w:tcW w:w="4675" w:type="dxa"/>
          </w:tcPr>
          <w:p w14:paraId="48B72515" w14:textId="58E4F4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86" w:author="Andreas Kuehne" w:date="2019-05-31T12:22:00Z"/>
                <w:rStyle w:val="Datatype"/>
              </w:rPr>
            </w:pPr>
            <w:del w:id="18487" w:author="Andreas Kuehne" w:date="2019-05-31T12:22:00Z">
              <w:r w:rsidRPr="002062A5" w:rsidDel="00B33063">
                <w:rPr>
                  <w:rStyle w:val="Datatype"/>
                </w:rPr>
                <w:delText>docWithSignature</w:delText>
              </w:r>
              <w:bookmarkStart w:id="18488" w:name="_Toc10201192"/>
              <w:bookmarkEnd w:id="18488"/>
            </w:del>
          </w:p>
        </w:tc>
        <w:bookmarkStart w:id="18489" w:name="_Toc10201193"/>
        <w:bookmarkEnd w:id="18489"/>
      </w:tr>
      <w:tr w:rsidR="00564C22" w:rsidDel="00B33063" w14:paraId="579D0086" w14:textId="2B5DB0EA" w:rsidTr="00564C22">
        <w:trPr>
          <w:del w:id="184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619A3C" w14:textId="3796B5C5" w:rsidR="00564C22" w:rsidRPr="002062A5" w:rsidDel="00B33063" w:rsidRDefault="009B1AF1" w:rsidP="00564C22">
            <w:pPr>
              <w:pStyle w:val="Beschriftung"/>
              <w:rPr>
                <w:del w:id="18491" w:author="Andreas Kuehne" w:date="2019-05-31T12:22:00Z"/>
                <w:rStyle w:val="Datatype"/>
                <w:b w:val="0"/>
                <w:bCs w:val="0"/>
              </w:rPr>
            </w:pPr>
            <w:del w:id="18492" w:author="Andreas Kuehne" w:date="2019-05-31T12:22:00Z">
              <w:r w:rsidRPr="002062A5" w:rsidDel="00B33063">
                <w:rPr>
                  <w:rStyle w:val="Datatype"/>
                </w:rPr>
                <w:delText>Type</w:delText>
              </w:r>
              <w:bookmarkStart w:id="18493" w:name="_Toc10201194"/>
              <w:bookmarkEnd w:id="18493"/>
            </w:del>
          </w:p>
        </w:tc>
        <w:tc>
          <w:tcPr>
            <w:tcW w:w="4675" w:type="dxa"/>
          </w:tcPr>
          <w:p w14:paraId="5966CB95" w14:textId="354B789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94" w:author="Andreas Kuehne" w:date="2019-05-31T12:22:00Z"/>
                <w:rStyle w:val="Datatype"/>
              </w:rPr>
            </w:pPr>
            <w:del w:id="18495" w:author="Andreas Kuehne" w:date="2019-05-31T12:22:00Z">
              <w:r w:rsidRPr="002062A5" w:rsidDel="00B33063">
                <w:rPr>
                  <w:rStyle w:val="Datatype"/>
                </w:rPr>
                <w:delText>type</w:delText>
              </w:r>
              <w:bookmarkStart w:id="18496" w:name="_Toc10201195"/>
              <w:bookmarkEnd w:id="18496"/>
            </w:del>
          </w:p>
        </w:tc>
        <w:bookmarkStart w:id="18497" w:name="_Toc10201196"/>
        <w:bookmarkEnd w:id="18497"/>
      </w:tr>
    </w:tbl>
    <w:p w14:paraId="3D29F603" w14:textId="6D1AC44A" w:rsidR="00564C22" w:rsidRPr="0202B381" w:rsidDel="00B33063" w:rsidRDefault="009B1AF1" w:rsidP="00564C22">
      <w:pPr>
        <w:rPr>
          <w:del w:id="18498" w:author="Andreas Kuehne" w:date="2019-05-31T12:22:00Z"/>
        </w:rPr>
      </w:pPr>
      <w:del w:id="1849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500" w:name="_Toc10201197"/>
        <w:bookmarkEnd w:id="18500"/>
      </w:del>
    </w:p>
    <w:p w14:paraId="0DCFA90F" w14:textId="66172C4E" w:rsidR="00564C22" w:rsidDel="00B33063" w:rsidRDefault="009B1AF1" w:rsidP="00564C22">
      <w:pPr>
        <w:pStyle w:val="Code"/>
        <w:spacing w:line="259" w:lineRule="auto"/>
        <w:rPr>
          <w:del w:id="18501" w:author="Andreas Kuehne" w:date="2019-05-31T12:22:00Z"/>
        </w:rPr>
      </w:pPr>
      <w:del w:id="18502" w:author="Andreas Kuehne" w:date="2019-05-31T12:22:00Z">
        <w:r w:rsidDel="00B33063">
          <w:rPr>
            <w:color w:val="31849B" w:themeColor="accent5" w:themeShade="BF"/>
          </w:rPr>
          <w:delText>"dss2-AugmentedSignatureType"</w:delText>
        </w:r>
        <w:r w:rsidDel="00B33063">
          <w:delText>: {</w:delText>
        </w:r>
        <w:bookmarkStart w:id="18503" w:name="_Toc10201198"/>
        <w:bookmarkEnd w:id="18503"/>
      </w:del>
    </w:p>
    <w:p w14:paraId="7295615D" w14:textId="6669ED6D" w:rsidR="00564C22" w:rsidDel="00B33063" w:rsidRDefault="009B1AF1" w:rsidP="00564C22">
      <w:pPr>
        <w:pStyle w:val="Code"/>
        <w:spacing w:line="259" w:lineRule="auto"/>
        <w:rPr>
          <w:del w:id="18504" w:author="Andreas Kuehne" w:date="2019-05-31T12:22:00Z"/>
        </w:rPr>
      </w:pPr>
      <w:del w:id="185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506" w:name="_Toc10201199"/>
        <w:bookmarkEnd w:id="18506"/>
      </w:del>
    </w:p>
    <w:p w14:paraId="67C52079" w14:textId="63B93AFB" w:rsidR="00564C22" w:rsidDel="00B33063" w:rsidRDefault="009B1AF1" w:rsidP="00564C22">
      <w:pPr>
        <w:pStyle w:val="Code"/>
        <w:spacing w:line="259" w:lineRule="auto"/>
        <w:rPr>
          <w:del w:id="18507" w:author="Andreas Kuehne" w:date="2019-05-31T12:22:00Z"/>
        </w:rPr>
      </w:pPr>
      <w:del w:id="18508" w:author="Andreas Kuehne" w:date="2019-05-31T12:22:00Z">
        <w:r w:rsidDel="00B33063">
          <w:rPr>
            <w:color w:val="31849B" w:themeColor="accent5" w:themeShade="BF"/>
          </w:rPr>
          <w:delText xml:space="preserve">  "properties"</w:delText>
        </w:r>
        <w:r w:rsidDel="00B33063">
          <w:delText>: {</w:delText>
        </w:r>
        <w:bookmarkStart w:id="18509" w:name="_Toc10201200"/>
        <w:bookmarkEnd w:id="18509"/>
      </w:del>
    </w:p>
    <w:p w14:paraId="107BAD2F" w14:textId="2075B253" w:rsidR="00564C22" w:rsidDel="00B33063" w:rsidRDefault="009B1AF1" w:rsidP="00564C22">
      <w:pPr>
        <w:pStyle w:val="Code"/>
        <w:spacing w:line="259" w:lineRule="auto"/>
        <w:rPr>
          <w:del w:id="18510" w:author="Andreas Kuehne" w:date="2019-05-31T12:22:00Z"/>
        </w:rPr>
      </w:pPr>
      <w:del w:id="18511" w:author="Andreas Kuehne" w:date="2019-05-31T12:22:00Z">
        <w:r w:rsidDel="00B33063">
          <w:rPr>
            <w:color w:val="31849B" w:themeColor="accent5" w:themeShade="BF"/>
          </w:rPr>
          <w:delText xml:space="preserve">    "sigObj"</w:delText>
        </w:r>
        <w:r w:rsidDel="00B33063">
          <w:delText>: {</w:delText>
        </w:r>
        <w:bookmarkStart w:id="18512" w:name="_Toc10201201"/>
        <w:bookmarkEnd w:id="18512"/>
      </w:del>
    </w:p>
    <w:p w14:paraId="73AF94C6" w14:textId="09D48FDC" w:rsidR="00564C22" w:rsidDel="00B33063" w:rsidRDefault="009B1AF1" w:rsidP="00564C22">
      <w:pPr>
        <w:pStyle w:val="Code"/>
        <w:spacing w:line="259" w:lineRule="auto"/>
        <w:rPr>
          <w:del w:id="18513" w:author="Andreas Kuehne" w:date="2019-05-31T12:22:00Z"/>
        </w:rPr>
      </w:pPr>
      <w:del w:id="185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515" w:name="_Toc10201202"/>
        <w:bookmarkEnd w:id="18515"/>
      </w:del>
    </w:p>
    <w:p w14:paraId="31EB72AE" w14:textId="43B2F326" w:rsidR="00564C22" w:rsidDel="00B33063" w:rsidRDefault="009B1AF1" w:rsidP="00564C22">
      <w:pPr>
        <w:pStyle w:val="Code"/>
        <w:spacing w:line="259" w:lineRule="auto"/>
        <w:rPr>
          <w:del w:id="18516" w:author="Andreas Kuehne" w:date="2019-05-31T12:22:00Z"/>
        </w:rPr>
      </w:pPr>
      <w:del w:id="18517" w:author="Andreas Kuehne" w:date="2019-05-31T12:22:00Z">
        <w:r w:rsidDel="00B33063">
          <w:rPr>
            <w:color w:val="31849B" w:themeColor="accent5" w:themeShade="BF"/>
          </w:rPr>
          <w:delText xml:space="preserve">      "items"</w:delText>
        </w:r>
        <w:r w:rsidDel="00B33063">
          <w:delText>: {</w:delText>
        </w:r>
        <w:bookmarkStart w:id="18518" w:name="_Toc10201203"/>
        <w:bookmarkEnd w:id="18518"/>
      </w:del>
    </w:p>
    <w:p w14:paraId="309B55B4" w14:textId="0B7B5D1F" w:rsidR="00564C22" w:rsidDel="00B33063" w:rsidRDefault="009B1AF1" w:rsidP="00564C22">
      <w:pPr>
        <w:pStyle w:val="Code"/>
        <w:spacing w:line="259" w:lineRule="auto"/>
        <w:rPr>
          <w:del w:id="18519" w:author="Andreas Kuehne" w:date="2019-05-31T12:22:00Z"/>
        </w:rPr>
      </w:pPr>
      <w:del w:id="1852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8521" w:name="_Toc10201204"/>
        <w:bookmarkEnd w:id="18521"/>
      </w:del>
    </w:p>
    <w:p w14:paraId="5233A1B9" w14:textId="7E477E9D" w:rsidR="00564C22" w:rsidDel="00B33063" w:rsidRDefault="009B1AF1" w:rsidP="00564C22">
      <w:pPr>
        <w:pStyle w:val="Code"/>
        <w:spacing w:line="259" w:lineRule="auto"/>
        <w:rPr>
          <w:del w:id="18522" w:author="Andreas Kuehne" w:date="2019-05-31T12:22:00Z"/>
        </w:rPr>
      </w:pPr>
      <w:del w:id="18523" w:author="Andreas Kuehne" w:date="2019-05-31T12:22:00Z">
        <w:r w:rsidDel="00B33063">
          <w:delText xml:space="preserve">      }</w:delText>
        </w:r>
        <w:bookmarkStart w:id="18524" w:name="_Toc10201205"/>
        <w:bookmarkEnd w:id="18524"/>
      </w:del>
    </w:p>
    <w:p w14:paraId="21D00D0D" w14:textId="520320B3" w:rsidR="00564C22" w:rsidDel="00B33063" w:rsidRDefault="009B1AF1" w:rsidP="00564C22">
      <w:pPr>
        <w:pStyle w:val="Code"/>
        <w:spacing w:line="259" w:lineRule="auto"/>
        <w:rPr>
          <w:del w:id="18525" w:author="Andreas Kuehne" w:date="2019-05-31T12:22:00Z"/>
        </w:rPr>
      </w:pPr>
      <w:del w:id="18526" w:author="Andreas Kuehne" w:date="2019-05-31T12:22:00Z">
        <w:r w:rsidDel="00B33063">
          <w:delText xml:space="preserve">    },</w:delText>
        </w:r>
        <w:bookmarkStart w:id="18527" w:name="_Toc10201206"/>
        <w:bookmarkEnd w:id="18527"/>
      </w:del>
    </w:p>
    <w:p w14:paraId="45917334" w14:textId="40ED475A" w:rsidR="00564C22" w:rsidDel="00B33063" w:rsidRDefault="009B1AF1" w:rsidP="00564C22">
      <w:pPr>
        <w:pStyle w:val="Code"/>
        <w:spacing w:line="259" w:lineRule="auto"/>
        <w:rPr>
          <w:del w:id="18528" w:author="Andreas Kuehne" w:date="2019-05-31T12:22:00Z"/>
        </w:rPr>
      </w:pPr>
      <w:del w:id="18529" w:author="Andreas Kuehne" w:date="2019-05-31T12:22:00Z">
        <w:r w:rsidDel="00B33063">
          <w:rPr>
            <w:color w:val="31849B" w:themeColor="accent5" w:themeShade="BF"/>
          </w:rPr>
          <w:delText xml:space="preserve">    "docWithSignature"</w:delText>
        </w:r>
        <w:r w:rsidDel="00B33063">
          <w:delText>: {</w:delText>
        </w:r>
        <w:bookmarkStart w:id="18530" w:name="_Toc10201207"/>
        <w:bookmarkEnd w:id="18530"/>
      </w:del>
    </w:p>
    <w:p w14:paraId="77FD76AB" w14:textId="4B752F68" w:rsidR="00564C22" w:rsidDel="00B33063" w:rsidRDefault="009B1AF1" w:rsidP="00564C22">
      <w:pPr>
        <w:pStyle w:val="Code"/>
        <w:spacing w:line="259" w:lineRule="auto"/>
        <w:rPr>
          <w:del w:id="18531" w:author="Andreas Kuehne" w:date="2019-05-31T12:22:00Z"/>
        </w:rPr>
      </w:pPr>
      <w:del w:id="185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533" w:name="_Toc10201208"/>
        <w:bookmarkEnd w:id="18533"/>
      </w:del>
    </w:p>
    <w:p w14:paraId="51BE63B9" w14:textId="062CF1EC" w:rsidR="00564C22" w:rsidDel="00B33063" w:rsidRDefault="009B1AF1" w:rsidP="00564C22">
      <w:pPr>
        <w:pStyle w:val="Code"/>
        <w:spacing w:line="259" w:lineRule="auto"/>
        <w:rPr>
          <w:del w:id="18534" w:author="Andreas Kuehne" w:date="2019-05-31T12:22:00Z"/>
        </w:rPr>
      </w:pPr>
      <w:del w:id="18535" w:author="Andreas Kuehne" w:date="2019-05-31T12:22:00Z">
        <w:r w:rsidDel="00B33063">
          <w:rPr>
            <w:color w:val="31849B" w:themeColor="accent5" w:themeShade="BF"/>
          </w:rPr>
          <w:delText xml:space="preserve">      "items"</w:delText>
        </w:r>
        <w:r w:rsidDel="00B33063">
          <w:delText>: {</w:delText>
        </w:r>
        <w:bookmarkStart w:id="18536" w:name="_Toc10201209"/>
        <w:bookmarkEnd w:id="18536"/>
      </w:del>
    </w:p>
    <w:p w14:paraId="100495BD" w14:textId="4673CFAD" w:rsidR="00564C22" w:rsidDel="00B33063" w:rsidRDefault="009B1AF1" w:rsidP="00564C22">
      <w:pPr>
        <w:pStyle w:val="Code"/>
        <w:spacing w:line="259" w:lineRule="auto"/>
        <w:rPr>
          <w:del w:id="18537" w:author="Andreas Kuehne" w:date="2019-05-31T12:22:00Z"/>
        </w:rPr>
      </w:pPr>
      <w:del w:id="1853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8539" w:name="_Toc10201210"/>
        <w:bookmarkEnd w:id="18539"/>
      </w:del>
    </w:p>
    <w:p w14:paraId="1AF12BDC" w14:textId="7D728ECF" w:rsidR="00564C22" w:rsidDel="00B33063" w:rsidRDefault="009B1AF1" w:rsidP="00564C22">
      <w:pPr>
        <w:pStyle w:val="Code"/>
        <w:spacing w:line="259" w:lineRule="auto"/>
        <w:rPr>
          <w:del w:id="18540" w:author="Andreas Kuehne" w:date="2019-05-31T12:22:00Z"/>
        </w:rPr>
      </w:pPr>
      <w:del w:id="18541" w:author="Andreas Kuehne" w:date="2019-05-31T12:22:00Z">
        <w:r w:rsidDel="00B33063">
          <w:delText xml:space="preserve">      }</w:delText>
        </w:r>
        <w:bookmarkStart w:id="18542" w:name="_Toc10201211"/>
        <w:bookmarkEnd w:id="18542"/>
      </w:del>
    </w:p>
    <w:p w14:paraId="312C533E" w14:textId="07E7416D" w:rsidR="00564C22" w:rsidDel="00B33063" w:rsidRDefault="009B1AF1" w:rsidP="00564C22">
      <w:pPr>
        <w:pStyle w:val="Code"/>
        <w:spacing w:line="259" w:lineRule="auto"/>
        <w:rPr>
          <w:del w:id="18543" w:author="Andreas Kuehne" w:date="2019-05-31T12:22:00Z"/>
        </w:rPr>
      </w:pPr>
      <w:del w:id="18544" w:author="Andreas Kuehne" w:date="2019-05-31T12:22:00Z">
        <w:r w:rsidDel="00B33063">
          <w:delText xml:space="preserve">    },</w:delText>
        </w:r>
        <w:bookmarkStart w:id="18545" w:name="_Toc10201212"/>
        <w:bookmarkEnd w:id="18545"/>
      </w:del>
    </w:p>
    <w:p w14:paraId="0C822D78" w14:textId="4C12D70E" w:rsidR="00564C22" w:rsidDel="00B33063" w:rsidRDefault="009B1AF1" w:rsidP="00564C22">
      <w:pPr>
        <w:pStyle w:val="Code"/>
        <w:spacing w:line="259" w:lineRule="auto"/>
        <w:rPr>
          <w:del w:id="18546" w:author="Andreas Kuehne" w:date="2019-05-31T12:22:00Z"/>
        </w:rPr>
      </w:pPr>
      <w:del w:id="18547" w:author="Andreas Kuehne" w:date="2019-05-31T12:22:00Z">
        <w:r w:rsidDel="00B33063">
          <w:rPr>
            <w:color w:val="31849B" w:themeColor="accent5" w:themeShade="BF"/>
          </w:rPr>
          <w:delText xml:space="preserve">    "type"</w:delText>
        </w:r>
        <w:r w:rsidDel="00B33063">
          <w:delText>: {</w:delText>
        </w:r>
        <w:bookmarkStart w:id="18548" w:name="_Toc10201213"/>
        <w:bookmarkEnd w:id="18548"/>
      </w:del>
    </w:p>
    <w:p w14:paraId="7917140E" w14:textId="06C56A15" w:rsidR="00564C22" w:rsidDel="00B33063" w:rsidRDefault="009B1AF1" w:rsidP="00564C22">
      <w:pPr>
        <w:pStyle w:val="Code"/>
        <w:spacing w:line="259" w:lineRule="auto"/>
        <w:rPr>
          <w:del w:id="18549" w:author="Andreas Kuehne" w:date="2019-05-31T12:22:00Z"/>
        </w:rPr>
      </w:pPr>
      <w:del w:id="185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551" w:name="_Toc10201214"/>
        <w:bookmarkEnd w:id="18551"/>
      </w:del>
    </w:p>
    <w:p w14:paraId="05695786" w14:textId="16CDE278" w:rsidR="00564C22" w:rsidDel="00B33063" w:rsidRDefault="009B1AF1" w:rsidP="00564C22">
      <w:pPr>
        <w:pStyle w:val="Code"/>
        <w:spacing w:line="259" w:lineRule="auto"/>
        <w:rPr>
          <w:del w:id="18552" w:author="Andreas Kuehne" w:date="2019-05-31T12:22:00Z"/>
        </w:rPr>
      </w:pPr>
      <w:del w:id="18553"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8554" w:name="_Toc10201215"/>
        <w:bookmarkEnd w:id="18554"/>
      </w:del>
    </w:p>
    <w:p w14:paraId="354F5BAA" w14:textId="08C6882E" w:rsidR="00564C22" w:rsidDel="00B33063" w:rsidRDefault="009B1AF1" w:rsidP="00564C22">
      <w:pPr>
        <w:pStyle w:val="Code"/>
        <w:spacing w:line="259" w:lineRule="auto"/>
        <w:rPr>
          <w:del w:id="18555" w:author="Andreas Kuehne" w:date="2019-05-31T12:22:00Z"/>
        </w:rPr>
      </w:pPr>
      <w:del w:id="18556" w:author="Andreas Kuehne" w:date="2019-05-31T12:22:00Z">
        <w:r w:rsidDel="00B33063">
          <w:delText xml:space="preserve">    }</w:delText>
        </w:r>
        <w:bookmarkStart w:id="18557" w:name="_Toc10201216"/>
        <w:bookmarkEnd w:id="18557"/>
      </w:del>
    </w:p>
    <w:p w14:paraId="407C5423" w14:textId="48CE7A51" w:rsidR="00564C22" w:rsidDel="00B33063" w:rsidRDefault="009B1AF1" w:rsidP="00564C22">
      <w:pPr>
        <w:pStyle w:val="Code"/>
        <w:spacing w:line="259" w:lineRule="auto"/>
        <w:rPr>
          <w:del w:id="18558" w:author="Andreas Kuehne" w:date="2019-05-31T12:22:00Z"/>
        </w:rPr>
      </w:pPr>
      <w:del w:id="18559" w:author="Andreas Kuehne" w:date="2019-05-31T12:22:00Z">
        <w:r w:rsidDel="00B33063">
          <w:delText xml:space="preserve">  }</w:delText>
        </w:r>
        <w:bookmarkStart w:id="18560" w:name="_Toc10201217"/>
        <w:bookmarkEnd w:id="18560"/>
      </w:del>
    </w:p>
    <w:p w14:paraId="7CB49236" w14:textId="47170A53" w:rsidR="00564C22" w:rsidDel="00B33063" w:rsidRDefault="009B1AF1" w:rsidP="00564C22">
      <w:pPr>
        <w:pStyle w:val="Code"/>
        <w:spacing w:line="259" w:lineRule="auto"/>
        <w:rPr>
          <w:del w:id="18561" w:author="Andreas Kuehne" w:date="2019-05-31T12:22:00Z"/>
        </w:rPr>
      </w:pPr>
      <w:del w:id="18562" w:author="Andreas Kuehne" w:date="2019-05-31T12:22:00Z">
        <w:r w:rsidDel="00B33063">
          <w:delText>}</w:delText>
        </w:r>
        <w:bookmarkStart w:id="18563" w:name="_Toc10201218"/>
        <w:bookmarkEnd w:id="18563"/>
      </w:del>
    </w:p>
    <w:p w14:paraId="365A171B" w14:textId="59F3FAFA" w:rsidR="00564C22" w:rsidDel="00B33063" w:rsidRDefault="00564C22" w:rsidP="00564C22">
      <w:pPr>
        <w:rPr>
          <w:del w:id="18564" w:author="Andreas Kuehne" w:date="2019-05-31T12:22:00Z"/>
        </w:rPr>
      </w:pPr>
      <w:bookmarkStart w:id="18565" w:name="_Toc10201219"/>
      <w:bookmarkEnd w:id="18565"/>
    </w:p>
    <w:p w14:paraId="39353975" w14:textId="3B181770" w:rsidR="00564C22" w:rsidDel="00B33063" w:rsidRDefault="009B1AF1" w:rsidP="00564C22">
      <w:pPr>
        <w:pStyle w:val="berschrift4"/>
        <w:rPr>
          <w:del w:id="18566" w:author="Andreas Kuehne" w:date="2019-05-31T12:22:00Z"/>
        </w:rPr>
      </w:pPr>
      <w:del w:id="18567" w:author="Andreas Kuehne" w:date="2019-05-31T12:22:00Z">
        <w:r w:rsidDel="00B33063">
          <w:delText>AugmentedSignature – XML Syntax</w:delText>
        </w:r>
        <w:bookmarkStart w:id="18568" w:name="_Toc10201220"/>
        <w:bookmarkEnd w:id="18568"/>
      </w:del>
    </w:p>
    <w:p w14:paraId="49E9FE64" w14:textId="1D8DDEF0" w:rsidR="00564C22" w:rsidRPr="5404FA76" w:rsidDel="00B33063" w:rsidRDefault="009B1AF1" w:rsidP="00564C22">
      <w:pPr>
        <w:rPr>
          <w:del w:id="18569" w:author="Andreas Kuehne" w:date="2019-05-31T12:22:00Z"/>
        </w:rPr>
      </w:pPr>
      <w:del w:id="18570" w:author="Andreas Kuehne" w:date="2019-05-31T12:22:00Z">
        <w:r w:rsidRPr="0CCF9147" w:rsidDel="00B33063">
          <w:delText xml:space="preserve">The XML type </w:delText>
        </w:r>
        <w:r w:rsidRPr="002062A5" w:rsidDel="00B33063">
          <w:rPr>
            <w:rFonts w:ascii="Courier New" w:eastAsia="Courier New" w:hAnsi="Courier New" w:cs="Courier New"/>
          </w:rPr>
          <w:delText>AugmentedSignatureType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AugmentedSignature</w:delText>
        </w:r>
        <w:r w:rsidDel="00B33063">
          <w:delText xml:space="preserve"> </w:delText>
        </w:r>
        <w:r w:rsidRPr="005A6FFD" w:rsidDel="00B33063">
          <w:delText>component.</w:delText>
        </w:r>
        <w:bookmarkStart w:id="18571" w:name="_Toc10201221"/>
        <w:bookmarkEnd w:id="18571"/>
      </w:del>
    </w:p>
    <w:p w14:paraId="30D127B5" w14:textId="7567E054" w:rsidR="00564C22" w:rsidDel="00B33063" w:rsidRDefault="009B1AF1" w:rsidP="00564C22">
      <w:pPr>
        <w:rPr>
          <w:del w:id="18572" w:author="Andreas Kuehne" w:date="2019-05-31T12:22:00Z"/>
        </w:rPr>
      </w:pPr>
      <w:del w:id="1857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AugmentedSignatureType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574" w:name="_Toc10201222"/>
        <w:bookmarkEnd w:id="18574"/>
      </w:del>
    </w:p>
    <w:p w14:paraId="62ED1B60" w14:textId="1460A068" w:rsidR="00564C22" w:rsidDel="00B33063" w:rsidRDefault="009B1AF1" w:rsidP="00564C22">
      <w:pPr>
        <w:pStyle w:val="Code"/>
        <w:rPr>
          <w:del w:id="18575" w:author="Andreas Kuehne" w:date="2019-05-31T12:22:00Z"/>
        </w:rPr>
      </w:pPr>
      <w:del w:id="1857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AugmentedSignatureType</w:delText>
        </w:r>
        <w:r w:rsidDel="00B33063">
          <w:rPr>
            <w:color w:val="943634" w:themeColor="accent2" w:themeShade="BF"/>
          </w:rPr>
          <w:delText>"</w:delText>
        </w:r>
        <w:r w:rsidDel="00B33063">
          <w:rPr>
            <w:color w:val="31849B" w:themeColor="accent5" w:themeShade="BF"/>
          </w:rPr>
          <w:delText>&gt;</w:delText>
        </w:r>
        <w:bookmarkStart w:id="18577" w:name="_Toc10201223"/>
        <w:bookmarkEnd w:id="18577"/>
      </w:del>
    </w:p>
    <w:p w14:paraId="3D401CCC" w14:textId="5BDACA09" w:rsidR="00564C22" w:rsidDel="00B33063" w:rsidRDefault="009B1AF1" w:rsidP="00564C22">
      <w:pPr>
        <w:pStyle w:val="Code"/>
        <w:rPr>
          <w:del w:id="18578" w:author="Andreas Kuehne" w:date="2019-05-31T12:22:00Z"/>
        </w:rPr>
      </w:pPr>
      <w:del w:id="18579" w:author="Andreas Kuehne" w:date="2019-05-31T12:22:00Z">
        <w:r w:rsidDel="00B33063">
          <w:rPr>
            <w:color w:val="31849B" w:themeColor="accent5" w:themeShade="BF"/>
          </w:rPr>
          <w:delText xml:space="preserve">  &lt;xs:sequence&gt;</w:delText>
        </w:r>
        <w:bookmarkStart w:id="18580" w:name="_Toc10201224"/>
        <w:bookmarkEnd w:id="18580"/>
      </w:del>
    </w:p>
    <w:p w14:paraId="5F9D9FAA" w14:textId="1E189F25" w:rsidR="00564C22" w:rsidDel="00B33063" w:rsidRDefault="009B1AF1" w:rsidP="00564C22">
      <w:pPr>
        <w:pStyle w:val="Code"/>
        <w:rPr>
          <w:del w:id="18581" w:author="Andreas Kuehne" w:date="2019-05-31T12:22:00Z"/>
        </w:rPr>
      </w:pPr>
      <w:del w:id="1858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583" w:name="_Toc10201225"/>
        <w:bookmarkEnd w:id="18583"/>
      </w:del>
    </w:p>
    <w:p w14:paraId="3D0329A1" w14:textId="633E9446" w:rsidR="00564C22" w:rsidDel="00B33063" w:rsidRDefault="009B1AF1" w:rsidP="00564C22">
      <w:pPr>
        <w:pStyle w:val="Code"/>
        <w:rPr>
          <w:del w:id="18584" w:author="Andreas Kuehne" w:date="2019-05-31T12:22:00Z"/>
        </w:rPr>
      </w:pPr>
      <w:del w:id="185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586" w:name="_Toc10201226"/>
        <w:bookmarkEnd w:id="18586"/>
      </w:del>
    </w:p>
    <w:p w14:paraId="3D60DC68" w14:textId="79FAFD05" w:rsidR="00564C22" w:rsidDel="00B33063" w:rsidRDefault="009B1AF1" w:rsidP="00564C22">
      <w:pPr>
        <w:pStyle w:val="Code"/>
        <w:rPr>
          <w:del w:id="18587" w:author="Andreas Kuehne" w:date="2019-05-31T12:22:00Z"/>
        </w:rPr>
      </w:pPr>
      <w:del w:id="18588" w:author="Andreas Kuehne" w:date="2019-05-31T12:22:00Z">
        <w:r w:rsidDel="00B33063">
          <w:rPr>
            <w:color w:val="31849B" w:themeColor="accent5" w:themeShade="BF"/>
          </w:rPr>
          <w:delText xml:space="preserve">  &lt;/xs:sequence&gt;</w:delText>
        </w:r>
        <w:bookmarkStart w:id="18589" w:name="_Toc10201227"/>
        <w:bookmarkEnd w:id="18589"/>
      </w:del>
    </w:p>
    <w:p w14:paraId="47F4503B" w14:textId="356E2F29" w:rsidR="00564C22" w:rsidDel="00B33063" w:rsidRDefault="009B1AF1" w:rsidP="00564C22">
      <w:pPr>
        <w:pStyle w:val="Code"/>
        <w:rPr>
          <w:del w:id="18590" w:author="Andreas Kuehne" w:date="2019-05-31T12:22:00Z"/>
        </w:rPr>
      </w:pPr>
      <w:del w:id="1859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8592" w:name="_Toc10201228"/>
        <w:bookmarkEnd w:id="18592"/>
      </w:del>
    </w:p>
    <w:p w14:paraId="02B6C818" w14:textId="21383C9E" w:rsidR="00564C22" w:rsidDel="00B33063" w:rsidRDefault="009B1AF1" w:rsidP="00564C22">
      <w:pPr>
        <w:pStyle w:val="Code"/>
        <w:rPr>
          <w:del w:id="18593" w:author="Andreas Kuehne" w:date="2019-05-31T12:22:00Z"/>
        </w:rPr>
      </w:pPr>
      <w:del w:id="18594" w:author="Andreas Kuehne" w:date="2019-05-31T12:22:00Z">
        <w:r w:rsidDel="00B33063">
          <w:rPr>
            <w:color w:val="31849B" w:themeColor="accent5" w:themeShade="BF"/>
          </w:rPr>
          <w:delText>&lt;/xs:complexType&gt;</w:delText>
        </w:r>
        <w:bookmarkStart w:id="18595" w:name="_Toc10201229"/>
        <w:bookmarkEnd w:id="18595"/>
      </w:del>
    </w:p>
    <w:p w14:paraId="39270055" w14:textId="27442F38" w:rsidR="00564C22" w:rsidDel="00B33063" w:rsidRDefault="009B1AF1" w:rsidP="00564C22">
      <w:pPr>
        <w:spacing w:line="259" w:lineRule="auto"/>
        <w:rPr>
          <w:del w:id="18596" w:author="Andreas Kuehne" w:date="2019-05-31T12:22:00Z"/>
        </w:rPr>
      </w:pPr>
      <w:del w:id="1859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AugmentedSignatureType</w:delText>
        </w:r>
        <w:r w:rsidRPr="71C71F8C" w:rsidDel="00B33063">
          <w:delText xml:space="preserve"> </w:delText>
        </w:r>
        <w:r w:rsidDel="00B33063">
          <w:delText xml:space="preserve">XML element SHALL implement in XML syntax the sub-component that has a name equal to its local name. </w:delText>
        </w:r>
        <w:bookmarkStart w:id="18598" w:name="_Toc10201230"/>
        <w:bookmarkEnd w:id="18598"/>
      </w:del>
    </w:p>
    <w:p w14:paraId="28449EE4" w14:textId="53979CA0" w:rsidR="00564C22" w:rsidDel="00B33063" w:rsidRDefault="009B1AF1" w:rsidP="00564C22">
      <w:pPr>
        <w:pStyle w:val="berschrift3"/>
        <w:rPr>
          <w:del w:id="18599" w:author="Andreas Kuehne" w:date="2019-05-31T12:22:00Z"/>
        </w:rPr>
      </w:pPr>
      <w:bookmarkStart w:id="18600" w:name="_RefCompC89CFE11"/>
      <w:del w:id="18601" w:author="Andreas Kuehne" w:date="2019-05-31T12:22:00Z">
        <w:r w:rsidDel="00B33063">
          <w:delText>Component ReturnTransformedDocument</w:delText>
        </w:r>
        <w:bookmarkStart w:id="18602" w:name="_Toc10201231"/>
        <w:bookmarkEnd w:id="18600"/>
        <w:bookmarkEnd w:id="18602"/>
      </w:del>
    </w:p>
    <w:p w14:paraId="6B904B6B" w14:textId="461E1537" w:rsidR="00564C22" w:rsidDel="00B33063" w:rsidRDefault="001725A5" w:rsidP="00564C22">
      <w:pPr>
        <w:rPr>
          <w:del w:id="18603" w:author="Andreas Kuehne" w:date="2019-05-31T12:22:00Z"/>
        </w:rPr>
      </w:pPr>
      <w:del w:id="18604" w:author="Andreas Kuehne" w:date="2019-05-31T12:22:00Z">
        <w:r w:rsidRPr="003A06D0" w:rsidDel="00B33063">
          <w:delText xml:space="preserve">The </w:delText>
        </w:r>
        <w:r w:rsidRPr="003A06D0" w:rsidDel="00B33063">
          <w:rPr>
            <w:rFonts w:ascii="Courier New" w:eastAsia="Courier New" w:hAnsi="Courier New" w:cs="Courier New"/>
            <w:lang w:val="en-GB"/>
          </w:rPr>
          <w:delText>ReturnTransformedDocument</w:delText>
        </w:r>
        <w:r w:rsidRPr="003A06D0" w:rsidDel="00B33063">
          <w:delText xml:space="preserve"> component instructs the server to return an input document to which the XML signature transforms specified by a particular </w:delText>
        </w:r>
        <w:r w:rsidRPr="003A06D0" w:rsidDel="00B33063">
          <w:rPr>
            <w:rStyle w:val="Datatype"/>
            <w:lang w:val="en-GB"/>
          </w:rPr>
          <w:delText>&lt;ds:Reference&gt;</w:delText>
        </w:r>
        <w:r w:rsidRPr="003A06D0" w:rsidDel="00B33063">
          <w:delText xml:space="preserve"> have been applied. The </w:delText>
        </w:r>
        <w:r w:rsidRPr="003A06D0" w:rsidDel="00B33063">
          <w:rPr>
            <w:rStyle w:val="Datatype"/>
            <w:lang w:val="en-GB"/>
          </w:rPr>
          <w:delText>&lt;ds:Reference&gt;</w:delText>
        </w:r>
        <w:r w:rsidRPr="003A06D0" w:rsidDel="00B33063">
          <w:delText xml:space="preserve"> is indicated by the zero-based </w:delText>
        </w:r>
        <w:r w:rsidRPr="003A06D0" w:rsidDel="00B33063">
          <w:rPr>
            <w:rStyle w:val="Datatype"/>
            <w:lang w:val="en-GB"/>
          </w:rPr>
          <w:delText>WhichReference</w:delText>
        </w:r>
        <w:r w:rsidRPr="003A06D0" w:rsidDel="00B33063">
          <w:delText xml:space="preserve"> attribute (0 means the first </w:delText>
        </w:r>
        <w:r w:rsidRPr="003A06D0" w:rsidDel="00B33063">
          <w:rPr>
            <w:rStyle w:val="Datatype"/>
            <w:lang w:val="en-GB"/>
          </w:rPr>
          <w:delText>&lt;ds:Reference&gt;</w:delText>
        </w:r>
        <w:r w:rsidRPr="003A06D0" w:rsidDel="00B33063">
          <w:delText xml:space="preserve"> in the signature, 1 means the second, and so on). Multiple occurrences of this optional input can be present in a single verify request message. Each occurrence will generate a corresponding optional output.</w:delText>
        </w:r>
        <w:bookmarkStart w:id="18605" w:name="_Toc10201232"/>
        <w:bookmarkEnd w:id="18605"/>
      </w:del>
    </w:p>
    <w:p w14:paraId="19AA49B9" w14:textId="0C1581B0" w:rsidR="00564C22" w:rsidDel="00B33063" w:rsidRDefault="009B1AF1" w:rsidP="00564C22">
      <w:pPr>
        <w:rPr>
          <w:del w:id="18606" w:author="Andreas Kuehne" w:date="2019-05-31T12:22:00Z"/>
        </w:rPr>
      </w:pPr>
      <w:del w:id="18607" w:author="Andreas Kuehne" w:date="2019-05-31T12:22:00Z">
        <w:r w:rsidDel="00B33063">
          <w:delText>Below follows a list of the sub-components that constitute this component:</w:delText>
        </w:r>
        <w:bookmarkStart w:id="18608" w:name="_Toc10201233"/>
        <w:bookmarkEnd w:id="18608"/>
      </w:del>
    </w:p>
    <w:p w14:paraId="34DB0FCE" w14:textId="7C9E9496" w:rsidR="00564C22" w:rsidDel="00B33063" w:rsidRDefault="009B1AF1" w:rsidP="00564C22">
      <w:pPr>
        <w:pStyle w:val="Member"/>
        <w:rPr>
          <w:del w:id="18609" w:author="Andreas Kuehne" w:date="2019-05-31T12:22:00Z"/>
        </w:rPr>
      </w:pPr>
      <w:del w:id="18610"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attribute which matches the corresponding optional input.</w:delText>
        </w:r>
        <w:bookmarkStart w:id="18611" w:name="_Toc10201234"/>
        <w:bookmarkEnd w:id="18611"/>
      </w:del>
    </w:p>
    <w:p w14:paraId="52FA2442" w14:textId="3960A877" w:rsidR="00564C22" w:rsidDel="00B33063" w:rsidRDefault="009B1AF1" w:rsidP="00564C22">
      <w:pPr>
        <w:pStyle w:val="berschrift4"/>
        <w:rPr>
          <w:del w:id="18612" w:author="Andreas Kuehne" w:date="2019-05-31T12:22:00Z"/>
        </w:rPr>
      </w:pPr>
      <w:del w:id="18613" w:author="Andreas Kuehne" w:date="2019-05-31T12:22:00Z">
        <w:r w:rsidDel="00B33063">
          <w:delText>ReturnTransformedDocument – JSON Syntax</w:delText>
        </w:r>
        <w:bookmarkStart w:id="18614" w:name="_Toc10201235"/>
        <w:bookmarkEnd w:id="18614"/>
      </w:del>
    </w:p>
    <w:p w14:paraId="614DCA52" w14:textId="1BAC95FF" w:rsidR="00564C22" w:rsidRPr="4593A2D4" w:rsidDel="00B33063" w:rsidRDefault="009B1AF1" w:rsidP="00564C22">
      <w:pPr>
        <w:rPr>
          <w:del w:id="18615" w:author="Andreas Kuehne" w:date="2019-05-31T12:22:00Z"/>
        </w:rPr>
      </w:pPr>
      <w:del w:id="18616"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ReturnTransformedDocument</w:delText>
        </w:r>
        <w:r w:rsidRPr="002062A5" w:rsidDel="00B33063">
          <w:rPr>
            <w:rFonts w:eastAsia="Arial" w:cs="Arial"/>
            <w:sz w:val="22"/>
            <w:szCs w:val="22"/>
          </w:rPr>
          <w:delText xml:space="preserve"> is not used as JSON object directly.</w:delText>
        </w:r>
        <w:bookmarkStart w:id="18617" w:name="_Toc10201236"/>
        <w:bookmarkEnd w:id="18617"/>
      </w:del>
    </w:p>
    <w:p w14:paraId="00579D89" w14:textId="470311DB" w:rsidR="00564C22" w:rsidDel="00B33063" w:rsidRDefault="00564C22" w:rsidP="00564C22">
      <w:pPr>
        <w:rPr>
          <w:del w:id="18618" w:author="Andreas Kuehne" w:date="2019-05-31T12:22:00Z"/>
        </w:rPr>
      </w:pPr>
      <w:bookmarkStart w:id="18619" w:name="_Toc10201237"/>
      <w:bookmarkEnd w:id="18619"/>
    </w:p>
    <w:p w14:paraId="3C4339E8" w14:textId="76D0E9CD" w:rsidR="00564C22" w:rsidDel="00B33063" w:rsidRDefault="009B1AF1" w:rsidP="00564C22">
      <w:pPr>
        <w:pStyle w:val="berschrift4"/>
        <w:rPr>
          <w:del w:id="18620" w:author="Andreas Kuehne" w:date="2019-05-31T12:22:00Z"/>
        </w:rPr>
      </w:pPr>
      <w:del w:id="18621" w:author="Andreas Kuehne" w:date="2019-05-31T12:22:00Z">
        <w:r w:rsidDel="00B33063">
          <w:delText>ReturnTransformedDocument – XML Syntax</w:delText>
        </w:r>
        <w:bookmarkStart w:id="18622" w:name="_Toc10201238"/>
        <w:bookmarkEnd w:id="18622"/>
      </w:del>
    </w:p>
    <w:p w14:paraId="7A114867" w14:textId="72DE2B97" w:rsidR="00564C22" w:rsidRPr="5404FA76" w:rsidDel="00B33063" w:rsidRDefault="009B1AF1" w:rsidP="00564C22">
      <w:pPr>
        <w:rPr>
          <w:del w:id="18623" w:author="Andreas Kuehne" w:date="2019-05-31T12:22:00Z"/>
        </w:rPr>
      </w:pPr>
      <w:del w:id="18624" w:author="Andreas Kuehne" w:date="2019-05-31T12:22:00Z">
        <w:r w:rsidRPr="0CCF9147" w:rsidDel="00B33063">
          <w:delText xml:space="preserve">The XML type </w:delText>
        </w:r>
        <w:r w:rsidRPr="002062A5" w:rsidDel="00B33063">
          <w:rPr>
            <w:rFonts w:ascii="Courier New" w:eastAsia="Courier New" w:hAnsi="Courier New" w:cs="Courier New"/>
          </w:rPr>
          <w:delText>ReturnTransformedDocumentType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ReturnTransformedDocument</w:delText>
        </w:r>
        <w:r w:rsidDel="00B33063">
          <w:delText xml:space="preserve"> </w:delText>
        </w:r>
        <w:r w:rsidRPr="005A6FFD" w:rsidDel="00B33063">
          <w:delText>component.</w:delText>
        </w:r>
        <w:bookmarkStart w:id="18625" w:name="_Toc10201239"/>
        <w:bookmarkEnd w:id="18625"/>
      </w:del>
    </w:p>
    <w:p w14:paraId="04139ED1" w14:textId="3C97AD57" w:rsidR="00564C22" w:rsidDel="00B33063" w:rsidRDefault="009B1AF1" w:rsidP="00564C22">
      <w:pPr>
        <w:rPr>
          <w:del w:id="18626" w:author="Andreas Kuehne" w:date="2019-05-31T12:22:00Z"/>
        </w:rPr>
      </w:pPr>
      <w:del w:id="1862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ReturnTransformedDocumentType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628" w:name="_Toc10201240"/>
        <w:bookmarkEnd w:id="18628"/>
      </w:del>
    </w:p>
    <w:p w14:paraId="7FC07417" w14:textId="31060ED5" w:rsidR="00564C22" w:rsidDel="00B33063" w:rsidRDefault="009B1AF1" w:rsidP="00564C22">
      <w:pPr>
        <w:pStyle w:val="Code"/>
        <w:rPr>
          <w:del w:id="18629" w:author="Andreas Kuehne" w:date="2019-05-31T12:22:00Z"/>
        </w:rPr>
      </w:pPr>
      <w:del w:id="1863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ReturnTransformedDocumentType</w:delText>
        </w:r>
        <w:r w:rsidDel="00B33063">
          <w:rPr>
            <w:color w:val="943634" w:themeColor="accent2" w:themeShade="BF"/>
          </w:rPr>
          <w:delText>"</w:delText>
        </w:r>
        <w:r w:rsidDel="00B33063">
          <w:rPr>
            <w:color w:val="31849B" w:themeColor="accent5" w:themeShade="BF"/>
          </w:rPr>
          <w:delText>&gt;</w:delText>
        </w:r>
        <w:bookmarkStart w:id="18631" w:name="_Toc10201241"/>
        <w:bookmarkEnd w:id="18631"/>
      </w:del>
    </w:p>
    <w:p w14:paraId="15329117" w14:textId="6E617A91" w:rsidR="00564C22" w:rsidDel="00B33063" w:rsidRDefault="009B1AF1" w:rsidP="00564C22">
      <w:pPr>
        <w:pStyle w:val="Code"/>
        <w:rPr>
          <w:del w:id="18632" w:author="Andreas Kuehne" w:date="2019-05-31T12:22:00Z"/>
        </w:rPr>
      </w:pPr>
      <w:del w:id="1863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8634" w:name="_Toc10201242"/>
        <w:bookmarkEnd w:id="18634"/>
      </w:del>
    </w:p>
    <w:p w14:paraId="4FF4E736" w14:textId="41C73651" w:rsidR="00564C22" w:rsidDel="00B33063" w:rsidRDefault="009B1AF1" w:rsidP="00564C22">
      <w:pPr>
        <w:pStyle w:val="Code"/>
        <w:rPr>
          <w:del w:id="18635" w:author="Andreas Kuehne" w:date="2019-05-31T12:22:00Z"/>
        </w:rPr>
      </w:pPr>
      <w:del w:id="18636" w:author="Andreas Kuehne" w:date="2019-05-31T12:22:00Z">
        <w:r w:rsidDel="00B33063">
          <w:rPr>
            <w:color w:val="31849B" w:themeColor="accent5" w:themeShade="BF"/>
          </w:rPr>
          <w:delText>&lt;/xs:complexType&gt;</w:delText>
        </w:r>
        <w:bookmarkStart w:id="18637" w:name="_Toc10201243"/>
        <w:bookmarkEnd w:id="18637"/>
      </w:del>
    </w:p>
    <w:p w14:paraId="0156E3E1" w14:textId="45468350" w:rsidR="00564C22" w:rsidDel="00B33063" w:rsidRDefault="009B1AF1" w:rsidP="00564C22">
      <w:pPr>
        <w:spacing w:line="259" w:lineRule="auto"/>
        <w:rPr>
          <w:del w:id="18638" w:author="Andreas Kuehne" w:date="2019-05-31T12:22:00Z"/>
        </w:rPr>
      </w:pPr>
      <w:del w:id="1863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ReturnTransformedDocumentType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8640" w:name="_Toc10201244"/>
        <w:bookmarkEnd w:id="18640"/>
      </w:del>
    </w:p>
    <w:p w14:paraId="7D70D95E" w14:textId="51D3B6B0" w:rsidR="00564C22" w:rsidDel="00B33063" w:rsidRDefault="009B1AF1" w:rsidP="00564C22">
      <w:pPr>
        <w:pStyle w:val="berschrift3"/>
        <w:rPr>
          <w:del w:id="18641" w:author="Andreas Kuehne" w:date="2019-05-31T12:22:00Z"/>
        </w:rPr>
      </w:pPr>
      <w:bookmarkStart w:id="18642" w:name="_RefComp842082FB"/>
      <w:del w:id="18643" w:author="Andreas Kuehne" w:date="2019-05-31T12:22:00Z">
        <w:r w:rsidDel="00B33063">
          <w:delText>Component TransformedDocument</w:delText>
        </w:r>
        <w:bookmarkStart w:id="18644" w:name="_Toc10201245"/>
        <w:bookmarkEnd w:id="18642"/>
        <w:bookmarkEnd w:id="18644"/>
      </w:del>
    </w:p>
    <w:p w14:paraId="6D4FF8E9" w14:textId="4FF3F2BD" w:rsidR="00564C22" w:rsidDel="00B33063" w:rsidRDefault="001725A5" w:rsidP="00564C22">
      <w:pPr>
        <w:rPr>
          <w:del w:id="18645" w:author="Andreas Kuehne" w:date="2019-05-31T12:22:00Z"/>
        </w:rPr>
      </w:pPr>
      <w:del w:id="18646" w:author="Andreas Kuehne" w:date="2019-05-31T12:22:00Z">
        <w:r w:rsidRPr="003A06D0" w:rsidDel="00B33063">
          <w:delText xml:space="preserve">The </w:delText>
        </w:r>
        <w:r w:rsidRPr="003A06D0" w:rsidDel="00B33063">
          <w:rPr>
            <w:rFonts w:ascii="Courier New" w:eastAsia="Courier New" w:hAnsi="Courier New" w:cs="Courier New"/>
            <w:lang w:val="en-GB"/>
          </w:rPr>
          <w:delText>TransformedDocument</w:delText>
        </w:r>
        <w:r w:rsidRPr="003A06D0" w:rsidDel="00B33063">
          <w:delText xml:space="preserve"> component contains a document corresponding to the specified </w:delText>
        </w:r>
        <w:r w:rsidRPr="003A06D0" w:rsidDel="00B33063">
          <w:rPr>
            <w:rStyle w:val="Datatype"/>
            <w:lang w:val="en-GB"/>
          </w:rPr>
          <w:delText>&lt;ds:Reference&gt;</w:delText>
        </w:r>
        <w:r w:rsidRPr="003A06D0" w:rsidDel="00B33063">
          <w:delText>, after all the transforms in the reference have been applied.</w:delText>
        </w:r>
        <w:bookmarkStart w:id="18647" w:name="_Toc10201246"/>
        <w:bookmarkEnd w:id="18647"/>
      </w:del>
    </w:p>
    <w:p w14:paraId="300D0180" w14:textId="03D5BDEB" w:rsidR="00564C22" w:rsidDel="00B33063" w:rsidRDefault="009B1AF1" w:rsidP="00564C22">
      <w:pPr>
        <w:rPr>
          <w:del w:id="18648" w:author="Andreas Kuehne" w:date="2019-05-31T12:22:00Z"/>
        </w:rPr>
      </w:pPr>
      <w:del w:id="18649" w:author="Andreas Kuehne" w:date="2019-05-31T12:22:00Z">
        <w:r w:rsidDel="00B33063">
          <w:delText>Below follows a list of the sub-components that constitute this component:</w:delText>
        </w:r>
        <w:bookmarkStart w:id="18650" w:name="_Toc10201247"/>
        <w:bookmarkEnd w:id="18650"/>
      </w:del>
    </w:p>
    <w:p w14:paraId="7DFF52E7" w14:textId="3C8AF1E9" w:rsidR="00564C22" w:rsidDel="00B33063" w:rsidRDefault="009B1AF1" w:rsidP="00564C22">
      <w:pPr>
        <w:pStyle w:val="Member"/>
        <w:rPr>
          <w:del w:id="18651" w:author="Andreas Kuehne" w:date="2019-05-31T12:22:00Z"/>
        </w:rPr>
      </w:pPr>
      <w:del w:id="18652"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element contains the transformed document.</w:delText>
        </w:r>
        <w:bookmarkStart w:id="18653" w:name="_Toc10201248"/>
        <w:bookmarkEnd w:id="18653"/>
      </w:del>
    </w:p>
    <w:p w14:paraId="471C6C17" w14:textId="08E4E707" w:rsidR="00564C22" w:rsidDel="00B33063" w:rsidRDefault="009B1AF1" w:rsidP="00564C22">
      <w:pPr>
        <w:pStyle w:val="Member"/>
        <w:rPr>
          <w:del w:id="18654" w:author="Andreas Kuehne" w:date="2019-05-31T12:22:00Z"/>
        </w:rPr>
      </w:pPr>
      <w:del w:id="18655"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element which matches the corresponding optional input.</w:delText>
        </w:r>
        <w:bookmarkStart w:id="18656" w:name="_Toc10201249"/>
        <w:bookmarkEnd w:id="18656"/>
      </w:del>
    </w:p>
    <w:p w14:paraId="286B9815" w14:textId="3C5A4CFB" w:rsidR="00564C22" w:rsidDel="00B33063" w:rsidRDefault="009B1AF1" w:rsidP="00564C22">
      <w:pPr>
        <w:pStyle w:val="berschrift4"/>
        <w:rPr>
          <w:del w:id="18657" w:author="Andreas Kuehne" w:date="2019-05-31T12:22:00Z"/>
        </w:rPr>
      </w:pPr>
      <w:del w:id="18658" w:author="Andreas Kuehne" w:date="2019-05-31T12:22:00Z">
        <w:r w:rsidDel="00B33063">
          <w:delText>TransformedDocument – JSON Syntax</w:delText>
        </w:r>
        <w:bookmarkStart w:id="18659" w:name="_Toc10201250"/>
        <w:bookmarkEnd w:id="18659"/>
      </w:del>
    </w:p>
    <w:p w14:paraId="42B61C6B" w14:textId="70DB94BE" w:rsidR="00564C22" w:rsidRPr="4593A2D4" w:rsidDel="00B33063" w:rsidRDefault="009B1AF1" w:rsidP="00564C22">
      <w:pPr>
        <w:rPr>
          <w:del w:id="18660" w:author="Andreas Kuehne" w:date="2019-05-31T12:22:00Z"/>
        </w:rPr>
      </w:pPr>
      <w:del w:id="1866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TransformedDocument</w:delText>
        </w:r>
        <w:r w:rsidRPr="002062A5" w:rsidDel="00B33063">
          <w:rPr>
            <w:rFonts w:eastAsia="Arial" w:cs="Arial"/>
            <w:sz w:val="22"/>
            <w:szCs w:val="22"/>
          </w:rPr>
          <w:delText xml:space="preserve"> is not used as JSON object directly.</w:delText>
        </w:r>
        <w:bookmarkStart w:id="18662" w:name="_Toc10201251"/>
        <w:bookmarkEnd w:id="18662"/>
      </w:del>
    </w:p>
    <w:p w14:paraId="5F6D16F3" w14:textId="32E63117" w:rsidR="00564C22" w:rsidDel="00B33063" w:rsidRDefault="00564C22" w:rsidP="00564C22">
      <w:pPr>
        <w:rPr>
          <w:del w:id="18663" w:author="Andreas Kuehne" w:date="2019-05-31T12:22:00Z"/>
        </w:rPr>
      </w:pPr>
      <w:bookmarkStart w:id="18664" w:name="_Toc10201252"/>
      <w:bookmarkEnd w:id="18664"/>
    </w:p>
    <w:p w14:paraId="77165F8F" w14:textId="4F884EFF" w:rsidR="00564C22" w:rsidDel="00B33063" w:rsidRDefault="009B1AF1" w:rsidP="00564C22">
      <w:pPr>
        <w:pStyle w:val="berschrift4"/>
        <w:rPr>
          <w:del w:id="18665" w:author="Andreas Kuehne" w:date="2019-05-31T12:22:00Z"/>
        </w:rPr>
      </w:pPr>
      <w:del w:id="18666" w:author="Andreas Kuehne" w:date="2019-05-31T12:22:00Z">
        <w:r w:rsidDel="00B33063">
          <w:delText>TransformedDocument – XML Syntax</w:delText>
        </w:r>
        <w:bookmarkStart w:id="18667" w:name="_Toc10201253"/>
        <w:bookmarkEnd w:id="18667"/>
      </w:del>
    </w:p>
    <w:p w14:paraId="305CF7BF" w14:textId="1B282AEE" w:rsidR="00564C22" w:rsidRPr="5404FA76" w:rsidDel="00B33063" w:rsidRDefault="009B1AF1" w:rsidP="00564C22">
      <w:pPr>
        <w:rPr>
          <w:del w:id="18668" w:author="Andreas Kuehne" w:date="2019-05-31T12:22:00Z"/>
        </w:rPr>
      </w:pPr>
      <w:del w:id="18669" w:author="Andreas Kuehne" w:date="2019-05-31T12:22:00Z">
        <w:r w:rsidRPr="0CCF9147" w:rsidDel="00B33063">
          <w:delText xml:space="preserve">The XML type </w:delText>
        </w:r>
        <w:r w:rsidRPr="002062A5" w:rsidDel="00B33063">
          <w:rPr>
            <w:rFonts w:ascii="Courier New" w:eastAsia="Courier New" w:hAnsi="Courier New" w:cs="Courier New"/>
          </w:rPr>
          <w:delText>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TransformedDocument</w:delText>
        </w:r>
        <w:r w:rsidDel="00B33063">
          <w:delText xml:space="preserve"> </w:delText>
        </w:r>
        <w:r w:rsidRPr="005A6FFD" w:rsidDel="00B33063">
          <w:delText>component.</w:delText>
        </w:r>
        <w:bookmarkStart w:id="18670" w:name="_Toc10201254"/>
        <w:bookmarkEnd w:id="18670"/>
      </w:del>
    </w:p>
    <w:p w14:paraId="79992B88" w14:textId="38C77738" w:rsidR="00564C22" w:rsidDel="00B33063" w:rsidRDefault="009B1AF1" w:rsidP="00564C22">
      <w:pPr>
        <w:rPr>
          <w:del w:id="18671" w:author="Andreas Kuehne" w:date="2019-05-31T12:22:00Z"/>
        </w:rPr>
      </w:pPr>
      <w:del w:id="1867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673" w:name="_Toc10201255"/>
        <w:bookmarkEnd w:id="18673"/>
      </w:del>
    </w:p>
    <w:p w14:paraId="0427F5BF" w14:textId="58B74CFA" w:rsidR="00564C22" w:rsidDel="00B33063" w:rsidRDefault="009B1AF1" w:rsidP="00564C22">
      <w:pPr>
        <w:pStyle w:val="Code"/>
        <w:rPr>
          <w:del w:id="18674" w:author="Andreas Kuehne" w:date="2019-05-31T12:22:00Z"/>
        </w:rPr>
      </w:pPr>
      <w:del w:id="1867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TransformedDocumentType</w:delText>
        </w:r>
        <w:r w:rsidDel="00B33063">
          <w:rPr>
            <w:color w:val="943634" w:themeColor="accent2" w:themeShade="BF"/>
          </w:rPr>
          <w:delText>"</w:delText>
        </w:r>
        <w:r w:rsidDel="00B33063">
          <w:rPr>
            <w:color w:val="31849B" w:themeColor="accent5" w:themeShade="BF"/>
          </w:rPr>
          <w:delText>&gt;</w:delText>
        </w:r>
        <w:bookmarkStart w:id="18676" w:name="_Toc10201256"/>
        <w:bookmarkEnd w:id="18676"/>
      </w:del>
    </w:p>
    <w:p w14:paraId="0C0B6540" w14:textId="237C1F42" w:rsidR="00564C22" w:rsidDel="00B33063" w:rsidRDefault="009B1AF1" w:rsidP="00564C22">
      <w:pPr>
        <w:pStyle w:val="Code"/>
        <w:rPr>
          <w:del w:id="18677" w:author="Andreas Kuehne" w:date="2019-05-31T12:22:00Z"/>
        </w:rPr>
      </w:pPr>
      <w:del w:id="18678" w:author="Andreas Kuehne" w:date="2019-05-31T12:22:00Z">
        <w:r w:rsidDel="00B33063">
          <w:rPr>
            <w:color w:val="31849B" w:themeColor="accent5" w:themeShade="BF"/>
          </w:rPr>
          <w:delText xml:space="preserve">  &lt;xs:sequence&gt;</w:delText>
        </w:r>
        <w:bookmarkStart w:id="18679" w:name="_Toc10201257"/>
        <w:bookmarkEnd w:id="18679"/>
      </w:del>
    </w:p>
    <w:p w14:paraId="2C37F8F4" w14:textId="7A5BC708" w:rsidR="00564C22" w:rsidDel="00B33063" w:rsidRDefault="009B1AF1" w:rsidP="00564C22">
      <w:pPr>
        <w:pStyle w:val="Code"/>
        <w:rPr>
          <w:del w:id="18680" w:author="Andreas Kuehne" w:date="2019-05-31T12:22:00Z"/>
        </w:rPr>
      </w:pPr>
      <w:del w:id="186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8682" w:name="_Toc10201258"/>
        <w:bookmarkEnd w:id="18682"/>
      </w:del>
    </w:p>
    <w:p w14:paraId="7A568506" w14:textId="54870F5E" w:rsidR="00564C22" w:rsidDel="00B33063" w:rsidRDefault="009B1AF1" w:rsidP="00564C22">
      <w:pPr>
        <w:pStyle w:val="Code"/>
        <w:rPr>
          <w:del w:id="18683" w:author="Andreas Kuehne" w:date="2019-05-31T12:22:00Z"/>
        </w:rPr>
      </w:pPr>
      <w:del w:id="18684" w:author="Andreas Kuehne" w:date="2019-05-31T12:22:00Z">
        <w:r w:rsidDel="00B33063">
          <w:rPr>
            <w:color w:val="31849B" w:themeColor="accent5" w:themeShade="BF"/>
          </w:rPr>
          <w:delText xml:space="preserve">  &lt;/xs:sequence&gt;</w:delText>
        </w:r>
        <w:bookmarkStart w:id="18685" w:name="_Toc10201259"/>
        <w:bookmarkEnd w:id="18685"/>
      </w:del>
    </w:p>
    <w:p w14:paraId="643A35F5" w14:textId="09B649A1" w:rsidR="00564C22" w:rsidDel="00B33063" w:rsidRDefault="009B1AF1" w:rsidP="00564C22">
      <w:pPr>
        <w:pStyle w:val="Code"/>
        <w:rPr>
          <w:del w:id="18686" w:author="Andreas Kuehne" w:date="2019-05-31T12:22:00Z"/>
        </w:rPr>
      </w:pPr>
      <w:del w:id="186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8688" w:name="_Toc10201260"/>
        <w:bookmarkEnd w:id="18688"/>
      </w:del>
    </w:p>
    <w:p w14:paraId="2834DEBB" w14:textId="1AFCC0FD" w:rsidR="00564C22" w:rsidDel="00B33063" w:rsidRDefault="009B1AF1" w:rsidP="00564C22">
      <w:pPr>
        <w:pStyle w:val="Code"/>
        <w:rPr>
          <w:del w:id="18689" w:author="Andreas Kuehne" w:date="2019-05-31T12:22:00Z"/>
        </w:rPr>
      </w:pPr>
      <w:del w:id="18690" w:author="Andreas Kuehne" w:date="2019-05-31T12:22:00Z">
        <w:r w:rsidDel="00B33063">
          <w:rPr>
            <w:color w:val="31849B" w:themeColor="accent5" w:themeShade="BF"/>
          </w:rPr>
          <w:delText>&lt;/xs:complexType&gt;</w:delText>
        </w:r>
        <w:bookmarkStart w:id="18691" w:name="_Toc10201261"/>
        <w:bookmarkEnd w:id="18691"/>
      </w:del>
    </w:p>
    <w:p w14:paraId="0F5186E6" w14:textId="6BFB8B5C" w:rsidR="00564C22" w:rsidDel="00B33063" w:rsidRDefault="009B1AF1" w:rsidP="00564C22">
      <w:pPr>
        <w:spacing w:line="259" w:lineRule="auto"/>
        <w:rPr>
          <w:del w:id="18692" w:author="Andreas Kuehne" w:date="2019-05-31T12:22:00Z"/>
        </w:rPr>
      </w:pPr>
      <w:del w:id="1869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8694" w:name="_Toc10201262"/>
        <w:bookmarkEnd w:id="18694"/>
      </w:del>
    </w:p>
    <w:p w14:paraId="45B0ECA9" w14:textId="1C9384D0" w:rsidR="006D31DB" w:rsidDel="00B33063" w:rsidRDefault="009B1AF1" w:rsidP="00564C22">
      <w:pPr>
        <w:pStyle w:val="berschrift2"/>
        <w:rPr>
          <w:del w:id="18695" w:author="Andreas Kuehne" w:date="2019-05-31T12:22:00Z"/>
        </w:rPr>
      </w:pPr>
      <w:del w:id="18696" w:author="Andreas Kuehne" w:date="2019-05-31T12:22:00Z">
        <w:r w:rsidDel="00B33063">
          <w:delText>Request/Response related data structures defined in this document</w:delText>
        </w:r>
        <w:bookmarkStart w:id="18697" w:name="_Toc10201263"/>
        <w:bookmarkEnd w:id="18697"/>
      </w:del>
    </w:p>
    <w:p w14:paraId="2F73F7B2" w14:textId="4015A397" w:rsidR="00564C22" w:rsidRPr="5404FA76" w:rsidDel="00B33063" w:rsidRDefault="009B1AF1" w:rsidP="00564C22">
      <w:pPr>
        <w:rPr>
          <w:del w:id="18698" w:author="Andreas Kuehne" w:date="2019-05-31T12:22:00Z"/>
        </w:rPr>
      </w:pPr>
      <w:del w:id="1869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8700" w:name="_Toc10201264"/>
        <w:bookmarkEnd w:id="18700"/>
      </w:del>
    </w:p>
    <w:p w14:paraId="0EF23B83" w14:textId="1931A556" w:rsidR="00564C22" w:rsidDel="00B33063" w:rsidRDefault="00564C22" w:rsidP="00564C22">
      <w:pPr>
        <w:rPr>
          <w:del w:id="18701" w:author="Andreas Kuehne" w:date="2019-05-31T12:22:00Z"/>
        </w:rPr>
      </w:pPr>
      <w:bookmarkStart w:id="18702" w:name="_Toc10201265"/>
      <w:bookmarkEnd w:id="18702"/>
    </w:p>
    <w:p w14:paraId="7DE1CDE1" w14:textId="48753BAC" w:rsidR="00564C22" w:rsidDel="00B33063" w:rsidRDefault="009B1AF1" w:rsidP="00564C22">
      <w:pPr>
        <w:pStyle w:val="berschrift3"/>
        <w:rPr>
          <w:del w:id="18703" w:author="Andreas Kuehne" w:date="2019-05-31T12:22:00Z"/>
        </w:rPr>
      </w:pPr>
      <w:bookmarkStart w:id="18704" w:name="_RefComp22BB140F"/>
      <w:del w:id="18705" w:author="Andreas Kuehne" w:date="2019-05-31T12:22:00Z">
        <w:r w:rsidDel="00B33063">
          <w:delText>Component InputDocuments</w:delText>
        </w:r>
        <w:bookmarkStart w:id="18706" w:name="_Toc10201266"/>
        <w:bookmarkEnd w:id="18704"/>
        <w:bookmarkEnd w:id="18706"/>
      </w:del>
    </w:p>
    <w:p w14:paraId="5AA420E8" w14:textId="57282924" w:rsidR="00564C22" w:rsidDel="00B33063" w:rsidRDefault="001725A5" w:rsidP="00564C22">
      <w:pPr>
        <w:rPr>
          <w:del w:id="18707" w:author="Andreas Kuehne" w:date="2019-05-31T12:22:00Z"/>
        </w:rPr>
      </w:pPr>
      <w:del w:id="18708" w:author="Andreas Kuehne" w:date="2019-05-31T12:22:00Z">
        <w:r w:rsidRPr="003A06D0" w:rsidDel="00B33063">
          <w:delTex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delText>
        </w:r>
        <w:bookmarkStart w:id="18709" w:name="_Toc10201267"/>
        <w:bookmarkEnd w:id="18709"/>
      </w:del>
    </w:p>
    <w:p w14:paraId="658F3AF9" w14:textId="6A5EFE25" w:rsidR="00564C22" w:rsidDel="00B33063" w:rsidRDefault="009B1AF1" w:rsidP="00564C22">
      <w:pPr>
        <w:rPr>
          <w:del w:id="18710" w:author="Andreas Kuehne" w:date="2019-05-31T12:22:00Z"/>
        </w:rPr>
      </w:pPr>
      <w:del w:id="18711" w:author="Andreas Kuehne" w:date="2019-05-31T12:22:00Z">
        <w:r w:rsidDel="00B33063">
          <w:delText>Below follows a list of the sub-components that constitute this component:</w:delText>
        </w:r>
        <w:bookmarkStart w:id="18712" w:name="_Toc10201268"/>
        <w:bookmarkEnd w:id="18712"/>
      </w:del>
    </w:p>
    <w:p w14:paraId="42D6425E" w14:textId="3C2FFDF2" w:rsidR="00564C22" w:rsidDel="00B33063" w:rsidRDefault="009B1AF1" w:rsidP="00564C22">
      <w:pPr>
        <w:pStyle w:val="Member"/>
        <w:rPr>
          <w:del w:id="18713" w:author="Andreas Kuehne" w:date="2019-05-31T12:22:00Z"/>
        </w:rPr>
      </w:pPr>
      <w:del w:id="18714" w:author="Andreas Kuehne" w:date="2019-05-31T12:22:00Z">
        <w:r w:rsidDel="00B33063">
          <w:delText xml:space="preserve">The </w:delText>
        </w:r>
        <w:r w:rsidRPr="35C1378D" w:rsidDel="00B33063">
          <w:rPr>
            <w:rStyle w:val="Datatype"/>
          </w:rPr>
          <w:delText>Document</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8715" w:name="_Toc10201269"/>
        <w:bookmarkEnd w:id="18715"/>
      </w:del>
    </w:p>
    <w:p w14:paraId="30BCD6CF" w14:textId="5514A1EA" w:rsidR="00564C22" w:rsidDel="00B33063" w:rsidRDefault="009B1AF1" w:rsidP="00564C22">
      <w:pPr>
        <w:pStyle w:val="Member"/>
        <w:rPr>
          <w:del w:id="18716" w:author="Andreas Kuehne" w:date="2019-05-31T12:22:00Z"/>
        </w:rPr>
      </w:pPr>
      <w:del w:id="18717" w:author="Andreas Kuehne" w:date="2019-05-31T12:22:00Z">
        <w:r w:rsidDel="00B33063">
          <w:delText xml:space="preserve">The </w:delText>
        </w:r>
        <w:r w:rsidRPr="35C1378D" w:rsidDel="00B33063">
          <w:rPr>
            <w:rStyle w:val="Datatype"/>
          </w:rPr>
          <w:delText>TransformedData</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_RefComp89952E90 \r \h </w:delInstrText>
        </w:r>
        <w:r w:rsidDel="00B33063">
          <w:fldChar w:fldCharType="separate"/>
        </w:r>
        <w:r w:rsidDel="00B33063">
          <w:rPr>
            <w:rStyle w:val="Datatype"/>
            <w:rFonts w:eastAsia="Courier New" w:cs="Courier New"/>
          </w:rPr>
          <w:delText>TransformedData</w:delText>
        </w:r>
        <w:r w:rsidDel="00B33063">
          <w:fldChar w:fldCharType="end"/>
        </w:r>
        <w:r w:rsidDel="00B33063">
          <w:delText xml:space="preserve">. </w:delText>
        </w:r>
        <w:r w:rsidRPr="003A06D0" w:rsidDel="00B33063">
          <w:delText>It contains the binary output of a chain of transforms applied by a client.</w:delText>
        </w:r>
        <w:bookmarkStart w:id="18718" w:name="_Toc10201270"/>
        <w:bookmarkEnd w:id="18718"/>
      </w:del>
    </w:p>
    <w:p w14:paraId="578981B0" w14:textId="246036EA" w:rsidR="00564C22" w:rsidDel="00B33063" w:rsidRDefault="009B1AF1" w:rsidP="00564C22">
      <w:pPr>
        <w:pStyle w:val="Member"/>
        <w:rPr>
          <w:del w:id="18719" w:author="Andreas Kuehne" w:date="2019-05-31T12:22:00Z"/>
        </w:rPr>
      </w:pPr>
      <w:del w:id="18720" w:author="Andreas Kuehne" w:date="2019-05-31T12:22:00Z">
        <w:r w:rsidDel="00B33063">
          <w:delText xml:space="preserve">The </w:delText>
        </w:r>
        <w:r w:rsidRPr="35C1378D" w:rsidDel="00B33063">
          <w:rPr>
            <w:rStyle w:val="Datatype"/>
          </w:rPr>
          <w:delText>DocumentHash</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_RefComp51B1EBF5 \r \h </w:delInstrText>
        </w:r>
        <w:r w:rsidDel="00B33063">
          <w:fldChar w:fldCharType="separate"/>
        </w:r>
        <w:r w:rsidDel="00B33063">
          <w:rPr>
            <w:rStyle w:val="Datatype"/>
            <w:rFonts w:eastAsia="Courier New" w:cs="Courier New"/>
          </w:rPr>
          <w:delText>DocumentHash</w:delText>
        </w:r>
        <w:r w:rsidDel="00B33063">
          <w:fldChar w:fldCharType="end"/>
        </w:r>
        <w:r w:rsidDel="00B33063">
          <w:delText xml:space="preserve">. </w:delText>
        </w:r>
        <w:r w:rsidRPr="003A06D0" w:rsidDel="00B33063">
          <w:delText xml:space="preserve">It contains a set of digest algorithm and the corresponding hashes. </w:delText>
        </w:r>
        <w:r w:rsidR="00724667" w:rsidDel="00B33063">
          <w:delText>It will be processed on the result of the r</w:delText>
        </w:r>
        <w:r w:rsidRPr="003A06D0" w:rsidDel="00B33063">
          <w:delText>equired transformation steps</w:delText>
        </w:r>
        <w:r w:rsidR="00724667" w:rsidDel="00B33063">
          <w:delText>.</w:delText>
        </w:r>
        <w:bookmarkStart w:id="18721" w:name="_Toc10201271"/>
        <w:bookmarkEnd w:id="18721"/>
      </w:del>
    </w:p>
    <w:p w14:paraId="51412982" w14:textId="76BA4108" w:rsidR="00564C22" w:rsidDel="00B33063" w:rsidRDefault="009B1AF1" w:rsidP="00564C22">
      <w:pPr>
        <w:pStyle w:val="berschrift4"/>
        <w:rPr>
          <w:del w:id="18722" w:author="Andreas Kuehne" w:date="2019-05-31T12:22:00Z"/>
        </w:rPr>
      </w:pPr>
      <w:del w:id="18723" w:author="Andreas Kuehne" w:date="2019-05-31T12:22:00Z">
        <w:r w:rsidDel="00B33063">
          <w:delText>InputDocuments – JSON Syntax</w:delText>
        </w:r>
        <w:bookmarkStart w:id="18724" w:name="_Toc10201272"/>
        <w:bookmarkEnd w:id="18724"/>
      </w:del>
    </w:p>
    <w:p w14:paraId="4BE241A2" w14:textId="3EB8C6B1" w:rsidR="00564C22" w:rsidRPr="0248A3D1" w:rsidDel="00B33063" w:rsidRDefault="009B1AF1" w:rsidP="00564C22">
      <w:pPr>
        <w:rPr>
          <w:del w:id="18725" w:author="Andreas Kuehne" w:date="2019-05-31T12:22:00Z"/>
        </w:rPr>
      </w:pPr>
      <w:del w:id="1872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InputDocuments</w:delText>
        </w:r>
        <w:r w:rsidDel="00B33063">
          <w:delText xml:space="preserve"> component.</w:delText>
        </w:r>
        <w:bookmarkStart w:id="18727" w:name="_Toc10201273"/>
        <w:bookmarkEnd w:id="18727"/>
      </w:del>
    </w:p>
    <w:p w14:paraId="41FCC2C9" w14:textId="3D1A113C" w:rsidR="00564C22" w:rsidRPr="C2430093" w:rsidDel="00B33063" w:rsidRDefault="009B1AF1" w:rsidP="00564C22">
      <w:pPr>
        <w:spacing w:line="259" w:lineRule="auto"/>
        <w:rPr>
          <w:del w:id="18728" w:author="Andreas Kuehne" w:date="2019-05-31T12:22:00Z"/>
          <w:rFonts w:eastAsia="Arial" w:cs="Arial"/>
          <w:sz w:val="22"/>
          <w:szCs w:val="22"/>
        </w:rPr>
      </w:pPr>
      <w:del w:id="1872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InputDocuments</w:delText>
        </w:r>
        <w:r w:rsidRPr="002062A5" w:rsidDel="00B33063">
          <w:rPr>
            <w:rFonts w:eastAsia="Arial" w:cs="Arial"/>
            <w:sz w:val="22"/>
            <w:szCs w:val="22"/>
          </w:rPr>
          <w:delText xml:space="preserve"> using JSON-specific names mapped as shown in the table below.</w:delText>
        </w:r>
        <w:bookmarkStart w:id="18730" w:name="_Toc10201274"/>
        <w:bookmarkEnd w:id="18730"/>
      </w:del>
    </w:p>
    <w:tbl>
      <w:tblPr>
        <w:tblStyle w:val="Gitternetztabelle1hell1"/>
        <w:tblW w:w="0" w:type="auto"/>
        <w:tblLook w:val="04A0" w:firstRow="1" w:lastRow="0" w:firstColumn="1" w:lastColumn="0" w:noHBand="0" w:noVBand="1"/>
      </w:tblPr>
      <w:tblGrid>
        <w:gridCol w:w="4675"/>
        <w:gridCol w:w="4675"/>
      </w:tblGrid>
      <w:tr w:rsidR="00564C22" w:rsidDel="00B33063" w14:paraId="197785D9" w14:textId="53680DFD" w:rsidTr="00564C22">
        <w:trPr>
          <w:cnfStyle w:val="100000000000" w:firstRow="1" w:lastRow="0" w:firstColumn="0" w:lastColumn="0" w:oddVBand="0" w:evenVBand="0" w:oddHBand="0" w:evenHBand="0" w:firstRowFirstColumn="0" w:firstRowLastColumn="0" w:lastRowFirstColumn="0" w:lastRowLastColumn="0"/>
          <w:del w:id="187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C9782E" w14:textId="16227CFA" w:rsidR="00564C22" w:rsidDel="00B33063" w:rsidRDefault="009B1AF1" w:rsidP="00564C22">
            <w:pPr>
              <w:pStyle w:val="Beschriftung"/>
              <w:rPr>
                <w:del w:id="18732" w:author="Andreas Kuehne" w:date="2019-05-31T12:22:00Z"/>
              </w:rPr>
            </w:pPr>
            <w:del w:id="18733" w:author="Andreas Kuehne" w:date="2019-05-31T12:22:00Z">
              <w:r w:rsidDel="00B33063">
                <w:delText>Element</w:delText>
              </w:r>
              <w:bookmarkStart w:id="18734" w:name="_Toc10201275"/>
              <w:bookmarkEnd w:id="18734"/>
            </w:del>
          </w:p>
        </w:tc>
        <w:tc>
          <w:tcPr>
            <w:tcW w:w="4675" w:type="dxa"/>
          </w:tcPr>
          <w:p w14:paraId="04144A6A" w14:textId="4B493AF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735" w:author="Andreas Kuehne" w:date="2019-05-31T12:22:00Z"/>
              </w:rPr>
            </w:pPr>
            <w:del w:id="18736" w:author="Andreas Kuehne" w:date="2019-05-31T12:22:00Z">
              <w:r w:rsidDel="00B33063">
                <w:delText>Implementing JSON member name</w:delText>
              </w:r>
              <w:bookmarkStart w:id="18737" w:name="_Toc10201276"/>
              <w:bookmarkEnd w:id="18737"/>
            </w:del>
          </w:p>
        </w:tc>
        <w:bookmarkStart w:id="18738" w:name="_Toc10201277"/>
        <w:bookmarkEnd w:id="18738"/>
      </w:tr>
      <w:tr w:rsidR="00564C22" w:rsidDel="00B33063" w14:paraId="42196909" w14:textId="21EE1330" w:rsidTr="00564C22">
        <w:trPr>
          <w:del w:id="187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56984C" w14:textId="09E8601F" w:rsidR="00564C22" w:rsidRPr="002062A5" w:rsidDel="00B33063" w:rsidRDefault="009B1AF1" w:rsidP="00564C22">
            <w:pPr>
              <w:pStyle w:val="Beschriftung"/>
              <w:rPr>
                <w:del w:id="18740" w:author="Andreas Kuehne" w:date="2019-05-31T12:22:00Z"/>
                <w:rStyle w:val="Datatype"/>
                <w:b w:val="0"/>
                <w:bCs w:val="0"/>
              </w:rPr>
            </w:pPr>
            <w:del w:id="18741" w:author="Andreas Kuehne" w:date="2019-05-31T12:22:00Z">
              <w:r w:rsidRPr="002062A5" w:rsidDel="00B33063">
                <w:rPr>
                  <w:rStyle w:val="Datatype"/>
                </w:rPr>
                <w:delText>Document</w:delText>
              </w:r>
              <w:bookmarkStart w:id="18742" w:name="_Toc10201278"/>
              <w:bookmarkEnd w:id="18742"/>
            </w:del>
          </w:p>
        </w:tc>
        <w:tc>
          <w:tcPr>
            <w:tcW w:w="4675" w:type="dxa"/>
          </w:tcPr>
          <w:p w14:paraId="2A1D5382" w14:textId="77E832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43" w:author="Andreas Kuehne" w:date="2019-05-31T12:22:00Z"/>
                <w:rStyle w:val="Datatype"/>
              </w:rPr>
            </w:pPr>
            <w:del w:id="18744" w:author="Andreas Kuehne" w:date="2019-05-31T12:22:00Z">
              <w:r w:rsidRPr="002062A5" w:rsidDel="00B33063">
                <w:rPr>
                  <w:rStyle w:val="Datatype"/>
                </w:rPr>
                <w:delText>doc</w:delText>
              </w:r>
              <w:bookmarkStart w:id="18745" w:name="_Toc10201279"/>
              <w:bookmarkEnd w:id="18745"/>
            </w:del>
          </w:p>
        </w:tc>
        <w:bookmarkStart w:id="18746" w:name="_Toc10201280"/>
        <w:bookmarkEnd w:id="18746"/>
      </w:tr>
      <w:tr w:rsidR="00564C22" w:rsidDel="00B33063" w14:paraId="51E55C6E" w14:textId="02CE2C16" w:rsidTr="00564C22">
        <w:trPr>
          <w:del w:id="187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DF4AB2" w14:textId="7A412129" w:rsidR="00564C22" w:rsidRPr="002062A5" w:rsidDel="00B33063" w:rsidRDefault="009B1AF1" w:rsidP="00564C22">
            <w:pPr>
              <w:pStyle w:val="Beschriftung"/>
              <w:rPr>
                <w:del w:id="18748" w:author="Andreas Kuehne" w:date="2019-05-31T12:22:00Z"/>
                <w:rStyle w:val="Datatype"/>
                <w:b w:val="0"/>
                <w:bCs w:val="0"/>
              </w:rPr>
            </w:pPr>
            <w:del w:id="18749" w:author="Andreas Kuehne" w:date="2019-05-31T12:22:00Z">
              <w:r w:rsidRPr="002062A5" w:rsidDel="00B33063">
                <w:rPr>
                  <w:rStyle w:val="Datatype"/>
                </w:rPr>
                <w:delText>TransformedData</w:delText>
              </w:r>
              <w:bookmarkStart w:id="18750" w:name="_Toc10201281"/>
              <w:bookmarkEnd w:id="18750"/>
            </w:del>
          </w:p>
        </w:tc>
        <w:tc>
          <w:tcPr>
            <w:tcW w:w="4675" w:type="dxa"/>
          </w:tcPr>
          <w:p w14:paraId="084172FF" w14:textId="777948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51" w:author="Andreas Kuehne" w:date="2019-05-31T12:22:00Z"/>
                <w:rStyle w:val="Datatype"/>
              </w:rPr>
            </w:pPr>
            <w:del w:id="18752" w:author="Andreas Kuehne" w:date="2019-05-31T12:22:00Z">
              <w:r w:rsidRPr="002062A5" w:rsidDel="00B33063">
                <w:rPr>
                  <w:rStyle w:val="Datatype"/>
                </w:rPr>
                <w:delText>transformed</w:delText>
              </w:r>
              <w:bookmarkStart w:id="18753" w:name="_Toc10201282"/>
              <w:bookmarkEnd w:id="18753"/>
            </w:del>
          </w:p>
        </w:tc>
        <w:bookmarkStart w:id="18754" w:name="_Toc10201283"/>
        <w:bookmarkEnd w:id="18754"/>
      </w:tr>
      <w:tr w:rsidR="00564C22" w:rsidDel="00B33063" w14:paraId="375C4EAD" w14:textId="4DF1C46C" w:rsidTr="00564C22">
        <w:trPr>
          <w:del w:id="187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17BFDA" w14:textId="105862EC" w:rsidR="00564C22" w:rsidRPr="002062A5" w:rsidDel="00B33063" w:rsidRDefault="009B1AF1" w:rsidP="00564C22">
            <w:pPr>
              <w:pStyle w:val="Beschriftung"/>
              <w:rPr>
                <w:del w:id="18756" w:author="Andreas Kuehne" w:date="2019-05-31T12:22:00Z"/>
                <w:rStyle w:val="Datatype"/>
                <w:b w:val="0"/>
                <w:bCs w:val="0"/>
              </w:rPr>
            </w:pPr>
            <w:del w:id="18757" w:author="Andreas Kuehne" w:date="2019-05-31T12:22:00Z">
              <w:r w:rsidRPr="002062A5" w:rsidDel="00B33063">
                <w:rPr>
                  <w:rStyle w:val="Datatype"/>
                </w:rPr>
                <w:delText>DocumentHash</w:delText>
              </w:r>
              <w:bookmarkStart w:id="18758" w:name="_Toc10201284"/>
              <w:bookmarkEnd w:id="18758"/>
            </w:del>
          </w:p>
        </w:tc>
        <w:tc>
          <w:tcPr>
            <w:tcW w:w="4675" w:type="dxa"/>
          </w:tcPr>
          <w:p w14:paraId="1527EA83" w14:textId="54E0C4F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59" w:author="Andreas Kuehne" w:date="2019-05-31T12:22:00Z"/>
                <w:rStyle w:val="Datatype"/>
              </w:rPr>
            </w:pPr>
            <w:del w:id="18760" w:author="Andreas Kuehne" w:date="2019-05-31T12:22:00Z">
              <w:r w:rsidRPr="002062A5" w:rsidDel="00B33063">
                <w:rPr>
                  <w:rStyle w:val="Datatype"/>
                </w:rPr>
                <w:delText>docHash</w:delText>
              </w:r>
              <w:bookmarkStart w:id="18761" w:name="_Toc10201285"/>
              <w:bookmarkEnd w:id="18761"/>
            </w:del>
          </w:p>
        </w:tc>
        <w:bookmarkStart w:id="18762" w:name="_Toc10201286"/>
        <w:bookmarkEnd w:id="18762"/>
      </w:tr>
    </w:tbl>
    <w:p w14:paraId="6B430754" w14:textId="78A7FF60" w:rsidR="00564C22" w:rsidRPr="0202B381" w:rsidDel="00B33063" w:rsidRDefault="009B1AF1" w:rsidP="00564C22">
      <w:pPr>
        <w:rPr>
          <w:del w:id="18763" w:author="Andreas Kuehne" w:date="2019-05-31T12:22:00Z"/>
        </w:rPr>
      </w:pPr>
      <w:del w:id="1876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765" w:name="_Toc10201287"/>
        <w:bookmarkEnd w:id="18765"/>
      </w:del>
    </w:p>
    <w:p w14:paraId="057D2279" w14:textId="2AD16624" w:rsidR="00564C22" w:rsidDel="00B33063" w:rsidRDefault="009B1AF1" w:rsidP="00564C22">
      <w:pPr>
        <w:pStyle w:val="Code"/>
        <w:spacing w:line="259" w:lineRule="auto"/>
        <w:rPr>
          <w:del w:id="18766" w:author="Andreas Kuehne" w:date="2019-05-31T12:22:00Z"/>
        </w:rPr>
      </w:pPr>
      <w:del w:id="18767" w:author="Andreas Kuehne" w:date="2019-05-31T12:22:00Z">
        <w:r w:rsidDel="00B33063">
          <w:rPr>
            <w:color w:val="31849B" w:themeColor="accent5" w:themeShade="BF"/>
          </w:rPr>
          <w:delText>"dss2-InputDocumentsType"</w:delText>
        </w:r>
        <w:r w:rsidDel="00B33063">
          <w:delText>: {</w:delText>
        </w:r>
        <w:bookmarkStart w:id="18768" w:name="_Toc10201288"/>
        <w:bookmarkEnd w:id="18768"/>
      </w:del>
    </w:p>
    <w:p w14:paraId="2CA0204C" w14:textId="0B6C2EEC" w:rsidR="00564C22" w:rsidDel="00B33063" w:rsidRDefault="009B1AF1" w:rsidP="00564C22">
      <w:pPr>
        <w:pStyle w:val="Code"/>
        <w:spacing w:line="259" w:lineRule="auto"/>
        <w:rPr>
          <w:del w:id="18769" w:author="Andreas Kuehne" w:date="2019-05-31T12:22:00Z"/>
        </w:rPr>
      </w:pPr>
      <w:del w:id="187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771" w:name="_Toc10201289"/>
        <w:bookmarkEnd w:id="18771"/>
      </w:del>
    </w:p>
    <w:p w14:paraId="1603E11F" w14:textId="4F0C1693" w:rsidR="00564C22" w:rsidDel="00B33063" w:rsidRDefault="009B1AF1" w:rsidP="00564C22">
      <w:pPr>
        <w:pStyle w:val="Code"/>
        <w:spacing w:line="259" w:lineRule="auto"/>
        <w:rPr>
          <w:del w:id="18772" w:author="Andreas Kuehne" w:date="2019-05-31T12:22:00Z"/>
        </w:rPr>
      </w:pPr>
      <w:del w:id="18773" w:author="Andreas Kuehne" w:date="2019-05-31T12:22:00Z">
        <w:r w:rsidDel="00B33063">
          <w:rPr>
            <w:color w:val="31849B" w:themeColor="accent5" w:themeShade="BF"/>
          </w:rPr>
          <w:delText xml:space="preserve">  "properties"</w:delText>
        </w:r>
        <w:r w:rsidDel="00B33063">
          <w:delText>: {</w:delText>
        </w:r>
        <w:bookmarkStart w:id="18774" w:name="_Toc10201290"/>
        <w:bookmarkEnd w:id="18774"/>
      </w:del>
    </w:p>
    <w:p w14:paraId="2DE0301D" w14:textId="69E200FC" w:rsidR="00564C22" w:rsidDel="00B33063" w:rsidRDefault="009B1AF1" w:rsidP="00564C22">
      <w:pPr>
        <w:pStyle w:val="Code"/>
        <w:spacing w:line="259" w:lineRule="auto"/>
        <w:rPr>
          <w:del w:id="18775" w:author="Andreas Kuehne" w:date="2019-05-31T12:22:00Z"/>
        </w:rPr>
      </w:pPr>
      <w:del w:id="18776" w:author="Andreas Kuehne" w:date="2019-05-31T12:22:00Z">
        <w:r w:rsidDel="00B33063">
          <w:rPr>
            <w:color w:val="31849B" w:themeColor="accent5" w:themeShade="BF"/>
          </w:rPr>
          <w:delText xml:space="preserve">    "doc"</w:delText>
        </w:r>
        <w:r w:rsidDel="00B33063">
          <w:delText>: {</w:delText>
        </w:r>
        <w:bookmarkStart w:id="18777" w:name="_Toc10201291"/>
        <w:bookmarkEnd w:id="18777"/>
      </w:del>
    </w:p>
    <w:p w14:paraId="0CA297D0" w14:textId="56882110" w:rsidR="00564C22" w:rsidDel="00B33063" w:rsidRDefault="009B1AF1" w:rsidP="00564C22">
      <w:pPr>
        <w:pStyle w:val="Code"/>
        <w:spacing w:line="259" w:lineRule="auto"/>
        <w:rPr>
          <w:del w:id="18778" w:author="Andreas Kuehne" w:date="2019-05-31T12:22:00Z"/>
        </w:rPr>
      </w:pPr>
      <w:del w:id="187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780" w:name="_Toc10201292"/>
        <w:bookmarkEnd w:id="18780"/>
      </w:del>
    </w:p>
    <w:p w14:paraId="54A6C0C8" w14:textId="0C27579B" w:rsidR="00564C22" w:rsidDel="00B33063" w:rsidRDefault="009B1AF1" w:rsidP="00564C22">
      <w:pPr>
        <w:pStyle w:val="Code"/>
        <w:spacing w:line="259" w:lineRule="auto"/>
        <w:rPr>
          <w:del w:id="18781" w:author="Andreas Kuehne" w:date="2019-05-31T12:22:00Z"/>
        </w:rPr>
      </w:pPr>
      <w:del w:id="18782" w:author="Andreas Kuehne" w:date="2019-05-31T12:22:00Z">
        <w:r w:rsidDel="00B33063">
          <w:rPr>
            <w:color w:val="31849B" w:themeColor="accent5" w:themeShade="BF"/>
          </w:rPr>
          <w:delText xml:space="preserve">      "items"</w:delText>
        </w:r>
        <w:r w:rsidDel="00B33063">
          <w:delText>: {</w:delText>
        </w:r>
        <w:bookmarkStart w:id="18783" w:name="_Toc10201293"/>
        <w:bookmarkEnd w:id="18783"/>
      </w:del>
    </w:p>
    <w:p w14:paraId="1C3E97AB" w14:textId="5247D592" w:rsidR="00564C22" w:rsidDel="00B33063" w:rsidRDefault="009B1AF1" w:rsidP="00564C22">
      <w:pPr>
        <w:pStyle w:val="Code"/>
        <w:spacing w:line="259" w:lineRule="auto"/>
        <w:rPr>
          <w:del w:id="18784" w:author="Andreas Kuehne" w:date="2019-05-31T12:22:00Z"/>
        </w:rPr>
      </w:pPr>
      <w:del w:id="187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8786" w:name="_Toc10201294"/>
        <w:bookmarkEnd w:id="18786"/>
      </w:del>
    </w:p>
    <w:p w14:paraId="284D3AE3" w14:textId="2E42BF10" w:rsidR="00564C22" w:rsidDel="00B33063" w:rsidRDefault="009B1AF1" w:rsidP="00564C22">
      <w:pPr>
        <w:pStyle w:val="Code"/>
        <w:spacing w:line="259" w:lineRule="auto"/>
        <w:rPr>
          <w:del w:id="18787" w:author="Andreas Kuehne" w:date="2019-05-31T12:22:00Z"/>
        </w:rPr>
      </w:pPr>
      <w:del w:id="18788" w:author="Andreas Kuehne" w:date="2019-05-31T12:22:00Z">
        <w:r w:rsidDel="00B33063">
          <w:delText xml:space="preserve">      }</w:delText>
        </w:r>
        <w:bookmarkStart w:id="18789" w:name="_Toc10201295"/>
        <w:bookmarkEnd w:id="18789"/>
      </w:del>
    </w:p>
    <w:p w14:paraId="35D8E00C" w14:textId="4D12F6BD" w:rsidR="00564C22" w:rsidDel="00B33063" w:rsidRDefault="009B1AF1" w:rsidP="00564C22">
      <w:pPr>
        <w:pStyle w:val="Code"/>
        <w:spacing w:line="259" w:lineRule="auto"/>
        <w:rPr>
          <w:del w:id="18790" w:author="Andreas Kuehne" w:date="2019-05-31T12:22:00Z"/>
        </w:rPr>
      </w:pPr>
      <w:del w:id="18791" w:author="Andreas Kuehne" w:date="2019-05-31T12:22:00Z">
        <w:r w:rsidDel="00B33063">
          <w:delText xml:space="preserve">    },</w:delText>
        </w:r>
        <w:bookmarkStart w:id="18792" w:name="_Toc10201296"/>
        <w:bookmarkEnd w:id="18792"/>
      </w:del>
    </w:p>
    <w:p w14:paraId="5C17EE12" w14:textId="1375AFA5" w:rsidR="00564C22" w:rsidDel="00B33063" w:rsidRDefault="009B1AF1" w:rsidP="00564C22">
      <w:pPr>
        <w:pStyle w:val="Code"/>
        <w:spacing w:line="259" w:lineRule="auto"/>
        <w:rPr>
          <w:del w:id="18793" w:author="Andreas Kuehne" w:date="2019-05-31T12:22:00Z"/>
        </w:rPr>
      </w:pPr>
      <w:del w:id="18794" w:author="Andreas Kuehne" w:date="2019-05-31T12:22:00Z">
        <w:r w:rsidDel="00B33063">
          <w:rPr>
            <w:color w:val="31849B" w:themeColor="accent5" w:themeShade="BF"/>
          </w:rPr>
          <w:delText xml:space="preserve">    "transformed"</w:delText>
        </w:r>
        <w:r w:rsidDel="00B33063">
          <w:delText>: {</w:delText>
        </w:r>
        <w:bookmarkStart w:id="18795" w:name="_Toc10201297"/>
        <w:bookmarkEnd w:id="18795"/>
      </w:del>
    </w:p>
    <w:p w14:paraId="1D150DD8" w14:textId="28502111" w:rsidR="00564C22" w:rsidDel="00B33063" w:rsidRDefault="009B1AF1" w:rsidP="00564C22">
      <w:pPr>
        <w:pStyle w:val="Code"/>
        <w:spacing w:line="259" w:lineRule="auto"/>
        <w:rPr>
          <w:del w:id="18796" w:author="Andreas Kuehne" w:date="2019-05-31T12:22:00Z"/>
        </w:rPr>
      </w:pPr>
      <w:del w:id="187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798" w:name="_Toc10201298"/>
        <w:bookmarkEnd w:id="18798"/>
      </w:del>
    </w:p>
    <w:p w14:paraId="4BC0E11F" w14:textId="2992578C" w:rsidR="00564C22" w:rsidDel="00B33063" w:rsidRDefault="009B1AF1" w:rsidP="00564C22">
      <w:pPr>
        <w:pStyle w:val="Code"/>
        <w:spacing w:line="259" w:lineRule="auto"/>
        <w:rPr>
          <w:del w:id="18799" w:author="Andreas Kuehne" w:date="2019-05-31T12:22:00Z"/>
        </w:rPr>
      </w:pPr>
      <w:del w:id="18800" w:author="Andreas Kuehne" w:date="2019-05-31T12:22:00Z">
        <w:r w:rsidDel="00B33063">
          <w:rPr>
            <w:color w:val="31849B" w:themeColor="accent5" w:themeShade="BF"/>
          </w:rPr>
          <w:delText xml:space="preserve">      "items"</w:delText>
        </w:r>
        <w:r w:rsidDel="00B33063">
          <w:delText>: {</w:delText>
        </w:r>
        <w:bookmarkStart w:id="18801" w:name="_Toc10201299"/>
        <w:bookmarkEnd w:id="18801"/>
      </w:del>
    </w:p>
    <w:p w14:paraId="4189514E" w14:textId="058AB74C" w:rsidR="00564C22" w:rsidDel="00B33063" w:rsidRDefault="009B1AF1" w:rsidP="00564C22">
      <w:pPr>
        <w:pStyle w:val="Code"/>
        <w:spacing w:line="259" w:lineRule="auto"/>
        <w:rPr>
          <w:del w:id="18802" w:author="Andreas Kuehne" w:date="2019-05-31T12:22:00Z"/>
        </w:rPr>
      </w:pPr>
      <w:del w:id="188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"#/definitions/dss2-TransformedDataType"</w:delText>
        </w:r>
        <w:bookmarkStart w:id="18804" w:name="_Toc10201300"/>
        <w:bookmarkEnd w:id="18804"/>
      </w:del>
    </w:p>
    <w:p w14:paraId="4C00FE84" w14:textId="5358DAFD" w:rsidR="00564C22" w:rsidDel="00B33063" w:rsidRDefault="009B1AF1" w:rsidP="00564C22">
      <w:pPr>
        <w:pStyle w:val="Code"/>
        <w:spacing w:line="259" w:lineRule="auto"/>
        <w:rPr>
          <w:del w:id="18805" w:author="Andreas Kuehne" w:date="2019-05-31T12:22:00Z"/>
        </w:rPr>
      </w:pPr>
      <w:del w:id="18806" w:author="Andreas Kuehne" w:date="2019-05-31T12:22:00Z">
        <w:r w:rsidDel="00B33063">
          <w:delText xml:space="preserve">      }</w:delText>
        </w:r>
        <w:bookmarkStart w:id="18807" w:name="_Toc10201301"/>
        <w:bookmarkEnd w:id="18807"/>
      </w:del>
    </w:p>
    <w:p w14:paraId="5D30FE58" w14:textId="37E7F9E7" w:rsidR="00564C22" w:rsidDel="00B33063" w:rsidRDefault="009B1AF1" w:rsidP="00564C22">
      <w:pPr>
        <w:pStyle w:val="Code"/>
        <w:spacing w:line="259" w:lineRule="auto"/>
        <w:rPr>
          <w:del w:id="18808" w:author="Andreas Kuehne" w:date="2019-05-31T12:22:00Z"/>
        </w:rPr>
      </w:pPr>
      <w:del w:id="18809" w:author="Andreas Kuehne" w:date="2019-05-31T12:22:00Z">
        <w:r w:rsidDel="00B33063">
          <w:delText xml:space="preserve">    },</w:delText>
        </w:r>
        <w:bookmarkStart w:id="18810" w:name="_Toc10201302"/>
        <w:bookmarkEnd w:id="18810"/>
      </w:del>
    </w:p>
    <w:p w14:paraId="3B9A617E" w14:textId="4B28BB88" w:rsidR="00564C22" w:rsidDel="00B33063" w:rsidRDefault="009B1AF1" w:rsidP="00564C22">
      <w:pPr>
        <w:pStyle w:val="Code"/>
        <w:spacing w:line="259" w:lineRule="auto"/>
        <w:rPr>
          <w:del w:id="18811" w:author="Andreas Kuehne" w:date="2019-05-31T12:22:00Z"/>
        </w:rPr>
      </w:pPr>
      <w:del w:id="18812" w:author="Andreas Kuehne" w:date="2019-05-31T12:22:00Z">
        <w:r w:rsidDel="00B33063">
          <w:rPr>
            <w:color w:val="31849B" w:themeColor="accent5" w:themeShade="BF"/>
          </w:rPr>
          <w:delText xml:space="preserve">    "docHash"</w:delText>
        </w:r>
        <w:r w:rsidDel="00B33063">
          <w:delText>: {</w:delText>
        </w:r>
        <w:bookmarkStart w:id="18813" w:name="_Toc10201303"/>
        <w:bookmarkEnd w:id="18813"/>
      </w:del>
    </w:p>
    <w:p w14:paraId="2C9AEB5A" w14:textId="76AA3A7A" w:rsidR="00564C22" w:rsidDel="00B33063" w:rsidRDefault="009B1AF1" w:rsidP="00564C22">
      <w:pPr>
        <w:pStyle w:val="Code"/>
        <w:spacing w:line="259" w:lineRule="auto"/>
        <w:rPr>
          <w:del w:id="18814" w:author="Andreas Kuehne" w:date="2019-05-31T12:22:00Z"/>
        </w:rPr>
      </w:pPr>
      <w:del w:id="188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816" w:name="_Toc10201304"/>
        <w:bookmarkEnd w:id="18816"/>
      </w:del>
    </w:p>
    <w:p w14:paraId="4E43A799" w14:textId="41B30DE3" w:rsidR="00564C22" w:rsidDel="00B33063" w:rsidRDefault="009B1AF1" w:rsidP="00564C22">
      <w:pPr>
        <w:pStyle w:val="Code"/>
        <w:spacing w:line="259" w:lineRule="auto"/>
        <w:rPr>
          <w:del w:id="18817" w:author="Andreas Kuehne" w:date="2019-05-31T12:22:00Z"/>
        </w:rPr>
      </w:pPr>
      <w:del w:id="18818" w:author="Andreas Kuehne" w:date="2019-05-31T12:22:00Z">
        <w:r w:rsidDel="00B33063">
          <w:rPr>
            <w:color w:val="31849B" w:themeColor="accent5" w:themeShade="BF"/>
          </w:rPr>
          <w:delText xml:space="preserve">      "items"</w:delText>
        </w:r>
        <w:r w:rsidDel="00B33063">
          <w:delText>: {</w:delText>
        </w:r>
        <w:bookmarkStart w:id="18819" w:name="_Toc10201305"/>
        <w:bookmarkEnd w:id="18819"/>
      </w:del>
    </w:p>
    <w:p w14:paraId="14817280" w14:textId="7F2B6501" w:rsidR="00564C22" w:rsidDel="00B33063" w:rsidRDefault="009B1AF1" w:rsidP="00564C22">
      <w:pPr>
        <w:pStyle w:val="Code"/>
        <w:spacing w:line="259" w:lineRule="auto"/>
        <w:rPr>
          <w:del w:id="18820" w:author="Andreas Kuehne" w:date="2019-05-31T12:22:00Z"/>
        </w:rPr>
      </w:pPr>
      <w:del w:id="188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"#/definitions/dss2-DocumentHashType"</w:delText>
        </w:r>
        <w:bookmarkStart w:id="18822" w:name="_Toc10201306"/>
        <w:bookmarkEnd w:id="18822"/>
      </w:del>
    </w:p>
    <w:p w14:paraId="45124AC7" w14:textId="21363BBB" w:rsidR="00564C22" w:rsidDel="00B33063" w:rsidRDefault="009B1AF1" w:rsidP="00564C22">
      <w:pPr>
        <w:pStyle w:val="Code"/>
        <w:spacing w:line="259" w:lineRule="auto"/>
        <w:rPr>
          <w:del w:id="18823" w:author="Andreas Kuehne" w:date="2019-05-31T12:22:00Z"/>
        </w:rPr>
      </w:pPr>
      <w:del w:id="18824" w:author="Andreas Kuehne" w:date="2019-05-31T12:22:00Z">
        <w:r w:rsidDel="00B33063">
          <w:delText xml:space="preserve">      }</w:delText>
        </w:r>
        <w:bookmarkStart w:id="18825" w:name="_Toc10201307"/>
        <w:bookmarkEnd w:id="18825"/>
      </w:del>
    </w:p>
    <w:p w14:paraId="69CB898F" w14:textId="29D10FAB" w:rsidR="00564C22" w:rsidDel="00B33063" w:rsidRDefault="009B1AF1" w:rsidP="00564C22">
      <w:pPr>
        <w:pStyle w:val="Code"/>
        <w:spacing w:line="259" w:lineRule="auto"/>
        <w:rPr>
          <w:del w:id="18826" w:author="Andreas Kuehne" w:date="2019-05-31T12:22:00Z"/>
        </w:rPr>
      </w:pPr>
      <w:del w:id="18827" w:author="Andreas Kuehne" w:date="2019-05-31T12:22:00Z">
        <w:r w:rsidDel="00B33063">
          <w:delText xml:space="preserve">    }</w:delText>
        </w:r>
        <w:bookmarkStart w:id="18828" w:name="_Toc10201308"/>
        <w:bookmarkEnd w:id="18828"/>
      </w:del>
    </w:p>
    <w:p w14:paraId="406927EA" w14:textId="08517979" w:rsidR="00564C22" w:rsidDel="00B33063" w:rsidRDefault="009B1AF1" w:rsidP="00564C22">
      <w:pPr>
        <w:pStyle w:val="Code"/>
        <w:spacing w:line="259" w:lineRule="auto"/>
        <w:rPr>
          <w:del w:id="18829" w:author="Andreas Kuehne" w:date="2019-05-31T12:22:00Z"/>
        </w:rPr>
      </w:pPr>
      <w:del w:id="18830" w:author="Andreas Kuehne" w:date="2019-05-31T12:22:00Z">
        <w:r w:rsidDel="00B33063">
          <w:delText xml:space="preserve">  }</w:delText>
        </w:r>
        <w:bookmarkStart w:id="18831" w:name="_Toc10201309"/>
        <w:bookmarkEnd w:id="18831"/>
      </w:del>
    </w:p>
    <w:p w14:paraId="1D2D043E" w14:textId="7BA9939C" w:rsidR="00564C22" w:rsidDel="00B33063" w:rsidRDefault="009B1AF1" w:rsidP="00564C22">
      <w:pPr>
        <w:pStyle w:val="Code"/>
        <w:spacing w:line="259" w:lineRule="auto"/>
        <w:rPr>
          <w:del w:id="18832" w:author="Andreas Kuehne" w:date="2019-05-31T12:22:00Z"/>
        </w:rPr>
      </w:pPr>
      <w:del w:id="18833" w:author="Andreas Kuehne" w:date="2019-05-31T12:22:00Z">
        <w:r w:rsidDel="00B33063">
          <w:delText>}</w:delText>
        </w:r>
        <w:bookmarkStart w:id="18834" w:name="_Toc10201310"/>
        <w:bookmarkEnd w:id="18834"/>
      </w:del>
    </w:p>
    <w:p w14:paraId="630875E5" w14:textId="3390B811" w:rsidR="00564C22" w:rsidDel="00B33063" w:rsidRDefault="00564C22" w:rsidP="00564C22">
      <w:pPr>
        <w:rPr>
          <w:del w:id="18835" w:author="Andreas Kuehne" w:date="2019-05-31T12:22:00Z"/>
        </w:rPr>
      </w:pPr>
      <w:bookmarkStart w:id="18836" w:name="_Toc10201311"/>
      <w:bookmarkEnd w:id="18836"/>
    </w:p>
    <w:p w14:paraId="569FB4F2" w14:textId="522894D1" w:rsidR="00564C22" w:rsidDel="00B33063" w:rsidRDefault="009B1AF1" w:rsidP="00564C22">
      <w:pPr>
        <w:pStyle w:val="berschrift4"/>
        <w:rPr>
          <w:del w:id="18837" w:author="Andreas Kuehne" w:date="2019-05-31T12:22:00Z"/>
        </w:rPr>
      </w:pPr>
      <w:del w:id="18838" w:author="Andreas Kuehne" w:date="2019-05-31T12:22:00Z">
        <w:r w:rsidDel="00B33063">
          <w:delText>InputDocuments – XML Syntax</w:delText>
        </w:r>
        <w:bookmarkStart w:id="18839" w:name="_Toc10201312"/>
        <w:bookmarkEnd w:id="18839"/>
      </w:del>
    </w:p>
    <w:p w14:paraId="47ED9130" w14:textId="7859B10F" w:rsidR="00564C22" w:rsidRPr="5404FA76" w:rsidDel="00B33063" w:rsidRDefault="009B1AF1" w:rsidP="00564C22">
      <w:pPr>
        <w:rPr>
          <w:del w:id="18840" w:author="Andreas Kuehne" w:date="2019-05-31T12:22:00Z"/>
        </w:rPr>
      </w:pPr>
      <w:del w:id="18841" w:author="Andreas Kuehne" w:date="2019-05-31T12:22:00Z">
        <w:r w:rsidRPr="0CCF9147" w:rsidDel="00B33063">
          <w:delText xml:space="preserve">The XML type </w:delText>
        </w:r>
        <w:r w:rsidRPr="002062A5" w:rsidDel="00B33063">
          <w:rPr>
            <w:rFonts w:ascii="Courier New" w:eastAsia="Courier New" w:hAnsi="Courier New" w:cs="Courier New"/>
          </w:rPr>
          <w:delText>InputDocumentsType</w:delText>
        </w:r>
        <w:r w:rsidRPr="0CCF9147" w:rsidDel="00B33063">
          <w:delText xml:space="preserve"> SHALL implement the requirements defined in the </w:delText>
        </w:r>
        <w:r w:rsidRPr="002062A5" w:rsidDel="00B33063">
          <w:rPr>
            <w:rFonts w:ascii="Courier New" w:eastAsia="Courier New" w:hAnsi="Courier New" w:cs="Courier New"/>
          </w:rPr>
          <w:delText>InputDocuments</w:delText>
        </w:r>
        <w:r w:rsidDel="00B33063">
          <w:delText xml:space="preserve"> </w:delText>
        </w:r>
        <w:r w:rsidRPr="005A6FFD" w:rsidDel="00B33063">
          <w:delText>component.</w:delText>
        </w:r>
        <w:bookmarkStart w:id="18842" w:name="_Toc10201313"/>
        <w:bookmarkEnd w:id="18842"/>
      </w:del>
    </w:p>
    <w:p w14:paraId="7FE7C024" w14:textId="38658E80" w:rsidR="00564C22" w:rsidDel="00B33063" w:rsidRDefault="009B1AF1" w:rsidP="00564C22">
      <w:pPr>
        <w:rPr>
          <w:del w:id="18843" w:author="Andreas Kuehne" w:date="2019-05-31T12:22:00Z"/>
        </w:rPr>
      </w:pPr>
      <w:del w:id="1884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InputDocumentsType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845" w:name="_Toc10201314"/>
        <w:bookmarkEnd w:id="18845"/>
      </w:del>
    </w:p>
    <w:p w14:paraId="78C31FE2" w14:textId="3D95FB5E" w:rsidR="00564C22" w:rsidDel="00B33063" w:rsidRDefault="009B1AF1" w:rsidP="00564C22">
      <w:pPr>
        <w:pStyle w:val="Code"/>
        <w:rPr>
          <w:del w:id="18846" w:author="Andreas Kuehne" w:date="2019-05-31T12:22:00Z"/>
        </w:rPr>
      </w:pPr>
      <w:del w:id="188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InputDocumentsType</w:delText>
        </w:r>
        <w:r w:rsidDel="00B33063">
          <w:rPr>
            <w:color w:val="943634" w:themeColor="accent2" w:themeShade="BF"/>
          </w:rPr>
          <w:delText>"</w:delText>
        </w:r>
        <w:r w:rsidDel="00B33063">
          <w:rPr>
            <w:color w:val="31849B" w:themeColor="accent5" w:themeShade="BF"/>
          </w:rPr>
          <w:delText>&gt;</w:delText>
        </w:r>
        <w:bookmarkStart w:id="18848" w:name="_Toc10201315"/>
        <w:bookmarkEnd w:id="18848"/>
      </w:del>
    </w:p>
    <w:p w14:paraId="70AB1636" w14:textId="4A256882" w:rsidR="00564C22" w:rsidDel="00B33063" w:rsidRDefault="009B1AF1" w:rsidP="00564C22">
      <w:pPr>
        <w:pStyle w:val="Code"/>
        <w:rPr>
          <w:del w:id="18849" w:author="Andreas Kuehne" w:date="2019-05-31T12:22:00Z"/>
        </w:rPr>
      </w:pPr>
      <w:del w:id="18850" w:author="Andreas Kuehne" w:date="2019-05-31T12:22:00Z">
        <w:r w:rsidDel="00B33063">
          <w:rPr>
            <w:color w:val="31849B" w:themeColor="accent5" w:themeShade="BF"/>
          </w:rPr>
          <w:delText xml:space="preserve">  &lt;xs:sequence&gt;</w:delText>
        </w:r>
        <w:bookmarkStart w:id="18851" w:name="_Toc10201316"/>
        <w:bookmarkEnd w:id="18851"/>
      </w:del>
    </w:p>
    <w:p w14:paraId="6E801238" w14:textId="7CF380C1" w:rsidR="00564C22" w:rsidDel="00B33063" w:rsidRDefault="009B1AF1" w:rsidP="00564C22">
      <w:pPr>
        <w:pStyle w:val="Code"/>
        <w:rPr>
          <w:del w:id="18852" w:author="Andreas Kuehne" w:date="2019-05-31T12:22:00Z"/>
        </w:rPr>
      </w:pPr>
      <w:del w:id="18853"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854" w:name="_Toc10201317"/>
        <w:bookmarkEnd w:id="18854"/>
      </w:del>
    </w:p>
    <w:p w14:paraId="4247F13E" w14:textId="6AD6AF33" w:rsidR="00564C22" w:rsidDel="00B33063" w:rsidRDefault="009B1AF1" w:rsidP="00564C22">
      <w:pPr>
        <w:pStyle w:val="Code"/>
        <w:rPr>
          <w:del w:id="18855" w:author="Andreas Kuehne" w:date="2019-05-31T12:22:00Z"/>
        </w:rPr>
      </w:pPr>
      <w:del w:id="188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8857" w:name="_Toc10201318"/>
        <w:bookmarkEnd w:id="18857"/>
      </w:del>
    </w:p>
    <w:p w14:paraId="5CFEBDF3" w14:textId="7538AD4D" w:rsidR="00564C22" w:rsidDel="00B33063" w:rsidRDefault="009B1AF1" w:rsidP="00564C22">
      <w:pPr>
        <w:pStyle w:val="Code"/>
        <w:rPr>
          <w:del w:id="18858" w:author="Andreas Kuehne" w:date="2019-05-31T12:22:00Z"/>
        </w:rPr>
      </w:pPr>
      <w:del w:id="18859" w:author="Andreas Kuehne" w:date="2019-05-31T12:22:00Z">
        <w:r w:rsidDel="00B33063">
          <w:rPr>
            <w:color w:val="31849B" w:themeColor="accent5" w:themeShade="BF"/>
          </w:rPr>
          <w:delText xml:space="preserve">    &lt;/xs:sequence&gt;</w:delText>
        </w:r>
        <w:bookmarkStart w:id="18860" w:name="_Toc10201319"/>
        <w:bookmarkEnd w:id="18860"/>
      </w:del>
    </w:p>
    <w:p w14:paraId="33C9F8BB" w14:textId="22D5B2A9" w:rsidR="00564C22" w:rsidDel="00B33063" w:rsidRDefault="009B1AF1" w:rsidP="00564C22">
      <w:pPr>
        <w:pStyle w:val="Code"/>
        <w:rPr>
          <w:del w:id="18861" w:author="Andreas Kuehne" w:date="2019-05-31T12:22:00Z"/>
        </w:rPr>
      </w:pPr>
      <w:del w:id="18862"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863" w:name="_Toc10201320"/>
        <w:bookmarkEnd w:id="18863"/>
      </w:del>
    </w:p>
    <w:p w14:paraId="6657F586" w14:textId="59770465" w:rsidR="00564C22" w:rsidDel="00B33063" w:rsidRDefault="009B1AF1" w:rsidP="00564C22">
      <w:pPr>
        <w:pStyle w:val="Code"/>
        <w:rPr>
          <w:del w:id="18864" w:author="Andreas Kuehne" w:date="2019-05-31T12:22:00Z"/>
        </w:rPr>
      </w:pPr>
      <w:del w:id="1886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TransformedData</w:delText>
        </w:r>
        <w:r w:rsidDel="00B33063">
          <w:rPr>
            <w:color w:val="943634" w:themeColor="accent2" w:themeShade="BF"/>
          </w:rPr>
          <w:delText>" type="</w:delText>
        </w:r>
        <w:r w:rsidDel="00B33063">
          <w:rPr>
            <w:color w:val="244061" w:themeColor="accent1" w:themeShade="80"/>
          </w:rPr>
          <w:delText>dss2:TransformedDataType</w:delText>
        </w:r>
        <w:r w:rsidDel="00B33063">
          <w:rPr>
            <w:color w:val="943634" w:themeColor="accent2" w:themeShade="BF"/>
          </w:rPr>
          <w:delText>"</w:delText>
        </w:r>
        <w:r w:rsidDel="00B33063">
          <w:rPr>
            <w:color w:val="31849B" w:themeColor="accent5" w:themeShade="BF"/>
          </w:rPr>
          <w:delText>/&gt;</w:delText>
        </w:r>
        <w:bookmarkStart w:id="18866" w:name="_Toc10201321"/>
        <w:bookmarkEnd w:id="18866"/>
      </w:del>
    </w:p>
    <w:p w14:paraId="5772FC7B" w14:textId="34422145" w:rsidR="00564C22" w:rsidDel="00B33063" w:rsidRDefault="009B1AF1" w:rsidP="00564C22">
      <w:pPr>
        <w:pStyle w:val="Code"/>
        <w:rPr>
          <w:del w:id="18867" w:author="Andreas Kuehne" w:date="2019-05-31T12:22:00Z"/>
        </w:rPr>
      </w:pPr>
      <w:del w:id="18868" w:author="Andreas Kuehne" w:date="2019-05-31T12:22:00Z">
        <w:r w:rsidDel="00B33063">
          <w:rPr>
            <w:color w:val="31849B" w:themeColor="accent5" w:themeShade="BF"/>
          </w:rPr>
          <w:delText xml:space="preserve">    &lt;/xs:sequence&gt;</w:delText>
        </w:r>
        <w:bookmarkStart w:id="18869" w:name="_Toc10201322"/>
        <w:bookmarkEnd w:id="18869"/>
      </w:del>
    </w:p>
    <w:p w14:paraId="714CDC9D" w14:textId="1138F58F" w:rsidR="00564C22" w:rsidDel="00B33063" w:rsidRDefault="009B1AF1" w:rsidP="00564C22">
      <w:pPr>
        <w:pStyle w:val="Code"/>
        <w:rPr>
          <w:del w:id="18870" w:author="Andreas Kuehne" w:date="2019-05-31T12:22:00Z"/>
        </w:rPr>
      </w:pPr>
      <w:del w:id="18871"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872" w:name="_Toc10201323"/>
        <w:bookmarkEnd w:id="18872"/>
      </w:del>
    </w:p>
    <w:p w14:paraId="2CB85C63" w14:textId="1821EC94" w:rsidR="00564C22" w:rsidDel="00B33063" w:rsidRDefault="009B1AF1" w:rsidP="00564C22">
      <w:pPr>
        <w:pStyle w:val="Code"/>
        <w:rPr>
          <w:del w:id="18873" w:author="Andreas Kuehne" w:date="2019-05-31T12:22:00Z"/>
        </w:rPr>
      </w:pPr>
      <w:del w:id="188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DocumentHash</w:delText>
        </w:r>
        <w:r w:rsidDel="00B33063">
          <w:rPr>
            <w:color w:val="943634" w:themeColor="accent2" w:themeShade="BF"/>
          </w:rPr>
          <w:delText>" type="</w:delText>
        </w:r>
        <w:r w:rsidDel="00B33063">
          <w:rPr>
            <w:color w:val="244061" w:themeColor="accent1" w:themeShade="80"/>
          </w:rPr>
          <w:delText>dss2:DocumentHashType</w:delText>
        </w:r>
        <w:r w:rsidDel="00B33063">
          <w:rPr>
            <w:color w:val="943634" w:themeColor="accent2" w:themeShade="BF"/>
          </w:rPr>
          <w:delText>"</w:delText>
        </w:r>
        <w:r w:rsidDel="00B33063">
          <w:rPr>
            <w:color w:val="31849B" w:themeColor="accent5" w:themeShade="BF"/>
          </w:rPr>
          <w:delText>/&gt;</w:delText>
        </w:r>
        <w:bookmarkStart w:id="18875" w:name="_Toc10201324"/>
        <w:bookmarkEnd w:id="18875"/>
      </w:del>
    </w:p>
    <w:p w14:paraId="37BD046D" w14:textId="38702964" w:rsidR="00564C22" w:rsidDel="00B33063" w:rsidRDefault="009B1AF1" w:rsidP="00564C22">
      <w:pPr>
        <w:pStyle w:val="Code"/>
        <w:rPr>
          <w:del w:id="18876" w:author="Andreas Kuehne" w:date="2019-05-31T12:22:00Z"/>
        </w:rPr>
      </w:pPr>
      <w:del w:id="18877" w:author="Andreas Kuehne" w:date="2019-05-31T12:22:00Z">
        <w:r w:rsidDel="00B33063">
          <w:rPr>
            <w:color w:val="31849B" w:themeColor="accent5" w:themeShade="BF"/>
          </w:rPr>
          <w:delText xml:space="preserve">    &lt;/xs:sequence&gt;</w:delText>
        </w:r>
        <w:bookmarkStart w:id="18878" w:name="_Toc10201325"/>
        <w:bookmarkEnd w:id="18878"/>
      </w:del>
    </w:p>
    <w:p w14:paraId="695FA7DB" w14:textId="4AAB1968" w:rsidR="00564C22" w:rsidDel="00B33063" w:rsidRDefault="009B1AF1" w:rsidP="00564C22">
      <w:pPr>
        <w:pStyle w:val="Code"/>
        <w:rPr>
          <w:del w:id="18879" w:author="Andreas Kuehne" w:date="2019-05-31T12:22:00Z"/>
        </w:rPr>
      </w:pPr>
      <w:del w:id="18880" w:author="Andreas Kuehne" w:date="2019-05-31T12:22:00Z">
        <w:r w:rsidDel="00B33063">
          <w:rPr>
            <w:color w:val="31849B" w:themeColor="accent5" w:themeShade="BF"/>
          </w:rPr>
          <w:delText xml:space="preserve">  &lt;/xs:sequence&gt;</w:delText>
        </w:r>
        <w:bookmarkStart w:id="18881" w:name="_Toc10201326"/>
        <w:bookmarkEnd w:id="18881"/>
      </w:del>
    </w:p>
    <w:p w14:paraId="15B769BB" w14:textId="4526404A" w:rsidR="00564C22" w:rsidDel="00B33063" w:rsidRDefault="009B1AF1" w:rsidP="00564C22">
      <w:pPr>
        <w:pStyle w:val="Code"/>
        <w:rPr>
          <w:del w:id="18882" w:author="Andreas Kuehne" w:date="2019-05-31T12:22:00Z"/>
        </w:rPr>
      </w:pPr>
      <w:del w:id="18883" w:author="Andreas Kuehne" w:date="2019-05-31T12:22:00Z">
        <w:r w:rsidDel="00B33063">
          <w:rPr>
            <w:color w:val="31849B" w:themeColor="accent5" w:themeShade="BF"/>
          </w:rPr>
          <w:delText>&lt;/xs:complexType&gt;</w:delText>
        </w:r>
        <w:bookmarkStart w:id="18884" w:name="_Toc10201327"/>
        <w:bookmarkEnd w:id="18884"/>
      </w:del>
    </w:p>
    <w:p w14:paraId="385FF75C" w14:textId="19AB5287" w:rsidR="00564C22" w:rsidDel="00B33063" w:rsidRDefault="009B1AF1" w:rsidP="00564C22">
      <w:pPr>
        <w:spacing w:line="259" w:lineRule="auto"/>
        <w:rPr>
          <w:del w:id="18885" w:author="Andreas Kuehne" w:date="2019-05-31T12:22:00Z"/>
        </w:rPr>
      </w:pPr>
      <w:del w:id="1888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InputDocumentsType</w:delText>
        </w:r>
        <w:r w:rsidRPr="71C71F8C" w:rsidDel="00B33063">
          <w:delText xml:space="preserve"> </w:delText>
        </w:r>
        <w:r w:rsidDel="00B33063">
          <w:delText xml:space="preserve">XML element SHALL implement in XML syntax the sub-component that has a name equal to its local name. </w:delText>
        </w:r>
        <w:bookmarkStart w:id="18887" w:name="_Toc10201328"/>
        <w:bookmarkEnd w:id="18887"/>
      </w:del>
    </w:p>
    <w:p w14:paraId="54A168C0" w14:textId="2BC3291E" w:rsidR="00564C22" w:rsidDel="00B33063" w:rsidRDefault="009B1AF1" w:rsidP="00564C22">
      <w:pPr>
        <w:pStyle w:val="berschrift3"/>
        <w:rPr>
          <w:del w:id="18888" w:author="Andreas Kuehne" w:date="2019-05-31T12:22:00Z"/>
        </w:rPr>
      </w:pPr>
      <w:bookmarkStart w:id="18889" w:name="_RefComp8554D474"/>
      <w:del w:id="18890" w:author="Andreas Kuehne" w:date="2019-05-31T12:22:00Z">
        <w:r w:rsidDel="00B33063">
          <w:delText>Component DocumentBase</w:delText>
        </w:r>
        <w:bookmarkStart w:id="18891" w:name="_Toc10201329"/>
        <w:bookmarkEnd w:id="18889"/>
        <w:bookmarkEnd w:id="18891"/>
      </w:del>
    </w:p>
    <w:p w14:paraId="4F3C6FE8" w14:textId="5B6235CA" w:rsidR="00564C22" w:rsidDel="00B33063" w:rsidRDefault="001725A5" w:rsidP="00564C22">
      <w:pPr>
        <w:rPr>
          <w:del w:id="18892" w:author="Andreas Kuehne" w:date="2019-05-31T12:22:00Z"/>
        </w:rPr>
      </w:pPr>
      <w:del w:id="18893" w:author="Andreas Kuehne" w:date="2019-05-31T12:22:00Z">
        <w:r w:rsidRPr="003A06D0" w:rsidDel="00B33063">
          <w:delText>The DocumentBaseType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delText>
        </w:r>
        <w:bookmarkStart w:id="18894" w:name="_Toc10201330"/>
        <w:bookmarkEnd w:id="18894"/>
      </w:del>
    </w:p>
    <w:p w14:paraId="5C9DEF2C" w14:textId="3C0459AD" w:rsidR="00564C22" w:rsidDel="00B33063" w:rsidRDefault="009B1AF1" w:rsidP="00564C22">
      <w:pPr>
        <w:rPr>
          <w:del w:id="18895" w:author="Andreas Kuehne" w:date="2019-05-31T12:22:00Z"/>
        </w:rPr>
      </w:pPr>
      <w:del w:id="18896" w:author="Andreas Kuehne" w:date="2019-05-31T12:22:00Z">
        <w:r w:rsidDel="00B33063">
          <w:delText>Below follows a list of the sub-components that constitute this component:</w:delText>
        </w:r>
        <w:bookmarkStart w:id="18897" w:name="_Toc10201331"/>
        <w:bookmarkEnd w:id="18897"/>
      </w:del>
    </w:p>
    <w:p w14:paraId="31ED474C" w14:textId="1DD106B5" w:rsidR="00564C22" w:rsidDel="00B33063" w:rsidRDefault="009B1AF1" w:rsidP="00564C22">
      <w:pPr>
        <w:pStyle w:val="Member"/>
        <w:rPr>
          <w:del w:id="18898" w:author="Andreas Kuehne" w:date="2019-05-31T12:22:00Z"/>
        </w:rPr>
      </w:pPr>
      <w:del w:id="18899"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input document a unique label within a particular request message. Through this identifier, an optional input can refer to a single input document. Using this identifier and the IdRef element it is possible to avoid redundant content.</w:delText>
        </w:r>
        <w:bookmarkStart w:id="18900" w:name="_Toc10201332"/>
        <w:bookmarkEnd w:id="18900"/>
      </w:del>
    </w:p>
    <w:p w14:paraId="76D5000E" w14:textId="1160BF86" w:rsidR="00564C22" w:rsidDel="00B33063" w:rsidRDefault="009B1AF1" w:rsidP="00564C22">
      <w:pPr>
        <w:pStyle w:val="Member"/>
        <w:rPr>
          <w:del w:id="18901" w:author="Andreas Kuehne" w:date="2019-05-31T12:22:00Z"/>
        </w:rPr>
      </w:pPr>
      <w:del w:id="18902"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This specifies the value for a &lt;ds:Reference&gt; element’s URI attribute when referring to this input document. The RefURI element SHOULD be specified. Not more than one RefURI element may be omitted in a single signing request.</w:delText>
        </w:r>
        <w:bookmarkStart w:id="18903" w:name="_Toc10201333"/>
        <w:bookmarkEnd w:id="18903"/>
      </w:del>
    </w:p>
    <w:p w14:paraId="647003EF" w14:textId="62CE40B9" w:rsidR="00564C22" w:rsidDel="00B33063" w:rsidRDefault="009B1AF1" w:rsidP="00564C22">
      <w:pPr>
        <w:pStyle w:val="Member"/>
        <w:rPr>
          <w:del w:id="18904" w:author="Andreas Kuehne" w:date="2019-05-31T12:22:00Z"/>
        </w:rPr>
      </w:pPr>
      <w:del w:id="18905" w:author="Andreas Kuehne" w:date="2019-05-31T12:22:00Z">
        <w:r w:rsidDel="00B33063">
          <w:delText xml:space="preserve">The OPTIONAL </w:delText>
        </w:r>
        <w:r w:rsidRPr="35C1378D" w:rsidDel="00B33063">
          <w:rPr>
            <w:rStyle w:val="Datatype"/>
          </w:rPr>
          <w:delText>RefType</w:delText>
        </w:r>
        <w:r w:rsidDel="00B33063">
          <w:delText xml:space="preserve"> element, if present, MUST contain one instance of a URI. </w:delText>
        </w:r>
        <w:r w:rsidRPr="003A06D0" w:rsidDel="00B33063">
          <w:delText>This specifies the value for a &lt;ds:Reference&gt; element’s Type attribute when referring to this input document.</w:delText>
        </w:r>
        <w:bookmarkStart w:id="18906" w:name="_Toc10201334"/>
        <w:bookmarkEnd w:id="18906"/>
      </w:del>
    </w:p>
    <w:p w14:paraId="3853C290" w14:textId="466F0C25" w:rsidR="00564C22" w:rsidDel="00B33063" w:rsidRDefault="009B1AF1" w:rsidP="00564C22">
      <w:pPr>
        <w:pStyle w:val="Member"/>
        <w:rPr>
          <w:del w:id="18907" w:author="Andreas Kuehne" w:date="2019-05-31T12:22:00Z"/>
        </w:rPr>
      </w:pPr>
      <w:del w:id="18908"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 xml:space="preserve">The identified schemas are to be used to process the Id element during parsing and for XPath evaluation. If anything else but </w:delText>
        </w:r>
        <w:r w:rsidRPr="003A06D0" w:rsidDel="00B33063">
          <w:rPr>
            <w:rStyle w:val="Datatype"/>
            <w:lang w:val="en-GB"/>
          </w:rPr>
          <w:delText>Schema</w:delText>
        </w:r>
        <w:r w:rsidRPr="003A06D0" w:rsidDel="00B33063">
          <w:delText xml:space="preserve"> are referred to, the server MUST report an error. If a referred to </w:delText>
        </w:r>
        <w:r w:rsidRPr="003A06D0" w:rsidDel="00B33063">
          <w:rPr>
            <w:rStyle w:val="Datatype"/>
            <w:lang w:val="en-GB"/>
          </w:rPr>
          <w:delText>Schema</w:delText>
        </w:r>
        <w:r w:rsidRPr="003A06D0" w:rsidDel="00B33063">
          <w:delText xml:space="preserve"> is not used by the XML document instance this MAY be ignored or reported to the client in the subcomponent ResultMessage. The Document is assumed to be valid against the first </w:delText>
        </w:r>
        <w:r w:rsidRPr="003A06D0" w:rsidDel="00B33063">
          <w:rPr>
            <w:rStyle w:val="Datatype"/>
            <w:lang w:val="en-GB"/>
          </w:rPr>
          <w:delText>Schema</w:delText>
        </w:r>
        <w:r w:rsidRPr="003A06D0" w:rsidDel="00B33063">
          <w:delText xml:space="preserve"> referred to by </w:delText>
        </w:r>
        <w:r w:rsidRPr="003A06D0" w:rsidDel="00B33063">
          <w:rPr>
            <w:rStyle w:val="Datatype"/>
            <w:lang w:val="en-GB"/>
          </w:rPr>
          <w:delText>SchemaRefs</w:delText>
        </w:r>
        <w:r w:rsidRPr="003A06D0" w:rsidDel="00B33063">
          <w:delText xml:space="preserve">. If a </w:delText>
        </w:r>
        <w:r w:rsidRPr="003A06D0" w:rsidDel="00B33063">
          <w:rPr>
            <w:rStyle w:val="Datatype"/>
            <w:lang w:val="en-GB"/>
          </w:rPr>
          <w:delText>Schemas</w:delText>
        </w:r>
        <w:r w:rsidRPr="003A06D0" w:rsidDel="00B33063">
          <w:delText xml:space="preserve"> element is referred to first by </w:delText>
        </w:r>
        <w:r w:rsidRPr="003A06D0" w:rsidDel="00B33063">
          <w:rPr>
            <w:rStyle w:val="Datatype"/>
            <w:lang w:val="en-GB"/>
          </w:rPr>
          <w:delText>SchemaRefs</w:delText>
        </w:r>
        <w:r w:rsidRPr="003A06D0" w:rsidDel="00B33063">
          <w:delText xml:space="preserve"> the document is assumed to be valid against the first </w:delText>
        </w:r>
        <w:r w:rsidRPr="003A06D0" w:rsidDel="00B33063">
          <w:rPr>
            <w:rStyle w:val="Datatype"/>
            <w:lang w:val="en-GB"/>
          </w:rPr>
          <w:delText>Schema</w:delText>
        </w:r>
        <w:r w:rsidRPr="003A06D0" w:rsidDel="00B33063">
          <w:delText xml:space="preserve"> inside </w:delText>
        </w:r>
        <w:r w:rsidRPr="003A06D0" w:rsidDel="00B33063">
          <w:rPr>
            <w:rStyle w:val="Datatype"/>
            <w:lang w:val="en-GB"/>
          </w:rPr>
          <w:delText>SchemaRefs</w:delText>
        </w:r>
        <w:r w:rsidRPr="003A06D0" w:rsidDel="00B33063">
          <w:delText xml:space="preserve">. In both cases, the remaining schemas may occur in any order and are used either directly or indirectly by the first schema. If present, the server MUST use the schemas to identify the </w:delText>
        </w:r>
        <w:r w:rsidRPr="003A06D0" w:rsidDel="00B33063">
          <w:rPr>
            <w:rStyle w:val="Datatype"/>
            <w:lang w:val="en-GB"/>
          </w:rPr>
          <w:delText>Id</w:delText>
        </w:r>
        <w:r w:rsidRPr="003A06D0" w:rsidDel="00B33063">
          <w:delText xml:space="preserve"> element and MAY also perform complete validation against the schemas.</w:delText>
        </w:r>
        <w:bookmarkStart w:id="18909" w:name="_Toc10201335"/>
        <w:bookmarkEnd w:id="18909"/>
      </w:del>
    </w:p>
    <w:p w14:paraId="005BE6E2" w14:textId="071A8467" w:rsidR="00564C22" w:rsidDel="00B33063" w:rsidRDefault="009B1AF1" w:rsidP="00564C22">
      <w:pPr>
        <w:pStyle w:val="Non-normativeCommentHeading"/>
        <w:rPr>
          <w:del w:id="18910" w:author="Andreas Kuehne" w:date="2019-05-31T12:22:00Z"/>
        </w:rPr>
      </w:pPr>
      <w:del w:id="18911" w:author="Andreas Kuehne" w:date="2019-05-31T12:22:00Z">
        <w:r w:rsidDel="00B33063">
          <w:delText>Non-normative Comment:</w:delText>
        </w:r>
        <w:bookmarkStart w:id="18912" w:name="_Toc10201336"/>
        <w:bookmarkEnd w:id="18912"/>
      </w:del>
    </w:p>
    <w:p w14:paraId="60B51409" w14:textId="41966895" w:rsidR="00564C22" w:rsidDel="00B33063" w:rsidRDefault="001725A5" w:rsidP="00564C22">
      <w:pPr>
        <w:pStyle w:val="Non-normativeComment"/>
        <w:rPr>
          <w:del w:id="18913" w:author="Andreas Kuehne" w:date="2019-05-31T12:22:00Z"/>
        </w:rPr>
      </w:pPr>
      <w:del w:id="18914" w:author="Andreas Kuehne" w:date="2019-05-31T12:22:00Z">
        <w:r w:rsidRPr="003A06D0" w:rsidDel="00B33063">
          <w:delText xml:space="preserve">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attributes.</w:delText>
        </w:r>
        <w:bookmarkStart w:id="18915" w:name="_Toc10201337"/>
        <w:bookmarkEnd w:id="18915"/>
      </w:del>
    </w:p>
    <w:p w14:paraId="1DCE965C" w14:textId="50F4635C" w:rsidR="00564C22" w:rsidDel="00B33063" w:rsidRDefault="009B1AF1" w:rsidP="00564C22">
      <w:pPr>
        <w:pStyle w:val="berschrift4"/>
        <w:rPr>
          <w:del w:id="18916" w:author="Andreas Kuehne" w:date="2019-05-31T12:22:00Z"/>
        </w:rPr>
      </w:pPr>
      <w:del w:id="18917" w:author="Andreas Kuehne" w:date="2019-05-31T12:22:00Z">
        <w:r w:rsidDel="00B33063">
          <w:delText>DocumentBase – JSON Syntax</w:delText>
        </w:r>
        <w:bookmarkStart w:id="18918" w:name="_Toc10201338"/>
        <w:bookmarkEnd w:id="18918"/>
      </w:del>
    </w:p>
    <w:p w14:paraId="196AF74E" w14:textId="11215799" w:rsidR="00564C22" w:rsidRPr="0248A3D1" w:rsidDel="00B33063" w:rsidRDefault="009B1AF1" w:rsidP="00564C22">
      <w:pPr>
        <w:rPr>
          <w:del w:id="18919" w:author="Andreas Kuehne" w:date="2019-05-31T12:22:00Z"/>
        </w:rPr>
      </w:pPr>
      <w:del w:id="1892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DocumentBase</w:delText>
        </w:r>
        <w:r w:rsidDel="00B33063">
          <w:delText xml:space="preserve"> component.</w:delText>
        </w:r>
        <w:bookmarkStart w:id="18921" w:name="_Toc10201339"/>
        <w:bookmarkEnd w:id="18921"/>
      </w:del>
    </w:p>
    <w:p w14:paraId="379E216F" w14:textId="161D5225" w:rsidR="00564C22" w:rsidRPr="C2430093" w:rsidDel="00B33063" w:rsidRDefault="009B1AF1" w:rsidP="00564C22">
      <w:pPr>
        <w:spacing w:line="259" w:lineRule="auto"/>
        <w:rPr>
          <w:del w:id="18922" w:author="Andreas Kuehne" w:date="2019-05-31T12:22:00Z"/>
          <w:rFonts w:eastAsia="Arial" w:cs="Arial"/>
          <w:sz w:val="22"/>
          <w:szCs w:val="22"/>
        </w:rPr>
      </w:pPr>
      <w:del w:id="1892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DocumentBase</w:delText>
        </w:r>
        <w:r w:rsidRPr="002062A5" w:rsidDel="00B33063">
          <w:rPr>
            <w:rFonts w:eastAsia="Arial" w:cs="Arial"/>
            <w:sz w:val="22"/>
            <w:szCs w:val="22"/>
          </w:rPr>
          <w:delText xml:space="preserve"> using JSON-specific names mapped as shown in the table below.</w:delText>
        </w:r>
        <w:bookmarkStart w:id="18924" w:name="_Toc10201340"/>
        <w:bookmarkEnd w:id="18924"/>
      </w:del>
    </w:p>
    <w:tbl>
      <w:tblPr>
        <w:tblStyle w:val="Gitternetztabelle1hell1"/>
        <w:tblW w:w="0" w:type="auto"/>
        <w:tblLook w:val="04A0" w:firstRow="1" w:lastRow="0" w:firstColumn="1" w:lastColumn="0" w:noHBand="0" w:noVBand="1"/>
      </w:tblPr>
      <w:tblGrid>
        <w:gridCol w:w="4675"/>
        <w:gridCol w:w="4675"/>
      </w:tblGrid>
      <w:tr w:rsidR="00564C22" w:rsidDel="00B33063" w14:paraId="0D354CC3" w14:textId="139172CA" w:rsidTr="00564C22">
        <w:trPr>
          <w:cnfStyle w:val="100000000000" w:firstRow="1" w:lastRow="0" w:firstColumn="0" w:lastColumn="0" w:oddVBand="0" w:evenVBand="0" w:oddHBand="0" w:evenHBand="0" w:firstRowFirstColumn="0" w:firstRowLastColumn="0" w:lastRowFirstColumn="0" w:lastRowLastColumn="0"/>
          <w:del w:id="189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757EB5" w14:textId="58B61878" w:rsidR="00564C22" w:rsidDel="00B33063" w:rsidRDefault="009B1AF1" w:rsidP="00564C22">
            <w:pPr>
              <w:pStyle w:val="Beschriftung"/>
              <w:rPr>
                <w:del w:id="18926" w:author="Andreas Kuehne" w:date="2019-05-31T12:22:00Z"/>
              </w:rPr>
            </w:pPr>
            <w:del w:id="18927" w:author="Andreas Kuehne" w:date="2019-05-31T12:22:00Z">
              <w:r w:rsidDel="00B33063">
                <w:delText>Element</w:delText>
              </w:r>
              <w:bookmarkStart w:id="18928" w:name="_Toc10201341"/>
              <w:bookmarkEnd w:id="18928"/>
            </w:del>
          </w:p>
        </w:tc>
        <w:tc>
          <w:tcPr>
            <w:tcW w:w="4675" w:type="dxa"/>
          </w:tcPr>
          <w:p w14:paraId="5E8AC85C" w14:textId="1526FBA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929" w:author="Andreas Kuehne" w:date="2019-05-31T12:22:00Z"/>
              </w:rPr>
            </w:pPr>
            <w:del w:id="18930" w:author="Andreas Kuehne" w:date="2019-05-31T12:22:00Z">
              <w:r w:rsidDel="00B33063">
                <w:delText>Implementing JSON member name</w:delText>
              </w:r>
              <w:bookmarkStart w:id="18931" w:name="_Toc10201342"/>
              <w:bookmarkEnd w:id="18931"/>
            </w:del>
          </w:p>
        </w:tc>
        <w:bookmarkStart w:id="18932" w:name="_Toc10201343"/>
        <w:bookmarkEnd w:id="18932"/>
      </w:tr>
      <w:tr w:rsidR="00564C22" w:rsidDel="00B33063" w14:paraId="29334FF7" w14:textId="47AF1364" w:rsidTr="00564C22">
        <w:trPr>
          <w:del w:id="189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CE986D" w14:textId="299CC513" w:rsidR="00564C22" w:rsidRPr="002062A5" w:rsidDel="00B33063" w:rsidRDefault="009B1AF1" w:rsidP="00564C22">
            <w:pPr>
              <w:pStyle w:val="Beschriftung"/>
              <w:rPr>
                <w:del w:id="18934" w:author="Andreas Kuehne" w:date="2019-05-31T12:22:00Z"/>
                <w:rStyle w:val="Datatype"/>
                <w:b w:val="0"/>
                <w:bCs w:val="0"/>
              </w:rPr>
            </w:pPr>
            <w:del w:id="18935" w:author="Andreas Kuehne" w:date="2019-05-31T12:22:00Z">
              <w:r w:rsidRPr="002062A5" w:rsidDel="00B33063">
                <w:rPr>
                  <w:rStyle w:val="Datatype"/>
                </w:rPr>
                <w:delText>Id</w:delText>
              </w:r>
              <w:bookmarkStart w:id="18936" w:name="_Toc10201344"/>
              <w:bookmarkEnd w:id="18936"/>
            </w:del>
          </w:p>
        </w:tc>
        <w:tc>
          <w:tcPr>
            <w:tcW w:w="4675" w:type="dxa"/>
          </w:tcPr>
          <w:p w14:paraId="20BA614B" w14:textId="26B9F9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37" w:author="Andreas Kuehne" w:date="2019-05-31T12:22:00Z"/>
                <w:rStyle w:val="Datatype"/>
              </w:rPr>
            </w:pPr>
            <w:del w:id="18938" w:author="Andreas Kuehne" w:date="2019-05-31T12:22:00Z">
              <w:r w:rsidRPr="002062A5" w:rsidDel="00B33063">
                <w:rPr>
                  <w:rStyle w:val="Datatype"/>
                </w:rPr>
                <w:delText>ID</w:delText>
              </w:r>
              <w:bookmarkStart w:id="18939" w:name="_Toc10201345"/>
              <w:bookmarkEnd w:id="18939"/>
            </w:del>
          </w:p>
        </w:tc>
        <w:bookmarkStart w:id="18940" w:name="_Toc10201346"/>
        <w:bookmarkEnd w:id="18940"/>
      </w:tr>
      <w:tr w:rsidR="00564C22" w:rsidDel="00B33063" w14:paraId="5E9BD4E0" w14:textId="1CCEBA4C" w:rsidTr="00564C22">
        <w:trPr>
          <w:del w:id="189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8F88C7" w14:textId="4BC1942E" w:rsidR="00564C22" w:rsidRPr="002062A5" w:rsidDel="00B33063" w:rsidRDefault="009B1AF1" w:rsidP="00564C22">
            <w:pPr>
              <w:pStyle w:val="Beschriftung"/>
              <w:rPr>
                <w:del w:id="18942" w:author="Andreas Kuehne" w:date="2019-05-31T12:22:00Z"/>
                <w:rStyle w:val="Datatype"/>
                <w:b w:val="0"/>
                <w:bCs w:val="0"/>
              </w:rPr>
            </w:pPr>
            <w:del w:id="18943" w:author="Andreas Kuehne" w:date="2019-05-31T12:22:00Z">
              <w:r w:rsidRPr="002062A5" w:rsidDel="00B33063">
                <w:rPr>
                  <w:rStyle w:val="Datatype"/>
                </w:rPr>
                <w:delText>RefURI</w:delText>
              </w:r>
              <w:bookmarkStart w:id="18944" w:name="_Toc10201347"/>
              <w:bookmarkEnd w:id="18944"/>
            </w:del>
          </w:p>
        </w:tc>
        <w:tc>
          <w:tcPr>
            <w:tcW w:w="4675" w:type="dxa"/>
          </w:tcPr>
          <w:p w14:paraId="0D7F102A" w14:textId="33DF69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45" w:author="Andreas Kuehne" w:date="2019-05-31T12:22:00Z"/>
                <w:rStyle w:val="Datatype"/>
              </w:rPr>
            </w:pPr>
            <w:del w:id="18946" w:author="Andreas Kuehne" w:date="2019-05-31T12:22:00Z">
              <w:r w:rsidRPr="002062A5" w:rsidDel="00B33063">
                <w:rPr>
                  <w:rStyle w:val="Datatype"/>
                </w:rPr>
                <w:delText>refURI</w:delText>
              </w:r>
              <w:bookmarkStart w:id="18947" w:name="_Toc10201348"/>
              <w:bookmarkEnd w:id="18947"/>
            </w:del>
          </w:p>
        </w:tc>
        <w:bookmarkStart w:id="18948" w:name="_Toc10201349"/>
        <w:bookmarkEnd w:id="18948"/>
      </w:tr>
      <w:tr w:rsidR="00564C22" w:rsidDel="00B33063" w14:paraId="2C20D5E7" w14:textId="2B7081AC" w:rsidTr="00564C22">
        <w:trPr>
          <w:del w:id="189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42895E" w14:textId="0C2CA807" w:rsidR="00564C22" w:rsidRPr="002062A5" w:rsidDel="00B33063" w:rsidRDefault="009B1AF1" w:rsidP="00564C22">
            <w:pPr>
              <w:pStyle w:val="Beschriftung"/>
              <w:rPr>
                <w:del w:id="18950" w:author="Andreas Kuehne" w:date="2019-05-31T12:22:00Z"/>
                <w:rStyle w:val="Datatype"/>
                <w:b w:val="0"/>
                <w:bCs w:val="0"/>
              </w:rPr>
            </w:pPr>
            <w:del w:id="18951" w:author="Andreas Kuehne" w:date="2019-05-31T12:22:00Z">
              <w:r w:rsidRPr="002062A5" w:rsidDel="00B33063">
                <w:rPr>
                  <w:rStyle w:val="Datatype"/>
                </w:rPr>
                <w:delText>RefType</w:delText>
              </w:r>
              <w:bookmarkStart w:id="18952" w:name="_Toc10201350"/>
              <w:bookmarkEnd w:id="18952"/>
            </w:del>
          </w:p>
        </w:tc>
        <w:tc>
          <w:tcPr>
            <w:tcW w:w="4675" w:type="dxa"/>
          </w:tcPr>
          <w:p w14:paraId="629C9584" w14:textId="57D542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53" w:author="Andreas Kuehne" w:date="2019-05-31T12:22:00Z"/>
                <w:rStyle w:val="Datatype"/>
              </w:rPr>
            </w:pPr>
            <w:del w:id="18954" w:author="Andreas Kuehne" w:date="2019-05-31T12:22:00Z">
              <w:r w:rsidRPr="002062A5" w:rsidDel="00B33063">
                <w:rPr>
                  <w:rStyle w:val="Datatype"/>
                </w:rPr>
                <w:delText>refType</w:delText>
              </w:r>
              <w:bookmarkStart w:id="18955" w:name="_Toc10201351"/>
              <w:bookmarkEnd w:id="18955"/>
            </w:del>
          </w:p>
        </w:tc>
        <w:bookmarkStart w:id="18956" w:name="_Toc10201352"/>
        <w:bookmarkEnd w:id="18956"/>
      </w:tr>
      <w:tr w:rsidR="00564C22" w:rsidDel="00B33063" w14:paraId="25548546" w14:textId="413F7E5A" w:rsidTr="00564C22">
        <w:trPr>
          <w:del w:id="189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BAB672" w14:textId="1D6B0B37" w:rsidR="00564C22" w:rsidRPr="002062A5" w:rsidDel="00B33063" w:rsidRDefault="009B1AF1" w:rsidP="00564C22">
            <w:pPr>
              <w:pStyle w:val="Beschriftung"/>
              <w:rPr>
                <w:del w:id="18958" w:author="Andreas Kuehne" w:date="2019-05-31T12:22:00Z"/>
                <w:rStyle w:val="Datatype"/>
                <w:b w:val="0"/>
                <w:bCs w:val="0"/>
              </w:rPr>
            </w:pPr>
            <w:del w:id="18959" w:author="Andreas Kuehne" w:date="2019-05-31T12:22:00Z">
              <w:r w:rsidRPr="002062A5" w:rsidDel="00B33063">
                <w:rPr>
                  <w:rStyle w:val="Datatype"/>
                </w:rPr>
                <w:delText>SchemaRefs</w:delText>
              </w:r>
              <w:bookmarkStart w:id="18960" w:name="_Toc10201353"/>
              <w:bookmarkEnd w:id="18960"/>
            </w:del>
          </w:p>
        </w:tc>
        <w:tc>
          <w:tcPr>
            <w:tcW w:w="4675" w:type="dxa"/>
          </w:tcPr>
          <w:p w14:paraId="4FF5D761" w14:textId="6473959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61" w:author="Andreas Kuehne" w:date="2019-05-31T12:22:00Z"/>
                <w:rStyle w:val="Datatype"/>
              </w:rPr>
            </w:pPr>
            <w:del w:id="18962" w:author="Andreas Kuehne" w:date="2019-05-31T12:22:00Z">
              <w:r w:rsidRPr="002062A5" w:rsidDel="00B33063">
                <w:rPr>
                  <w:rStyle w:val="Datatype"/>
                </w:rPr>
                <w:delText>schemaRefs</w:delText>
              </w:r>
              <w:bookmarkStart w:id="18963" w:name="_Toc10201354"/>
              <w:bookmarkEnd w:id="18963"/>
            </w:del>
          </w:p>
        </w:tc>
        <w:bookmarkStart w:id="18964" w:name="_Toc10201355"/>
        <w:bookmarkEnd w:id="18964"/>
      </w:tr>
    </w:tbl>
    <w:p w14:paraId="3689A187" w14:textId="4A2B6C5C" w:rsidR="00564C22" w:rsidRPr="0202B381" w:rsidDel="00B33063" w:rsidRDefault="009B1AF1" w:rsidP="00564C22">
      <w:pPr>
        <w:rPr>
          <w:del w:id="18965" w:author="Andreas Kuehne" w:date="2019-05-31T12:22:00Z"/>
        </w:rPr>
      </w:pPr>
      <w:del w:id="1896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967" w:name="_Toc10201356"/>
        <w:bookmarkEnd w:id="18967"/>
      </w:del>
    </w:p>
    <w:p w14:paraId="59067C60" w14:textId="5D5C03F1" w:rsidR="00564C22" w:rsidDel="00B33063" w:rsidRDefault="009B1AF1" w:rsidP="00564C22">
      <w:pPr>
        <w:pStyle w:val="Code"/>
        <w:spacing w:line="259" w:lineRule="auto"/>
        <w:rPr>
          <w:del w:id="18968" w:author="Andreas Kuehne" w:date="2019-05-31T12:22:00Z"/>
        </w:rPr>
      </w:pPr>
      <w:del w:id="18969" w:author="Andreas Kuehne" w:date="2019-05-31T12:22:00Z">
        <w:r w:rsidDel="00B33063">
          <w:rPr>
            <w:color w:val="31849B" w:themeColor="accent5" w:themeShade="BF"/>
          </w:rPr>
          <w:delText>"dss2-DocumentBaseType"</w:delText>
        </w:r>
        <w:r w:rsidDel="00B33063">
          <w:delText>: {</w:delText>
        </w:r>
        <w:bookmarkStart w:id="18970" w:name="_Toc10201357"/>
        <w:bookmarkEnd w:id="18970"/>
      </w:del>
    </w:p>
    <w:p w14:paraId="68DE61E3" w14:textId="01B3CE7D" w:rsidR="00564C22" w:rsidDel="00B33063" w:rsidRDefault="009B1AF1" w:rsidP="00564C22">
      <w:pPr>
        <w:pStyle w:val="Code"/>
        <w:spacing w:line="259" w:lineRule="auto"/>
        <w:rPr>
          <w:del w:id="18971" w:author="Andreas Kuehne" w:date="2019-05-31T12:22:00Z"/>
        </w:rPr>
      </w:pPr>
      <w:del w:id="189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973" w:name="_Toc10201358"/>
        <w:bookmarkEnd w:id="18973"/>
      </w:del>
    </w:p>
    <w:p w14:paraId="365E3AB3" w14:textId="5C030327" w:rsidR="00564C22" w:rsidDel="00B33063" w:rsidRDefault="009B1AF1" w:rsidP="00564C22">
      <w:pPr>
        <w:pStyle w:val="Code"/>
        <w:spacing w:line="259" w:lineRule="auto"/>
        <w:rPr>
          <w:del w:id="18974" w:author="Andreas Kuehne" w:date="2019-05-31T12:22:00Z"/>
        </w:rPr>
      </w:pPr>
      <w:del w:id="18975" w:author="Andreas Kuehne" w:date="2019-05-31T12:22:00Z">
        <w:r w:rsidDel="00B33063">
          <w:rPr>
            <w:color w:val="31849B" w:themeColor="accent5" w:themeShade="BF"/>
          </w:rPr>
          <w:delText xml:space="preserve">  "properties"</w:delText>
        </w:r>
        <w:r w:rsidDel="00B33063">
          <w:delText>: {</w:delText>
        </w:r>
        <w:bookmarkStart w:id="18976" w:name="_Toc10201359"/>
        <w:bookmarkEnd w:id="18976"/>
      </w:del>
    </w:p>
    <w:p w14:paraId="57FEBAD2" w14:textId="55D9F1F1" w:rsidR="00564C22" w:rsidDel="00B33063" w:rsidRDefault="009B1AF1" w:rsidP="00564C22">
      <w:pPr>
        <w:pStyle w:val="Code"/>
        <w:spacing w:line="259" w:lineRule="auto"/>
        <w:rPr>
          <w:del w:id="18977" w:author="Andreas Kuehne" w:date="2019-05-31T12:22:00Z"/>
        </w:rPr>
      </w:pPr>
      <w:del w:id="18978" w:author="Andreas Kuehne" w:date="2019-05-31T12:22:00Z">
        <w:r w:rsidDel="00B33063">
          <w:rPr>
            <w:color w:val="31849B" w:themeColor="accent5" w:themeShade="BF"/>
          </w:rPr>
          <w:delText xml:space="preserve">    "ID"</w:delText>
        </w:r>
        <w:r w:rsidDel="00B33063">
          <w:delText>: {</w:delText>
        </w:r>
        <w:bookmarkStart w:id="18979" w:name="_Toc10201360"/>
        <w:bookmarkEnd w:id="18979"/>
      </w:del>
    </w:p>
    <w:p w14:paraId="6251E34D" w14:textId="1D8DB8E4" w:rsidR="00564C22" w:rsidDel="00B33063" w:rsidRDefault="009B1AF1" w:rsidP="00564C22">
      <w:pPr>
        <w:pStyle w:val="Code"/>
        <w:spacing w:line="259" w:lineRule="auto"/>
        <w:rPr>
          <w:del w:id="18980" w:author="Andreas Kuehne" w:date="2019-05-31T12:22:00Z"/>
        </w:rPr>
      </w:pPr>
      <w:del w:id="189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982" w:name="_Toc10201361"/>
        <w:bookmarkEnd w:id="18982"/>
      </w:del>
    </w:p>
    <w:p w14:paraId="7A89F914" w14:textId="11EDA96F" w:rsidR="00564C22" w:rsidDel="00B33063" w:rsidRDefault="009B1AF1" w:rsidP="00564C22">
      <w:pPr>
        <w:pStyle w:val="Code"/>
        <w:spacing w:line="259" w:lineRule="auto"/>
        <w:rPr>
          <w:del w:id="18983" w:author="Andreas Kuehne" w:date="2019-05-31T12:22:00Z"/>
        </w:rPr>
      </w:pPr>
      <w:del w:id="18984" w:author="Andreas Kuehne" w:date="2019-05-31T12:22:00Z">
        <w:r w:rsidDel="00B33063">
          <w:delText xml:space="preserve">    },</w:delText>
        </w:r>
        <w:bookmarkStart w:id="18985" w:name="_Toc10201362"/>
        <w:bookmarkEnd w:id="18985"/>
      </w:del>
    </w:p>
    <w:p w14:paraId="1A257AFD" w14:textId="5A3F8C18" w:rsidR="00564C22" w:rsidDel="00B33063" w:rsidRDefault="009B1AF1" w:rsidP="00564C22">
      <w:pPr>
        <w:pStyle w:val="Code"/>
        <w:spacing w:line="259" w:lineRule="auto"/>
        <w:rPr>
          <w:del w:id="18986" w:author="Andreas Kuehne" w:date="2019-05-31T12:22:00Z"/>
        </w:rPr>
      </w:pPr>
      <w:del w:id="18987" w:author="Andreas Kuehne" w:date="2019-05-31T12:22:00Z">
        <w:r w:rsidDel="00B33063">
          <w:rPr>
            <w:color w:val="31849B" w:themeColor="accent5" w:themeShade="BF"/>
          </w:rPr>
          <w:delText xml:space="preserve">    "refURI"</w:delText>
        </w:r>
        <w:r w:rsidDel="00B33063">
          <w:delText>: {</w:delText>
        </w:r>
        <w:bookmarkStart w:id="18988" w:name="_Toc10201363"/>
        <w:bookmarkEnd w:id="18988"/>
      </w:del>
    </w:p>
    <w:p w14:paraId="2AEC062A" w14:textId="75165A5D" w:rsidR="00564C22" w:rsidDel="00B33063" w:rsidRDefault="009B1AF1" w:rsidP="00564C22">
      <w:pPr>
        <w:pStyle w:val="Code"/>
        <w:spacing w:line="259" w:lineRule="auto"/>
        <w:rPr>
          <w:del w:id="18989" w:author="Andreas Kuehne" w:date="2019-05-31T12:22:00Z"/>
        </w:rPr>
      </w:pPr>
      <w:del w:id="189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991" w:name="_Toc10201364"/>
        <w:bookmarkEnd w:id="18991"/>
      </w:del>
    </w:p>
    <w:p w14:paraId="3BB55352" w14:textId="05E4D626" w:rsidR="00564C22" w:rsidDel="00B33063" w:rsidRDefault="009B1AF1" w:rsidP="00564C22">
      <w:pPr>
        <w:pStyle w:val="Code"/>
        <w:spacing w:line="259" w:lineRule="auto"/>
        <w:rPr>
          <w:del w:id="18992" w:author="Andreas Kuehne" w:date="2019-05-31T12:22:00Z"/>
        </w:rPr>
      </w:pPr>
      <w:del w:id="18993" w:author="Andreas Kuehne" w:date="2019-05-31T12:22:00Z">
        <w:r w:rsidDel="00B33063">
          <w:delText xml:space="preserve">    },</w:delText>
        </w:r>
        <w:bookmarkStart w:id="18994" w:name="_Toc10201365"/>
        <w:bookmarkEnd w:id="18994"/>
      </w:del>
    </w:p>
    <w:p w14:paraId="364A575E" w14:textId="541D4336" w:rsidR="00564C22" w:rsidDel="00B33063" w:rsidRDefault="009B1AF1" w:rsidP="00564C22">
      <w:pPr>
        <w:pStyle w:val="Code"/>
        <w:spacing w:line="259" w:lineRule="auto"/>
        <w:rPr>
          <w:del w:id="18995" w:author="Andreas Kuehne" w:date="2019-05-31T12:22:00Z"/>
        </w:rPr>
      </w:pPr>
      <w:del w:id="18996" w:author="Andreas Kuehne" w:date="2019-05-31T12:22:00Z">
        <w:r w:rsidDel="00B33063">
          <w:rPr>
            <w:color w:val="31849B" w:themeColor="accent5" w:themeShade="BF"/>
          </w:rPr>
          <w:delText xml:space="preserve">    "refType"</w:delText>
        </w:r>
        <w:r w:rsidDel="00B33063">
          <w:delText>: {</w:delText>
        </w:r>
        <w:bookmarkStart w:id="18997" w:name="_Toc10201366"/>
        <w:bookmarkEnd w:id="18997"/>
      </w:del>
    </w:p>
    <w:p w14:paraId="5D067E2C" w14:textId="292FEB37" w:rsidR="00564C22" w:rsidDel="00B33063" w:rsidRDefault="009B1AF1" w:rsidP="00564C22">
      <w:pPr>
        <w:pStyle w:val="Code"/>
        <w:spacing w:line="259" w:lineRule="auto"/>
        <w:rPr>
          <w:del w:id="18998" w:author="Andreas Kuehne" w:date="2019-05-31T12:22:00Z"/>
        </w:rPr>
      </w:pPr>
      <w:del w:id="189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000" w:name="_Toc10201367"/>
        <w:bookmarkEnd w:id="19000"/>
      </w:del>
    </w:p>
    <w:p w14:paraId="5D2353B2" w14:textId="1AB3CDB3" w:rsidR="00564C22" w:rsidDel="00B33063" w:rsidRDefault="009B1AF1" w:rsidP="00564C22">
      <w:pPr>
        <w:pStyle w:val="Code"/>
        <w:spacing w:line="259" w:lineRule="auto"/>
        <w:rPr>
          <w:del w:id="19001" w:author="Andreas Kuehne" w:date="2019-05-31T12:22:00Z"/>
        </w:rPr>
      </w:pPr>
      <w:del w:id="19002" w:author="Andreas Kuehne" w:date="2019-05-31T12:22:00Z">
        <w:r w:rsidDel="00B33063">
          <w:delText xml:space="preserve">    },</w:delText>
        </w:r>
        <w:bookmarkStart w:id="19003" w:name="_Toc10201368"/>
        <w:bookmarkEnd w:id="19003"/>
      </w:del>
    </w:p>
    <w:p w14:paraId="2F4EBB37" w14:textId="16454071" w:rsidR="00564C22" w:rsidDel="00B33063" w:rsidRDefault="009B1AF1" w:rsidP="00564C22">
      <w:pPr>
        <w:pStyle w:val="Code"/>
        <w:spacing w:line="259" w:lineRule="auto"/>
        <w:rPr>
          <w:del w:id="19004" w:author="Andreas Kuehne" w:date="2019-05-31T12:22:00Z"/>
        </w:rPr>
      </w:pPr>
      <w:del w:id="19005" w:author="Andreas Kuehne" w:date="2019-05-31T12:22:00Z">
        <w:r w:rsidDel="00B33063">
          <w:rPr>
            <w:color w:val="31849B" w:themeColor="accent5" w:themeShade="BF"/>
          </w:rPr>
          <w:delText xml:space="preserve">    "schemaRefs"</w:delText>
        </w:r>
        <w:r w:rsidDel="00B33063">
          <w:delText>: {</w:delText>
        </w:r>
        <w:bookmarkStart w:id="19006" w:name="_Toc10201369"/>
        <w:bookmarkEnd w:id="19006"/>
      </w:del>
    </w:p>
    <w:p w14:paraId="7A7107DE" w14:textId="63CE48C0" w:rsidR="00564C22" w:rsidDel="00B33063" w:rsidRDefault="009B1AF1" w:rsidP="00564C22">
      <w:pPr>
        <w:pStyle w:val="Code"/>
        <w:spacing w:line="259" w:lineRule="auto"/>
        <w:rPr>
          <w:del w:id="19007" w:author="Andreas Kuehne" w:date="2019-05-31T12:22:00Z"/>
        </w:rPr>
      </w:pPr>
      <w:del w:id="190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009" w:name="_Toc10201370"/>
        <w:bookmarkEnd w:id="19009"/>
      </w:del>
    </w:p>
    <w:p w14:paraId="5D47B626" w14:textId="4DBE5DEA" w:rsidR="00564C22" w:rsidDel="00B33063" w:rsidRDefault="009B1AF1" w:rsidP="00564C22">
      <w:pPr>
        <w:pStyle w:val="Code"/>
        <w:spacing w:line="259" w:lineRule="auto"/>
        <w:rPr>
          <w:del w:id="19010" w:author="Andreas Kuehne" w:date="2019-05-31T12:22:00Z"/>
        </w:rPr>
      </w:pPr>
      <w:del w:id="19011" w:author="Andreas Kuehne" w:date="2019-05-31T12:22:00Z">
        <w:r w:rsidDel="00B33063">
          <w:rPr>
            <w:color w:val="31849B" w:themeColor="accent5" w:themeShade="BF"/>
          </w:rPr>
          <w:delText xml:space="preserve">      "items"</w:delText>
        </w:r>
        <w:r w:rsidDel="00B33063">
          <w:delText>: {</w:delText>
        </w:r>
        <w:bookmarkStart w:id="19012" w:name="_Toc10201371"/>
        <w:bookmarkEnd w:id="19012"/>
      </w:del>
    </w:p>
    <w:p w14:paraId="2323BC3A" w14:textId="1467F378" w:rsidR="00564C22" w:rsidDel="00B33063" w:rsidRDefault="009B1AF1" w:rsidP="00564C22">
      <w:pPr>
        <w:pStyle w:val="Code"/>
        <w:spacing w:line="259" w:lineRule="auto"/>
        <w:rPr>
          <w:del w:id="19013" w:author="Andreas Kuehne" w:date="2019-05-31T12:22:00Z"/>
        </w:rPr>
      </w:pPr>
      <w:del w:id="1901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9015" w:name="_Toc10201372"/>
        <w:bookmarkEnd w:id="19015"/>
      </w:del>
    </w:p>
    <w:p w14:paraId="2CF8D08B" w14:textId="1544F5EE" w:rsidR="00564C22" w:rsidDel="00B33063" w:rsidRDefault="009B1AF1" w:rsidP="00564C22">
      <w:pPr>
        <w:pStyle w:val="Code"/>
        <w:spacing w:line="259" w:lineRule="auto"/>
        <w:rPr>
          <w:del w:id="19016" w:author="Andreas Kuehne" w:date="2019-05-31T12:22:00Z"/>
        </w:rPr>
      </w:pPr>
      <w:del w:id="19017" w:author="Andreas Kuehne" w:date="2019-05-31T12:22:00Z">
        <w:r w:rsidDel="00B33063">
          <w:delText xml:space="preserve">      }</w:delText>
        </w:r>
        <w:bookmarkStart w:id="19018" w:name="_Toc10201373"/>
        <w:bookmarkEnd w:id="19018"/>
      </w:del>
    </w:p>
    <w:p w14:paraId="6065254F" w14:textId="0F59BD17" w:rsidR="00564C22" w:rsidDel="00B33063" w:rsidRDefault="009B1AF1" w:rsidP="00564C22">
      <w:pPr>
        <w:pStyle w:val="Code"/>
        <w:spacing w:line="259" w:lineRule="auto"/>
        <w:rPr>
          <w:del w:id="19019" w:author="Andreas Kuehne" w:date="2019-05-31T12:22:00Z"/>
        </w:rPr>
      </w:pPr>
      <w:del w:id="19020" w:author="Andreas Kuehne" w:date="2019-05-31T12:22:00Z">
        <w:r w:rsidDel="00B33063">
          <w:delText xml:space="preserve">    }</w:delText>
        </w:r>
        <w:bookmarkStart w:id="19021" w:name="_Toc10201374"/>
        <w:bookmarkEnd w:id="19021"/>
      </w:del>
    </w:p>
    <w:p w14:paraId="2355261C" w14:textId="25671FFC" w:rsidR="00564C22" w:rsidDel="00B33063" w:rsidRDefault="009B1AF1" w:rsidP="00564C22">
      <w:pPr>
        <w:pStyle w:val="Code"/>
        <w:spacing w:line="259" w:lineRule="auto"/>
        <w:rPr>
          <w:del w:id="19022" w:author="Andreas Kuehne" w:date="2019-05-31T12:22:00Z"/>
        </w:rPr>
      </w:pPr>
      <w:del w:id="19023" w:author="Andreas Kuehne" w:date="2019-05-31T12:22:00Z">
        <w:r w:rsidDel="00B33063">
          <w:delText xml:space="preserve">  }</w:delText>
        </w:r>
        <w:bookmarkStart w:id="19024" w:name="_Toc10201375"/>
        <w:bookmarkEnd w:id="19024"/>
      </w:del>
    </w:p>
    <w:p w14:paraId="14A3D4EB" w14:textId="1F1A64FD" w:rsidR="00564C22" w:rsidDel="00B33063" w:rsidRDefault="009B1AF1" w:rsidP="00564C22">
      <w:pPr>
        <w:pStyle w:val="Code"/>
        <w:spacing w:line="259" w:lineRule="auto"/>
        <w:rPr>
          <w:del w:id="19025" w:author="Andreas Kuehne" w:date="2019-05-31T12:22:00Z"/>
        </w:rPr>
      </w:pPr>
      <w:del w:id="19026" w:author="Andreas Kuehne" w:date="2019-05-31T12:22:00Z">
        <w:r w:rsidDel="00B33063">
          <w:delText>}</w:delText>
        </w:r>
        <w:bookmarkStart w:id="19027" w:name="_Toc10201376"/>
        <w:bookmarkEnd w:id="19027"/>
      </w:del>
    </w:p>
    <w:p w14:paraId="6C2BFF8E" w14:textId="52A0F8D8" w:rsidR="00564C22" w:rsidDel="00B33063" w:rsidRDefault="00564C22" w:rsidP="00564C22">
      <w:pPr>
        <w:rPr>
          <w:del w:id="19028" w:author="Andreas Kuehne" w:date="2019-05-31T12:22:00Z"/>
        </w:rPr>
      </w:pPr>
      <w:bookmarkStart w:id="19029" w:name="_Toc10201377"/>
      <w:bookmarkEnd w:id="19029"/>
    </w:p>
    <w:p w14:paraId="6EF7CFA9" w14:textId="6ECB39DB" w:rsidR="00564C22" w:rsidDel="00B33063" w:rsidRDefault="009B1AF1" w:rsidP="00564C22">
      <w:pPr>
        <w:pStyle w:val="berschrift4"/>
        <w:rPr>
          <w:del w:id="19030" w:author="Andreas Kuehne" w:date="2019-05-31T12:22:00Z"/>
        </w:rPr>
      </w:pPr>
      <w:del w:id="19031" w:author="Andreas Kuehne" w:date="2019-05-31T12:22:00Z">
        <w:r w:rsidDel="00B33063">
          <w:delText>DocumentBase – XML Syntax</w:delText>
        </w:r>
        <w:bookmarkStart w:id="19032" w:name="_Toc10201378"/>
        <w:bookmarkEnd w:id="19032"/>
      </w:del>
    </w:p>
    <w:p w14:paraId="33E687F2" w14:textId="6300B905" w:rsidR="00564C22" w:rsidRPr="5404FA76" w:rsidDel="00B33063" w:rsidRDefault="009B1AF1" w:rsidP="00564C22">
      <w:pPr>
        <w:rPr>
          <w:del w:id="19033" w:author="Andreas Kuehne" w:date="2019-05-31T12:22:00Z"/>
        </w:rPr>
      </w:pPr>
      <w:del w:id="19034" w:author="Andreas Kuehne" w:date="2019-05-31T12:22:00Z">
        <w:r w:rsidRPr="0CCF9147" w:rsidDel="00B33063">
          <w:delText xml:space="preserve">The XML type </w:delText>
        </w:r>
        <w:r w:rsidRPr="002062A5" w:rsidDel="00B33063">
          <w:rPr>
            <w:rFonts w:ascii="Courier New" w:eastAsia="Courier New" w:hAnsi="Courier New" w:cs="Courier New"/>
          </w:rPr>
          <w:delText>DocumentBaseType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DocumentBase</w:delText>
        </w:r>
        <w:r w:rsidDel="00B33063">
          <w:delText xml:space="preserve"> </w:delText>
        </w:r>
        <w:r w:rsidRPr="005A6FFD" w:rsidDel="00B33063">
          <w:delText>component.</w:delText>
        </w:r>
        <w:bookmarkStart w:id="19035" w:name="_Toc10201379"/>
        <w:bookmarkEnd w:id="19035"/>
      </w:del>
    </w:p>
    <w:p w14:paraId="2DFA2B01" w14:textId="4CCF158B" w:rsidR="00564C22" w:rsidDel="00B33063" w:rsidRDefault="009B1AF1" w:rsidP="00564C22">
      <w:pPr>
        <w:rPr>
          <w:del w:id="19036" w:author="Andreas Kuehne" w:date="2019-05-31T12:22:00Z"/>
        </w:rPr>
      </w:pPr>
      <w:del w:id="1903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038" w:name="_Toc10201380"/>
        <w:bookmarkEnd w:id="19038"/>
      </w:del>
    </w:p>
    <w:p w14:paraId="715081E7" w14:textId="728EB8F0" w:rsidR="00564C22" w:rsidDel="00B33063" w:rsidRDefault="009B1AF1" w:rsidP="00564C22">
      <w:pPr>
        <w:pStyle w:val="Code"/>
        <w:rPr>
          <w:del w:id="19039" w:author="Andreas Kuehne" w:date="2019-05-31T12:22:00Z"/>
        </w:rPr>
      </w:pPr>
      <w:del w:id="1904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9041" w:name="_Toc10201381"/>
        <w:bookmarkEnd w:id="19041"/>
      </w:del>
    </w:p>
    <w:p w14:paraId="38947221" w14:textId="46FCC2D2" w:rsidR="00564C22" w:rsidDel="00B33063" w:rsidRDefault="009B1AF1" w:rsidP="00564C22">
      <w:pPr>
        <w:pStyle w:val="Code"/>
        <w:rPr>
          <w:del w:id="19042" w:author="Andreas Kuehne" w:date="2019-05-31T12:22:00Z"/>
        </w:rPr>
      </w:pPr>
      <w:del w:id="1904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044" w:name="_Toc10201382"/>
        <w:bookmarkEnd w:id="19044"/>
      </w:del>
    </w:p>
    <w:p w14:paraId="31EB3587" w14:textId="3EB99CD8" w:rsidR="00564C22" w:rsidDel="00B33063" w:rsidRDefault="009B1AF1" w:rsidP="00564C22">
      <w:pPr>
        <w:pStyle w:val="Code"/>
        <w:rPr>
          <w:del w:id="19045" w:author="Andreas Kuehne" w:date="2019-05-31T12:22:00Z"/>
        </w:rPr>
      </w:pPr>
      <w:del w:id="1904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047" w:name="_Toc10201383"/>
        <w:bookmarkEnd w:id="19047"/>
      </w:del>
    </w:p>
    <w:p w14:paraId="27715835" w14:textId="4A1EC999" w:rsidR="00564C22" w:rsidDel="00B33063" w:rsidRDefault="009B1AF1" w:rsidP="00564C22">
      <w:pPr>
        <w:pStyle w:val="Code"/>
        <w:rPr>
          <w:del w:id="19048" w:author="Andreas Kuehne" w:date="2019-05-31T12:22:00Z"/>
        </w:rPr>
      </w:pPr>
      <w:del w:id="1904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050" w:name="_Toc10201384"/>
        <w:bookmarkEnd w:id="19050"/>
      </w:del>
    </w:p>
    <w:p w14:paraId="4251ACC4" w14:textId="6BA996F3" w:rsidR="00564C22" w:rsidDel="00B33063" w:rsidRDefault="009B1AF1" w:rsidP="00564C22">
      <w:pPr>
        <w:pStyle w:val="Code"/>
        <w:rPr>
          <w:del w:id="19051" w:author="Andreas Kuehne" w:date="2019-05-31T12:22:00Z"/>
        </w:rPr>
      </w:pPr>
      <w:del w:id="1905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053" w:name="_Toc10201385"/>
        <w:bookmarkEnd w:id="19053"/>
      </w:del>
    </w:p>
    <w:p w14:paraId="525DA7EE" w14:textId="7501A777" w:rsidR="00564C22" w:rsidDel="00B33063" w:rsidRDefault="009B1AF1" w:rsidP="00564C22">
      <w:pPr>
        <w:pStyle w:val="Code"/>
        <w:rPr>
          <w:del w:id="19054" w:author="Andreas Kuehne" w:date="2019-05-31T12:22:00Z"/>
        </w:rPr>
      </w:pPr>
      <w:del w:id="19055" w:author="Andreas Kuehne" w:date="2019-05-31T12:22:00Z">
        <w:r w:rsidDel="00B33063">
          <w:rPr>
            <w:color w:val="31849B" w:themeColor="accent5" w:themeShade="BF"/>
          </w:rPr>
          <w:delText>&lt;/xs:complexType&gt;</w:delText>
        </w:r>
        <w:bookmarkStart w:id="19056" w:name="_Toc10201386"/>
        <w:bookmarkEnd w:id="19056"/>
      </w:del>
    </w:p>
    <w:p w14:paraId="6E002F4C" w14:textId="5D5C8509" w:rsidR="00564C22" w:rsidDel="00B33063" w:rsidRDefault="009B1AF1" w:rsidP="00564C22">
      <w:pPr>
        <w:spacing w:line="259" w:lineRule="auto"/>
        <w:rPr>
          <w:del w:id="19057" w:author="Andreas Kuehne" w:date="2019-05-31T12:22:00Z"/>
        </w:rPr>
      </w:pPr>
      <w:del w:id="1905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DocumentBaseType</w:delText>
        </w:r>
        <w:r w:rsidRPr="71C71F8C" w:rsidDel="00B33063">
          <w:delText xml:space="preserve"> </w:delText>
        </w:r>
        <w:r w:rsidDel="00B33063">
          <w:delText xml:space="preserve">XML element SHALL implement in XML syntax the sub-component that has a name equal to its local name. </w:delText>
        </w:r>
        <w:bookmarkStart w:id="19059" w:name="_Toc10201387"/>
        <w:bookmarkEnd w:id="19059"/>
      </w:del>
    </w:p>
    <w:p w14:paraId="18236EA6" w14:textId="641F1B22" w:rsidR="00564C22" w:rsidDel="00B33063" w:rsidRDefault="009B1AF1" w:rsidP="00564C22">
      <w:pPr>
        <w:pStyle w:val="berschrift3"/>
        <w:rPr>
          <w:del w:id="19060" w:author="Andreas Kuehne" w:date="2019-05-31T12:22:00Z"/>
        </w:rPr>
      </w:pPr>
      <w:bookmarkStart w:id="19061" w:name="_RefComp1F72664D"/>
      <w:del w:id="19062" w:author="Andreas Kuehne" w:date="2019-05-31T12:22:00Z">
        <w:r w:rsidDel="00B33063">
          <w:delText>Component Document</w:delText>
        </w:r>
        <w:bookmarkStart w:id="19063" w:name="_Toc10201388"/>
        <w:bookmarkEnd w:id="19061"/>
        <w:bookmarkEnd w:id="19063"/>
      </w:del>
    </w:p>
    <w:p w14:paraId="2258897C" w14:textId="5BD8D828" w:rsidR="00564C22" w:rsidDel="00B33063" w:rsidRDefault="001725A5" w:rsidP="00564C22">
      <w:pPr>
        <w:rPr>
          <w:del w:id="19064" w:author="Andreas Kuehne" w:date="2019-05-31T12:22:00Z"/>
        </w:rPr>
      </w:pPr>
      <w:del w:id="19065" w:author="Andreas Kuehne" w:date="2019-05-31T12:22:00Z">
        <w:r w:rsidRPr="003A06D0" w:rsidDel="00B33063">
          <w:delText xml:space="preserve">The </w:delText>
        </w:r>
        <w:r w:rsidRPr="003A06D0" w:rsidDel="00B33063">
          <w:rPr>
            <w:rStyle w:val="Datatype"/>
            <w:lang w:val="en-GB"/>
          </w:rPr>
          <w:delText>Document</w:delText>
        </w:r>
        <w:r w:rsidRPr="003A06D0" w:rsidDel="00B33063">
          <w:delText xml:space="preserve"> component contains input data for DSS processing.</w:delText>
        </w:r>
        <w:bookmarkStart w:id="19066" w:name="_Toc10201389"/>
        <w:bookmarkEnd w:id="19066"/>
      </w:del>
    </w:p>
    <w:p w14:paraId="399F0FD9" w14:textId="1AF83DBF" w:rsidR="00564C22" w:rsidDel="00B33063" w:rsidRDefault="009B1AF1" w:rsidP="00564C22">
      <w:pPr>
        <w:rPr>
          <w:del w:id="19067" w:author="Andreas Kuehne" w:date="2019-05-31T12:22:00Z"/>
        </w:rPr>
      </w:pPr>
      <w:del w:id="19068"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9069" w:name="_Toc10201390"/>
        <w:bookmarkEnd w:id="19069"/>
      </w:del>
    </w:p>
    <w:p w14:paraId="262FBB58" w14:textId="136F9AE1" w:rsidR="00564C22" w:rsidDel="00B33063" w:rsidRDefault="009B1AF1" w:rsidP="00564C22">
      <w:pPr>
        <w:rPr>
          <w:del w:id="19070" w:author="Andreas Kuehne" w:date="2019-05-31T12:22:00Z"/>
        </w:rPr>
      </w:pPr>
      <w:del w:id="19071" w:author="Andreas Kuehne" w:date="2019-05-31T12:22:00Z">
        <w:r w:rsidDel="00B33063">
          <w:delText>Below follows a list of the sub-components that constitute this component:</w:delText>
        </w:r>
        <w:bookmarkStart w:id="19072" w:name="_Toc10201391"/>
        <w:bookmarkEnd w:id="19072"/>
      </w:del>
    </w:p>
    <w:p w14:paraId="1032EBB3" w14:textId="23408023" w:rsidR="00564C22" w:rsidDel="00B33063" w:rsidRDefault="009B1AF1" w:rsidP="00564C22">
      <w:pPr>
        <w:pStyle w:val="Member"/>
        <w:rPr>
          <w:del w:id="19073" w:author="Andreas Kuehne" w:date="2019-05-31T12:22:00Z"/>
        </w:rPr>
      </w:pPr>
      <w:del w:id="19074"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bookmarkStart w:id="19075" w:name="_Toc10201392"/>
        <w:bookmarkEnd w:id="19075"/>
      </w:del>
    </w:p>
    <w:p w14:paraId="0C88E582" w14:textId="167847A9" w:rsidR="00564C22" w:rsidDel="00B33063" w:rsidRDefault="009B1AF1" w:rsidP="00564C22">
      <w:pPr>
        <w:pStyle w:val="berschrift4"/>
        <w:rPr>
          <w:del w:id="19076" w:author="Andreas Kuehne" w:date="2019-05-31T12:22:00Z"/>
        </w:rPr>
      </w:pPr>
      <w:del w:id="19077" w:author="Andreas Kuehne" w:date="2019-05-31T12:22:00Z">
        <w:r w:rsidDel="00B33063">
          <w:delText>Document – JSON Syntax</w:delText>
        </w:r>
        <w:bookmarkStart w:id="19078" w:name="_Toc10201393"/>
        <w:bookmarkEnd w:id="19078"/>
      </w:del>
    </w:p>
    <w:p w14:paraId="7AD95788" w14:textId="62D40184" w:rsidR="00564C22" w:rsidRPr="0248A3D1" w:rsidDel="00B33063" w:rsidRDefault="009B1AF1" w:rsidP="00564C22">
      <w:pPr>
        <w:rPr>
          <w:del w:id="19079" w:author="Andreas Kuehne" w:date="2019-05-31T12:22:00Z"/>
        </w:rPr>
      </w:pPr>
      <w:del w:id="190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delText>
        </w:r>
        <w:r w:rsidDel="00B33063">
          <w:delText xml:space="preserve"> component.</w:delText>
        </w:r>
        <w:bookmarkStart w:id="19081" w:name="_Toc10201394"/>
        <w:bookmarkEnd w:id="19081"/>
      </w:del>
    </w:p>
    <w:p w14:paraId="7EFFFC28" w14:textId="0D1BC01A" w:rsidR="00564C22" w:rsidRPr="C2430093" w:rsidDel="00B33063" w:rsidRDefault="009B1AF1" w:rsidP="00564C22">
      <w:pPr>
        <w:spacing w:line="259" w:lineRule="auto"/>
        <w:rPr>
          <w:del w:id="19082" w:author="Andreas Kuehne" w:date="2019-05-31T12:22:00Z"/>
          <w:rFonts w:eastAsia="Arial" w:cs="Arial"/>
          <w:sz w:val="22"/>
          <w:szCs w:val="22"/>
        </w:rPr>
      </w:pPr>
      <w:del w:id="1908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delText>
        </w:r>
        <w:r w:rsidRPr="002062A5" w:rsidDel="00B33063">
          <w:rPr>
            <w:rFonts w:eastAsia="Arial" w:cs="Arial"/>
            <w:sz w:val="22"/>
            <w:szCs w:val="22"/>
          </w:rPr>
          <w:delText xml:space="preserve"> using JSON-specific names mapped as shown in the table below.</w:delText>
        </w:r>
        <w:bookmarkStart w:id="19084" w:name="_Toc10201395"/>
        <w:bookmarkEnd w:id="19084"/>
      </w:del>
    </w:p>
    <w:tbl>
      <w:tblPr>
        <w:tblStyle w:val="Gitternetztabelle1hell1"/>
        <w:tblW w:w="0" w:type="auto"/>
        <w:tblLook w:val="04A0" w:firstRow="1" w:lastRow="0" w:firstColumn="1" w:lastColumn="0" w:noHBand="0" w:noVBand="1"/>
      </w:tblPr>
      <w:tblGrid>
        <w:gridCol w:w="4675"/>
        <w:gridCol w:w="4675"/>
      </w:tblGrid>
      <w:tr w:rsidR="00564C22" w:rsidDel="00B33063" w14:paraId="2D9A7331" w14:textId="537903FC" w:rsidTr="00564C22">
        <w:trPr>
          <w:cnfStyle w:val="100000000000" w:firstRow="1" w:lastRow="0" w:firstColumn="0" w:lastColumn="0" w:oddVBand="0" w:evenVBand="0" w:oddHBand="0" w:evenHBand="0" w:firstRowFirstColumn="0" w:firstRowLastColumn="0" w:lastRowFirstColumn="0" w:lastRowLastColumn="0"/>
          <w:del w:id="190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797F32" w14:textId="6C7C9C7C" w:rsidR="00564C22" w:rsidDel="00B33063" w:rsidRDefault="009B1AF1" w:rsidP="00564C22">
            <w:pPr>
              <w:pStyle w:val="Beschriftung"/>
              <w:rPr>
                <w:del w:id="19086" w:author="Andreas Kuehne" w:date="2019-05-31T12:22:00Z"/>
              </w:rPr>
            </w:pPr>
            <w:del w:id="19087" w:author="Andreas Kuehne" w:date="2019-05-31T12:22:00Z">
              <w:r w:rsidDel="00B33063">
                <w:delText>Element</w:delText>
              </w:r>
              <w:bookmarkStart w:id="19088" w:name="_Toc10201396"/>
              <w:bookmarkEnd w:id="19088"/>
            </w:del>
          </w:p>
        </w:tc>
        <w:tc>
          <w:tcPr>
            <w:tcW w:w="4675" w:type="dxa"/>
          </w:tcPr>
          <w:p w14:paraId="791173F5" w14:textId="33D0271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089" w:author="Andreas Kuehne" w:date="2019-05-31T12:22:00Z"/>
              </w:rPr>
            </w:pPr>
            <w:del w:id="19090" w:author="Andreas Kuehne" w:date="2019-05-31T12:22:00Z">
              <w:r w:rsidDel="00B33063">
                <w:delText>Implementing JSON member name</w:delText>
              </w:r>
              <w:bookmarkStart w:id="19091" w:name="_Toc10201397"/>
              <w:bookmarkEnd w:id="19091"/>
            </w:del>
          </w:p>
        </w:tc>
        <w:bookmarkStart w:id="19092" w:name="_Toc10201398"/>
        <w:bookmarkEnd w:id="19092"/>
      </w:tr>
      <w:tr w:rsidR="00564C22" w:rsidDel="00B33063" w14:paraId="09A80CD5" w14:textId="37FC1B7F" w:rsidTr="00564C22">
        <w:trPr>
          <w:del w:id="190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41FBF0" w14:textId="1E8B45B1" w:rsidR="00564C22" w:rsidRPr="002062A5" w:rsidDel="00B33063" w:rsidRDefault="009B1AF1" w:rsidP="00564C22">
            <w:pPr>
              <w:pStyle w:val="Beschriftung"/>
              <w:rPr>
                <w:del w:id="19094" w:author="Andreas Kuehne" w:date="2019-05-31T12:22:00Z"/>
                <w:rStyle w:val="Datatype"/>
                <w:b w:val="0"/>
                <w:bCs w:val="0"/>
              </w:rPr>
            </w:pPr>
            <w:del w:id="19095" w:author="Andreas Kuehne" w:date="2019-05-31T12:22:00Z">
              <w:r w:rsidRPr="002062A5" w:rsidDel="00B33063">
                <w:rPr>
                  <w:rStyle w:val="Datatype"/>
                </w:rPr>
                <w:delText>Base64Data</w:delText>
              </w:r>
              <w:bookmarkStart w:id="19096" w:name="_Toc10201399"/>
              <w:bookmarkEnd w:id="19096"/>
            </w:del>
          </w:p>
        </w:tc>
        <w:tc>
          <w:tcPr>
            <w:tcW w:w="4675" w:type="dxa"/>
          </w:tcPr>
          <w:p w14:paraId="136AF790" w14:textId="136F82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97" w:author="Andreas Kuehne" w:date="2019-05-31T12:22:00Z"/>
                <w:rStyle w:val="Datatype"/>
              </w:rPr>
            </w:pPr>
            <w:del w:id="19098" w:author="Andreas Kuehne" w:date="2019-05-31T12:22:00Z">
              <w:r w:rsidRPr="002062A5" w:rsidDel="00B33063">
                <w:rPr>
                  <w:rStyle w:val="Datatype"/>
                </w:rPr>
                <w:delText>b64Data</w:delText>
              </w:r>
              <w:bookmarkStart w:id="19099" w:name="_Toc10201400"/>
              <w:bookmarkEnd w:id="19099"/>
            </w:del>
          </w:p>
        </w:tc>
        <w:bookmarkStart w:id="19100" w:name="_Toc10201401"/>
        <w:bookmarkEnd w:id="19100"/>
      </w:tr>
    </w:tbl>
    <w:p w14:paraId="0F00FFBA" w14:textId="1B153A1C" w:rsidR="00564C22" w:rsidRPr="0202B381" w:rsidDel="00B33063" w:rsidRDefault="009B1AF1" w:rsidP="00564C22">
      <w:pPr>
        <w:rPr>
          <w:del w:id="19101" w:author="Andreas Kuehne" w:date="2019-05-31T12:22:00Z"/>
        </w:rPr>
      </w:pPr>
      <w:del w:id="1910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103" w:name="_Toc10201402"/>
        <w:bookmarkEnd w:id="19103"/>
      </w:del>
    </w:p>
    <w:p w14:paraId="345F4CD3" w14:textId="7F279FF2" w:rsidR="00564C22" w:rsidDel="00B33063" w:rsidRDefault="009B1AF1" w:rsidP="00564C22">
      <w:pPr>
        <w:pStyle w:val="Code"/>
        <w:spacing w:line="259" w:lineRule="auto"/>
        <w:rPr>
          <w:del w:id="19104" w:author="Andreas Kuehne" w:date="2019-05-31T12:22:00Z"/>
        </w:rPr>
      </w:pPr>
      <w:del w:id="19105" w:author="Andreas Kuehne" w:date="2019-05-31T12:22:00Z">
        <w:r w:rsidDel="00B33063">
          <w:rPr>
            <w:color w:val="31849B" w:themeColor="accent5" w:themeShade="BF"/>
          </w:rPr>
          <w:delText>"dss2-DocumentType"</w:delText>
        </w:r>
        <w:r w:rsidDel="00B33063">
          <w:delText>: {</w:delText>
        </w:r>
        <w:bookmarkStart w:id="19106" w:name="_Toc10201403"/>
        <w:bookmarkEnd w:id="19106"/>
      </w:del>
    </w:p>
    <w:p w14:paraId="471314B7" w14:textId="20C1DB25" w:rsidR="00564C22" w:rsidDel="00B33063" w:rsidRDefault="009B1AF1" w:rsidP="00564C22">
      <w:pPr>
        <w:pStyle w:val="Code"/>
        <w:spacing w:line="259" w:lineRule="auto"/>
        <w:rPr>
          <w:del w:id="19107" w:author="Andreas Kuehne" w:date="2019-05-31T12:22:00Z"/>
        </w:rPr>
      </w:pPr>
      <w:del w:id="191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109" w:name="_Toc10201404"/>
        <w:bookmarkEnd w:id="19109"/>
      </w:del>
    </w:p>
    <w:p w14:paraId="420E970F" w14:textId="5CE67707" w:rsidR="00564C22" w:rsidDel="00B33063" w:rsidRDefault="009B1AF1" w:rsidP="00564C22">
      <w:pPr>
        <w:pStyle w:val="Code"/>
        <w:spacing w:line="259" w:lineRule="auto"/>
        <w:rPr>
          <w:del w:id="19110" w:author="Andreas Kuehne" w:date="2019-05-31T12:22:00Z"/>
        </w:rPr>
      </w:pPr>
      <w:del w:id="19111" w:author="Andreas Kuehne" w:date="2019-05-31T12:22:00Z">
        <w:r w:rsidDel="00B33063">
          <w:rPr>
            <w:color w:val="31849B" w:themeColor="accent5" w:themeShade="BF"/>
          </w:rPr>
          <w:delText xml:space="preserve">  "properties"</w:delText>
        </w:r>
        <w:r w:rsidDel="00B33063">
          <w:delText>: {</w:delText>
        </w:r>
        <w:bookmarkStart w:id="19112" w:name="_Toc10201405"/>
        <w:bookmarkEnd w:id="19112"/>
      </w:del>
    </w:p>
    <w:p w14:paraId="44C5E77A" w14:textId="3330B3FE" w:rsidR="00564C22" w:rsidDel="00B33063" w:rsidRDefault="009B1AF1" w:rsidP="00564C22">
      <w:pPr>
        <w:pStyle w:val="Code"/>
        <w:spacing w:line="259" w:lineRule="auto"/>
        <w:rPr>
          <w:del w:id="19113" w:author="Andreas Kuehne" w:date="2019-05-31T12:22:00Z"/>
        </w:rPr>
      </w:pPr>
      <w:del w:id="19114" w:author="Andreas Kuehne" w:date="2019-05-31T12:22:00Z">
        <w:r w:rsidDel="00B33063">
          <w:rPr>
            <w:color w:val="31849B" w:themeColor="accent5" w:themeShade="BF"/>
          </w:rPr>
          <w:delText xml:space="preserve">    "ID"</w:delText>
        </w:r>
        <w:r w:rsidDel="00B33063">
          <w:delText>: {</w:delText>
        </w:r>
        <w:bookmarkStart w:id="19115" w:name="_Toc10201406"/>
        <w:bookmarkEnd w:id="19115"/>
      </w:del>
    </w:p>
    <w:p w14:paraId="774E02AB" w14:textId="41278A04" w:rsidR="00564C22" w:rsidDel="00B33063" w:rsidRDefault="009B1AF1" w:rsidP="00564C22">
      <w:pPr>
        <w:pStyle w:val="Code"/>
        <w:spacing w:line="259" w:lineRule="auto"/>
        <w:rPr>
          <w:del w:id="19116" w:author="Andreas Kuehne" w:date="2019-05-31T12:22:00Z"/>
        </w:rPr>
      </w:pPr>
      <w:del w:id="191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118" w:name="_Toc10201407"/>
        <w:bookmarkEnd w:id="19118"/>
      </w:del>
    </w:p>
    <w:p w14:paraId="06C941AD" w14:textId="3A81CC5F" w:rsidR="00564C22" w:rsidDel="00B33063" w:rsidRDefault="009B1AF1" w:rsidP="00564C22">
      <w:pPr>
        <w:pStyle w:val="Code"/>
        <w:spacing w:line="259" w:lineRule="auto"/>
        <w:rPr>
          <w:del w:id="19119" w:author="Andreas Kuehne" w:date="2019-05-31T12:22:00Z"/>
        </w:rPr>
      </w:pPr>
      <w:del w:id="19120" w:author="Andreas Kuehne" w:date="2019-05-31T12:22:00Z">
        <w:r w:rsidDel="00B33063">
          <w:delText xml:space="preserve">    },</w:delText>
        </w:r>
        <w:bookmarkStart w:id="19121" w:name="_Toc10201408"/>
        <w:bookmarkEnd w:id="19121"/>
      </w:del>
    </w:p>
    <w:p w14:paraId="71E93E85" w14:textId="2B4C48C0" w:rsidR="00564C22" w:rsidDel="00B33063" w:rsidRDefault="009B1AF1" w:rsidP="00564C22">
      <w:pPr>
        <w:pStyle w:val="Code"/>
        <w:spacing w:line="259" w:lineRule="auto"/>
        <w:rPr>
          <w:del w:id="19122" w:author="Andreas Kuehne" w:date="2019-05-31T12:22:00Z"/>
        </w:rPr>
      </w:pPr>
      <w:del w:id="19123" w:author="Andreas Kuehne" w:date="2019-05-31T12:22:00Z">
        <w:r w:rsidDel="00B33063">
          <w:rPr>
            <w:color w:val="31849B" w:themeColor="accent5" w:themeShade="BF"/>
          </w:rPr>
          <w:delText xml:space="preserve">    "refURI"</w:delText>
        </w:r>
        <w:r w:rsidDel="00B33063">
          <w:delText>: {</w:delText>
        </w:r>
        <w:bookmarkStart w:id="19124" w:name="_Toc10201409"/>
        <w:bookmarkEnd w:id="19124"/>
      </w:del>
    </w:p>
    <w:p w14:paraId="1C1068C2" w14:textId="408FC546" w:rsidR="00564C22" w:rsidDel="00B33063" w:rsidRDefault="009B1AF1" w:rsidP="00564C22">
      <w:pPr>
        <w:pStyle w:val="Code"/>
        <w:spacing w:line="259" w:lineRule="auto"/>
        <w:rPr>
          <w:del w:id="19125" w:author="Andreas Kuehne" w:date="2019-05-31T12:22:00Z"/>
        </w:rPr>
      </w:pPr>
      <w:del w:id="191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127" w:name="_Toc10201410"/>
        <w:bookmarkEnd w:id="19127"/>
      </w:del>
    </w:p>
    <w:p w14:paraId="3C8F9871" w14:textId="38BA7D28" w:rsidR="00564C22" w:rsidDel="00B33063" w:rsidRDefault="009B1AF1" w:rsidP="00564C22">
      <w:pPr>
        <w:pStyle w:val="Code"/>
        <w:spacing w:line="259" w:lineRule="auto"/>
        <w:rPr>
          <w:del w:id="19128" w:author="Andreas Kuehne" w:date="2019-05-31T12:22:00Z"/>
        </w:rPr>
      </w:pPr>
      <w:del w:id="19129" w:author="Andreas Kuehne" w:date="2019-05-31T12:22:00Z">
        <w:r w:rsidDel="00B33063">
          <w:delText xml:space="preserve">    },</w:delText>
        </w:r>
        <w:bookmarkStart w:id="19130" w:name="_Toc10201411"/>
        <w:bookmarkEnd w:id="19130"/>
      </w:del>
    </w:p>
    <w:p w14:paraId="6BD80934" w14:textId="6913EE9B" w:rsidR="00564C22" w:rsidDel="00B33063" w:rsidRDefault="009B1AF1" w:rsidP="00564C22">
      <w:pPr>
        <w:pStyle w:val="Code"/>
        <w:spacing w:line="259" w:lineRule="auto"/>
        <w:rPr>
          <w:del w:id="19131" w:author="Andreas Kuehne" w:date="2019-05-31T12:22:00Z"/>
        </w:rPr>
      </w:pPr>
      <w:del w:id="19132" w:author="Andreas Kuehne" w:date="2019-05-31T12:22:00Z">
        <w:r w:rsidDel="00B33063">
          <w:rPr>
            <w:color w:val="31849B" w:themeColor="accent5" w:themeShade="BF"/>
          </w:rPr>
          <w:delText xml:space="preserve">    "refType"</w:delText>
        </w:r>
        <w:r w:rsidDel="00B33063">
          <w:delText>: {</w:delText>
        </w:r>
        <w:bookmarkStart w:id="19133" w:name="_Toc10201412"/>
        <w:bookmarkEnd w:id="19133"/>
      </w:del>
    </w:p>
    <w:p w14:paraId="59E60E25" w14:textId="52ACE33A" w:rsidR="00564C22" w:rsidDel="00B33063" w:rsidRDefault="009B1AF1" w:rsidP="00564C22">
      <w:pPr>
        <w:pStyle w:val="Code"/>
        <w:spacing w:line="259" w:lineRule="auto"/>
        <w:rPr>
          <w:del w:id="19134" w:author="Andreas Kuehne" w:date="2019-05-31T12:22:00Z"/>
        </w:rPr>
      </w:pPr>
      <w:del w:id="1913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136" w:name="_Toc10201413"/>
        <w:bookmarkEnd w:id="19136"/>
      </w:del>
    </w:p>
    <w:p w14:paraId="69B97DD3" w14:textId="0FD9AD8D" w:rsidR="00564C22" w:rsidDel="00B33063" w:rsidRDefault="009B1AF1" w:rsidP="00564C22">
      <w:pPr>
        <w:pStyle w:val="Code"/>
        <w:spacing w:line="259" w:lineRule="auto"/>
        <w:rPr>
          <w:del w:id="19137" w:author="Andreas Kuehne" w:date="2019-05-31T12:22:00Z"/>
        </w:rPr>
      </w:pPr>
      <w:del w:id="19138" w:author="Andreas Kuehne" w:date="2019-05-31T12:22:00Z">
        <w:r w:rsidDel="00B33063">
          <w:delText xml:space="preserve">    },</w:delText>
        </w:r>
        <w:bookmarkStart w:id="19139" w:name="_Toc10201414"/>
        <w:bookmarkEnd w:id="19139"/>
      </w:del>
    </w:p>
    <w:p w14:paraId="0C1D066F" w14:textId="375D2B80" w:rsidR="00564C22" w:rsidDel="00B33063" w:rsidRDefault="009B1AF1" w:rsidP="00564C22">
      <w:pPr>
        <w:pStyle w:val="Code"/>
        <w:spacing w:line="259" w:lineRule="auto"/>
        <w:rPr>
          <w:del w:id="19140" w:author="Andreas Kuehne" w:date="2019-05-31T12:22:00Z"/>
        </w:rPr>
      </w:pPr>
      <w:del w:id="19141" w:author="Andreas Kuehne" w:date="2019-05-31T12:22:00Z">
        <w:r w:rsidDel="00B33063">
          <w:rPr>
            <w:color w:val="31849B" w:themeColor="accent5" w:themeShade="BF"/>
          </w:rPr>
          <w:delText xml:space="preserve">    "schemaRefs"</w:delText>
        </w:r>
        <w:r w:rsidDel="00B33063">
          <w:delText>: {</w:delText>
        </w:r>
        <w:bookmarkStart w:id="19142" w:name="_Toc10201415"/>
        <w:bookmarkEnd w:id="19142"/>
      </w:del>
    </w:p>
    <w:p w14:paraId="508C90B0" w14:textId="55053F90" w:rsidR="00564C22" w:rsidDel="00B33063" w:rsidRDefault="009B1AF1" w:rsidP="00564C22">
      <w:pPr>
        <w:pStyle w:val="Code"/>
        <w:spacing w:line="259" w:lineRule="auto"/>
        <w:rPr>
          <w:del w:id="19143" w:author="Andreas Kuehne" w:date="2019-05-31T12:22:00Z"/>
        </w:rPr>
      </w:pPr>
      <w:del w:id="191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145" w:name="_Toc10201416"/>
        <w:bookmarkEnd w:id="19145"/>
      </w:del>
    </w:p>
    <w:p w14:paraId="3B978AE7" w14:textId="018050AF" w:rsidR="00564C22" w:rsidDel="00B33063" w:rsidRDefault="009B1AF1" w:rsidP="00564C22">
      <w:pPr>
        <w:pStyle w:val="Code"/>
        <w:spacing w:line="259" w:lineRule="auto"/>
        <w:rPr>
          <w:del w:id="19146" w:author="Andreas Kuehne" w:date="2019-05-31T12:22:00Z"/>
        </w:rPr>
      </w:pPr>
      <w:del w:id="19147" w:author="Andreas Kuehne" w:date="2019-05-31T12:22:00Z">
        <w:r w:rsidDel="00B33063">
          <w:rPr>
            <w:color w:val="31849B" w:themeColor="accent5" w:themeShade="BF"/>
          </w:rPr>
          <w:delText xml:space="preserve">      "items"</w:delText>
        </w:r>
        <w:r w:rsidDel="00B33063">
          <w:delText>: {</w:delText>
        </w:r>
        <w:bookmarkStart w:id="19148" w:name="_Toc10201417"/>
        <w:bookmarkEnd w:id="19148"/>
      </w:del>
    </w:p>
    <w:p w14:paraId="3FB88706" w14:textId="50C82F58" w:rsidR="00564C22" w:rsidDel="00B33063" w:rsidRDefault="009B1AF1" w:rsidP="00564C22">
      <w:pPr>
        <w:pStyle w:val="Code"/>
        <w:spacing w:line="259" w:lineRule="auto"/>
        <w:rPr>
          <w:del w:id="19149" w:author="Andreas Kuehne" w:date="2019-05-31T12:22:00Z"/>
        </w:rPr>
      </w:pPr>
      <w:del w:id="1915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9151" w:name="_Toc10201418"/>
        <w:bookmarkEnd w:id="19151"/>
      </w:del>
    </w:p>
    <w:p w14:paraId="2520D97B" w14:textId="1CE1FFD4" w:rsidR="00564C22" w:rsidDel="00B33063" w:rsidRDefault="009B1AF1" w:rsidP="00564C22">
      <w:pPr>
        <w:pStyle w:val="Code"/>
        <w:spacing w:line="259" w:lineRule="auto"/>
        <w:rPr>
          <w:del w:id="19152" w:author="Andreas Kuehne" w:date="2019-05-31T12:22:00Z"/>
        </w:rPr>
      </w:pPr>
      <w:del w:id="19153" w:author="Andreas Kuehne" w:date="2019-05-31T12:22:00Z">
        <w:r w:rsidDel="00B33063">
          <w:delText xml:space="preserve">      }</w:delText>
        </w:r>
        <w:bookmarkStart w:id="19154" w:name="_Toc10201419"/>
        <w:bookmarkEnd w:id="19154"/>
      </w:del>
    </w:p>
    <w:p w14:paraId="78441786" w14:textId="5B166A97" w:rsidR="00564C22" w:rsidDel="00B33063" w:rsidRDefault="009B1AF1" w:rsidP="00564C22">
      <w:pPr>
        <w:pStyle w:val="Code"/>
        <w:spacing w:line="259" w:lineRule="auto"/>
        <w:rPr>
          <w:del w:id="19155" w:author="Andreas Kuehne" w:date="2019-05-31T12:22:00Z"/>
        </w:rPr>
      </w:pPr>
      <w:del w:id="19156" w:author="Andreas Kuehne" w:date="2019-05-31T12:22:00Z">
        <w:r w:rsidDel="00B33063">
          <w:delText xml:space="preserve">    },</w:delText>
        </w:r>
        <w:bookmarkStart w:id="19157" w:name="_Toc10201420"/>
        <w:bookmarkEnd w:id="19157"/>
      </w:del>
    </w:p>
    <w:p w14:paraId="674779B2" w14:textId="37C57252" w:rsidR="00564C22" w:rsidDel="00B33063" w:rsidRDefault="009B1AF1" w:rsidP="00564C22">
      <w:pPr>
        <w:pStyle w:val="Code"/>
        <w:spacing w:line="259" w:lineRule="auto"/>
        <w:rPr>
          <w:del w:id="19158" w:author="Andreas Kuehne" w:date="2019-05-31T12:22:00Z"/>
        </w:rPr>
      </w:pPr>
      <w:del w:id="19159" w:author="Andreas Kuehne" w:date="2019-05-31T12:22:00Z">
        <w:r w:rsidDel="00B33063">
          <w:rPr>
            <w:color w:val="31849B" w:themeColor="accent5" w:themeShade="BF"/>
          </w:rPr>
          <w:delText xml:space="preserve">    "b64Data"</w:delText>
        </w:r>
        <w:r w:rsidDel="00B33063">
          <w:delText>: {</w:delText>
        </w:r>
        <w:bookmarkStart w:id="19160" w:name="_Toc10201421"/>
        <w:bookmarkEnd w:id="19160"/>
      </w:del>
    </w:p>
    <w:p w14:paraId="3C1491FB" w14:textId="305FD168" w:rsidR="00564C22" w:rsidDel="00B33063" w:rsidRDefault="009B1AF1" w:rsidP="00564C22">
      <w:pPr>
        <w:pStyle w:val="Code"/>
        <w:spacing w:line="259" w:lineRule="auto"/>
        <w:rPr>
          <w:del w:id="19161" w:author="Andreas Kuehne" w:date="2019-05-31T12:22:00Z"/>
        </w:rPr>
      </w:pPr>
      <w:del w:id="191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9163" w:name="_Toc10201422"/>
        <w:bookmarkEnd w:id="19163"/>
      </w:del>
    </w:p>
    <w:p w14:paraId="7C312EBC" w14:textId="50144421" w:rsidR="00564C22" w:rsidDel="00B33063" w:rsidRDefault="009B1AF1" w:rsidP="00564C22">
      <w:pPr>
        <w:pStyle w:val="Code"/>
        <w:spacing w:line="259" w:lineRule="auto"/>
        <w:rPr>
          <w:del w:id="19164" w:author="Andreas Kuehne" w:date="2019-05-31T12:22:00Z"/>
        </w:rPr>
      </w:pPr>
      <w:del w:id="19165" w:author="Andreas Kuehne" w:date="2019-05-31T12:22:00Z">
        <w:r w:rsidDel="00B33063">
          <w:delText xml:space="preserve">    }</w:delText>
        </w:r>
        <w:bookmarkStart w:id="19166" w:name="_Toc10201423"/>
        <w:bookmarkEnd w:id="19166"/>
      </w:del>
    </w:p>
    <w:p w14:paraId="05DAD95D" w14:textId="27727339" w:rsidR="00564C22" w:rsidDel="00B33063" w:rsidRDefault="009B1AF1" w:rsidP="00564C22">
      <w:pPr>
        <w:pStyle w:val="Code"/>
        <w:spacing w:line="259" w:lineRule="auto"/>
        <w:rPr>
          <w:del w:id="19167" w:author="Andreas Kuehne" w:date="2019-05-31T12:22:00Z"/>
        </w:rPr>
      </w:pPr>
      <w:del w:id="19168" w:author="Andreas Kuehne" w:date="2019-05-31T12:22:00Z">
        <w:r w:rsidDel="00B33063">
          <w:delText xml:space="preserve">  },</w:delText>
        </w:r>
        <w:bookmarkStart w:id="19169" w:name="_Toc10201424"/>
        <w:bookmarkEnd w:id="19169"/>
      </w:del>
    </w:p>
    <w:p w14:paraId="37D16A06" w14:textId="54901F74" w:rsidR="00564C22" w:rsidDel="00B33063" w:rsidRDefault="009B1AF1" w:rsidP="00564C22">
      <w:pPr>
        <w:pStyle w:val="Code"/>
        <w:spacing w:line="259" w:lineRule="auto"/>
        <w:rPr>
          <w:del w:id="19170" w:author="Andreas Kuehne" w:date="2019-05-31T12:22:00Z"/>
        </w:rPr>
      </w:pPr>
      <w:del w:id="1917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9172" w:name="_Toc10201425"/>
        <w:bookmarkEnd w:id="19172"/>
      </w:del>
    </w:p>
    <w:p w14:paraId="77DD4C95" w14:textId="5E969961" w:rsidR="00564C22" w:rsidDel="00B33063" w:rsidRDefault="009B1AF1" w:rsidP="00564C22">
      <w:pPr>
        <w:pStyle w:val="Code"/>
        <w:spacing w:line="259" w:lineRule="auto"/>
        <w:rPr>
          <w:del w:id="19173" w:author="Andreas Kuehne" w:date="2019-05-31T12:22:00Z"/>
        </w:rPr>
      </w:pPr>
      <w:del w:id="19174" w:author="Andreas Kuehne" w:date="2019-05-31T12:22:00Z">
        <w:r w:rsidDel="00B33063">
          <w:delText>}</w:delText>
        </w:r>
        <w:bookmarkStart w:id="19175" w:name="_Toc10201426"/>
        <w:bookmarkEnd w:id="19175"/>
      </w:del>
    </w:p>
    <w:p w14:paraId="7FCFD940" w14:textId="528714C6" w:rsidR="00564C22" w:rsidDel="00B33063" w:rsidRDefault="00564C22" w:rsidP="00564C22">
      <w:pPr>
        <w:rPr>
          <w:del w:id="19176" w:author="Andreas Kuehne" w:date="2019-05-31T12:22:00Z"/>
        </w:rPr>
      </w:pPr>
      <w:bookmarkStart w:id="19177" w:name="_Toc10201427"/>
      <w:bookmarkEnd w:id="19177"/>
    </w:p>
    <w:p w14:paraId="63CE6675" w14:textId="3D3884B4" w:rsidR="00564C22" w:rsidDel="00B33063" w:rsidRDefault="009B1AF1" w:rsidP="00564C22">
      <w:pPr>
        <w:pStyle w:val="berschrift4"/>
        <w:rPr>
          <w:del w:id="19178" w:author="Andreas Kuehne" w:date="2019-05-31T12:22:00Z"/>
        </w:rPr>
      </w:pPr>
      <w:del w:id="19179" w:author="Andreas Kuehne" w:date="2019-05-31T12:22:00Z">
        <w:r w:rsidDel="00B33063">
          <w:delText>Document – XML Syntax</w:delText>
        </w:r>
        <w:bookmarkStart w:id="19180" w:name="_Toc10201428"/>
        <w:bookmarkEnd w:id="19180"/>
      </w:del>
    </w:p>
    <w:p w14:paraId="003D7A3D" w14:textId="6F044085" w:rsidR="00564C22" w:rsidRPr="5404FA76" w:rsidDel="00B33063" w:rsidRDefault="009B1AF1" w:rsidP="00564C22">
      <w:pPr>
        <w:rPr>
          <w:del w:id="19181" w:author="Andreas Kuehne" w:date="2019-05-31T12:22:00Z"/>
        </w:rPr>
      </w:pPr>
      <w:del w:id="19182" w:author="Andreas Kuehne" w:date="2019-05-31T12:22:00Z">
        <w:r w:rsidRPr="0CCF9147" w:rsidDel="00B33063">
          <w:delText xml:space="preserve">The XML type </w:delText>
        </w:r>
        <w:r w:rsidRPr="002062A5" w:rsidDel="00B33063">
          <w:rPr>
            <w:rFonts w:ascii="Courier New" w:eastAsia="Courier New" w:hAnsi="Courier New" w:cs="Courier New"/>
          </w:rPr>
          <w:delText>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delText>
        </w:r>
        <w:r w:rsidDel="00B33063">
          <w:delText xml:space="preserve"> </w:delText>
        </w:r>
        <w:r w:rsidRPr="005A6FFD" w:rsidDel="00B33063">
          <w:delText>component.</w:delText>
        </w:r>
        <w:bookmarkStart w:id="19183" w:name="_Toc10201429"/>
        <w:bookmarkEnd w:id="19183"/>
      </w:del>
    </w:p>
    <w:p w14:paraId="51872092" w14:textId="402041C9" w:rsidR="00564C22" w:rsidDel="00B33063" w:rsidRDefault="009B1AF1" w:rsidP="00564C22">
      <w:pPr>
        <w:rPr>
          <w:del w:id="19184" w:author="Andreas Kuehne" w:date="2019-05-31T12:22:00Z"/>
        </w:rPr>
      </w:pPr>
      <w:del w:id="1918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186" w:name="_Toc10201430"/>
        <w:bookmarkEnd w:id="19186"/>
      </w:del>
    </w:p>
    <w:p w14:paraId="47F95389" w14:textId="6D96785C" w:rsidR="00564C22" w:rsidDel="00B33063" w:rsidRDefault="009B1AF1" w:rsidP="00564C22">
      <w:pPr>
        <w:pStyle w:val="Code"/>
        <w:rPr>
          <w:del w:id="19187" w:author="Andreas Kuehne" w:date="2019-05-31T12:22:00Z"/>
        </w:rPr>
      </w:pPr>
      <w:del w:id="191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DocumentType</w:delText>
        </w:r>
        <w:r w:rsidDel="00B33063">
          <w:rPr>
            <w:color w:val="943634" w:themeColor="accent2" w:themeShade="BF"/>
          </w:rPr>
          <w:delText>"</w:delText>
        </w:r>
        <w:r w:rsidDel="00B33063">
          <w:rPr>
            <w:color w:val="31849B" w:themeColor="accent5" w:themeShade="BF"/>
          </w:rPr>
          <w:delText>&gt;</w:delText>
        </w:r>
        <w:bookmarkStart w:id="19189" w:name="_Toc10201431"/>
        <w:bookmarkEnd w:id="19189"/>
      </w:del>
    </w:p>
    <w:p w14:paraId="43069678" w14:textId="1570EFFF" w:rsidR="00564C22" w:rsidDel="00B33063" w:rsidRDefault="009B1AF1" w:rsidP="00564C22">
      <w:pPr>
        <w:pStyle w:val="Code"/>
        <w:rPr>
          <w:del w:id="19190" w:author="Andreas Kuehne" w:date="2019-05-31T12:22:00Z"/>
        </w:rPr>
      </w:pPr>
      <w:del w:id="19191" w:author="Andreas Kuehne" w:date="2019-05-31T12:22:00Z">
        <w:r w:rsidDel="00B33063">
          <w:rPr>
            <w:color w:val="31849B" w:themeColor="accent5" w:themeShade="BF"/>
          </w:rPr>
          <w:delText xml:space="preserve">  &lt;xs:complexContent&gt;</w:delText>
        </w:r>
        <w:bookmarkStart w:id="19192" w:name="_Toc10201432"/>
        <w:bookmarkEnd w:id="19192"/>
      </w:del>
    </w:p>
    <w:p w14:paraId="6EC7626A" w14:textId="026D9CFE" w:rsidR="00564C22" w:rsidDel="00B33063" w:rsidRDefault="009B1AF1" w:rsidP="00564C22">
      <w:pPr>
        <w:pStyle w:val="Code"/>
        <w:rPr>
          <w:del w:id="19193" w:author="Andreas Kuehne" w:date="2019-05-31T12:22:00Z"/>
        </w:rPr>
      </w:pPr>
      <w:del w:id="1919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9195" w:name="_Toc10201433"/>
        <w:bookmarkEnd w:id="19195"/>
      </w:del>
    </w:p>
    <w:p w14:paraId="72178121" w14:textId="29A66F95" w:rsidR="00564C22" w:rsidDel="00B33063" w:rsidRDefault="009B1AF1" w:rsidP="00564C22">
      <w:pPr>
        <w:pStyle w:val="Code"/>
        <w:rPr>
          <w:del w:id="19196" w:author="Andreas Kuehne" w:date="2019-05-31T12:22:00Z"/>
        </w:rPr>
      </w:pPr>
      <w:del w:id="19197" w:author="Andreas Kuehne" w:date="2019-05-31T12:22:00Z">
        <w:r w:rsidDel="00B33063">
          <w:rPr>
            <w:color w:val="31849B" w:themeColor="accent5" w:themeShade="BF"/>
          </w:rPr>
          <w:delText xml:space="preserve">      &lt;xs:sequence&gt;</w:delText>
        </w:r>
        <w:bookmarkStart w:id="19198" w:name="_Toc10201434"/>
        <w:bookmarkEnd w:id="19198"/>
      </w:del>
    </w:p>
    <w:p w14:paraId="0AC1BC50" w14:textId="24378E19" w:rsidR="00564C22" w:rsidDel="00B33063" w:rsidRDefault="009B1AF1" w:rsidP="00564C22">
      <w:pPr>
        <w:pStyle w:val="Code"/>
        <w:rPr>
          <w:del w:id="19199" w:author="Andreas Kuehne" w:date="2019-05-31T12:22:00Z"/>
        </w:rPr>
      </w:pPr>
      <w:del w:id="1920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9201" w:name="_Toc10201435"/>
        <w:bookmarkEnd w:id="19201"/>
      </w:del>
    </w:p>
    <w:p w14:paraId="4561FD23" w14:textId="4B33714E" w:rsidR="00564C22" w:rsidDel="00B33063" w:rsidRDefault="009B1AF1" w:rsidP="00564C22">
      <w:pPr>
        <w:pStyle w:val="Code"/>
        <w:rPr>
          <w:del w:id="19202" w:author="Andreas Kuehne" w:date="2019-05-31T12:22:00Z"/>
        </w:rPr>
      </w:pPr>
      <w:del w:id="19203" w:author="Andreas Kuehne" w:date="2019-05-31T12:22:00Z">
        <w:r w:rsidDel="00B33063">
          <w:rPr>
            <w:color w:val="31849B" w:themeColor="accent5" w:themeShade="BF"/>
          </w:rPr>
          <w:delText xml:space="preserve">      &lt;/xs:sequence&gt;</w:delText>
        </w:r>
        <w:bookmarkStart w:id="19204" w:name="_Toc10201436"/>
        <w:bookmarkEnd w:id="19204"/>
      </w:del>
    </w:p>
    <w:p w14:paraId="5B390AC5" w14:textId="6B8CCA8E" w:rsidR="00564C22" w:rsidDel="00B33063" w:rsidRDefault="009B1AF1" w:rsidP="00564C22">
      <w:pPr>
        <w:pStyle w:val="Code"/>
        <w:rPr>
          <w:del w:id="19205" w:author="Andreas Kuehne" w:date="2019-05-31T12:22:00Z"/>
        </w:rPr>
      </w:pPr>
      <w:del w:id="19206" w:author="Andreas Kuehne" w:date="2019-05-31T12:22:00Z">
        <w:r w:rsidDel="00B33063">
          <w:rPr>
            <w:color w:val="31849B" w:themeColor="accent5" w:themeShade="BF"/>
          </w:rPr>
          <w:delText xml:space="preserve">    &lt;/xs:extension&gt;</w:delText>
        </w:r>
        <w:bookmarkStart w:id="19207" w:name="_Toc10201437"/>
        <w:bookmarkEnd w:id="19207"/>
      </w:del>
    </w:p>
    <w:p w14:paraId="365F065A" w14:textId="24ECA6AF" w:rsidR="00564C22" w:rsidDel="00B33063" w:rsidRDefault="009B1AF1" w:rsidP="00564C22">
      <w:pPr>
        <w:pStyle w:val="Code"/>
        <w:rPr>
          <w:del w:id="19208" w:author="Andreas Kuehne" w:date="2019-05-31T12:22:00Z"/>
        </w:rPr>
      </w:pPr>
      <w:del w:id="19209" w:author="Andreas Kuehne" w:date="2019-05-31T12:22:00Z">
        <w:r w:rsidDel="00B33063">
          <w:rPr>
            <w:color w:val="31849B" w:themeColor="accent5" w:themeShade="BF"/>
          </w:rPr>
          <w:delText xml:space="preserve">  &lt;/xs:complexContent&gt;</w:delText>
        </w:r>
        <w:bookmarkStart w:id="19210" w:name="_Toc10201438"/>
        <w:bookmarkEnd w:id="19210"/>
      </w:del>
    </w:p>
    <w:p w14:paraId="76837BEA" w14:textId="4E0ACFE7" w:rsidR="00564C22" w:rsidDel="00B33063" w:rsidRDefault="009B1AF1" w:rsidP="00564C22">
      <w:pPr>
        <w:pStyle w:val="Code"/>
        <w:rPr>
          <w:del w:id="19211" w:author="Andreas Kuehne" w:date="2019-05-31T12:22:00Z"/>
        </w:rPr>
      </w:pPr>
      <w:del w:id="19212" w:author="Andreas Kuehne" w:date="2019-05-31T12:22:00Z">
        <w:r w:rsidDel="00B33063">
          <w:rPr>
            <w:color w:val="31849B" w:themeColor="accent5" w:themeShade="BF"/>
          </w:rPr>
          <w:delText>&lt;/xs:complexType&gt;</w:delText>
        </w:r>
        <w:bookmarkStart w:id="19213" w:name="_Toc10201439"/>
        <w:bookmarkEnd w:id="19213"/>
      </w:del>
    </w:p>
    <w:p w14:paraId="2D35BC51" w14:textId="13F71C25" w:rsidR="00564C22" w:rsidDel="00B33063" w:rsidRDefault="009B1AF1" w:rsidP="00564C22">
      <w:pPr>
        <w:spacing w:line="259" w:lineRule="auto"/>
        <w:rPr>
          <w:del w:id="19214" w:author="Andreas Kuehne" w:date="2019-05-31T12:22:00Z"/>
        </w:rPr>
      </w:pPr>
      <w:del w:id="1921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DocumentType</w:delText>
        </w:r>
        <w:r w:rsidRPr="71C71F8C" w:rsidDel="00B33063">
          <w:delText xml:space="preserve"> </w:delText>
        </w:r>
        <w:r w:rsidDel="00B33063">
          <w:delText xml:space="preserve">XML element SHALL implement in XML syntax the sub-component that has a name equal to its local name. </w:delText>
        </w:r>
        <w:bookmarkStart w:id="19216" w:name="_Toc10201440"/>
        <w:bookmarkEnd w:id="19216"/>
      </w:del>
    </w:p>
    <w:p w14:paraId="01863018" w14:textId="299E098D" w:rsidR="00564C22" w:rsidDel="00B33063" w:rsidRDefault="009B1AF1" w:rsidP="00564C22">
      <w:pPr>
        <w:pStyle w:val="berschrift3"/>
        <w:rPr>
          <w:del w:id="19217" w:author="Andreas Kuehne" w:date="2019-05-31T12:22:00Z"/>
        </w:rPr>
      </w:pPr>
      <w:bookmarkStart w:id="19218" w:name="_RefComp89952E90"/>
      <w:del w:id="19219" w:author="Andreas Kuehne" w:date="2019-05-31T12:22:00Z">
        <w:r w:rsidDel="00B33063">
          <w:delText>Component TransformedData</w:delText>
        </w:r>
        <w:bookmarkStart w:id="19220" w:name="_Toc10201441"/>
        <w:bookmarkEnd w:id="19218"/>
        <w:bookmarkEnd w:id="19220"/>
      </w:del>
    </w:p>
    <w:p w14:paraId="13EFB2D5" w14:textId="2EE12012" w:rsidR="00564C22" w:rsidDel="00B33063" w:rsidRDefault="00564C22" w:rsidP="00564C22">
      <w:pPr>
        <w:rPr>
          <w:del w:id="19221" w:author="Andreas Kuehne" w:date="2019-05-31T12:22:00Z"/>
        </w:rPr>
      </w:pPr>
      <w:bookmarkStart w:id="19222" w:name="_Toc10201442"/>
      <w:bookmarkEnd w:id="19222"/>
    </w:p>
    <w:p w14:paraId="6DAC4C00" w14:textId="2383D02B" w:rsidR="00564C22" w:rsidDel="00B33063" w:rsidRDefault="009B1AF1" w:rsidP="00564C22">
      <w:pPr>
        <w:rPr>
          <w:del w:id="19223" w:author="Andreas Kuehne" w:date="2019-05-31T12:22:00Z"/>
        </w:rPr>
      </w:pPr>
      <w:del w:id="19224"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9225" w:name="_Toc10201443"/>
        <w:bookmarkEnd w:id="19225"/>
      </w:del>
    </w:p>
    <w:p w14:paraId="05EC914E" w14:textId="2D2197BA" w:rsidR="00564C22" w:rsidDel="00B33063" w:rsidRDefault="009B1AF1" w:rsidP="00564C22">
      <w:pPr>
        <w:rPr>
          <w:del w:id="19226" w:author="Andreas Kuehne" w:date="2019-05-31T12:22:00Z"/>
        </w:rPr>
      </w:pPr>
      <w:del w:id="19227" w:author="Andreas Kuehne" w:date="2019-05-31T12:22:00Z">
        <w:r w:rsidDel="00B33063">
          <w:delText>Below follows a list of the sub-components that constitute this component:</w:delText>
        </w:r>
        <w:bookmarkStart w:id="19228" w:name="_Toc10201444"/>
        <w:bookmarkEnd w:id="19228"/>
      </w:del>
    </w:p>
    <w:p w14:paraId="5F8F0B6A" w14:textId="31A682C3" w:rsidR="00564C22" w:rsidDel="00B33063" w:rsidRDefault="009B1AF1" w:rsidP="00564C22">
      <w:pPr>
        <w:pStyle w:val="Member"/>
        <w:rPr>
          <w:del w:id="19229" w:author="Andreas Kuehne" w:date="2019-05-31T12:22:00Z"/>
        </w:rPr>
      </w:pPr>
      <w:del w:id="1923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delText>
        </w:r>
        <w:bookmarkStart w:id="19231" w:name="_Toc10201445"/>
        <w:bookmarkEnd w:id="19231"/>
      </w:del>
    </w:p>
    <w:p w14:paraId="0DB5D68D" w14:textId="5D5B86A3" w:rsidR="00564C22" w:rsidDel="00B33063" w:rsidRDefault="009B1AF1" w:rsidP="00564C22">
      <w:pPr>
        <w:pStyle w:val="Member"/>
        <w:rPr>
          <w:del w:id="19232" w:author="Andreas Kuehne" w:date="2019-05-31T12:22:00Z"/>
        </w:rPr>
      </w:pPr>
      <w:del w:id="19233"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gives the binary output of a sequence of transforms to be hashed at the server side.</w:delText>
        </w:r>
        <w:bookmarkStart w:id="19234" w:name="_Toc10201446"/>
        <w:bookmarkEnd w:id="19234"/>
      </w:del>
    </w:p>
    <w:p w14:paraId="13F48810" w14:textId="79EDE641" w:rsidR="00564C22" w:rsidDel="00B33063" w:rsidRDefault="009B1AF1" w:rsidP="00564C22">
      <w:pPr>
        <w:pStyle w:val="Member"/>
        <w:rPr>
          <w:del w:id="19235" w:author="Andreas Kuehne" w:date="2019-05-31T12:22:00Z"/>
        </w:rPr>
      </w:pPr>
      <w:del w:id="19236"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components of the same document having the same URI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w:delText>
        </w:r>
        <w:r w:rsidR="00BF5E78" w:rsidRPr="003A06D0" w:rsidDel="00B33063">
          <w:delText>correspondence</w:delText>
        </w:r>
        <w:r w:rsidRPr="003A06D0" w:rsidDel="00B33063">
          <w:delText xml:space="preserv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URI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&lt;ds:Reference&gt; in the signature, 1 means the second, and so on). This component is ignored on a SignRequest, optional on a VerifyRequest.</w:delText>
        </w:r>
        <w:bookmarkStart w:id="19237" w:name="_Toc10201447"/>
        <w:bookmarkEnd w:id="19237"/>
      </w:del>
    </w:p>
    <w:p w14:paraId="27148111" w14:textId="4CBDCF88" w:rsidR="00564C22" w:rsidDel="00B33063" w:rsidRDefault="009B1AF1" w:rsidP="00564C22">
      <w:pPr>
        <w:pStyle w:val="Non-normativeCommentHeading"/>
        <w:rPr>
          <w:del w:id="19238" w:author="Andreas Kuehne" w:date="2019-05-31T12:22:00Z"/>
        </w:rPr>
      </w:pPr>
      <w:del w:id="19239" w:author="Andreas Kuehne" w:date="2019-05-31T12:22:00Z">
        <w:r w:rsidDel="00B33063">
          <w:delText>Non-normative Comment:</w:delText>
        </w:r>
        <w:bookmarkStart w:id="19240" w:name="_Toc10201448"/>
        <w:bookmarkEnd w:id="19240"/>
      </w:del>
    </w:p>
    <w:p w14:paraId="58A825F1" w14:textId="20CA5919" w:rsidR="00564C22" w:rsidDel="00B33063" w:rsidRDefault="001725A5" w:rsidP="00564C22">
      <w:pPr>
        <w:pStyle w:val="Non-normativeComment"/>
        <w:rPr>
          <w:del w:id="19241" w:author="Andreas Kuehne" w:date="2019-05-31T12:22:00Z"/>
        </w:rPr>
      </w:pPr>
      <w:del w:id="19242" w:author="Andreas Kuehne" w:date="2019-05-31T12:22:00Z">
        <w:r w:rsidRPr="003A06D0" w:rsidDel="00B33063">
          <w:delText xml:space="preserve">It may be possible to establish the &lt;ds:References&gt; /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correspondence by comparing the optionally supplied chain of transforms to those of the &lt;ds:References&gt; having the same URI and </w:delText>
        </w:r>
        <w:r w:rsidRPr="003A06D0" w:rsidDel="00B33063">
          <w:rPr>
            <w:rStyle w:val="Datatype"/>
            <w:lang w:val="en-GB"/>
          </w:rPr>
          <w:delText>RefType</w:delText>
        </w:r>
        <w:r w:rsidRPr="003A06D0" w:rsidDel="00B33063">
          <w:delText xml:space="preserve"> in the supplied </w:delText>
        </w:r>
        <w:r w:rsidRPr="003A06D0" w:rsidDel="00B33063">
          <w:rPr>
            <w:rStyle w:val="Datatype"/>
            <w:lang w:val="en-GB"/>
          </w:rPr>
          <w:delText>&lt;ds:Signature&gt;</w:delText>
        </w:r>
        <w:r w:rsidRPr="003A06D0" w:rsidDel="00B33063">
          <w:delText xml:space="preserve"> if this chain of transform has been supplied. This can be quite expensive and even outnumber the advantages of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w:delText>
        </w:r>
        <w:bookmarkStart w:id="19243" w:name="_Toc10201449"/>
        <w:bookmarkEnd w:id="19243"/>
      </w:del>
    </w:p>
    <w:p w14:paraId="45C4744E" w14:textId="6F903196" w:rsidR="00564C22" w:rsidDel="00B33063" w:rsidRDefault="009B1AF1" w:rsidP="00564C22">
      <w:pPr>
        <w:pStyle w:val="berschrift4"/>
        <w:rPr>
          <w:del w:id="19244" w:author="Andreas Kuehne" w:date="2019-05-31T12:22:00Z"/>
        </w:rPr>
      </w:pPr>
      <w:del w:id="19245" w:author="Andreas Kuehne" w:date="2019-05-31T12:22:00Z">
        <w:r w:rsidDel="00B33063">
          <w:delText>TransformedData – JSON Syntax</w:delText>
        </w:r>
        <w:bookmarkStart w:id="19246" w:name="_Toc10201450"/>
        <w:bookmarkEnd w:id="19246"/>
      </w:del>
    </w:p>
    <w:p w14:paraId="1CAEA171" w14:textId="7AC03EF6" w:rsidR="00564C22" w:rsidRPr="0248A3D1" w:rsidDel="00B33063" w:rsidRDefault="009B1AF1" w:rsidP="00564C22">
      <w:pPr>
        <w:rPr>
          <w:del w:id="19247" w:author="Andreas Kuehne" w:date="2019-05-31T12:22:00Z"/>
        </w:rPr>
      </w:pPr>
      <w:del w:id="192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TransformedData</w:delText>
        </w:r>
        <w:r w:rsidDel="00B33063">
          <w:delText xml:space="preserve"> component.</w:delText>
        </w:r>
        <w:bookmarkStart w:id="19249" w:name="_Toc10201451"/>
        <w:bookmarkEnd w:id="19249"/>
      </w:del>
    </w:p>
    <w:p w14:paraId="72741C01" w14:textId="499423CF" w:rsidR="00564C22" w:rsidRPr="C2430093" w:rsidDel="00B33063" w:rsidRDefault="009B1AF1" w:rsidP="00564C22">
      <w:pPr>
        <w:spacing w:line="259" w:lineRule="auto"/>
        <w:rPr>
          <w:del w:id="19250" w:author="Andreas Kuehne" w:date="2019-05-31T12:22:00Z"/>
          <w:rFonts w:eastAsia="Arial" w:cs="Arial"/>
          <w:sz w:val="22"/>
          <w:szCs w:val="22"/>
        </w:rPr>
      </w:pPr>
      <w:del w:id="1925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TransformedData</w:delText>
        </w:r>
        <w:r w:rsidRPr="002062A5" w:rsidDel="00B33063">
          <w:rPr>
            <w:rFonts w:eastAsia="Arial" w:cs="Arial"/>
            <w:sz w:val="22"/>
            <w:szCs w:val="22"/>
          </w:rPr>
          <w:delText xml:space="preserve"> using JSON-specific names mapped as shown in the table below.</w:delText>
        </w:r>
        <w:bookmarkStart w:id="19252" w:name="_Toc10201452"/>
        <w:bookmarkEnd w:id="19252"/>
      </w:del>
    </w:p>
    <w:tbl>
      <w:tblPr>
        <w:tblStyle w:val="Gitternetztabelle1hell1"/>
        <w:tblW w:w="0" w:type="auto"/>
        <w:tblLook w:val="04A0" w:firstRow="1" w:lastRow="0" w:firstColumn="1" w:lastColumn="0" w:noHBand="0" w:noVBand="1"/>
      </w:tblPr>
      <w:tblGrid>
        <w:gridCol w:w="4675"/>
        <w:gridCol w:w="4675"/>
      </w:tblGrid>
      <w:tr w:rsidR="00564C22" w:rsidDel="00B33063" w14:paraId="005877A8" w14:textId="49B1B9B2" w:rsidTr="00564C22">
        <w:trPr>
          <w:cnfStyle w:val="100000000000" w:firstRow="1" w:lastRow="0" w:firstColumn="0" w:lastColumn="0" w:oddVBand="0" w:evenVBand="0" w:oddHBand="0" w:evenHBand="0" w:firstRowFirstColumn="0" w:firstRowLastColumn="0" w:lastRowFirstColumn="0" w:lastRowLastColumn="0"/>
          <w:del w:id="192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6335CA" w14:textId="3AFD094D" w:rsidR="00564C22" w:rsidDel="00B33063" w:rsidRDefault="009B1AF1" w:rsidP="00564C22">
            <w:pPr>
              <w:pStyle w:val="Beschriftung"/>
              <w:rPr>
                <w:del w:id="19254" w:author="Andreas Kuehne" w:date="2019-05-31T12:22:00Z"/>
              </w:rPr>
            </w:pPr>
            <w:del w:id="19255" w:author="Andreas Kuehne" w:date="2019-05-31T12:22:00Z">
              <w:r w:rsidDel="00B33063">
                <w:delText>Element</w:delText>
              </w:r>
              <w:bookmarkStart w:id="19256" w:name="_Toc10201453"/>
              <w:bookmarkEnd w:id="19256"/>
            </w:del>
          </w:p>
        </w:tc>
        <w:tc>
          <w:tcPr>
            <w:tcW w:w="4675" w:type="dxa"/>
          </w:tcPr>
          <w:p w14:paraId="58138815" w14:textId="66A1010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257" w:author="Andreas Kuehne" w:date="2019-05-31T12:22:00Z"/>
              </w:rPr>
            </w:pPr>
            <w:del w:id="19258" w:author="Andreas Kuehne" w:date="2019-05-31T12:22:00Z">
              <w:r w:rsidDel="00B33063">
                <w:delText>Implementing JSON member name</w:delText>
              </w:r>
              <w:bookmarkStart w:id="19259" w:name="_Toc10201454"/>
              <w:bookmarkEnd w:id="19259"/>
            </w:del>
          </w:p>
        </w:tc>
        <w:bookmarkStart w:id="19260" w:name="_Toc10201455"/>
        <w:bookmarkEnd w:id="19260"/>
      </w:tr>
      <w:tr w:rsidR="00564C22" w:rsidDel="00B33063" w14:paraId="1908BB21" w14:textId="0150DBE0" w:rsidTr="00564C22">
        <w:trPr>
          <w:del w:id="192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F31C54" w14:textId="6D2EF02C" w:rsidR="00564C22" w:rsidRPr="002062A5" w:rsidDel="00B33063" w:rsidRDefault="009B1AF1" w:rsidP="00564C22">
            <w:pPr>
              <w:pStyle w:val="Beschriftung"/>
              <w:rPr>
                <w:del w:id="19262" w:author="Andreas Kuehne" w:date="2019-05-31T12:22:00Z"/>
                <w:rStyle w:val="Datatype"/>
                <w:b w:val="0"/>
                <w:bCs w:val="0"/>
              </w:rPr>
            </w:pPr>
            <w:del w:id="19263" w:author="Andreas Kuehne" w:date="2019-05-31T12:22:00Z">
              <w:r w:rsidRPr="002062A5" w:rsidDel="00B33063">
                <w:rPr>
                  <w:rStyle w:val="Datatype"/>
                </w:rPr>
                <w:delText>Transforms</w:delText>
              </w:r>
              <w:bookmarkStart w:id="19264" w:name="_Toc10201456"/>
              <w:bookmarkEnd w:id="19264"/>
            </w:del>
          </w:p>
        </w:tc>
        <w:tc>
          <w:tcPr>
            <w:tcW w:w="4675" w:type="dxa"/>
          </w:tcPr>
          <w:p w14:paraId="7592BA79" w14:textId="4B7923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65" w:author="Andreas Kuehne" w:date="2019-05-31T12:22:00Z"/>
                <w:rStyle w:val="Datatype"/>
              </w:rPr>
            </w:pPr>
            <w:del w:id="19266" w:author="Andreas Kuehne" w:date="2019-05-31T12:22:00Z">
              <w:r w:rsidRPr="002062A5" w:rsidDel="00B33063">
                <w:rPr>
                  <w:rStyle w:val="Datatype"/>
                </w:rPr>
                <w:delText>transforms</w:delText>
              </w:r>
              <w:bookmarkStart w:id="19267" w:name="_Toc10201457"/>
              <w:bookmarkEnd w:id="19267"/>
            </w:del>
          </w:p>
        </w:tc>
        <w:bookmarkStart w:id="19268" w:name="_Toc10201458"/>
        <w:bookmarkEnd w:id="19268"/>
      </w:tr>
      <w:tr w:rsidR="00564C22" w:rsidDel="00B33063" w14:paraId="3C9CEB69" w14:textId="4D857EFB" w:rsidTr="00564C22">
        <w:trPr>
          <w:del w:id="192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FFAE89" w14:textId="7941D83A" w:rsidR="00564C22" w:rsidRPr="002062A5" w:rsidDel="00B33063" w:rsidRDefault="009B1AF1" w:rsidP="00564C22">
            <w:pPr>
              <w:pStyle w:val="Beschriftung"/>
              <w:rPr>
                <w:del w:id="19270" w:author="Andreas Kuehne" w:date="2019-05-31T12:22:00Z"/>
                <w:rStyle w:val="Datatype"/>
                <w:b w:val="0"/>
                <w:bCs w:val="0"/>
              </w:rPr>
            </w:pPr>
            <w:del w:id="19271" w:author="Andreas Kuehne" w:date="2019-05-31T12:22:00Z">
              <w:r w:rsidRPr="002062A5" w:rsidDel="00B33063">
                <w:rPr>
                  <w:rStyle w:val="Datatype"/>
                </w:rPr>
                <w:delText>Base64Data</w:delText>
              </w:r>
              <w:bookmarkStart w:id="19272" w:name="_Toc10201459"/>
              <w:bookmarkEnd w:id="19272"/>
            </w:del>
          </w:p>
        </w:tc>
        <w:tc>
          <w:tcPr>
            <w:tcW w:w="4675" w:type="dxa"/>
          </w:tcPr>
          <w:p w14:paraId="31D7BDE6" w14:textId="213A1D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73" w:author="Andreas Kuehne" w:date="2019-05-31T12:22:00Z"/>
                <w:rStyle w:val="Datatype"/>
              </w:rPr>
            </w:pPr>
            <w:del w:id="19274" w:author="Andreas Kuehne" w:date="2019-05-31T12:22:00Z">
              <w:r w:rsidRPr="002062A5" w:rsidDel="00B33063">
                <w:rPr>
                  <w:rStyle w:val="Datatype"/>
                </w:rPr>
                <w:delText>b64Data</w:delText>
              </w:r>
              <w:bookmarkStart w:id="19275" w:name="_Toc10201460"/>
              <w:bookmarkEnd w:id="19275"/>
            </w:del>
          </w:p>
        </w:tc>
        <w:bookmarkStart w:id="19276" w:name="_Toc10201461"/>
        <w:bookmarkEnd w:id="19276"/>
      </w:tr>
      <w:tr w:rsidR="00564C22" w:rsidDel="00B33063" w14:paraId="327D5F18" w14:textId="3FB1ABBE" w:rsidTr="00564C22">
        <w:trPr>
          <w:del w:id="192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FFE03A" w14:textId="69B76BC5" w:rsidR="00564C22" w:rsidRPr="002062A5" w:rsidDel="00B33063" w:rsidRDefault="009B1AF1" w:rsidP="00564C22">
            <w:pPr>
              <w:pStyle w:val="Beschriftung"/>
              <w:rPr>
                <w:del w:id="19278" w:author="Andreas Kuehne" w:date="2019-05-31T12:22:00Z"/>
                <w:rStyle w:val="Datatype"/>
                <w:b w:val="0"/>
                <w:bCs w:val="0"/>
              </w:rPr>
            </w:pPr>
            <w:del w:id="19279" w:author="Andreas Kuehne" w:date="2019-05-31T12:22:00Z">
              <w:r w:rsidRPr="002062A5" w:rsidDel="00B33063">
                <w:rPr>
                  <w:rStyle w:val="Datatype"/>
                </w:rPr>
                <w:delText>WhichReference</w:delText>
              </w:r>
              <w:bookmarkStart w:id="19280" w:name="_Toc10201462"/>
              <w:bookmarkEnd w:id="19280"/>
            </w:del>
          </w:p>
        </w:tc>
        <w:tc>
          <w:tcPr>
            <w:tcW w:w="4675" w:type="dxa"/>
          </w:tcPr>
          <w:p w14:paraId="7549FD0A" w14:textId="065D2D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81" w:author="Andreas Kuehne" w:date="2019-05-31T12:22:00Z"/>
                <w:rStyle w:val="Datatype"/>
              </w:rPr>
            </w:pPr>
            <w:del w:id="19282" w:author="Andreas Kuehne" w:date="2019-05-31T12:22:00Z">
              <w:r w:rsidRPr="002062A5" w:rsidDel="00B33063">
                <w:rPr>
                  <w:rStyle w:val="Datatype"/>
                </w:rPr>
                <w:delText>whichRef</w:delText>
              </w:r>
              <w:bookmarkStart w:id="19283" w:name="_Toc10201463"/>
              <w:bookmarkEnd w:id="19283"/>
            </w:del>
          </w:p>
        </w:tc>
        <w:bookmarkStart w:id="19284" w:name="_Toc10201464"/>
        <w:bookmarkEnd w:id="19284"/>
      </w:tr>
    </w:tbl>
    <w:p w14:paraId="0EB5FC4E" w14:textId="236CE375" w:rsidR="00564C22" w:rsidRPr="0202B381" w:rsidDel="00B33063" w:rsidRDefault="009B1AF1" w:rsidP="00564C22">
      <w:pPr>
        <w:rPr>
          <w:del w:id="19285" w:author="Andreas Kuehne" w:date="2019-05-31T12:22:00Z"/>
        </w:rPr>
      </w:pPr>
      <w:del w:id="192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287" w:name="_Toc10201465"/>
        <w:bookmarkEnd w:id="19287"/>
      </w:del>
    </w:p>
    <w:p w14:paraId="769CF4FB" w14:textId="73340A74" w:rsidR="00564C22" w:rsidDel="00B33063" w:rsidRDefault="009B1AF1" w:rsidP="00564C22">
      <w:pPr>
        <w:pStyle w:val="Code"/>
        <w:spacing w:line="259" w:lineRule="auto"/>
        <w:rPr>
          <w:del w:id="19288" w:author="Andreas Kuehne" w:date="2019-05-31T12:22:00Z"/>
        </w:rPr>
      </w:pPr>
      <w:del w:id="19289" w:author="Andreas Kuehne" w:date="2019-05-31T12:22:00Z">
        <w:r w:rsidDel="00B33063">
          <w:rPr>
            <w:color w:val="31849B" w:themeColor="accent5" w:themeShade="BF"/>
          </w:rPr>
          <w:delText>"dss2-TransformedDataType"</w:delText>
        </w:r>
        <w:r w:rsidDel="00B33063">
          <w:delText>: {</w:delText>
        </w:r>
        <w:bookmarkStart w:id="19290" w:name="_Toc10201466"/>
        <w:bookmarkEnd w:id="19290"/>
      </w:del>
    </w:p>
    <w:p w14:paraId="7E6F274F" w14:textId="440D955B" w:rsidR="00564C22" w:rsidDel="00B33063" w:rsidRDefault="009B1AF1" w:rsidP="00564C22">
      <w:pPr>
        <w:pStyle w:val="Code"/>
        <w:spacing w:line="259" w:lineRule="auto"/>
        <w:rPr>
          <w:del w:id="19291" w:author="Andreas Kuehne" w:date="2019-05-31T12:22:00Z"/>
        </w:rPr>
      </w:pPr>
      <w:del w:id="192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293" w:name="_Toc10201467"/>
        <w:bookmarkEnd w:id="19293"/>
      </w:del>
    </w:p>
    <w:p w14:paraId="0943F1B8" w14:textId="5DFCABBA" w:rsidR="00564C22" w:rsidDel="00B33063" w:rsidRDefault="009B1AF1" w:rsidP="00564C22">
      <w:pPr>
        <w:pStyle w:val="Code"/>
        <w:spacing w:line="259" w:lineRule="auto"/>
        <w:rPr>
          <w:del w:id="19294" w:author="Andreas Kuehne" w:date="2019-05-31T12:22:00Z"/>
        </w:rPr>
      </w:pPr>
      <w:del w:id="19295" w:author="Andreas Kuehne" w:date="2019-05-31T12:22:00Z">
        <w:r w:rsidDel="00B33063">
          <w:rPr>
            <w:color w:val="31849B" w:themeColor="accent5" w:themeShade="BF"/>
          </w:rPr>
          <w:delText xml:space="preserve">  "properties"</w:delText>
        </w:r>
        <w:r w:rsidDel="00B33063">
          <w:delText>: {</w:delText>
        </w:r>
        <w:bookmarkStart w:id="19296" w:name="_Toc10201468"/>
        <w:bookmarkEnd w:id="19296"/>
      </w:del>
    </w:p>
    <w:p w14:paraId="0E9CE89A" w14:textId="5FC10BE4" w:rsidR="00564C22" w:rsidDel="00B33063" w:rsidRDefault="009B1AF1" w:rsidP="00564C22">
      <w:pPr>
        <w:pStyle w:val="Code"/>
        <w:spacing w:line="259" w:lineRule="auto"/>
        <w:rPr>
          <w:del w:id="19297" w:author="Andreas Kuehne" w:date="2019-05-31T12:22:00Z"/>
        </w:rPr>
      </w:pPr>
      <w:del w:id="19298" w:author="Andreas Kuehne" w:date="2019-05-31T12:22:00Z">
        <w:r w:rsidDel="00B33063">
          <w:rPr>
            <w:color w:val="31849B" w:themeColor="accent5" w:themeShade="BF"/>
          </w:rPr>
          <w:delText xml:space="preserve">    "ID"</w:delText>
        </w:r>
        <w:r w:rsidDel="00B33063">
          <w:delText>: {</w:delText>
        </w:r>
        <w:bookmarkStart w:id="19299" w:name="_Toc10201469"/>
        <w:bookmarkEnd w:id="19299"/>
      </w:del>
    </w:p>
    <w:p w14:paraId="34941DBC" w14:textId="044AD28D" w:rsidR="00564C22" w:rsidDel="00B33063" w:rsidRDefault="009B1AF1" w:rsidP="00564C22">
      <w:pPr>
        <w:pStyle w:val="Code"/>
        <w:spacing w:line="259" w:lineRule="auto"/>
        <w:rPr>
          <w:del w:id="19300" w:author="Andreas Kuehne" w:date="2019-05-31T12:22:00Z"/>
        </w:rPr>
      </w:pPr>
      <w:del w:id="193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302" w:name="_Toc10201470"/>
        <w:bookmarkEnd w:id="19302"/>
      </w:del>
    </w:p>
    <w:p w14:paraId="31457B35" w14:textId="48366DBB" w:rsidR="00564C22" w:rsidDel="00B33063" w:rsidRDefault="009B1AF1" w:rsidP="00564C22">
      <w:pPr>
        <w:pStyle w:val="Code"/>
        <w:spacing w:line="259" w:lineRule="auto"/>
        <w:rPr>
          <w:del w:id="19303" w:author="Andreas Kuehne" w:date="2019-05-31T12:22:00Z"/>
        </w:rPr>
      </w:pPr>
      <w:del w:id="19304" w:author="Andreas Kuehne" w:date="2019-05-31T12:22:00Z">
        <w:r w:rsidDel="00B33063">
          <w:delText xml:space="preserve">    },</w:delText>
        </w:r>
        <w:bookmarkStart w:id="19305" w:name="_Toc10201471"/>
        <w:bookmarkEnd w:id="19305"/>
      </w:del>
    </w:p>
    <w:p w14:paraId="519465C9" w14:textId="01F45FC4" w:rsidR="00564C22" w:rsidDel="00B33063" w:rsidRDefault="009B1AF1" w:rsidP="00564C22">
      <w:pPr>
        <w:pStyle w:val="Code"/>
        <w:spacing w:line="259" w:lineRule="auto"/>
        <w:rPr>
          <w:del w:id="19306" w:author="Andreas Kuehne" w:date="2019-05-31T12:22:00Z"/>
        </w:rPr>
      </w:pPr>
      <w:del w:id="19307" w:author="Andreas Kuehne" w:date="2019-05-31T12:22:00Z">
        <w:r w:rsidDel="00B33063">
          <w:rPr>
            <w:color w:val="31849B" w:themeColor="accent5" w:themeShade="BF"/>
          </w:rPr>
          <w:delText xml:space="preserve">    "refURI"</w:delText>
        </w:r>
        <w:r w:rsidDel="00B33063">
          <w:delText>: {</w:delText>
        </w:r>
        <w:bookmarkStart w:id="19308" w:name="_Toc10201472"/>
        <w:bookmarkEnd w:id="19308"/>
      </w:del>
    </w:p>
    <w:p w14:paraId="4511BF70" w14:textId="64A9FCDD" w:rsidR="00564C22" w:rsidDel="00B33063" w:rsidRDefault="009B1AF1" w:rsidP="00564C22">
      <w:pPr>
        <w:pStyle w:val="Code"/>
        <w:spacing w:line="259" w:lineRule="auto"/>
        <w:rPr>
          <w:del w:id="19309" w:author="Andreas Kuehne" w:date="2019-05-31T12:22:00Z"/>
        </w:rPr>
      </w:pPr>
      <w:del w:id="19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311" w:name="_Toc10201473"/>
        <w:bookmarkEnd w:id="19311"/>
      </w:del>
    </w:p>
    <w:p w14:paraId="54EA0959" w14:textId="5FA0B18A" w:rsidR="00564C22" w:rsidDel="00B33063" w:rsidRDefault="009B1AF1" w:rsidP="00564C22">
      <w:pPr>
        <w:pStyle w:val="Code"/>
        <w:spacing w:line="259" w:lineRule="auto"/>
        <w:rPr>
          <w:del w:id="19312" w:author="Andreas Kuehne" w:date="2019-05-31T12:22:00Z"/>
        </w:rPr>
      </w:pPr>
      <w:del w:id="19313" w:author="Andreas Kuehne" w:date="2019-05-31T12:22:00Z">
        <w:r w:rsidDel="00B33063">
          <w:delText xml:space="preserve">    },</w:delText>
        </w:r>
        <w:bookmarkStart w:id="19314" w:name="_Toc10201474"/>
        <w:bookmarkEnd w:id="19314"/>
      </w:del>
    </w:p>
    <w:p w14:paraId="3175771F" w14:textId="75DDCDBC" w:rsidR="00564C22" w:rsidDel="00B33063" w:rsidRDefault="009B1AF1" w:rsidP="00564C22">
      <w:pPr>
        <w:pStyle w:val="Code"/>
        <w:spacing w:line="259" w:lineRule="auto"/>
        <w:rPr>
          <w:del w:id="19315" w:author="Andreas Kuehne" w:date="2019-05-31T12:22:00Z"/>
        </w:rPr>
      </w:pPr>
      <w:del w:id="19316" w:author="Andreas Kuehne" w:date="2019-05-31T12:22:00Z">
        <w:r w:rsidDel="00B33063">
          <w:rPr>
            <w:color w:val="31849B" w:themeColor="accent5" w:themeShade="BF"/>
          </w:rPr>
          <w:delText xml:space="preserve">    "refType"</w:delText>
        </w:r>
        <w:r w:rsidDel="00B33063">
          <w:delText>: {</w:delText>
        </w:r>
        <w:bookmarkStart w:id="19317" w:name="_Toc10201475"/>
        <w:bookmarkEnd w:id="19317"/>
      </w:del>
    </w:p>
    <w:p w14:paraId="0267A74C" w14:textId="343BD0C5" w:rsidR="00564C22" w:rsidDel="00B33063" w:rsidRDefault="009B1AF1" w:rsidP="00564C22">
      <w:pPr>
        <w:pStyle w:val="Code"/>
        <w:spacing w:line="259" w:lineRule="auto"/>
        <w:rPr>
          <w:del w:id="19318" w:author="Andreas Kuehne" w:date="2019-05-31T12:22:00Z"/>
        </w:rPr>
      </w:pPr>
      <w:del w:id="1931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320" w:name="_Toc10201476"/>
        <w:bookmarkEnd w:id="19320"/>
      </w:del>
    </w:p>
    <w:p w14:paraId="5D89C994" w14:textId="1F0D1B5C" w:rsidR="00564C22" w:rsidDel="00B33063" w:rsidRDefault="009B1AF1" w:rsidP="00564C22">
      <w:pPr>
        <w:pStyle w:val="Code"/>
        <w:spacing w:line="259" w:lineRule="auto"/>
        <w:rPr>
          <w:del w:id="19321" w:author="Andreas Kuehne" w:date="2019-05-31T12:22:00Z"/>
        </w:rPr>
      </w:pPr>
      <w:del w:id="19322" w:author="Andreas Kuehne" w:date="2019-05-31T12:22:00Z">
        <w:r w:rsidDel="00B33063">
          <w:delText xml:space="preserve">    },</w:delText>
        </w:r>
        <w:bookmarkStart w:id="19323" w:name="_Toc10201477"/>
        <w:bookmarkEnd w:id="19323"/>
      </w:del>
    </w:p>
    <w:p w14:paraId="0A070ABD" w14:textId="234F20EA" w:rsidR="00564C22" w:rsidDel="00B33063" w:rsidRDefault="009B1AF1" w:rsidP="00564C22">
      <w:pPr>
        <w:pStyle w:val="Code"/>
        <w:spacing w:line="259" w:lineRule="auto"/>
        <w:rPr>
          <w:del w:id="19324" w:author="Andreas Kuehne" w:date="2019-05-31T12:22:00Z"/>
        </w:rPr>
      </w:pPr>
      <w:del w:id="19325" w:author="Andreas Kuehne" w:date="2019-05-31T12:22:00Z">
        <w:r w:rsidDel="00B33063">
          <w:rPr>
            <w:color w:val="31849B" w:themeColor="accent5" w:themeShade="BF"/>
          </w:rPr>
          <w:delText xml:space="preserve">    "schemaRefs"</w:delText>
        </w:r>
        <w:r w:rsidDel="00B33063">
          <w:delText>: {</w:delText>
        </w:r>
        <w:bookmarkStart w:id="19326" w:name="_Toc10201478"/>
        <w:bookmarkEnd w:id="19326"/>
      </w:del>
    </w:p>
    <w:p w14:paraId="4B33A237" w14:textId="4C978C66" w:rsidR="00564C22" w:rsidDel="00B33063" w:rsidRDefault="009B1AF1" w:rsidP="00564C22">
      <w:pPr>
        <w:pStyle w:val="Code"/>
        <w:spacing w:line="259" w:lineRule="auto"/>
        <w:rPr>
          <w:del w:id="19327" w:author="Andreas Kuehne" w:date="2019-05-31T12:22:00Z"/>
        </w:rPr>
      </w:pPr>
      <w:del w:id="193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329" w:name="_Toc10201479"/>
        <w:bookmarkEnd w:id="19329"/>
      </w:del>
    </w:p>
    <w:p w14:paraId="16E3029B" w14:textId="53DC78B6" w:rsidR="00564C22" w:rsidDel="00B33063" w:rsidRDefault="009B1AF1" w:rsidP="00564C22">
      <w:pPr>
        <w:pStyle w:val="Code"/>
        <w:spacing w:line="259" w:lineRule="auto"/>
        <w:rPr>
          <w:del w:id="19330" w:author="Andreas Kuehne" w:date="2019-05-31T12:22:00Z"/>
        </w:rPr>
      </w:pPr>
      <w:del w:id="19331" w:author="Andreas Kuehne" w:date="2019-05-31T12:22:00Z">
        <w:r w:rsidDel="00B33063">
          <w:rPr>
            <w:color w:val="31849B" w:themeColor="accent5" w:themeShade="BF"/>
          </w:rPr>
          <w:delText xml:space="preserve">      "items"</w:delText>
        </w:r>
        <w:r w:rsidDel="00B33063">
          <w:delText>: {</w:delText>
        </w:r>
        <w:bookmarkStart w:id="19332" w:name="_Toc10201480"/>
        <w:bookmarkEnd w:id="19332"/>
      </w:del>
    </w:p>
    <w:p w14:paraId="1DE7B9FF" w14:textId="77B8B758" w:rsidR="00564C22" w:rsidDel="00B33063" w:rsidRDefault="009B1AF1" w:rsidP="00564C22">
      <w:pPr>
        <w:pStyle w:val="Code"/>
        <w:spacing w:line="259" w:lineRule="auto"/>
        <w:rPr>
          <w:del w:id="19333" w:author="Andreas Kuehne" w:date="2019-05-31T12:22:00Z"/>
        </w:rPr>
      </w:pPr>
      <w:del w:id="1933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9335" w:name="_Toc10201481"/>
        <w:bookmarkEnd w:id="19335"/>
      </w:del>
    </w:p>
    <w:p w14:paraId="5DD71C44" w14:textId="40189A74" w:rsidR="00564C22" w:rsidDel="00B33063" w:rsidRDefault="009B1AF1" w:rsidP="00564C22">
      <w:pPr>
        <w:pStyle w:val="Code"/>
        <w:spacing w:line="259" w:lineRule="auto"/>
        <w:rPr>
          <w:del w:id="19336" w:author="Andreas Kuehne" w:date="2019-05-31T12:22:00Z"/>
        </w:rPr>
      </w:pPr>
      <w:del w:id="19337" w:author="Andreas Kuehne" w:date="2019-05-31T12:22:00Z">
        <w:r w:rsidDel="00B33063">
          <w:delText xml:space="preserve">      }</w:delText>
        </w:r>
        <w:bookmarkStart w:id="19338" w:name="_Toc10201482"/>
        <w:bookmarkEnd w:id="19338"/>
      </w:del>
    </w:p>
    <w:p w14:paraId="20643220" w14:textId="51A88DBF" w:rsidR="00564C22" w:rsidDel="00B33063" w:rsidRDefault="009B1AF1" w:rsidP="00564C22">
      <w:pPr>
        <w:pStyle w:val="Code"/>
        <w:spacing w:line="259" w:lineRule="auto"/>
        <w:rPr>
          <w:del w:id="19339" w:author="Andreas Kuehne" w:date="2019-05-31T12:22:00Z"/>
        </w:rPr>
      </w:pPr>
      <w:del w:id="19340" w:author="Andreas Kuehne" w:date="2019-05-31T12:22:00Z">
        <w:r w:rsidDel="00B33063">
          <w:delText xml:space="preserve">    },</w:delText>
        </w:r>
        <w:bookmarkStart w:id="19341" w:name="_Toc10201483"/>
        <w:bookmarkEnd w:id="19341"/>
      </w:del>
    </w:p>
    <w:p w14:paraId="3EE3ABCC" w14:textId="70CD567F" w:rsidR="00564C22" w:rsidDel="00B33063" w:rsidRDefault="009B1AF1" w:rsidP="00564C22">
      <w:pPr>
        <w:pStyle w:val="Code"/>
        <w:spacing w:line="259" w:lineRule="auto"/>
        <w:rPr>
          <w:del w:id="19342" w:author="Andreas Kuehne" w:date="2019-05-31T12:22:00Z"/>
        </w:rPr>
      </w:pPr>
      <w:del w:id="19343" w:author="Andreas Kuehne" w:date="2019-05-31T12:22:00Z">
        <w:r w:rsidDel="00B33063">
          <w:rPr>
            <w:color w:val="31849B" w:themeColor="accent5" w:themeShade="BF"/>
          </w:rPr>
          <w:delText xml:space="preserve">    "transforms"</w:delText>
        </w:r>
        <w:r w:rsidDel="00B33063">
          <w:delText>: {</w:delText>
        </w:r>
        <w:bookmarkStart w:id="19344" w:name="_Toc10201484"/>
        <w:bookmarkEnd w:id="19344"/>
      </w:del>
    </w:p>
    <w:p w14:paraId="3F429776" w14:textId="5F881924" w:rsidR="00564C22" w:rsidDel="00B33063" w:rsidRDefault="009B1AF1" w:rsidP="00564C22">
      <w:pPr>
        <w:pStyle w:val="Code"/>
        <w:spacing w:line="259" w:lineRule="auto"/>
        <w:rPr>
          <w:del w:id="19345" w:author="Andreas Kuehne" w:date="2019-05-31T12:22:00Z"/>
        </w:rPr>
      </w:pPr>
      <w:del w:id="1934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9347" w:name="_Toc10201485"/>
        <w:bookmarkEnd w:id="19347"/>
      </w:del>
    </w:p>
    <w:p w14:paraId="78B96859" w14:textId="4B325A93" w:rsidR="00564C22" w:rsidDel="00B33063" w:rsidRDefault="009B1AF1" w:rsidP="00564C22">
      <w:pPr>
        <w:pStyle w:val="Code"/>
        <w:spacing w:line="259" w:lineRule="auto"/>
        <w:rPr>
          <w:del w:id="19348" w:author="Andreas Kuehne" w:date="2019-05-31T12:22:00Z"/>
        </w:rPr>
      </w:pPr>
      <w:del w:id="19349" w:author="Andreas Kuehne" w:date="2019-05-31T12:22:00Z">
        <w:r w:rsidDel="00B33063">
          <w:delText xml:space="preserve">    },</w:delText>
        </w:r>
        <w:bookmarkStart w:id="19350" w:name="_Toc10201486"/>
        <w:bookmarkEnd w:id="19350"/>
      </w:del>
    </w:p>
    <w:p w14:paraId="7BE52067" w14:textId="1D837E1B" w:rsidR="00564C22" w:rsidDel="00B33063" w:rsidRDefault="009B1AF1" w:rsidP="00564C22">
      <w:pPr>
        <w:pStyle w:val="Code"/>
        <w:spacing w:line="259" w:lineRule="auto"/>
        <w:rPr>
          <w:del w:id="19351" w:author="Andreas Kuehne" w:date="2019-05-31T12:22:00Z"/>
        </w:rPr>
      </w:pPr>
      <w:del w:id="19352" w:author="Andreas Kuehne" w:date="2019-05-31T12:22:00Z">
        <w:r w:rsidDel="00B33063">
          <w:rPr>
            <w:color w:val="31849B" w:themeColor="accent5" w:themeShade="BF"/>
          </w:rPr>
          <w:delText xml:space="preserve">    "b64Data"</w:delText>
        </w:r>
        <w:r w:rsidDel="00B33063">
          <w:delText>: {</w:delText>
        </w:r>
        <w:bookmarkStart w:id="19353" w:name="_Toc10201487"/>
        <w:bookmarkEnd w:id="19353"/>
      </w:del>
    </w:p>
    <w:p w14:paraId="20191C36" w14:textId="52EA0E5E" w:rsidR="00564C22" w:rsidDel="00B33063" w:rsidRDefault="009B1AF1" w:rsidP="00564C22">
      <w:pPr>
        <w:pStyle w:val="Code"/>
        <w:spacing w:line="259" w:lineRule="auto"/>
        <w:rPr>
          <w:del w:id="19354" w:author="Andreas Kuehne" w:date="2019-05-31T12:22:00Z"/>
        </w:rPr>
      </w:pPr>
      <w:del w:id="1935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9356" w:name="_Toc10201488"/>
        <w:bookmarkEnd w:id="19356"/>
      </w:del>
    </w:p>
    <w:p w14:paraId="7E5C02C7" w14:textId="4C5123EB" w:rsidR="00564C22" w:rsidDel="00B33063" w:rsidRDefault="009B1AF1" w:rsidP="00564C22">
      <w:pPr>
        <w:pStyle w:val="Code"/>
        <w:spacing w:line="259" w:lineRule="auto"/>
        <w:rPr>
          <w:del w:id="19357" w:author="Andreas Kuehne" w:date="2019-05-31T12:22:00Z"/>
        </w:rPr>
      </w:pPr>
      <w:del w:id="19358" w:author="Andreas Kuehne" w:date="2019-05-31T12:22:00Z">
        <w:r w:rsidDel="00B33063">
          <w:delText xml:space="preserve">    },</w:delText>
        </w:r>
        <w:bookmarkStart w:id="19359" w:name="_Toc10201489"/>
        <w:bookmarkEnd w:id="19359"/>
      </w:del>
    </w:p>
    <w:p w14:paraId="2AE39138" w14:textId="2156C4DD" w:rsidR="00564C22" w:rsidDel="00B33063" w:rsidRDefault="009B1AF1" w:rsidP="00564C22">
      <w:pPr>
        <w:pStyle w:val="Code"/>
        <w:spacing w:line="259" w:lineRule="auto"/>
        <w:rPr>
          <w:del w:id="19360" w:author="Andreas Kuehne" w:date="2019-05-31T12:22:00Z"/>
        </w:rPr>
      </w:pPr>
      <w:del w:id="19361" w:author="Andreas Kuehne" w:date="2019-05-31T12:22:00Z">
        <w:r w:rsidDel="00B33063">
          <w:rPr>
            <w:color w:val="31849B" w:themeColor="accent5" w:themeShade="BF"/>
          </w:rPr>
          <w:delText xml:space="preserve">    "whichRef"</w:delText>
        </w:r>
        <w:r w:rsidDel="00B33063">
          <w:delText>: {</w:delText>
        </w:r>
        <w:bookmarkStart w:id="19362" w:name="_Toc10201490"/>
        <w:bookmarkEnd w:id="19362"/>
      </w:del>
    </w:p>
    <w:p w14:paraId="7746CDCF" w14:textId="306BE526" w:rsidR="00564C22" w:rsidDel="00B33063" w:rsidRDefault="009B1AF1" w:rsidP="00564C22">
      <w:pPr>
        <w:pStyle w:val="Code"/>
        <w:spacing w:line="259" w:lineRule="auto"/>
        <w:rPr>
          <w:del w:id="19363" w:author="Andreas Kuehne" w:date="2019-05-31T12:22:00Z"/>
        </w:rPr>
      </w:pPr>
      <w:del w:id="193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9365" w:name="_Toc10201491"/>
        <w:bookmarkEnd w:id="19365"/>
      </w:del>
    </w:p>
    <w:p w14:paraId="72526E70" w14:textId="368017D1" w:rsidR="00564C22" w:rsidDel="00B33063" w:rsidRDefault="009B1AF1" w:rsidP="00564C22">
      <w:pPr>
        <w:pStyle w:val="Code"/>
        <w:spacing w:line="259" w:lineRule="auto"/>
        <w:rPr>
          <w:del w:id="19366" w:author="Andreas Kuehne" w:date="2019-05-31T12:22:00Z"/>
        </w:rPr>
      </w:pPr>
      <w:del w:id="19367" w:author="Andreas Kuehne" w:date="2019-05-31T12:22:00Z">
        <w:r w:rsidDel="00B33063">
          <w:delText xml:space="preserve">    }</w:delText>
        </w:r>
        <w:bookmarkStart w:id="19368" w:name="_Toc10201492"/>
        <w:bookmarkEnd w:id="19368"/>
      </w:del>
    </w:p>
    <w:p w14:paraId="5F63C2C9" w14:textId="0BA0D056" w:rsidR="00564C22" w:rsidDel="00B33063" w:rsidRDefault="009B1AF1" w:rsidP="00564C22">
      <w:pPr>
        <w:pStyle w:val="Code"/>
        <w:spacing w:line="259" w:lineRule="auto"/>
        <w:rPr>
          <w:del w:id="19369" w:author="Andreas Kuehne" w:date="2019-05-31T12:22:00Z"/>
        </w:rPr>
      </w:pPr>
      <w:del w:id="19370" w:author="Andreas Kuehne" w:date="2019-05-31T12:22:00Z">
        <w:r w:rsidDel="00B33063">
          <w:delText xml:space="preserve">  },</w:delText>
        </w:r>
        <w:bookmarkStart w:id="19371" w:name="_Toc10201493"/>
        <w:bookmarkEnd w:id="19371"/>
      </w:del>
    </w:p>
    <w:p w14:paraId="11347BDA" w14:textId="41D0F3E7" w:rsidR="00564C22" w:rsidDel="00B33063" w:rsidRDefault="009B1AF1" w:rsidP="00564C22">
      <w:pPr>
        <w:pStyle w:val="Code"/>
        <w:spacing w:line="259" w:lineRule="auto"/>
        <w:rPr>
          <w:del w:id="19372" w:author="Andreas Kuehne" w:date="2019-05-31T12:22:00Z"/>
        </w:rPr>
      </w:pPr>
      <w:del w:id="1937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9374" w:name="_Toc10201494"/>
        <w:bookmarkEnd w:id="19374"/>
      </w:del>
    </w:p>
    <w:p w14:paraId="25802414" w14:textId="462E7723" w:rsidR="00564C22" w:rsidDel="00B33063" w:rsidRDefault="009B1AF1" w:rsidP="00564C22">
      <w:pPr>
        <w:pStyle w:val="Code"/>
        <w:spacing w:line="259" w:lineRule="auto"/>
        <w:rPr>
          <w:del w:id="19375" w:author="Andreas Kuehne" w:date="2019-05-31T12:22:00Z"/>
        </w:rPr>
      </w:pPr>
      <w:del w:id="19376" w:author="Andreas Kuehne" w:date="2019-05-31T12:22:00Z">
        <w:r w:rsidDel="00B33063">
          <w:delText>}</w:delText>
        </w:r>
        <w:bookmarkStart w:id="19377" w:name="_Toc10201495"/>
        <w:bookmarkEnd w:id="19377"/>
      </w:del>
    </w:p>
    <w:p w14:paraId="3FF4CA7D" w14:textId="7F9D5B1E" w:rsidR="00564C22" w:rsidDel="00B33063" w:rsidRDefault="00564C22" w:rsidP="00564C22">
      <w:pPr>
        <w:rPr>
          <w:del w:id="19378" w:author="Andreas Kuehne" w:date="2019-05-31T12:22:00Z"/>
        </w:rPr>
      </w:pPr>
      <w:bookmarkStart w:id="19379" w:name="_Toc10201496"/>
      <w:bookmarkEnd w:id="19379"/>
    </w:p>
    <w:p w14:paraId="2D08F23B" w14:textId="4DC4C466" w:rsidR="00564C22" w:rsidDel="00B33063" w:rsidRDefault="009B1AF1" w:rsidP="00564C22">
      <w:pPr>
        <w:pStyle w:val="berschrift4"/>
        <w:rPr>
          <w:del w:id="19380" w:author="Andreas Kuehne" w:date="2019-05-31T12:22:00Z"/>
        </w:rPr>
      </w:pPr>
      <w:del w:id="19381" w:author="Andreas Kuehne" w:date="2019-05-31T12:22:00Z">
        <w:r w:rsidDel="00B33063">
          <w:delText>TransformedData – XML Syntax</w:delText>
        </w:r>
        <w:bookmarkStart w:id="19382" w:name="_Toc10201497"/>
        <w:bookmarkEnd w:id="19382"/>
      </w:del>
    </w:p>
    <w:p w14:paraId="4B418C96" w14:textId="263433D8" w:rsidR="00564C22" w:rsidRPr="5404FA76" w:rsidDel="00B33063" w:rsidRDefault="009B1AF1" w:rsidP="00564C22">
      <w:pPr>
        <w:rPr>
          <w:del w:id="19383" w:author="Andreas Kuehne" w:date="2019-05-31T12:22:00Z"/>
        </w:rPr>
      </w:pPr>
      <w:del w:id="19384" w:author="Andreas Kuehne" w:date="2019-05-31T12:22:00Z">
        <w:r w:rsidRPr="0CCF9147" w:rsidDel="00B33063">
          <w:delText xml:space="preserve">The XML type </w:delText>
        </w:r>
        <w:r w:rsidRPr="002062A5" w:rsidDel="00B33063">
          <w:rPr>
            <w:rFonts w:ascii="Courier New" w:eastAsia="Courier New" w:hAnsi="Courier New" w:cs="Courier New"/>
          </w:rPr>
          <w:delText>TransformedDataType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TransformedData</w:delText>
        </w:r>
        <w:r w:rsidDel="00B33063">
          <w:delText xml:space="preserve"> </w:delText>
        </w:r>
        <w:r w:rsidRPr="005A6FFD" w:rsidDel="00B33063">
          <w:delText>component.</w:delText>
        </w:r>
        <w:bookmarkStart w:id="19385" w:name="_Toc10201498"/>
        <w:bookmarkEnd w:id="19385"/>
      </w:del>
    </w:p>
    <w:p w14:paraId="2CBB3773" w14:textId="67BFF52D" w:rsidR="00564C22" w:rsidDel="00B33063" w:rsidRDefault="009B1AF1" w:rsidP="00564C22">
      <w:pPr>
        <w:rPr>
          <w:del w:id="19386" w:author="Andreas Kuehne" w:date="2019-05-31T12:22:00Z"/>
        </w:rPr>
      </w:pPr>
      <w:del w:id="193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388" w:name="_Toc10201499"/>
        <w:bookmarkEnd w:id="19388"/>
      </w:del>
    </w:p>
    <w:p w14:paraId="254B1244" w14:textId="42415D85" w:rsidR="00564C22" w:rsidDel="00B33063" w:rsidRDefault="009B1AF1" w:rsidP="00564C22">
      <w:pPr>
        <w:pStyle w:val="Code"/>
        <w:rPr>
          <w:del w:id="19389" w:author="Andreas Kuehne" w:date="2019-05-31T12:22:00Z"/>
        </w:rPr>
      </w:pPr>
      <w:del w:id="1939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TransformedDataType</w:delText>
        </w:r>
        <w:r w:rsidDel="00B33063">
          <w:rPr>
            <w:color w:val="943634" w:themeColor="accent2" w:themeShade="BF"/>
          </w:rPr>
          <w:delText>"</w:delText>
        </w:r>
        <w:r w:rsidDel="00B33063">
          <w:rPr>
            <w:color w:val="31849B" w:themeColor="accent5" w:themeShade="BF"/>
          </w:rPr>
          <w:delText>&gt;</w:delText>
        </w:r>
        <w:bookmarkStart w:id="19391" w:name="_Toc10201500"/>
        <w:bookmarkEnd w:id="19391"/>
      </w:del>
    </w:p>
    <w:p w14:paraId="4C088C3A" w14:textId="7C7B8AA6" w:rsidR="00564C22" w:rsidDel="00B33063" w:rsidRDefault="009B1AF1" w:rsidP="00564C22">
      <w:pPr>
        <w:pStyle w:val="Code"/>
        <w:rPr>
          <w:del w:id="19392" w:author="Andreas Kuehne" w:date="2019-05-31T12:22:00Z"/>
        </w:rPr>
      </w:pPr>
      <w:del w:id="19393" w:author="Andreas Kuehne" w:date="2019-05-31T12:22:00Z">
        <w:r w:rsidDel="00B33063">
          <w:rPr>
            <w:color w:val="31849B" w:themeColor="accent5" w:themeShade="BF"/>
          </w:rPr>
          <w:delText xml:space="preserve">  &lt;xs:complexContent&gt;</w:delText>
        </w:r>
        <w:bookmarkStart w:id="19394" w:name="_Toc10201501"/>
        <w:bookmarkEnd w:id="19394"/>
      </w:del>
    </w:p>
    <w:p w14:paraId="7EF85885" w14:textId="5C3B050D" w:rsidR="00564C22" w:rsidDel="00B33063" w:rsidRDefault="009B1AF1" w:rsidP="00564C22">
      <w:pPr>
        <w:pStyle w:val="Code"/>
        <w:rPr>
          <w:del w:id="19395" w:author="Andreas Kuehne" w:date="2019-05-31T12:22:00Z"/>
        </w:rPr>
      </w:pPr>
      <w:del w:id="1939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9397" w:name="_Toc10201502"/>
        <w:bookmarkEnd w:id="19397"/>
      </w:del>
    </w:p>
    <w:p w14:paraId="1868E326" w14:textId="5D9283CA" w:rsidR="00564C22" w:rsidDel="00B33063" w:rsidRDefault="009B1AF1" w:rsidP="00564C22">
      <w:pPr>
        <w:pStyle w:val="Code"/>
        <w:rPr>
          <w:del w:id="19398" w:author="Andreas Kuehne" w:date="2019-05-31T12:22:00Z"/>
        </w:rPr>
      </w:pPr>
      <w:del w:id="19399" w:author="Andreas Kuehne" w:date="2019-05-31T12:22:00Z">
        <w:r w:rsidDel="00B33063">
          <w:rPr>
            <w:color w:val="31849B" w:themeColor="accent5" w:themeShade="BF"/>
          </w:rPr>
          <w:delText xml:space="preserve">      &lt;xs:sequence&gt;</w:delText>
        </w:r>
        <w:bookmarkStart w:id="19400" w:name="_Toc10201503"/>
        <w:bookmarkEnd w:id="19400"/>
      </w:del>
    </w:p>
    <w:p w14:paraId="0ADEF3F6" w14:textId="01B54B07" w:rsidR="00564C22" w:rsidDel="00B33063" w:rsidRDefault="009B1AF1" w:rsidP="00564C22">
      <w:pPr>
        <w:pStyle w:val="Code"/>
        <w:rPr>
          <w:del w:id="19401" w:author="Andreas Kuehne" w:date="2019-05-31T12:22:00Z"/>
        </w:rPr>
      </w:pPr>
      <w:del w:id="194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403" w:name="_Toc10201504"/>
        <w:bookmarkEnd w:id="19403"/>
      </w:del>
    </w:p>
    <w:p w14:paraId="2641DEF7" w14:textId="35045DDC" w:rsidR="00564C22" w:rsidDel="00B33063" w:rsidRDefault="009B1AF1" w:rsidP="00564C22">
      <w:pPr>
        <w:pStyle w:val="Code"/>
        <w:rPr>
          <w:del w:id="19404" w:author="Andreas Kuehne" w:date="2019-05-31T12:22:00Z"/>
        </w:rPr>
      </w:pPr>
      <w:del w:id="1940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9406" w:name="_Toc10201505"/>
        <w:bookmarkEnd w:id="19406"/>
      </w:del>
    </w:p>
    <w:p w14:paraId="48135EDB" w14:textId="02F0E7C4" w:rsidR="00564C22" w:rsidDel="00B33063" w:rsidRDefault="009B1AF1" w:rsidP="00564C22">
      <w:pPr>
        <w:pStyle w:val="Code"/>
        <w:rPr>
          <w:del w:id="19407" w:author="Andreas Kuehne" w:date="2019-05-31T12:22:00Z"/>
        </w:rPr>
      </w:pPr>
      <w:del w:id="19408" w:author="Andreas Kuehne" w:date="2019-05-31T12:22:00Z">
        <w:r w:rsidDel="00B33063">
          <w:rPr>
            <w:color w:val="31849B" w:themeColor="accent5" w:themeShade="BF"/>
          </w:rPr>
          <w:delText xml:space="preserve">      &lt;/xs:sequence&gt;</w:delText>
        </w:r>
        <w:bookmarkStart w:id="19409" w:name="_Toc10201506"/>
        <w:bookmarkEnd w:id="19409"/>
      </w:del>
    </w:p>
    <w:p w14:paraId="2A2AC915" w14:textId="7A6C7752" w:rsidR="00564C22" w:rsidDel="00B33063" w:rsidRDefault="009B1AF1" w:rsidP="00564C22">
      <w:pPr>
        <w:pStyle w:val="Code"/>
        <w:rPr>
          <w:del w:id="19410" w:author="Andreas Kuehne" w:date="2019-05-31T12:22:00Z"/>
        </w:rPr>
      </w:pPr>
      <w:del w:id="194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412" w:name="_Toc10201507"/>
        <w:bookmarkEnd w:id="19412"/>
      </w:del>
    </w:p>
    <w:p w14:paraId="4670F615" w14:textId="30DDCEC7" w:rsidR="00564C22" w:rsidDel="00B33063" w:rsidRDefault="009B1AF1" w:rsidP="00564C22">
      <w:pPr>
        <w:pStyle w:val="Code"/>
        <w:rPr>
          <w:del w:id="19413" w:author="Andreas Kuehne" w:date="2019-05-31T12:22:00Z"/>
        </w:rPr>
      </w:pPr>
      <w:del w:id="19414" w:author="Andreas Kuehne" w:date="2019-05-31T12:22:00Z">
        <w:r w:rsidDel="00B33063">
          <w:rPr>
            <w:color w:val="31849B" w:themeColor="accent5" w:themeShade="BF"/>
          </w:rPr>
          <w:delText xml:space="preserve">    &lt;/xs:extension&gt;</w:delText>
        </w:r>
        <w:bookmarkStart w:id="19415" w:name="_Toc10201508"/>
        <w:bookmarkEnd w:id="19415"/>
      </w:del>
    </w:p>
    <w:p w14:paraId="769D5A18" w14:textId="213A39CF" w:rsidR="00564C22" w:rsidDel="00B33063" w:rsidRDefault="009B1AF1" w:rsidP="00564C22">
      <w:pPr>
        <w:pStyle w:val="Code"/>
        <w:rPr>
          <w:del w:id="19416" w:author="Andreas Kuehne" w:date="2019-05-31T12:22:00Z"/>
        </w:rPr>
      </w:pPr>
      <w:del w:id="19417" w:author="Andreas Kuehne" w:date="2019-05-31T12:22:00Z">
        <w:r w:rsidDel="00B33063">
          <w:rPr>
            <w:color w:val="31849B" w:themeColor="accent5" w:themeShade="BF"/>
          </w:rPr>
          <w:delText xml:space="preserve">  &lt;/xs:complexContent&gt;</w:delText>
        </w:r>
        <w:bookmarkStart w:id="19418" w:name="_Toc10201509"/>
        <w:bookmarkEnd w:id="19418"/>
      </w:del>
    </w:p>
    <w:p w14:paraId="0D963C17" w14:textId="14071649" w:rsidR="00564C22" w:rsidDel="00B33063" w:rsidRDefault="009B1AF1" w:rsidP="00564C22">
      <w:pPr>
        <w:pStyle w:val="Code"/>
        <w:rPr>
          <w:del w:id="19419" w:author="Andreas Kuehne" w:date="2019-05-31T12:22:00Z"/>
        </w:rPr>
      </w:pPr>
      <w:del w:id="19420" w:author="Andreas Kuehne" w:date="2019-05-31T12:22:00Z">
        <w:r w:rsidDel="00B33063">
          <w:rPr>
            <w:color w:val="31849B" w:themeColor="accent5" w:themeShade="BF"/>
          </w:rPr>
          <w:delText>&lt;/xs:complexType&gt;</w:delText>
        </w:r>
        <w:bookmarkStart w:id="19421" w:name="_Toc10201510"/>
        <w:bookmarkEnd w:id="19421"/>
      </w:del>
    </w:p>
    <w:p w14:paraId="578BEB16" w14:textId="09AD1F83" w:rsidR="00564C22" w:rsidDel="00B33063" w:rsidRDefault="009B1AF1" w:rsidP="00564C22">
      <w:pPr>
        <w:spacing w:line="259" w:lineRule="auto"/>
        <w:rPr>
          <w:del w:id="19422" w:author="Andreas Kuehne" w:date="2019-05-31T12:22:00Z"/>
        </w:rPr>
      </w:pPr>
      <w:del w:id="1942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TransformedDataType</w:delText>
        </w:r>
        <w:r w:rsidRPr="71C71F8C" w:rsidDel="00B33063">
          <w:delText xml:space="preserve"> </w:delText>
        </w:r>
        <w:r w:rsidDel="00B33063">
          <w:delText xml:space="preserve">XML element SHALL implement in XML syntax the sub-component that has a name equal to its local name. </w:delText>
        </w:r>
        <w:bookmarkStart w:id="19424" w:name="_Toc10201511"/>
        <w:bookmarkEnd w:id="19424"/>
      </w:del>
    </w:p>
    <w:p w14:paraId="2DC695B1" w14:textId="4A98E8BB" w:rsidR="00564C22" w:rsidDel="00B33063" w:rsidRDefault="009B1AF1" w:rsidP="00564C22">
      <w:pPr>
        <w:pStyle w:val="berschrift3"/>
        <w:rPr>
          <w:del w:id="19425" w:author="Andreas Kuehne" w:date="2019-05-31T12:22:00Z"/>
        </w:rPr>
      </w:pPr>
      <w:bookmarkStart w:id="19426" w:name="_RefComp51B1EBF5"/>
      <w:del w:id="19427" w:author="Andreas Kuehne" w:date="2019-05-31T12:22:00Z">
        <w:r w:rsidDel="00B33063">
          <w:delText>Component DocumentHash</w:delText>
        </w:r>
        <w:bookmarkStart w:id="19428" w:name="_Toc10201512"/>
        <w:bookmarkEnd w:id="19426"/>
        <w:bookmarkEnd w:id="19428"/>
      </w:del>
    </w:p>
    <w:p w14:paraId="366973F4" w14:textId="5ADD1B5B" w:rsidR="00564C22" w:rsidDel="00B33063" w:rsidRDefault="001725A5" w:rsidP="00564C22">
      <w:pPr>
        <w:rPr>
          <w:del w:id="19429" w:author="Andreas Kuehne" w:date="2019-05-31T12:22:00Z"/>
        </w:rPr>
      </w:pPr>
      <w:del w:id="19430"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DocumentHash</w:delText>
        </w:r>
        <w:r w:rsidRPr="003A06D0" w:rsidDel="00B33063">
          <w:delText xml:space="preserve"> component represents a document that will not be transported to the server but just the calculated digest of it. This may be useful to limit the amount of data transferred or to ensure privacy of the document. </w:delText>
        </w:r>
        <w:bookmarkStart w:id="19431" w:name="_Toc10201513"/>
        <w:bookmarkEnd w:id="19431"/>
      </w:del>
    </w:p>
    <w:p w14:paraId="06922A84" w14:textId="76D447A5" w:rsidR="00564C22" w:rsidDel="00B33063" w:rsidRDefault="009B1AF1" w:rsidP="00564C22">
      <w:pPr>
        <w:rPr>
          <w:del w:id="19432" w:author="Andreas Kuehne" w:date="2019-05-31T12:22:00Z"/>
        </w:rPr>
      </w:pPr>
      <w:del w:id="19433"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9434" w:name="_Toc10201514"/>
        <w:bookmarkEnd w:id="19434"/>
      </w:del>
    </w:p>
    <w:p w14:paraId="3075B962" w14:textId="605B74CD" w:rsidR="00564C22" w:rsidDel="00B33063" w:rsidRDefault="009B1AF1" w:rsidP="00564C22">
      <w:pPr>
        <w:rPr>
          <w:del w:id="19435" w:author="Andreas Kuehne" w:date="2019-05-31T12:22:00Z"/>
        </w:rPr>
      </w:pPr>
      <w:del w:id="19436" w:author="Andreas Kuehne" w:date="2019-05-31T12:22:00Z">
        <w:r w:rsidDel="00B33063">
          <w:delText>Below follows a list of the sub-components that constitute this component:</w:delText>
        </w:r>
        <w:bookmarkStart w:id="19437" w:name="_Toc10201515"/>
        <w:bookmarkEnd w:id="19437"/>
      </w:del>
    </w:p>
    <w:p w14:paraId="2F55BD9E" w14:textId="72FC6F0B" w:rsidR="00564C22" w:rsidDel="00B33063" w:rsidRDefault="009B1AF1" w:rsidP="00564C22">
      <w:pPr>
        <w:pStyle w:val="Member"/>
        <w:rPr>
          <w:del w:id="19438" w:author="Andreas Kuehne" w:date="2019-05-31T12:22:00Z"/>
        </w:rPr>
      </w:pPr>
      <w:del w:id="1943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It specifies the value for a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&lt;ds:Transforms&gt;</w:delText>
        </w:r>
        <w:r w:rsidRPr="003A06D0" w:rsidDel="00B33063">
          <w:delTex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delText>
        </w:r>
        <w:bookmarkStart w:id="19440" w:name="_Toc10201516"/>
        <w:bookmarkEnd w:id="19440"/>
      </w:del>
    </w:p>
    <w:p w14:paraId="07582826" w14:textId="09282318" w:rsidR="00564C22" w:rsidDel="00B33063" w:rsidRDefault="009B1AF1" w:rsidP="00564C22">
      <w:pPr>
        <w:pStyle w:val="Member"/>
        <w:rPr>
          <w:del w:id="19441" w:author="Andreas Kuehne" w:date="2019-05-31T12:22:00Z"/>
        </w:rPr>
      </w:pPr>
      <w:del w:id="19442" w:author="Andreas Kuehne" w:date="2019-05-31T12:22:00Z">
        <w:r w:rsidDel="00B33063">
          <w:delText xml:space="preserve">The </w:delText>
        </w:r>
        <w:r w:rsidRPr="35C1378D" w:rsidDel="00B33063">
          <w:rPr>
            <w:rStyle w:val="Datatype"/>
          </w:rPr>
          <w:delText>DigestInfos</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This element MAY contain more than one </w:delText>
        </w:r>
        <w:r w:rsidRPr="003A06D0" w:rsidDel="00B33063">
          <w:rPr>
            <w:rStyle w:val="Datatype"/>
            <w:lang w:val="en-GB"/>
          </w:rPr>
          <w:delText xml:space="preserve">DigestInfo </w:delText>
        </w:r>
        <w:r w:rsidRPr="003A06D0" w:rsidDel="00B33063">
          <w:delTex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delText>
        </w:r>
        <w:bookmarkStart w:id="19443" w:name="_Toc10201517"/>
        <w:bookmarkEnd w:id="19443"/>
      </w:del>
    </w:p>
    <w:p w14:paraId="5C08F3CC" w14:textId="1A1634A0" w:rsidR="00564C22" w:rsidDel="00B33063" w:rsidRDefault="009B1AF1" w:rsidP="00564C22">
      <w:pPr>
        <w:pStyle w:val="Member"/>
        <w:rPr>
          <w:del w:id="19444" w:author="Andreas Kuehne" w:date="2019-05-31T12:22:00Z"/>
        </w:rPr>
      </w:pPr>
      <w:del w:id="19445"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Style w:val="Datatype"/>
            <w:lang w:val="en-GB"/>
          </w:rPr>
          <w:delText>TransformedDataType</w:delText>
        </w:r>
        <w:r w:rsidRPr="003A06D0" w:rsidDel="00B33063">
          <w:delText xml:space="preserve"> / </w:delText>
        </w:r>
        <w:r w:rsidRPr="003A06D0" w:rsidDel="00B33063">
          <w:rPr>
            <w:rStyle w:val="Datatype"/>
            <w:lang w:val="en-GB"/>
          </w:rPr>
          <w:delText>DocumentHashType</w:delText>
        </w:r>
        <w:r w:rsidRPr="003A06D0" w:rsidDel="00B33063">
          <w:delText xml:space="preserve"> components of the same document having the same </w:delText>
        </w:r>
        <w:r w:rsidRPr="003A06D0" w:rsidDel="00B33063">
          <w:rPr>
            <w:rStyle w:val="Datatype"/>
            <w:lang w:val="en-GB"/>
          </w:rPr>
          <w:delText>URI</w:delText>
        </w:r>
        <w:r w:rsidRPr="003A06D0" w:rsidDel="00B33063">
          <w:delText xml:space="preserve">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correspondence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w:delText>
        </w:r>
        <w:r w:rsidRPr="003A06D0" w:rsidDel="00B33063">
          <w:rPr>
            <w:rStyle w:val="Datatype"/>
            <w:lang w:val="en-GB"/>
          </w:rPr>
          <w:delText>URI</w:delText>
        </w:r>
        <w:r w:rsidRPr="003A06D0" w:rsidDel="00B33063">
          <w:delText xml:space="preserve">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w:delText>
        </w:r>
        <w:r w:rsidRPr="003A06D0" w:rsidDel="00B33063">
          <w:rPr>
            <w:rStyle w:val="Datatype"/>
            <w:lang w:val="en-GB"/>
          </w:rPr>
          <w:delText>&lt;ds:Reference&gt;</w:delText>
        </w:r>
        <w:r w:rsidRPr="003A06D0" w:rsidDel="00B33063">
          <w:delText xml:space="preserve"> in the signature, 1 means the second, and so on).</w:delText>
        </w:r>
        <w:bookmarkStart w:id="19446" w:name="_Toc10201518"/>
        <w:bookmarkEnd w:id="19446"/>
      </w:del>
    </w:p>
    <w:p w14:paraId="5E7DC993" w14:textId="1798345C" w:rsidR="00564C22" w:rsidDel="00B33063" w:rsidRDefault="009B1AF1" w:rsidP="00564C22">
      <w:pPr>
        <w:pStyle w:val="berschrift4"/>
        <w:rPr>
          <w:del w:id="19447" w:author="Andreas Kuehne" w:date="2019-05-31T12:22:00Z"/>
        </w:rPr>
      </w:pPr>
      <w:del w:id="19448" w:author="Andreas Kuehne" w:date="2019-05-31T12:22:00Z">
        <w:r w:rsidDel="00B33063">
          <w:delText>DocumentHash – JSON Syntax</w:delText>
        </w:r>
        <w:bookmarkStart w:id="19449" w:name="_Toc10201519"/>
        <w:bookmarkEnd w:id="19449"/>
      </w:del>
    </w:p>
    <w:p w14:paraId="1AAAFEE5" w14:textId="5FC152F7" w:rsidR="00564C22" w:rsidRPr="0248A3D1" w:rsidDel="00B33063" w:rsidRDefault="009B1AF1" w:rsidP="00564C22">
      <w:pPr>
        <w:rPr>
          <w:del w:id="19450" w:author="Andreas Kuehne" w:date="2019-05-31T12:22:00Z"/>
        </w:rPr>
      </w:pPr>
      <w:del w:id="194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DocumentHash</w:delText>
        </w:r>
        <w:r w:rsidDel="00B33063">
          <w:delText xml:space="preserve"> component.</w:delText>
        </w:r>
        <w:bookmarkStart w:id="19452" w:name="_Toc10201520"/>
        <w:bookmarkEnd w:id="19452"/>
      </w:del>
    </w:p>
    <w:p w14:paraId="2D015FA6" w14:textId="67FBEEDA" w:rsidR="00564C22" w:rsidRPr="C2430093" w:rsidDel="00B33063" w:rsidRDefault="009B1AF1" w:rsidP="00564C22">
      <w:pPr>
        <w:spacing w:line="259" w:lineRule="auto"/>
        <w:rPr>
          <w:del w:id="19453" w:author="Andreas Kuehne" w:date="2019-05-31T12:22:00Z"/>
          <w:rFonts w:eastAsia="Arial" w:cs="Arial"/>
          <w:sz w:val="22"/>
          <w:szCs w:val="22"/>
        </w:rPr>
      </w:pPr>
      <w:del w:id="1945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DocumentHash</w:delText>
        </w:r>
        <w:r w:rsidRPr="002062A5" w:rsidDel="00B33063">
          <w:rPr>
            <w:rFonts w:eastAsia="Arial" w:cs="Arial"/>
            <w:sz w:val="22"/>
            <w:szCs w:val="22"/>
          </w:rPr>
          <w:delText xml:space="preserve"> using JSON-specific names mapped as shown in the table below.</w:delText>
        </w:r>
        <w:bookmarkStart w:id="19455" w:name="_Toc10201521"/>
        <w:bookmarkEnd w:id="19455"/>
      </w:del>
    </w:p>
    <w:tbl>
      <w:tblPr>
        <w:tblStyle w:val="Gitternetztabelle1hell1"/>
        <w:tblW w:w="0" w:type="auto"/>
        <w:tblLook w:val="04A0" w:firstRow="1" w:lastRow="0" w:firstColumn="1" w:lastColumn="0" w:noHBand="0" w:noVBand="1"/>
      </w:tblPr>
      <w:tblGrid>
        <w:gridCol w:w="4675"/>
        <w:gridCol w:w="4675"/>
      </w:tblGrid>
      <w:tr w:rsidR="00564C22" w:rsidDel="00B33063" w14:paraId="63F201B6" w14:textId="343FDE08" w:rsidTr="00564C22">
        <w:trPr>
          <w:cnfStyle w:val="100000000000" w:firstRow="1" w:lastRow="0" w:firstColumn="0" w:lastColumn="0" w:oddVBand="0" w:evenVBand="0" w:oddHBand="0" w:evenHBand="0" w:firstRowFirstColumn="0" w:firstRowLastColumn="0" w:lastRowFirstColumn="0" w:lastRowLastColumn="0"/>
          <w:del w:id="194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BF2F95" w14:textId="77B8B64D" w:rsidR="00564C22" w:rsidDel="00B33063" w:rsidRDefault="009B1AF1" w:rsidP="00564C22">
            <w:pPr>
              <w:pStyle w:val="Beschriftung"/>
              <w:rPr>
                <w:del w:id="19457" w:author="Andreas Kuehne" w:date="2019-05-31T12:22:00Z"/>
              </w:rPr>
            </w:pPr>
            <w:del w:id="19458" w:author="Andreas Kuehne" w:date="2019-05-31T12:22:00Z">
              <w:r w:rsidDel="00B33063">
                <w:delText>Element</w:delText>
              </w:r>
              <w:bookmarkStart w:id="19459" w:name="_Toc10201522"/>
              <w:bookmarkEnd w:id="19459"/>
            </w:del>
          </w:p>
        </w:tc>
        <w:tc>
          <w:tcPr>
            <w:tcW w:w="4675" w:type="dxa"/>
          </w:tcPr>
          <w:p w14:paraId="49913D85" w14:textId="3EC204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460" w:author="Andreas Kuehne" w:date="2019-05-31T12:22:00Z"/>
              </w:rPr>
            </w:pPr>
            <w:del w:id="19461" w:author="Andreas Kuehne" w:date="2019-05-31T12:22:00Z">
              <w:r w:rsidDel="00B33063">
                <w:delText>Implementing JSON member name</w:delText>
              </w:r>
              <w:bookmarkStart w:id="19462" w:name="_Toc10201523"/>
              <w:bookmarkEnd w:id="19462"/>
            </w:del>
          </w:p>
        </w:tc>
        <w:bookmarkStart w:id="19463" w:name="_Toc10201524"/>
        <w:bookmarkEnd w:id="19463"/>
      </w:tr>
      <w:tr w:rsidR="00564C22" w:rsidDel="00B33063" w14:paraId="4B276E31" w14:textId="54C1FCB6" w:rsidTr="00564C22">
        <w:trPr>
          <w:del w:id="194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38A09F" w14:textId="528A6CE8" w:rsidR="00564C22" w:rsidRPr="002062A5" w:rsidDel="00B33063" w:rsidRDefault="009B1AF1" w:rsidP="00564C22">
            <w:pPr>
              <w:pStyle w:val="Beschriftung"/>
              <w:rPr>
                <w:del w:id="19465" w:author="Andreas Kuehne" w:date="2019-05-31T12:22:00Z"/>
                <w:rStyle w:val="Datatype"/>
                <w:b w:val="0"/>
                <w:bCs w:val="0"/>
              </w:rPr>
            </w:pPr>
            <w:del w:id="19466" w:author="Andreas Kuehne" w:date="2019-05-31T12:22:00Z">
              <w:r w:rsidRPr="002062A5" w:rsidDel="00B33063">
                <w:rPr>
                  <w:rStyle w:val="Datatype"/>
                </w:rPr>
                <w:delText>Transforms</w:delText>
              </w:r>
              <w:bookmarkStart w:id="19467" w:name="_Toc10201525"/>
              <w:bookmarkEnd w:id="19467"/>
            </w:del>
          </w:p>
        </w:tc>
        <w:tc>
          <w:tcPr>
            <w:tcW w:w="4675" w:type="dxa"/>
          </w:tcPr>
          <w:p w14:paraId="5576D71E" w14:textId="2028B5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468" w:author="Andreas Kuehne" w:date="2019-05-31T12:22:00Z"/>
                <w:rStyle w:val="Datatype"/>
              </w:rPr>
            </w:pPr>
            <w:del w:id="19469" w:author="Andreas Kuehne" w:date="2019-05-31T12:22:00Z">
              <w:r w:rsidRPr="002062A5" w:rsidDel="00B33063">
                <w:rPr>
                  <w:rStyle w:val="Datatype"/>
                </w:rPr>
                <w:delText>transforms</w:delText>
              </w:r>
              <w:bookmarkStart w:id="19470" w:name="_Toc10201526"/>
              <w:bookmarkEnd w:id="19470"/>
            </w:del>
          </w:p>
        </w:tc>
        <w:bookmarkStart w:id="19471" w:name="_Toc10201527"/>
        <w:bookmarkEnd w:id="19471"/>
      </w:tr>
      <w:tr w:rsidR="00564C22" w:rsidDel="00B33063" w14:paraId="6D15F749" w14:textId="6770CA54" w:rsidTr="00564C22">
        <w:trPr>
          <w:del w:id="194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BB34E7" w14:textId="33581795" w:rsidR="00564C22" w:rsidRPr="002062A5" w:rsidDel="00B33063" w:rsidRDefault="009B1AF1" w:rsidP="00564C22">
            <w:pPr>
              <w:pStyle w:val="Beschriftung"/>
              <w:rPr>
                <w:del w:id="19473" w:author="Andreas Kuehne" w:date="2019-05-31T12:22:00Z"/>
                <w:rStyle w:val="Datatype"/>
                <w:b w:val="0"/>
                <w:bCs w:val="0"/>
              </w:rPr>
            </w:pPr>
            <w:del w:id="19474" w:author="Andreas Kuehne" w:date="2019-05-31T12:22:00Z">
              <w:r w:rsidRPr="002062A5" w:rsidDel="00B33063">
                <w:rPr>
                  <w:rStyle w:val="Datatype"/>
                </w:rPr>
                <w:delText>DigestInfos</w:delText>
              </w:r>
              <w:bookmarkStart w:id="19475" w:name="_Toc10201528"/>
              <w:bookmarkEnd w:id="19475"/>
            </w:del>
          </w:p>
        </w:tc>
        <w:tc>
          <w:tcPr>
            <w:tcW w:w="4675" w:type="dxa"/>
          </w:tcPr>
          <w:p w14:paraId="22E9595D" w14:textId="32F476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476" w:author="Andreas Kuehne" w:date="2019-05-31T12:22:00Z"/>
                <w:rStyle w:val="Datatype"/>
              </w:rPr>
            </w:pPr>
            <w:del w:id="19477" w:author="Andreas Kuehne" w:date="2019-05-31T12:22:00Z">
              <w:r w:rsidRPr="002062A5" w:rsidDel="00B33063">
                <w:rPr>
                  <w:rStyle w:val="Datatype"/>
                </w:rPr>
                <w:delText>dis</w:delText>
              </w:r>
              <w:bookmarkStart w:id="19478" w:name="_Toc10201529"/>
              <w:bookmarkEnd w:id="19478"/>
            </w:del>
          </w:p>
        </w:tc>
        <w:bookmarkStart w:id="19479" w:name="_Toc10201530"/>
        <w:bookmarkEnd w:id="19479"/>
      </w:tr>
      <w:tr w:rsidR="00564C22" w:rsidDel="00B33063" w14:paraId="39EB3A38" w14:textId="4FAF387B" w:rsidTr="00564C22">
        <w:trPr>
          <w:del w:id="194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BC95B0" w14:textId="70B3902C" w:rsidR="00564C22" w:rsidRPr="002062A5" w:rsidDel="00B33063" w:rsidRDefault="009B1AF1" w:rsidP="00564C22">
            <w:pPr>
              <w:pStyle w:val="Beschriftung"/>
              <w:rPr>
                <w:del w:id="19481" w:author="Andreas Kuehne" w:date="2019-05-31T12:22:00Z"/>
                <w:rStyle w:val="Datatype"/>
                <w:b w:val="0"/>
                <w:bCs w:val="0"/>
              </w:rPr>
            </w:pPr>
            <w:del w:id="19482" w:author="Andreas Kuehne" w:date="2019-05-31T12:22:00Z">
              <w:r w:rsidRPr="002062A5" w:rsidDel="00B33063">
                <w:rPr>
                  <w:rStyle w:val="Datatype"/>
                </w:rPr>
                <w:delText>WhichReference</w:delText>
              </w:r>
              <w:bookmarkStart w:id="19483" w:name="_Toc10201531"/>
              <w:bookmarkEnd w:id="19483"/>
            </w:del>
          </w:p>
        </w:tc>
        <w:tc>
          <w:tcPr>
            <w:tcW w:w="4675" w:type="dxa"/>
          </w:tcPr>
          <w:p w14:paraId="23C78FFA" w14:textId="5425F8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484" w:author="Andreas Kuehne" w:date="2019-05-31T12:22:00Z"/>
                <w:rStyle w:val="Datatype"/>
              </w:rPr>
            </w:pPr>
            <w:del w:id="19485" w:author="Andreas Kuehne" w:date="2019-05-31T12:22:00Z">
              <w:r w:rsidRPr="002062A5" w:rsidDel="00B33063">
                <w:rPr>
                  <w:rStyle w:val="Datatype"/>
                </w:rPr>
                <w:delText>whichRef</w:delText>
              </w:r>
              <w:bookmarkStart w:id="19486" w:name="_Toc10201532"/>
              <w:bookmarkEnd w:id="19486"/>
            </w:del>
          </w:p>
        </w:tc>
        <w:bookmarkStart w:id="19487" w:name="_Toc10201533"/>
        <w:bookmarkEnd w:id="19487"/>
      </w:tr>
    </w:tbl>
    <w:p w14:paraId="10254C5D" w14:textId="52E64C70" w:rsidR="00564C22" w:rsidRPr="0202B381" w:rsidDel="00B33063" w:rsidRDefault="009B1AF1" w:rsidP="00564C22">
      <w:pPr>
        <w:rPr>
          <w:del w:id="19488" w:author="Andreas Kuehne" w:date="2019-05-31T12:22:00Z"/>
        </w:rPr>
      </w:pPr>
      <w:del w:id="194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490" w:name="_Toc10201534"/>
        <w:bookmarkEnd w:id="19490"/>
      </w:del>
    </w:p>
    <w:p w14:paraId="01EF5359" w14:textId="6BE660E1" w:rsidR="00564C22" w:rsidDel="00B33063" w:rsidRDefault="009B1AF1" w:rsidP="00564C22">
      <w:pPr>
        <w:pStyle w:val="Code"/>
        <w:spacing w:line="259" w:lineRule="auto"/>
        <w:rPr>
          <w:del w:id="19491" w:author="Andreas Kuehne" w:date="2019-05-31T12:22:00Z"/>
        </w:rPr>
      </w:pPr>
      <w:del w:id="19492" w:author="Andreas Kuehne" w:date="2019-05-31T12:22:00Z">
        <w:r w:rsidDel="00B33063">
          <w:rPr>
            <w:color w:val="31849B" w:themeColor="accent5" w:themeShade="BF"/>
          </w:rPr>
          <w:delText>"dss2-DocumentHashType"</w:delText>
        </w:r>
        <w:r w:rsidDel="00B33063">
          <w:delText>: {</w:delText>
        </w:r>
        <w:bookmarkStart w:id="19493" w:name="_Toc10201535"/>
        <w:bookmarkEnd w:id="19493"/>
      </w:del>
    </w:p>
    <w:p w14:paraId="555D1C5A" w14:textId="7CD49C0F" w:rsidR="00564C22" w:rsidDel="00B33063" w:rsidRDefault="009B1AF1" w:rsidP="00564C22">
      <w:pPr>
        <w:pStyle w:val="Code"/>
        <w:spacing w:line="259" w:lineRule="auto"/>
        <w:rPr>
          <w:del w:id="19494" w:author="Andreas Kuehne" w:date="2019-05-31T12:22:00Z"/>
        </w:rPr>
      </w:pPr>
      <w:del w:id="194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496" w:name="_Toc10201536"/>
        <w:bookmarkEnd w:id="19496"/>
      </w:del>
    </w:p>
    <w:p w14:paraId="70158A2D" w14:textId="52CD06B3" w:rsidR="00564C22" w:rsidDel="00B33063" w:rsidRDefault="009B1AF1" w:rsidP="00564C22">
      <w:pPr>
        <w:pStyle w:val="Code"/>
        <w:spacing w:line="259" w:lineRule="auto"/>
        <w:rPr>
          <w:del w:id="19497" w:author="Andreas Kuehne" w:date="2019-05-31T12:22:00Z"/>
        </w:rPr>
      </w:pPr>
      <w:del w:id="19498" w:author="Andreas Kuehne" w:date="2019-05-31T12:22:00Z">
        <w:r w:rsidDel="00B33063">
          <w:rPr>
            <w:color w:val="31849B" w:themeColor="accent5" w:themeShade="BF"/>
          </w:rPr>
          <w:delText xml:space="preserve">  "properties"</w:delText>
        </w:r>
        <w:r w:rsidDel="00B33063">
          <w:delText>: {</w:delText>
        </w:r>
        <w:bookmarkStart w:id="19499" w:name="_Toc10201537"/>
        <w:bookmarkEnd w:id="19499"/>
      </w:del>
    </w:p>
    <w:p w14:paraId="0562DD42" w14:textId="4D31F9A8" w:rsidR="00564C22" w:rsidDel="00B33063" w:rsidRDefault="009B1AF1" w:rsidP="00564C22">
      <w:pPr>
        <w:pStyle w:val="Code"/>
        <w:spacing w:line="259" w:lineRule="auto"/>
        <w:rPr>
          <w:del w:id="19500" w:author="Andreas Kuehne" w:date="2019-05-31T12:22:00Z"/>
        </w:rPr>
      </w:pPr>
      <w:del w:id="19501" w:author="Andreas Kuehne" w:date="2019-05-31T12:22:00Z">
        <w:r w:rsidDel="00B33063">
          <w:rPr>
            <w:color w:val="31849B" w:themeColor="accent5" w:themeShade="BF"/>
          </w:rPr>
          <w:delText xml:space="preserve">    "ID"</w:delText>
        </w:r>
        <w:r w:rsidDel="00B33063">
          <w:delText>: {</w:delText>
        </w:r>
        <w:bookmarkStart w:id="19502" w:name="_Toc10201538"/>
        <w:bookmarkEnd w:id="19502"/>
      </w:del>
    </w:p>
    <w:p w14:paraId="3CCED8A9" w14:textId="260B71A1" w:rsidR="00564C22" w:rsidDel="00B33063" w:rsidRDefault="009B1AF1" w:rsidP="00564C22">
      <w:pPr>
        <w:pStyle w:val="Code"/>
        <w:spacing w:line="259" w:lineRule="auto"/>
        <w:rPr>
          <w:del w:id="19503" w:author="Andreas Kuehne" w:date="2019-05-31T12:22:00Z"/>
        </w:rPr>
      </w:pPr>
      <w:del w:id="195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505" w:name="_Toc10201539"/>
        <w:bookmarkEnd w:id="19505"/>
      </w:del>
    </w:p>
    <w:p w14:paraId="665AA143" w14:textId="14AE1775" w:rsidR="00564C22" w:rsidDel="00B33063" w:rsidRDefault="009B1AF1" w:rsidP="00564C22">
      <w:pPr>
        <w:pStyle w:val="Code"/>
        <w:spacing w:line="259" w:lineRule="auto"/>
        <w:rPr>
          <w:del w:id="19506" w:author="Andreas Kuehne" w:date="2019-05-31T12:22:00Z"/>
        </w:rPr>
      </w:pPr>
      <w:del w:id="19507" w:author="Andreas Kuehne" w:date="2019-05-31T12:22:00Z">
        <w:r w:rsidDel="00B33063">
          <w:delText xml:space="preserve">    },</w:delText>
        </w:r>
        <w:bookmarkStart w:id="19508" w:name="_Toc10201540"/>
        <w:bookmarkEnd w:id="19508"/>
      </w:del>
    </w:p>
    <w:p w14:paraId="3DE96753" w14:textId="1194532D" w:rsidR="00564C22" w:rsidDel="00B33063" w:rsidRDefault="009B1AF1" w:rsidP="00564C22">
      <w:pPr>
        <w:pStyle w:val="Code"/>
        <w:spacing w:line="259" w:lineRule="auto"/>
        <w:rPr>
          <w:del w:id="19509" w:author="Andreas Kuehne" w:date="2019-05-31T12:22:00Z"/>
        </w:rPr>
      </w:pPr>
      <w:del w:id="19510" w:author="Andreas Kuehne" w:date="2019-05-31T12:22:00Z">
        <w:r w:rsidDel="00B33063">
          <w:rPr>
            <w:color w:val="31849B" w:themeColor="accent5" w:themeShade="BF"/>
          </w:rPr>
          <w:delText xml:space="preserve">    "refURI"</w:delText>
        </w:r>
        <w:r w:rsidDel="00B33063">
          <w:delText>: {</w:delText>
        </w:r>
        <w:bookmarkStart w:id="19511" w:name="_Toc10201541"/>
        <w:bookmarkEnd w:id="19511"/>
      </w:del>
    </w:p>
    <w:p w14:paraId="3E2DA8C7" w14:textId="430C8F4C" w:rsidR="00564C22" w:rsidDel="00B33063" w:rsidRDefault="009B1AF1" w:rsidP="00564C22">
      <w:pPr>
        <w:pStyle w:val="Code"/>
        <w:spacing w:line="259" w:lineRule="auto"/>
        <w:rPr>
          <w:del w:id="19512" w:author="Andreas Kuehne" w:date="2019-05-31T12:22:00Z"/>
        </w:rPr>
      </w:pPr>
      <w:del w:id="195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514" w:name="_Toc10201542"/>
        <w:bookmarkEnd w:id="19514"/>
      </w:del>
    </w:p>
    <w:p w14:paraId="78B0BB06" w14:textId="262D4BAD" w:rsidR="00564C22" w:rsidDel="00B33063" w:rsidRDefault="009B1AF1" w:rsidP="00564C22">
      <w:pPr>
        <w:pStyle w:val="Code"/>
        <w:spacing w:line="259" w:lineRule="auto"/>
        <w:rPr>
          <w:del w:id="19515" w:author="Andreas Kuehne" w:date="2019-05-31T12:22:00Z"/>
        </w:rPr>
      </w:pPr>
      <w:del w:id="19516" w:author="Andreas Kuehne" w:date="2019-05-31T12:22:00Z">
        <w:r w:rsidDel="00B33063">
          <w:delText xml:space="preserve">    },</w:delText>
        </w:r>
        <w:bookmarkStart w:id="19517" w:name="_Toc10201543"/>
        <w:bookmarkEnd w:id="19517"/>
      </w:del>
    </w:p>
    <w:p w14:paraId="2F03C220" w14:textId="543F96FE" w:rsidR="00564C22" w:rsidDel="00B33063" w:rsidRDefault="009B1AF1" w:rsidP="00564C22">
      <w:pPr>
        <w:pStyle w:val="Code"/>
        <w:spacing w:line="259" w:lineRule="auto"/>
        <w:rPr>
          <w:del w:id="19518" w:author="Andreas Kuehne" w:date="2019-05-31T12:22:00Z"/>
        </w:rPr>
      </w:pPr>
      <w:del w:id="19519" w:author="Andreas Kuehne" w:date="2019-05-31T12:22:00Z">
        <w:r w:rsidDel="00B33063">
          <w:rPr>
            <w:color w:val="31849B" w:themeColor="accent5" w:themeShade="BF"/>
          </w:rPr>
          <w:delText xml:space="preserve">    "refType"</w:delText>
        </w:r>
        <w:r w:rsidDel="00B33063">
          <w:delText>: {</w:delText>
        </w:r>
        <w:bookmarkStart w:id="19520" w:name="_Toc10201544"/>
        <w:bookmarkEnd w:id="19520"/>
      </w:del>
    </w:p>
    <w:p w14:paraId="3E3B23A9" w14:textId="553C86FD" w:rsidR="00564C22" w:rsidDel="00B33063" w:rsidRDefault="009B1AF1" w:rsidP="00564C22">
      <w:pPr>
        <w:pStyle w:val="Code"/>
        <w:spacing w:line="259" w:lineRule="auto"/>
        <w:rPr>
          <w:del w:id="19521" w:author="Andreas Kuehne" w:date="2019-05-31T12:22:00Z"/>
        </w:rPr>
      </w:pPr>
      <w:del w:id="195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523" w:name="_Toc10201545"/>
        <w:bookmarkEnd w:id="19523"/>
      </w:del>
    </w:p>
    <w:p w14:paraId="7DD3E2A8" w14:textId="19A0F434" w:rsidR="00564C22" w:rsidDel="00B33063" w:rsidRDefault="009B1AF1" w:rsidP="00564C22">
      <w:pPr>
        <w:pStyle w:val="Code"/>
        <w:spacing w:line="259" w:lineRule="auto"/>
        <w:rPr>
          <w:del w:id="19524" w:author="Andreas Kuehne" w:date="2019-05-31T12:22:00Z"/>
        </w:rPr>
      </w:pPr>
      <w:del w:id="19525" w:author="Andreas Kuehne" w:date="2019-05-31T12:22:00Z">
        <w:r w:rsidDel="00B33063">
          <w:delText xml:space="preserve">    },</w:delText>
        </w:r>
        <w:bookmarkStart w:id="19526" w:name="_Toc10201546"/>
        <w:bookmarkEnd w:id="19526"/>
      </w:del>
    </w:p>
    <w:p w14:paraId="44AB462F" w14:textId="6051C96E" w:rsidR="00564C22" w:rsidDel="00B33063" w:rsidRDefault="009B1AF1" w:rsidP="00564C22">
      <w:pPr>
        <w:pStyle w:val="Code"/>
        <w:spacing w:line="259" w:lineRule="auto"/>
        <w:rPr>
          <w:del w:id="19527" w:author="Andreas Kuehne" w:date="2019-05-31T12:22:00Z"/>
        </w:rPr>
      </w:pPr>
      <w:del w:id="19528" w:author="Andreas Kuehne" w:date="2019-05-31T12:22:00Z">
        <w:r w:rsidDel="00B33063">
          <w:rPr>
            <w:color w:val="31849B" w:themeColor="accent5" w:themeShade="BF"/>
          </w:rPr>
          <w:delText xml:space="preserve">    "schemaRefs"</w:delText>
        </w:r>
        <w:r w:rsidDel="00B33063">
          <w:delText>: {</w:delText>
        </w:r>
        <w:bookmarkStart w:id="19529" w:name="_Toc10201547"/>
        <w:bookmarkEnd w:id="19529"/>
      </w:del>
    </w:p>
    <w:p w14:paraId="79B05C5A" w14:textId="63061B0A" w:rsidR="00564C22" w:rsidDel="00B33063" w:rsidRDefault="009B1AF1" w:rsidP="00564C22">
      <w:pPr>
        <w:pStyle w:val="Code"/>
        <w:spacing w:line="259" w:lineRule="auto"/>
        <w:rPr>
          <w:del w:id="19530" w:author="Andreas Kuehne" w:date="2019-05-31T12:22:00Z"/>
        </w:rPr>
      </w:pPr>
      <w:del w:id="195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532" w:name="_Toc10201548"/>
        <w:bookmarkEnd w:id="19532"/>
      </w:del>
    </w:p>
    <w:p w14:paraId="7DD3DC62" w14:textId="139D038D" w:rsidR="00564C22" w:rsidDel="00B33063" w:rsidRDefault="009B1AF1" w:rsidP="00564C22">
      <w:pPr>
        <w:pStyle w:val="Code"/>
        <w:spacing w:line="259" w:lineRule="auto"/>
        <w:rPr>
          <w:del w:id="19533" w:author="Andreas Kuehne" w:date="2019-05-31T12:22:00Z"/>
        </w:rPr>
      </w:pPr>
      <w:del w:id="19534" w:author="Andreas Kuehne" w:date="2019-05-31T12:22:00Z">
        <w:r w:rsidDel="00B33063">
          <w:rPr>
            <w:color w:val="31849B" w:themeColor="accent5" w:themeShade="BF"/>
          </w:rPr>
          <w:delText xml:space="preserve">      "items"</w:delText>
        </w:r>
        <w:r w:rsidDel="00B33063">
          <w:delText>: {</w:delText>
        </w:r>
        <w:bookmarkStart w:id="19535" w:name="_Toc10201549"/>
        <w:bookmarkEnd w:id="19535"/>
      </w:del>
    </w:p>
    <w:p w14:paraId="43BA86D3" w14:textId="228E56A7" w:rsidR="00564C22" w:rsidDel="00B33063" w:rsidRDefault="009B1AF1" w:rsidP="00564C22">
      <w:pPr>
        <w:pStyle w:val="Code"/>
        <w:spacing w:line="259" w:lineRule="auto"/>
        <w:rPr>
          <w:del w:id="19536" w:author="Andreas Kuehne" w:date="2019-05-31T12:22:00Z"/>
        </w:rPr>
      </w:pPr>
      <w:del w:id="1953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9538" w:name="_Toc10201550"/>
        <w:bookmarkEnd w:id="19538"/>
      </w:del>
    </w:p>
    <w:p w14:paraId="65D323CB" w14:textId="7434E301" w:rsidR="00564C22" w:rsidDel="00B33063" w:rsidRDefault="009B1AF1" w:rsidP="00564C22">
      <w:pPr>
        <w:pStyle w:val="Code"/>
        <w:spacing w:line="259" w:lineRule="auto"/>
        <w:rPr>
          <w:del w:id="19539" w:author="Andreas Kuehne" w:date="2019-05-31T12:22:00Z"/>
        </w:rPr>
      </w:pPr>
      <w:del w:id="19540" w:author="Andreas Kuehne" w:date="2019-05-31T12:22:00Z">
        <w:r w:rsidDel="00B33063">
          <w:delText xml:space="preserve">      }</w:delText>
        </w:r>
        <w:bookmarkStart w:id="19541" w:name="_Toc10201551"/>
        <w:bookmarkEnd w:id="19541"/>
      </w:del>
    </w:p>
    <w:p w14:paraId="70110619" w14:textId="085FD8CA" w:rsidR="00564C22" w:rsidDel="00B33063" w:rsidRDefault="009B1AF1" w:rsidP="00564C22">
      <w:pPr>
        <w:pStyle w:val="Code"/>
        <w:spacing w:line="259" w:lineRule="auto"/>
        <w:rPr>
          <w:del w:id="19542" w:author="Andreas Kuehne" w:date="2019-05-31T12:22:00Z"/>
        </w:rPr>
      </w:pPr>
      <w:del w:id="19543" w:author="Andreas Kuehne" w:date="2019-05-31T12:22:00Z">
        <w:r w:rsidDel="00B33063">
          <w:delText xml:space="preserve">    },</w:delText>
        </w:r>
        <w:bookmarkStart w:id="19544" w:name="_Toc10201552"/>
        <w:bookmarkEnd w:id="19544"/>
      </w:del>
    </w:p>
    <w:p w14:paraId="5823E7BD" w14:textId="3FD5B9B0" w:rsidR="00564C22" w:rsidDel="00B33063" w:rsidRDefault="009B1AF1" w:rsidP="00564C22">
      <w:pPr>
        <w:pStyle w:val="Code"/>
        <w:spacing w:line="259" w:lineRule="auto"/>
        <w:rPr>
          <w:del w:id="19545" w:author="Andreas Kuehne" w:date="2019-05-31T12:22:00Z"/>
        </w:rPr>
      </w:pPr>
      <w:del w:id="19546" w:author="Andreas Kuehne" w:date="2019-05-31T12:22:00Z">
        <w:r w:rsidDel="00B33063">
          <w:rPr>
            <w:color w:val="31849B" w:themeColor="accent5" w:themeShade="BF"/>
          </w:rPr>
          <w:delText xml:space="preserve">    "transforms"</w:delText>
        </w:r>
        <w:r w:rsidDel="00B33063">
          <w:delText>: {</w:delText>
        </w:r>
        <w:bookmarkStart w:id="19547" w:name="_Toc10201553"/>
        <w:bookmarkEnd w:id="19547"/>
      </w:del>
    </w:p>
    <w:p w14:paraId="747E24D5" w14:textId="787E8ACB" w:rsidR="00564C22" w:rsidDel="00B33063" w:rsidRDefault="009B1AF1" w:rsidP="00564C22">
      <w:pPr>
        <w:pStyle w:val="Code"/>
        <w:spacing w:line="259" w:lineRule="auto"/>
        <w:rPr>
          <w:del w:id="19548" w:author="Andreas Kuehne" w:date="2019-05-31T12:22:00Z"/>
        </w:rPr>
      </w:pPr>
      <w:del w:id="1954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9550" w:name="_Toc10201554"/>
        <w:bookmarkEnd w:id="19550"/>
      </w:del>
    </w:p>
    <w:p w14:paraId="26580427" w14:textId="66AE50B3" w:rsidR="00564C22" w:rsidDel="00B33063" w:rsidRDefault="009B1AF1" w:rsidP="00564C22">
      <w:pPr>
        <w:pStyle w:val="Code"/>
        <w:spacing w:line="259" w:lineRule="auto"/>
        <w:rPr>
          <w:del w:id="19551" w:author="Andreas Kuehne" w:date="2019-05-31T12:22:00Z"/>
        </w:rPr>
      </w:pPr>
      <w:del w:id="19552" w:author="Andreas Kuehne" w:date="2019-05-31T12:22:00Z">
        <w:r w:rsidDel="00B33063">
          <w:delText xml:space="preserve">    },</w:delText>
        </w:r>
        <w:bookmarkStart w:id="19553" w:name="_Toc10201555"/>
        <w:bookmarkEnd w:id="19553"/>
      </w:del>
    </w:p>
    <w:p w14:paraId="19A420EA" w14:textId="466C3E52" w:rsidR="00564C22" w:rsidDel="00B33063" w:rsidRDefault="009B1AF1" w:rsidP="00564C22">
      <w:pPr>
        <w:pStyle w:val="Code"/>
        <w:spacing w:line="259" w:lineRule="auto"/>
        <w:rPr>
          <w:del w:id="19554" w:author="Andreas Kuehne" w:date="2019-05-31T12:22:00Z"/>
        </w:rPr>
      </w:pPr>
      <w:del w:id="19555" w:author="Andreas Kuehne" w:date="2019-05-31T12:22:00Z">
        <w:r w:rsidDel="00B33063">
          <w:rPr>
            <w:color w:val="31849B" w:themeColor="accent5" w:themeShade="BF"/>
          </w:rPr>
          <w:delText xml:space="preserve">    "dis"</w:delText>
        </w:r>
        <w:r w:rsidDel="00B33063">
          <w:delText>: {</w:delText>
        </w:r>
        <w:bookmarkStart w:id="19556" w:name="_Toc10201556"/>
        <w:bookmarkEnd w:id="19556"/>
      </w:del>
    </w:p>
    <w:p w14:paraId="488F7531" w14:textId="6F0AA66F" w:rsidR="00564C22" w:rsidDel="00B33063" w:rsidRDefault="009B1AF1" w:rsidP="00564C22">
      <w:pPr>
        <w:pStyle w:val="Code"/>
        <w:spacing w:line="259" w:lineRule="auto"/>
        <w:rPr>
          <w:del w:id="19557" w:author="Andreas Kuehne" w:date="2019-05-31T12:22:00Z"/>
        </w:rPr>
      </w:pPr>
      <w:del w:id="195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559" w:name="_Toc10201557"/>
        <w:bookmarkEnd w:id="19559"/>
      </w:del>
    </w:p>
    <w:p w14:paraId="428FBDE1" w14:textId="6D28EF73" w:rsidR="00564C22" w:rsidDel="00B33063" w:rsidRDefault="009B1AF1" w:rsidP="00564C22">
      <w:pPr>
        <w:pStyle w:val="Code"/>
        <w:spacing w:line="259" w:lineRule="auto"/>
        <w:rPr>
          <w:del w:id="19560" w:author="Andreas Kuehne" w:date="2019-05-31T12:22:00Z"/>
        </w:rPr>
      </w:pPr>
      <w:del w:id="19561" w:author="Andreas Kuehne" w:date="2019-05-31T12:22:00Z">
        <w:r w:rsidDel="00B33063">
          <w:rPr>
            <w:color w:val="31849B" w:themeColor="accent5" w:themeShade="BF"/>
          </w:rPr>
          <w:delText xml:space="preserve">      "items"</w:delText>
        </w:r>
        <w:r w:rsidDel="00B33063">
          <w:delText>: {</w:delText>
        </w:r>
        <w:bookmarkStart w:id="19562" w:name="_Toc10201558"/>
        <w:bookmarkEnd w:id="19562"/>
      </w:del>
    </w:p>
    <w:p w14:paraId="1F743BDA" w14:textId="228D4935" w:rsidR="00564C22" w:rsidDel="00B33063" w:rsidRDefault="009B1AF1" w:rsidP="00564C22">
      <w:pPr>
        <w:pStyle w:val="Code"/>
        <w:spacing w:line="259" w:lineRule="auto"/>
        <w:rPr>
          <w:del w:id="19563" w:author="Andreas Kuehne" w:date="2019-05-31T12:22:00Z"/>
        </w:rPr>
      </w:pPr>
      <w:del w:id="195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9565" w:name="_Toc10201559"/>
        <w:bookmarkEnd w:id="19565"/>
      </w:del>
    </w:p>
    <w:p w14:paraId="4928EF3D" w14:textId="6A6BEA3D" w:rsidR="00564C22" w:rsidDel="00B33063" w:rsidRDefault="009B1AF1" w:rsidP="00564C22">
      <w:pPr>
        <w:pStyle w:val="Code"/>
        <w:spacing w:line="259" w:lineRule="auto"/>
        <w:rPr>
          <w:del w:id="19566" w:author="Andreas Kuehne" w:date="2019-05-31T12:22:00Z"/>
        </w:rPr>
      </w:pPr>
      <w:del w:id="19567" w:author="Andreas Kuehne" w:date="2019-05-31T12:22:00Z">
        <w:r w:rsidDel="00B33063">
          <w:delText xml:space="preserve">      }</w:delText>
        </w:r>
        <w:bookmarkStart w:id="19568" w:name="_Toc10201560"/>
        <w:bookmarkEnd w:id="19568"/>
      </w:del>
    </w:p>
    <w:p w14:paraId="426ED738" w14:textId="0A73A10D" w:rsidR="00564C22" w:rsidDel="00B33063" w:rsidRDefault="009B1AF1" w:rsidP="00564C22">
      <w:pPr>
        <w:pStyle w:val="Code"/>
        <w:spacing w:line="259" w:lineRule="auto"/>
        <w:rPr>
          <w:del w:id="19569" w:author="Andreas Kuehne" w:date="2019-05-31T12:22:00Z"/>
        </w:rPr>
      </w:pPr>
      <w:del w:id="19570" w:author="Andreas Kuehne" w:date="2019-05-31T12:22:00Z">
        <w:r w:rsidDel="00B33063">
          <w:delText xml:space="preserve">    },</w:delText>
        </w:r>
        <w:bookmarkStart w:id="19571" w:name="_Toc10201561"/>
        <w:bookmarkEnd w:id="19571"/>
      </w:del>
    </w:p>
    <w:p w14:paraId="314353F0" w14:textId="6476A170" w:rsidR="00564C22" w:rsidDel="00B33063" w:rsidRDefault="009B1AF1" w:rsidP="00564C22">
      <w:pPr>
        <w:pStyle w:val="Code"/>
        <w:spacing w:line="259" w:lineRule="auto"/>
        <w:rPr>
          <w:del w:id="19572" w:author="Andreas Kuehne" w:date="2019-05-31T12:22:00Z"/>
        </w:rPr>
      </w:pPr>
      <w:del w:id="19573" w:author="Andreas Kuehne" w:date="2019-05-31T12:22:00Z">
        <w:r w:rsidDel="00B33063">
          <w:rPr>
            <w:color w:val="31849B" w:themeColor="accent5" w:themeShade="BF"/>
          </w:rPr>
          <w:delText xml:space="preserve">    "whichRef"</w:delText>
        </w:r>
        <w:r w:rsidDel="00B33063">
          <w:delText>: {</w:delText>
        </w:r>
        <w:bookmarkStart w:id="19574" w:name="_Toc10201562"/>
        <w:bookmarkEnd w:id="19574"/>
      </w:del>
    </w:p>
    <w:p w14:paraId="7EF7FACC" w14:textId="33424869" w:rsidR="00564C22" w:rsidDel="00B33063" w:rsidRDefault="009B1AF1" w:rsidP="00564C22">
      <w:pPr>
        <w:pStyle w:val="Code"/>
        <w:spacing w:line="259" w:lineRule="auto"/>
        <w:rPr>
          <w:del w:id="19575" w:author="Andreas Kuehne" w:date="2019-05-31T12:22:00Z"/>
        </w:rPr>
      </w:pPr>
      <w:del w:id="195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9577" w:name="_Toc10201563"/>
        <w:bookmarkEnd w:id="19577"/>
      </w:del>
    </w:p>
    <w:p w14:paraId="0A5D516F" w14:textId="1586E505" w:rsidR="00564C22" w:rsidDel="00B33063" w:rsidRDefault="009B1AF1" w:rsidP="00564C22">
      <w:pPr>
        <w:pStyle w:val="Code"/>
        <w:spacing w:line="259" w:lineRule="auto"/>
        <w:rPr>
          <w:del w:id="19578" w:author="Andreas Kuehne" w:date="2019-05-31T12:22:00Z"/>
        </w:rPr>
      </w:pPr>
      <w:del w:id="19579" w:author="Andreas Kuehne" w:date="2019-05-31T12:22:00Z">
        <w:r w:rsidDel="00B33063">
          <w:delText xml:space="preserve">    }</w:delText>
        </w:r>
        <w:bookmarkStart w:id="19580" w:name="_Toc10201564"/>
        <w:bookmarkEnd w:id="19580"/>
      </w:del>
    </w:p>
    <w:p w14:paraId="3909C366" w14:textId="4843D4B1" w:rsidR="00564C22" w:rsidDel="00B33063" w:rsidRDefault="009B1AF1" w:rsidP="00564C22">
      <w:pPr>
        <w:pStyle w:val="Code"/>
        <w:spacing w:line="259" w:lineRule="auto"/>
        <w:rPr>
          <w:del w:id="19581" w:author="Andreas Kuehne" w:date="2019-05-31T12:22:00Z"/>
        </w:rPr>
      </w:pPr>
      <w:del w:id="19582" w:author="Andreas Kuehne" w:date="2019-05-31T12:22:00Z">
        <w:r w:rsidDel="00B33063">
          <w:delText xml:space="preserve">  },</w:delText>
        </w:r>
        <w:bookmarkStart w:id="19583" w:name="_Toc10201565"/>
        <w:bookmarkEnd w:id="19583"/>
      </w:del>
    </w:p>
    <w:p w14:paraId="469A031C" w14:textId="0BFA6858" w:rsidR="00564C22" w:rsidDel="00B33063" w:rsidRDefault="009B1AF1" w:rsidP="00564C22">
      <w:pPr>
        <w:pStyle w:val="Code"/>
        <w:spacing w:line="259" w:lineRule="auto"/>
        <w:rPr>
          <w:del w:id="19584" w:author="Andreas Kuehne" w:date="2019-05-31T12:22:00Z"/>
        </w:rPr>
      </w:pPr>
      <w:del w:id="1958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"dis"</w:delText>
        </w:r>
        <w:r w:rsidDel="00B33063">
          <w:delText>]</w:delText>
        </w:r>
        <w:bookmarkStart w:id="19586" w:name="_Toc10201566"/>
        <w:bookmarkEnd w:id="19586"/>
      </w:del>
    </w:p>
    <w:p w14:paraId="1D7627F5" w14:textId="2BDFABF7" w:rsidR="00564C22" w:rsidDel="00B33063" w:rsidRDefault="009B1AF1" w:rsidP="00564C22">
      <w:pPr>
        <w:pStyle w:val="Code"/>
        <w:spacing w:line="259" w:lineRule="auto"/>
        <w:rPr>
          <w:del w:id="19587" w:author="Andreas Kuehne" w:date="2019-05-31T12:22:00Z"/>
        </w:rPr>
      </w:pPr>
      <w:del w:id="19588" w:author="Andreas Kuehne" w:date="2019-05-31T12:22:00Z">
        <w:r w:rsidDel="00B33063">
          <w:delText>}</w:delText>
        </w:r>
        <w:bookmarkStart w:id="19589" w:name="_Toc10201567"/>
        <w:bookmarkEnd w:id="19589"/>
      </w:del>
    </w:p>
    <w:p w14:paraId="58E7B33A" w14:textId="3ED4E14C" w:rsidR="00564C22" w:rsidDel="00B33063" w:rsidRDefault="00564C22" w:rsidP="00564C22">
      <w:pPr>
        <w:rPr>
          <w:del w:id="19590" w:author="Andreas Kuehne" w:date="2019-05-31T12:22:00Z"/>
        </w:rPr>
      </w:pPr>
      <w:bookmarkStart w:id="19591" w:name="_Toc10201568"/>
      <w:bookmarkEnd w:id="19591"/>
    </w:p>
    <w:p w14:paraId="4BD38E03" w14:textId="6856154E" w:rsidR="00564C22" w:rsidDel="00B33063" w:rsidRDefault="009B1AF1" w:rsidP="00564C22">
      <w:pPr>
        <w:pStyle w:val="berschrift4"/>
        <w:rPr>
          <w:del w:id="19592" w:author="Andreas Kuehne" w:date="2019-05-31T12:22:00Z"/>
        </w:rPr>
      </w:pPr>
      <w:del w:id="19593" w:author="Andreas Kuehne" w:date="2019-05-31T12:22:00Z">
        <w:r w:rsidDel="00B33063">
          <w:delText>DocumentHash – XML Syntax</w:delText>
        </w:r>
        <w:bookmarkStart w:id="19594" w:name="_Toc10201569"/>
        <w:bookmarkEnd w:id="19594"/>
      </w:del>
    </w:p>
    <w:p w14:paraId="0DFBF00B" w14:textId="1F539AEB" w:rsidR="00564C22" w:rsidRPr="5404FA76" w:rsidDel="00B33063" w:rsidRDefault="009B1AF1" w:rsidP="00564C22">
      <w:pPr>
        <w:rPr>
          <w:del w:id="19595" w:author="Andreas Kuehne" w:date="2019-05-31T12:22:00Z"/>
        </w:rPr>
      </w:pPr>
      <w:del w:id="19596" w:author="Andreas Kuehne" w:date="2019-05-31T12:22:00Z">
        <w:r w:rsidRPr="0CCF9147" w:rsidDel="00B33063">
          <w:delText xml:space="preserve">The XML type </w:delText>
        </w:r>
        <w:r w:rsidRPr="002062A5" w:rsidDel="00B33063">
          <w:rPr>
            <w:rFonts w:ascii="Courier New" w:eastAsia="Courier New" w:hAnsi="Courier New" w:cs="Courier New"/>
          </w:rPr>
          <w:delText>DocumentHashType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DocumentHash</w:delText>
        </w:r>
        <w:r w:rsidDel="00B33063">
          <w:delText xml:space="preserve"> </w:delText>
        </w:r>
        <w:r w:rsidRPr="005A6FFD" w:rsidDel="00B33063">
          <w:delText>component.</w:delText>
        </w:r>
        <w:bookmarkStart w:id="19597" w:name="_Toc10201570"/>
        <w:bookmarkEnd w:id="19597"/>
      </w:del>
    </w:p>
    <w:p w14:paraId="15349F81" w14:textId="4BC16400" w:rsidR="00564C22" w:rsidDel="00B33063" w:rsidRDefault="009B1AF1" w:rsidP="00564C22">
      <w:pPr>
        <w:rPr>
          <w:del w:id="19598" w:author="Andreas Kuehne" w:date="2019-05-31T12:22:00Z"/>
        </w:rPr>
      </w:pPr>
      <w:del w:id="195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DocumentHashType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600" w:name="_Toc10201571"/>
        <w:bookmarkEnd w:id="19600"/>
      </w:del>
    </w:p>
    <w:p w14:paraId="1ED7D29C" w14:textId="475ED506" w:rsidR="00564C22" w:rsidDel="00B33063" w:rsidRDefault="009B1AF1" w:rsidP="00564C22">
      <w:pPr>
        <w:pStyle w:val="Code"/>
        <w:rPr>
          <w:del w:id="19601" w:author="Andreas Kuehne" w:date="2019-05-31T12:22:00Z"/>
        </w:rPr>
      </w:pPr>
      <w:del w:id="1960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DocumentHashType</w:delText>
        </w:r>
        <w:r w:rsidDel="00B33063">
          <w:rPr>
            <w:color w:val="943634" w:themeColor="accent2" w:themeShade="BF"/>
          </w:rPr>
          <w:delText>"</w:delText>
        </w:r>
        <w:r w:rsidDel="00B33063">
          <w:rPr>
            <w:color w:val="31849B" w:themeColor="accent5" w:themeShade="BF"/>
          </w:rPr>
          <w:delText>&gt;</w:delText>
        </w:r>
        <w:bookmarkStart w:id="19603" w:name="_Toc10201572"/>
        <w:bookmarkEnd w:id="19603"/>
      </w:del>
    </w:p>
    <w:p w14:paraId="58B76DBB" w14:textId="70E692A0" w:rsidR="00564C22" w:rsidDel="00B33063" w:rsidRDefault="009B1AF1" w:rsidP="00564C22">
      <w:pPr>
        <w:pStyle w:val="Code"/>
        <w:rPr>
          <w:del w:id="19604" w:author="Andreas Kuehne" w:date="2019-05-31T12:22:00Z"/>
        </w:rPr>
      </w:pPr>
      <w:del w:id="19605" w:author="Andreas Kuehne" w:date="2019-05-31T12:22:00Z">
        <w:r w:rsidDel="00B33063">
          <w:rPr>
            <w:color w:val="31849B" w:themeColor="accent5" w:themeShade="BF"/>
          </w:rPr>
          <w:delText xml:space="preserve">  &lt;xs:complexContent&gt;</w:delText>
        </w:r>
        <w:bookmarkStart w:id="19606" w:name="_Toc10201573"/>
        <w:bookmarkEnd w:id="19606"/>
      </w:del>
    </w:p>
    <w:p w14:paraId="0FF98E94" w14:textId="37D9A7A6" w:rsidR="00564C22" w:rsidDel="00B33063" w:rsidRDefault="009B1AF1" w:rsidP="00564C22">
      <w:pPr>
        <w:pStyle w:val="Code"/>
        <w:rPr>
          <w:del w:id="19607" w:author="Andreas Kuehne" w:date="2019-05-31T12:22:00Z"/>
        </w:rPr>
      </w:pPr>
      <w:del w:id="1960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9609" w:name="_Toc10201574"/>
        <w:bookmarkEnd w:id="19609"/>
      </w:del>
    </w:p>
    <w:p w14:paraId="73DF8FF7" w14:textId="30817CEE" w:rsidR="00564C22" w:rsidDel="00B33063" w:rsidRDefault="009B1AF1" w:rsidP="00564C22">
      <w:pPr>
        <w:pStyle w:val="Code"/>
        <w:rPr>
          <w:del w:id="19610" w:author="Andreas Kuehne" w:date="2019-05-31T12:22:00Z"/>
        </w:rPr>
      </w:pPr>
      <w:del w:id="19611" w:author="Andreas Kuehne" w:date="2019-05-31T12:22:00Z">
        <w:r w:rsidDel="00B33063">
          <w:rPr>
            <w:color w:val="31849B" w:themeColor="accent5" w:themeShade="BF"/>
          </w:rPr>
          <w:delText xml:space="preserve">      &lt;xs:sequence&gt;</w:delText>
        </w:r>
        <w:bookmarkStart w:id="19612" w:name="_Toc10201575"/>
        <w:bookmarkEnd w:id="19612"/>
      </w:del>
    </w:p>
    <w:p w14:paraId="62A2EC84" w14:textId="34A15706" w:rsidR="00564C22" w:rsidDel="00B33063" w:rsidRDefault="009B1AF1" w:rsidP="00564C22">
      <w:pPr>
        <w:pStyle w:val="Code"/>
        <w:rPr>
          <w:del w:id="19613" w:author="Andreas Kuehne" w:date="2019-05-31T12:22:00Z"/>
        </w:rPr>
      </w:pPr>
      <w:del w:id="1961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615" w:name="_Toc10201576"/>
        <w:bookmarkEnd w:id="19615"/>
      </w:del>
    </w:p>
    <w:p w14:paraId="1F58727A" w14:textId="75AF839A" w:rsidR="00564C22" w:rsidDel="00B33063" w:rsidRDefault="009B1AF1" w:rsidP="00564C22">
      <w:pPr>
        <w:pStyle w:val="Code"/>
        <w:rPr>
          <w:del w:id="19616" w:author="Andreas Kuehne" w:date="2019-05-31T12:22:00Z"/>
        </w:rPr>
      </w:pPr>
      <w:del w:id="196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DigestInfos</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9618" w:name="_Toc10201577"/>
        <w:bookmarkEnd w:id="19618"/>
      </w:del>
    </w:p>
    <w:p w14:paraId="1F2C62BA" w14:textId="06382A2F" w:rsidR="00564C22" w:rsidDel="00B33063" w:rsidRDefault="009B1AF1" w:rsidP="00564C22">
      <w:pPr>
        <w:pStyle w:val="Code"/>
        <w:rPr>
          <w:del w:id="19619" w:author="Andreas Kuehne" w:date="2019-05-31T12:22:00Z"/>
        </w:rPr>
      </w:pPr>
      <w:del w:id="19620" w:author="Andreas Kuehne" w:date="2019-05-31T12:22:00Z">
        <w:r w:rsidDel="00B33063">
          <w:rPr>
            <w:color w:val="31849B" w:themeColor="accent5" w:themeShade="BF"/>
          </w:rPr>
          <w:delText xml:space="preserve">      &lt;/xs:sequence&gt;</w:delText>
        </w:r>
        <w:bookmarkStart w:id="19621" w:name="_Toc10201578"/>
        <w:bookmarkEnd w:id="19621"/>
      </w:del>
    </w:p>
    <w:p w14:paraId="04D43A16" w14:textId="015C9D52" w:rsidR="00564C22" w:rsidDel="00B33063" w:rsidRDefault="009B1AF1" w:rsidP="00564C22">
      <w:pPr>
        <w:pStyle w:val="Code"/>
        <w:rPr>
          <w:del w:id="19622" w:author="Andreas Kuehne" w:date="2019-05-31T12:22:00Z"/>
        </w:rPr>
      </w:pPr>
      <w:del w:id="1962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624" w:name="_Toc10201579"/>
        <w:bookmarkEnd w:id="19624"/>
      </w:del>
    </w:p>
    <w:p w14:paraId="5CC52087" w14:textId="3B844979" w:rsidR="00564C22" w:rsidDel="00B33063" w:rsidRDefault="009B1AF1" w:rsidP="00564C22">
      <w:pPr>
        <w:pStyle w:val="Code"/>
        <w:rPr>
          <w:del w:id="19625" w:author="Andreas Kuehne" w:date="2019-05-31T12:22:00Z"/>
        </w:rPr>
      </w:pPr>
      <w:del w:id="19626" w:author="Andreas Kuehne" w:date="2019-05-31T12:22:00Z">
        <w:r w:rsidDel="00B33063">
          <w:rPr>
            <w:color w:val="31849B" w:themeColor="accent5" w:themeShade="BF"/>
          </w:rPr>
          <w:delText xml:space="preserve">    &lt;/xs:extension&gt;</w:delText>
        </w:r>
        <w:bookmarkStart w:id="19627" w:name="_Toc10201580"/>
        <w:bookmarkEnd w:id="19627"/>
      </w:del>
    </w:p>
    <w:p w14:paraId="117DC046" w14:textId="6A12080C" w:rsidR="00564C22" w:rsidDel="00B33063" w:rsidRDefault="009B1AF1" w:rsidP="00564C22">
      <w:pPr>
        <w:pStyle w:val="Code"/>
        <w:rPr>
          <w:del w:id="19628" w:author="Andreas Kuehne" w:date="2019-05-31T12:22:00Z"/>
        </w:rPr>
      </w:pPr>
      <w:del w:id="19629" w:author="Andreas Kuehne" w:date="2019-05-31T12:22:00Z">
        <w:r w:rsidDel="00B33063">
          <w:rPr>
            <w:color w:val="31849B" w:themeColor="accent5" w:themeShade="BF"/>
          </w:rPr>
          <w:delText xml:space="preserve">  &lt;/xs:complexContent&gt;</w:delText>
        </w:r>
        <w:bookmarkStart w:id="19630" w:name="_Toc10201581"/>
        <w:bookmarkEnd w:id="19630"/>
      </w:del>
    </w:p>
    <w:p w14:paraId="2046001E" w14:textId="2F2BC8E5" w:rsidR="00564C22" w:rsidDel="00B33063" w:rsidRDefault="009B1AF1" w:rsidP="00564C22">
      <w:pPr>
        <w:pStyle w:val="Code"/>
        <w:rPr>
          <w:del w:id="19631" w:author="Andreas Kuehne" w:date="2019-05-31T12:22:00Z"/>
        </w:rPr>
      </w:pPr>
      <w:del w:id="19632" w:author="Andreas Kuehne" w:date="2019-05-31T12:22:00Z">
        <w:r w:rsidDel="00B33063">
          <w:rPr>
            <w:color w:val="31849B" w:themeColor="accent5" w:themeShade="BF"/>
          </w:rPr>
          <w:delText>&lt;/xs:complexType&gt;</w:delText>
        </w:r>
        <w:bookmarkStart w:id="19633" w:name="_Toc10201582"/>
        <w:bookmarkEnd w:id="19633"/>
      </w:del>
    </w:p>
    <w:p w14:paraId="387F4BB3" w14:textId="1BBBFCC0" w:rsidR="00564C22" w:rsidDel="00B33063" w:rsidRDefault="009B1AF1" w:rsidP="00564C22">
      <w:pPr>
        <w:spacing w:line="259" w:lineRule="auto"/>
        <w:rPr>
          <w:del w:id="19634" w:author="Andreas Kuehne" w:date="2019-05-31T12:22:00Z"/>
        </w:rPr>
      </w:pPr>
      <w:del w:id="1963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DocumentHashType</w:delText>
        </w:r>
        <w:r w:rsidRPr="71C71F8C" w:rsidDel="00B33063">
          <w:delText xml:space="preserve"> </w:delText>
        </w:r>
        <w:r w:rsidDel="00B33063">
          <w:delText xml:space="preserve">XML element SHALL implement in XML syntax the sub-component that has a name equal to its local name. </w:delText>
        </w:r>
        <w:bookmarkStart w:id="19636" w:name="_Toc10201583"/>
        <w:bookmarkEnd w:id="19636"/>
      </w:del>
    </w:p>
    <w:p w14:paraId="0687F2D7" w14:textId="3553ED26" w:rsidR="00564C22" w:rsidDel="00B33063" w:rsidRDefault="009B1AF1" w:rsidP="00564C22">
      <w:pPr>
        <w:pStyle w:val="berschrift3"/>
        <w:rPr>
          <w:del w:id="19637" w:author="Andreas Kuehne" w:date="2019-05-31T12:22:00Z"/>
        </w:rPr>
      </w:pPr>
      <w:bookmarkStart w:id="19638" w:name="_RefCompA5E5C69F"/>
      <w:del w:id="19639" w:author="Andreas Kuehne" w:date="2019-05-31T12:22:00Z">
        <w:r w:rsidDel="00B33063">
          <w:delText>Component SignatureObject</w:delText>
        </w:r>
        <w:bookmarkStart w:id="19640" w:name="_Toc10201584"/>
        <w:bookmarkEnd w:id="19638"/>
        <w:bookmarkEnd w:id="19640"/>
      </w:del>
    </w:p>
    <w:p w14:paraId="287BC94B" w14:textId="61B197CC" w:rsidR="00564C22" w:rsidDel="00B33063" w:rsidRDefault="001725A5" w:rsidP="00564C22">
      <w:pPr>
        <w:rPr>
          <w:del w:id="19641" w:author="Andreas Kuehne" w:date="2019-05-31T12:22:00Z"/>
        </w:rPr>
      </w:pPr>
      <w:del w:id="19642"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SignatureObject</w:delText>
        </w:r>
        <w:r w:rsidRPr="003A06D0" w:rsidDel="00B33063">
          <w:delText xml:space="preserve"> component contains a signature or timestamp of some sort. This element is returned in a sign response message, and sent in a verify request message.</w:delText>
        </w:r>
        <w:bookmarkStart w:id="19643" w:name="_Toc10201585"/>
        <w:bookmarkEnd w:id="19643"/>
      </w:del>
    </w:p>
    <w:p w14:paraId="2FE61C03" w14:textId="69054471" w:rsidR="00564C22" w:rsidDel="00B33063" w:rsidRDefault="009B1AF1" w:rsidP="00564C22">
      <w:pPr>
        <w:rPr>
          <w:del w:id="19644" w:author="Andreas Kuehne" w:date="2019-05-31T12:22:00Z"/>
        </w:rPr>
      </w:pPr>
      <w:del w:id="19645" w:author="Andreas Kuehne" w:date="2019-05-31T12:22:00Z">
        <w:r w:rsidDel="00B33063">
          <w:delText>Below follows a list of the sub-components that constitute this component:</w:delText>
        </w:r>
        <w:bookmarkStart w:id="19646" w:name="_Toc10201586"/>
        <w:bookmarkEnd w:id="19646"/>
      </w:del>
    </w:p>
    <w:p w14:paraId="29CD69CC" w14:textId="799FF398" w:rsidR="00564C22" w:rsidDel="00B33063" w:rsidRDefault="009B1AF1" w:rsidP="00564C22">
      <w:pPr>
        <w:pStyle w:val="Member"/>
        <w:rPr>
          <w:del w:id="19647" w:author="Andreas Kuehne" w:date="2019-05-31T12:22:00Z"/>
        </w:rPr>
      </w:pPr>
      <w:del w:id="19648" w:author="Andreas Kuehne" w:date="2019-05-31T12:22:00Z">
        <w:r w:rsidDel="00B33063">
          <w:delText xml:space="preserve">The OPTIONAL </w:delText>
        </w:r>
        <w:r w:rsidRPr="35C1378D" w:rsidDel="00B33063">
          <w:rPr>
            <w:rStyle w:val="Datatype"/>
          </w:rPr>
          <w:delText>Base64Signature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A base64 encoding of some arbitrary signature, such as a XML signature [XMLDSIG], PGP [RFC 2440] or CMS [RFC 5652] signature or a RFC 3161 timestamp [RFC 3161]. The type of signature is specified by the </w:delText>
        </w:r>
        <w:r w:rsidRPr="003A06D0" w:rsidDel="00B33063">
          <w:rPr>
            <w:rStyle w:val="Datatype"/>
            <w:lang w:val="en-GB"/>
          </w:rPr>
          <w:delText>MimeType</w:delText>
        </w:r>
        <w:r w:rsidRPr="003A06D0" w:rsidDel="00B33063">
          <w:delText xml:space="preserve"> element of the </w:delText>
        </w:r>
        <w:r w:rsidRPr="003A06D0" w:rsidDel="00B33063">
          <w:rPr>
            <w:rFonts w:ascii="Courier New" w:eastAsia="Courier New" w:hAnsi="Courier New" w:cs="Courier New"/>
            <w:lang w:val="en-GB"/>
          </w:rPr>
          <w:delText>Base64DataType</w:delText>
        </w:r>
        <w:r w:rsidRPr="003A06D0" w:rsidDel="00B33063">
          <w:delText xml:space="preserve"> component. Profiles MAY define the handling of additional types.</w:delText>
        </w:r>
        <w:bookmarkStart w:id="19649" w:name="_Toc10201587"/>
        <w:bookmarkEnd w:id="19649"/>
      </w:del>
    </w:p>
    <w:p w14:paraId="48606E42" w14:textId="715D338B" w:rsidR="00564C22" w:rsidDel="00B33063" w:rsidRDefault="009B1AF1" w:rsidP="00564C22">
      <w:pPr>
        <w:pStyle w:val="Member"/>
        <w:rPr>
          <w:del w:id="19650" w:author="Andreas Kuehne" w:date="2019-05-31T12:22:00Z"/>
        </w:rPr>
      </w:pPr>
      <w:del w:id="19651" w:author="Andreas Kuehne" w:date="2019-05-31T12:22:00Z">
        <w:r w:rsidDel="00B33063">
          <w:delText xml:space="preserve">The OPTIONAL </w:delText>
        </w:r>
        <w:r w:rsidRPr="35C1378D" w:rsidDel="00B33063">
          <w:rPr>
            <w:rStyle w:val="Datatype"/>
          </w:rPr>
          <w:delText>SignaturePtr</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_RefComp69B8F57B \r \h </w:delInstrText>
        </w:r>
        <w:r w:rsidDel="00B33063">
          <w:fldChar w:fldCharType="separate"/>
        </w:r>
        <w:r w:rsidDel="00B33063">
          <w:rPr>
            <w:rStyle w:val="Datatype"/>
            <w:rFonts w:eastAsia="Courier New" w:cs="Courier New"/>
          </w:rPr>
          <w:delText>SignaturePtr</w:delText>
        </w:r>
        <w:r w:rsidDel="00B33063">
          <w:fldChar w:fldCharType="end"/>
        </w:r>
        <w:r w:rsidDel="00B33063">
          <w:delText xml:space="preserve">. </w:delText>
        </w:r>
        <w:r w:rsidRPr="003A06D0" w:rsidDel="00B33063">
          <w:delText>This element is used to point to an XML signature in an input (for a verify request) or output (for a sign response) document in which a signature is enveloped.</w:delText>
        </w:r>
        <w:bookmarkStart w:id="19652" w:name="_Toc10201588"/>
        <w:bookmarkEnd w:id="19652"/>
      </w:del>
    </w:p>
    <w:p w14:paraId="3672A7D4" w14:textId="37B04AE9" w:rsidR="00564C22" w:rsidDel="00B33063" w:rsidRDefault="009B1AF1" w:rsidP="00564C22">
      <w:pPr>
        <w:pStyle w:val="Member"/>
        <w:rPr>
          <w:del w:id="19653" w:author="Andreas Kuehne" w:date="2019-05-31T12:22:00Z"/>
        </w:rPr>
      </w:pPr>
      <w:del w:id="19654"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The identified schemas are to be used to process the Id elements during parsing and for XPath evaluation. If anything else but &lt;Schema&gt; are referred to, the server MUST report an error. If a referred to &lt;Schema&gt; is not used by the XML document instance this MAY be ignored or reported to the client in the subcomponent ResultMessage (for the definition of Schema</w:delText>
        </w:r>
        <w:r w:rsidR="00C474B1" w:rsidDel="00B33063">
          <w:delText>s</w:delText>
        </w:r>
        <w:r w:rsidRPr="003A06D0" w:rsidDel="00B33063">
          <w:delText xml:space="preserve"> subcomponent </w:delText>
        </w:r>
        <w:r w:rsidR="00C474B1" w:rsidDel="00B33063">
          <w:delText>(</w:delText>
        </w:r>
        <w:r w:rsidRPr="003A06D0" w:rsidDel="00B33063">
          <w:delText xml:space="preserve">see </w:delText>
        </w:r>
        <w:r w:rsidR="00C474B1" w:rsidDel="00B33063">
          <w:delText xml:space="preserve">section </w:delText>
        </w:r>
        <w:r w:rsidR="00C474B1" w:rsidDel="00B33063">
          <w:fldChar w:fldCharType="begin"/>
        </w:r>
        <w:r w:rsidR="00C474B1" w:rsidDel="00B33063">
          <w:delInstrText xml:space="preserve"> REF _RefComp94AB9E83 \r \h </w:delInstrText>
        </w:r>
        <w:r w:rsidR="00C474B1" w:rsidDel="00B33063">
          <w:fldChar w:fldCharType="separate"/>
        </w:r>
        <w:r w:rsidR="00C474B1" w:rsidDel="00B33063">
          <w:delText>4.3.10</w:delText>
        </w:r>
        <w:r w:rsidR="00C474B1" w:rsidDel="00B33063">
          <w:fldChar w:fldCharType="end"/>
        </w:r>
        <w:r w:rsidRPr="003A06D0" w:rsidDel="00B33063">
          <w:delText>)</w:delText>
        </w:r>
        <w:bookmarkStart w:id="19655" w:name="_Toc10201589"/>
        <w:bookmarkEnd w:id="19655"/>
      </w:del>
    </w:p>
    <w:p w14:paraId="679D3F4A" w14:textId="298E17E1" w:rsidR="00564C22" w:rsidDel="00B33063" w:rsidRDefault="009B1AF1" w:rsidP="00564C22">
      <w:pPr>
        <w:pStyle w:val="Member"/>
        <w:rPr>
          <w:del w:id="19656" w:author="Andreas Kuehne" w:date="2019-05-31T12:22:00Z"/>
        </w:rPr>
      </w:pPr>
      <w:del w:id="19657"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r w:rsidRPr="002A7671" w:rsidDel="00B33063">
          <w:delText xml:space="preserve">The use cases described in this document assume </w:delText>
        </w:r>
        <w:r w:rsidDel="00B33063">
          <w:delText xml:space="preserve">exactly </w:delText>
        </w:r>
        <w:r w:rsidRPr="002A7671" w:rsidDel="00B33063">
          <w:delText>one signature</w:delText>
        </w:r>
        <w:r w:rsidDel="00B33063">
          <w:delText xml:space="preserve"> (or timestamp)</w:delText>
        </w:r>
        <w:r w:rsidRPr="002A7671" w:rsidDel="00B33063">
          <w:delText xml:space="preserve"> being </w:delText>
        </w:r>
        <w:r w:rsidDel="00B33063">
          <w:delText>created by a signing request.</w:delText>
        </w:r>
        <w:r w:rsidRPr="002A7671" w:rsidDel="00B33063">
          <w:delText xml:space="preserve"> Profiles may defin</w:delText>
        </w:r>
        <w:r w:rsidDel="00B33063">
          <w:delText>e processing rules how to create multiple signature as a response to a single request</w:delText>
        </w:r>
        <w:r w:rsidRPr="002A7671" w:rsidDel="00B33063">
          <w:delText>.</w:delText>
        </w:r>
        <w:r w:rsidDel="00B33063">
          <w:delText xml:space="preserve"> For these use case this element provides a way to link a created signature back to a</w:delText>
        </w:r>
        <w:r w:rsidR="00742471" w:rsidDel="00B33063">
          <w:delText>n input</w:delText>
        </w:r>
        <w:r w:rsidDel="00B33063">
          <w:delText xml:space="preserve"> document within the signing request. As the input document do</w:delText>
        </w:r>
        <w:r w:rsidR="00742471" w:rsidDel="00B33063">
          <w:delText>es</w:delText>
        </w:r>
        <w:r w:rsidDel="00B33063">
          <w:delText xml:space="preserve"> not reside within the same document t</w:delText>
        </w:r>
        <w:r w:rsidR="00D55226" w:rsidDel="00B33063">
          <w:delText>he use of the ID / IDREF</w:delText>
        </w:r>
        <w:r w:rsidDel="00B33063">
          <w:delText xml:space="preserve"> </w:delText>
        </w:r>
        <w:r w:rsidR="00D55226" w:rsidDel="00B33063">
          <w:delText>mechanism is not possible. Therefor</w:delText>
        </w:r>
        <w:r w:rsidR="00742471" w:rsidDel="00B33063">
          <w:delText>e,</w:delText>
        </w:r>
        <w:r w:rsidR="00D55226" w:rsidDel="00B33063">
          <w:delText xml:space="preserve"> this element is an instance of a URI. Profiles using this element MUST define the way how the value is constru</w:delText>
        </w:r>
        <w:r w:rsidR="00DD3493" w:rsidDel="00B33063">
          <w:delText>c</w:delText>
        </w:r>
        <w:r w:rsidR="00D55226" w:rsidDel="00B33063">
          <w:delText>ted.</w:delText>
        </w:r>
        <w:bookmarkStart w:id="19658" w:name="_Toc10201590"/>
        <w:bookmarkEnd w:id="19658"/>
      </w:del>
    </w:p>
    <w:p w14:paraId="1691DA78" w14:textId="1116C9DE" w:rsidR="00564C22" w:rsidDel="00B33063" w:rsidRDefault="009B1AF1" w:rsidP="00564C22">
      <w:pPr>
        <w:pStyle w:val="Non-normativeCommentHeading"/>
        <w:rPr>
          <w:del w:id="19659" w:author="Andreas Kuehne" w:date="2019-05-31T12:22:00Z"/>
        </w:rPr>
      </w:pPr>
      <w:del w:id="19660" w:author="Andreas Kuehne" w:date="2019-05-31T12:22:00Z">
        <w:r w:rsidDel="00B33063">
          <w:delText>Non-normative Comment:</w:delText>
        </w:r>
        <w:bookmarkStart w:id="19661" w:name="_Toc10201591"/>
        <w:bookmarkEnd w:id="19661"/>
      </w:del>
    </w:p>
    <w:p w14:paraId="7476E63D" w14:textId="2398FE56" w:rsidR="00564C22" w:rsidDel="00B33063" w:rsidRDefault="00D55226" w:rsidP="00564C22">
      <w:pPr>
        <w:pStyle w:val="Non-normativeComment"/>
        <w:rPr>
          <w:del w:id="19662" w:author="Andreas Kuehne" w:date="2019-05-31T12:22:00Z"/>
        </w:rPr>
      </w:pPr>
      <w:del w:id="19663" w:author="Andreas Kuehne" w:date="2019-05-31T12:22:00Z">
        <w:r w:rsidDel="00B33063">
          <w:delText xml:space="preserve">Proposed format of the </w:delText>
        </w:r>
        <w:r w:rsidRPr="35C1378D" w:rsidDel="00B33063">
          <w:rPr>
            <w:rStyle w:val="Datatype"/>
          </w:rPr>
          <w:delText>WhichDoc</w:delText>
        </w:r>
        <w:r w:rsidDel="00B33063">
          <w:delText xml:space="preserve"> element: scheme ‘dssReq’, the path contains the value of the value of the </w:delText>
        </w:r>
        <w:r w:rsidRPr="00D55226" w:rsidDel="00B33063">
          <w:rPr>
            <w:rStyle w:val="Datatype"/>
          </w:rPr>
          <w:delText>RequestId</w:delText>
        </w:r>
        <w:r w:rsidDel="00B33063">
          <w:delText xml:space="preserve">, the fragment contains the ID element of the referenced </w:delText>
        </w:r>
        <w:r w:rsidRPr="0073092D" w:rsidDel="00B33063">
          <w:rPr>
            <w:rStyle w:val="Datatype"/>
          </w:rPr>
          <w:delText>Document</w:delText>
        </w:r>
        <w:r w:rsidDel="00B33063">
          <w:delText xml:space="preserve">. </w:delText>
        </w:r>
        <w:r w:rsidR="0073092D" w:rsidDel="00B33063">
          <w:delText>An example is ‘dssReq:req-12234#doc-3’.</w:delText>
        </w:r>
        <w:bookmarkStart w:id="19664" w:name="_Toc10201592"/>
        <w:bookmarkEnd w:id="19664"/>
      </w:del>
    </w:p>
    <w:p w14:paraId="106B984A" w14:textId="0E786DC4" w:rsidR="00564C22" w:rsidDel="00B33063" w:rsidRDefault="009B1AF1" w:rsidP="00564C22">
      <w:pPr>
        <w:pStyle w:val="berschrift4"/>
        <w:rPr>
          <w:del w:id="19665" w:author="Andreas Kuehne" w:date="2019-05-31T12:22:00Z"/>
        </w:rPr>
      </w:pPr>
      <w:del w:id="19666" w:author="Andreas Kuehne" w:date="2019-05-31T12:22:00Z">
        <w:r w:rsidDel="00B33063">
          <w:delText>SignatureObject – JSON Syntax</w:delText>
        </w:r>
        <w:bookmarkStart w:id="19667" w:name="_Toc10201593"/>
        <w:bookmarkEnd w:id="19667"/>
      </w:del>
    </w:p>
    <w:p w14:paraId="0ABE188A" w14:textId="5426C6F5" w:rsidR="00564C22" w:rsidRPr="0248A3D1" w:rsidDel="00B33063" w:rsidRDefault="009B1AF1" w:rsidP="00564C22">
      <w:pPr>
        <w:rPr>
          <w:del w:id="19668" w:author="Andreas Kuehne" w:date="2019-05-31T12:22:00Z"/>
        </w:rPr>
      </w:pPr>
      <w:del w:id="196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SignatureObject</w:delText>
        </w:r>
        <w:r w:rsidDel="00B33063">
          <w:delText xml:space="preserve"> component.</w:delText>
        </w:r>
        <w:bookmarkStart w:id="19670" w:name="_Toc10201594"/>
        <w:bookmarkEnd w:id="19670"/>
      </w:del>
    </w:p>
    <w:p w14:paraId="39C02ED0" w14:textId="1CC56515" w:rsidR="00564C22" w:rsidRPr="C2430093" w:rsidDel="00B33063" w:rsidRDefault="009B1AF1" w:rsidP="00564C22">
      <w:pPr>
        <w:spacing w:line="259" w:lineRule="auto"/>
        <w:rPr>
          <w:del w:id="19671" w:author="Andreas Kuehne" w:date="2019-05-31T12:22:00Z"/>
          <w:rFonts w:eastAsia="Arial" w:cs="Arial"/>
          <w:sz w:val="22"/>
          <w:szCs w:val="22"/>
        </w:rPr>
      </w:pPr>
      <w:del w:id="1967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SignatureObject</w:delText>
        </w:r>
        <w:r w:rsidRPr="002062A5" w:rsidDel="00B33063">
          <w:rPr>
            <w:rFonts w:eastAsia="Arial" w:cs="Arial"/>
            <w:sz w:val="22"/>
            <w:szCs w:val="22"/>
          </w:rPr>
          <w:delText xml:space="preserve"> using JSON-specific names mapped as shown in the table below.</w:delText>
        </w:r>
        <w:bookmarkStart w:id="19673" w:name="_Toc10201595"/>
        <w:bookmarkEnd w:id="19673"/>
      </w:del>
    </w:p>
    <w:tbl>
      <w:tblPr>
        <w:tblStyle w:val="Gitternetztabelle1hell1"/>
        <w:tblW w:w="0" w:type="auto"/>
        <w:tblLook w:val="04A0" w:firstRow="1" w:lastRow="0" w:firstColumn="1" w:lastColumn="0" w:noHBand="0" w:noVBand="1"/>
      </w:tblPr>
      <w:tblGrid>
        <w:gridCol w:w="4675"/>
        <w:gridCol w:w="4675"/>
      </w:tblGrid>
      <w:tr w:rsidR="00564C22" w:rsidDel="00B33063" w14:paraId="1BE04508" w14:textId="2E04B8FA" w:rsidTr="00564C22">
        <w:trPr>
          <w:cnfStyle w:val="100000000000" w:firstRow="1" w:lastRow="0" w:firstColumn="0" w:lastColumn="0" w:oddVBand="0" w:evenVBand="0" w:oddHBand="0" w:evenHBand="0" w:firstRowFirstColumn="0" w:firstRowLastColumn="0" w:lastRowFirstColumn="0" w:lastRowLastColumn="0"/>
          <w:del w:id="196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0C2BF" w14:textId="7C308A74" w:rsidR="00564C22" w:rsidDel="00B33063" w:rsidRDefault="009B1AF1" w:rsidP="00564C22">
            <w:pPr>
              <w:pStyle w:val="Beschriftung"/>
              <w:rPr>
                <w:del w:id="19675" w:author="Andreas Kuehne" w:date="2019-05-31T12:22:00Z"/>
              </w:rPr>
            </w:pPr>
            <w:del w:id="19676" w:author="Andreas Kuehne" w:date="2019-05-31T12:22:00Z">
              <w:r w:rsidDel="00B33063">
                <w:delText>Element</w:delText>
              </w:r>
              <w:bookmarkStart w:id="19677" w:name="_Toc10201596"/>
              <w:bookmarkEnd w:id="19677"/>
            </w:del>
          </w:p>
        </w:tc>
        <w:tc>
          <w:tcPr>
            <w:tcW w:w="4675" w:type="dxa"/>
          </w:tcPr>
          <w:p w14:paraId="0FCBE36B" w14:textId="455D795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678" w:author="Andreas Kuehne" w:date="2019-05-31T12:22:00Z"/>
              </w:rPr>
            </w:pPr>
            <w:del w:id="19679" w:author="Andreas Kuehne" w:date="2019-05-31T12:22:00Z">
              <w:r w:rsidDel="00B33063">
                <w:delText>Implementing JSON member name</w:delText>
              </w:r>
              <w:bookmarkStart w:id="19680" w:name="_Toc10201597"/>
              <w:bookmarkEnd w:id="19680"/>
            </w:del>
          </w:p>
        </w:tc>
        <w:bookmarkStart w:id="19681" w:name="_Toc10201598"/>
        <w:bookmarkEnd w:id="19681"/>
      </w:tr>
      <w:tr w:rsidR="00564C22" w:rsidDel="00B33063" w14:paraId="1260B432" w14:textId="4E8249D7" w:rsidTr="00564C22">
        <w:trPr>
          <w:del w:id="196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5107D" w14:textId="56F6EE4D" w:rsidR="00564C22" w:rsidRPr="002062A5" w:rsidDel="00B33063" w:rsidRDefault="009B1AF1" w:rsidP="00564C22">
            <w:pPr>
              <w:pStyle w:val="Beschriftung"/>
              <w:rPr>
                <w:del w:id="19683" w:author="Andreas Kuehne" w:date="2019-05-31T12:22:00Z"/>
                <w:rStyle w:val="Datatype"/>
                <w:b w:val="0"/>
                <w:bCs w:val="0"/>
              </w:rPr>
            </w:pPr>
            <w:del w:id="19684" w:author="Andreas Kuehne" w:date="2019-05-31T12:22:00Z">
              <w:r w:rsidRPr="002062A5" w:rsidDel="00B33063">
                <w:rPr>
                  <w:rStyle w:val="Datatype"/>
                </w:rPr>
                <w:delText>Base64Signature</w:delText>
              </w:r>
              <w:bookmarkStart w:id="19685" w:name="_Toc10201599"/>
              <w:bookmarkEnd w:id="19685"/>
            </w:del>
          </w:p>
        </w:tc>
        <w:tc>
          <w:tcPr>
            <w:tcW w:w="4675" w:type="dxa"/>
          </w:tcPr>
          <w:p w14:paraId="741630F2" w14:textId="3CBD8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86" w:author="Andreas Kuehne" w:date="2019-05-31T12:22:00Z"/>
                <w:rStyle w:val="Datatype"/>
              </w:rPr>
            </w:pPr>
            <w:del w:id="19687" w:author="Andreas Kuehne" w:date="2019-05-31T12:22:00Z">
              <w:r w:rsidRPr="002062A5" w:rsidDel="00B33063">
                <w:rPr>
                  <w:rStyle w:val="Datatype"/>
                </w:rPr>
                <w:delText>b64Sig</w:delText>
              </w:r>
              <w:bookmarkStart w:id="19688" w:name="_Toc10201600"/>
              <w:bookmarkEnd w:id="19688"/>
            </w:del>
          </w:p>
        </w:tc>
        <w:bookmarkStart w:id="19689" w:name="_Toc10201601"/>
        <w:bookmarkEnd w:id="19689"/>
      </w:tr>
      <w:tr w:rsidR="00564C22" w:rsidDel="00B33063" w14:paraId="1ECE8064" w14:textId="078920E4" w:rsidTr="00564C22">
        <w:trPr>
          <w:del w:id="196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ED9471" w14:textId="7469690D" w:rsidR="00564C22" w:rsidRPr="002062A5" w:rsidDel="00B33063" w:rsidRDefault="009B1AF1" w:rsidP="00564C22">
            <w:pPr>
              <w:pStyle w:val="Beschriftung"/>
              <w:rPr>
                <w:del w:id="19691" w:author="Andreas Kuehne" w:date="2019-05-31T12:22:00Z"/>
                <w:rStyle w:val="Datatype"/>
                <w:b w:val="0"/>
                <w:bCs w:val="0"/>
              </w:rPr>
            </w:pPr>
            <w:del w:id="19692" w:author="Andreas Kuehne" w:date="2019-05-31T12:22:00Z">
              <w:r w:rsidRPr="002062A5" w:rsidDel="00B33063">
                <w:rPr>
                  <w:rStyle w:val="Datatype"/>
                </w:rPr>
                <w:delText>SignaturePtr</w:delText>
              </w:r>
              <w:bookmarkStart w:id="19693" w:name="_Toc10201602"/>
              <w:bookmarkEnd w:id="19693"/>
            </w:del>
          </w:p>
        </w:tc>
        <w:tc>
          <w:tcPr>
            <w:tcW w:w="4675" w:type="dxa"/>
          </w:tcPr>
          <w:p w14:paraId="0F648853" w14:textId="36CA3C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94" w:author="Andreas Kuehne" w:date="2019-05-31T12:22:00Z"/>
                <w:rStyle w:val="Datatype"/>
              </w:rPr>
            </w:pPr>
            <w:del w:id="19695" w:author="Andreas Kuehne" w:date="2019-05-31T12:22:00Z">
              <w:r w:rsidRPr="002062A5" w:rsidDel="00B33063">
                <w:rPr>
                  <w:rStyle w:val="Datatype"/>
                </w:rPr>
                <w:delText>sigPtr</w:delText>
              </w:r>
              <w:bookmarkStart w:id="19696" w:name="_Toc10201603"/>
              <w:bookmarkEnd w:id="19696"/>
            </w:del>
          </w:p>
        </w:tc>
        <w:bookmarkStart w:id="19697" w:name="_Toc10201604"/>
        <w:bookmarkEnd w:id="19697"/>
      </w:tr>
      <w:tr w:rsidR="00564C22" w:rsidDel="00B33063" w14:paraId="0047BF69" w14:textId="43F9C1F2" w:rsidTr="00564C22">
        <w:trPr>
          <w:del w:id="19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20448E" w14:textId="75971C70" w:rsidR="00564C22" w:rsidRPr="002062A5" w:rsidDel="00B33063" w:rsidRDefault="009B1AF1" w:rsidP="00564C22">
            <w:pPr>
              <w:pStyle w:val="Beschriftung"/>
              <w:rPr>
                <w:del w:id="19699" w:author="Andreas Kuehne" w:date="2019-05-31T12:22:00Z"/>
                <w:rStyle w:val="Datatype"/>
                <w:b w:val="0"/>
                <w:bCs w:val="0"/>
              </w:rPr>
            </w:pPr>
            <w:del w:id="19700" w:author="Andreas Kuehne" w:date="2019-05-31T12:22:00Z">
              <w:r w:rsidRPr="002062A5" w:rsidDel="00B33063">
                <w:rPr>
                  <w:rStyle w:val="Datatype"/>
                </w:rPr>
                <w:delText>SchemaRefs</w:delText>
              </w:r>
              <w:bookmarkStart w:id="19701" w:name="_Toc10201605"/>
              <w:bookmarkEnd w:id="19701"/>
            </w:del>
          </w:p>
        </w:tc>
        <w:tc>
          <w:tcPr>
            <w:tcW w:w="4675" w:type="dxa"/>
          </w:tcPr>
          <w:p w14:paraId="37F2FFAF" w14:textId="27C823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702" w:author="Andreas Kuehne" w:date="2019-05-31T12:22:00Z"/>
                <w:rStyle w:val="Datatype"/>
              </w:rPr>
            </w:pPr>
            <w:del w:id="19703" w:author="Andreas Kuehne" w:date="2019-05-31T12:22:00Z">
              <w:r w:rsidRPr="002062A5" w:rsidDel="00B33063">
                <w:rPr>
                  <w:rStyle w:val="Datatype"/>
                </w:rPr>
                <w:delText>schemaRefs</w:delText>
              </w:r>
              <w:bookmarkStart w:id="19704" w:name="_Toc10201606"/>
              <w:bookmarkEnd w:id="19704"/>
            </w:del>
          </w:p>
        </w:tc>
        <w:bookmarkStart w:id="19705" w:name="_Toc10201607"/>
        <w:bookmarkEnd w:id="19705"/>
      </w:tr>
      <w:tr w:rsidR="00564C22" w:rsidDel="00B33063" w14:paraId="3B3A4264" w14:textId="07E3DDF4" w:rsidTr="00564C22">
        <w:trPr>
          <w:del w:id="197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86C2A9" w14:textId="0A2975AA" w:rsidR="00564C22" w:rsidRPr="002062A5" w:rsidDel="00B33063" w:rsidRDefault="009B1AF1" w:rsidP="00564C22">
            <w:pPr>
              <w:pStyle w:val="Beschriftung"/>
              <w:rPr>
                <w:del w:id="19707" w:author="Andreas Kuehne" w:date="2019-05-31T12:22:00Z"/>
                <w:rStyle w:val="Datatype"/>
                <w:b w:val="0"/>
                <w:bCs w:val="0"/>
              </w:rPr>
            </w:pPr>
            <w:del w:id="19708" w:author="Andreas Kuehne" w:date="2019-05-31T12:22:00Z">
              <w:r w:rsidRPr="002062A5" w:rsidDel="00B33063">
                <w:rPr>
                  <w:rStyle w:val="Datatype"/>
                </w:rPr>
                <w:delText>WhichDoc</w:delText>
              </w:r>
              <w:bookmarkStart w:id="19709" w:name="_Toc10201608"/>
              <w:bookmarkEnd w:id="19709"/>
            </w:del>
          </w:p>
        </w:tc>
        <w:tc>
          <w:tcPr>
            <w:tcW w:w="4675" w:type="dxa"/>
          </w:tcPr>
          <w:p w14:paraId="5BE6AAFB" w14:textId="053972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710" w:author="Andreas Kuehne" w:date="2019-05-31T12:22:00Z"/>
                <w:rStyle w:val="Datatype"/>
              </w:rPr>
            </w:pPr>
            <w:del w:id="19711" w:author="Andreas Kuehne" w:date="2019-05-31T12:22:00Z">
              <w:r w:rsidRPr="002062A5" w:rsidDel="00B33063">
                <w:rPr>
                  <w:rStyle w:val="Datatype"/>
                </w:rPr>
                <w:delText>whichDoc</w:delText>
              </w:r>
              <w:bookmarkStart w:id="19712" w:name="_Toc10201609"/>
              <w:bookmarkEnd w:id="19712"/>
            </w:del>
          </w:p>
        </w:tc>
        <w:bookmarkStart w:id="19713" w:name="_Toc10201610"/>
        <w:bookmarkEnd w:id="19713"/>
      </w:tr>
    </w:tbl>
    <w:p w14:paraId="4511BCB0" w14:textId="7B469A31" w:rsidR="00564C22" w:rsidRPr="0202B381" w:rsidDel="00B33063" w:rsidRDefault="009B1AF1" w:rsidP="00564C22">
      <w:pPr>
        <w:rPr>
          <w:del w:id="19714" w:author="Andreas Kuehne" w:date="2019-05-31T12:22:00Z"/>
        </w:rPr>
      </w:pPr>
      <w:del w:id="1971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716" w:name="_Toc10201611"/>
        <w:bookmarkEnd w:id="19716"/>
      </w:del>
    </w:p>
    <w:p w14:paraId="548074EB" w14:textId="30C5010F" w:rsidR="00564C22" w:rsidDel="00B33063" w:rsidRDefault="009B1AF1" w:rsidP="00564C22">
      <w:pPr>
        <w:pStyle w:val="Code"/>
        <w:spacing w:line="259" w:lineRule="auto"/>
        <w:rPr>
          <w:del w:id="19717" w:author="Andreas Kuehne" w:date="2019-05-31T12:22:00Z"/>
        </w:rPr>
      </w:pPr>
      <w:del w:id="19718" w:author="Andreas Kuehne" w:date="2019-05-31T12:22:00Z">
        <w:r w:rsidDel="00B33063">
          <w:rPr>
            <w:color w:val="31849B" w:themeColor="accent5" w:themeShade="BF"/>
          </w:rPr>
          <w:delText>"dss2-SignatureObjectType"</w:delText>
        </w:r>
        <w:r w:rsidDel="00B33063">
          <w:delText>: {</w:delText>
        </w:r>
        <w:bookmarkStart w:id="19719" w:name="_Toc10201612"/>
        <w:bookmarkEnd w:id="19719"/>
      </w:del>
    </w:p>
    <w:p w14:paraId="5F123210" w14:textId="0B39C935" w:rsidR="00564C22" w:rsidDel="00B33063" w:rsidRDefault="009B1AF1" w:rsidP="00564C22">
      <w:pPr>
        <w:pStyle w:val="Code"/>
        <w:spacing w:line="259" w:lineRule="auto"/>
        <w:rPr>
          <w:del w:id="19720" w:author="Andreas Kuehne" w:date="2019-05-31T12:22:00Z"/>
        </w:rPr>
      </w:pPr>
      <w:del w:id="197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722" w:name="_Toc10201613"/>
        <w:bookmarkEnd w:id="19722"/>
      </w:del>
    </w:p>
    <w:p w14:paraId="58176FB8" w14:textId="2CA0A7E2" w:rsidR="00564C22" w:rsidDel="00B33063" w:rsidRDefault="009B1AF1" w:rsidP="00564C22">
      <w:pPr>
        <w:pStyle w:val="Code"/>
        <w:spacing w:line="259" w:lineRule="auto"/>
        <w:rPr>
          <w:del w:id="19723" w:author="Andreas Kuehne" w:date="2019-05-31T12:22:00Z"/>
        </w:rPr>
      </w:pPr>
      <w:del w:id="19724" w:author="Andreas Kuehne" w:date="2019-05-31T12:22:00Z">
        <w:r w:rsidDel="00B33063">
          <w:rPr>
            <w:color w:val="31849B" w:themeColor="accent5" w:themeShade="BF"/>
          </w:rPr>
          <w:delText xml:space="preserve">  "properties"</w:delText>
        </w:r>
        <w:r w:rsidDel="00B33063">
          <w:delText>: {</w:delText>
        </w:r>
        <w:bookmarkStart w:id="19725" w:name="_Toc10201614"/>
        <w:bookmarkEnd w:id="19725"/>
      </w:del>
    </w:p>
    <w:p w14:paraId="1625D2DE" w14:textId="16A826DE" w:rsidR="00564C22" w:rsidDel="00B33063" w:rsidRDefault="009B1AF1" w:rsidP="00564C22">
      <w:pPr>
        <w:pStyle w:val="Code"/>
        <w:spacing w:line="259" w:lineRule="auto"/>
        <w:rPr>
          <w:del w:id="19726" w:author="Andreas Kuehne" w:date="2019-05-31T12:22:00Z"/>
        </w:rPr>
      </w:pPr>
      <w:del w:id="19727" w:author="Andreas Kuehne" w:date="2019-05-31T12:22:00Z">
        <w:r w:rsidDel="00B33063">
          <w:rPr>
            <w:color w:val="31849B" w:themeColor="accent5" w:themeShade="BF"/>
          </w:rPr>
          <w:delText xml:space="preserve">    "b64Sig"</w:delText>
        </w:r>
        <w:r w:rsidDel="00B33063">
          <w:delText>: {</w:delText>
        </w:r>
        <w:bookmarkStart w:id="19728" w:name="_Toc10201615"/>
        <w:bookmarkEnd w:id="19728"/>
      </w:del>
    </w:p>
    <w:p w14:paraId="44174D24" w14:textId="78CBC6C6" w:rsidR="00564C22" w:rsidDel="00B33063" w:rsidRDefault="009B1AF1" w:rsidP="00564C22">
      <w:pPr>
        <w:pStyle w:val="Code"/>
        <w:spacing w:line="259" w:lineRule="auto"/>
        <w:rPr>
          <w:del w:id="19729" w:author="Andreas Kuehne" w:date="2019-05-31T12:22:00Z"/>
        </w:rPr>
      </w:pPr>
      <w:del w:id="1973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9731" w:name="_Toc10201616"/>
        <w:bookmarkEnd w:id="19731"/>
      </w:del>
    </w:p>
    <w:p w14:paraId="4CF72449" w14:textId="53636F5E" w:rsidR="00564C22" w:rsidDel="00B33063" w:rsidRDefault="009B1AF1" w:rsidP="00564C22">
      <w:pPr>
        <w:pStyle w:val="Code"/>
        <w:spacing w:line="259" w:lineRule="auto"/>
        <w:rPr>
          <w:del w:id="19732" w:author="Andreas Kuehne" w:date="2019-05-31T12:22:00Z"/>
        </w:rPr>
      </w:pPr>
      <w:del w:id="19733" w:author="Andreas Kuehne" w:date="2019-05-31T12:22:00Z">
        <w:r w:rsidDel="00B33063">
          <w:delText xml:space="preserve">    },</w:delText>
        </w:r>
        <w:bookmarkStart w:id="19734" w:name="_Toc10201617"/>
        <w:bookmarkEnd w:id="19734"/>
      </w:del>
    </w:p>
    <w:p w14:paraId="4037E5ED" w14:textId="6386BC64" w:rsidR="00564C22" w:rsidDel="00B33063" w:rsidRDefault="009B1AF1" w:rsidP="00564C22">
      <w:pPr>
        <w:pStyle w:val="Code"/>
        <w:spacing w:line="259" w:lineRule="auto"/>
        <w:rPr>
          <w:del w:id="19735" w:author="Andreas Kuehne" w:date="2019-05-31T12:22:00Z"/>
        </w:rPr>
      </w:pPr>
      <w:del w:id="19736" w:author="Andreas Kuehne" w:date="2019-05-31T12:22:00Z">
        <w:r w:rsidDel="00B33063">
          <w:rPr>
            <w:color w:val="31849B" w:themeColor="accent5" w:themeShade="BF"/>
          </w:rPr>
          <w:delText xml:space="preserve">    "sigPtr"</w:delText>
        </w:r>
        <w:r w:rsidDel="00B33063">
          <w:delText>: {</w:delText>
        </w:r>
        <w:bookmarkStart w:id="19737" w:name="_Toc10201618"/>
        <w:bookmarkEnd w:id="19737"/>
      </w:del>
    </w:p>
    <w:p w14:paraId="3B7C9408" w14:textId="780B9BB6" w:rsidR="00564C22" w:rsidDel="00B33063" w:rsidRDefault="009B1AF1" w:rsidP="00564C22">
      <w:pPr>
        <w:pStyle w:val="Code"/>
        <w:spacing w:line="259" w:lineRule="auto"/>
        <w:rPr>
          <w:del w:id="19738" w:author="Andreas Kuehne" w:date="2019-05-31T12:22:00Z"/>
        </w:rPr>
      </w:pPr>
      <w:del w:id="197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"#/definitions/dsb-SignaturePtrType"</w:delText>
        </w:r>
        <w:bookmarkStart w:id="19740" w:name="_Toc10201619"/>
        <w:bookmarkEnd w:id="19740"/>
      </w:del>
    </w:p>
    <w:p w14:paraId="3547D611" w14:textId="685A172D" w:rsidR="00564C22" w:rsidDel="00B33063" w:rsidRDefault="009B1AF1" w:rsidP="00564C22">
      <w:pPr>
        <w:pStyle w:val="Code"/>
        <w:spacing w:line="259" w:lineRule="auto"/>
        <w:rPr>
          <w:del w:id="19741" w:author="Andreas Kuehne" w:date="2019-05-31T12:22:00Z"/>
        </w:rPr>
      </w:pPr>
      <w:del w:id="19742" w:author="Andreas Kuehne" w:date="2019-05-31T12:22:00Z">
        <w:r w:rsidDel="00B33063">
          <w:delText xml:space="preserve">    },</w:delText>
        </w:r>
        <w:bookmarkStart w:id="19743" w:name="_Toc10201620"/>
        <w:bookmarkEnd w:id="19743"/>
      </w:del>
    </w:p>
    <w:p w14:paraId="1FEC17E1" w14:textId="4278A0B9" w:rsidR="00564C22" w:rsidDel="00B33063" w:rsidRDefault="009B1AF1" w:rsidP="00564C22">
      <w:pPr>
        <w:pStyle w:val="Code"/>
        <w:spacing w:line="259" w:lineRule="auto"/>
        <w:rPr>
          <w:del w:id="19744" w:author="Andreas Kuehne" w:date="2019-05-31T12:22:00Z"/>
        </w:rPr>
      </w:pPr>
      <w:del w:id="19745" w:author="Andreas Kuehne" w:date="2019-05-31T12:22:00Z">
        <w:r w:rsidDel="00B33063">
          <w:rPr>
            <w:color w:val="31849B" w:themeColor="accent5" w:themeShade="BF"/>
          </w:rPr>
          <w:delText xml:space="preserve">    "schemaRefs"</w:delText>
        </w:r>
        <w:r w:rsidDel="00B33063">
          <w:delText>: {</w:delText>
        </w:r>
        <w:bookmarkStart w:id="19746" w:name="_Toc10201621"/>
        <w:bookmarkEnd w:id="19746"/>
      </w:del>
    </w:p>
    <w:p w14:paraId="3F5CD413" w14:textId="7798AFEB" w:rsidR="00564C22" w:rsidDel="00B33063" w:rsidRDefault="009B1AF1" w:rsidP="00564C22">
      <w:pPr>
        <w:pStyle w:val="Code"/>
        <w:spacing w:line="259" w:lineRule="auto"/>
        <w:rPr>
          <w:del w:id="19747" w:author="Andreas Kuehne" w:date="2019-05-31T12:22:00Z"/>
        </w:rPr>
      </w:pPr>
      <w:del w:id="197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749" w:name="_Toc10201622"/>
        <w:bookmarkEnd w:id="19749"/>
      </w:del>
    </w:p>
    <w:p w14:paraId="6740C5BA" w14:textId="6D353459" w:rsidR="00564C22" w:rsidDel="00B33063" w:rsidRDefault="009B1AF1" w:rsidP="00564C22">
      <w:pPr>
        <w:pStyle w:val="Code"/>
        <w:spacing w:line="259" w:lineRule="auto"/>
        <w:rPr>
          <w:del w:id="19750" w:author="Andreas Kuehne" w:date="2019-05-31T12:22:00Z"/>
        </w:rPr>
      </w:pPr>
      <w:del w:id="19751" w:author="Andreas Kuehne" w:date="2019-05-31T12:22:00Z">
        <w:r w:rsidDel="00B33063">
          <w:rPr>
            <w:color w:val="31849B" w:themeColor="accent5" w:themeShade="BF"/>
          </w:rPr>
          <w:delText xml:space="preserve">      "items"</w:delText>
        </w:r>
        <w:r w:rsidDel="00B33063">
          <w:delText>: {</w:delText>
        </w:r>
        <w:bookmarkStart w:id="19752" w:name="_Toc10201623"/>
        <w:bookmarkEnd w:id="19752"/>
      </w:del>
    </w:p>
    <w:p w14:paraId="3AEE4ED5" w14:textId="4FD3F432" w:rsidR="00564C22" w:rsidDel="00B33063" w:rsidRDefault="009B1AF1" w:rsidP="00564C22">
      <w:pPr>
        <w:pStyle w:val="Code"/>
        <w:spacing w:line="259" w:lineRule="auto"/>
        <w:rPr>
          <w:del w:id="19753" w:author="Andreas Kuehne" w:date="2019-05-31T12:22:00Z"/>
        </w:rPr>
      </w:pPr>
      <w:del w:id="1975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"#/definitions/dss2-DocumentBaseType"</w:delText>
        </w:r>
        <w:bookmarkStart w:id="19755" w:name="_Toc10201624"/>
        <w:bookmarkEnd w:id="19755"/>
      </w:del>
    </w:p>
    <w:p w14:paraId="6353082F" w14:textId="297A3646" w:rsidR="00564C22" w:rsidDel="00B33063" w:rsidRDefault="009B1AF1" w:rsidP="00564C22">
      <w:pPr>
        <w:pStyle w:val="Code"/>
        <w:spacing w:line="259" w:lineRule="auto"/>
        <w:rPr>
          <w:del w:id="19756" w:author="Andreas Kuehne" w:date="2019-05-31T12:22:00Z"/>
        </w:rPr>
      </w:pPr>
      <w:del w:id="19757" w:author="Andreas Kuehne" w:date="2019-05-31T12:22:00Z">
        <w:r w:rsidDel="00B33063">
          <w:delText xml:space="preserve">      }</w:delText>
        </w:r>
        <w:bookmarkStart w:id="19758" w:name="_Toc10201625"/>
        <w:bookmarkEnd w:id="19758"/>
      </w:del>
    </w:p>
    <w:p w14:paraId="036DE5DE" w14:textId="7954C307" w:rsidR="00564C22" w:rsidDel="00B33063" w:rsidRDefault="009B1AF1" w:rsidP="00564C22">
      <w:pPr>
        <w:pStyle w:val="Code"/>
        <w:spacing w:line="259" w:lineRule="auto"/>
        <w:rPr>
          <w:del w:id="19759" w:author="Andreas Kuehne" w:date="2019-05-31T12:22:00Z"/>
        </w:rPr>
      </w:pPr>
      <w:del w:id="19760" w:author="Andreas Kuehne" w:date="2019-05-31T12:22:00Z">
        <w:r w:rsidDel="00B33063">
          <w:delText xml:space="preserve">    },</w:delText>
        </w:r>
        <w:bookmarkStart w:id="19761" w:name="_Toc10201626"/>
        <w:bookmarkEnd w:id="19761"/>
      </w:del>
    </w:p>
    <w:p w14:paraId="2A18339E" w14:textId="071C5E4F" w:rsidR="00564C22" w:rsidDel="00B33063" w:rsidRDefault="009B1AF1" w:rsidP="00564C22">
      <w:pPr>
        <w:pStyle w:val="Code"/>
        <w:spacing w:line="259" w:lineRule="auto"/>
        <w:rPr>
          <w:del w:id="19762" w:author="Andreas Kuehne" w:date="2019-05-31T12:22:00Z"/>
        </w:rPr>
      </w:pPr>
      <w:del w:id="19763" w:author="Andreas Kuehne" w:date="2019-05-31T12:22:00Z">
        <w:r w:rsidDel="00B33063">
          <w:rPr>
            <w:color w:val="31849B" w:themeColor="accent5" w:themeShade="BF"/>
          </w:rPr>
          <w:delText xml:space="preserve">    "whichDoc"</w:delText>
        </w:r>
        <w:r w:rsidDel="00B33063">
          <w:delText>: {</w:delText>
        </w:r>
        <w:bookmarkStart w:id="19764" w:name="_Toc10201627"/>
        <w:bookmarkEnd w:id="19764"/>
      </w:del>
    </w:p>
    <w:p w14:paraId="7D80F030" w14:textId="661F1A31" w:rsidR="00564C22" w:rsidDel="00B33063" w:rsidRDefault="009B1AF1" w:rsidP="00564C22">
      <w:pPr>
        <w:pStyle w:val="Code"/>
        <w:spacing w:line="259" w:lineRule="auto"/>
        <w:rPr>
          <w:del w:id="19765" w:author="Andreas Kuehne" w:date="2019-05-31T12:22:00Z"/>
        </w:rPr>
      </w:pPr>
      <w:del w:id="197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767" w:name="_Toc10201628"/>
        <w:bookmarkEnd w:id="19767"/>
      </w:del>
    </w:p>
    <w:p w14:paraId="568B5FB1" w14:textId="7E94B742" w:rsidR="00564C22" w:rsidDel="00B33063" w:rsidRDefault="009B1AF1" w:rsidP="00564C22">
      <w:pPr>
        <w:pStyle w:val="Code"/>
        <w:spacing w:line="259" w:lineRule="auto"/>
        <w:rPr>
          <w:del w:id="19768" w:author="Andreas Kuehne" w:date="2019-05-31T12:22:00Z"/>
        </w:rPr>
      </w:pPr>
      <w:del w:id="19769" w:author="Andreas Kuehne" w:date="2019-05-31T12:22:00Z">
        <w:r w:rsidDel="00B33063">
          <w:delText xml:space="preserve">    }</w:delText>
        </w:r>
        <w:bookmarkStart w:id="19770" w:name="_Toc10201629"/>
        <w:bookmarkEnd w:id="19770"/>
      </w:del>
    </w:p>
    <w:p w14:paraId="3BE2E5B0" w14:textId="10A227DF" w:rsidR="00564C22" w:rsidDel="00B33063" w:rsidRDefault="009B1AF1" w:rsidP="00564C22">
      <w:pPr>
        <w:pStyle w:val="Code"/>
        <w:spacing w:line="259" w:lineRule="auto"/>
        <w:rPr>
          <w:del w:id="19771" w:author="Andreas Kuehne" w:date="2019-05-31T12:22:00Z"/>
        </w:rPr>
      </w:pPr>
      <w:del w:id="19772" w:author="Andreas Kuehne" w:date="2019-05-31T12:22:00Z">
        <w:r w:rsidDel="00B33063">
          <w:delText xml:space="preserve">  },</w:delText>
        </w:r>
        <w:bookmarkStart w:id="19773" w:name="_Toc10201630"/>
        <w:bookmarkEnd w:id="19773"/>
      </w:del>
    </w:p>
    <w:p w14:paraId="0A92695B" w14:textId="478D3D3C" w:rsidR="00564C22" w:rsidDel="00B33063" w:rsidRDefault="009B1AF1" w:rsidP="00564C22">
      <w:pPr>
        <w:pStyle w:val="Code"/>
        <w:spacing w:line="259" w:lineRule="auto"/>
        <w:rPr>
          <w:del w:id="19774" w:author="Andreas Kuehne" w:date="2019-05-31T12:22:00Z"/>
        </w:rPr>
      </w:pPr>
      <w:del w:id="19775"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9776" w:name="_Toc10201631"/>
        <w:bookmarkEnd w:id="19776"/>
      </w:del>
    </w:p>
    <w:p w14:paraId="2DE0886C" w14:textId="2892CBE1" w:rsidR="00564C22" w:rsidDel="00B33063" w:rsidRDefault="009B1AF1" w:rsidP="00564C22">
      <w:pPr>
        <w:pStyle w:val="Code"/>
        <w:spacing w:line="259" w:lineRule="auto"/>
        <w:rPr>
          <w:del w:id="19777" w:author="Andreas Kuehne" w:date="2019-05-31T12:22:00Z"/>
        </w:rPr>
      </w:pPr>
      <w:del w:id="19778" w:author="Andreas Kuehne" w:date="2019-05-31T12:22:00Z">
        <w:r w:rsidDel="00B33063">
          <w:delText>}</w:delText>
        </w:r>
        <w:bookmarkStart w:id="19779" w:name="_Toc10201632"/>
        <w:bookmarkEnd w:id="19779"/>
      </w:del>
    </w:p>
    <w:p w14:paraId="19DE7233" w14:textId="22A431C9" w:rsidR="00564C22" w:rsidDel="00B33063" w:rsidRDefault="00564C22" w:rsidP="00564C22">
      <w:pPr>
        <w:rPr>
          <w:del w:id="19780" w:author="Andreas Kuehne" w:date="2019-05-31T12:22:00Z"/>
        </w:rPr>
      </w:pPr>
      <w:bookmarkStart w:id="19781" w:name="_Toc10201633"/>
      <w:bookmarkEnd w:id="19781"/>
    </w:p>
    <w:p w14:paraId="05CFD5A3" w14:textId="4FB51404" w:rsidR="00564C22" w:rsidDel="00B33063" w:rsidRDefault="009B1AF1" w:rsidP="00564C22">
      <w:pPr>
        <w:pStyle w:val="berschrift4"/>
        <w:rPr>
          <w:del w:id="19782" w:author="Andreas Kuehne" w:date="2019-05-31T12:22:00Z"/>
        </w:rPr>
      </w:pPr>
      <w:del w:id="19783" w:author="Andreas Kuehne" w:date="2019-05-31T12:22:00Z">
        <w:r w:rsidDel="00B33063">
          <w:delText>SignatureObject – XML Syntax</w:delText>
        </w:r>
        <w:bookmarkStart w:id="19784" w:name="_Toc10201634"/>
        <w:bookmarkEnd w:id="19784"/>
      </w:del>
    </w:p>
    <w:p w14:paraId="11439028" w14:textId="6FAC458C" w:rsidR="00564C22" w:rsidRPr="5404FA76" w:rsidDel="00B33063" w:rsidRDefault="009B1AF1" w:rsidP="00564C22">
      <w:pPr>
        <w:rPr>
          <w:del w:id="19785" w:author="Andreas Kuehne" w:date="2019-05-31T12:22:00Z"/>
        </w:rPr>
      </w:pPr>
      <w:del w:id="19786" w:author="Andreas Kuehne" w:date="2019-05-31T12:22:00Z">
        <w:r w:rsidRPr="0CCF9147" w:rsidDel="00B33063">
          <w:delText xml:space="preserve">The XML type </w:delText>
        </w:r>
        <w:r w:rsidRPr="002062A5" w:rsidDel="00B33063">
          <w:rPr>
            <w:rFonts w:ascii="Courier New" w:eastAsia="Courier New" w:hAnsi="Courier New" w:cs="Courier New"/>
          </w:rPr>
          <w:delText>SignatureObjectType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SignatureObject</w:delText>
        </w:r>
        <w:r w:rsidDel="00B33063">
          <w:delText xml:space="preserve"> </w:delText>
        </w:r>
        <w:r w:rsidRPr="005A6FFD" w:rsidDel="00B33063">
          <w:delText>component.</w:delText>
        </w:r>
        <w:bookmarkStart w:id="19787" w:name="_Toc10201635"/>
        <w:bookmarkEnd w:id="19787"/>
      </w:del>
    </w:p>
    <w:p w14:paraId="67FDFC03" w14:textId="01D29753" w:rsidR="00564C22" w:rsidDel="00B33063" w:rsidRDefault="009B1AF1" w:rsidP="00564C22">
      <w:pPr>
        <w:rPr>
          <w:del w:id="19788" w:author="Andreas Kuehne" w:date="2019-05-31T12:22:00Z"/>
        </w:rPr>
      </w:pPr>
      <w:del w:id="197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790" w:name="_Toc10201636"/>
        <w:bookmarkEnd w:id="19790"/>
      </w:del>
    </w:p>
    <w:p w14:paraId="15B9E2BF" w14:textId="509BDFBC" w:rsidR="00564C22" w:rsidDel="00B33063" w:rsidRDefault="009B1AF1" w:rsidP="00564C22">
      <w:pPr>
        <w:pStyle w:val="Code"/>
        <w:rPr>
          <w:del w:id="19791" w:author="Andreas Kuehne" w:date="2019-05-31T12:22:00Z"/>
        </w:rPr>
      </w:pPr>
      <w:del w:id="197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SignatureObjectType</w:delText>
        </w:r>
        <w:r w:rsidDel="00B33063">
          <w:rPr>
            <w:color w:val="943634" w:themeColor="accent2" w:themeShade="BF"/>
          </w:rPr>
          <w:delText>"</w:delText>
        </w:r>
        <w:r w:rsidDel="00B33063">
          <w:rPr>
            <w:color w:val="31849B" w:themeColor="accent5" w:themeShade="BF"/>
          </w:rPr>
          <w:delText>&gt;</w:delText>
        </w:r>
        <w:bookmarkStart w:id="19793" w:name="_Toc10201637"/>
        <w:bookmarkEnd w:id="19793"/>
      </w:del>
    </w:p>
    <w:p w14:paraId="173C8332" w14:textId="4EF9545A" w:rsidR="00564C22" w:rsidDel="00B33063" w:rsidRDefault="009B1AF1" w:rsidP="00564C22">
      <w:pPr>
        <w:pStyle w:val="Code"/>
        <w:rPr>
          <w:del w:id="19794" w:author="Andreas Kuehne" w:date="2019-05-31T12:22:00Z"/>
        </w:rPr>
      </w:pPr>
      <w:del w:id="19795" w:author="Andreas Kuehne" w:date="2019-05-31T12:22:00Z">
        <w:r w:rsidDel="00B33063">
          <w:rPr>
            <w:color w:val="31849B" w:themeColor="accent5" w:themeShade="BF"/>
          </w:rPr>
          <w:delText xml:space="preserve">  &lt;xs:choice&gt;</w:delText>
        </w:r>
        <w:bookmarkStart w:id="19796" w:name="_Toc10201638"/>
        <w:bookmarkEnd w:id="19796"/>
      </w:del>
    </w:p>
    <w:p w14:paraId="0781C56C" w14:textId="0105F6A6" w:rsidR="00564C22" w:rsidDel="00B33063" w:rsidRDefault="009B1AF1" w:rsidP="00564C22">
      <w:pPr>
        <w:pStyle w:val="Code"/>
        <w:rPr>
          <w:del w:id="19797" w:author="Andreas Kuehne" w:date="2019-05-31T12:22:00Z"/>
        </w:rPr>
      </w:pPr>
      <w:del w:id="1979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Base64Signature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9799" w:name="_Toc10201639"/>
        <w:bookmarkEnd w:id="19799"/>
      </w:del>
    </w:p>
    <w:p w14:paraId="187F72D0" w14:textId="42AA4644" w:rsidR="00564C22" w:rsidDel="00B33063" w:rsidRDefault="009B1AF1" w:rsidP="00564C22">
      <w:pPr>
        <w:pStyle w:val="Code"/>
        <w:rPr>
          <w:del w:id="19800" w:author="Andreas Kuehne" w:date="2019-05-31T12:22:00Z"/>
        </w:rPr>
      </w:pPr>
      <w:del w:id="198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SignaturePtr</w:delText>
        </w:r>
        <w:r w:rsidDel="00B33063">
          <w:rPr>
            <w:color w:val="943634" w:themeColor="accent2" w:themeShade="BF"/>
          </w:rPr>
          <w:delText>" type="</w:delText>
        </w:r>
        <w:r w:rsidDel="00B33063">
          <w:rPr>
            <w:color w:val="244061" w:themeColor="accent1" w:themeShade="80"/>
          </w:rPr>
          <w:delText>dsb:SignaturePtrType</w:delText>
        </w:r>
        <w:r w:rsidDel="00B33063">
          <w:rPr>
            <w:color w:val="943634" w:themeColor="accent2" w:themeShade="BF"/>
          </w:rPr>
          <w:delText>"</w:delText>
        </w:r>
        <w:r w:rsidDel="00B33063">
          <w:rPr>
            <w:color w:val="31849B" w:themeColor="accent5" w:themeShade="BF"/>
          </w:rPr>
          <w:delText>/&gt;</w:delText>
        </w:r>
        <w:bookmarkStart w:id="19802" w:name="_Toc10201640"/>
        <w:bookmarkEnd w:id="19802"/>
      </w:del>
    </w:p>
    <w:p w14:paraId="6C646057" w14:textId="239232BC" w:rsidR="00564C22" w:rsidDel="00B33063" w:rsidRDefault="009B1AF1" w:rsidP="00564C22">
      <w:pPr>
        <w:pStyle w:val="Code"/>
        <w:rPr>
          <w:del w:id="19803" w:author="Andreas Kuehne" w:date="2019-05-31T12:22:00Z"/>
        </w:rPr>
      </w:pPr>
      <w:del w:id="19804" w:author="Andreas Kuehne" w:date="2019-05-31T12:22:00Z">
        <w:r w:rsidDel="00B33063">
          <w:rPr>
            <w:color w:val="31849B" w:themeColor="accent5" w:themeShade="BF"/>
          </w:rPr>
          <w:delText xml:space="preserve">  &lt;/xs:choice&gt;</w:delText>
        </w:r>
        <w:bookmarkStart w:id="19805" w:name="_Toc10201641"/>
        <w:bookmarkEnd w:id="19805"/>
      </w:del>
    </w:p>
    <w:p w14:paraId="61D0CE15" w14:textId="1D62D44E" w:rsidR="00564C22" w:rsidDel="00B33063" w:rsidRDefault="009B1AF1" w:rsidP="00564C22">
      <w:pPr>
        <w:pStyle w:val="Code"/>
        <w:rPr>
          <w:del w:id="19806" w:author="Andreas Kuehne" w:date="2019-05-31T12:22:00Z"/>
        </w:rPr>
      </w:pPr>
      <w:del w:id="1980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808" w:name="_Toc10201642"/>
        <w:bookmarkEnd w:id="19808"/>
      </w:del>
    </w:p>
    <w:p w14:paraId="227EEBCC" w14:textId="060A3CB5" w:rsidR="00564C22" w:rsidDel="00B33063" w:rsidRDefault="009B1AF1" w:rsidP="00564C22">
      <w:pPr>
        <w:pStyle w:val="Code"/>
        <w:rPr>
          <w:del w:id="19809" w:author="Andreas Kuehne" w:date="2019-05-31T12:22:00Z"/>
        </w:rPr>
      </w:pPr>
      <w:del w:id="1981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811" w:name="_Toc10201643"/>
        <w:bookmarkEnd w:id="19811"/>
      </w:del>
    </w:p>
    <w:p w14:paraId="7A28C7B9" w14:textId="7165756A" w:rsidR="00564C22" w:rsidDel="00B33063" w:rsidRDefault="009B1AF1" w:rsidP="00564C22">
      <w:pPr>
        <w:pStyle w:val="Code"/>
        <w:rPr>
          <w:del w:id="19812" w:author="Andreas Kuehne" w:date="2019-05-31T12:22:00Z"/>
        </w:rPr>
      </w:pPr>
      <w:del w:id="19813" w:author="Andreas Kuehne" w:date="2019-05-31T12:22:00Z">
        <w:r w:rsidDel="00B33063">
          <w:rPr>
            <w:color w:val="31849B" w:themeColor="accent5" w:themeShade="BF"/>
          </w:rPr>
          <w:delText>&lt;/xs:complexType&gt;</w:delText>
        </w:r>
        <w:bookmarkStart w:id="19814" w:name="_Toc10201644"/>
        <w:bookmarkEnd w:id="19814"/>
      </w:del>
    </w:p>
    <w:p w14:paraId="09830384" w14:textId="39BE11CF" w:rsidR="00564C22" w:rsidDel="00B33063" w:rsidRDefault="009B1AF1" w:rsidP="00564C22">
      <w:pPr>
        <w:spacing w:line="259" w:lineRule="auto"/>
        <w:rPr>
          <w:del w:id="19815" w:author="Andreas Kuehne" w:date="2019-05-31T12:22:00Z"/>
        </w:rPr>
      </w:pPr>
      <w:del w:id="1981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SignatureObjectType</w:delText>
        </w:r>
        <w:r w:rsidRPr="71C71F8C" w:rsidDel="00B33063">
          <w:delText xml:space="preserve"> </w:delText>
        </w:r>
        <w:r w:rsidDel="00B33063">
          <w:delText xml:space="preserve">XML element SHALL implement in XML syntax the sub-component that has a name equal to its local name. </w:delText>
        </w:r>
        <w:bookmarkStart w:id="19817" w:name="_Toc10201645"/>
        <w:bookmarkEnd w:id="19817"/>
      </w:del>
    </w:p>
    <w:p w14:paraId="022A8373" w14:textId="552E49D0" w:rsidR="00564C22" w:rsidDel="00B33063" w:rsidRDefault="009B1AF1" w:rsidP="00564C22">
      <w:pPr>
        <w:pStyle w:val="berschrift2"/>
        <w:rPr>
          <w:del w:id="19818" w:author="Andreas Kuehne" w:date="2019-05-31T12:22:00Z"/>
        </w:rPr>
      </w:pPr>
      <w:bookmarkStart w:id="19819" w:name="_Toc480914675"/>
      <w:bookmarkStart w:id="19820" w:name="_Toc481064866"/>
      <w:bookmarkStart w:id="19821" w:name="_Toc482893711"/>
      <w:del w:id="19822" w:author="Andreas Kuehne" w:date="2019-05-31T12:22:00Z">
        <w:r w:rsidDel="00B33063">
          <w:delText>Referenced Data Structure Models from other documents</w:delText>
        </w:r>
        <w:bookmarkStart w:id="19823" w:name="_Toc10201646"/>
        <w:bookmarkEnd w:id="19819"/>
        <w:bookmarkEnd w:id="19820"/>
        <w:bookmarkEnd w:id="19821"/>
        <w:bookmarkEnd w:id="19823"/>
      </w:del>
    </w:p>
    <w:p w14:paraId="34017180" w14:textId="0795BD46" w:rsidR="00564C22" w:rsidDel="00B33063" w:rsidRDefault="009B1AF1" w:rsidP="00564C22">
      <w:pPr>
        <w:pStyle w:val="berschrift3"/>
        <w:rPr>
          <w:del w:id="19824" w:author="Andreas Kuehne" w:date="2019-05-31T12:22:00Z"/>
        </w:rPr>
      </w:pPr>
      <w:bookmarkStart w:id="19825" w:name="_RefComp26F1F54E"/>
      <w:del w:id="19826" w:author="Andreas Kuehne" w:date="2019-05-31T12:22:00Z">
        <w:r w:rsidDel="00B33063">
          <w:delText>Component NameID</w:delText>
        </w:r>
        <w:bookmarkStart w:id="19827" w:name="_Toc10201647"/>
        <w:bookmarkEnd w:id="19825"/>
        <w:bookmarkEnd w:id="19827"/>
      </w:del>
    </w:p>
    <w:p w14:paraId="366C011D" w14:textId="3C72DC42" w:rsidR="00564C22" w:rsidDel="00B33063" w:rsidRDefault="001725A5" w:rsidP="00564C22">
      <w:pPr>
        <w:rPr>
          <w:del w:id="19828" w:author="Andreas Kuehne" w:date="2019-05-31T12:22:00Z"/>
        </w:rPr>
      </w:pPr>
      <w:del w:id="19829" w:author="Andreas Kuehne" w:date="2019-05-31T12:22:00Z">
        <w:r w:rsidRPr="003A06D0" w:rsidDel="00B33063">
          <w:delText xml:space="preserve">The </w:delText>
        </w:r>
        <w:r w:rsidRPr="003A06D0" w:rsidDel="00B33063">
          <w:rPr>
            <w:rFonts w:ascii="Courier New" w:eastAsia="Courier New" w:hAnsi="Courier New" w:cs="Courier New"/>
            <w:lang w:val="en-GB"/>
          </w:rPr>
          <w:delText>NameID</w:delText>
        </w:r>
        <w:r w:rsidRPr="003A06D0" w:rsidDel="00B33063">
          <w:delText xml:space="preserve"> component is used when an element serves to represent an entity by a string-valued name. This component reflects the structure ‘NameID’ defined in the SAML2 specification </w:delText>
        </w:r>
        <w:r w:rsidRPr="003A06D0" w:rsidDel="00B33063">
          <w:rPr>
            <w:rFonts w:eastAsia="Arial"/>
            <w:lang w:val="en-GB"/>
          </w:rPr>
          <w:delText>[CLAUSE FOR LINK TO THE SAML2 SPEC]</w:delText>
        </w:r>
        <w:r w:rsidRPr="003A06D0" w:rsidDel="00B33063">
          <w:delText>. This section provides the definition required to support the DSS-X 2.0 multi-syntax approach.</w:delText>
        </w:r>
        <w:bookmarkStart w:id="19830" w:name="_Toc10201648"/>
        <w:bookmarkEnd w:id="19830"/>
      </w:del>
    </w:p>
    <w:p w14:paraId="68737632" w14:textId="39E95F28" w:rsidR="00564C22" w:rsidDel="00B33063" w:rsidRDefault="009B1AF1" w:rsidP="00564C22">
      <w:pPr>
        <w:rPr>
          <w:del w:id="19831" w:author="Andreas Kuehne" w:date="2019-05-31T12:22:00Z"/>
        </w:rPr>
      </w:pPr>
      <w:del w:id="19832" w:author="Andreas Kuehne" w:date="2019-05-31T12:22:00Z">
        <w:r w:rsidDel="00B33063">
          <w:delText>Below follows a list of the sub-components that constitute this component:</w:delText>
        </w:r>
        <w:bookmarkStart w:id="19833" w:name="_Toc10201649"/>
        <w:bookmarkEnd w:id="19833"/>
      </w:del>
    </w:p>
    <w:p w14:paraId="308A5300" w14:textId="115C702F" w:rsidR="00564C22" w:rsidDel="00B33063" w:rsidRDefault="009B1AF1" w:rsidP="00564C22">
      <w:pPr>
        <w:pStyle w:val="Member"/>
        <w:rPr>
          <w:del w:id="19834" w:author="Andreas Kuehne" w:date="2019-05-31T12:22:00Z"/>
        </w:rPr>
      </w:pPr>
      <w:del w:id="19835"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 xml:space="preserve">In non-XML representations the </w:delText>
        </w:r>
        <w:r w:rsidRPr="003A06D0" w:rsidDel="00B33063">
          <w:rPr>
            <w:rStyle w:val="Datatype"/>
            <w:lang w:val="en-GB"/>
          </w:rPr>
          <w:delText>value</w:delText>
        </w:r>
        <w:r w:rsidRPr="003A06D0" w:rsidDel="00B33063">
          <w:delText xml:space="preserve"> element contains the actual identifier</w:delText>
        </w:r>
        <w:bookmarkStart w:id="19836" w:name="_Toc10201650"/>
        <w:bookmarkEnd w:id="19836"/>
      </w:del>
    </w:p>
    <w:p w14:paraId="459F03FC" w14:textId="51E7E298" w:rsidR="00564C22" w:rsidDel="00B33063" w:rsidRDefault="009B1AF1" w:rsidP="00564C22">
      <w:pPr>
        <w:pStyle w:val="Member"/>
        <w:rPr>
          <w:del w:id="19837" w:author="Andreas Kuehne" w:date="2019-05-31T12:22:00Z"/>
        </w:rPr>
      </w:pPr>
      <w:del w:id="19838" w:author="Andreas Kuehne" w:date="2019-05-31T12:22:00Z">
        <w:r w:rsidDel="00B33063">
          <w:delText xml:space="preserve">The OPTIONAL </w:delText>
        </w:r>
        <w:r w:rsidRPr="35C1378D" w:rsidDel="00B33063">
          <w:rPr>
            <w:rStyle w:val="Datatype"/>
          </w:rPr>
          <w:delText>Format</w:delText>
        </w:r>
        <w:r w:rsidDel="00B33063">
          <w:delText xml:space="preserve"> element, if present, MUST contain one instance of a URI. </w:delText>
        </w:r>
        <w:r w:rsidRPr="003A06D0" w:rsidDel="00B33063">
          <w:delText xml:space="preserve">The </w:delText>
        </w:r>
        <w:r w:rsidRPr="003A06D0" w:rsidDel="00B33063">
          <w:rPr>
            <w:rStyle w:val="Datatype"/>
            <w:lang w:val="en-GB"/>
          </w:rPr>
          <w:delText>Format</w:delText>
        </w:r>
        <w:r w:rsidRPr="003A06D0" w:rsidDel="00B33063">
          <w:delText xml:space="preserve"> element represents the classification of string-based identifier information.</w:delText>
        </w:r>
        <w:bookmarkStart w:id="19839" w:name="_Toc10201651"/>
        <w:bookmarkEnd w:id="19839"/>
      </w:del>
    </w:p>
    <w:p w14:paraId="0068C45A" w14:textId="2588F0FA" w:rsidR="00564C22" w:rsidDel="00B33063" w:rsidRDefault="009B1AF1" w:rsidP="00564C22">
      <w:pPr>
        <w:pStyle w:val="Member"/>
        <w:rPr>
          <w:del w:id="19840" w:author="Andreas Kuehne" w:date="2019-05-31T12:22:00Z"/>
        </w:rPr>
      </w:pPr>
      <w:del w:id="19841" w:author="Andreas Kuehne" w:date="2019-05-31T12:22:00Z">
        <w:r w:rsidDel="00B33063">
          <w:delText xml:space="preserve">The OPTIONAL </w:delText>
        </w:r>
        <w:r w:rsidRPr="35C1378D" w:rsidDel="00B33063">
          <w:rPr>
            <w:rStyle w:val="Datatype"/>
          </w:rPr>
          <w:delText>SPProvidedID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SPProvidedID</w:delText>
        </w:r>
        <w:r w:rsidRPr="003A06D0" w:rsidDel="00B33063">
          <w:delText xml:space="preserve"> element defines the alternative identifier of the principal most recently set by the service provider or affiliation, if any</w:delText>
        </w:r>
        <w:bookmarkStart w:id="19842" w:name="_Toc10201652"/>
        <w:bookmarkEnd w:id="19842"/>
      </w:del>
    </w:p>
    <w:p w14:paraId="4E415017" w14:textId="46818393" w:rsidR="00564C22" w:rsidDel="00B33063" w:rsidRDefault="009B1AF1" w:rsidP="00564C22">
      <w:pPr>
        <w:pStyle w:val="Member"/>
        <w:rPr>
          <w:del w:id="19843" w:author="Andreas Kuehne" w:date="2019-05-31T12:22:00Z"/>
        </w:rPr>
      </w:pPr>
      <w:del w:id="19844" w:author="Andreas Kuehne" w:date="2019-05-31T12:22:00Z">
        <w:r w:rsidDel="00B33063">
          <w:delText xml:space="preserve">The OPTIONAL </w:delText>
        </w:r>
        <w:r w:rsidRPr="35C1378D" w:rsidDel="00B33063">
          <w:rPr>
            <w:rStyle w:val="Datatype"/>
          </w:rPr>
          <w:delText>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NameQualifier</w:delText>
        </w:r>
        <w:r w:rsidRPr="003A06D0" w:rsidDel="00B33063">
          <w:delText xml:space="preserve"> element contains the security or administrative domain that qualifies the name. This attribute provides a means to federate names from disparate user stores without collision.</w:delText>
        </w:r>
        <w:bookmarkStart w:id="19845" w:name="_Toc10201653"/>
        <w:bookmarkEnd w:id="19845"/>
      </w:del>
    </w:p>
    <w:p w14:paraId="3AAA6051" w14:textId="2DECC389" w:rsidR="00564C22" w:rsidDel="00B33063" w:rsidRDefault="009B1AF1" w:rsidP="00564C22">
      <w:pPr>
        <w:pStyle w:val="Member"/>
        <w:rPr>
          <w:del w:id="19846" w:author="Andreas Kuehne" w:date="2019-05-31T12:22:00Z"/>
        </w:rPr>
      </w:pPr>
      <w:del w:id="19847" w:author="Andreas Kuehne" w:date="2019-05-31T12:22:00Z">
        <w:r w:rsidDel="00B33063">
          <w:delText xml:space="preserve">The OPTIONAL </w:delText>
        </w:r>
        <w:r w:rsidRPr="35C1378D" w:rsidDel="00B33063">
          <w:rPr>
            <w:rStyle w:val="Datatype"/>
          </w:rPr>
          <w:delText>SPNameQualifier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SPNameQualifier</w:delText>
        </w:r>
        <w:r w:rsidRPr="003A06D0" w:rsidDel="00B33063">
          <w:delText xml:space="preserve"> element further qualifies a name with the name of a service provider or affiliation of providers. This attribute provides an additional means to federate names on the basis of the relying party or parties.</w:delText>
        </w:r>
        <w:bookmarkStart w:id="19848" w:name="_Toc10201654"/>
        <w:bookmarkEnd w:id="19848"/>
      </w:del>
    </w:p>
    <w:p w14:paraId="353DE31C" w14:textId="4041E478" w:rsidR="00564C22" w:rsidDel="00B33063" w:rsidRDefault="009B1AF1" w:rsidP="00564C22">
      <w:pPr>
        <w:pStyle w:val="berschrift4"/>
        <w:rPr>
          <w:del w:id="19849" w:author="Andreas Kuehne" w:date="2019-05-31T12:22:00Z"/>
        </w:rPr>
      </w:pPr>
      <w:del w:id="19850" w:author="Andreas Kuehne" w:date="2019-05-31T12:22:00Z">
        <w:r w:rsidDel="00B33063">
          <w:delText>NameID – JSON Syntax</w:delText>
        </w:r>
        <w:bookmarkStart w:id="19851" w:name="_Toc10201655"/>
        <w:bookmarkEnd w:id="19851"/>
      </w:del>
    </w:p>
    <w:p w14:paraId="223E814A" w14:textId="61DC83CF" w:rsidR="00564C22" w:rsidRPr="0248A3D1" w:rsidDel="00B33063" w:rsidRDefault="009B1AF1" w:rsidP="00564C22">
      <w:pPr>
        <w:rPr>
          <w:del w:id="19852" w:author="Andreas Kuehne" w:date="2019-05-31T12:22:00Z"/>
        </w:rPr>
      </w:pPr>
      <w:del w:id="1985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NameID</w:delText>
        </w:r>
        <w:r w:rsidDel="00B33063">
          <w:delText xml:space="preserve"> component.</w:delText>
        </w:r>
        <w:bookmarkStart w:id="19854" w:name="_Toc10201656"/>
        <w:bookmarkEnd w:id="19854"/>
      </w:del>
    </w:p>
    <w:p w14:paraId="52F2BEBC" w14:textId="3349C84A" w:rsidR="00564C22" w:rsidRPr="C2430093" w:rsidDel="00B33063" w:rsidRDefault="009B1AF1" w:rsidP="00564C22">
      <w:pPr>
        <w:spacing w:line="259" w:lineRule="auto"/>
        <w:rPr>
          <w:del w:id="19855" w:author="Andreas Kuehne" w:date="2019-05-31T12:22:00Z"/>
          <w:rFonts w:eastAsia="Arial" w:cs="Arial"/>
          <w:sz w:val="22"/>
          <w:szCs w:val="22"/>
        </w:rPr>
      </w:pPr>
      <w:del w:id="1985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NameID</w:delText>
        </w:r>
        <w:r w:rsidRPr="002062A5" w:rsidDel="00B33063">
          <w:rPr>
            <w:rFonts w:eastAsia="Arial" w:cs="Arial"/>
            <w:sz w:val="22"/>
            <w:szCs w:val="22"/>
          </w:rPr>
          <w:delText xml:space="preserve"> using JSON-specific names mapped as shown in the table below.</w:delText>
        </w:r>
        <w:bookmarkStart w:id="19857" w:name="_Toc10201657"/>
        <w:bookmarkEnd w:id="19857"/>
      </w:del>
    </w:p>
    <w:tbl>
      <w:tblPr>
        <w:tblStyle w:val="Gitternetztabelle1hell1"/>
        <w:tblW w:w="0" w:type="auto"/>
        <w:tblLook w:val="04A0" w:firstRow="1" w:lastRow="0" w:firstColumn="1" w:lastColumn="0" w:noHBand="0" w:noVBand="1"/>
      </w:tblPr>
      <w:tblGrid>
        <w:gridCol w:w="4675"/>
        <w:gridCol w:w="4675"/>
      </w:tblGrid>
      <w:tr w:rsidR="00564C22" w:rsidDel="00B33063" w14:paraId="4D801FA9" w14:textId="75AED1F8" w:rsidTr="00564C22">
        <w:trPr>
          <w:cnfStyle w:val="100000000000" w:firstRow="1" w:lastRow="0" w:firstColumn="0" w:lastColumn="0" w:oddVBand="0" w:evenVBand="0" w:oddHBand="0" w:evenHBand="0" w:firstRowFirstColumn="0" w:firstRowLastColumn="0" w:lastRowFirstColumn="0" w:lastRowLastColumn="0"/>
          <w:del w:id="19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8C1DBE" w14:textId="73FA1AEE" w:rsidR="00564C22" w:rsidDel="00B33063" w:rsidRDefault="009B1AF1" w:rsidP="00564C22">
            <w:pPr>
              <w:pStyle w:val="Beschriftung"/>
              <w:rPr>
                <w:del w:id="19859" w:author="Andreas Kuehne" w:date="2019-05-31T12:22:00Z"/>
              </w:rPr>
            </w:pPr>
            <w:del w:id="19860" w:author="Andreas Kuehne" w:date="2019-05-31T12:22:00Z">
              <w:r w:rsidDel="00B33063">
                <w:delText>Element</w:delText>
              </w:r>
              <w:bookmarkStart w:id="19861" w:name="_Toc10201658"/>
              <w:bookmarkEnd w:id="19861"/>
            </w:del>
          </w:p>
        </w:tc>
        <w:tc>
          <w:tcPr>
            <w:tcW w:w="4675" w:type="dxa"/>
          </w:tcPr>
          <w:p w14:paraId="2B5DEDFF" w14:textId="4F72799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862" w:author="Andreas Kuehne" w:date="2019-05-31T12:22:00Z"/>
              </w:rPr>
            </w:pPr>
            <w:del w:id="19863" w:author="Andreas Kuehne" w:date="2019-05-31T12:22:00Z">
              <w:r w:rsidDel="00B33063">
                <w:delText>Implementing JSON member name</w:delText>
              </w:r>
              <w:bookmarkStart w:id="19864" w:name="_Toc10201659"/>
              <w:bookmarkEnd w:id="19864"/>
            </w:del>
          </w:p>
        </w:tc>
        <w:bookmarkStart w:id="19865" w:name="_Toc10201660"/>
        <w:bookmarkEnd w:id="19865"/>
      </w:tr>
      <w:tr w:rsidR="00564C22" w:rsidDel="00B33063" w14:paraId="3196506C" w14:textId="76393F03" w:rsidTr="00564C22">
        <w:trPr>
          <w:del w:id="198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74B6FEF" w14:textId="50DAF5DC" w:rsidR="00564C22" w:rsidRPr="002062A5" w:rsidDel="00B33063" w:rsidRDefault="009B1AF1" w:rsidP="00564C22">
            <w:pPr>
              <w:pStyle w:val="Beschriftung"/>
              <w:rPr>
                <w:del w:id="19867" w:author="Andreas Kuehne" w:date="2019-05-31T12:22:00Z"/>
                <w:rStyle w:val="Datatype"/>
                <w:b w:val="0"/>
                <w:bCs w:val="0"/>
              </w:rPr>
            </w:pPr>
            <w:del w:id="19868" w:author="Andreas Kuehne" w:date="2019-05-31T12:22:00Z">
              <w:r w:rsidRPr="002062A5" w:rsidDel="00B33063">
                <w:rPr>
                  <w:rStyle w:val="Datatype"/>
                </w:rPr>
                <w:delText>value</w:delText>
              </w:r>
              <w:bookmarkStart w:id="19869" w:name="_Toc10201661"/>
              <w:bookmarkEnd w:id="19869"/>
            </w:del>
          </w:p>
        </w:tc>
        <w:tc>
          <w:tcPr>
            <w:tcW w:w="4675" w:type="dxa"/>
          </w:tcPr>
          <w:p w14:paraId="3411FFFD" w14:textId="377A9F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70" w:author="Andreas Kuehne" w:date="2019-05-31T12:22:00Z"/>
                <w:rStyle w:val="Datatype"/>
              </w:rPr>
            </w:pPr>
            <w:del w:id="19871" w:author="Andreas Kuehne" w:date="2019-05-31T12:22:00Z">
              <w:r w:rsidRPr="002062A5" w:rsidDel="00B33063">
                <w:rPr>
                  <w:rStyle w:val="Datatype"/>
                </w:rPr>
                <w:delText>value</w:delText>
              </w:r>
              <w:bookmarkStart w:id="19872" w:name="_Toc10201662"/>
              <w:bookmarkEnd w:id="19872"/>
            </w:del>
          </w:p>
        </w:tc>
        <w:bookmarkStart w:id="19873" w:name="_Toc10201663"/>
        <w:bookmarkEnd w:id="19873"/>
      </w:tr>
      <w:tr w:rsidR="00564C22" w:rsidDel="00B33063" w14:paraId="27CDE101" w14:textId="4A731305" w:rsidTr="00564C22">
        <w:trPr>
          <w:del w:id="198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80BF5" w14:textId="02940ED3" w:rsidR="00564C22" w:rsidRPr="002062A5" w:rsidDel="00B33063" w:rsidRDefault="009B1AF1" w:rsidP="00564C22">
            <w:pPr>
              <w:pStyle w:val="Beschriftung"/>
              <w:rPr>
                <w:del w:id="19875" w:author="Andreas Kuehne" w:date="2019-05-31T12:22:00Z"/>
                <w:rStyle w:val="Datatype"/>
                <w:b w:val="0"/>
                <w:bCs w:val="0"/>
              </w:rPr>
            </w:pPr>
            <w:del w:id="19876" w:author="Andreas Kuehne" w:date="2019-05-31T12:22:00Z">
              <w:r w:rsidRPr="002062A5" w:rsidDel="00B33063">
                <w:rPr>
                  <w:rStyle w:val="Datatype"/>
                </w:rPr>
                <w:delText>Format</w:delText>
              </w:r>
              <w:bookmarkStart w:id="19877" w:name="_Toc10201664"/>
              <w:bookmarkEnd w:id="19877"/>
            </w:del>
          </w:p>
        </w:tc>
        <w:tc>
          <w:tcPr>
            <w:tcW w:w="4675" w:type="dxa"/>
          </w:tcPr>
          <w:p w14:paraId="5A0FB634" w14:textId="572891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78" w:author="Andreas Kuehne" w:date="2019-05-31T12:22:00Z"/>
                <w:rStyle w:val="Datatype"/>
              </w:rPr>
            </w:pPr>
            <w:del w:id="19879" w:author="Andreas Kuehne" w:date="2019-05-31T12:22:00Z">
              <w:r w:rsidRPr="002062A5" w:rsidDel="00B33063">
                <w:rPr>
                  <w:rStyle w:val="Datatype"/>
                </w:rPr>
                <w:delText>format</w:delText>
              </w:r>
              <w:bookmarkStart w:id="19880" w:name="_Toc10201665"/>
              <w:bookmarkEnd w:id="19880"/>
            </w:del>
          </w:p>
        </w:tc>
        <w:bookmarkStart w:id="19881" w:name="_Toc10201666"/>
        <w:bookmarkEnd w:id="19881"/>
      </w:tr>
      <w:tr w:rsidR="00564C22" w:rsidDel="00B33063" w14:paraId="55E3B32B" w14:textId="64A075F6" w:rsidTr="00564C22">
        <w:trPr>
          <w:del w:id="198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3D9D5C" w14:textId="0A361E52" w:rsidR="00564C22" w:rsidRPr="002062A5" w:rsidDel="00B33063" w:rsidRDefault="009B1AF1" w:rsidP="00564C22">
            <w:pPr>
              <w:pStyle w:val="Beschriftung"/>
              <w:rPr>
                <w:del w:id="19883" w:author="Andreas Kuehne" w:date="2019-05-31T12:22:00Z"/>
                <w:rStyle w:val="Datatype"/>
                <w:b w:val="0"/>
                <w:bCs w:val="0"/>
              </w:rPr>
            </w:pPr>
            <w:del w:id="19884" w:author="Andreas Kuehne" w:date="2019-05-31T12:22:00Z">
              <w:r w:rsidRPr="002062A5" w:rsidDel="00B33063">
                <w:rPr>
                  <w:rStyle w:val="Datatype"/>
                </w:rPr>
                <w:delText>SPProvidedID</w:delText>
              </w:r>
              <w:bookmarkStart w:id="19885" w:name="_Toc10201667"/>
              <w:bookmarkEnd w:id="19885"/>
            </w:del>
          </w:p>
        </w:tc>
        <w:tc>
          <w:tcPr>
            <w:tcW w:w="4675" w:type="dxa"/>
          </w:tcPr>
          <w:p w14:paraId="76CA9C86" w14:textId="0170EF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86" w:author="Andreas Kuehne" w:date="2019-05-31T12:22:00Z"/>
                <w:rStyle w:val="Datatype"/>
              </w:rPr>
            </w:pPr>
            <w:del w:id="19887" w:author="Andreas Kuehne" w:date="2019-05-31T12:22:00Z">
              <w:r w:rsidRPr="002062A5" w:rsidDel="00B33063">
                <w:rPr>
                  <w:rStyle w:val="Datatype"/>
                </w:rPr>
                <w:delText>provId</w:delText>
              </w:r>
              <w:bookmarkStart w:id="19888" w:name="_Toc10201668"/>
              <w:bookmarkEnd w:id="19888"/>
            </w:del>
          </w:p>
        </w:tc>
        <w:bookmarkStart w:id="19889" w:name="_Toc10201669"/>
        <w:bookmarkEnd w:id="19889"/>
      </w:tr>
      <w:tr w:rsidR="00564C22" w:rsidDel="00B33063" w14:paraId="29093AE9" w14:textId="15E7A50D" w:rsidTr="00564C22">
        <w:trPr>
          <w:del w:id="198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D6771" w14:textId="20D36495" w:rsidR="00564C22" w:rsidRPr="002062A5" w:rsidDel="00B33063" w:rsidRDefault="009B1AF1" w:rsidP="00564C22">
            <w:pPr>
              <w:pStyle w:val="Beschriftung"/>
              <w:rPr>
                <w:del w:id="19891" w:author="Andreas Kuehne" w:date="2019-05-31T12:22:00Z"/>
                <w:rStyle w:val="Datatype"/>
                <w:b w:val="0"/>
                <w:bCs w:val="0"/>
              </w:rPr>
            </w:pPr>
            <w:del w:id="19892" w:author="Andreas Kuehne" w:date="2019-05-31T12:22:00Z">
              <w:r w:rsidRPr="002062A5" w:rsidDel="00B33063">
                <w:rPr>
                  <w:rStyle w:val="Datatype"/>
                </w:rPr>
                <w:delText>NameQualifier</w:delText>
              </w:r>
              <w:bookmarkStart w:id="19893" w:name="_Toc10201670"/>
              <w:bookmarkEnd w:id="19893"/>
            </w:del>
          </w:p>
        </w:tc>
        <w:tc>
          <w:tcPr>
            <w:tcW w:w="4675" w:type="dxa"/>
          </w:tcPr>
          <w:p w14:paraId="69562653" w14:textId="1E4D489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94" w:author="Andreas Kuehne" w:date="2019-05-31T12:22:00Z"/>
                <w:rStyle w:val="Datatype"/>
              </w:rPr>
            </w:pPr>
            <w:del w:id="19895" w:author="Andreas Kuehne" w:date="2019-05-31T12:22:00Z">
              <w:r w:rsidRPr="002062A5" w:rsidDel="00B33063">
                <w:rPr>
                  <w:rStyle w:val="Datatype"/>
                </w:rPr>
                <w:delText>nameQual</w:delText>
              </w:r>
              <w:bookmarkStart w:id="19896" w:name="_Toc10201671"/>
              <w:bookmarkEnd w:id="19896"/>
            </w:del>
          </w:p>
        </w:tc>
        <w:bookmarkStart w:id="19897" w:name="_Toc10201672"/>
        <w:bookmarkEnd w:id="19897"/>
      </w:tr>
      <w:tr w:rsidR="00564C22" w:rsidDel="00B33063" w14:paraId="6D5D220C" w14:textId="59F5BAF6" w:rsidTr="00564C22">
        <w:trPr>
          <w:del w:id="198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25C0AD" w14:textId="6F37EBA3" w:rsidR="00564C22" w:rsidRPr="002062A5" w:rsidDel="00B33063" w:rsidRDefault="009B1AF1" w:rsidP="00564C22">
            <w:pPr>
              <w:pStyle w:val="Beschriftung"/>
              <w:rPr>
                <w:del w:id="19899" w:author="Andreas Kuehne" w:date="2019-05-31T12:22:00Z"/>
                <w:rStyle w:val="Datatype"/>
                <w:b w:val="0"/>
                <w:bCs w:val="0"/>
              </w:rPr>
            </w:pPr>
            <w:del w:id="19900" w:author="Andreas Kuehne" w:date="2019-05-31T12:22:00Z">
              <w:r w:rsidRPr="002062A5" w:rsidDel="00B33063">
                <w:rPr>
                  <w:rStyle w:val="Datatype"/>
                </w:rPr>
                <w:delText>SPNameQualifier</w:delText>
              </w:r>
              <w:bookmarkStart w:id="19901" w:name="_Toc10201673"/>
              <w:bookmarkEnd w:id="19901"/>
            </w:del>
          </w:p>
        </w:tc>
        <w:tc>
          <w:tcPr>
            <w:tcW w:w="4675" w:type="dxa"/>
          </w:tcPr>
          <w:p w14:paraId="5D5DAA5A" w14:textId="72AC60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902" w:author="Andreas Kuehne" w:date="2019-05-31T12:22:00Z"/>
                <w:rStyle w:val="Datatype"/>
              </w:rPr>
            </w:pPr>
            <w:del w:id="19903" w:author="Andreas Kuehne" w:date="2019-05-31T12:22:00Z">
              <w:r w:rsidRPr="002062A5" w:rsidDel="00B33063">
                <w:rPr>
                  <w:rStyle w:val="Datatype"/>
                </w:rPr>
                <w:delText>spNameQual</w:delText>
              </w:r>
              <w:bookmarkStart w:id="19904" w:name="_Toc10201674"/>
              <w:bookmarkEnd w:id="19904"/>
            </w:del>
          </w:p>
        </w:tc>
        <w:bookmarkStart w:id="19905" w:name="_Toc10201675"/>
        <w:bookmarkEnd w:id="19905"/>
      </w:tr>
    </w:tbl>
    <w:p w14:paraId="28F02105" w14:textId="134CA807" w:rsidR="00564C22" w:rsidRPr="0202B381" w:rsidDel="00B33063" w:rsidRDefault="009B1AF1" w:rsidP="00564C22">
      <w:pPr>
        <w:rPr>
          <w:del w:id="19906" w:author="Andreas Kuehne" w:date="2019-05-31T12:22:00Z"/>
        </w:rPr>
      </w:pPr>
      <w:del w:id="199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908" w:name="_Toc10201676"/>
        <w:bookmarkEnd w:id="19908"/>
      </w:del>
    </w:p>
    <w:p w14:paraId="1F2F7DA2" w14:textId="54E44B0B" w:rsidR="00564C22" w:rsidDel="00B33063" w:rsidRDefault="009B1AF1" w:rsidP="00564C22">
      <w:pPr>
        <w:pStyle w:val="Code"/>
        <w:spacing w:line="259" w:lineRule="auto"/>
        <w:rPr>
          <w:del w:id="19909" w:author="Andreas Kuehne" w:date="2019-05-31T12:22:00Z"/>
        </w:rPr>
      </w:pPr>
      <w:del w:id="19910" w:author="Andreas Kuehne" w:date="2019-05-31T12:22:00Z">
        <w:r w:rsidDel="00B33063">
          <w:rPr>
            <w:color w:val="31849B" w:themeColor="accent5" w:themeShade="BF"/>
          </w:rPr>
          <w:delText>"saml2rw-NameIDType"</w:delText>
        </w:r>
        <w:r w:rsidDel="00B33063">
          <w:delText>: {</w:delText>
        </w:r>
        <w:bookmarkStart w:id="19911" w:name="_Toc10201677"/>
        <w:bookmarkEnd w:id="19911"/>
      </w:del>
    </w:p>
    <w:p w14:paraId="7BF367E5" w14:textId="0D30B3A1" w:rsidR="00564C22" w:rsidDel="00B33063" w:rsidRDefault="009B1AF1" w:rsidP="00564C22">
      <w:pPr>
        <w:pStyle w:val="Code"/>
        <w:spacing w:line="259" w:lineRule="auto"/>
        <w:rPr>
          <w:del w:id="19912" w:author="Andreas Kuehne" w:date="2019-05-31T12:22:00Z"/>
        </w:rPr>
      </w:pPr>
      <w:del w:id="199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914" w:name="_Toc10201678"/>
        <w:bookmarkEnd w:id="19914"/>
      </w:del>
    </w:p>
    <w:p w14:paraId="43E5B74C" w14:textId="17E17A42" w:rsidR="00564C22" w:rsidDel="00B33063" w:rsidRDefault="009B1AF1" w:rsidP="00564C22">
      <w:pPr>
        <w:pStyle w:val="Code"/>
        <w:spacing w:line="259" w:lineRule="auto"/>
        <w:rPr>
          <w:del w:id="19915" w:author="Andreas Kuehne" w:date="2019-05-31T12:22:00Z"/>
        </w:rPr>
      </w:pPr>
      <w:del w:id="19916" w:author="Andreas Kuehne" w:date="2019-05-31T12:22:00Z">
        <w:r w:rsidDel="00B33063">
          <w:rPr>
            <w:color w:val="31849B" w:themeColor="accent5" w:themeShade="BF"/>
          </w:rPr>
          <w:delText xml:space="preserve">  "properties"</w:delText>
        </w:r>
        <w:r w:rsidDel="00B33063">
          <w:delText>: {</w:delText>
        </w:r>
        <w:bookmarkStart w:id="19917" w:name="_Toc10201679"/>
        <w:bookmarkEnd w:id="19917"/>
      </w:del>
    </w:p>
    <w:p w14:paraId="5EB5C93B" w14:textId="4A7E302B" w:rsidR="00564C22" w:rsidDel="00B33063" w:rsidRDefault="009B1AF1" w:rsidP="00564C22">
      <w:pPr>
        <w:pStyle w:val="Code"/>
        <w:spacing w:line="259" w:lineRule="auto"/>
        <w:rPr>
          <w:del w:id="19918" w:author="Andreas Kuehne" w:date="2019-05-31T12:22:00Z"/>
        </w:rPr>
      </w:pPr>
      <w:del w:id="19919" w:author="Andreas Kuehne" w:date="2019-05-31T12:22:00Z">
        <w:r w:rsidDel="00B33063">
          <w:rPr>
            <w:color w:val="31849B" w:themeColor="accent5" w:themeShade="BF"/>
          </w:rPr>
          <w:delText xml:space="preserve">    "spnameQualifier"</w:delText>
        </w:r>
        <w:r w:rsidDel="00B33063">
          <w:delText>: {</w:delText>
        </w:r>
        <w:bookmarkStart w:id="19920" w:name="_Toc10201680"/>
        <w:bookmarkEnd w:id="19920"/>
      </w:del>
    </w:p>
    <w:p w14:paraId="7EF5C87A" w14:textId="1A258A62" w:rsidR="00564C22" w:rsidDel="00B33063" w:rsidRDefault="009B1AF1" w:rsidP="00564C22">
      <w:pPr>
        <w:pStyle w:val="Code"/>
        <w:spacing w:line="259" w:lineRule="auto"/>
        <w:rPr>
          <w:del w:id="19921" w:author="Andreas Kuehne" w:date="2019-05-31T12:22:00Z"/>
        </w:rPr>
      </w:pPr>
      <w:del w:id="199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23" w:name="_Toc10201681"/>
        <w:bookmarkEnd w:id="19923"/>
      </w:del>
    </w:p>
    <w:p w14:paraId="3618EDAD" w14:textId="39F337B9" w:rsidR="00564C22" w:rsidDel="00B33063" w:rsidRDefault="009B1AF1" w:rsidP="00564C22">
      <w:pPr>
        <w:pStyle w:val="Code"/>
        <w:spacing w:line="259" w:lineRule="auto"/>
        <w:rPr>
          <w:del w:id="19924" w:author="Andreas Kuehne" w:date="2019-05-31T12:22:00Z"/>
        </w:rPr>
      </w:pPr>
      <w:del w:id="19925" w:author="Andreas Kuehne" w:date="2019-05-31T12:22:00Z">
        <w:r w:rsidDel="00B33063">
          <w:delText xml:space="preserve">    },</w:delText>
        </w:r>
        <w:bookmarkStart w:id="19926" w:name="_Toc10201682"/>
        <w:bookmarkEnd w:id="19926"/>
      </w:del>
    </w:p>
    <w:p w14:paraId="7562DB57" w14:textId="156A7E22" w:rsidR="00564C22" w:rsidDel="00B33063" w:rsidRDefault="009B1AF1" w:rsidP="00564C22">
      <w:pPr>
        <w:pStyle w:val="Code"/>
        <w:spacing w:line="259" w:lineRule="auto"/>
        <w:rPr>
          <w:del w:id="19927" w:author="Andreas Kuehne" w:date="2019-05-31T12:22:00Z"/>
        </w:rPr>
      </w:pPr>
      <w:del w:id="19928" w:author="Andreas Kuehne" w:date="2019-05-31T12:22:00Z">
        <w:r w:rsidDel="00B33063">
          <w:rPr>
            <w:color w:val="31849B" w:themeColor="accent5" w:themeShade="BF"/>
          </w:rPr>
          <w:delText xml:space="preserve">    "spprovidedID"</w:delText>
        </w:r>
        <w:r w:rsidDel="00B33063">
          <w:delText>: {</w:delText>
        </w:r>
        <w:bookmarkStart w:id="19929" w:name="_Toc10201683"/>
        <w:bookmarkEnd w:id="19929"/>
      </w:del>
    </w:p>
    <w:p w14:paraId="6C857C1C" w14:textId="0E654901" w:rsidR="00564C22" w:rsidDel="00B33063" w:rsidRDefault="009B1AF1" w:rsidP="00564C22">
      <w:pPr>
        <w:pStyle w:val="Code"/>
        <w:spacing w:line="259" w:lineRule="auto"/>
        <w:rPr>
          <w:del w:id="19930" w:author="Andreas Kuehne" w:date="2019-05-31T12:22:00Z"/>
        </w:rPr>
      </w:pPr>
      <w:del w:id="199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32" w:name="_Toc10201684"/>
        <w:bookmarkEnd w:id="19932"/>
      </w:del>
    </w:p>
    <w:p w14:paraId="57F72067" w14:textId="60CA032D" w:rsidR="00564C22" w:rsidDel="00B33063" w:rsidRDefault="009B1AF1" w:rsidP="00564C22">
      <w:pPr>
        <w:pStyle w:val="Code"/>
        <w:spacing w:line="259" w:lineRule="auto"/>
        <w:rPr>
          <w:del w:id="19933" w:author="Andreas Kuehne" w:date="2019-05-31T12:22:00Z"/>
        </w:rPr>
      </w:pPr>
      <w:del w:id="19934" w:author="Andreas Kuehne" w:date="2019-05-31T12:22:00Z">
        <w:r w:rsidDel="00B33063">
          <w:delText xml:space="preserve">    },</w:delText>
        </w:r>
        <w:bookmarkStart w:id="19935" w:name="_Toc10201685"/>
        <w:bookmarkEnd w:id="19935"/>
      </w:del>
    </w:p>
    <w:p w14:paraId="3EA2EE5A" w14:textId="20FA0BE1" w:rsidR="00564C22" w:rsidDel="00B33063" w:rsidRDefault="009B1AF1" w:rsidP="00564C22">
      <w:pPr>
        <w:pStyle w:val="Code"/>
        <w:spacing w:line="259" w:lineRule="auto"/>
        <w:rPr>
          <w:del w:id="19936" w:author="Andreas Kuehne" w:date="2019-05-31T12:22:00Z"/>
        </w:rPr>
      </w:pPr>
      <w:del w:id="19937" w:author="Andreas Kuehne" w:date="2019-05-31T12:22:00Z">
        <w:r w:rsidDel="00B33063">
          <w:rPr>
            <w:color w:val="31849B" w:themeColor="accent5" w:themeShade="BF"/>
          </w:rPr>
          <w:delText xml:space="preserve">    "value"</w:delText>
        </w:r>
        <w:r w:rsidDel="00B33063">
          <w:delText>: {</w:delText>
        </w:r>
        <w:bookmarkStart w:id="19938" w:name="_Toc10201686"/>
        <w:bookmarkEnd w:id="19938"/>
      </w:del>
    </w:p>
    <w:p w14:paraId="0B9ED1DC" w14:textId="550A2BF7" w:rsidR="00564C22" w:rsidDel="00B33063" w:rsidRDefault="009B1AF1" w:rsidP="00564C22">
      <w:pPr>
        <w:pStyle w:val="Code"/>
        <w:spacing w:line="259" w:lineRule="auto"/>
        <w:rPr>
          <w:del w:id="19939" w:author="Andreas Kuehne" w:date="2019-05-31T12:22:00Z"/>
        </w:rPr>
      </w:pPr>
      <w:del w:id="199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41" w:name="_Toc10201687"/>
        <w:bookmarkEnd w:id="19941"/>
      </w:del>
    </w:p>
    <w:p w14:paraId="66E58C42" w14:textId="3EC01F19" w:rsidR="00564C22" w:rsidDel="00B33063" w:rsidRDefault="009B1AF1" w:rsidP="00564C22">
      <w:pPr>
        <w:pStyle w:val="Code"/>
        <w:spacing w:line="259" w:lineRule="auto"/>
        <w:rPr>
          <w:del w:id="19942" w:author="Andreas Kuehne" w:date="2019-05-31T12:22:00Z"/>
        </w:rPr>
      </w:pPr>
      <w:del w:id="19943" w:author="Andreas Kuehne" w:date="2019-05-31T12:22:00Z">
        <w:r w:rsidDel="00B33063">
          <w:delText xml:space="preserve">    },</w:delText>
        </w:r>
        <w:bookmarkStart w:id="19944" w:name="_Toc10201688"/>
        <w:bookmarkEnd w:id="19944"/>
      </w:del>
    </w:p>
    <w:p w14:paraId="0F42A7AE" w14:textId="6AFDB215" w:rsidR="00564C22" w:rsidDel="00B33063" w:rsidRDefault="009B1AF1" w:rsidP="00564C22">
      <w:pPr>
        <w:pStyle w:val="Code"/>
        <w:spacing w:line="259" w:lineRule="auto"/>
        <w:rPr>
          <w:del w:id="19945" w:author="Andreas Kuehne" w:date="2019-05-31T12:22:00Z"/>
        </w:rPr>
      </w:pPr>
      <w:del w:id="19946" w:author="Andreas Kuehne" w:date="2019-05-31T12:22:00Z">
        <w:r w:rsidDel="00B33063">
          <w:rPr>
            <w:color w:val="31849B" w:themeColor="accent5" w:themeShade="BF"/>
          </w:rPr>
          <w:delText xml:space="preserve">    "format"</w:delText>
        </w:r>
        <w:r w:rsidDel="00B33063">
          <w:delText>: {</w:delText>
        </w:r>
        <w:bookmarkStart w:id="19947" w:name="_Toc10201689"/>
        <w:bookmarkEnd w:id="19947"/>
      </w:del>
    </w:p>
    <w:p w14:paraId="0B2780AD" w14:textId="5FB3AB0F" w:rsidR="00564C22" w:rsidDel="00B33063" w:rsidRDefault="009B1AF1" w:rsidP="00564C22">
      <w:pPr>
        <w:pStyle w:val="Code"/>
        <w:spacing w:line="259" w:lineRule="auto"/>
        <w:rPr>
          <w:del w:id="19948" w:author="Andreas Kuehne" w:date="2019-05-31T12:22:00Z"/>
        </w:rPr>
      </w:pPr>
      <w:del w:id="199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50" w:name="_Toc10201690"/>
        <w:bookmarkEnd w:id="19950"/>
      </w:del>
    </w:p>
    <w:p w14:paraId="058024C0" w14:textId="0D12CF9E" w:rsidR="00564C22" w:rsidDel="00B33063" w:rsidRDefault="009B1AF1" w:rsidP="00564C22">
      <w:pPr>
        <w:pStyle w:val="Code"/>
        <w:spacing w:line="259" w:lineRule="auto"/>
        <w:rPr>
          <w:del w:id="19951" w:author="Andreas Kuehne" w:date="2019-05-31T12:22:00Z"/>
        </w:rPr>
      </w:pPr>
      <w:del w:id="19952" w:author="Andreas Kuehne" w:date="2019-05-31T12:22:00Z">
        <w:r w:rsidDel="00B33063">
          <w:delText xml:space="preserve">    },</w:delText>
        </w:r>
        <w:bookmarkStart w:id="19953" w:name="_Toc10201691"/>
        <w:bookmarkEnd w:id="19953"/>
      </w:del>
    </w:p>
    <w:p w14:paraId="200E7A32" w14:textId="324C3E74" w:rsidR="00564C22" w:rsidDel="00B33063" w:rsidRDefault="009B1AF1" w:rsidP="00564C22">
      <w:pPr>
        <w:pStyle w:val="Code"/>
        <w:spacing w:line="259" w:lineRule="auto"/>
        <w:rPr>
          <w:del w:id="19954" w:author="Andreas Kuehne" w:date="2019-05-31T12:22:00Z"/>
        </w:rPr>
      </w:pPr>
      <w:del w:id="19955" w:author="Andreas Kuehne" w:date="2019-05-31T12:22:00Z">
        <w:r w:rsidDel="00B33063">
          <w:rPr>
            <w:color w:val="31849B" w:themeColor="accent5" w:themeShade="BF"/>
          </w:rPr>
          <w:delText xml:space="preserve">    "provId"</w:delText>
        </w:r>
        <w:r w:rsidDel="00B33063">
          <w:delText>: {</w:delText>
        </w:r>
        <w:bookmarkStart w:id="19956" w:name="_Toc10201692"/>
        <w:bookmarkEnd w:id="19956"/>
      </w:del>
    </w:p>
    <w:p w14:paraId="66729C97" w14:textId="6FFED2F5" w:rsidR="00564C22" w:rsidDel="00B33063" w:rsidRDefault="009B1AF1" w:rsidP="00564C22">
      <w:pPr>
        <w:pStyle w:val="Code"/>
        <w:spacing w:line="259" w:lineRule="auto"/>
        <w:rPr>
          <w:del w:id="19957" w:author="Andreas Kuehne" w:date="2019-05-31T12:22:00Z"/>
        </w:rPr>
      </w:pPr>
      <w:del w:id="199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59" w:name="_Toc10201693"/>
        <w:bookmarkEnd w:id="19959"/>
      </w:del>
    </w:p>
    <w:p w14:paraId="55EE312F" w14:textId="19181AB3" w:rsidR="00564C22" w:rsidDel="00B33063" w:rsidRDefault="009B1AF1" w:rsidP="00564C22">
      <w:pPr>
        <w:pStyle w:val="Code"/>
        <w:spacing w:line="259" w:lineRule="auto"/>
        <w:rPr>
          <w:del w:id="19960" w:author="Andreas Kuehne" w:date="2019-05-31T12:22:00Z"/>
        </w:rPr>
      </w:pPr>
      <w:del w:id="19961" w:author="Andreas Kuehne" w:date="2019-05-31T12:22:00Z">
        <w:r w:rsidDel="00B33063">
          <w:delText xml:space="preserve">    },</w:delText>
        </w:r>
        <w:bookmarkStart w:id="19962" w:name="_Toc10201694"/>
        <w:bookmarkEnd w:id="19962"/>
      </w:del>
    </w:p>
    <w:p w14:paraId="2DE1BA3B" w14:textId="7ED37895" w:rsidR="00564C22" w:rsidDel="00B33063" w:rsidRDefault="009B1AF1" w:rsidP="00564C22">
      <w:pPr>
        <w:pStyle w:val="Code"/>
        <w:spacing w:line="259" w:lineRule="auto"/>
        <w:rPr>
          <w:del w:id="19963" w:author="Andreas Kuehne" w:date="2019-05-31T12:22:00Z"/>
        </w:rPr>
      </w:pPr>
      <w:del w:id="19964" w:author="Andreas Kuehne" w:date="2019-05-31T12:22:00Z">
        <w:r w:rsidDel="00B33063">
          <w:rPr>
            <w:color w:val="31849B" w:themeColor="accent5" w:themeShade="BF"/>
          </w:rPr>
          <w:delText xml:space="preserve">    "nameQual"</w:delText>
        </w:r>
        <w:r w:rsidDel="00B33063">
          <w:delText>: {</w:delText>
        </w:r>
        <w:bookmarkStart w:id="19965" w:name="_Toc10201695"/>
        <w:bookmarkEnd w:id="19965"/>
      </w:del>
    </w:p>
    <w:p w14:paraId="47B24153" w14:textId="5495D8A5" w:rsidR="00564C22" w:rsidDel="00B33063" w:rsidRDefault="009B1AF1" w:rsidP="00564C22">
      <w:pPr>
        <w:pStyle w:val="Code"/>
        <w:spacing w:line="259" w:lineRule="auto"/>
        <w:rPr>
          <w:del w:id="19966" w:author="Andreas Kuehne" w:date="2019-05-31T12:22:00Z"/>
        </w:rPr>
      </w:pPr>
      <w:del w:id="199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68" w:name="_Toc10201696"/>
        <w:bookmarkEnd w:id="19968"/>
      </w:del>
    </w:p>
    <w:p w14:paraId="1C80E977" w14:textId="4059CB74" w:rsidR="00564C22" w:rsidDel="00B33063" w:rsidRDefault="009B1AF1" w:rsidP="00564C22">
      <w:pPr>
        <w:pStyle w:val="Code"/>
        <w:spacing w:line="259" w:lineRule="auto"/>
        <w:rPr>
          <w:del w:id="19969" w:author="Andreas Kuehne" w:date="2019-05-31T12:22:00Z"/>
        </w:rPr>
      </w:pPr>
      <w:del w:id="19970" w:author="Andreas Kuehne" w:date="2019-05-31T12:22:00Z">
        <w:r w:rsidDel="00B33063">
          <w:delText xml:space="preserve">    },</w:delText>
        </w:r>
        <w:bookmarkStart w:id="19971" w:name="_Toc10201697"/>
        <w:bookmarkEnd w:id="19971"/>
      </w:del>
    </w:p>
    <w:p w14:paraId="18894BAE" w14:textId="29F2BB38" w:rsidR="00564C22" w:rsidDel="00B33063" w:rsidRDefault="009B1AF1" w:rsidP="00564C22">
      <w:pPr>
        <w:pStyle w:val="Code"/>
        <w:spacing w:line="259" w:lineRule="auto"/>
        <w:rPr>
          <w:del w:id="19972" w:author="Andreas Kuehne" w:date="2019-05-31T12:22:00Z"/>
        </w:rPr>
      </w:pPr>
      <w:del w:id="19973" w:author="Andreas Kuehne" w:date="2019-05-31T12:22:00Z">
        <w:r w:rsidDel="00B33063">
          <w:rPr>
            <w:color w:val="31849B" w:themeColor="accent5" w:themeShade="BF"/>
          </w:rPr>
          <w:delText xml:space="preserve">    "spNameQual"</w:delText>
        </w:r>
        <w:r w:rsidDel="00B33063">
          <w:delText>: {</w:delText>
        </w:r>
        <w:bookmarkStart w:id="19974" w:name="_Toc10201698"/>
        <w:bookmarkEnd w:id="19974"/>
      </w:del>
    </w:p>
    <w:p w14:paraId="662916B2" w14:textId="57234881" w:rsidR="00564C22" w:rsidDel="00B33063" w:rsidRDefault="009B1AF1" w:rsidP="00564C22">
      <w:pPr>
        <w:pStyle w:val="Code"/>
        <w:spacing w:line="259" w:lineRule="auto"/>
        <w:rPr>
          <w:del w:id="19975" w:author="Andreas Kuehne" w:date="2019-05-31T12:22:00Z"/>
        </w:rPr>
      </w:pPr>
      <w:del w:id="199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77" w:name="_Toc10201699"/>
        <w:bookmarkEnd w:id="19977"/>
      </w:del>
    </w:p>
    <w:p w14:paraId="51588540" w14:textId="6B994849" w:rsidR="00564C22" w:rsidDel="00B33063" w:rsidRDefault="009B1AF1" w:rsidP="00564C22">
      <w:pPr>
        <w:pStyle w:val="Code"/>
        <w:spacing w:line="259" w:lineRule="auto"/>
        <w:rPr>
          <w:del w:id="19978" w:author="Andreas Kuehne" w:date="2019-05-31T12:22:00Z"/>
        </w:rPr>
      </w:pPr>
      <w:del w:id="19979" w:author="Andreas Kuehne" w:date="2019-05-31T12:22:00Z">
        <w:r w:rsidDel="00B33063">
          <w:delText xml:space="preserve">    }</w:delText>
        </w:r>
        <w:bookmarkStart w:id="19980" w:name="_Toc10201700"/>
        <w:bookmarkEnd w:id="19980"/>
      </w:del>
    </w:p>
    <w:p w14:paraId="4BFCD93E" w14:textId="5A366E68" w:rsidR="00564C22" w:rsidDel="00B33063" w:rsidRDefault="009B1AF1" w:rsidP="00564C22">
      <w:pPr>
        <w:pStyle w:val="Code"/>
        <w:spacing w:line="259" w:lineRule="auto"/>
        <w:rPr>
          <w:del w:id="19981" w:author="Andreas Kuehne" w:date="2019-05-31T12:22:00Z"/>
        </w:rPr>
      </w:pPr>
      <w:del w:id="19982" w:author="Andreas Kuehne" w:date="2019-05-31T12:22:00Z">
        <w:r w:rsidDel="00B33063">
          <w:delText xml:space="preserve">  }</w:delText>
        </w:r>
        <w:bookmarkStart w:id="19983" w:name="_Toc10201701"/>
        <w:bookmarkEnd w:id="19983"/>
      </w:del>
    </w:p>
    <w:p w14:paraId="3E26F611" w14:textId="446C44D8" w:rsidR="00564C22" w:rsidDel="00B33063" w:rsidRDefault="009B1AF1" w:rsidP="00564C22">
      <w:pPr>
        <w:pStyle w:val="Code"/>
        <w:spacing w:line="259" w:lineRule="auto"/>
        <w:rPr>
          <w:del w:id="19984" w:author="Andreas Kuehne" w:date="2019-05-31T12:22:00Z"/>
        </w:rPr>
      </w:pPr>
      <w:del w:id="19985" w:author="Andreas Kuehne" w:date="2019-05-31T12:22:00Z">
        <w:r w:rsidDel="00B33063">
          <w:delText>}</w:delText>
        </w:r>
        <w:bookmarkStart w:id="19986" w:name="_Toc10201702"/>
        <w:bookmarkEnd w:id="19986"/>
      </w:del>
    </w:p>
    <w:p w14:paraId="77BABC25" w14:textId="0899FAFF" w:rsidR="00564C22" w:rsidDel="00B33063" w:rsidRDefault="00564C22" w:rsidP="00564C22">
      <w:pPr>
        <w:rPr>
          <w:del w:id="19987" w:author="Andreas Kuehne" w:date="2019-05-31T12:22:00Z"/>
        </w:rPr>
      </w:pPr>
      <w:bookmarkStart w:id="19988" w:name="_Toc10201703"/>
      <w:bookmarkEnd w:id="19988"/>
    </w:p>
    <w:p w14:paraId="51D0CCB4" w14:textId="01FF7C7A" w:rsidR="00564C22" w:rsidDel="00B33063" w:rsidRDefault="009B1AF1" w:rsidP="00564C22">
      <w:pPr>
        <w:pStyle w:val="berschrift4"/>
        <w:rPr>
          <w:del w:id="19989" w:author="Andreas Kuehne" w:date="2019-05-31T12:22:00Z"/>
        </w:rPr>
      </w:pPr>
      <w:del w:id="19990" w:author="Andreas Kuehne" w:date="2019-05-31T12:22:00Z">
        <w:r w:rsidDel="00B33063">
          <w:delText>NameID – XML Syntax</w:delText>
        </w:r>
        <w:bookmarkStart w:id="19991" w:name="_Toc10201704"/>
        <w:bookmarkEnd w:id="19991"/>
      </w:del>
    </w:p>
    <w:p w14:paraId="5249F992" w14:textId="00F2B013" w:rsidR="00564C22" w:rsidRPr="5404FA76" w:rsidDel="00B33063" w:rsidRDefault="009B1AF1" w:rsidP="00564C22">
      <w:pPr>
        <w:rPr>
          <w:del w:id="19992" w:author="Andreas Kuehne" w:date="2019-05-31T12:22:00Z"/>
        </w:rPr>
      </w:pPr>
      <w:del w:id="19993"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http://docs.oasis-open.org/dss-x/ns/saml2/rewritten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NameIDType</w:delText>
        </w:r>
        <w:r w:rsidRPr="0CCF9147" w:rsidDel="00B33063">
          <w:delText xml:space="preserve"> SHALL implement the requirements defined in the </w:delText>
        </w:r>
        <w:r w:rsidRPr="002062A5" w:rsidDel="00B33063">
          <w:rPr>
            <w:rFonts w:ascii="Courier New" w:eastAsia="Courier New" w:hAnsi="Courier New" w:cs="Courier New"/>
          </w:rPr>
          <w:delText>NameID</w:delText>
        </w:r>
        <w:r w:rsidDel="00B33063">
          <w:delText xml:space="preserve"> </w:delText>
        </w:r>
        <w:r w:rsidRPr="005A6FFD" w:rsidDel="00B33063">
          <w:delText>component.</w:delText>
        </w:r>
        <w:bookmarkStart w:id="19994" w:name="_Toc10201705"/>
        <w:bookmarkEnd w:id="19994"/>
      </w:del>
    </w:p>
    <w:p w14:paraId="7AF82A41" w14:textId="4F3D2981" w:rsidR="00564C22" w:rsidDel="00B33063" w:rsidRDefault="009B1AF1" w:rsidP="00564C22">
      <w:pPr>
        <w:rPr>
          <w:del w:id="19995" w:author="Andreas Kuehne" w:date="2019-05-31T12:22:00Z"/>
        </w:rPr>
      </w:pPr>
      <w:del w:id="1999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NameIDType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"refSAML2RWXSD" </w:delInstrText>
        </w:r>
        <w:r w:rsidR="00B33063" w:rsidDel="00B33063">
          <w:rPr>
            <w:rStyle w:val="Hyperlink"/>
          </w:rPr>
          <w:fldChar w:fldCharType="separate"/>
        </w:r>
        <w:r w:rsidRPr="006174B3" w:rsidDel="00B33063">
          <w:rPr>
            <w:rStyle w:val="Hyperlink"/>
          </w:rPr>
          <w:delText>SAML2RWXSD</w:delText>
        </w:r>
        <w:r w:rsidR="00B33063" w:rsidDel="00B33063">
          <w:rPr>
            <w:rStyle w:val="Hyperlink"/>
          </w:rPr>
          <w:fldChar w:fldCharType="end"/>
        </w:r>
        <w:r w:rsidRPr="005A6FFD" w:rsidDel="00B33063">
          <w:rPr>
            <w:rFonts w:eastAsia="Arial"/>
          </w:rPr>
          <w:delText>], and is copied below for information.</w:delText>
        </w:r>
        <w:bookmarkStart w:id="19997" w:name="_Toc10201706"/>
        <w:bookmarkEnd w:id="19997"/>
      </w:del>
    </w:p>
    <w:p w14:paraId="1D7A061D" w14:textId="3BE2142C" w:rsidR="00564C22" w:rsidDel="00B33063" w:rsidRDefault="009B1AF1" w:rsidP="00564C22">
      <w:pPr>
        <w:pStyle w:val="Code"/>
        <w:rPr>
          <w:del w:id="19998" w:author="Andreas Kuehne" w:date="2019-05-31T12:22:00Z"/>
        </w:rPr>
      </w:pPr>
      <w:del w:id="19999"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NameIDType</w:delText>
        </w:r>
        <w:r w:rsidDel="00B33063">
          <w:rPr>
            <w:color w:val="943634" w:themeColor="accent2" w:themeShade="BF"/>
          </w:rPr>
          <w:delText>"</w:delText>
        </w:r>
        <w:r w:rsidDel="00B33063">
          <w:rPr>
            <w:color w:val="31849B" w:themeColor="accent5" w:themeShade="BF"/>
          </w:rPr>
          <w:delText>&gt;</w:delText>
        </w:r>
        <w:bookmarkStart w:id="20000" w:name="_Toc10201707"/>
        <w:bookmarkEnd w:id="20000"/>
      </w:del>
    </w:p>
    <w:p w14:paraId="6D493BCF" w14:textId="2E287E3E" w:rsidR="00564C22" w:rsidDel="00B33063" w:rsidRDefault="009B1AF1" w:rsidP="00564C22">
      <w:pPr>
        <w:pStyle w:val="Code"/>
        <w:rPr>
          <w:del w:id="20001" w:author="Andreas Kuehne" w:date="2019-05-31T12:22:00Z"/>
        </w:rPr>
      </w:pPr>
      <w:del w:id="20002" w:author="Andreas Kuehne" w:date="2019-05-31T12:22:00Z">
        <w:r w:rsidDel="00B33063">
          <w:rPr>
            <w:color w:val="31849B" w:themeColor="accent5" w:themeShade="BF"/>
          </w:rPr>
          <w:delText xml:space="preserve">  &lt;simpleContent&gt;</w:delText>
        </w:r>
        <w:bookmarkStart w:id="20003" w:name="_Toc10201708"/>
        <w:bookmarkEnd w:id="20003"/>
      </w:del>
    </w:p>
    <w:p w14:paraId="2D8853A9" w14:textId="6646970A" w:rsidR="00564C22" w:rsidDel="00B33063" w:rsidRDefault="009B1AF1" w:rsidP="00564C22">
      <w:pPr>
        <w:pStyle w:val="Code"/>
        <w:rPr>
          <w:del w:id="20004" w:author="Andreas Kuehne" w:date="2019-05-31T12:22:00Z"/>
        </w:rPr>
      </w:pPr>
      <w:del w:id="20005" w:author="Andreas Kuehne" w:date="2019-05-31T12:22:00Z">
        <w:r w:rsidDel="00B33063">
          <w:rPr>
            <w:color w:val="31849B" w:themeColor="accent5" w:themeShade="BF"/>
          </w:rPr>
          <w:delText xml:space="preserve">    &lt;extension</w:delText>
        </w:r>
        <w:r w:rsidDel="00B33063">
          <w:rPr>
            <w:color w:val="943634" w:themeColor="accent2" w:themeShade="BF"/>
          </w:rPr>
          <w:delText xml:space="preserve"> base="</w:delText>
        </w:r>
        <w:r w:rsidDel="00B33063">
          <w:rPr>
            <w:color w:val="244061" w:themeColor="accent1" w:themeShade="80"/>
          </w:rPr>
          <w:delText>string</w:delText>
        </w:r>
        <w:r w:rsidDel="00B33063">
          <w:rPr>
            <w:color w:val="943634" w:themeColor="accent2" w:themeShade="BF"/>
          </w:rPr>
          <w:delText>"</w:delText>
        </w:r>
        <w:r w:rsidDel="00B33063">
          <w:rPr>
            <w:color w:val="31849B" w:themeColor="accent5" w:themeShade="BF"/>
          </w:rPr>
          <w:delText>&gt;</w:delText>
        </w:r>
        <w:bookmarkStart w:id="20006" w:name="_Toc10201709"/>
        <w:bookmarkEnd w:id="20006"/>
      </w:del>
    </w:p>
    <w:p w14:paraId="61FE3DC1" w14:textId="3A37AA28" w:rsidR="00564C22" w:rsidDel="00B33063" w:rsidRDefault="009B1AF1" w:rsidP="00564C22">
      <w:pPr>
        <w:pStyle w:val="Code"/>
        <w:rPr>
          <w:del w:id="20007" w:author="Andreas Kuehne" w:date="2019-05-31T12:22:00Z"/>
        </w:rPr>
      </w:pPr>
      <w:del w:id="20008" w:author="Andreas Kuehne" w:date="2019-05-31T12:22:00Z">
        <w:r w:rsidDel="00B33063">
          <w:rPr>
            <w:color w:val="31849B" w:themeColor="accent5" w:themeShade="BF"/>
          </w:rPr>
          <w:delText xml:space="preserve">      &lt;attributeGroup</w:delText>
        </w:r>
        <w:r w:rsidDel="00B33063">
          <w:rPr>
            <w:color w:val="943634" w:themeColor="accent2" w:themeShade="BF"/>
          </w:rPr>
          <w:delText xml:space="preserve"> ref="</w:delText>
        </w:r>
        <w:r w:rsidDel="00B33063">
          <w:rPr>
            <w:color w:val="244061" w:themeColor="accent1" w:themeShade="80"/>
          </w:rPr>
          <w:delText>saml2-rw:IDNameQualifiers</w:delText>
        </w:r>
        <w:r w:rsidDel="00B33063">
          <w:rPr>
            <w:color w:val="943634" w:themeColor="accent2" w:themeShade="BF"/>
          </w:rPr>
          <w:delText>"</w:delText>
        </w:r>
        <w:r w:rsidDel="00B33063">
          <w:rPr>
            <w:color w:val="31849B" w:themeColor="accent5" w:themeShade="BF"/>
          </w:rPr>
          <w:delText>/&gt;</w:delText>
        </w:r>
        <w:bookmarkStart w:id="20009" w:name="_Toc10201710"/>
        <w:bookmarkEnd w:id="20009"/>
      </w:del>
    </w:p>
    <w:p w14:paraId="7193FA44" w14:textId="6DC115C4" w:rsidR="00564C22" w:rsidDel="00B33063" w:rsidRDefault="009B1AF1" w:rsidP="00564C22">
      <w:pPr>
        <w:pStyle w:val="Code"/>
        <w:rPr>
          <w:del w:id="20010" w:author="Andreas Kuehne" w:date="2019-05-31T12:22:00Z"/>
        </w:rPr>
      </w:pPr>
      <w:del w:id="200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Format</w:delText>
        </w:r>
        <w:r w:rsidDel="00B33063">
          <w:rPr>
            <w:color w:val="943634" w:themeColor="accent2" w:themeShade="BF"/>
          </w:rPr>
          <w:delText>" type="</w:delText>
        </w:r>
        <w:r w:rsidDel="00B33063">
          <w:rPr>
            <w:color w:val="244061" w:themeColor="accent1" w:themeShade="80"/>
          </w:rPr>
          <w:delText>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2" w:name="_Toc10201711"/>
        <w:bookmarkEnd w:id="20012"/>
      </w:del>
    </w:p>
    <w:p w14:paraId="54F4E4C9" w14:textId="14CFD653" w:rsidR="00564C22" w:rsidDel="00B33063" w:rsidRDefault="009B1AF1" w:rsidP="00564C22">
      <w:pPr>
        <w:pStyle w:val="Code"/>
        <w:rPr>
          <w:del w:id="20013" w:author="Andreas Kuehne" w:date="2019-05-31T12:22:00Z"/>
        </w:rPr>
      </w:pPr>
      <w:del w:id="200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SPProvidedID</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5" w:name="_Toc10201712"/>
        <w:bookmarkEnd w:id="20015"/>
      </w:del>
    </w:p>
    <w:p w14:paraId="51F9C404" w14:textId="20FECB27" w:rsidR="00564C22" w:rsidDel="00B33063" w:rsidRDefault="009B1AF1" w:rsidP="00564C22">
      <w:pPr>
        <w:pStyle w:val="Code"/>
        <w:rPr>
          <w:del w:id="20016" w:author="Andreas Kuehne" w:date="2019-05-31T12:22:00Z"/>
        </w:rPr>
      </w:pPr>
      <w:del w:id="20017" w:author="Andreas Kuehne" w:date="2019-05-31T12:22:00Z">
        <w:r w:rsidDel="00B33063">
          <w:rPr>
            <w:color w:val="31849B" w:themeColor="accent5" w:themeShade="BF"/>
          </w:rPr>
          <w:delText xml:space="preserve">    &lt;/extension&gt;</w:delText>
        </w:r>
        <w:bookmarkStart w:id="20018" w:name="_Toc10201713"/>
        <w:bookmarkEnd w:id="20018"/>
      </w:del>
    </w:p>
    <w:p w14:paraId="75E1B4DA" w14:textId="2E392208" w:rsidR="00564C22" w:rsidDel="00B33063" w:rsidRDefault="009B1AF1" w:rsidP="00564C22">
      <w:pPr>
        <w:pStyle w:val="Code"/>
        <w:rPr>
          <w:del w:id="20019" w:author="Andreas Kuehne" w:date="2019-05-31T12:22:00Z"/>
        </w:rPr>
      </w:pPr>
      <w:del w:id="20020" w:author="Andreas Kuehne" w:date="2019-05-31T12:22:00Z">
        <w:r w:rsidDel="00B33063">
          <w:rPr>
            <w:color w:val="31849B" w:themeColor="accent5" w:themeShade="BF"/>
          </w:rPr>
          <w:delText xml:space="preserve">  &lt;/simpleContent&gt;</w:delText>
        </w:r>
        <w:bookmarkStart w:id="20021" w:name="_Toc10201714"/>
        <w:bookmarkEnd w:id="20021"/>
      </w:del>
    </w:p>
    <w:p w14:paraId="6EE40282" w14:textId="5AC82D27" w:rsidR="00564C22" w:rsidDel="00B33063" w:rsidRDefault="009B1AF1" w:rsidP="00564C22">
      <w:pPr>
        <w:pStyle w:val="Code"/>
        <w:rPr>
          <w:del w:id="20022" w:author="Andreas Kuehne" w:date="2019-05-31T12:22:00Z"/>
        </w:rPr>
      </w:pPr>
      <w:del w:id="20023" w:author="Andreas Kuehne" w:date="2019-05-31T12:22:00Z">
        <w:r w:rsidDel="00B33063">
          <w:rPr>
            <w:color w:val="31849B" w:themeColor="accent5" w:themeShade="BF"/>
          </w:rPr>
          <w:delText>&lt;/complexType&gt;</w:delText>
        </w:r>
        <w:bookmarkStart w:id="20024" w:name="_Toc10201715"/>
        <w:bookmarkEnd w:id="20024"/>
      </w:del>
    </w:p>
    <w:p w14:paraId="3C41240C" w14:textId="7090B294" w:rsidR="00564C22" w:rsidDel="00B33063" w:rsidRDefault="009B1AF1" w:rsidP="00564C22">
      <w:pPr>
        <w:spacing w:line="259" w:lineRule="auto"/>
        <w:rPr>
          <w:del w:id="20025" w:author="Andreas Kuehne" w:date="2019-05-31T12:22:00Z"/>
        </w:rPr>
      </w:pPr>
      <w:del w:id="200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NameIDType</w:delText>
        </w:r>
        <w:r w:rsidRPr="71C71F8C" w:rsidDel="00B33063">
          <w:delText xml:space="preserve"> </w:delText>
        </w:r>
        <w:r w:rsidDel="00B33063">
          <w:delText>XML element SHALL implement in XML syntax the sub-component that has a name equal to its local name. The element 'value' is represented by the component's XML tag text content.</w:delText>
        </w:r>
        <w:bookmarkStart w:id="20027" w:name="_Toc10201716"/>
        <w:bookmarkEnd w:id="20027"/>
      </w:del>
    </w:p>
    <w:p w14:paraId="2A10ACB7" w14:textId="32B2E21F" w:rsidR="00564C22" w:rsidDel="00B33063" w:rsidRDefault="009B1AF1" w:rsidP="00564C22">
      <w:pPr>
        <w:pStyle w:val="berschrift3"/>
        <w:rPr>
          <w:del w:id="20028" w:author="Andreas Kuehne" w:date="2019-05-31T12:22:00Z"/>
        </w:rPr>
      </w:pPr>
      <w:bookmarkStart w:id="20029" w:name="_RefComp2EFBB742"/>
      <w:del w:id="20030" w:author="Andreas Kuehne" w:date="2019-05-31T12:22:00Z">
        <w:r w:rsidDel="00B33063">
          <w:delText>Component Transforms</w:delText>
        </w:r>
        <w:bookmarkStart w:id="20031" w:name="_Toc10201717"/>
        <w:bookmarkEnd w:id="20029"/>
        <w:bookmarkEnd w:id="20031"/>
      </w:del>
    </w:p>
    <w:p w14:paraId="5CBE9F7A" w14:textId="59F51039" w:rsidR="00564C22" w:rsidDel="00B33063" w:rsidRDefault="001725A5" w:rsidP="00564C22">
      <w:pPr>
        <w:rPr>
          <w:del w:id="20032" w:author="Andreas Kuehne" w:date="2019-05-31T12:22:00Z"/>
        </w:rPr>
      </w:pPr>
      <w:del w:id="20033"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w:delText>
        </w:r>
        <w:bookmarkStart w:id="20034" w:name="_Toc10201718"/>
        <w:bookmarkEnd w:id="20034"/>
      </w:del>
    </w:p>
    <w:p w14:paraId="17F8F19A" w14:textId="1EF579A5" w:rsidR="00564C22" w:rsidDel="00B33063" w:rsidRDefault="009B1AF1" w:rsidP="00564C22">
      <w:pPr>
        <w:rPr>
          <w:del w:id="20035" w:author="Andreas Kuehne" w:date="2019-05-31T12:22:00Z"/>
        </w:rPr>
      </w:pPr>
      <w:del w:id="20036" w:author="Andreas Kuehne" w:date="2019-05-31T12:22:00Z">
        <w:r w:rsidDel="00B33063">
          <w:delText>Below follows a list of the sub-components that constitute this component:</w:delText>
        </w:r>
        <w:bookmarkStart w:id="20037" w:name="_Toc10201719"/>
        <w:bookmarkEnd w:id="20037"/>
      </w:del>
    </w:p>
    <w:p w14:paraId="44595219" w14:textId="78ABB4A4" w:rsidR="00564C22" w:rsidDel="00B33063" w:rsidRDefault="009B1AF1" w:rsidP="00564C22">
      <w:pPr>
        <w:pStyle w:val="Member"/>
        <w:rPr>
          <w:del w:id="20038" w:author="Andreas Kuehne" w:date="2019-05-31T12:22:00Z"/>
        </w:rPr>
      </w:pPr>
      <w:del w:id="20039" w:author="Andreas Kuehne" w:date="2019-05-31T12:22:00Z">
        <w:r w:rsidDel="00B33063">
          <w:delText xml:space="preserve">The </w:delText>
        </w:r>
        <w:r w:rsidRPr="35C1378D" w:rsidDel="00B33063">
          <w:rPr>
            <w:rStyle w:val="Datatype"/>
          </w:rPr>
          <w:delText>Transform</w:delText>
        </w:r>
        <w:r w:rsidDel="00B33063">
          <w:delText xml:space="preserve"> element MUST occur 1 or more times containing sub-component. Each instance MUST satisfy the requirements specified in section </w:delText>
        </w:r>
        <w:r w:rsidDel="00B33063">
          <w:fldChar w:fldCharType="begin"/>
        </w:r>
        <w:r w:rsidDel="00B33063">
          <w:delInstrText xml:space="preserve"> REF _RefCompBC5B5A4B \r \h </w:delInstrText>
        </w:r>
        <w:r w:rsidDel="00B33063">
          <w:fldChar w:fldCharType="separate"/>
        </w:r>
        <w:r w:rsidDel="00B33063">
          <w:rPr>
            <w:rStyle w:val="Datatype"/>
            <w:rFonts w:eastAsia="Courier New" w:cs="Courier New"/>
          </w:rPr>
          <w:delText>Transform</w:delText>
        </w:r>
        <w:r w:rsidDel="00B33063">
          <w:fldChar w:fldCharType="end"/>
        </w:r>
        <w:r w:rsidDel="00B33063">
          <w:delText xml:space="preserve">. </w:delText>
        </w:r>
        <w:bookmarkStart w:id="20040" w:name="_Toc10201720"/>
        <w:bookmarkEnd w:id="20040"/>
      </w:del>
    </w:p>
    <w:p w14:paraId="31AF68EB" w14:textId="29F06909" w:rsidR="00564C22" w:rsidDel="00B33063" w:rsidRDefault="009B1AF1" w:rsidP="00564C22">
      <w:pPr>
        <w:pStyle w:val="berschrift4"/>
        <w:rPr>
          <w:del w:id="20041" w:author="Andreas Kuehne" w:date="2019-05-31T12:22:00Z"/>
        </w:rPr>
      </w:pPr>
      <w:del w:id="20042" w:author="Andreas Kuehne" w:date="2019-05-31T12:22:00Z">
        <w:r w:rsidDel="00B33063">
          <w:delText>Transforms – JSON Syntax</w:delText>
        </w:r>
        <w:bookmarkStart w:id="20043" w:name="_Toc10201721"/>
        <w:bookmarkEnd w:id="20043"/>
      </w:del>
    </w:p>
    <w:p w14:paraId="3158BF10" w14:textId="190BEC35" w:rsidR="00564C22" w:rsidRPr="0248A3D1" w:rsidDel="00B33063" w:rsidRDefault="009B1AF1" w:rsidP="00564C22">
      <w:pPr>
        <w:rPr>
          <w:del w:id="20044" w:author="Andreas Kuehne" w:date="2019-05-31T12:22:00Z"/>
        </w:rPr>
      </w:pPr>
      <w:del w:id="2004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Transforms</w:delText>
        </w:r>
        <w:r w:rsidDel="00B33063">
          <w:delText xml:space="preserve"> component.</w:delText>
        </w:r>
        <w:bookmarkStart w:id="20046" w:name="_Toc10201722"/>
        <w:bookmarkEnd w:id="20046"/>
      </w:del>
    </w:p>
    <w:p w14:paraId="34A68B6D" w14:textId="49A77918" w:rsidR="00564C22" w:rsidRPr="C2430093" w:rsidDel="00B33063" w:rsidRDefault="009B1AF1" w:rsidP="00564C22">
      <w:pPr>
        <w:spacing w:line="259" w:lineRule="auto"/>
        <w:rPr>
          <w:del w:id="20047" w:author="Andreas Kuehne" w:date="2019-05-31T12:22:00Z"/>
          <w:rFonts w:eastAsia="Arial" w:cs="Arial"/>
          <w:sz w:val="22"/>
          <w:szCs w:val="22"/>
        </w:rPr>
      </w:pPr>
      <w:del w:id="2004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Transforms</w:delText>
        </w:r>
        <w:r w:rsidRPr="002062A5" w:rsidDel="00B33063">
          <w:rPr>
            <w:rFonts w:eastAsia="Arial" w:cs="Arial"/>
            <w:sz w:val="22"/>
            <w:szCs w:val="22"/>
          </w:rPr>
          <w:delText xml:space="preserve"> using JSON-specific names mapped as shown in the table below.</w:delText>
        </w:r>
        <w:bookmarkStart w:id="20049" w:name="_Toc10201723"/>
        <w:bookmarkEnd w:id="20049"/>
      </w:del>
    </w:p>
    <w:tbl>
      <w:tblPr>
        <w:tblStyle w:val="Gitternetztabelle1hell1"/>
        <w:tblW w:w="0" w:type="auto"/>
        <w:tblLook w:val="04A0" w:firstRow="1" w:lastRow="0" w:firstColumn="1" w:lastColumn="0" w:noHBand="0" w:noVBand="1"/>
      </w:tblPr>
      <w:tblGrid>
        <w:gridCol w:w="4675"/>
        <w:gridCol w:w="4675"/>
      </w:tblGrid>
      <w:tr w:rsidR="00564C22" w:rsidDel="00B33063" w14:paraId="71BCC214" w14:textId="1E4FA168" w:rsidTr="00564C22">
        <w:trPr>
          <w:cnfStyle w:val="100000000000" w:firstRow="1" w:lastRow="0" w:firstColumn="0" w:lastColumn="0" w:oddVBand="0" w:evenVBand="0" w:oddHBand="0" w:evenHBand="0" w:firstRowFirstColumn="0" w:firstRowLastColumn="0" w:lastRowFirstColumn="0" w:lastRowLastColumn="0"/>
          <w:del w:id="200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3F9A6E" w14:textId="1F4B339A" w:rsidR="00564C22" w:rsidDel="00B33063" w:rsidRDefault="009B1AF1" w:rsidP="00564C22">
            <w:pPr>
              <w:pStyle w:val="Beschriftung"/>
              <w:rPr>
                <w:del w:id="20051" w:author="Andreas Kuehne" w:date="2019-05-31T12:22:00Z"/>
              </w:rPr>
            </w:pPr>
            <w:del w:id="20052" w:author="Andreas Kuehne" w:date="2019-05-31T12:22:00Z">
              <w:r w:rsidDel="00B33063">
                <w:delText>Element</w:delText>
              </w:r>
              <w:bookmarkStart w:id="20053" w:name="_Toc10201724"/>
              <w:bookmarkEnd w:id="20053"/>
            </w:del>
          </w:p>
        </w:tc>
        <w:tc>
          <w:tcPr>
            <w:tcW w:w="4675" w:type="dxa"/>
          </w:tcPr>
          <w:p w14:paraId="471452E4" w14:textId="6E4669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054" w:author="Andreas Kuehne" w:date="2019-05-31T12:22:00Z"/>
              </w:rPr>
            </w:pPr>
            <w:del w:id="20055" w:author="Andreas Kuehne" w:date="2019-05-31T12:22:00Z">
              <w:r w:rsidDel="00B33063">
                <w:delText>Implementing JSON member name</w:delText>
              </w:r>
              <w:bookmarkStart w:id="20056" w:name="_Toc10201725"/>
              <w:bookmarkEnd w:id="20056"/>
            </w:del>
          </w:p>
        </w:tc>
        <w:bookmarkStart w:id="20057" w:name="_Toc10201726"/>
        <w:bookmarkEnd w:id="20057"/>
      </w:tr>
      <w:tr w:rsidR="00564C22" w:rsidDel="00B33063" w14:paraId="4134FAB1" w14:textId="7F590680" w:rsidTr="00564C22">
        <w:trPr>
          <w:del w:id="200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6E5D84" w14:textId="5D421BE3" w:rsidR="00564C22" w:rsidRPr="002062A5" w:rsidDel="00B33063" w:rsidRDefault="009B1AF1" w:rsidP="00564C22">
            <w:pPr>
              <w:pStyle w:val="Beschriftung"/>
              <w:rPr>
                <w:del w:id="20059" w:author="Andreas Kuehne" w:date="2019-05-31T12:22:00Z"/>
                <w:rStyle w:val="Datatype"/>
                <w:b w:val="0"/>
                <w:bCs w:val="0"/>
              </w:rPr>
            </w:pPr>
            <w:del w:id="20060" w:author="Andreas Kuehne" w:date="2019-05-31T12:22:00Z">
              <w:r w:rsidRPr="002062A5" w:rsidDel="00B33063">
                <w:rPr>
                  <w:rStyle w:val="Datatype"/>
                </w:rPr>
                <w:delText>Transform</w:delText>
              </w:r>
              <w:bookmarkStart w:id="20061" w:name="_Toc10201727"/>
              <w:bookmarkEnd w:id="20061"/>
            </w:del>
          </w:p>
        </w:tc>
        <w:tc>
          <w:tcPr>
            <w:tcW w:w="4675" w:type="dxa"/>
          </w:tcPr>
          <w:p w14:paraId="320692A8" w14:textId="1F0E36C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062" w:author="Andreas Kuehne" w:date="2019-05-31T12:22:00Z"/>
                <w:rStyle w:val="Datatype"/>
              </w:rPr>
            </w:pPr>
            <w:del w:id="20063" w:author="Andreas Kuehne" w:date="2019-05-31T12:22:00Z">
              <w:r w:rsidRPr="002062A5" w:rsidDel="00B33063">
                <w:rPr>
                  <w:rStyle w:val="Datatype"/>
                </w:rPr>
                <w:delText>transform</w:delText>
              </w:r>
              <w:bookmarkStart w:id="20064" w:name="_Toc10201728"/>
              <w:bookmarkEnd w:id="20064"/>
            </w:del>
          </w:p>
        </w:tc>
        <w:bookmarkStart w:id="20065" w:name="_Toc10201729"/>
        <w:bookmarkEnd w:id="20065"/>
      </w:tr>
    </w:tbl>
    <w:p w14:paraId="288232F7" w14:textId="2EA80A39" w:rsidR="00564C22" w:rsidRPr="0202B381" w:rsidDel="00B33063" w:rsidRDefault="009B1AF1" w:rsidP="00564C22">
      <w:pPr>
        <w:rPr>
          <w:del w:id="20066" w:author="Andreas Kuehne" w:date="2019-05-31T12:22:00Z"/>
        </w:rPr>
      </w:pPr>
      <w:del w:id="2006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068" w:name="_Toc10201730"/>
        <w:bookmarkEnd w:id="20068"/>
      </w:del>
    </w:p>
    <w:p w14:paraId="25E9FF54" w14:textId="3DED3C9A" w:rsidR="00564C22" w:rsidDel="00B33063" w:rsidRDefault="009B1AF1" w:rsidP="00564C22">
      <w:pPr>
        <w:pStyle w:val="Code"/>
        <w:spacing w:line="259" w:lineRule="auto"/>
        <w:rPr>
          <w:del w:id="20069" w:author="Andreas Kuehne" w:date="2019-05-31T12:22:00Z"/>
        </w:rPr>
      </w:pPr>
      <w:del w:id="20070" w:author="Andreas Kuehne" w:date="2019-05-31T12:22:00Z">
        <w:r w:rsidDel="00B33063">
          <w:rPr>
            <w:color w:val="31849B" w:themeColor="accent5" w:themeShade="BF"/>
          </w:rPr>
          <w:delText>"dsigrw-TransformsType"</w:delText>
        </w:r>
        <w:r w:rsidDel="00B33063">
          <w:delText>: {</w:delText>
        </w:r>
        <w:bookmarkStart w:id="20071" w:name="_Toc10201731"/>
        <w:bookmarkEnd w:id="20071"/>
      </w:del>
    </w:p>
    <w:p w14:paraId="1CF50BF0" w14:textId="6AA0758A" w:rsidR="00564C22" w:rsidDel="00B33063" w:rsidRDefault="009B1AF1" w:rsidP="00564C22">
      <w:pPr>
        <w:pStyle w:val="Code"/>
        <w:spacing w:line="259" w:lineRule="auto"/>
        <w:rPr>
          <w:del w:id="20072" w:author="Andreas Kuehne" w:date="2019-05-31T12:22:00Z"/>
        </w:rPr>
      </w:pPr>
      <w:del w:id="200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074" w:name="_Toc10201732"/>
        <w:bookmarkEnd w:id="20074"/>
      </w:del>
    </w:p>
    <w:p w14:paraId="7FD7C888" w14:textId="6A573DA5" w:rsidR="00564C22" w:rsidDel="00B33063" w:rsidRDefault="009B1AF1" w:rsidP="00564C22">
      <w:pPr>
        <w:pStyle w:val="Code"/>
        <w:spacing w:line="259" w:lineRule="auto"/>
        <w:rPr>
          <w:del w:id="20075" w:author="Andreas Kuehne" w:date="2019-05-31T12:22:00Z"/>
        </w:rPr>
      </w:pPr>
      <w:del w:id="20076" w:author="Andreas Kuehne" w:date="2019-05-31T12:22:00Z">
        <w:r w:rsidDel="00B33063">
          <w:rPr>
            <w:color w:val="31849B" w:themeColor="accent5" w:themeShade="BF"/>
          </w:rPr>
          <w:delText xml:space="preserve">  "properties"</w:delText>
        </w:r>
        <w:r w:rsidDel="00B33063">
          <w:delText>: {</w:delText>
        </w:r>
        <w:bookmarkStart w:id="20077" w:name="_Toc10201733"/>
        <w:bookmarkEnd w:id="20077"/>
      </w:del>
    </w:p>
    <w:p w14:paraId="1434FB27" w14:textId="595535FA" w:rsidR="00564C22" w:rsidDel="00B33063" w:rsidRDefault="009B1AF1" w:rsidP="00564C22">
      <w:pPr>
        <w:pStyle w:val="Code"/>
        <w:spacing w:line="259" w:lineRule="auto"/>
        <w:rPr>
          <w:del w:id="20078" w:author="Andreas Kuehne" w:date="2019-05-31T12:22:00Z"/>
        </w:rPr>
      </w:pPr>
      <w:del w:id="20079" w:author="Andreas Kuehne" w:date="2019-05-31T12:22:00Z">
        <w:r w:rsidDel="00B33063">
          <w:rPr>
            <w:color w:val="31849B" w:themeColor="accent5" w:themeShade="BF"/>
          </w:rPr>
          <w:delText xml:space="preserve">    "transform"</w:delText>
        </w:r>
        <w:r w:rsidDel="00B33063">
          <w:delText>: {</w:delText>
        </w:r>
        <w:bookmarkStart w:id="20080" w:name="_Toc10201734"/>
        <w:bookmarkEnd w:id="20080"/>
      </w:del>
    </w:p>
    <w:p w14:paraId="4F93B074" w14:textId="0D6B7516" w:rsidR="00564C22" w:rsidDel="00B33063" w:rsidRDefault="009B1AF1" w:rsidP="00564C22">
      <w:pPr>
        <w:pStyle w:val="Code"/>
        <w:spacing w:line="259" w:lineRule="auto"/>
        <w:rPr>
          <w:del w:id="20081" w:author="Andreas Kuehne" w:date="2019-05-31T12:22:00Z"/>
        </w:rPr>
      </w:pPr>
      <w:del w:id="200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083" w:name="_Toc10201735"/>
        <w:bookmarkEnd w:id="20083"/>
      </w:del>
    </w:p>
    <w:p w14:paraId="6FE52F33" w14:textId="7D473D4E" w:rsidR="00564C22" w:rsidDel="00B33063" w:rsidRDefault="009B1AF1" w:rsidP="00564C22">
      <w:pPr>
        <w:pStyle w:val="Code"/>
        <w:spacing w:line="259" w:lineRule="auto"/>
        <w:rPr>
          <w:del w:id="20084" w:author="Andreas Kuehne" w:date="2019-05-31T12:22:00Z"/>
        </w:rPr>
      </w:pPr>
      <w:del w:id="20085" w:author="Andreas Kuehne" w:date="2019-05-31T12:22:00Z">
        <w:r w:rsidDel="00B33063">
          <w:rPr>
            <w:color w:val="31849B" w:themeColor="accent5" w:themeShade="BF"/>
          </w:rPr>
          <w:delText xml:space="preserve">      "items"</w:delText>
        </w:r>
        <w:r w:rsidDel="00B33063">
          <w:delText>: {</w:delText>
        </w:r>
        <w:bookmarkStart w:id="20086" w:name="_Toc10201736"/>
        <w:bookmarkEnd w:id="20086"/>
      </w:del>
    </w:p>
    <w:p w14:paraId="4650A84B" w14:textId="5D4139FA" w:rsidR="00564C22" w:rsidDel="00B33063" w:rsidRDefault="009B1AF1" w:rsidP="00564C22">
      <w:pPr>
        <w:pStyle w:val="Code"/>
        <w:spacing w:line="259" w:lineRule="auto"/>
        <w:rPr>
          <w:del w:id="20087" w:author="Andreas Kuehne" w:date="2019-05-31T12:22:00Z"/>
        </w:rPr>
      </w:pPr>
      <w:del w:id="2008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"#/definitions/dsigrw-TransformType"</w:delText>
        </w:r>
        <w:bookmarkStart w:id="20089" w:name="_Toc10201737"/>
        <w:bookmarkEnd w:id="20089"/>
      </w:del>
    </w:p>
    <w:p w14:paraId="1F552D53" w14:textId="5D2A3873" w:rsidR="00564C22" w:rsidDel="00B33063" w:rsidRDefault="009B1AF1" w:rsidP="00564C22">
      <w:pPr>
        <w:pStyle w:val="Code"/>
        <w:spacing w:line="259" w:lineRule="auto"/>
        <w:rPr>
          <w:del w:id="20090" w:author="Andreas Kuehne" w:date="2019-05-31T12:22:00Z"/>
        </w:rPr>
      </w:pPr>
      <w:del w:id="20091" w:author="Andreas Kuehne" w:date="2019-05-31T12:22:00Z">
        <w:r w:rsidDel="00B33063">
          <w:delText xml:space="preserve">      }</w:delText>
        </w:r>
        <w:bookmarkStart w:id="20092" w:name="_Toc10201738"/>
        <w:bookmarkEnd w:id="20092"/>
      </w:del>
    </w:p>
    <w:p w14:paraId="21B88818" w14:textId="07EA1E57" w:rsidR="00564C22" w:rsidDel="00B33063" w:rsidRDefault="009B1AF1" w:rsidP="00564C22">
      <w:pPr>
        <w:pStyle w:val="Code"/>
        <w:spacing w:line="259" w:lineRule="auto"/>
        <w:rPr>
          <w:del w:id="20093" w:author="Andreas Kuehne" w:date="2019-05-31T12:22:00Z"/>
        </w:rPr>
      </w:pPr>
      <w:del w:id="20094" w:author="Andreas Kuehne" w:date="2019-05-31T12:22:00Z">
        <w:r w:rsidDel="00B33063">
          <w:delText xml:space="preserve">    }</w:delText>
        </w:r>
        <w:bookmarkStart w:id="20095" w:name="_Toc10201739"/>
        <w:bookmarkEnd w:id="20095"/>
      </w:del>
    </w:p>
    <w:p w14:paraId="3F49CA60" w14:textId="3433280A" w:rsidR="00564C22" w:rsidDel="00B33063" w:rsidRDefault="009B1AF1" w:rsidP="00564C22">
      <w:pPr>
        <w:pStyle w:val="Code"/>
        <w:spacing w:line="259" w:lineRule="auto"/>
        <w:rPr>
          <w:del w:id="20096" w:author="Andreas Kuehne" w:date="2019-05-31T12:22:00Z"/>
        </w:rPr>
      </w:pPr>
      <w:del w:id="20097" w:author="Andreas Kuehne" w:date="2019-05-31T12:22:00Z">
        <w:r w:rsidDel="00B33063">
          <w:delText xml:space="preserve">  },</w:delText>
        </w:r>
        <w:bookmarkStart w:id="20098" w:name="_Toc10201740"/>
        <w:bookmarkEnd w:id="20098"/>
      </w:del>
    </w:p>
    <w:p w14:paraId="0CE58D8F" w14:textId="6B35A68F" w:rsidR="00564C22" w:rsidDel="00B33063" w:rsidRDefault="009B1AF1" w:rsidP="00564C22">
      <w:pPr>
        <w:pStyle w:val="Code"/>
        <w:spacing w:line="259" w:lineRule="auto"/>
        <w:rPr>
          <w:del w:id="20099" w:author="Andreas Kuehne" w:date="2019-05-31T12:22:00Z"/>
        </w:rPr>
      </w:pPr>
      <w:del w:id="2010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"transform"</w:delText>
        </w:r>
        <w:r w:rsidDel="00B33063">
          <w:delText>]</w:delText>
        </w:r>
        <w:bookmarkStart w:id="20101" w:name="_Toc10201741"/>
        <w:bookmarkEnd w:id="20101"/>
      </w:del>
    </w:p>
    <w:p w14:paraId="5D7461C4" w14:textId="30FB767B" w:rsidR="00564C22" w:rsidDel="00B33063" w:rsidRDefault="009B1AF1" w:rsidP="00564C22">
      <w:pPr>
        <w:pStyle w:val="Code"/>
        <w:spacing w:line="259" w:lineRule="auto"/>
        <w:rPr>
          <w:del w:id="20102" w:author="Andreas Kuehne" w:date="2019-05-31T12:22:00Z"/>
        </w:rPr>
      </w:pPr>
      <w:del w:id="20103" w:author="Andreas Kuehne" w:date="2019-05-31T12:22:00Z">
        <w:r w:rsidDel="00B33063">
          <w:delText>}</w:delText>
        </w:r>
        <w:bookmarkStart w:id="20104" w:name="_Toc10201742"/>
        <w:bookmarkEnd w:id="20104"/>
      </w:del>
    </w:p>
    <w:p w14:paraId="54D78C98" w14:textId="39FD0747" w:rsidR="00564C22" w:rsidDel="00B33063" w:rsidRDefault="00564C22" w:rsidP="00564C22">
      <w:pPr>
        <w:rPr>
          <w:del w:id="20105" w:author="Andreas Kuehne" w:date="2019-05-31T12:22:00Z"/>
        </w:rPr>
      </w:pPr>
      <w:bookmarkStart w:id="20106" w:name="_Toc10201743"/>
      <w:bookmarkEnd w:id="20106"/>
    </w:p>
    <w:p w14:paraId="6C398EBD" w14:textId="7E503DAD" w:rsidR="00564C22" w:rsidDel="00B33063" w:rsidRDefault="009B1AF1" w:rsidP="00564C22">
      <w:pPr>
        <w:pStyle w:val="berschrift4"/>
        <w:rPr>
          <w:del w:id="20107" w:author="Andreas Kuehne" w:date="2019-05-31T12:22:00Z"/>
        </w:rPr>
      </w:pPr>
      <w:del w:id="20108" w:author="Andreas Kuehne" w:date="2019-05-31T12:22:00Z">
        <w:r w:rsidDel="00B33063">
          <w:delText>Transforms – XML Syntax</w:delText>
        </w:r>
        <w:bookmarkStart w:id="20109" w:name="_Toc10201744"/>
        <w:bookmarkEnd w:id="20109"/>
      </w:del>
    </w:p>
    <w:p w14:paraId="7725DB99" w14:textId="5D9758DE" w:rsidR="00564C22" w:rsidRPr="5404FA76" w:rsidDel="00B33063" w:rsidRDefault="009B1AF1" w:rsidP="00564C22">
      <w:pPr>
        <w:rPr>
          <w:del w:id="20110" w:author="Andreas Kuehne" w:date="2019-05-31T12:22:00Z"/>
        </w:rPr>
      </w:pPr>
      <w:del w:id="20111"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TransformsType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Transforms</w:delText>
        </w:r>
        <w:r w:rsidDel="00B33063">
          <w:delText xml:space="preserve"> </w:delText>
        </w:r>
        <w:r w:rsidRPr="005A6FFD" w:rsidDel="00B33063">
          <w:delText>component.</w:delText>
        </w:r>
        <w:bookmarkStart w:id="20112" w:name="_Toc10201745"/>
        <w:bookmarkEnd w:id="20112"/>
      </w:del>
    </w:p>
    <w:p w14:paraId="02666F00" w14:textId="7DDA4884" w:rsidR="00564C22" w:rsidDel="00B33063" w:rsidRDefault="009B1AF1" w:rsidP="00564C22">
      <w:pPr>
        <w:rPr>
          <w:del w:id="20113" w:author="Andreas Kuehne" w:date="2019-05-31T12:22:00Z"/>
        </w:rPr>
      </w:pPr>
      <w:del w:id="201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0115" w:name="_Toc10201746"/>
        <w:bookmarkEnd w:id="20115"/>
      </w:del>
    </w:p>
    <w:p w14:paraId="2EBD1490" w14:textId="05574FC0" w:rsidR="00564C22" w:rsidDel="00B33063" w:rsidRDefault="009B1AF1" w:rsidP="00564C22">
      <w:pPr>
        <w:pStyle w:val="Code"/>
        <w:rPr>
          <w:del w:id="20116" w:author="Andreas Kuehne" w:date="2019-05-31T12:22:00Z"/>
        </w:rPr>
      </w:pPr>
      <w:del w:id="20117"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TransformsType</w:delText>
        </w:r>
        <w:r w:rsidDel="00B33063">
          <w:rPr>
            <w:color w:val="943634" w:themeColor="accent2" w:themeShade="BF"/>
          </w:rPr>
          <w:delText>"</w:delText>
        </w:r>
        <w:r w:rsidDel="00B33063">
          <w:rPr>
            <w:color w:val="31849B" w:themeColor="accent5" w:themeShade="BF"/>
          </w:rPr>
          <w:delText>&gt;</w:delText>
        </w:r>
        <w:bookmarkStart w:id="20118" w:name="_Toc10201747"/>
        <w:bookmarkEnd w:id="20118"/>
      </w:del>
    </w:p>
    <w:p w14:paraId="26CAAFAF" w14:textId="3689DAF0" w:rsidR="00564C22" w:rsidDel="00B33063" w:rsidRDefault="009B1AF1" w:rsidP="00564C22">
      <w:pPr>
        <w:pStyle w:val="Code"/>
        <w:rPr>
          <w:del w:id="20119" w:author="Andreas Kuehne" w:date="2019-05-31T12:22:00Z"/>
        </w:rPr>
      </w:pPr>
      <w:del w:id="20120" w:author="Andreas Kuehne" w:date="2019-05-31T12:22:00Z">
        <w:r w:rsidDel="00B33063">
          <w:rPr>
            <w:color w:val="31849B" w:themeColor="accent5" w:themeShade="BF"/>
          </w:rPr>
          <w:delText xml:space="preserve">  &lt;sequence&gt;</w:delText>
        </w:r>
        <w:bookmarkStart w:id="20121" w:name="_Toc10201748"/>
        <w:bookmarkEnd w:id="20121"/>
      </w:del>
    </w:p>
    <w:p w14:paraId="48C28F1C" w14:textId="59C1FDF2" w:rsidR="00564C22" w:rsidDel="00B33063" w:rsidRDefault="009B1AF1" w:rsidP="00564C22">
      <w:pPr>
        <w:pStyle w:val="Code"/>
        <w:rPr>
          <w:del w:id="20122" w:author="Andreas Kuehne" w:date="2019-05-31T12:22:00Z"/>
        </w:rPr>
      </w:pPr>
      <w:del w:id="2012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w:delText>
        </w:r>
        <w:r w:rsidDel="00B33063">
          <w:rPr>
            <w:color w:val="943634" w:themeColor="accent2" w:themeShade="BF"/>
          </w:rPr>
          <w:delText>" type="</w:delText>
        </w:r>
        <w:r w:rsidDel="00B33063">
          <w:rPr>
            <w:color w:val="244061" w:themeColor="accent1" w:themeShade="80"/>
          </w:rPr>
          <w:delText>ds-rw:TransformType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0124" w:name="_Toc10201749"/>
        <w:bookmarkEnd w:id="20124"/>
      </w:del>
    </w:p>
    <w:p w14:paraId="6AF90A66" w14:textId="3AF4C573" w:rsidR="00564C22" w:rsidDel="00B33063" w:rsidRDefault="009B1AF1" w:rsidP="00564C22">
      <w:pPr>
        <w:pStyle w:val="Code"/>
        <w:rPr>
          <w:del w:id="20125" w:author="Andreas Kuehne" w:date="2019-05-31T12:22:00Z"/>
        </w:rPr>
      </w:pPr>
      <w:del w:id="20126" w:author="Andreas Kuehne" w:date="2019-05-31T12:22:00Z">
        <w:r w:rsidDel="00B33063">
          <w:rPr>
            <w:color w:val="31849B" w:themeColor="accent5" w:themeShade="BF"/>
          </w:rPr>
          <w:delText xml:space="preserve">  &lt;/sequence&gt;</w:delText>
        </w:r>
        <w:bookmarkStart w:id="20127" w:name="_Toc10201750"/>
        <w:bookmarkEnd w:id="20127"/>
      </w:del>
    </w:p>
    <w:p w14:paraId="6F10D41A" w14:textId="653A964E" w:rsidR="00564C22" w:rsidDel="00B33063" w:rsidRDefault="009B1AF1" w:rsidP="00564C22">
      <w:pPr>
        <w:pStyle w:val="Code"/>
        <w:rPr>
          <w:del w:id="20128" w:author="Andreas Kuehne" w:date="2019-05-31T12:22:00Z"/>
        </w:rPr>
      </w:pPr>
      <w:del w:id="20129" w:author="Andreas Kuehne" w:date="2019-05-31T12:22:00Z">
        <w:r w:rsidDel="00B33063">
          <w:rPr>
            <w:color w:val="31849B" w:themeColor="accent5" w:themeShade="BF"/>
          </w:rPr>
          <w:delText>&lt;/complexType&gt;</w:delText>
        </w:r>
        <w:bookmarkStart w:id="20130" w:name="_Toc10201751"/>
        <w:bookmarkEnd w:id="20130"/>
      </w:del>
    </w:p>
    <w:p w14:paraId="73A5DCC2" w14:textId="527BCBB4" w:rsidR="00564C22" w:rsidDel="00B33063" w:rsidRDefault="009B1AF1" w:rsidP="00564C22">
      <w:pPr>
        <w:spacing w:line="259" w:lineRule="auto"/>
        <w:rPr>
          <w:del w:id="20131" w:author="Andreas Kuehne" w:date="2019-05-31T12:22:00Z"/>
        </w:rPr>
      </w:pPr>
      <w:del w:id="2013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TransformsType</w:delText>
        </w:r>
        <w:r w:rsidRPr="71C71F8C" w:rsidDel="00B33063">
          <w:delText xml:space="preserve"> </w:delText>
        </w:r>
        <w:r w:rsidDel="00B33063">
          <w:delText xml:space="preserve">XML element SHALL implement in XML syntax the sub-component that has a name equal to its local name. </w:delText>
        </w:r>
        <w:bookmarkStart w:id="20133" w:name="_Toc10201752"/>
        <w:bookmarkEnd w:id="20133"/>
      </w:del>
    </w:p>
    <w:p w14:paraId="3D12ED4C" w14:textId="7DF0DE9D" w:rsidR="00564C22" w:rsidDel="00B33063" w:rsidRDefault="009B1AF1" w:rsidP="00564C22">
      <w:pPr>
        <w:pStyle w:val="berschrift3"/>
        <w:rPr>
          <w:del w:id="20134" w:author="Andreas Kuehne" w:date="2019-05-31T12:22:00Z"/>
        </w:rPr>
      </w:pPr>
      <w:bookmarkStart w:id="20135" w:name="_RefCompBC5B5A4B"/>
      <w:del w:id="20136" w:author="Andreas Kuehne" w:date="2019-05-31T12:22:00Z">
        <w:r w:rsidDel="00B33063">
          <w:delText>Component Transform</w:delText>
        </w:r>
        <w:bookmarkStart w:id="20137" w:name="_Toc10201753"/>
        <w:bookmarkEnd w:id="20135"/>
        <w:bookmarkEnd w:id="20137"/>
      </w:del>
    </w:p>
    <w:p w14:paraId="1A2648F7" w14:textId="605994EB" w:rsidR="00564C22" w:rsidDel="00B33063" w:rsidRDefault="001725A5" w:rsidP="00564C22">
      <w:pPr>
        <w:rPr>
          <w:del w:id="20138" w:author="Andreas Kuehne" w:date="2019-05-31T12:22:00Z"/>
        </w:rPr>
      </w:pPr>
      <w:del w:id="20139"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 See section ‘</w:delText>
        </w:r>
        <w:r w:rsidRPr="003A06D0" w:rsidDel="00B33063">
          <w:fldChar w:fldCharType="begin"/>
        </w:r>
        <w:r w:rsidRPr="003A06D0" w:rsidDel="00B33063">
          <w:delInstrText xml:space="preserve"> REF _Ref512178900 \h </w:delInstrText>
        </w:r>
        <w:r w:rsidRPr="003A06D0" w:rsidDel="00B33063">
          <w:fldChar w:fldCharType="separate"/>
        </w:r>
        <w:r w:rsidRPr="003A06D0" w:rsidDel="00B33063">
          <w:delText>Transforming DSS 1.0 into 2.0</w:delText>
        </w:r>
        <w:r w:rsidRPr="003A06D0" w:rsidDel="00B33063">
          <w:fldChar w:fldCharType="end"/>
        </w:r>
        <w:r w:rsidRPr="003A06D0" w:rsidDel="00B33063">
          <w:delText>’ for a detailed discussion of the applied changes.</w:delText>
        </w:r>
        <w:bookmarkStart w:id="20140" w:name="_Toc10201754"/>
        <w:bookmarkEnd w:id="20140"/>
      </w:del>
    </w:p>
    <w:p w14:paraId="49C9E2BA" w14:textId="54033AC5" w:rsidR="00564C22" w:rsidDel="00B33063" w:rsidRDefault="009B1AF1" w:rsidP="00564C22">
      <w:pPr>
        <w:rPr>
          <w:del w:id="20141" w:author="Andreas Kuehne" w:date="2019-05-31T12:22:00Z"/>
        </w:rPr>
      </w:pPr>
      <w:del w:id="20142" w:author="Andreas Kuehne" w:date="2019-05-31T12:22:00Z">
        <w:r w:rsidDel="00B33063">
          <w:delText>Below follows a list of the sub-components that constitute this component:</w:delText>
        </w:r>
        <w:bookmarkStart w:id="20143" w:name="_Toc10201755"/>
        <w:bookmarkEnd w:id="20143"/>
      </w:del>
    </w:p>
    <w:p w14:paraId="610BDFD9" w14:textId="184DCD0E" w:rsidR="00564C22" w:rsidDel="00B33063" w:rsidRDefault="009B1AF1" w:rsidP="00564C22">
      <w:pPr>
        <w:pStyle w:val="Member"/>
        <w:rPr>
          <w:del w:id="20144" w:author="Andreas Kuehne" w:date="2019-05-31T12:22:00Z"/>
        </w:rPr>
      </w:pPr>
      <w:del w:id="20145"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string. </w:delText>
        </w:r>
        <w:r w:rsidRPr="003A06D0" w:rsidDel="00B33063">
          <w:delText>This string holds the text content part of a ‘mixed’ XML element.</w:delText>
        </w:r>
        <w:bookmarkStart w:id="20146" w:name="_Toc10201756"/>
        <w:bookmarkEnd w:id="20146"/>
      </w:del>
    </w:p>
    <w:p w14:paraId="1F975F5A" w14:textId="4E81CE1E" w:rsidR="00564C22" w:rsidDel="00B33063" w:rsidRDefault="009B1AF1" w:rsidP="00564C22">
      <w:pPr>
        <w:pStyle w:val="Member"/>
        <w:rPr>
          <w:del w:id="20147" w:author="Andreas Kuehne" w:date="2019-05-31T12:22:00Z"/>
        </w:rPr>
      </w:pPr>
      <w:del w:id="20148"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20149" w:name="_Toc10201757"/>
        <w:bookmarkEnd w:id="20149"/>
      </w:del>
    </w:p>
    <w:p w14:paraId="0D31B92B" w14:textId="4050B912" w:rsidR="00564C22" w:rsidDel="00B33063" w:rsidRDefault="009B1AF1" w:rsidP="00564C22">
      <w:pPr>
        <w:pStyle w:val="Member"/>
        <w:rPr>
          <w:del w:id="20150" w:author="Andreas Kuehne" w:date="2019-05-31T12:22:00Z"/>
        </w:rPr>
      </w:pPr>
      <w:del w:id="20151" w:author="Andreas Kuehne" w:date="2019-05-31T12:22:00Z">
        <w:r w:rsidDel="00B33063">
          <w:delText xml:space="preserve">The OPTIONAL </w:delText>
        </w:r>
        <w:r w:rsidRPr="35C1378D" w:rsidDel="00B33063">
          <w:rPr>
            <w:rStyle w:val="Datatype"/>
          </w:rPr>
          <w:delText>XPath</w:delText>
        </w:r>
        <w:r w:rsidDel="00B33063">
          <w:delText xml:space="preserve"> element, if present, MAY occur zero or more times containing a string. </w:delText>
        </w:r>
        <w:bookmarkStart w:id="20152" w:name="_Toc10201758"/>
        <w:bookmarkEnd w:id="20152"/>
      </w:del>
    </w:p>
    <w:p w14:paraId="4799664F" w14:textId="533F3CEE" w:rsidR="00564C22" w:rsidDel="00B33063" w:rsidRDefault="009B1AF1" w:rsidP="00564C22">
      <w:pPr>
        <w:pStyle w:val="Member"/>
        <w:rPr>
          <w:del w:id="20153" w:author="Andreas Kuehne" w:date="2019-05-31T12:22:00Z"/>
        </w:rPr>
      </w:pPr>
      <w:del w:id="20154"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r w:rsidRPr="003A06D0" w:rsidDel="00B33063">
          <w:delText xml:space="preserve">This list has no direct correspondence in the XMLDSig schema definition. It is used to represent the XML namespace prefix definitions in other syntaxes than XML.    </w:delText>
        </w:r>
        <w:bookmarkStart w:id="20155" w:name="_Toc10201759"/>
        <w:bookmarkEnd w:id="20155"/>
      </w:del>
    </w:p>
    <w:p w14:paraId="62F6CDAC" w14:textId="0CC848B4" w:rsidR="00564C22" w:rsidDel="00B33063" w:rsidRDefault="009B1AF1" w:rsidP="00564C22">
      <w:pPr>
        <w:pStyle w:val="Member"/>
        <w:rPr>
          <w:del w:id="20156" w:author="Andreas Kuehne" w:date="2019-05-31T12:22:00Z"/>
        </w:rPr>
      </w:pPr>
      <w:del w:id="20157"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URI. </w:delText>
        </w:r>
        <w:bookmarkStart w:id="20158" w:name="_Toc10201760"/>
        <w:bookmarkEnd w:id="20158"/>
      </w:del>
    </w:p>
    <w:p w14:paraId="313D2BAF" w14:textId="7D091D7A" w:rsidR="00564C22" w:rsidDel="00B33063" w:rsidRDefault="009B1AF1" w:rsidP="00564C22">
      <w:pPr>
        <w:pStyle w:val="berschrift4"/>
        <w:rPr>
          <w:del w:id="20159" w:author="Andreas Kuehne" w:date="2019-05-31T12:22:00Z"/>
        </w:rPr>
      </w:pPr>
      <w:bookmarkStart w:id="20160" w:name="_Toc482893917"/>
      <w:del w:id="20161" w:author="Andreas Kuehne" w:date="2019-05-31T12:22:00Z">
        <w:r w:rsidDel="00B33063">
          <w:delText>Transform – JSON Syntax</w:delText>
        </w:r>
        <w:bookmarkStart w:id="20162" w:name="_Toc10201761"/>
        <w:bookmarkEnd w:id="20160"/>
        <w:bookmarkEnd w:id="20162"/>
      </w:del>
    </w:p>
    <w:p w14:paraId="12C19724" w14:textId="33FA2405" w:rsidR="00564C22" w:rsidRPr="0248A3D1" w:rsidDel="00B33063" w:rsidRDefault="009B1AF1" w:rsidP="00564C22">
      <w:pPr>
        <w:rPr>
          <w:del w:id="20163" w:author="Andreas Kuehne" w:date="2019-05-31T12:22:00Z"/>
        </w:rPr>
      </w:pPr>
      <w:del w:id="2016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w:delText>
        </w:r>
        <w:r w:rsidDel="00B33063">
          <w:delText xml:space="preserve"> component.</w:delText>
        </w:r>
        <w:bookmarkStart w:id="20165" w:name="_Toc10201762"/>
        <w:bookmarkEnd w:id="20165"/>
      </w:del>
    </w:p>
    <w:p w14:paraId="27D00D42" w14:textId="44FF7B62" w:rsidR="00564C22" w:rsidRPr="C2430093" w:rsidDel="00B33063" w:rsidRDefault="009B1AF1" w:rsidP="00564C22">
      <w:pPr>
        <w:spacing w:line="259" w:lineRule="auto"/>
        <w:rPr>
          <w:del w:id="20166" w:author="Andreas Kuehne" w:date="2019-05-31T12:22:00Z"/>
          <w:rFonts w:eastAsia="Arial" w:cs="Arial"/>
          <w:sz w:val="22"/>
          <w:szCs w:val="22"/>
        </w:rPr>
      </w:pPr>
      <w:del w:id="2016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w:delText>
        </w:r>
        <w:r w:rsidRPr="002062A5" w:rsidDel="00B33063">
          <w:rPr>
            <w:rFonts w:eastAsia="Arial" w:cs="Arial"/>
            <w:sz w:val="22"/>
            <w:szCs w:val="22"/>
          </w:rPr>
          <w:delText xml:space="preserve"> using JSON-specific names mapped as shown in the table below.</w:delText>
        </w:r>
        <w:bookmarkStart w:id="20168" w:name="_Toc10201763"/>
        <w:bookmarkEnd w:id="20168"/>
      </w:del>
    </w:p>
    <w:tbl>
      <w:tblPr>
        <w:tblStyle w:val="Gitternetztabelle1hell1"/>
        <w:tblW w:w="0" w:type="auto"/>
        <w:tblLook w:val="04A0" w:firstRow="1" w:lastRow="0" w:firstColumn="1" w:lastColumn="0" w:noHBand="0" w:noVBand="1"/>
      </w:tblPr>
      <w:tblGrid>
        <w:gridCol w:w="4675"/>
        <w:gridCol w:w="4675"/>
      </w:tblGrid>
      <w:tr w:rsidR="00564C22" w:rsidDel="00B33063" w14:paraId="64CD62EC" w14:textId="226F1A36" w:rsidTr="00564C22">
        <w:trPr>
          <w:cnfStyle w:val="100000000000" w:firstRow="1" w:lastRow="0" w:firstColumn="0" w:lastColumn="0" w:oddVBand="0" w:evenVBand="0" w:oddHBand="0" w:evenHBand="0" w:firstRowFirstColumn="0" w:firstRowLastColumn="0" w:lastRowFirstColumn="0" w:lastRowLastColumn="0"/>
          <w:del w:id="201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9953E5" w14:textId="1AC10E61" w:rsidR="00564C22" w:rsidDel="00B33063" w:rsidRDefault="009B1AF1" w:rsidP="00564C22">
            <w:pPr>
              <w:pStyle w:val="Beschriftung"/>
              <w:rPr>
                <w:del w:id="20170" w:author="Andreas Kuehne" w:date="2019-05-31T12:22:00Z"/>
              </w:rPr>
            </w:pPr>
            <w:del w:id="20171" w:author="Andreas Kuehne" w:date="2019-05-31T12:22:00Z">
              <w:r w:rsidDel="00B33063">
                <w:delText>Element</w:delText>
              </w:r>
              <w:bookmarkStart w:id="20172" w:name="_Toc10201764"/>
              <w:bookmarkEnd w:id="20172"/>
            </w:del>
          </w:p>
        </w:tc>
        <w:tc>
          <w:tcPr>
            <w:tcW w:w="4675" w:type="dxa"/>
          </w:tcPr>
          <w:p w14:paraId="5C347DDD" w14:textId="7FD8277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173" w:author="Andreas Kuehne" w:date="2019-05-31T12:22:00Z"/>
              </w:rPr>
            </w:pPr>
            <w:del w:id="20174" w:author="Andreas Kuehne" w:date="2019-05-31T12:22:00Z">
              <w:r w:rsidDel="00B33063">
                <w:delText>Implementing JSON member name</w:delText>
              </w:r>
              <w:bookmarkStart w:id="20175" w:name="_Toc10201765"/>
              <w:bookmarkEnd w:id="20175"/>
            </w:del>
          </w:p>
        </w:tc>
        <w:bookmarkStart w:id="20176" w:name="_Toc10201766"/>
        <w:bookmarkEnd w:id="20176"/>
      </w:tr>
      <w:tr w:rsidR="00564C22" w:rsidDel="00B33063" w14:paraId="1E98A618" w14:textId="0CF07ED3" w:rsidTr="00564C22">
        <w:trPr>
          <w:del w:id="201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58D732" w14:textId="7EC00148" w:rsidR="00564C22" w:rsidRPr="002062A5" w:rsidDel="00B33063" w:rsidRDefault="009B1AF1" w:rsidP="00564C22">
            <w:pPr>
              <w:pStyle w:val="Beschriftung"/>
              <w:rPr>
                <w:del w:id="20178" w:author="Andreas Kuehne" w:date="2019-05-31T12:22:00Z"/>
                <w:rStyle w:val="Datatype"/>
                <w:b w:val="0"/>
                <w:bCs w:val="0"/>
              </w:rPr>
            </w:pPr>
            <w:del w:id="20179" w:author="Andreas Kuehne" w:date="2019-05-31T12:22:00Z">
              <w:r w:rsidRPr="002062A5" w:rsidDel="00B33063">
                <w:rPr>
                  <w:rStyle w:val="Datatype"/>
                </w:rPr>
                <w:delText>value</w:delText>
              </w:r>
              <w:bookmarkStart w:id="20180" w:name="_Toc10201767"/>
              <w:bookmarkEnd w:id="20180"/>
            </w:del>
          </w:p>
        </w:tc>
        <w:tc>
          <w:tcPr>
            <w:tcW w:w="4675" w:type="dxa"/>
          </w:tcPr>
          <w:p w14:paraId="09445C61" w14:textId="7EEE09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81" w:author="Andreas Kuehne" w:date="2019-05-31T12:22:00Z"/>
                <w:rStyle w:val="Datatype"/>
              </w:rPr>
            </w:pPr>
            <w:del w:id="20182" w:author="Andreas Kuehne" w:date="2019-05-31T12:22:00Z">
              <w:r w:rsidRPr="002062A5" w:rsidDel="00B33063">
                <w:rPr>
                  <w:rStyle w:val="Datatype"/>
                </w:rPr>
                <w:delText>val</w:delText>
              </w:r>
              <w:bookmarkStart w:id="20183" w:name="_Toc10201768"/>
              <w:bookmarkEnd w:id="20183"/>
            </w:del>
          </w:p>
        </w:tc>
        <w:bookmarkStart w:id="20184" w:name="_Toc10201769"/>
        <w:bookmarkEnd w:id="20184"/>
      </w:tr>
      <w:tr w:rsidR="00564C22" w:rsidDel="00B33063" w14:paraId="625D8813" w14:textId="4223C852" w:rsidTr="00564C22">
        <w:trPr>
          <w:del w:id="201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28AAAD" w14:textId="481EE56A" w:rsidR="00564C22" w:rsidRPr="002062A5" w:rsidDel="00B33063" w:rsidRDefault="009B1AF1" w:rsidP="00564C22">
            <w:pPr>
              <w:pStyle w:val="Beschriftung"/>
              <w:rPr>
                <w:del w:id="20186" w:author="Andreas Kuehne" w:date="2019-05-31T12:22:00Z"/>
                <w:rStyle w:val="Datatype"/>
                <w:b w:val="0"/>
                <w:bCs w:val="0"/>
              </w:rPr>
            </w:pPr>
            <w:del w:id="20187" w:author="Andreas Kuehne" w:date="2019-05-31T12:22:00Z">
              <w:r w:rsidRPr="002062A5" w:rsidDel="00B33063">
                <w:rPr>
                  <w:rStyle w:val="Datatype"/>
                </w:rPr>
                <w:delText>Base64Content</w:delText>
              </w:r>
              <w:bookmarkStart w:id="20188" w:name="_Toc10201770"/>
              <w:bookmarkEnd w:id="20188"/>
            </w:del>
          </w:p>
        </w:tc>
        <w:tc>
          <w:tcPr>
            <w:tcW w:w="4675" w:type="dxa"/>
          </w:tcPr>
          <w:p w14:paraId="7028A562" w14:textId="05B66A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89" w:author="Andreas Kuehne" w:date="2019-05-31T12:22:00Z"/>
                <w:rStyle w:val="Datatype"/>
              </w:rPr>
            </w:pPr>
            <w:del w:id="20190" w:author="Andreas Kuehne" w:date="2019-05-31T12:22:00Z">
              <w:r w:rsidRPr="002062A5" w:rsidDel="00B33063">
                <w:rPr>
                  <w:rStyle w:val="Datatype"/>
                </w:rPr>
                <w:delText>b64Content</w:delText>
              </w:r>
              <w:bookmarkStart w:id="20191" w:name="_Toc10201771"/>
              <w:bookmarkEnd w:id="20191"/>
            </w:del>
          </w:p>
        </w:tc>
        <w:bookmarkStart w:id="20192" w:name="_Toc10201772"/>
        <w:bookmarkEnd w:id="20192"/>
      </w:tr>
      <w:tr w:rsidR="00564C22" w:rsidDel="00B33063" w14:paraId="4753569A" w14:textId="268FC1FA" w:rsidTr="00564C22">
        <w:trPr>
          <w:del w:id="201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3A3B43" w14:textId="3E303D0F" w:rsidR="00564C22" w:rsidRPr="002062A5" w:rsidDel="00B33063" w:rsidRDefault="009B1AF1" w:rsidP="00564C22">
            <w:pPr>
              <w:pStyle w:val="Beschriftung"/>
              <w:rPr>
                <w:del w:id="20194" w:author="Andreas Kuehne" w:date="2019-05-31T12:22:00Z"/>
                <w:rStyle w:val="Datatype"/>
                <w:b w:val="0"/>
                <w:bCs w:val="0"/>
              </w:rPr>
            </w:pPr>
            <w:del w:id="20195" w:author="Andreas Kuehne" w:date="2019-05-31T12:22:00Z">
              <w:r w:rsidRPr="002062A5" w:rsidDel="00B33063">
                <w:rPr>
                  <w:rStyle w:val="Datatype"/>
                </w:rPr>
                <w:delText>XPath</w:delText>
              </w:r>
              <w:bookmarkStart w:id="20196" w:name="_Toc10201773"/>
              <w:bookmarkEnd w:id="20196"/>
            </w:del>
          </w:p>
        </w:tc>
        <w:tc>
          <w:tcPr>
            <w:tcW w:w="4675" w:type="dxa"/>
          </w:tcPr>
          <w:p w14:paraId="0A004492" w14:textId="207AEA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97" w:author="Andreas Kuehne" w:date="2019-05-31T12:22:00Z"/>
                <w:rStyle w:val="Datatype"/>
              </w:rPr>
            </w:pPr>
            <w:del w:id="20198" w:author="Andreas Kuehne" w:date="2019-05-31T12:22:00Z">
              <w:r w:rsidRPr="002062A5" w:rsidDel="00B33063">
                <w:rPr>
                  <w:rStyle w:val="Datatype"/>
                </w:rPr>
                <w:delText>xPath</w:delText>
              </w:r>
              <w:bookmarkStart w:id="20199" w:name="_Toc10201774"/>
              <w:bookmarkEnd w:id="20199"/>
            </w:del>
          </w:p>
        </w:tc>
        <w:bookmarkStart w:id="20200" w:name="_Toc10201775"/>
        <w:bookmarkEnd w:id="20200"/>
      </w:tr>
      <w:tr w:rsidR="00564C22" w:rsidDel="00B33063" w14:paraId="2C4BAC4D" w14:textId="6924A249" w:rsidTr="00564C22">
        <w:trPr>
          <w:del w:id="202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2E294F" w14:textId="56535B7F" w:rsidR="00564C22" w:rsidRPr="002062A5" w:rsidDel="00B33063" w:rsidRDefault="009B1AF1" w:rsidP="00564C22">
            <w:pPr>
              <w:pStyle w:val="Beschriftung"/>
              <w:rPr>
                <w:del w:id="20202" w:author="Andreas Kuehne" w:date="2019-05-31T12:22:00Z"/>
                <w:rStyle w:val="Datatype"/>
                <w:b w:val="0"/>
                <w:bCs w:val="0"/>
              </w:rPr>
            </w:pPr>
            <w:del w:id="20203" w:author="Andreas Kuehne" w:date="2019-05-31T12:22:00Z">
              <w:r w:rsidRPr="002062A5" w:rsidDel="00B33063">
                <w:rPr>
                  <w:rStyle w:val="Datatype"/>
                </w:rPr>
                <w:delText>NsPrefixMapping</w:delText>
              </w:r>
              <w:bookmarkStart w:id="20204" w:name="_Toc10201776"/>
              <w:bookmarkEnd w:id="20204"/>
            </w:del>
          </w:p>
        </w:tc>
        <w:tc>
          <w:tcPr>
            <w:tcW w:w="4675" w:type="dxa"/>
          </w:tcPr>
          <w:p w14:paraId="7CF3B3F5" w14:textId="67E577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205" w:author="Andreas Kuehne" w:date="2019-05-31T12:22:00Z"/>
                <w:rStyle w:val="Datatype"/>
              </w:rPr>
            </w:pPr>
            <w:del w:id="20206" w:author="Andreas Kuehne" w:date="2019-05-31T12:22:00Z">
              <w:r w:rsidRPr="002062A5" w:rsidDel="00B33063">
                <w:rPr>
                  <w:rStyle w:val="Datatype"/>
                </w:rPr>
                <w:delText>nsDecl</w:delText>
              </w:r>
              <w:bookmarkStart w:id="20207" w:name="_Toc10201777"/>
              <w:bookmarkEnd w:id="20207"/>
            </w:del>
          </w:p>
        </w:tc>
        <w:bookmarkStart w:id="20208" w:name="_Toc10201778"/>
        <w:bookmarkEnd w:id="20208"/>
      </w:tr>
      <w:tr w:rsidR="00564C22" w:rsidDel="00B33063" w14:paraId="0DB17A54" w14:textId="0C013F0B" w:rsidTr="00564C22">
        <w:trPr>
          <w:del w:id="202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1DC7D5" w14:textId="768D5BC0" w:rsidR="00564C22" w:rsidRPr="002062A5" w:rsidDel="00B33063" w:rsidRDefault="009B1AF1" w:rsidP="00564C22">
            <w:pPr>
              <w:pStyle w:val="Beschriftung"/>
              <w:rPr>
                <w:del w:id="20210" w:author="Andreas Kuehne" w:date="2019-05-31T12:22:00Z"/>
                <w:rStyle w:val="Datatype"/>
                <w:b w:val="0"/>
                <w:bCs w:val="0"/>
              </w:rPr>
            </w:pPr>
            <w:del w:id="20211" w:author="Andreas Kuehne" w:date="2019-05-31T12:22:00Z">
              <w:r w:rsidRPr="002062A5" w:rsidDel="00B33063">
                <w:rPr>
                  <w:rStyle w:val="Datatype"/>
                </w:rPr>
                <w:delText>Algorithm</w:delText>
              </w:r>
              <w:bookmarkStart w:id="20212" w:name="_Toc10201779"/>
              <w:bookmarkEnd w:id="20212"/>
            </w:del>
          </w:p>
        </w:tc>
        <w:tc>
          <w:tcPr>
            <w:tcW w:w="4675" w:type="dxa"/>
          </w:tcPr>
          <w:p w14:paraId="0788299F" w14:textId="7EFEB2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213" w:author="Andreas Kuehne" w:date="2019-05-31T12:22:00Z"/>
                <w:rStyle w:val="Datatype"/>
              </w:rPr>
            </w:pPr>
            <w:del w:id="20214" w:author="Andreas Kuehne" w:date="2019-05-31T12:22:00Z">
              <w:r w:rsidRPr="002062A5" w:rsidDel="00B33063">
                <w:rPr>
                  <w:rStyle w:val="Datatype"/>
                </w:rPr>
                <w:delText>alg</w:delText>
              </w:r>
              <w:bookmarkStart w:id="20215" w:name="_Toc10201780"/>
              <w:bookmarkEnd w:id="20215"/>
            </w:del>
          </w:p>
        </w:tc>
        <w:bookmarkStart w:id="20216" w:name="_Toc10201781"/>
        <w:bookmarkEnd w:id="20216"/>
      </w:tr>
    </w:tbl>
    <w:p w14:paraId="6CAE9984" w14:textId="2907930B" w:rsidR="00564C22" w:rsidRPr="0202B381" w:rsidDel="00B33063" w:rsidRDefault="009B1AF1" w:rsidP="00564C22">
      <w:pPr>
        <w:rPr>
          <w:del w:id="20217" w:author="Andreas Kuehne" w:date="2019-05-31T12:22:00Z"/>
        </w:rPr>
      </w:pPr>
      <w:del w:id="202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219" w:name="_Toc10201782"/>
        <w:bookmarkEnd w:id="20219"/>
      </w:del>
    </w:p>
    <w:p w14:paraId="01445538" w14:textId="50C61129" w:rsidR="00564C22" w:rsidDel="00B33063" w:rsidRDefault="009B1AF1" w:rsidP="00564C22">
      <w:pPr>
        <w:pStyle w:val="Code"/>
        <w:spacing w:line="259" w:lineRule="auto"/>
        <w:rPr>
          <w:del w:id="20220" w:author="Andreas Kuehne" w:date="2019-05-31T12:22:00Z"/>
        </w:rPr>
      </w:pPr>
      <w:del w:id="20221" w:author="Andreas Kuehne" w:date="2019-05-31T12:22:00Z">
        <w:r w:rsidDel="00B33063">
          <w:rPr>
            <w:color w:val="31849B" w:themeColor="accent5" w:themeShade="BF"/>
          </w:rPr>
          <w:delText>"dsigrw-TransformType"</w:delText>
        </w:r>
        <w:r w:rsidDel="00B33063">
          <w:delText>: {</w:delText>
        </w:r>
        <w:bookmarkStart w:id="20222" w:name="_Toc10201783"/>
        <w:bookmarkEnd w:id="20222"/>
      </w:del>
    </w:p>
    <w:p w14:paraId="3585E6FD" w14:textId="6D86A950" w:rsidR="00564C22" w:rsidDel="00B33063" w:rsidRDefault="009B1AF1" w:rsidP="00564C22">
      <w:pPr>
        <w:pStyle w:val="Code"/>
        <w:spacing w:line="259" w:lineRule="auto"/>
        <w:rPr>
          <w:del w:id="20223" w:author="Andreas Kuehne" w:date="2019-05-31T12:22:00Z"/>
        </w:rPr>
      </w:pPr>
      <w:del w:id="202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225" w:name="_Toc10201784"/>
        <w:bookmarkEnd w:id="20225"/>
      </w:del>
    </w:p>
    <w:p w14:paraId="6CFB40BD" w14:textId="5D0E0FA9" w:rsidR="00564C22" w:rsidDel="00B33063" w:rsidRDefault="009B1AF1" w:rsidP="00564C22">
      <w:pPr>
        <w:pStyle w:val="Code"/>
        <w:spacing w:line="259" w:lineRule="auto"/>
        <w:rPr>
          <w:del w:id="20226" w:author="Andreas Kuehne" w:date="2019-05-31T12:22:00Z"/>
        </w:rPr>
      </w:pPr>
      <w:del w:id="20227" w:author="Andreas Kuehne" w:date="2019-05-31T12:22:00Z">
        <w:r w:rsidDel="00B33063">
          <w:rPr>
            <w:color w:val="31849B" w:themeColor="accent5" w:themeShade="BF"/>
          </w:rPr>
          <w:delText xml:space="preserve">  "properties"</w:delText>
        </w:r>
        <w:r w:rsidDel="00B33063">
          <w:delText>: {</w:delText>
        </w:r>
        <w:bookmarkStart w:id="20228" w:name="_Toc10201785"/>
        <w:bookmarkEnd w:id="20228"/>
      </w:del>
    </w:p>
    <w:p w14:paraId="7DEF8D3D" w14:textId="6B3AF957" w:rsidR="00564C22" w:rsidDel="00B33063" w:rsidRDefault="009B1AF1" w:rsidP="00564C22">
      <w:pPr>
        <w:pStyle w:val="Code"/>
        <w:spacing w:line="259" w:lineRule="auto"/>
        <w:rPr>
          <w:del w:id="20229" w:author="Andreas Kuehne" w:date="2019-05-31T12:22:00Z"/>
        </w:rPr>
      </w:pPr>
      <w:del w:id="20230" w:author="Andreas Kuehne" w:date="2019-05-31T12:22:00Z">
        <w:r w:rsidDel="00B33063">
          <w:rPr>
            <w:color w:val="31849B" w:themeColor="accent5" w:themeShade="BF"/>
          </w:rPr>
          <w:delText xml:space="preserve">    "xpath"</w:delText>
        </w:r>
        <w:r w:rsidDel="00B33063">
          <w:delText>: {</w:delText>
        </w:r>
        <w:bookmarkStart w:id="20231" w:name="_Toc10201786"/>
        <w:bookmarkEnd w:id="20231"/>
      </w:del>
    </w:p>
    <w:p w14:paraId="6A0A63A7" w14:textId="7E6BFE1F" w:rsidR="00564C22" w:rsidDel="00B33063" w:rsidRDefault="009B1AF1" w:rsidP="00564C22">
      <w:pPr>
        <w:pStyle w:val="Code"/>
        <w:spacing w:line="259" w:lineRule="auto"/>
        <w:rPr>
          <w:del w:id="20232" w:author="Andreas Kuehne" w:date="2019-05-31T12:22:00Z"/>
        </w:rPr>
      </w:pPr>
      <w:del w:id="202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234" w:name="_Toc10201787"/>
        <w:bookmarkEnd w:id="20234"/>
      </w:del>
    </w:p>
    <w:p w14:paraId="2B9DFFAC" w14:textId="71D93931" w:rsidR="00564C22" w:rsidDel="00B33063" w:rsidRDefault="009B1AF1" w:rsidP="00564C22">
      <w:pPr>
        <w:pStyle w:val="Code"/>
        <w:spacing w:line="259" w:lineRule="auto"/>
        <w:rPr>
          <w:del w:id="20235" w:author="Andreas Kuehne" w:date="2019-05-31T12:22:00Z"/>
        </w:rPr>
      </w:pPr>
      <w:del w:id="20236" w:author="Andreas Kuehne" w:date="2019-05-31T12:22:00Z">
        <w:r w:rsidDel="00B33063">
          <w:rPr>
            <w:color w:val="31849B" w:themeColor="accent5" w:themeShade="BF"/>
          </w:rPr>
          <w:delText xml:space="preserve">      "items"</w:delText>
        </w:r>
        <w:r w:rsidDel="00B33063">
          <w:delText>: {</w:delText>
        </w:r>
        <w:bookmarkStart w:id="20237" w:name="_Toc10201788"/>
        <w:bookmarkEnd w:id="20237"/>
      </w:del>
    </w:p>
    <w:p w14:paraId="67662294" w14:textId="4838D707" w:rsidR="00564C22" w:rsidDel="00B33063" w:rsidRDefault="009B1AF1" w:rsidP="00564C22">
      <w:pPr>
        <w:pStyle w:val="Code"/>
        <w:spacing w:line="259" w:lineRule="auto"/>
        <w:rPr>
          <w:del w:id="20238" w:author="Andreas Kuehne" w:date="2019-05-31T12:22:00Z"/>
        </w:rPr>
      </w:pPr>
      <w:del w:id="202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40" w:name="_Toc10201789"/>
        <w:bookmarkEnd w:id="20240"/>
      </w:del>
    </w:p>
    <w:p w14:paraId="54497157" w14:textId="126E8C5F" w:rsidR="00564C22" w:rsidDel="00B33063" w:rsidRDefault="009B1AF1" w:rsidP="00564C22">
      <w:pPr>
        <w:pStyle w:val="Code"/>
        <w:spacing w:line="259" w:lineRule="auto"/>
        <w:rPr>
          <w:del w:id="20241" w:author="Andreas Kuehne" w:date="2019-05-31T12:22:00Z"/>
        </w:rPr>
      </w:pPr>
      <w:del w:id="20242" w:author="Andreas Kuehne" w:date="2019-05-31T12:22:00Z">
        <w:r w:rsidDel="00B33063">
          <w:delText xml:space="preserve">      }</w:delText>
        </w:r>
        <w:bookmarkStart w:id="20243" w:name="_Toc10201790"/>
        <w:bookmarkEnd w:id="20243"/>
      </w:del>
    </w:p>
    <w:p w14:paraId="208DEDD3" w14:textId="019FAC6B" w:rsidR="00564C22" w:rsidDel="00B33063" w:rsidRDefault="009B1AF1" w:rsidP="00564C22">
      <w:pPr>
        <w:pStyle w:val="Code"/>
        <w:spacing w:line="259" w:lineRule="auto"/>
        <w:rPr>
          <w:del w:id="20244" w:author="Andreas Kuehne" w:date="2019-05-31T12:22:00Z"/>
        </w:rPr>
      </w:pPr>
      <w:del w:id="20245" w:author="Andreas Kuehne" w:date="2019-05-31T12:22:00Z">
        <w:r w:rsidDel="00B33063">
          <w:delText xml:space="preserve">    },</w:delText>
        </w:r>
        <w:bookmarkStart w:id="20246" w:name="_Toc10201791"/>
        <w:bookmarkEnd w:id="20246"/>
      </w:del>
    </w:p>
    <w:p w14:paraId="7FE97B9C" w14:textId="73750571" w:rsidR="00564C22" w:rsidDel="00B33063" w:rsidRDefault="009B1AF1" w:rsidP="00564C22">
      <w:pPr>
        <w:pStyle w:val="Code"/>
        <w:spacing w:line="259" w:lineRule="auto"/>
        <w:rPr>
          <w:del w:id="20247" w:author="Andreas Kuehne" w:date="2019-05-31T12:22:00Z"/>
        </w:rPr>
      </w:pPr>
      <w:del w:id="20248" w:author="Andreas Kuehne" w:date="2019-05-31T12:22:00Z">
        <w:r w:rsidDel="00B33063">
          <w:rPr>
            <w:color w:val="31849B" w:themeColor="accent5" w:themeShade="BF"/>
          </w:rPr>
          <w:delText xml:space="preserve">    "val"</w:delText>
        </w:r>
        <w:r w:rsidDel="00B33063">
          <w:delText>: {</w:delText>
        </w:r>
        <w:bookmarkStart w:id="20249" w:name="_Toc10201792"/>
        <w:bookmarkEnd w:id="20249"/>
      </w:del>
    </w:p>
    <w:p w14:paraId="3B380636" w14:textId="5D3893B0" w:rsidR="00564C22" w:rsidDel="00B33063" w:rsidRDefault="009B1AF1" w:rsidP="00564C22">
      <w:pPr>
        <w:pStyle w:val="Code"/>
        <w:spacing w:line="259" w:lineRule="auto"/>
        <w:rPr>
          <w:del w:id="20250" w:author="Andreas Kuehne" w:date="2019-05-31T12:22:00Z"/>
        </w:rPr>
      </w:pPr>
      <w:del w:id="202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52" w:name="_Toc10201793"/>
        <w:bookmarkEnd w:id="20252"/>
      </w:del>
    </w:p>
    <w:p w14:paraId="6F5306E1" w14:textId="70A163A1" w:rsidR="00564C22" w:rsidDel="00B33063" w:rsidRDefault="009B1AF1" w:rsidP="00564C22">
      <w:pPr>
        <w:pStyle w:val="Code"/>
        <w:spacing w:line="259" w:lineRule="auto"/>
        <w:rPr>
          <w:del w:id="20253" w:author="Andreas Kuehne" w:date="2019-05-31T12:22:00Z"/>
        </w:rPr>
      </w:pPr>
      <w:del w:id="20254" w:author="Andreas Kuehne" w:date="2019-05-31T12:22:00Z">
        <w:r w:rsidDel="00B33063">
          <w:delText xml:space="preserve">    },</w:delText>
        </w:r>
        <w:bookmarkStart w:id="20255" w:name="_Toc10201794"/>
        <w:bookmarkEnd w:id="20255"/>
      </w:del>
    </w:p>
    <w:p w14:paraId="5F3BC798" w14:textId="1462D45C" w:rsidR="00564C22" w:rsidDel="00B33063" w:rsidRDefault="009B1AF1" w:rsidP="00564C22">
      <w:pPr>
        <w:pStyle w:val="Code"/>
        <w:spacing w:line="259" w:lineRule="auto"/>
        <w:rPr>
          <w:del w:id="20256" w:author="Andreas Kuehne" w:date="2019-05-31T12:22:00Z"/>
        </w:rPr>
      </w:pPr>
      <w:del w:id="20257" w:author="Andreas Kuehne" w:date="2019-05-31T12:22:00Z">
        <w:r w:rsidDel="00B33063">
          <w:rPr>
            <w:color w:val="31849B" w:themeColor="accent5" w:themeShade="BF"/>
          </w:rPr>
          <w:delText xml:space="preserve">    "b64Content"</w:delText>
        </w:r>
        <w:r w:rsidDel="00B33063">
          <w:delText>: {</w:delText>
        </w:r>
        <w:bookmarkStart w:id="20258" w:name="_Toc10201795"/>
        <w:bookmarkEnd w:id="20258"/>
      </w:del>
    </w:p>
    <w:p w14:paraId="1364F4C1" w14:textId="13989D84" w:rsidR="00564C22" w:rsidDel="00B33063" w:rsidRDefault="009B1AF1" w:rsidP="00564C22">
      <w:pPr>
        <w:pStyle w:val="Code"/>
        <w:spacing w:line="259" w:lineRule="auto"/>
        <w:rPr>
          <w:del w:id="20259" w:author="Andreas Kuehne" w:date="2019-05-31T12:22:00Z"/>
        </w:rPr>
      </w:pPr>
      <w:del w:id="202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61" w:name="_Toc10201796"/>
        <w:bookmarkEnd w:id="20261"/>
      </w:del>
    </w:p>
    <w:p w14:paraId="230E3E1F" w14:textId="7A4FBCF9" w:rsidR="00564C22" w:rsidDel="00B33063" w:rsidRDefault="009B1AF1" w:rsidP="00564C22">
      <w:pPr>
        <w:pStyle w:val="Code"/>
        <w:spacing w:line="259" w:lineRule="auto"/>
        <w:rPr>
          <w:del w:id="20262" w:author="Andreas Kuehne" w:date="2019-05-31T12:22:00Z"/>
        </w:rPr>
      </w:pPr>
      <w:del w:id="20263" w:author="Andreas Kuehne" w:date="2019-05-31T12:22:00Z">
        <w:r w:rsidDel="00B33063">
          <w:delText xml:space="preserve">    },</w:delText>
        </w:r>
        <w:bookmarkStart w:id="20264" w:name="_Toc10201797"/>
        <w:bookmarkEnd w:id="20264"/>
      </w:del>
    </w:p>
    <w:p w14:paraId="7471F2F7" w14:textId="2878D7A9" w:rsidR="00564C22" w:rsidDel="00B33063" w:rsidRDefault="009B1AF1" w:rsidP="00564C22">
      <w:pPr>
        <w:pStyle w:val="Code"/>
        <w:spacing w:line="259" w:lineRule="auto"/>
        <w:rPr>
          <w:del w:id="20265" w:author="Andreas Kuehne" w:date="2019-05-31T12:22:00Z"/>
        </w:rPr>
      </w:pPr>
      <w:del w:id="20266" w:author="Andreas Kuehne" w:date="2019-05-31T12:22:00Z">
        <w:r w:rsidDel="00B33063">
          <w:rPr>
            <w:color w:val="31849B" w:themeColor="accent5" w:themeShade="BF"/>
          </w:rPr>
          <w:delText xml:space="preserve">    "xPath"</w:delText>
        </w:r>
        <w:r w:rsidDel="00B33063">
          <w:delText>: {</w:delText>
        </w:r>
        <w:bookmarkStart w:id="20267" w:name="_Toc10201798"/>
        <w:bookmarkEnd w:id="20267"/>
      </w:del>
    </w:p>
    <w:p w14:paraId="5282E76A" w14:textId="040E713C" w:rsidR="00564C22" w:rsidDel="00B33063" w:rsidRDefault="009B1AF1" w:rsidP="00564C22">
      <w:pPr>
        <w:pStyle w:val="Code"/>
        <w:spacing w:line="259" w:lineRule="auto"/>
        <w:rPr>
          <w:del w:id="20268" w:author="Andreas Kuehne" w:date="2019-05-31T12:22:00Z"/>
        </w:rPr>
      </w:pPr>
      <w:del w:id="202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270" w:name="_Toc10201799"/>
        <w:bookmarkEnd w:id="20270"/>
      </w:del>
    </w:p>
    <w:p w14:paraId="02F4A6C0" w14:textId="2E579678" w:rsidR="00564C22" w:rsidDel="00B33063" w:rsidRDefault="009B1AF1" w:rsidP="00564C22">
      <w:pPr>
        <w:pStyle w:val="Code"/>
        <w:spacing w:line="259" w:lineRule="auto"/>
        <w:rPr>
          <w:del w:id="20271" w:author="Andreas Kuehne" w:date="2019-05-31T12:22:00Z"/>
        </w:rPr>
      </w:pPr>
      <w:del w:id="20272" w:author="Andreas Kuehne" w:date="2019-05-31T12:22:00Z">
        <w:r w:rsidDel="00B33063">
          <w:rPr>
            <w:color w:val="31849B" w:themeColor="accent5" w:themeShade="BF"/>
          </w:rPr>
          <w:delText xml:space="preserve">      "items"</w:delText>
        </w:r>
        <w:r w:rsidDel="00B33063">
          <w:delText>: {</w:delText>
        </w:r>
        <w:bookmarkStart w:id="20273" w:name="_Toc10201800"/>
        <w:bookmarkEnd w:id="20273"/>
      </w:del>
    </w:p>
    <w:p w14:paraId="7EADD409" w14:textId="273780DD" w:rsidR="00564C22" w:rsidDel="00B33063" w:rsidRDefault="009B1AF1" w:rsidP="00564C22">
      <w:pPr>
        <w:pStyle w:val="Code"/>
        <w:spacing w:line="259" w:lineRule="auto"/>
        <w:rPr>
          <w:del w:id="20274" w:author="Andreas Kuehne" w:date="2019-05-31T12:22:00Z"/>
        </w:rPr>
      </w:pPr>
      <w:del w:id="2027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76" w:name="_Toc10201801"/>
        <w:bookmarkEnd w:id="20276"/>
      </w:del>
    </w:p>
    <w:p w14:paraId="6DAC57A1" w14:textId="0E8079A4" w:rsidR="00564C22" w:rsidDel="00B33063" w:rsidRDefault="009B1AF1" w:rsidP="00564C22">
      <w:pPr>
        <w:pStyle w:val="Code"/>
        <w:spacing w:line="259" w:lineRule="auto"/>
        <w:rPr>
          <w:del w:id="20277" w:author="Andreas Kuehne" w:date="2019-05-31T12:22:00Z"/>
        </w:rPr>
      </w:pPr>
      <w:del w:id="20278" w:author="Andreas Kuehne" w:date="2019-05-31T12:22:00Z">
        <w:r w:rsidDel="00B33063">
          <w:delText xml:space="preserve">      }</w:delText>
        </w:r>
        <w:bookmarkStart w:id="20279" w:name="_Toc10201802"/>
        <w:bookmarkEnd w:id="20279"/>
      </w:del>
    </w:p>
    <w:p w14:paraId="07AA9DB9" w14:textId="04578B40" w:rsidR="00564C22" w:rsidDel="00B33063" w:rsidRDefault="009B1AF1" w:rsidP="00564C22">
      <w:pPr>
        <w:pStyle w:val="Code"/>
        <w:spacing w:line="259" w:lineRule="auto"/>
        <w:rPr>
          <w:del w:id="20280" w:author="Andreas Kuehne" w:date="2019-05-31T12:22:00Z"/>
        </w:rPr>
      </w:pPr>
      <w:del w:id="20281" w:author="Andreas Kuehne" w:date="2019-05-31T12:22:00Z">
        <w:r w:rsidDel="00B33063">
          <w:delText xml:space="preserve">    },</w:delText>
        </w:r>
        <w:bookmarkStart w:id="20282" w:name="_Toc10201803"/>
        <w:bookmarkEnd w:id="20282"/>
      </w:del>
    </w:p>
    <w:p w14:paraId="37717AC7" w14:textId="421741DC" w:rsidR="00564C22" w:rsidDel="00B33063" w:rsidRDefault="009B1AF1" w:rsidP="00564C22">
      <w:pPr>
        <w:pStyle w:val="Code"/>
        <w:spacing w:line="259" w:lineRule="auto"/>
        <w:rPr>
          <w:del w:id="20283" w:author="Andreas Kuehne" w:date="2019-05-31T12:22:00Z"/>
        </w:rPr>
      </w:pPr>
      <w:del w:id="20284" w:author="Andreas Kuehne" w:date="2019-05-31T12:22:00Z">
        <w:r w:rsidDel="00B33063">
          <w:rPr>
            <w:color w:val="31849B" w:themeColor="accent5" w:themeShade="BF"/>
          </w:rPr>
          <w:delText xml:space="preserve">    "nsDecl"</w:delText>
        </w:r>
        <w:r w:rsidDel="00B33063">
          <w:delText>: {</w:delText>
        </w:r>
        <w:bookmarkStart w:id="20285" w:name="_Toc10201804"/>
        <w:bookmarkEnd w:id="20285"/>
      </w:del>
    </w:p>
    <w:p w14:paraId="17800374" w14:textId="5BB2F9D3" w:rsidR="00564C22" w:rsidDel="00B33063" w:rsidRDefault="009B1AF1" w:rsidP="00564C22">
      <w:pPr>
        <w:pStyle w:val="Code"/>
        <w:spacing w:line="259" w:lineRule="auto"/>
        <w:rPr>
          <w:del w:id="20286" w:author="Andreas Kuehne" w:date="2019-05-31T12:22:00Z"/>
        </w:rPr>
      </w:pPr>
      <w:del w:id="202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288" w:name="_Toc10201805"/>
        <w:bookmarkEnd w:id="20288"/>
      </w:del>
    </w:p>
    <w:p w14:paraId="251146D8" w14:textId="5C3C3983" w:rsidR="00564C22" w:rsidDel="00B33063" w:rsidRDefault="009B1AF1" w:rsidP="00564C22">
      <w:pPr>
        <w:pStyle w:val="Code"/>
        <w:spacing w:line="259" w:lineRule="auto"/>
        <w:rPr>
          <w:del w:id="20289" w:author="Andreas Kuehne" w:date="2019-05-31T12:22:00Z"/>
        </w:rPr>
      </w:pPr>
      <w:del w:id="20290" w:author="Andreas Kuehne" w:date="2019-05-31T12:22:00Z">
        <w:r w:rsidDel="00B33063">
          <w:rPr>
            <w:color w:val="31849B" w:themeColor="accent5" w:themeShade="BF"/>
          </w:rPr>
          <w:delText xml:space="preserve">      "items"</w:delText>
        </w:r>
        <w:r w:rsidDel="00B33063">
          <w:delText>: {</w:delText>
        </w:r>
        <w:bookmarkStart w:id="20291" w:name="_Toc10201806"/>
        <w:bookmarkEnd w:id="20291"/>
      </w:del>
    </w:p>
    <w:p w14:paraId="22D78DCF" w14:textId="6EBD8F39" w:rsidR="00564C22" w:rsidDel="00B33063" w:rsidRDefault="009B1AF1" w:rsidP="00564C22">
      <w:pPr>
        <w:pStyle w:val="Code"/>
        <w:spacing w:line="259" w:lineRule="auto"/>
        <w:rPr>
          <w:del w:id="20292" w:author="Andreas Kuehne" w:date="2019-05-31T12:22:00Z"/>
        </w:rPr>
      </w:pPr>
      <w:del w:id="2029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0294" w:name="_Toc10201807"/>
        <w:bookmarkEnd w:id="20294"/>
      </w:del>
    </w:p>
    <w:p w14:paraId="426800A9" w14:textId="36805817" w:rsidR="00564C22" w:rsidDel="00B33063" w:rsidRDefault="009B1AF1" w:rsidP="00564C22">
      <w:pPr>
        <w:pStyle w:val="Code"/>
        <w:spacing w:line="259" w:lineRule="auto"/>
        <w:rPr>
          <w:del w:id="20295" w:author="Andreas Kuehne" w:date="2019-05-31T12:22:00Z"/>
        </w:rPr>
      </w:pPr>
      <w:del w:id="20296" w:author="Andreas Kuehne" w:date="2019-05-31T12:22:00Z">
        <w:r w:rsidDel="00B33063">
          <w:delText xml:space="preserve">      }</w:delText>
        </w:r>
        <w:bookmarkStart w:id="20297" w:name="_Toc10201808"/>
        <w:bookmarkEnd w:id="20297"/>
      </w:del>
    </w:p>
    <w:p w14:paraId="2AEE31A8" w14:textId="0AE3336E" w:rsidR="00564C22" w:rsidDel="00B33063" w:rsidRDefault="009B1AF1" w:rsidP="00564C22">
      <w:pPr>
        <w:pStyle w:val="Code"/>
        <w:spacing w:line="259" w:lineRule="auto"/>
        <w:rPr>
          <w:del w:id="20298" w:author="Andreas Kuehne" w:date="2019-05-31T12:22:00Z"/>
        </w:rPr>
      </w:pPr>
      <w:del w:id="20299" w:author="Andreas Kuehne" w:date="2019-05-31T12:22:00Z">
        <w:r w:rsidDel="00B33063">
          <w:delText xml:space="preserve">    },</w:delText>
        </w:r>
        <w:bookmarkStart w:id="20300" w:name="_Toc10201809"/>
        <w:bookmarkEnd w:id="20300"/>
      </w:del>
    </w:p>
    <w:p w14:paraId="0EF3C0D8" w14:textId="71535582" w:rsidR="00564C22" w:rsidDel="00B33063" w:rsidRDefault="009B1AF1" w:rsidP="00564C22">
      <w:pPr>
        <w:pStyle w:val="Code"/>
        <w:spacing w:line="259" w:lineRule="auto"/>
        <w:rPr>
          <w:del w:id="20301" w:author="Andreas Kuehne" w:date="2019-05-31T12:22:00Z"/>
        </w:rPr>
      </w:pPr>
      <w:del w:id="20302" w:author="Andreas Kuehne" w:date="2019-05-31T12:22:00Z">
        <w:r w:rsidDel="00B33063">
          <w:rPr>
            <w:color w:val="31849B" w:themeColor="accent5" w:themeShade="BF"/>
          </w:rPr>
          <w:delText xml:space="preserve">    "alg"</w:delText>
        </w:r>
        <w:r w:rsidDel="00B33063">
          <w:delText>: {</w:delText>
        </w:r>
        <w:bookmarkStart w:id="20303" w:name="_Toc10201810"/>
        <w:bookmarkEnd w:id="20303"/>
      </w:del>
    </w:p>
    <w:p w14:paraId="3839C488" w14:textId="48810294" w:rsidR="00564C22" w:rsidDel="00B33063" w:rsidRDefault="009B1AF1" w:rsidP="00564C22">
      <w:pPr>
        <w:pStyle w:val="Code"/>
        <w:spacing w:line="259" w:lineRule="auto"/>
        <w:rPr>
          <w:del w:id="20304" w:author="Andreas Kuehne" w:date="2019-05-31T12:22:00Z"/>
        </w:rPr>
      </w:pPr>
      <w:del w:id="203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306" w:name="_Toc10201811"/>
        <w:bookmarkEnd w:id="20306"/>
      </w:del>
    </w:p>
    <w:p w14:paraId="1B3579BD" w14:textId="52D492AE" w:rsidR="00564C22" w:rsidDel="00B33063" w:rsidRDefault="009B1AF1" w:rsidP="00564C22">
      <w:pPr>
        <w:pStyle w:val="Code"/>
        <w:spacing w:line="259" w:lineRule="auto"/>
        <w:rPr>
          <w:del w:id="20307" w:author="Andreas Kuehne" w:date="2019-05-31T12:22:00Z"/>
        </w:rPr>
      </w:pPr>
      <w:del w:id="20308" w:author="Andreas Kuehne" w:date="2019-05-31T12:22:00Z">
        <w:r w:rsidDel="00B33063">
          <w:delText xml:space="preserve">    }</w:delText>
        </w:r>
        <w:bookmarkStart w:id="20309" w:name="_Toc10201812"/>
        <w:bookmarkEnd w:id="20309"/>
      </w:del>
    </w:p>
    <w:p w14:paraId="6D8C0373" w14:textId="26539C6C" w:rsidR="00564C22" w:rsidDel="00B33063" w:rsidRDefault="009B1AF1" w:rsidP="00564C22">
      <w:pPr>
        <w:pStyle w:val="Code"/>
        <w:spacing w:line="259" w:lineRule="auto"/>
        <w:rPr>
          <w:del w:id="20310" w:author="Andreas Kuehne" w:date="2019-05-31T12:22:00Z"/>
        </w:rPr>
      </w:pPr>
      <w:del w:id="20311" w:author="Andreas Kuehne" w:date="2019-05-31T12:22:00Z">
        <w:r w:rsidDel="00B33063">
          <w:delText xml:space="preserve">  },</w:delText>
        </w:r>
        <w:bookmarkStart w:id="20312" w:name="_Toc10201813"/>
        <w:bookmarkEnd w:id="20312"/>
      </w:del>
    </w:p>
    <w:p w14:paraId="2F6D5108" w14:textId="58A045E7" w:rsidR="00564C22" w:rsidDel="00B33063" w:rsidRDefault="009B1AF1" w:rsidP="00564C22">
      <w:pPr>
        <w:pStyle w:val="Code"/>
        <w:spacing w:line="259" w:lineRule="auto"/>
        <w:rPr>
          <w:del w:id="20313" w:author="Andreas Kuehne" w:date="2019-05-31T12:22:00Z"/>
        </w:rPr>
      </w:pPr>
      <w:del w:id="2031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20315" w:name="_Toc10201814"/>
        <w:bookmarkEnd w:id="20315"/>
      </w:del>
    </w:p>
    <w:p w14:paraId="0FCA7C4C" w14:textId="6D155269" w:rsidR="00564C22" w:rsidDel="00B33063" w:rsidRDefault="009B1AF1" w:rsidP="00564C22">
      <w:pPr>
        <w:pStyle w:val="Code"/>
        <w:spacing w:line="259" w:lineRule="auto"/>
        <w:rPr>
          <w:del w:id="20316" w:author="Andreas Kuehne" w:date="2019-05-31T12:22:00Z"/>
        </w:rPr>
      </w:pPr>
      <w:del w:id="20317" w:author="Andreas Kuehne" w:date="2019-05-31T12:22:00Z">
        <w:r w:rsidDel="00B33063">
          <w:delText>}</w:delText>
        </w:r>
        <w:bookmarkStart w:id="20318" w:name="_Toc10201815"/>
        <w:bookmarkEnd w:id="20318"/>
      </w:del>
    </w:p>
    <w:p w14:paraId="660F21A9" w14:textId="6607776F" w:rsidR="00564C22" w:rsidDel="00B33063" w:rsidRDefault="00564C22" w:rsidP="00564C22">
      <w:pPr>
        <w:rPr>
          <w:del w:id="20319" w:author="Andreas Kuehne" w:date="2019-05-31T12:22:00Z"/>
        </w:rPr>
      </w:pPr>
      <w:bookmarkStart w:id="20320" w:name="_Toc10201816"/>
      <w:bookmarkEnd w:id="20320"/>
    </w:p>
    <w:p w14:paraId="6D8B371E" w14:textId="40976D83" w:rsidR="00564C22" w:rsidDel="00B33063" w:rsidRDefault="009B1AF1" w:rsidP="00564C22">
      <w:pPr>
        <w:pStyle w:val="berschrift4"/>
        <w:rPr>
          <w:del w:id="20321" w:author="Andreas Kuehne" w:date="2019-05-31T12:22:00Z"/>
        </w:rPr>
      </w:pPr>
      <w:bookmarkStart w:id="20322" w:name="_Toc482893916"/>
      <w:del w:id="20323" w:author="Andreas Kuehne" w:date="2019-05-31T12:22:00Z">
        <w:r w:rsidDel="00B33063">
          <w:delText>Transform – XML Syntax</w:delText>
        </w:r>
        <w:bookmarkStart w:id="20324" w:name="_Toc10201817"/>
        <w:bookmarkEnd w:id="20322"/>
        <w:bookmarkEnd w:id="20324"/>
      </w:del>
    </w:p>
    <w:p w14:paraId="10CE7B3A" w14:textId="2A9EBC7D" w:rsidR="00564C22" w:rsidRPr="5404FA76" w:rsidDel="00B33063" w:rsidRDefault="009B1AF1" w:rsidP="00564C22">
      <w:pPr>
        <w:rPr>
          <w:del w:id="20325" w:author="Andreas Kuehne" w:date="2019-05-31T12:22:00Z"/>
        </w:rPr>
      </w:pPr>
      <w:del w:id="20326"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Del="00B33063">
          <w:delText xml:space="preserve"> The original definition of this element uses the 'mixed' content attribute. To support non-XML syntax using a common object model the attribute is dropped and a 'value' component is introduced.</w:delText>
        </w:r>
        <w:r w:rsidRPr="0CCF9147" w:rsidDel="00B33063">
          <w:delText xml:space="preserve">The XML type </w:delText>
        </w:r>
        <w:r w:rsidRPr="002062A5" w:rsidDel="00B33063">
          <w:rPr>
            <w:rFonts w:ascii="Courier New" w:eastAsia="Courier New" w:hAnsi="Courier New" w:cs="Courier New"/>
          </w:rPr>
          <w:delText>TransformType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w:delText>
        </w:r>
        <w:r w:rsidDel="00B33063">
          <w:delText xml:space="preserve"> </w:delText>
        </w:r>
        <w:r w:rsidRPr="005A6FFD" w:rsidDel="00B33063">
          <w:delText>component.</w:delText>
        </w:r>
        <w:bookmarkStart w:id="20327" w:name="_Toc10201818"/>
        <w:bookmarkEnd w:id="20327"/>
      </w:del>
    </w:p>
    <w:p w14:paraId="5C5A2753" w14:textId="1E605A96" w:rsidR="00564C22" w:rsidDel="00B33063" w:rsidRDefault="009B1AF1" w:rsidP="00564C22">
      <w:pPr>
        <w:rPr>
          <w:del w:id="20328" w:author="Andreas Kuehne" w:date="2019-05-31T12:22:00Z"/>
        </w:rPr>
      </w:pPr>
      <w:del w:id="2032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0330" w:name="_Toc10201819"/>
        <w:bookmarkEnd w:id="20330"/>
      </w:del>
    </w:p>
    <w:p w14:paraId="09A39165" w14:textId="58AF0D9C" w:rsidR="00564C22" w:rsidDel="00B33063" w:rsidRDefault="009B1AF1" w:rsidP="00564C22">
      <w:pPr>
        <w:pStyle w:val="Code"/>
        <w:rPr>
          <w:del w:id="20331" w:author="Andreas Kuehne" w:date="2019-05-31T12:22:00Z"/>
        </w:rPr>
      </w:pPr>
      <w:del w:id="2033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TransformType</w:delText>
        </w:r>
        <w:r w:rsidDel="00B33063">
          <w:rPr>
            <w:color w:val="943634" w:themeColor="accent2" w:themeShade="BF"/>
          </w:rPr>
          <w:delText>"</w:delText>
        </w:r>
        <w:r w:rsidDel="00B33063">
          <w:rPr>
            <w:color w:val="31849B" w:themeColor="accent5" w:themeShade="BF"/>
          </w:rPr>
          <w:delText>&gt;</w:delText>
        </w:r>
        <w:bookmarkStart w:id="20333" w:name="_Toc10201820"/>
        <w:bookmarkEnd w:id="20333"/>
      </w:del>
    </w:p>
    <w:p w14:paraId="630D74EE" w14:textId="6D64E6EB" w:rsidR="00564C22" w:rsidDel="00B33063" w:rsidRDefault="009B1AF1" w:rsidP="00564C22">
      <w:pPr>
        <w:pStyle w:val="Code"/>
        <w:rPr>
          <w:del w:id="20334" w:author="Andreas Kuehne" w:date="2019-05-31T12:22:00Z"/>
        </w:rPr>
      </w:pPr>
      <w:del w:id="20335" w:author="Andreas Kuehne" w:date="2019-05-31T12:22:00Z">
        <w:r w:rsidDel="00B33063">
          <w:rPr>
            <w:color w:val="31849B" w:themeColor="accent5" w:themeShade="BF"/>
          </w:rPr>
          <w:delText xml:space="preserve">  &lt;xs:sequence&gt;</w:delText>
        </w:r>
        <w:bookmarkStart w:id="20336" w:name="_Toc10201821"/>
        <w:bookmarkEnd w:id="20336"/>
      </w:del>
    </w:p>
    <w:p w14:paraId="164BB2DE" w14:textId="1E5BF750" w:rsidR="00564C22" w:rsidDel="00B33063" w:rsidRDefault="009B1AF1" w:rsidP="00564C22">
      <w:pPr>
        <w:pStyle w:val="Code"/>
        <w:rPr>
          <w:del w:id="20337" w:author="Andreas Kuehne" w:date="2019-05-31T12:22:00Z"/>
        </w:rPr>
      </w:pPr>
      <w:del w:id="2033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39" w:name="_Toc10201822"/>
        <w:bookmarkEnd w:id="20339"/>
      </w:del>
    </w:p>
    <w:p w14:paraId="7119B168" w14:textId="5A4A70E4" w:rsidR="00564C22" w:rsidDel="00B33063" w:rsidRDefault="009B1AF1" w:rsidP="00564C22">
      <w:pPr>
        <w:pStyle w:val="Code"/>
        <w:rPr>
          <w:del w:id="20340" w:author="Andreas Kuehne" w:date="2019-05-31T12:22:00Z"/>
        </w:rPr>
      </w:pPr>
      <w:del w:id="203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42" w:name="_Toc10201823"/>
        <w:bookmarkEnd w:id="20342"/>
      </w:del>
    </w:p>
    <w:p w14:paraId="01B7DCEB" w14:textId="5C25FF01" w:rsidR="00564C22" w:rsidDel="00B33063" w:rsidRDefault="009B1AF1" w:rsidP="00564C22">
      <w:pPr>
        <w:pStyle w:val="Code"/>
        <w:rPr>
          <w:del w:id="20343" w:author="Andreas Kuehne" w:date="2019-05-31T12:22:00Z"/>
        </w:rPr>
      </w:pPr>
      <w:del w:id="2034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45" w:name="_Toc10201824"/>
        <w:bookmarkEnd w:id="20345"/>
      </w:del>
    </w:p>
    <w:p w14:paraId="05A2D9D9" w14:textId="0374B1C5" w:rsidR="00564C22" w:rsidDel="00B33063" w:rsidRDefault="009B1AF1" w:rsidP="00564C22">
      <w:pPr>
        <w:pStyle w:val="Code"/>
        <w:rPr>
          <w:del w:id="20346" w:author="Andreas Kuehne" w:date="2019-05-31T12:22:00Z"/>
        </w:rPr>
      </w:pPr>
      <w:del w:id="203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48" w:name="_Toc10201825"/>
        <w:bookmarkEnd w:id="20348"/>
      </w:del>
    </w:p>
    <w:p w14:paraId="538C0F55" w14:textId="28B73639" w:rsidR="00564C22" w:rsidDel="00B33063" w:rsidRDefault="009B1AF1" w:rsidP="00564C22">
      <w:pPr>
        <w:pStyle w:val="Code"/>
        <w:rPr>
          <w:del w:id="20349" w:author="Andreas Kuehne" w:date="2019-05-31T12:22:00Z"/>
        </w:rPr>
      </w:pPr>
      <w:del w:id="20350" w:author="Andreas Kuehne" w:date="2019-05-31T12:22:00Z">
        <w:r w:rsidDel="00B33063">
          <w:rPr>
            <w:color w:val="31849B" w:themeColor="accent5" w:themeShade="BF"/>
          </w:rPr>
          <w:delText xml:space="preserve">  &lt;/xs:sequence&gt;</w:delText>
        </w:r>
        <w:bookmarkStart w:id="20351" w:name="_Toc10201826"/>
        <w:bookmarkEnd w:id="20351"/>
      </w:del>
    </w:p>
    <w:p w14:paraId="3F3514E0" w14:textId="6F4562A4" w:rsidR="00564C22" w:rsidDel="00B33063" w:rsidRDefault="009B1AF1" w:rsidP="00564C22">
      <w:pPr>
        <w:pStyle w:val="Code"/>
        <w:rPr>
          <w:del w:id="20352" w:author="Andreas Kuehne" w:date="2019-05-31T12:22:00Z"/>
        </w:rPr>
      </w:pPr>
      <w:del w:id="2035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0354" w:name="_Toc10201827"/>
        <w:bookmarkEnd w:id="20354"/>
      </w:del>
    </w:p>
    <w:p w14:paraId="726E9A3B" w14:textId="40D03F78" w:rsidR="00564C22" w:rsidDel="00B33063" w:rsidRDefault="009B1AF1" w:rsidP="00564C22">
      <w:pPr>
        <w:pStyle w:val="Code"/>
        <w:rPr>
          <w:del w:id="20355" w:author="Andreas Kuehne" w:date="2019-05-31T12:22:00Z"/>
        </w:rPr>
      </w:pPr>
      <w:del w:id="20356" w:author="Andreas Kuehne" w:date="2019-05-31T12:22:00Z">
        <w:r w:rsidDel="00B33063">
          <w:rPr>
            <w:color w:val="31849B" w:themeColor="accent5" w:themeShade="BF"/>
          </w:rPr>
          <w:delText>&lt;/xs:complexType&gt;</w:delText>
        </w:r>
        <w:bookmarkStart w:id="20357" w:name="_Toc10201828"/>
        <w:bookmarkEnd w:id="20357"/>
      </w:del>
    </w:p>
    <w:p w14:paraId="181FC6DE" w14:textId="029BE6AE" w:rsidR="00564C22" w:rsidDel="00B33063" w:rsidRDefault="009B1AF1" w:rsidP="00564C22">
      <w:pPr>
        <w:spacing w:line="259" w:lineRule="auto"/>
        <w:rPr>
          <w:del w:id="20358" w:author="Andreas Kuehne" w:date="2019-05-31T12:22:00Z"/>
        </w:rPr>
      </w:pPr>
      <w:del w:id="2035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TransformType</w:delText>
        </w:r>
        <w:r w:rsidRPr="71C71F8C" w:rsidDel="00B33063">
          <w:delText xml:space="preserve"> </w:delText>
        </w:r>
        <w:r w:rsidDel="00B33063">
          <w:delText xml:space="preserve">XML element SHALL implement in XML syntax the sub-component that has a name equal to its local name. </w:delText>
        </w:r>
        <w:bookmarkStart w:id="20360" w:name="_Toc10201829"/>
        <w:bookmarkEnd w:id="20360"/>
      </w:del>
    </w:p>
    <w:p w14:paraId="161CE8D3" w14:textId="77D12161" w:rsidR="00564C22" w:rsidDel="00B33063" w:rsidRDefault="009B1AF1" w:rsidP="00564C22">
      <w:pPr>
        <w:pStyle w:val="berschrift2"/>
        <w:rPr>
          <w:del w:id="20361" w:author="Andreas Kuehne" w:date="2019-05-31T12:22:00Z"/>
        </w:rPr>
      </w:pPr>
      <w:del w:id="20362" w:author="Andreas Kuehne" w:date="2019-05-31T12:22:00Z">
        <w:r w:rsidDel="00B33063">
          <w:delText>Element / JSON name lookup tables</w:delText>
        </w:r>
        <w:bookmarkStart w:id="20363" w:name="_Toc10201830"/>
        <w:bookmarkEnd w:id="20363"/>
      </w:del>
    </w:p>
    <w:p w14:paraId="6E1CA6A3" w14:textId="1E5B58F6" w:rsidR="00564C22" w:rsidDel="00B33063" w:rsidRDefault="009B1AF1" w:rsidP="00564C22">
      <w:pPr>
        <w:rPr>
          <w:del w:id="20364" w:author="Andreas Kuehne" w:date="2019-05-31T12:22:00Z"/>
        </w:rPr>
      </w:pPr>
      <w:del w:id="20365" w:author="Andreas Kuehne" w:date="2019-05-31T12:22:00Z">
        <w:r w:rsidDel="00B33063">
          <w:delText>The subsequent table allows to find the names of a component's element for a given JSON member name.</w:delText>
        </w:r>
        <w:bookmarkStart w:id="20366" w:name="_Toc10201831"/>
        <w:bookmarkEnd w:id="20366"/>
      </w:del>
    </w:p>
    <w:tbl>
      <w:tblPr>
        <w:tblStyle w:val="Gitternetztabelle1hell1"/>
        <w:tblW w:w="0" w:type="auto"/>
        <w:tblLook w:val="04A0" w:firstRow="1" w:lastRow="0" w:firstColumn="1" w:lastColumn="0" w:noHBand="0" w:noVBand="1"/>
      </w:tblPr>
      <w:tblGrid>
        <w:gridCol w:w="4675"/>
        <w:gridCol w:w="4675"/>
      </w:tblGrid>
      <w:tr w:rsidR="00564C22" w:rsidDel="00B33063" w14:paraId="112437FB" w14:textId="0E3489D6" w:rsidTr="00564C22">
        <w:trPr>
          <w:cnfStyle w:val="100000000000" w:firstRow="1" w:lastRow="0" w:firstColumn="0" w:lastColumn="0" w:oddVBand="0" w:evenVBand="0" w:oddHBand="0" w:evenHBand="0" w:firstRowFirstColumn="0" w:firstRowLastColumn="0" w:lastRowFirstColumn="0" w:lastRowLastColumn="0"/>
          <w:del w:id="203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31C010" w14:textId="46556B99" w:rsidR="00564C22" w:rsidDel="00B33063" w:rsidRDefault="009B1AF1" w:rsidP="00564C22">
            <w:pPr>
              <w:pStyle w:val="Beschriftung"/>
              <w:rPr>
                <w:del w:id="20368" w:author="Andreas Kuehne" w:date="2019-05-31T12:22:00Z"/>
              </w:rPr>
            </w:pPr>
            <w:del w:id="20369" w:author="Andreas Kuehne" w:date="2019-05-31T12:22:00Z">
              <w:r w:rsidDel="00B33063">
                <w:delText>JSON member name</w:delText>
              </w:r>
              <w:bookmarkStart w:id="20370" w:name="_Toc10201832"/>
              <w:bookmarkEnd w:id="20370"/>
            </w:del>
          </w:p>
        </w:tc>
        <w:tc>
          <w:tcPr>
            <w:tcW w:w="4675" w:type="dxa"/>
          </w:tcPr>
          <w:p w14:paraId="7BA20199" w14:textId="623B0B7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371" w:author="Andreas Kuehne" w:date="2019-05-31T12:22:00Z"/>
              </w:rPr>
            </w:pPr>
            <w:del w:id="20372" w:author="Andreas Kuehne" w:date="2019-05-31T12:22:00Z">
              <w:r w:rsidDel="00B33063">
                <w:delText>mapped from element name</w:delText>
              </w:r>
              <w:bookmarkStart w:id="20373" w:name="_Toc10201833"/>
              <w:bookmarkEnd w:id="20373"/>
            </w:del>
          </w:p>
        </w:tc>
        <w:bookmarkStart w:id="20374" w:name="_Toc10201834"/>
        <w:bookmarkEnd w:id="20374"/>
      </w:tr>
      <w:tr w:rsidR="00564C22" w:rsidDel="00B33063" w14:paraId="5A2816A1" w14:textId="54E1E042" w:rsidTr="00564C22">
        <w:trPr>
          <w:del w:id="203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845327" w14:textId="4A14B452" w:rsidR="00564C22" w:rsidRPr="002062A5" w:rsidDel="00B33063" w:rsidRDefault="009B1AF1" w:rsidP="00564C22">
            <w:pPr>
              <w:pStyle w:val="Beschriftung"/>
              <w:rPr>
                <w:del w:id="20376" w:author="Andreas Kuehne" w:date="2019-05-31T12:22:00Z"/>
                <w:rStyle w:val="Datatype"/>
                <w:b w:val="0"/>
                <w:bCs w:val="0"/>
              </w:rPr>
            </w:pPr>
            <w:del w:id="20377" w:author="Andreas Kuehne" w:date="2019-05-31T12:22:00Z">
              <w:r w:rsidRPr="002062A5" w:rsidDel="00B33063">
                <w:rPr>
                  <w:rStyle w:val="Datatype"/>
                </w:rPr>
                <w:delText>additionalTimeInfo</w:delText>
              </w:r>
              <w:bookmarkStart w:id="20378" w:name="_Toc10201835"/>
              <w:bookmarkEnd w:id="20378"/>
            </w:del>
          </w:p>
        </w:tc>
        <w:tc>
          <w:tcPr>
            <w:tcW w:w="4675" w:type="dxa"/>
          </w:tcPr>
          <w:p w14:paraId="3076D723" w14:textId="6F9226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379" w:author="Andreas Kuehne" w:date="2019-05-31T12:22:00Z"/>
                <w:rStyle w:val="Datatype"/>
              </w:rPr>
            </w:pPr>
            <w:del w:id="20380" w:author="Andreas Kuehne" w:date="2019-05-31T12:22:00Z">
              <w:r w:rsidRPr="002062A5" w:rsidDel="00B33063">
                <w:rPr>
                  <w:rStyle w:val="Datatype"/>
                </w:rPr>
                <w:delText>AdditionalTimeInfo</w:delText>
              </w:r>
              <w:bookmarkStart w:id="20381" w:name="_Toc10201836"/>
              <w:bookmarkEnd w:id="20381"/>
            </w:del>
          </w:p>
        </w:tc>
        <w:bookmarkStart w:id="20382" w:name="_Toc10201837"/>
        <w:bookmarkEnd w:id="20382"/>
      </w:tr>
      <w:tr w:rsidR="00564C22" w:rsidDel="00B33063" w14:paraId="2E363F1B" w14:textId="79393061" w:rsidTr="00564C22">
        <w:trPr>
          <w:del w:id="203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F9122D" w14:textId="5C801237" w:rsidR="00564C22" w:rsidRPr="002062A5" w:rsidDel="00B33063" w:rsidRDefault="009B1AF1" w:rsidP="00564C22">
            <w:pPr>
              <w:pStyle w:val="Beschriftung"/>
              <w:rPr>
                <w:del w:id="20384" w:author="Andreas Kuehne" w:date="2019-05-31T12:22:00Z"/>
                <w:rStyle w:val="Datatype"/>
                <w:b w:val="0"/>
                <w:bCs w:val="0"/>
              </w:rPr>
            </w:pPr>
            <w:del w:id="20385" w:author="Andreas Kuehne" w:date="2019-05-31T12:22:00Z">
              <w:r w:rsidRPr="002062A5" w:rsidDel="00B33063">
                <w:rPr>
                  <w:rStyle w:val="Datatype"/>
                </w:rPr>
                <w:delText>addKeyInfo</w:delText>
              </w:r>
              <w:bookmarkStart w:id="20386" w:name="_Toc10201838"/>
              <w:bookmarkEnd w:id="20386"/>
            </w:del>
          </w:p>
        </w:tc>
        <w:tc>
          <w:tcPr>
            <w:tcW w:w="4675" w:type="dxa"/>
          </w:tcPr>
          <w:p w14:paraId="443B3392" w14:textId="2F8AC1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387" w:author="Andreas Kuehne" w:date="2019-05-31T12:22:00Z"/>
                <w:rStyle w:val="Datatype"/>
              </w:rPr>
            </w:pPr>
            <w:del w:id="20388" w:author="Andreas Kuehne" w:date="2019-05-31T12:22:00Z">
              <w:r w:rsidRPr="002062A5" w:rsidDel="00B33063">
                <w:rPr>
                  <w:rStyle w:val="Datatype"/>
                </w:rPr>
                <w:delText>AdditionalKeyInfo</w:delText>
              </w:r>
              <w:bookmarkStart w:id="20389" w:name="_Toc10201839"/>
              <w:bookmarkEnd w:id="20389"/>
            </w:del>
          </w:p>
        </w:tc>
        <w:bookmarkStart w:id="20390" w:name="_Toc10201840"/>
        <w:bookmarkEnd w:id="20390"/>
      </w:tr>
      <w:tr w:rsidR="00564C22" w:rsidDel="00B33063" w14:paraId="7E827DBC" w14:textId="5F0AFB3B" w:rsidTr="00564C22">
        <w:trPr>
          <w:del w:id="203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1FCB31" w14:textId="414C8FE7" w:rsidR="00564C22" w:rsidRPr="002062A5" w:rsidDel="00B33063" w:rsidRDefault="009B1AF1" w:rsidP="00564C22">
            <w:pPr>
              <w:pStyle w:val="Beschriftung"/>
              <w:rPr>
                <w:del w:id="20392" w:author="Andreas Kuehne" w:date="2019-05-31T12:22:00Z"/>
                <w:rStyle w:val="Datatype"/>
                <w:b w:val="0"/>
                <w:bCs w:val="0"/>
              </w:rPr>
            </w:pPr>
            <w:del w:id="20393" w:author="Andreas Kuehne" w:date="2019-05-31T12:22:00Z">
              <w:r w:rsidRPr="002062A5" w:rsidDel="00B33063">
                <w:rPr>
                  <w:rStyle w:val="Datatype"/>
                </w:rPr>
                <w:delText>alg</w:delText>
              </w:r>
              <w:bookmarkStart w:id="20394" w:name="_Toc10201841"/>
              <w:bookmarkEnd w:id="20394"/>
            </w:del>
          </w:p>
        </w:tc>
        <w:tc>
          <w:tcPr>
            <w:tcW w:w="4675" w:type="dxa"/>
          </w:tcPr>
          <w:p w14:paraId="48C31594" w14:textId="03A47B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395" w:author="Andreas Kuehne" w:date="2019-05-31T12:22:00Z"/>
                <w:rStyle w:val="Datatype"/>
              </w:rPr>
            </w:pPr>
            <w:del w:id="20396" w:author="Andreas Kuehne" w:date="2019-05-31T12:22:00Z">
              <w:r w:rsidRPr="002062A5" w:rsidDel="00B33063">
                <w:rPr>
                  <w:rStyle w:val="Datatype"/>
                </w:rPr>
                <w:delText>Algorithm</w:delText>
              </w:r>
              <w:bookmarkStart w:id="20397" w:name="_Toc10201842"/>
              <w:bookmarkEnd w:id="20397"/>
            </w:del>
          </w:p>
          <w:p w14:paraId="7F1FB57D" w14:textId="4226A1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398" w:author="Andreas Kuehne" w:date="2019-05-31T12:22:00Z"/>
                <w:rStyle w:val="Datatype"/>
              </w:rPr>
            </w:pPr>
            <w:del w:id="20399" w:author="Andreas Kuehne" w:date="2019-05-31T12:22:00Z">
              <w:r w:rsidRPr="002062A5" w:rsidDel="00B33063">
                <w:rPr>
                  <w:rStyle w:val="Datatype"/>
                </w:rPr>
                <w:delText>DigestMethod</w:delText>
              </w:r>
              <w:bookmarkStart w:id="20400" w:name="_Toc10201843"/>
              <w:bookmarkEnd w:id="20400"/>
            </w:del>
          </w:p>
        </w:tc>
        <w:bookmarkStart w:id="20401" w:name="_Toc10201844"/>
        <w:bookmarkEnd w:id="20401"/>
      </w:tr>
      <w:tr w:rsidR="00564C22" w:rsidDel="00B33063" w14:paraId="5F83B96F" w14:textId="3934BEF6" w:rsidTr="00564C22">
        <w:trPr>
          <w:del w:id="204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1E82EA" w14:textId="2B5D6165" w:rsidR="00564C22" w:rsidRPr="002062A5" w:rsidDel="00B33063" w:rsidRDefault="009B1AF1" w:rsidP="00564C22">
            <w:pPr>
              <w:pStyle w:val="Beschriftung"/>
              <w:rPr>
                <w:del w:id="20403" w:author="Andreas Kuehne" w:date="2019-05-31T12:22:00Z"/>
                <w:rStyle w:val="Datatype"/>
                <w:b w:val="0"/>
                <w:bCs w:val="0"/>
              </w:rPr>
            </w:pPr>
            <w:del w:id="20404" w:author="Andreas Kuehne" w:date="2019-05-31T12:22:00Z">
              <w:r w:rsidRPr="002062A5" w:rsidDel="00B33063">
                <w:rPr>
                  <w:rStyle w:val="Datatype"/>
                </w:rPr>
                <w:delText>attRef</w:delText>
              </w:r>
              <w:bookmarkStart w:id="20405" w:name="_Toc10201845"/>
              <w:bookmarkEnd w:id="20405"/>
            </w:del>
          </w:p>
        </w:tc>
        <w:tc>
          <w:tcPr>
            <w:tcW w:w="4675" w:type="dxa"/>
          </w:tcPr>
          <w:p w14:paraId="00914153" w14:textId="755782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06" w:author="Andreas Kuehne" w:date="2019-05-31T12:22:00Z"/>
                <w:rStyle w:val="Datatype"/>
              </w:rPr>
            </w:pPr>
            <w:del w:id="20407" w:author="Andreas Kuehne" w:date="2019-05-31T12:22:00Z">
              <w:r w:rsidRPr="002062A5" w:rsidDel="00B33063">
                <w:rPr>
                  <w:rStyle w:val="Datatype"/>
                </w:rPr>
                <w:delText>AttRef</w:delText>
              </w:r>
              <w:bookmarkStart w:id="20408" w:name="_Toc10201846"/>
              <w:bookmarkEnd w:id="20408"/>
            </w:del>
          </w:p>
        </w:tc>
        <w:bookmarkStart w:id="20409" w:name="_Toc10201847"/>
        <w:bookmarkEnd w:id="20409"/>
      </w:tr>
      <w:tr w:rsidR="00564C22" w:rsidDel="00B33063" w14:paraId="380A7F7E" w14:textId="40E1C890" w:rsidTr="00564C22">
        <w:trPr>
          <w:del w:id="204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6DBE93" w14:textId="784E3F52" w:rsidR="00564C22" w:rsidRPr="002062A5" w:rsidDel="00B33063" w:rsidRDefault="009B1AF1" w:rsidP="00564C22">
            <w:pPr>
              <w:pStyle w:val="Beschriftung"/>
              <w:rPr>
                <w:del w:id="20411" w:author="Andreas Kuehne" w:date="2019-05-31T12:22:00Z"/>
                <w:rStyle w:val="Datatype"/>
                <w:b w:val="0"/>
                <w:bCs w:val="0"/>
              </w:rPr>
            </w:pPr>
            <w:del w:id="20412" w:author="Andreas Kuehne" w:date="2019-05-31T12:22:00Z">
              <w:r w:rsidRPr="002062A5" w:rsidDel="00B33063">
                <w:rPr>
                  <w:rStyle w:val="Datatype"/>
                </w:rPr>
                <w:delText>attURI</w:delText>
              </w:r>
              <w:bookmarkStart w:id="20413" w:name="_Toc10201848"/>
              <w:bookmarkEnd w:id="20413"/>
            </w:del>
          </w:p>
        </w:tc>
        <w:tc>
          <w:tcPr>
            <w:tcW w:w="4675" w:type="dxa"/>
          </w:tcPr>
          <w:p w14:paraId="1C34FE3F" w14:textId="6FC057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14" w:author="Andreas Kuehne" w:date="2019-05-31T12:22:00Z"/>
                <w:rStyle w:val="Datatype"/>
              </w:rPr>
            </w:pPr>
            <w:del w:id="20415" w:author="Andreas Kuehne" w:date="2019-05-31T12:22:00Z">
              <w:r w:rsidRPr="002062A5" w:rsidDel="00B33063">
                <w:rPr>
                  <w:rStyle w:val="Datatype"/>
                </w:rPr>
                <w:delText>AttRefURI</w:delText>
              </w:r>
              <w:bookmarkStart w:id="20416" w:name="_Toc10201849"/>
              <w:bookmarkEnd w:id="20416"/>
            </w:del>
          </w:p>
        </w:tc>
        <w:bookmarkStart w:id="20417" w:name="_Toc10201850"/>
        <w:bookmarkEnd w:id="20417"/>
      </w:tr>
      <w:tr w:rsidR="00564C22" w:rsidDel="00B33063" w14:paraId="3A315099" w14:textId="2C841A8C" w:rsidTr="00564C22">
        <w:trPr>
          <w:del w:id="204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9DEFE" w14:textId="6E749537" w:rsidR="00564C22" w:rsidRPr="002062A5" w:rsidDel="00B33063" w:rsidRDefault="009B1AF1" w:rsidP="00564C22">
            <w:pPr>
              <w:pStyle w:val="Beschriftung"/>
              <w:rPr>
                <w:del w:id="20419" w:author="Andreas Kuehne" w:date="2019-05-31T12:22:00Z"/>
                <w:rStyle w:val="Datatype"/>
                <w:b w:val="0"/>
                <w:bCs w:val="0"/>
              </w:rPr>
            </w:pPr>
            <w:del w:id="20420" w:author="Andreas Kuehne" w:date="2019-05-31T12:22:00Z">
              <w:r w:rsidRPr="002062A5" w:rsidDel="00B33063">
                <w:rPr>
                  <w:rStyle w:val="Datatype"/>
                </w:rPr>
                <w:delText>aud</w:delText>
              </w:r>
              <w:bookmarkStart w:id="20421" w:name="_Toc10201851"/>
              <w:bookmarkEnd w:id="20421"/>
            </w:del>
          </w:p>
        </w:tc>
        <w:tc>
          <w:tcPr>
            <w:tcW w:w="4675" w:type="dxa"/>
          </w:tcPr>
          <w:p w14:paraId="2C7C5E10" w14:textId="0CC63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22" w:author="Andreas Kuehne" w:date="2019-05-31T12:22:00Z"/>
                <w:rStyle w:val="Datatype"/>
              </w:rPr>
            </w:pPr>
            <w:del w:id="20423" w:author="Andreas Kuehne" w:date="2019-05-31T12:22:00Z">
              <w:r w:rsidRPr="002062A5" w:rsidDel="00B33063">
                <w:rPr>
                  <w:rStyle w:val="Datatype"/>
                </w:rPr>
                <w:delText>IntendedAudience</w:delText>
              </w:r>
              <w:bookmarkStart w:id="20424" w:name="_Toc10201852"/>
              <w:bookmarkEnd w:id="20424"/>
            </w:del>
          </w:p>
        </w:tc>
        <w:bookmarkStart w:id="20425" w:name="_Toc10201853"/>
        <w:bookmarkEnd w:id="20425"/>
      </w:tr>
      <w:tr w:rsidR="00564C22" w:rsidDel="00B33063" w14:paraId="0E6FA6E3" w14:textId="3B6D1255" w:rsidTr="00564C22">
        <w:trPr>
          <w:del w:id="204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EDCDAF" w14:textId="5828487F" w:rsidR="00564C22" w:rsidRPr="002062A5" w:rsidDel="00B33063" w:rsidRDefault="009B1AF1" w:rsidP="00564C22">
            <w:pPr>
              <w:pStyle w:val="Beschriftung"/>
              <w:rPr>
                <w:del w:id="20427" w:author="Andreas Kuehne" w:date="2019-05-31T12:22:00Z"/>
                <w:rStyle w:val="Datatype"/>
                <w:b w:val="0"/>
                <w:bCs w:val="0"/>
              </w:rPr>
            </w:pPr>
            <w:del w:id="20428" w:author="Andreas Kuehne" w:date="2019-05-31T12:22:00Z">
              <w:r w:rsidRPr="002062A5" w:rsidDel="00B33063">
                <w:rPr>
                  <w:rStyle w:val="Datatype"/>
                </w:rPr>
                <w:delText>augSig</w:delText>
              </w:r>
              <w:bookmarkStart w:id="20429" w:name="_Toc10201854"/>
              <w:bookmarkEnd w:id="20429"/>
            </w:del>
          </w:p>
        </w:tc>
        <w:tc>
          <w:tcPr>
            <w:tcW w:w="4675" w:type="dxa"/>
          </w:tcPr>
          <w:p w14:paraId="0DF86CB9" w14:textId="61D820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30" w:author="Andreas Kuehne" w:date="2019-05-31T12:22:00Z"/>
                <w:rStyle w:val="Datatype"/>
              </w:rPr>
            </w:pPr>
            <w:del w:id="20431" w:author="Andreas Kuehne" w:date="2019-05-31T12:22:00Z">
              <w:r w:rsidRPr="002062A5" w:rsidDel="00B33063">
                <w:rPr>
                  <w:rStyle w:val="Datatype"/>
                </w:rPr>
                <w:delText>AugmentedSignature</w:delText>
              </w:r>
              <w:bookmarkStart w:id="20432" w:name="_Toc10201855"/>
              <w:bookmarkEnd w:id="20432"/>
            </w:del>
          </w:p>
        </w:tc>
        <w:bookmarkStart w:id="20433" w:name="_Toc10201856"/>
        <w:bookmarkEnd w:id="20433"/>
      </w:tr>
      <w:tr w:rsidR="00564C22" w:rsidDel="00B33063" w14:paraId="4739BA3A" w14:textId="5A8EDC4E" w:rsidTr="00564C22">
        <w:trPr>
          <w:del w:id="204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621659" w14:textId="5D151F78" w:rsidR="00564C22" w:rsidRPr="002062A5" w:rsidDel="00B33063" w:rsidRDefault="009B1AF1" w:rsidP="00564C22">
            <w:pPr>
              <w:pStyle w:val="Beschriftung"/>
              <w:rPr>
                <w:del w:id="20435" w:author="Andreas Kuehne" w:date="2019-05-31T12:22:00Z"/>
                <w:rStyle w:val="Datatype"/>
                <w:b w:val="0"/>
                <w:bCs w:val="0"/>
              </w:rPr>
            </w:pPr>
            <w:del w:id="20436" w:author="Andreas Kuehne" w:date="2019-05-31T12:22:00Z">
              <w:r w:rsidRPr="002062A5" w:rsidDel="00B33063">
                <w:rPr>
                  <w:rStyle w:val="Datatype"/>
                </w:rPr>
                <w:delText>b64Content</w:delText>
              </w:r>
              <w:bookmarkStart w:id="20437" w:name="_Toc10201857"/>
              <w:bookmarkEnd w:id="20437"/>
            </w:del>
          </w:p>
        </w:tc>
        <w:tc>
          <w:tcPr>
            <w:tcW w:w="4675" w:type="dxa"/>
          </w:tcPr>
          <w:p w14:paraId="0A0043E7" w14:textId="5BFED7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38" w:author="Andreas Kuehne" w:date="2019-05-31T12:22:00Z"/>
                <w:rStyle w:val="Datatype"/>
              </w:rPr>
            </w:pPr>
            <w:del w:id="20439" w:author="Andreas Kuehne" w:date="2019-05-31T12:22:00Z">
              <w:r w:rsidRPr="002062A5" w:rsidDel="00B33063">
                <w:rPr>
                  <w:rStyle w:val="Datatype"/>
                </w:rPr>
                <w:delText>Base64Content</w:delText>
              </w:r>
              <w:bookmarkStart w:id="20440" w:name="_Toc10201858"/>
              <w:bookmarkEnd w:id="20440"/>
            </w:del>
          </w:p>
        </w:tc>
        <w:bookmarkStart w:id="20441" w:name="_Toc10201859"/>
        <w:bookmarkEnd w:id="20441"/>
      </w:tr>
      <w:tr w:rsidR="00564C22" w:rsidDel="00B33063" w14:paraId="5E0DFDD4" w14:textId="2550B510" w:rsidTr="00564C22">
        <w:trPr>
          <w:del w:id="204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AA1D96" w14:textId="520A003D" w:rsidR="00564C22" w:rsidRPr="002062A5" w:rsidDel="00B33063" w:rsidRDefault="009B1AF1" w:rsidP="00564C22">
            <w:pPr>
              <w:pStyle w:val="Beschriftung"/>
              <w:rPr>
                <w:del w:id="20443" w:author="Andreas Kuehne" w:date="2019-05-31T12:22:00Z"/>
                <w:rStyle w:val="Datatype"/>
                <w:b w:val="0"/>
                <w:bCs w:val="0"/>
              </w:rPr>
            </w:pPr>
            <w:del w:id="20444" w:author="Andreas Kuehne" w:date="2019-05-31T12:22:00Z">
              <w:r w:rsidRPr="002062A5" w:rsidDel="00B33063">
                <w:rPr>
                  <w:rStyle w:val="Datatype"/>
                </w:rPr>
                <w:delText>b64Data</w:delText>
              </w:r>
              <w:bookmarkStart w:id="20445" w:name="_Toc10201860"/>
              <w:bookmarkEnd w:id="20445"/>
            </w:del>
          </w:p>
        </w:tc>
        <w:tc>
          <w:tcPr>
            <w:tcW w:w="4675" w:type="dxa"/>
          </w:tcPr>
          <w:p w14:paraId="753DC726" w14:textId="015E9A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46" w:author="Andreas Kuehne" w:date="2019-05-31T12:22:00Z"/>
                <w:rStyle w:val="Datatype"/>
              </w:rPr>
            </w:pPr>
            <w:del w:id="20447" w:author="Andreas Kuehne" w:date="2019-05-31T12:22:00Z">
              <w:r w:rsidRPr="002062A5" w:rsidDel="00B33063">
                <w:rPr>
                  <w:rStyle w:val="Datatype"/>
                </w:rPr>
                <w:delText>Base64Data</w:delText>
              </w:r>
              <w:bookmarkStart w:id="20448" w:name="_Toc10201861"/>
              <w:bookmarkEnd w:id="20448"/>
            </w:del>
          </w:p>
        </w:tc>
        <w:bookmarkStart w:id="20449" w:name="_Toc10201862"/>
        <w:bookmarkEnd w:id="20449"/>
      </w:tr>
      <w:tr w:rsidR="00564C22" w:rsidDel="00B33063" w14:paraId="3B9702A7" w14:textId="4172981B" w:rsidTr="00564C22">
        <w:trPr>
          <w:del w:id="204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CFA620" w14:textId="1D2BE4D2" w:rsidR="00564C22" w:rsidRPr="002062A5" w:rsidDel="00B33063" w:rsidRDefault="009B1AF1" w:rsidP="00564C22">
            <w:pPr>
              <w:pStyle w:val="Beschriftung"/>
              <w:rPr>
                <w:del w:id="20451" w:author="Andreas Kuehne" w:date="2019-05-31T12:22:00Z"/>
                <w:rStyle w:val="Datatype"/>
                <w:b w:val="0"/>
                <w:bCs w:val="0"/>
              </w:rPr>
            </w:pPr>
            <w:del w:id="20452" w:author="Andreas Kuehne" w:date="2019-05-31T12:22:00Z">
              <w:r w:rsidRPr="002062A5" w:rsidDel="00B33063">
                <w:rPr>
                  <w:rStyle w:val="Datatype"/>
                </w:rPr>
                <w:delText>b64Sig</w:delText>
              </w:r>
              <w:bookmarkStart w:id="20453" w:name="_Toc10201863"/>
              <w:bookmarkEnd w:id="20453"/>
            </w:del>
          </w:p>
        </w:tc>
        <w:tc>
          <w:tcPr>
            <w:tcW w:w="4675" w:type="dxa"/>
          </w:tcPr>
          <w:p w14:paraId="0E24F9FC" w14:textId="77C451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54" w:author="Andreas Kuehne" w:date="2019-05-31T12:22:00Z"/>
                <w:rStyle w:val="Datatype"/>
              </w:rPr>
            </w:pPr>
            <w:del w:id="20455" w:author="Andreas Kuehne" w:date="2019-05-31T12:22:00Z">
              <w:r w:rsidRPr="002062A5" w:rsidDel="00B33063">
                <w:rPr>
                  <w:rStyle w:val="Datatype"/>
                </w:rPr>
                <w:delText>Base64Signature</w:delText>
              </w:r>
              <w:bookmarkStart w:id="20456" w:name="_Toc10201864"/>
              <w:bookmarkEnd w:id="20456"/>
            </w:del>
          </w:p>
        </w:tc>
        <w:bookmarkStart w:id="20457" w:name="_Toc10201865"/>
        <w:bookmarkEnd w:id="20457"/>
      </w:tr>
      <w:tr w:rsidR="00564C22" w:rsidDel="00B33063" w14:paraId="1D7D24F5" w14:textId="04A80C6A" w:rsidTr="00564C22">
        <w:trPr>
          <w:del w:id="204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4D8CCC" w14:textId="580DB440" w:rsidR="00564C22" w:rsidRPr="002062A5" w:rsidDel="00B33063" w:rsidRDefault="009B1AF1" w:rsidP="00564C22">
            <w:pPr>
              <w:pStyle w:val="Beschriftung"/>
              <w:rPr>
                <w:del w:id="20459" w:author="Andreas Kuehne" w:date="2019-05-31T12:22:00Z"/>
                <w:rStyle w:val="Datatype"/>
                <w:b w:val="0"/>
                <w:bCs w:val="0"/>
              </w:rPr>
            </w:pPr>
            <w:del w:id="20460" w:author="Andreas Kuehne" w:date="2019-05-31T12:22:00Z">
              <w:r w:rsidRPr="002062A5" w:rsidDel="00B33063">
                <w:rPr>
                  <w:rStyle w:val="Datatype"/>
                </w:rPr>
                <w:delText>bounds</w:delText>
              </w:r>
              <w:bookmarkStart w:id="20461" w:name="_Toc10201866"/>
              <w:bookmarkEnd w:id="20461"/>
            </w:del>
          </w:p>
        </w:tc>
        <w:tc>
          <w:tcPr>
            <w:tcW w:w="4675" w:type="dxa"/>
          </w:tcPr>
          <w:p w14:paraId="591F3690" w14:textId="55F3CA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62" w:author="Andreas Kuehne" w:date="2019-05-31T12:22:00Z"/>
                <w:rStyle w:val="Datatype"/>
              </w:rPr>
            </w:pPr>
            <w:del w:id="20463" w:author="Andreas Kuehne" w:date="2019-05-31T12:22:00Z">
              <w:r w:rsidRPr="002062A5" w:rsidDel="00B33063">
                <w:rPr>
                  <w:rStyle w:val="Datatype"/>
                </w:rPr>
                <w:delText>SigningTimeBoundaries</w:delText>
              </w:r>
              <w:bookmarkStart w:id="20464" w:name="_Toc10201867"/>
              <w:bookmarkEnd w:id="20464"/>
            </w:del>
          </w:p>
        </w:tc>
        <w:bookmarkStart w:id="20465" w:name="_Toc10201868"/>
        <w:bookmarkEnd w:id="20465"/>
      </w:tr>
      <w:tr w:rsidR="00564C22" w:rsidDel="00B33063" w14:paraId="36EDA37A" w14:textId="2548E774" w:rsidTr="00564C22">
        <w:trPr>
          <w:del w:id="204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FF7B08" w14:textId="5DD3D57D" w:rsidR="00564C22" w:rsidRPr="002062A5" w:rsidDel="00B33063" w:rsidRDefault="009B1AF1" w:rsidP="00564C22">
            <w:pPr>
              <w:pStyle w:val="Beschriftung"/>
              <w:rPr>
                <w:del w:id="20467" w:author="Andreas Kuehne" w:date="2019-05-31T12:22:00Z"/>
                <w:rStyle w:val="Datatype"/>
                <w:b w:val="0"/>
                <w:bCs w:val="0"/>
              </w:rPr>
            </w:pPr>
            <w:del w:id="20468" w:author="Andreas Kuehne" w:date="2019-05-31T12:22:00Z">
              <w:r w:rsidRPr="002062A5" w:rsidDel="00B33063">
                <w:rPr>
                  <w:rStyle w:val="Datatype"/>
                </w:rPr>
                <w:delText>cert</w:delText>
              </w:r>
              <w:bookmarkStart w:id="20469" w:name="_Toc10201869"/>
              <w:bookmarkEnd w:id="20469"/>
            </w:del>
          </w:p>
        </w:tc>
        <w:tc>
          <w:tcPr>
            <w:tcW w:w="4675" w:type="dxa"/>
          </w:tcPr>
          <w:p w14:paraId="381FCC4E" w14:textId="203827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70" w:author="Andreas Kuehne" w:date="2019-05-31T12:22:00Z"/>
                <w:rStyle w:val="Datatype"/>
              </w:rPr>
            </w:pPr>
            <w:del w:id="20471" w:author="Andreas Kuehne" w:date="2019-05-31T12:22:00Z">
              <w:r w:rsidRPr="002062A5" w:rsidDel="00B33063">
                <w:rPr>
                  <w:rStyle w:val="Datatype"/>
                </w:rPr>
                <w:delText>X509Certificate</w:delText>
              </w:r>
              <w:bookmarkStart w:id="20472" w:name="_Toc10201870"/>
              <w:bookmarkEnd w:id="20472"/>
            </w:del>
          </w:p>
        </w:tc>
        <w:bookmarkStart w:id="20473" w:name="_Toc10201871"/>
        <w:bookmarkEnd w:id="20473"/>
      </w:tr>
      <w:tr w:rsidR="00564C22" w:rsidDel="00B33063" w14:paraId="2F005B2E" w14:textId="1C581A0A" w:rsidTr="00564C22">
        <w:trPr>
          <w:del w:id="204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562AD" w14:textId="61CF92D7" w:rsidR="00564C22" w:rsidRPr="002062A5" w:rsidDel="00B33063" w:rsidRDefault="009B1AF1" w:rsidP="00564C22">
            <w:pPr>
              <w:pStyle w:val="Beschriftung"/>
              <w:rPr>
                <w:del w:id="20475" w:author="Andreas Kuehne" w:date="2019-05-31T12:22:00Z"/>
                <w:rStyle w:val="Datatype"/>
                <w:b w:val="0"/>
                <w:bCs w:val="0"/>
              </w:rPr>
            </w:pPr>
            <w:del w:id="20476" w:author="Andreas Kuehne" w:date="2019-05-31T12:22:00Z">
              <w:r w:rsidRPr="002062A5" w:rsidDel="00B33063">
                <w:rPr>
                  <w:rStyle w:val="Datatype"/>
                </w:rPr>
                <w:delText>claimedIdentity</w:delText>
              </w:r>
              <w:bookmarkStart w:id="20477" w:name="_Toc10201872"/>
              <w:bookmarkEnd w:id="20477"/>
            </w:del>
          </w:p>
        </w:tc>
        <w:tc>
          <w:tcPr>
            <w:tcW w:w="4675" w:type="dxa"/>
          </w:tcPr>
          <w:p w14:paraId="44C75B24" w14:textId="2549D4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78" w:author="Andreas Kuehne" w:date="2019-05-31T12:22:00Z"/>
                <w:rStyle w:val="Datatype"/>
              </w:rPr>
            </w:pPr>
            <w:del w:id="20479" w:author="Andreas Kuehne" w:date="2019-05-31T12:22:00Z">
              <w:r w:rsidRPr="002062A5" w:rsidDel="00B33063">
                <w:rPr>
                  <w:rStyle w:val="Datatype"/>
                </w:rPr>
                <w:delText>ClaimedIdentity</w:delText>
              </w:r>
              <w:bookmarkStart w:id="20480" w:name="_Toc10201873"/>
              <w:bookmarkEnd w:id="20480"/>
            </w:del>
          </w:p>
        </w:tc>
        <w:bookmarkStart w:id="20481" w:name="_Toc10201874"/>
        <w:bookmarkEnd w:id="20481"/>
      </w:tr>
      <w:tr w:rsidR="00564C22" w:rsidDel="00B33063" w14:paraId="0282CD15" w14:textId="27D08C1F" w:rsidTr="00564C22">
        <w:trPr>
          <w:del w:id="20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B6CB27" w14:textId="3EF30048" w:rsidR="00564C22" w:rsidRPr="002062A5" w:rsidDel="00B33063" w:rsidRDefault="009B1AF1" w:rsidP="00564C22">
            <w:pPr>
              <w:pStyle w:val="Beschriftung"/>
              <w:rPr>
                <w:del w:id="20483" w:author="Andreas Kuehne" w:date="2019-05-31T12:22:00Z"/>
                <w:rStyle w:val="Datatype"/>
                <w:b w:val="0"/>
                <w:bCs w:val="0"/>
              </w:rPr>
            </w:pPr>
            <w:del w:id="20484" w:author="Andreas Kuehne" w:date="2019-05-31T12:22:00Z">
              <w:r w:rsidRPr="002062A5" w:rsidDel="00B33063">
                <w:rPr>
                  <w:rStyle w:val="Datatype"/>
                </w:rPr>
                <w:delText>code</w:delText>
              </w:r>
              <w:bookmarkStart w:id="20485" w:name="_Toc10201875"/>
              <w:bookmarkEnd w:id="20485"/>
            </w:del>
          </w:p>
        </w:tc>
        <w:tc>
          <w:tcPr>
            <w:tcW w:w="4675" w:type="dxa"/>
          </w:tcPr>
          <w:p w14:paraId="6E9C7008" w14:textId="484205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86" w:author="Andreas Kuehne" w:date="2019-05-31T12:22:00Z"/>
                <w:rStyle w:val="Datatype"/>
              </w:rPr>
            </w:pPr>
            <w:del w:id="20487" w:author="Andreas Kuehne" w:date="2019-05-31T12:22:00Z">
              <w:r w:rsidRPr="002062A5" w:rsidDel="00B33063">
                <w:rPr>
                  <w:rStyle w:val="Datatype"/>
                </w:rPr>
                <w:delText>Code</w:delText>
              </w:r>
              <w:bookmarkStart w:id="20488" w:name="_Toc10201876"/>
              <w:bookmarkEnd w:id="20488"/>
            </w:del>
          </w:p>
        </w:tc>
        <w:bookmarkStart w:id="20489" w:name="_Toc10201877"/>
        <w:bookmarkEnd w:id="20489"/>
      </w:tr>
      <w:tr w:rsidR="00564C22" w:rsidDel="00B33063" w14:paraId="48DFF081" w14:textId="56FE3FDC" w:rsidTr="00564C22">
        <w:trPr>
          <w:del w:id="204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0260F0" w14:textId="330D17E9" w:rsidR="00564C22" w:rsidRPr="002062A5" w:rsidDel="00B33063" w:rsidRDefault="009B1AF1" w:rsidP="00564C22">
            <w:pPr>
              <w:pStyle w:val="Beschriftung"/>
              <w:rPr>
                <w:del w:id="20491" w:author="Andreas Kuehne" w:date="2019-05-31T12:22:00Z"/>
                <w:rStyle w:val="Datatype"/>
                <w:b w:val="0"/>
                <w:bCs w:val="0"/>
              </w:rPr>
            </w:pPr>
            <w:del w:id="20492" w:author="Andreas Kuehne" w:date="2019-05-31T12:22:00Z">
              <w:r w:rsidRPr="002062A5" w:rsidDel="00B33063">
                <w:rPr>
                  <w:rStyle w:val="Datatype"/>
                </w:rPr>
                <w:delText>createEnvelopedSignature</w:delText>
              </w:r>
              <w:bookmarkStart w:id="20493" w:name="_Toc10201878"/>
              <w:bookmarkEnd w:id="20493"/>
            </w:del>
          </w:p>
        </w:tc>
        <w:tc>
          <w:tcPr>
            <w:tcW w:w="4675" w:type="dxa"/>
          </w:tcPr>
          <w:p w14:paraId="494DCDE0" w14:textId="7710B5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94" w:author="Andreas Kuehne" w:date="2019-05-31T12:22:00Z"/>
                <w:rStyle w:val="Datatype"/>
              </w:rPr>
            </w:pPr>
            <w:del w:id="20495" w:author="Andreas Kuehne" w:date="2019-05-31T12:22:00Z">
              <w:r w:rsidRPr="002062A5" w:rsidDel="00B33063">
                <w:rPr>
                  <w:rStyle w:val="Datatype"/>
                </w:rPr>
                <w:delText>CreateEnvelopedSignature</w:delText>
              </w:r>
              <w:bookmarkStart w:id="20496" w:name="_Toc10201879"/>
              <w:bookmarkEnd w:id="20496"/>
            </w:del>
          </w:p>
        </w:tc>
        <w:bookmarkStart w:id="20497" w:name="_Toc10201880"/>
        <w:bookmarkEnd w:id="20497"/>
      </w:tr>
      <w:tr w:rsidR="00564C22" w:rsidDel="00B33063" w14:paraId="771009ED" w14:textId="426C3FDC" w:rsidTr="00564C22">
        <w:trPr>
          <w:del w:id="204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1A4E71" w14:textId="4D6FD20F" w:rsidR="00564C22" w:rsidRPr="002062A5" w:rsidDel="00B33063" w:rsidRDefault="009B1AF1" w:rsidP="00564C22">
            <w:pPr>
              <w:pStyle w:val="Beschriftung"/>
              <w:rPr>
                <w:del w:id="20499" w:author="Andreas Kuehne" w:date="2019-05-31T12:22:00Z"/>
                <w:rStyle w:val="Datatype"/>
                <w:b w:val="0"/>
                <w:bCs w:val="0"/>
              </w:rPr>
            </w:pPr>
            <w:del w:id="20500" w:author="Andreas Kuehne" w:date="2019-05-31T12:22:00Z">
              <w:r w:rsidRPr="002062A5" w:rsidDel="00B33063">
                <w:rPr>
                  <w:rStyle w:val="Datatype"/>
                </w:rPr>
                <w:delText>createRef</w:delText>
              </w:r>
              <w:bookmarkStart w:id="20501" w:name="_Toc10201881"/>
              <w:bookmarkEnd w:id="20501"/>
            </w:del>
          </w:p>
        </w:tc>
        <w:tc>
          <w:tcPr>
            <w:tcW w:w="4675" w:type="dxa"/>
          </w:tcPr>
          <w:p w14:paraId="56402D20" w14:textId="3830C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02" w:author="Andreas Kuehne" w:date="2019-05-31T12:22:00Z"/>
                <w:rStyle w:val="Datatype"/>
              </w:rPr>
            </w:pPr>
            <w:del w:id="20503" w:author="Andreas Kuehne" w:date="2019-05-31T12:22:00Z">
              <w:r w:rsidRPr="002062A5" w:rsidDel="00B33063">
                <w:rPr>
                  <w:rStyle w:val="Datatype"/>
                </w:rPr>
                <w:delText>createReference</w:delText>
              </w:r>
              <w:bookmarkStart w:id="20504" w:name="_Toc10201882"/>
              <w:bookmarkEnd w:id="20504"/>
            </w:del>
          </w:p>
        </w:tc>
        <w:bookmarkStart w:id="20505" w:name="_Toc10201883"/>
        <w:bookmarkEnd w:id="20505"/>
      </w:tr>
      <w:tr w:rsidR="00564C22" w:rsidDel="00B33063" w14:paraId="70FDFAD1" w14:textId="3BC27254" w:rsidTr="00564C22">
        <w:trPr>
          <w:del w:id="205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59B91E" w14:textId="576CF002" w:rsidR="00564C22" w:rsidRPr="002062A5" w:rsidDel="00B33063" w:rsidRDefault="009B1AF1" w:rsidP="00564C22">
            <w:pPr>
              <w:pStyle w:val="Beschriftung"/>
              <w:rPr>
                <w:del w:id="20507" w:author="Andreas Kuehne" w:date="2019-05-31T12:22:00Z"/>
                <w:rStyle w:val="Datatype"/>
                <w:b w:val="0"/>
                <w:bCs w:val="0"/>
              </w:rPr>
            </w:pPr>
            <w:del w:id="20508" w:author="Andreas Kuehne" w:date="2019-05-31T12:22:00Z">
              <w:r w:rsidRPr="002062A5" w:rsidDel="00B33063">
                <w:rPr>
                  <w:rStyle w:val="Datatype"/>
                </w:rPr>
                <w:delText>crl</w:delText>
              </w:r>
              <w:bookmarkStart w:id="20509" w:name="_Toc10201884"/>
              <w:bookmarkEnd w:id="20509"/>
            </w:del>
          </w:p>
        </w:tc>
        <w:tc>
          <w:tcPr>
            <w:tcW w:w="4675" w:type="dxa"/>
          </w:tcPr>
          <w:p w14:paraId="361F7CA8" w14:textId="032EF6E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10" w:author="Andreas Kuehne" w:date="2019-05-31T12:22:00Z"/>
                <w:rStyle w:val="Datatype"/>
              </w:rPr>
            </w:pPr>
            <w:del w:id="20511" w:author="Andreas Kuehne" w:date="2019-05-31T12:22:00Z">
              <w:r w:rsidRPr="002062A5" w:rsidDel="00B33063">
                <w:rPr>
                  <w:rStyle w:val="Datatype"/>
                </w:rPr>
                <w:delText>X509CRL</w:delText>
              </w:r>
              <w:bookmarkStart w:id="20512" w:name="_Toc10201885"/>
              <w:bookmarkEnd w:id="20512"/>
            </w:del>
          </w:p>
        </w:tc>
        <w:bookmarkStart w:id="20513" w:name="_Toc10201886"/>
        <w:bookmarkEnd w:id="20513"/>
      </w:tr>
      <w:tr w:rsidR="00564C22" w:rsidDel="00B33063" w14:paraId="690120BC" w14:textId="7C01AF01" w:rsidTr="00564C22">
        <w:trPr>
          <w:del w:id="205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8C1032" w14:textId="405DCE4A" w:rsidR="00564C22" w:rsidRPr="002062A5" w:rsidDel="00B33063" w:rsidRDefault="009B1AF1" w:rsidP="00564C22">
            <w:pPr>
              <w:pStyle w:val="Beschriftung"/>
              <w:rPr>
                <w:del w:id="20515" w:author="Andreas Kuehne" w:date="2019-05-31T12:22:00Z"/>
                <w:rStyle w:val="Datatype"/>
                <w:b w:val="0"/>
                <w:bCs w:val="0"/>
              </w:rPr>
            </w:pPr>
            <w:del w:id="20516" w:author="Andreas Kuehne" w:date="2019-05-31T12:22:00Z">
              <w:r w:rsidRPr="002062A5" w:rsidDel="00B33063">
                <w:rPr>
                  <w:rStyle w:val="Datatype"/>
                </w:rPr>
                <w:delText>currTime</w:delText>
              </w:r>
              <w:bookmarkStart w:id="20517" w:name="_Toc10201887"/>
              <w:bookmarkEnd w:id="20517"/>
            </w:del>
          </w:p>
        </w:tc>
        <w:tc>
          <w:tcPr>
            <w:tcW w:w="4675" w:type="dxa"/>
          </w:tcPr>
          <w:p w14:paraId="4A563A23" w14:textId="7A5A79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18" w:author="Andreas Kuehne" w:date="2019-05-31T12:22:00Z"/>
                <w:rStyle w:val="Datatype"/>
              </w:rPr>
            </w:pPr>
            <w:del w:id="20519" w:author="Andreas Kuehne" w:date="2019-05-31T12:22:00Z">
              <w:r w:rsidRPr="002062A5" w:rsidDel="00B33063">
                <w:rPr>
                  <w:rStyle w:val="Datatype"/>
                </w:rPr>
                <w:delText>CurrentTime</w:delText>
              </w:r>
              <w:bookmarkStart w:id="20520" w:name="_Toc10201888"/>
              <w:bookmarkEnd w:id="20520"/>
            </w:del>
          </w:p>
        </w:tc>
        <w:bookmarkStart w:id="20521" w:name="_Toc10201889"/>
        <w:bookmarkEnd w:id="20521"/>
      </w:tr>
      <w:tr w:rsidR="00564C22" w:rsidDel="00B33063" w14:paraId="576EF5F6" w14:textId="7E6F5121" w:rsidTr="00564C22">
        <w:trPr>
          <w:del w:id="205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51CC32" w14:textId="10493375" w:rsidR="00564C22" w:rsidRPr="002062A5" w:rsidDel="00B33063" w:rsidRDefault="009B1AF1" w:rsidP="00564C22">
            <w:pPr>
              <w:pStyle w:val="Beschriftung"/>
              <w:rPr>
                <w:del w:id="20523" w:author="Andreas Kuehne" w:date="2019-05-31T12:22:00Z"/>
                <w:rStyle w:val="Datatype"/>
                <w:b w:val="0"/>
                <w:bCs w:val="0"/>
              </w:rPr>
            </w:pPr>
            <w:del w:id="20524" w:author="Andreas Kuehne" w:date="2019-05-31T12:22:00Z">
              <w:r w:rsidRPr="002062A5" w:rsidDel="00B33063">
                <w:rPr>
                  <w:rStyle w:val="Datatype"/>
                </w:rPr>
                <w:delText>di</w:delText>
              </w:r>
              <w:bookmarkStart w:id="20525" w:name="_Toc10201890"/>
              <w:bookmarkEnd w:id="20525"/>
            </w:del>
          </w:p>
        </w:tc>
        <w:tc>
          <w:tcPr>
            <w:tcW w:w="4675" w:type="dxa"/>
          </w:tcPr>
          <w:p w14:paraId="3C139CB1" w14:textId="565463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26" w:author="Andreas Kuehne" w:date="2019-05-31T12:22:00Z"/>
                <w:rStyle w:val="Datatype"/>
              </w:rPr>
            </w:pPr>
            <w:del w:id="20527" w:author="Andreas Kuehne" w:date="2019-05-31T12:22:00Z">
              <w:r w:rsidRPr="002062A5" w:rsidDel="00B33063">
                <w:rPr>
                  <w:rStyle w:val="Datatype"/>
                </w:rPr>
                <w:delText>DigestInfo</w:delText>
              </w:r>
              <w:bookmarkStart w:id="20528" w:name="_Toc10201891"/>
              <w:bookmarkEnd w:id="20528"/>
            </w:del>
          </w:p>
        </w:tc>
        <w:bookmarkStart w:id="20529" w:name="_Toc10201892"/>
        <w:bookmarkEnd w:id="20529"/>
      </w:tr>
      <w:tr w:rsidR="00564C22" w:rsidDel="00B33063" w14:paraId="2E43DC49" w14:textId="2AA24191" w:rsidTr="00564C22">
        <w:trPr>
          <w:del w:id="205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DEB908" w14:textId="7B124B11" w:rsidR="00564C22" w:rsidRPr="002062A5" w:rsidDel="00B33063" w:rsidRDefault="009B1AF1" w:rsidP="00564C22">
            <w:pPr>
              <w:pStyle w:val="Beschriftung"/>
              <w:rPr>
                <w:del w:id="20531" w:author="Andreas Kuehne" w:date="2019-05-31T12:22:00Z"/>
                <w:rStyle w:val="Datatype"/>
                <w:b w:val="0"/>
                <w:bCs w:val="0"/>
              </w:rPr>
            </w:pPr>
            <w:del w:id="20532" w:author="Andreas Kuehne" w:date="2019-05-31T12:22:00Z">
              <w:r w:rsidRPr="002062A5" w:rsidDel="00B33063">
                <w:rPr>
                  <w:rStyle w:val="Datatype"/>
                </w:rPr>
                <w:delText>dis</w:delText>
              </w:r>
              <w:bookmarkStart w:id="20533" w:name="_Toc10201893"/>
              <w:bookmarkEnd w:id="20533"/>
            </w:del>
          </w:p>
        </w:tc>
        <w:tc>
          <w:tcPr>
            <w:tcW w:w="4675" w:type="dxa"/>
          </w:tcPr>
          <w:p w14:paraId="396D3981" w14:textId="5384D9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34" w:author="Andreas Kuehne" w:date="2019-05-31T12:22:00Z"/>
                <w:rStyle w:val="Datatype"/>
              </w:rPr>
            </w:pPr>
            <w:del w:id="20535" w:author="Andreas Kuehne" w:date="2019-05-31T12:22:00Z">
              <w:r w:rsidRPr="002062A5" w:rsidDel="00B33063">
                <w:rPr>
                  <w:rStyle w:val="Datatype"/>
                </w:rPr>
                <w:delText>DigestInfos</w:delText>
              </w:r>
              <w:bookmarkStart w:id="20536" w:name="_Toc10201894"/>
              <w:bookmarkEnd w:id="20536"/>
            </w:del>
          </w:p>
        </w:tc>
        <w:bookmarkStart w:id="20537" w:name="_Toc10201895"/>
        <w:bookmarkEnd w:id="20537"/>
      </w:tr>
      <w:tr w:rsidR="00564C22" w:rsidDel="00B33063" w14:paraId="1E3E4A32" w14:textId="20FACDAA" w:rsidTr="00564C22">
        <w:trPr>
          <w:del w:id="205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66AEDD" w14:textId="55CEE2E4" w:rsidR="00564C22" w:rsidRPr="002062A5" w:rsidDel="00B33063" w:rsidRDefault="009B1AF1" w:rsidP="00564C22">
            <w:pPr>
              <w:pStyle w:val="Beschriftung"/>
              <w:rPr>
                <w:del w:id="20539" w:author="Andreas Kuehne" w:date="2019-05-31T12:22:00Z"/>
                <w:rStyle w:val="Datatype"/>
                <w:b w:val="0"/>
                <w:bCs w:val="0"/>
              </w:rPr>
            </w:pPr>
            <w:del w:id="20540" w:author="Andreas Kuehne" w:date="2019-05-31T12:22:00Z">
              <w:r w:rsidRPr="002062A5" w:rsidDel="00B33063">
                <w:rPr>
                  <w:rStyle w:val="Datatype"/>
                </w:rPr>
                <w:delText>doc</w:delText>
              </w:r>
              <w:bookmarkStart w:id="20541" w:name="_Toc10201896"/>
              <w:bookmarkEnd w:id="20541"/>
            </w:del>
          </w:p>
        </w:tc>
        <w:tc>
          <w:tcPr>
            <w:tcW w:w="4675" w:type="dxa"/>
          </w:tcPr>
          <w:p w14:paraId="0A4F4608" w14:textId="306154B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42" w:author="Andreas Kuehne" w:date="2019-05-31T12:22:00Z"/>
                <w:rStyle w:val="Datatype"/>
              </w:rPr>
            </w:pPr>
            <w:del w:id="20543" w:author="Andreas Kuehne" w:date="2019-05-31T12:22:00Z">
              <w:r w:rsidRPr="002062A5" w:rsidDel="00B33063">
                <w:rPr>
                  <w:rStyle w:val="Datatype"/>
                </w:rPr>
                <w:delText>Document</w:delText>
              </w:r>
              <w:bookmarkStart w:id="20544" w:name="_Toc10201897"/>
              <w:bookmarkEnd w:id="20544"/>
            </w:del>
          </w:p>
        </w:tc>
        <w:bookmarkStart w:id="20545" w:name="_Toc10201898"/>
        <w:bookmarkEnd w:id="20545"/>
      </w:tr>
      <w:tr w:rsidR="00564C22" w:rsidDel="00B33063" w14:paraId="038CD5F1" w14:textId="01CD3268" w:rsidTr="00564C22">
        <w:trPr>
          <w:del w:id="205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B116DC" w14:textId="259829F1" w:rsidR="00564C22" w:rsidRPr="002062A5" w:rsidDel="00B33063" w:rsidRDefault="009B1AF1" w:rsidP="00564C22">
            <w:pPr>
              <w:pStyle w:val="Beschriftung"/>
              <w:rPr>
                <w:del w:id="20547" w:author="Andreas Kuehne" w:date="2019-05-31T12:22:00Z"/>
                <w:rStyle w:val="Datatype"/>
                <w:b w:val="0"/>
                <w:bCs w:val="0"/>
              </w:rPr>
            </w:pPr>
            <w:del w:id="20548" w:author="Andreas Kuehne" w:date="2019-05-31T12:22:00Z">
              <w:r w:rsidRPr="002062A5" w:rsidDel="00B33063">
                <w:rPr>
                  <w:rStyle w:val="Datatype"/>
                </w:rPr>
                <w:delText>docWithSignature</w:delText>
              </w:r>
              <w:bookmarkStart w:id="20549" w:name="_Toc10201899"/>
              <w:bookmarkEnd w:id="20549"/>
            </w:del>
          </w:p>
        </w:tc>
        <w:tc>
          <w:tcPr>
            <w:tcW w:w="4675" w:type="dxa"/>
          </w:tcPr>
          <w:p w14:paraId="62C6E6B0" w14:textId="30F6A9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50" w:author="Andreas Kuehne" w:date="2019-05-31T12:22:00Z"/>
                <w:rStyle w:val="Datatype"/>
              </w:rPr>
            </w:pPr>
            <w:del w:id="20551" w:author="Andreas Kuehne" w:date="2019-05-31T12:22:00Z">
              <w:r w:rsidRPr="002062A5" w:rsidDel="00B33063">
                <w:rPr>
                  <w:rStyle w:val="Datatype"/>
                </w:rPr>
                <w:delText>DocumentWithSignature</w:delText>
              </w:r>
              <w:bookmarkStart w:id="20552" w:name="_Toc10201900"/>
              <w:bookmarkEnd w:id="20552"/>
            </w:del>
          </w:p>
        </w:tc>
        <w:bookmarkStart w:id="20553" w:name="_Toc10201901"/>
        <w:bookmarkEnd w:id="20553"/>
      </w:tr>
      <w:tr w:rsidR="00564C22" w:rsidDel="00B33063" w14:paraId="505CD0CF" w14:textId="09BDB846" w:rsidTr="00564C22">
        <w:trPr>
          <w:del w:id="205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83686" w14:textId="5A8D5B6E" w:rsidR="00564C22" w:rsidRPr="002062A5" w:rsidDel="00B33063" w:rsidRDefault="009B1AF1" w:rsidP="00564C22">
            <w:pPr>
              <w:pStyle w:val="Beschriftung"/>
              <w:rPr>
                <w:del w:id="20555" w:author="Andreas Kuehne" w:date="2019-05-31T12:22:00Z"/>
                <w:rStyle w:val="Datatype"/>
                <w:b w:val="0"/>
                <w:bCs w:val="0"/>
              </w:rPr>
            </w:pPr>
            <w:del w:id="20556" w:author="Andreas Kuehne" w:date="2019-05-31T12:22:00Z">
              <w:r w:rsidRPr="002062A5" w:rsidDel="00B33063">
                <w:rPr>
                  <w:rStyle w:val="Datatype"/>
                </w:rPr>
                <w:delText>format</w:delText>
              </w:r>
              <w:bookmarkStart w:id="20557" w:name="_Toc10201902"/>
              <w:bookmarkEnd w:id="20557"/>
            </w:del>
          </w:p>
        </w:tc>
        <w:tc>
          <w:tcPr>
            <w:tcW w:w="4675" w:type="dxa"/>
          </w:tcPr>
          <w:p w14:paraId="69508074" w14:textId="2A7FF3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58" w:author="Andreas Kuehne" w:date="2019-05-31T12:22:00Z"/>
                <w:rStyle w:val="Datatype"/>
              </w:rPr>
            </w:pPr>
            <w:del w:id="20559" w:author="Andreas Kuehne" w:date="2019-05-31T12:22:00Z">
              <w:r w:rsidRPr="002062A5" w:rsidDel="00B33063">
                <w:rPr>
                  <w:rStyle w:val="Datatype"/>
                </w:rPr>
                <w:delText>Format</w:delText>
              </w:r>
              <w:bookmarkStart w:id="20560" w:name="_Toc10201903"/>
              <w:bookmarkEnd w:id="20560"/>
            </w:del>
          </w:p>
        </w:tc>
        <w:bookmarkStart w:id="20561" w:name="_Toc10201904"/>
        <w:bookmarkEnd w:id="20561"/>
      </w:tr>
      <w:tr w:rsidR="00564C22" w:rsidDel="00B33063" w14:paraId="239917E0" w14:textId="293D550E" w:rsidTr="00564C22">
        <w:trPr>
          <w:del w:id="205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C379E8" w14:textId="6086F51A" w:rsidR="00564C22" w:rsidRPr="002062A5" w:rsidDel="00B33063" w:rsidRDefault="009B1AF1" w:rsidP="00564C22">
            <w:pPr>
              <w:pStyle w:val="Beschriftung"/>
              <w:rPr>
                <w:del w:id="20563" w:author="Andreas Kuehne" w:date="2019-05-31T12:22:00Z"/>
                <w:rStyle w:val="Datatype"/>
                <w:b w:val="0"/>
                <w:bCs w:val="0"/>
              </w:rPr>
            </w:pPr>
            <w:del w:id="20564" w:author="Andreas Kuehne" w:date="2019-05-31T12:22:00Z">
              <w:r w:rsidRPr="002062A5" w:rsidDel="00B33063">
                <w:rPr>
                  <w:rStyle w:val="Datatype"/>
                </w:rPr>
                <w:delText>hasObjectTagsAndAttributesSet</w:delText>
              </w:r>
              <w:bookmarkStart w:id="20565" w:name="_Toc10201905"/>
              <w:bookmarkEnd w:id="20565"/>
            </w:del>
          </w:p>
        </w:tc>
        <w:tc>
          <w:tcPr>
            <w:tcW w:w="4675" w:type="dxa"/>
          </w:tcPr>
          <w:p w14:paraId="4D28718D" w14:textId="259D93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66" w:author="Andreas Kuehne" w:date="2019-05-31T12:22:00Z"/>
                <w:rStyle w:val="Datatype"/>
              </w:rPr>
            </w:pPr>
            <w:del w:id="20567" w:author="Andreas Kuehne" w:date="2019-05-31T12:22:00Z">
              <w:r w:rsidRPr="002062A5" w:rsidDel="00B33063">
                <w:rPr>
                  <w:rStyle w:val="Datatype"/>
                </w:rPr>
                <w:delText>HasObjectTagsAndAttributesSet</w:delText>
              </w:r>
              <w:bookmarkStart w:id="20568" w:name="_Toc10201906"/>
              <w:bookmarkEnd w:id="20568"/>
            </w:del>
          </w:p>
        </w:tc>
        <w:bookmarkStart w:id="20569" w:name="_Toc10201907"/>
        <w:bookmarkEnd w:id="20569"/>
      </w:tr>
      <w:tr w:rsidR="00564C22" w:rsidDel="00B33063" w14:paraId="338CFEB3" w14:textId="5F3B74DB" w:rsidTr="00564C22">
        <w:trPr>
          <w:del w:id="205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35A432" w14:textId="3A310B41" w:rsidR="00564C22" w:rsidRPr="002062A5" w:rsidDel="00B33063" w:rsidRDefault="009B1AF1" w:rsidP="00564C22">
            <w:pPr>
              <w:pStyle w:val="Beschriftung"/>
              <w:rPr>
                <w:del w:id="20571" w:author="Andreas Kuehne" w:date="2019-05-31T12:22:00Z"/>
                <w:rStyle w:val="Datatype"/>
                <w:b w:val="0"/>
                <w:bCs w:val="0"/>
              </w:rPr>
            </w:pPr>
            <w:del w:id="20572" w:author="Andreas Kuehne" w:date="2019-05-31T12:22:00Z">
              <w:r w:rsidRPr="002062A5" w:rsidDel="00B33063">
                <w:rPr>
                  <w:rStyle w:val="Datatype"/>
                </w:rPr>
                <w:delText>ID</w:delText>
              </w:r>
              <w:bookmarkStart w:id="20573" w:name="_Toc10201908"/>
              <w:bookmarkEnd w:id="20573"/>
            </w:del>
          </w:p>
        </w:tc>
        <w:tc>
          <w:tcPr>
            <w:tcW w:w="4675" w:type="dxa"/>
          </w:tcPr>
          <w:p w14:paraId="7BE8F85D" w14:textId="677A708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74" w:author="Andreas Kuehne" w:date="2019-05-31T12:22:00Z"/>
                <w:rStyle w:val="Datatype"/>
              </w:rPr>
            </w:pPr>
            <w:del w:id="20575" w:author="Andreas Kuehne" w:date="2019-05-31T12:22:00Z">
              <w:r w:rsidRPr="002062A5" w:rsidDel="00B33063">
                <w:rPr>
                  <w:rStyle w:val="Datatype"/>
                </w:rPr>
                <w:delText>Id</w:delText>
              </w:r>
              <w:bookmarkStart w:id="20576" w:name="_Toc10201909"/>
              <w:bookmarkEnd w:id="20576"/>
            </w:del>
          </w:p>
        </w:tc>
        <w:bookmarkStart w:id="20577" w:name="_Toc10201910"/>
        <w:bookmarkEnd w:id="20577"/>
      </w:tr>
      <w:tr w:rsidR="00564C22" w:rsidDel="00B33063" w14:paraId="4D029C4A" w14:textId="15441228" w:rsidTr="00564C22">
        <w:trPr>
          <w:del w:id="205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13D6B2" w14:textId="7CF93916" w:rsidR="00564C22" w:rsidRPr="002062A5" w:rsidDel="00B33063" w:rsidRDefault="009B1AF1" w:rsidP="00564C22">
            <w:pPr>
              <w:pStyle w:val="Beschriftung"/>
              <w:rPr>
                <w:del w:id="20579" w:author="Andreas Kuehne" w:date="2019-05-31T12:22:00Z"/>
                <w:rStyle w:val="Datatype"/>
                <w:b w:val="0"/>
                <w:bCs w:val="0"/>
              </w:rPr>
            </w:pPr>
            <w:del w:id="20580" w:author="Andreas Kuehne" w:date="2019-05-31T12:22:00Z">
              <w:r w:rsidRPr="002062A5" w:rsidDel="00B33063">
                <w:rPr>
                  <w:rStyle w:val="Datatype"/>
                </w:rPr>
                <w:delText>id</w:delText>
              </w:r>
              <w:bookmarkStart w:id="20581" w:name="_Toc10201911"/>
              <w:bookmarkEnd w:id="20581"/>
            </w:del>
          </w:p>
        </w:tc>
        <w:tc>
          <w:tcPr>
            <w:tcW w:w="4675" w:type="dxa"/>
          </w:tcPr>
          <w:p w14:paraId="6B2030F2" w14:textId="02947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82" w:author="Andreas Kuehne" w:date="2019-05-31T12:22:00Z"/>
                <w:rStyle w:val="Datatype"/>
              </w:rPr>
            </w:pPr>
            <w:del w:id="20583" w:author="Andreas Kuehne" w:date="2019-05-31T12:22:00Z">
              <w:r w:rsidRPr="002062A5" w:rsidDel="00B33063">
                <w:rPr>
                  <w:rStyle w:val="Datatype"/>
                </w:rPr>
                <w:delText>Identifier</w:delText>
              </w:r>
              <w:bookmarkStart w:id="20584" w:name="_Toc10201912"/>
              <w:bookmarkEnd w:id="20584"/>
            </w:del>
          </w:p>
        </w:tc>
        <w:bookmarkStart w:id="20585" w:name="_Toc10201913"/>
        <w:bookmarkEnd w:id="20585"/>
      </w:tr>
      <w:tr w:rsidR="00564C22" w:rsidDel="00B33063" w14:paraId="2626F999" w14:textId="4AFECB48" w:rsidTr="00564C22">
        <w:trPr>
          <w:del w:id="205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329DC5" w14:textId="1B3F8881" w:rsidR="00564C22" w:rsidRPr="002062A5" w:rsidDel="00B33063" w:rsidRDefault="009B1AF1" w:rsidP="00564C22">
            <w:pPr>
              <w:pStyle w:val="Beschriftung"/>
              <w:rPr>
                <w:del w:id="20587" w:author="Andreas Kuehne" w:date="2019-05-31T12:22:00Z"/>
                <w:rStyle w:val="Datatype"/>
                <w:b w:val="0"/>
                <w:bCs w:val="0"/>
              </w:rPr>
            </w:pPr>
            <w:del w:id="20588" w:author="Andreas Kuehne" w:date="2019-05-31T12:22:00Z">
              <w:r w:rsidRPr="002062A5" w:rsidDel="00B33063">
                <w:rPr>
                  <w:rStyle w:val="Datatype"/>
                </w:rPr>
                <w:delText>idRef</w:delText>
              </w:r>
              <w:bookmarkStart w:id="20589" w:name="_Toc10201914"/>
              <w:bookmarkEnd w:id="20589"/>
            </w:del>
          </w:p>
        </w:tc>
        <w:tc>
          <w:tcPr>
            <w:tcW w:w="4675" w:type="dxa"/>
          </w:tcPr>
          <w:p w14:paraId="48DB7511" w14:textId="7C89BC0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90" w:author="Andreas Kuehne" w:date="2019-05-31T12:22:00Z"/>
                <w:rStyle w:val="Datatype"/>
              </w:rPr>
            </w:pPr>
            <w:del w:id="20591" w:author="Andreas Kuehne" w:date="2019-05-31T12:22:00Z">
              <w:r w:rsidRPr="002062A5" w:rsidDel="00B33063">
                <w:rPr>
                  <w:rStyle w:val="Datatype"/>
                </w:rPr>
                <w:delText>IdRef</w:delText>
              </w:r>
              <w:bookmarkStart w:id="20592" w:name="_Toc10201915"/>
              <w:bookmarkEnd w:id="20592"/>
            </w:del>
          </w:p>
        </w:tc>
        <w:bookmarkStart w:id="20593" w:name="_Toc10201916"/>
        <w:bookmarkEnd w:id="20593"/>
      </w:tr>
      <w:tr w:rsidR="00564C22" w:rsidDel="00B33063" w14:paraId="43A490F7" w14:textId="3632C9D7" w:rsidTr="00564C22">
        <w:trPr>
          <w:del w:id="205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42360D" w14:textId="670D2C23" w:rsidR="00564C22" w:rsidRPr="002062A5" w:rsidDel="00B33063" w:rsidRDefault="009B1AF1" w:rsidP="00564C22">
            <w:pPr>
              <w:pStyle w:val="Beschriftung"/>
              <w:rPr>
                <w:del w:id="20595" w:author="Andreas Kuehne" w:date="2019-05-31T12:22:00Z"/>
                <w:rStyle w:val="Datatype"/>
                <w:b w:val="0"/>
                <w:bCs w:val="0"/>
              </w:rPr>
            </w:pPr>
            <w:del w:id="20596" w:author="Andreas Kuehne" w:date="2019-05-31T12:22:00Z">
              <w:r w:rsidRPr="002062A5" w:rsidDel="00B33063">
                <w:rPr>
                  <w:rStyle w:val="Datatype"/>
                </w:rPr>
                <w:delText>incContent</w:delText>
              </w:r>
              <w:bookmarkStart w:id="20597" w:name="_Toc10201917"/>
              <w:bookmarkEnd w:id="20597"/>
            </w:del>
          </w:p>
        </w:tc>
        <w:tc>
          <w:tcPr>
            <w:tcW w:w="4675" w:type="dxa"/>
          </w:tcPr>
          <w:p w14:paraId="472077E6" w14:textId="17F893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598" w:author="Andreas Kuehne" w:date="2019-05-31T12:22:00Z"/>
                <w:rStyle w:val="Datatype"/>
              </w:rPr>
            </w:pPr>
            <w:del w:id="20599" w:author="Andreas Kuehne" w:date="2019-05-31T12:22:00Z">
              <w:r w:rsidRPr="002062A5" w:rsidDel="00B33063">
                <w:rPr>
                  <w:rStyle w:val="Datatype"/>
                </w:rPr>
                <w:delText>IncludeEContent</w:delText>
              </w:r>
              <w:bookmarkStart w:id="20600" w:name="_Toc10201918"/>
              <w:bookmarkEnd w:id="20600"/>
            </w:del>
          </w:p>
        </w:tc>
        <w:bookmarkStart w:id="20601" w:name="_Toc10201919"/>
        <w:bookmarkEnd w:id="20601"/>
      </w:tr>
      <w:tr w:rsidR="00564C22" w:rsidDel="00B33063" w14:paraId="7280FDF0" w14:textId="442F5F0E" w:rsidTr="00564C22">
        <w:trPr>
          <w:del w:id="206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A287A" w14:textId="2B3ED769" w:rsidR="00564C22" w:rsidRPr="002062A5" w:rsidDel="00B33063" w:rsidRDefault="009B1AF1" w:rsidP="00564C22">
            <w:pPr>
              <w:pStyle w:val="Beschriftung"/>
              <w:rPr>
                <w:del w:id="20603" w:author="Andreas Kuehne" w:date="2019-05-31T12:22:00Z"/>
                <w:rStyle w:val="Datatype"/>
                <w:b w:val="0"/>
                <w:bCs w:val="0"/>
              </w:rPr>
            </w:pPr>
            <w:del w:id="20604" w:author="Andreas Kuehne" w:date="2019-05-31T12:22:00Z">
              <w:r w:rsidRPr="002062A5" w:rsidDel="00B33063">
                <w:rPr>
                  <w:rStyle w:val="Datatype"/>
                </w:rPr>
                <w:delText>incObj</w:delText>
              </w:r>
              <w:bookmarkStart w:id="20605" w:name="_Toc10201920"/>
              <w:bookmarkEnd w:id="20605"/>
            </w:del>
          </w:p>
        </w:tc>
        <w:tc>
          <w:tcPr>
            <w:tcW w:w="4675" w:type="dxa"/>
          </w:tcPr>
          <w:p w14:paraId="6CCF9481" w14:textId="734BF6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06" w:author="Andreas Kuehne" w:date="2019-05-31T12:22:00Z"/>
                <w:rStyle w:val="Datatype"/>
              </w:rPr>
            </w:pPr>
            <w:del w:id="20607" w:author="Andreas Kuehne" w:date="2019-05-31T12:22:00Z">
              <w:r w:rsidRPr="002062A5" w:rsidDel="00B33063">
                <w:rPr>
                  <w:rStyle w:val="Datatype"/>
                </w:rPr>
                <w:delText>IncludeObject</w:delText>
              </w:r>
              <w:bookmarkStart w:id="20608" w:name="_Toc10201921"/>
              <w:bookmarkEnd w:id="20608"/>
            </w:del>
          </w:p>
        </w:tc>
        <w:bookmarkStart w:id="20609" w:name="_Toc10201922"/>
        <w:bookmarkEnd w:id="20609"/>
      </w:tr>
      <w:tr w:rsidR="00564C22" w:rsidDel="00B33063" w14:paraId="27AAE14B" w14:textId="5ABAA7E3" w:rsidTr="00564C22">
        <w:trPr>
          <w:del w:id="206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AE1BD" w14:textId="0D4BBAD7" w:rsidR="00564C22" w:rsidRPr="002062A5" w:rsidDel="00B33063" w:rsidRDefault="009B1AF1" w:rsidP="00564C22">
            <w:pPr>
              <w:pStyle w:val="Beschriftung"/>
              <w:rPr>
                <w:del w:id="20611" w:author="Andreas Kuehne" w:date="2019-05-31T12:22:00Z"/>
                <w:rStyle w:val="Datatype"/>
                <w:b w:val="0"/>
                <w:bCs w:val="0"/>
              </w:rPr>
            </w:pPr>
            <w:del w:id="20612" w:author="Andreas Kuehne" w:date="2019-05-31T12:22:00Z">
              <w:r w:rsidRPr="002062A5" w:rsidDel="00B33063">
                <w:rPr>
                  <w:rStyle w:val="Datatype"/>
                </w:rPr>
                <w:delText>indeterminate</w:delText>
              </w:r>
              <w:bookmarkStart w:id="20613" w:name="_Toc10201923"/>
              <w:bookmarkEnd w:id="20613"/>
            </w:del>
          </w:p>
        </w:tc>
        <w:tc>
          <w:tcPr>
            <w:tcW w:w="4675" w:type="dxa"/>
          </w:tcPr>
          <w:p w14:paraId="25D2EBC0" w14:textId="42E15D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14" w:author="Andreas Kuehne" w:date="2019-05-31T12:22:00Z"/>
                <w:rStyle w:val="Datatype"/>
              </w:rPr>
            </w:pPr>
            <w:del w:id="20615" w:author="Andreas Kuehne" w:date="2019-05-31T12:22:00Z">
              <w:r w:rsidRPr="002062A5" w:rsidDel="00B33063">
                <w:rPr>
                  <w:rStyle w:val="Datatype"/>
                </w:rPr>
                <w:delText>IndeterminateDetail</w:delText>
              </w:r>
              <w:bookmarkStart w:id="20616" w:name="_Toc10201924"/>
              <w:bookmarkEnd w:id="20616"/>
            </w:del>
          </w:p>
        </w:tc>
        <w:bookmarkStart w:id="20617" w:name="_Toc10201925"/>
        <w:bookmarkEnd w:id="20617"/>
      </w:tr>
      <w:tr w:rsidR="00564C22" w:rsidDel="00B33063" w14:paraId="1450AD45" w14:textId="43A62816" w:rsidTr="00564C22">
        <w:trPr>
          <w:del w:id="206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91CB18" w14:textId="16803DC1" w:rsidR="00564C22" w:rsidRPr="002062A5" w:rsidDel="00B33063" w:rsidRDefault="009B1AF1" w:rsidP="00564C22">
            <w:pPr>
              <w:pStyle w:val="Beschriftung"/>
              <w:rPr>
                <w:del w:id="20619" w:author="Andreas Kuehne" w:date="2019-05-31T12:22:00Z"/>
                <w:rStyle w:val="Datatype"/>
                <w:b w:val="0"/>
                <w:bCs w:val="0"/>
              </w:rPr>
            </w:pPr>
            <w:del w:id="20620" w:author="Andreas Kuehne" w:date="2019-05-31T12:22:00Z">
              <w:r w:rsidRPr="002062A5" w:rsidDel="00B33063">
                <w:rPr>
                  <w:rStyle w:val="Datatype"/>
                </w:rPr>
                <w:delText>inDocs</w:delText>
              </w:r>
              <w:bookmarkStart w:id="20621" w:name="_Toc10201926"/>
              <w:bookmarkEnd w:id="20621"/>
            </w:del>
          </w:p>
        </w:tc>
        <w:tc>
          <w:tcPr>
            <w:tcW w:w="4675" w:type="dxa"/>
          </w:tcPr>
          <w:p w14:paraId="3129312F" w14:textId="05B9CAC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22" w:author="Andreas Kuehne" w:date="2019-05-31T12:22:00Z"/>
                <w:rStyle w:val="Datatype"/>
              </w:rPr>
            </w:pPr>
            <w:del w:id="20623" w:author="Andreas Kuehne" w:date="2019-05-31T12:22:00Z">
              <w:r w:rsidRPr="002062A5" w:rsidDel="00B33063">
                <w:rPr>
                  <w:rStyle w:val="Datatype"/>
                </w:rPr>
                <w:delText>InputDocuments</w:delText>
              </w:r>
              <w:bookmarkStart w:id="20624" w:name="_Toc10201927"/>
              <w:bookmarkEnd w:id="20624"/>
            </w:del>
          </w:p>
        </w:tc>
        <w:bookmarkStart w:id="20625" w:name="_Toc10201928"/>
        <w:bookmarkEnd w:id="20625"/>
      </w:tr>
      <w:tr w:rsidR="00564C22" w:rsidDel="00B33063" w14:paraId="162218AD" w14:textId="27D35B4A" w:rsidTr="00564C22">
        <w:trPr>
          <w:del w:id="206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13F7B2" w14:textId="78404222" w:rsidR="00564C22" w:rsidRPr="002062A5" w:rsidDel="00B33063" w:rsidRDefault="009B1AF1" w:rsidP="00564C22">
            <w:pPr>
              <w:pStyle w:val="Beschriftung"/>
              <w:rPr>
                <w:del w:id="20627" w:author="Andreas Kuehne" w:date="2019-05-31T12:22:00Z"/>
                <w:rStyle w:val="Datatype"/>
                <w:b w:val="0"/>
                <w:bCs w:val="0"/>
              </w:rPr>
            </w:pPr>
            <w:del w:id="20628" w:author="Andreas Kuehne" w:date="2019-05-31T12:22:00Z">
              <w:r w:rsidRPr="002062A5" w:rsidDel="00B33063">
                <w:rPr>
                  <w:rStyle w:val="Datatype"/>
                </w:rPr>
                <w:delText>invalid</w:delText>
              </w:r>
              <w:bookmarkStart w:id="20629" w:name="_Toc10201929"/>
              <w:bookmarkEnd w:id="20629"/>
            </w:del>
          </w:p>
        </w:tc>
        <w:tc>
          <w:tcPr>
            <w:tcW w:w="4675" w:type="dxa"/>
          </w:tcPr>
          <w:p w14:paraId="77125A60" w14:textId="364248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30" w:author="Andreas Kuehne" w:date="2019-05-31T12:22:00Z"/>
                <w:rStyle w:val="Datatype"/>
              </w:rPr>
            </w:pPr>
            <w:del w:id="20631" w:author="Andreas Kuehne" w:date="2019-05-31T12:22:00Z">
              <w:r w:rsidRPr="002062A5" w:rsidDel="00B33063">
                <w:rPr>
                  <w:rStyle w:val="Datatype"/>
                </w:rPr>
                <w:delText>InvalidDetail</w:delText>
              </w:r>
              <w:bookmarkStart w:id="20632" w:name="_Toc10201930"/>
              <w:bookmarkEnd w:id="20632"/>
            </w:del>
          </w:p>
        </w:tc>
        <w:bookmarkStart w:id="20633" w:name="_Toc10201931"/>
        <w:bookmarkEnd w:id="20633"/>
      </w:tr>
      <w:tr w:rsidR="00564C22" w:rsidDel="00B33063" w14:paraId="4160B89D" w14:textId="2CCA6F0D" w:rsidTr="00564C22">
        <w:trPr>
          <w:del w:id="206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196BCE" w14:textId="338DFA09" w:rsidR="00564C22" w:rsidRPr="002062A5" w:rsidDel="00B33063" w:rsidRDefault="009B1AF1" w:rsidP="00564C22">
            <w:pPr>
              <w:pStyle w:val="Beschriftung"/>
              <w:rPr>
                <w:del w:id="20635" w:author="Andreas Kuehne" w:date="2019-05-31T12:22:00Z"/>
                <w:rStyle w:val="Datatype"/>
                <w:b w:val="0"/>
                <w:bCs w:val="0"/>
              </w:rPr>
            </w:pPr>
            <w:del w:id="20636" w:author="Andreas Kuehne" w:date="2019-05-31T12:22:00Z">
              <w:r w:rsidRPr="002062A5" w:rsidDel="00B33063">
                <w:rPr>
                  <w:rStyle w:val="Datatype"/>
                </w:rPr>
                <w:delText>keySel</w:delText>
              </w:r>
              <w:bookmarkStart w:id="20637" w:name="_Toc10201932"/>
              <w:bookmarkEnd w:id="20637"/>
            </w:del>
          </w:p>
        </w:tc>
        <w:tc>
          <w:tcPr>
            <w:tcW w:w="4675" w:type="dxa"/>
          </w:tcPr>
          <w:p w14:paraId="2B499833" w14:textId="5D554F2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38" w:author="Andreas Kuehne" w:date="2019-05-31T12:22:00Z"/>
                <w:rStyle w:val="Datatype"/>
              </w:rPr>
            </w:pPr>
            <w:del w:id="20639" w:author="Andreas Kuehne" w:date="2019-05-31T12:22:00Z">
              <w:r w:rsidRPr="002062A5" w:rsidDel="00B33063">
                <w:rPr>
                  <w:rStyle w:val="Datatype"/>
                </w:rPr>
                <w:delText>KeySelector</w:delText>
              </w:r>
              <w:bookmarkStart w:id="20640" w:name="_Toc10201933"/>
              <w:bookmarkEnd w:id="20640"/>
            </w:del>
          </w:p>
        </w:tc>
        <w:bookmarkStart w:id="20641" w:name="_Toc10201934"/>
        <w:bookmarkEnd w:id="20641"/>
      </w:tr>
      <w:tr w:rsidR="00564C22" w:rsidDel="00B33063" w14:paraId="45F5A185" w14:textId="74125F35" w:rsidTr="00564C22">
        <w:trPr>
          <w:del w:id="206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741F1" w14:textId="0CA9C2CC" w:rsidR="00564C22" w:rsidRPr="002062A5" w:rsidDel="00B33063" w:rsidRDefault="009B1AF1" w:rsidP="00564C22">
            <w:pPr>
              <w:pStyle w:val="Beschriftung"/>
              <w:rPr>
                <w:del w:id="20643" w:author="Andreas Kuehne" w:date="2019-05-31T12:22:00Z"/>
                <w:rStyle w:val="Datatype"/>
                <w:b w:val="0"/>
                <w:bCs w:val="0"/>
              </w:rPr>
            </w:pPr>
            <w:del w:id="20644" w:author="Andreas Kuehne" w:date="2019-05-31T12:22:00Z">
              <w:r w:rsidRPr="002062A5" w:rsidDel="00B33063">
                <w:rPr>
                  <w:rStyle w:val="Datatype"/>
                </w:rPr>
                <w:delText>lowerBound</w:delText>
              </w:r>
              <w:bookmarkStart w:id="20645" w:name="_Toc10201935"/>
              <w:bookmarkEnd w:id="20645"/>
            </w:del>
          </w:p>
        </w:tc>
        <w:tc>
          <w:tcPr>
            <w:tcW w:w="4675" w:type="dxa"/>
          </w:tcPr>
          <w:p w14:paraId="63C98B66" w14:textId="69A82EA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46" w:author="Andreas Kuehne" w:date="2019-05-31T12:22:00Z"/>
                <w:rStyle w:val="Datatype"/>
              </w:rPr>
            </w:pPr>
            <w:del w:id="20647" w:author="Andreas Kuehne" w:date="2019-05-31T12:22:00Z">
              <w:r w:rsidRPr="002062A5" w:rsidDel="00B33063">
                <w:rPr>
                  <w:rStyle w:val="Datatype"/>
                </w:rPr>
                <w:delText>LowerBoundary</w:delText>
              </w:r>
              <w:bookmarkStart w:id="20648" w:name="_Toc10201936"/>
              <w:bookmarkEnd w:id="20648"/>
            </w:del>
          </w:p>
        </w:tc>
        <w:bookmarkStart w:id="20649" w:name="_Toc10201937"/>
        <w:bookmarkEnd w:id="20649"/>
      </w:tr>
      <w:tr w:rsidR="00564C22" w:rsidDel="00B33063" w14:paraId="35B5BC0F" w14:textId="7EEE4C4A" w:rsidTr="00564C22">
        <w:trPr>
          <w:del w:id="206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424082" w14:textId="1F8B6FA3" w:rsidR="00564C22" w:rsidRPr="002062A5" w:rsidDel="00B33063" w:rsidRDefault="009B1AF1" w:rsidP="00564C22">
            <w:pPr>
              <w:pStyle w:val="Beschriftung"/>
              <w:rPr>
                <w:del w:id="20651" w:author="Andreas Kuehne" w:date="2019-05-31T12:22:00Z"/>
                <w:rStyle w:val="Datatype"/>
                <w:b w:val="0"/>
                <w:bCs w:val="0"/>
              </w:rPr>
            </w:pPr>
            <w:del w:id="20652" w:author="Andreas Kuehne" w:date="2019-05-31T12:22:00Z">
              <w:r w:rsidRPr="002062A5" w:rsidDel="00B33063">
                <w:rPr>
                  <w:rStyle w:val="Datatype"/>
                </w:rPr>
                <w:delText>maj</w:delText>
              </w:r>
              <w:bookmarkStart w:id="20653" w:name="_Toc10201938"/>
              <w:bookmarkEnd w:id="20653"/>
            </w:del>
          </w:p>
        </w:tc>
        <w:tc>
          <w:tcPr>
            <w:tcW w:w="4675" w:type="dxa"/>
          </w:tcPr>
          <w:p w14:paraId="37B1A939" w14:textId="03A57E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54" w:author="Andreas Kuehne" w:date="2019-05-31T12:22:00Z"/>
                <w:rStyle w:val="Datatype"/>
              </w:rPr>
            </w:pPr>
            <w:del w:id="20655" w:author="Andreas Kuehne" w:date="2019-05-31T12:22:00Z">
              <w:r w:rsidRPr="002062A5" w:rsidDel="00B33063">
                <w:rPr>
                  <w:rStyle w:val="Datatype"/>
                </w:rPr>
                <w:delText>ResultMajor</w:delText>
              </w:r>
              <w:bookmarkStart w:id="20656" w:name="_Toc10201939"/>
              <w:bookmarkEnd w:id="20656"/>
            </w:del>
          </w:p>
        </w:tc>
        <w:bookmarkStart w:id="20657" w:name="_Toc10201940"/>
        <w:bookmarkEnd w:id="20657"/>
      </w:tr>
      <w:tr w:rsidR="00564C22" w:rsidDel="00B33063" w14:paraId="44EB26D6" w14:textId="3159828C" w:rsidTr="00564C22">
        <w:trPr>
          <w:del w:id="206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FC68D0" w14:textId="5258FA30" w:rsidR="00564C22" w:rsidRPr="002062A5" w:rsidDel="00B33063" w:rsidRDefault="009B1AF1" w:rsidP="00564C22">
            <w:pPr>
              <w:pStyle w:val="Beschriftung"/>
              <w:rPr>
                <w:del w:id="20659" w:author="Andreas Kuehne" w:date="2019-05-31T12:22:00Z"/>
                <w:rStyle w:val="Datatype"/>
                <w:b w:val="0"/>
                <w:bCs w:val="0"/>
              </w:rPr>
            </w:pPr>
            <w:del w:id="20660" w:author="Andreas Kuehne" w:date="2019-05-31T12:22:00Z">
              <w:r w:rsidRPr="002062A5" w:rsidDel="00B33063">
                <w:rPr>
                  <w:rStyle w:val="Datatype"/>
                </w:rPr>
                <w:delText>mimeType</w:delText>
              </w:r>
              <w:bookmarkStart w:id="20661" w:name="_Toc10201941"/>
              <w:bookmarkEnd w:id="20661"/>
            </w:del>
          </w:p>
        </w:tc>
        <w:tc>
          <w:tcPr>
            <w:tcW w:w="4675" w:type="dxa"/>
          </w:tcPr>
          <w:p w14:paraId="494DB37A" w14:textId="4B164B7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62" w:author="Andreas Kuehne" w:date="2019-05-31T12:22:00Z"/>
                <w:rStyle w:val="Datatype"/>
              </w:rPr>
            </w:pPr>
            <w:del w:id="20663" w:author="Andreas Kuehne" w:date="2019-05-31T12:22:00Z">
              <w:r w:rsidRPr="002062A5" w:rsidDel="00B33063">
                <w:rPr>
                  <w:rStyle w:val="Datatype"/>
                </w:rPr>
                <w:delText>MimeType</w:delText>
              </w:r>
              <w:bookmarkStart w:id="20664" w:name="_Toc10201942"/>
              <w:bookmarkEnd w:id="20664"/>
            </w:del>
          </w:p>
        </w:tc>
        <w:bookmarkStart w:id="20665" w:name="_Toc10201943"/>
        <w:bookmarkEnd w:id="20665"/>
      </w:tr>
      <w:tr w:rsidR="00564C22" w:rsidDel="00B33063" w14:paraId="597A5B1D" w14:textId="257588EE" w:rsidTr="00564C22">
        <w:trPr>
          <w:del w:id="206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3DBF94" w14:textId="4EEE31E8" w:rsidR="00564C22" w:rsidRPr="002062A5" w:rsidDel="00B33063" w:rsidRDefault="009B1AF1" w:rsidP="00564C22">
            <w:pPr>
              <w:pStyle w:val="Beschriftung"/>
              <w:rPr>
                <w:del w:id="20667" w:author="Andreas Kuehne" w:date="2019-05-31T12:22:00Z"/>
                <w:rStyle w:val="Datatype"/>
                <w:b w:val="0"/>
                <w:bCs w:val="0"/>
              </w:rPr>
            </w:pPr>
            <w:del w:id="20668" w:author="Andreas Kuehne" w:date="2019-05-31T12:22:00Z">
              <w:r w:rsidRPr="002062A5" w:rsidDel="00B33063">
                <w:rPr>
                  <w:rStyle w:val="Datatype"/>
                </w:rPr>
                <w:delText>min</w:delText>
              </w:r>
              <w:bookmarkStart w:id="20669" w:name="_Toc10201944"/>
              <w:bookmarkEnd w:id="20669"/>
            </w:del>
          </w:p>
        </w:tc>
        <w:tc>
          <w:tcPr>
            <w:tcW w:w="4675" w:type="dxa"/>
          </w:tcPr>
          <w:p w14:paraId="37EB5075" w14:textId="6D31AA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70" w:author="Andreas Kuehne" w:date="2019-05-31T12:22:00Z"/>
                <w:rStyle w:val="Datatype"/>
              </w:rPr>
            </w:pPr>
            <w:del w:id="20671" w:author="Andreas Kuehne" w:date="2019-05-31T12:22:00Z">
              <w:r w:rsidRPr="002062A5" w:rsidDel="00B33063">
                <w:rPr>
                  <w:rStyle w:val="Datatype"/>
                </w:rPr>
                <w:delText>ResultMinor</w:delText>
              </w:r>
              <w:bookmarkStart w:id="20672" w:name="_Toc10201945"/>
              <w:bookmarkEnd w:id="20672"/>
            </w:del>
          </w:p>
        </w:tc>
        <w:bookmarkStart w:id="20673" w:name="_Toc10201946"/>
        <w:bookmarkEnd w:id="20673"/>
      </w:tr>
      <w:tr w:rsidR="00564C22" w:rsidDel="00B33063" w14:paraId="2188444E" w14:textId="5E0B45E5" w:rsidTr="00564C22">
        <w:trPr>
          <w:del w:id="206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0653BB" w14:textId="50ECD219" w:rsidR="00564C22" w:rsidRPr="002062A5" w:rsidDel="00B33063" w:rsidRDefault="009B1AF1" w:rsidP="00564C22">
            <w:pPr>
              <w:pStyle w:val="Beschriftung"/>
              <w:rPr>
                <w:del w:id="20675" w:author="Andreas Kuehne" w:date="2019-05-31T12:22:00Z"/>
                <w:rStyle w:val="Datatype"/>
                <w:b w:val="0"/>
                <w:bCs w:val="0"/>
              </w:rPr>
            </w:pPr>
            <w:del w:id="20676" w:author="Andreas Kuehne" w:date="2019-05-31T12:22:00Z">
              <w:r w:rsidRPr="002062A5" w:rsidDel="00B33063">
                <w:rPr>
                  <w:rStyle w:val="Datatype"/>
                </w:rPr>
                <w:delText>msg</w:delText>
              </w:r>
              <w:bookmarkStart w:id="20677" w:name="_Toc10201947"/>
              <w:bookmarkEnd w:id="20677"/>
            </w:del>
          </w:p>
        </w:tc>
        <w:tc>
          <w:tcPr>
            <w:tcW w:w="4675" w:type="dxa"/>
          </w:tcPr>
          <w:p w14:paraId="7BC711DC" w14:textId="78E1657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78" w:author="Andreas Kuehne" w:date="2019-05-31T12:22:00Z"/>
                <w:rStyle w:val="Datatype"/>
              </w:rPr>
            </w:pPr>
            <w:del w:id="20679" w:author="Andreas Kuehne" w:date="2019-05-31T12:22:00Z">
              <w:r w:rsidRPr="002062A5" w:rsidDel="00B33063">
                <w:rPr>
                  <w:rStyle w:val="Datatype"/>
                </w:rPr>
                <w:delText>ResultMessage</w:delText>
              </w:r>
              <w:bookmarkStart w:id="20680" w:name="_Toc10201948"/>
              <w:bookmarkEnd w:id="20680"/>
            </w:del>
          </w:p>
          <w:p w14:paraId="1F051877" w14:textId="1E3122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81" w:author="Andreas Kuehne" w:date="2019-05-31T12:22:00Z"/>
                <w:rStyle w:val="Datatype"/>
              </w:rPr>
            </w:pPr>
            <w:del w:id="20682" w:author="Andreas Kuehne" w:date="2019-05-31T12:22:00Z">
              <w:r w:rsidRPr="002062A5" w:rsidDel="00B33063">
                <w:rPr>
                  <w:rStyle w:val="Datatype"/>
                </w:rPr>
                <w:delText>Message</w:delText>
              </w:r>
              <w:bookmarkStart w:id="20683" w:name="_Toc10201949"/>
              <w:bookmarkEnd w:id="20683"/>
            </w:del>
          </w:p>
        </w:tc>
        <w:bookmarkStart w:id="20684" w:name="_Toc10201950"/>
        <w:bookmarkEnd w:id="20684"/>
      </w:tr>
      <w:tr w:rsidR="00564C22" w:rsidDel="00B33063" w14:paraId="79E2572D" w14:textId="32D99BC0" w:rsidTr="00564C22">
        <w:trPr>
          <w:del w:id="206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B12B39" w14:textId="21A45654" w:rsidR="00564C22" w:rsidRPr="002062A5" w:rsidDel="00B33063" w:rsidRDefault="009B1AF1" w:rsidP="00564C22">
            <w:pPr>
              <w:pStyle w:val="Beschriftung"/>
              <w:rPr>
                <w:del w:id="20686" w:author="Andreas Kuehne" w:date="2019-05-31T12:22:00Z"/>
                <w:rStyle w:val="Datatype"/>
                <w:b w:val="0"/>
                <w:bCs w:val="0"/>
              </w:rPr>
            </w:pPr>
            <w:del w:id="20687" w:author="Andreas Kuehne" w:date="2019-05-31T12:22:00Z">
              <w:r w:rsidRPr="002062A5" w:rsidDel="00B33063">
                <w:rPr>
                  <w:rStyle w:val="Datatype"/>
                </w:rPr>
                <w:delText>name</w:delText>
              </w:r>
              <w:bookmarkStart w:id="20688" w:name="_Toc10201951"/>
              <w:bookmarkEnd w:id="20688"/>
            </w:del>
          </w:p>
        </w:tc>
        <w:tc>
          <w:tcPr>
            <w:tcW w:w="4675" w:type="dxa"/>
          </w:tcPr>
          <w:p w14:paraId="3ED3D6BD" w14:textId="1CCC20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89" w:author="Andreas Kuehne" w:date="2019-05-31T12:22:00Z"/>
                <w:rStyle w:val="Datatype"/>
              </w:rPr>
            </w:pPr>
            <w:del w:id="20690" w:author="Andreas Kuehne" w:date="2019-05-31T12:22:00Z">
              <w:r w:rsidRPr="002062A5" w:rsidDel="00B33063">
                <w:rPr>
                  <w:rStyle w:val="Datatype"/>
                </w:rPr>
                <w:delText>Name</w:delText>
              </w:r>
              <w:bookmarkStart w:id="20691" w:name="_Toc10201952"/>
              <w:bookmarkEnd w:id="20691"/>
            </w:del>
          </w:p>
          <w:p w14:paraId="5FE1F0DE" w14:textId="0F9DC6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92" w:author="Andreas Kuehne" w:date="2019-05-31T12:22:00Z"/>
                <w:rStyle w:val="Datatype"/>
              </w:rPr>
            </w:pPr>
            <w:del w:id="20693" w:author="Andreas Kuehne" w:date="2019-05-31T12:22:00Z">
              <w:r w:rsidRPr="002062A5" w:rsidDel="00B33063">
                <w:rPr>
                  <w:rStyle w:val="Datatype"/>
                </w:rPr>
                <w:delText>KeyName</w:delText>
              </w:r>
              <w:bookmarkStart w:id="20694" w:name="_Toc10201953"/>
              <w:bookmarkEnd w:id="20694"/>
            </w:del>
          </w:p>
        </w:tc>
        <w:bookmarkStart w:id="20695" w:name="_Toc10201954"/>
        <w:bookmarkEnd w:id="20695"/>
      </w:tr>
      <w:tr w:rsidR="00564C22" w:rsidDel="00B33063" w14:paraId="108B8362" w14:textId="2C8EA064" w:rsidTr="00564C22">
        <w:trPr>
          <w:del w:id="206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75414" w14:textId="61033E91" w:rsidR="00564C22" w:rsidRPr="002062A5" w:rsidDel="00B33063" w:rsidRDefault="009B1AF1" w:rsidP="00564C22">
            <w:pPr>
              <w:pStyle w:val="Beschriftung"/>
              <w:rPr>
                <w:del w:id="20697" w:author="Andreas Kuehne" w:date="2019-05-31T12:22:00Z"/>
                <w:rStyle w:val="Datatype"/>
                <w:b w:val="0"/>
                <w:bCs w:val="0"/>
              </w:rPr>
            </w:pPr>
            <w:del w:id="20698" w:author="Andreas Kuehne" w:date="2019-05-31T12:22:00Z">
              <w:r w:rsidRPr="002062A5" w:rsidDel="00B33063">
                <w:rPr>
                  <w:rStyle w:val="Datatype"/>
                </w:rPr>
                <w:delText>nsDecl</w:delText>
              </w:r>
              <w:bookmarkStart w:id="20699" w:name="_Toc10201955"/>
              <w:bookmarkEnd w:id="20699"/>
            </w:del>
          </w:p>
        </w:tc>
        <w:tc>
          <w:tcPr>
            <w:tcW w:w="4675" w:type="dxa"/>
          </w:tcPr>
          <w:p w14:paraId="14A1717D" w14:textId="6F18FC2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00" w:author="Andreas Kuehne" w:date="2019-05-31T12:22:00Z"/>
                <w:rStyle w:val="Datatype"/>
              </w:rPr>
            </w:pPr>
            <w:del w:id="20701" w:author="Andreas Kuehne" w:date="2019-05-31T12:22:00Z">
              <w:r w:rsidRPr="002062A5" w:rsidDel="00B33063">
                <w:rPr>
                  <w:rStyle w:val="Datatype"/>
                </w:rPr>
                <w:delText>NsPrefixMapping</w:delText>
              </w:r>
              <w:bookmarkStart w:id="20702" w:name="_Toc10201956"/>
              <w:bookmarkEnd w:id="20702"/>
            </w:del>
          </w:p>
        </w:tc>
        <w:bookmarkStart w:id="20703" w:name="_Toc10201957"/>
        <w:bookmarkEnd w:id="20703"/>
      </w:tr>
      <w:tr w:rsidR="00564C22" w:rsidDel="00B33063" w14:paraId="2B985350" w14:textId="6AFAD0F1" w:rsidTr="00564C22">
        <w:trPr>
          <w:del w:id="207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BF834" w14:textId="39EDD0E3" w:rsidR="00564C22" w:rsidRPr="002062A5" w:rsidDel="00B33063" w:rsidRDefault="009B1AF1" w:rsidP="00564C22">
            <w:pPr>
              <w:pStyle w:val="Beschriftung"/>
              <w:rPr>
                <w:del w:id="20705" w:author="Andreas Kuehne" w:date="2019-05-31T12:22:00Z"/>
                <w:rStyle w:val="Datatype"/>
                <w:b w:val="0"/>
                <w:bCs w:val="0"/>
              </w:rPr>
            </w:pPr>
            <w:del w:id="20706" w:author="Andreas Kuehne" w:date="2019-05-31T12:22:00Z">
              <w:r w:rsidRPr="002062A5" w:rsidDel="00B33063">
                <w:rPr>
                  <w:rStyle w:val="Datatype"/>
                </w:rPr>
                <w:delText>objId</w:delText>
              </w:r>
              <w:bookmarkStart w:id="20707" w:name="_Toc10201958"/>
              <w:bookmarkEnd w:id="20707"/>
            </w:del>
          </w:p>
        </w:tc>
        <w:tc>
          <w:tcPr>
            <w:tcW w:w="4675" w:type="dxa"/>
          </w:tcPr>
          <w:p w14:paraId="3EADC62C" w14:textId="2B9E17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08" w:author="Andreas Kuehne" w:date="2019-05-31T12:22:00Z"/>
                <w:rStyle w:val="Datatype"/>
              </w:rPr>
            </w:pPr>
            <w:del w:id="20709" w:author="Andreas Kuehne" w:date="2019-05-31T12:22:00Z">
              <w:r w:rsidRPr="002062A5" w:rsidDel="00B33063">
                <w:rPr>
                  <w:rStyle w:val="Datatype"/>
                </w:rPr>
                <w:delText>ObjId</w:delText>
              </w:r>
              <w:bookmarkStart w:id="20710" w:name="_Toc10201959"/>
              <w:bookmarkEnd w:id="20710"/>
            </w:del>
          </w:p>
        </w:tc>
        <w:bookmarkStart w:id="20711" w:name="_Toc10201960"/>
        <w:bookmarkEnd w:id="20711"/>
      </w:tr>
      <w:tr w:rsidR="00564C22" w:rsidDel="00B33063" w14:paraId="7324A0DB" w14:textId="22E6A0CA" w:rsidTr="00564C22">
        <w:trPr>
          <w:del w:id="207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C0E8ED" w14:textId="1EF24C47" w:rsidR="00564C22" w:rsidRPr="002062A5" w:rsidDel="00B33063" w:rsidRDefault="009B1AF1" w:rsidP="00564C22">
            <w:pPr>
              <w:pStyle w:val="Beschriftung"/>
              <w:rPr>
                <w:del w:id="20713" w:author="Andreas Kuehne" w:date="2019-05-31T12:22:00Z"/>
                <w:rStyle w:val="Datatype"/>
                <w:b w:val="0"/>
                <w:bCs w:val="0"/>
              </w:rPr>
            </w:pPr>
            <w:del w:id="20714" w:author="Andreas Kuehne" w:date="2019-05-31T12:22:00Z">
              <w:r w:rsidRPr="002062A5" w:rsidDel="00B33063">
                <w:rPr>
                  <w:rStyle w:val="Datatype"/>
                </w:rPr>
                <w:delText>ocsp</w:delText>
              </w:r>
              <w:bookmarkStart w:id="20715" w:name="_Toc10201961"/>
              <w:bookmarkEnd w:id="20715"/>
            </w:del>
          </w:p>
        </w:tc>
        <w:tc>
          <w:tcPr>
            <w:tcW w:w="4675" w:type="dxa"/>
          </w:tcPr>
          <w:p w14:paraId="3CB47CCD" w14:textId="4C458AB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16" w:author="Andreas Kuehne" w:date="2019-05-31T12:22:00Z"/>
                <w:rStyle w:val="Datatype"/>
              </w:rPr>
            </w:pPr>
            <w:del w:id="20717" w:author="Andreas Kuehne" w:date="2019-05-31T12:22:00Z">
              <w:r w:rsidRPr="002062A5" w:rsidDel="00B33063">
                <w:rPr>
                  <w:rStyle w:val="Datatype"/>
                </w:rPr>
                <w:delText>OCSPResponse</w:delText>
              </w:r>
              <w:bookmarkStart w:id="20718" w:name="_Toc10201962"/>
              <w:bookmarkEnd w:id="20718"/>
            </w:del>
          </w:p>
        </w:tc>
        <w:bookmarkStart w:id="20719" w:name="_Toc10201963"/>
        <w:bookmarkEnd w:id="20719"/>
      </w:tr>
      <w:tr w:rsidR="00564C22" w:rsidDel="00B33063" w14:paraId="5DA57A0E" w14:textId="382DC511" w:rsidTr="00564C22">
        <w:trPr>
          <w:del w:id="207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3BF056" w14:textId="66407C6B" w:rsidR="00564C22" w:rsidRPr="002062A5" w:rsidDel="00B33063" w:rsidRDefault="009B1AF1" w:rsidP="00564C22">
            <w:pPr>
              <w:pStyle w:val="Beschriftung"/>
              <w:rPr>
                <w:del w:id="20721" w:author="Andreas Kuehne" w:date="2019-05-31T12:22:00Z"/>
                <w:rStyle w:val="Datatype"/>
                <w:b w:val="0"/>
                <w:bCs w:val="0"/>
              </w:rPr>
            </w:pPr>
            <w:del w:id="20722" w:author="Andreas Kuehne" w:date="2019-05-31T12:22:00Z">
              <w:r w:rsidRPr="002062A5" w:rsidDel="00B33063">
                <w:rPr>
                  <w:rStyle w:val="Datatype"/>
                </w:rPr>
                <w:delText>optInp</w:delText>
              </w:r>
              <w:bookmarkStart w:id="20723" w:name="_Toc10201964"/>
              <w:bookmarkEnd w:id="20723"/>
            </w:del>
          </w:p>
        </w:tc>
        <w:tc>
          <w:tcPr>
            <w:tcW w:w="4675" w:type="dxa"/>
          </w:tcPr>
          <w:p w14:paraId="197FF9F9" w14:textId="2A5920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24" w:author="Andreas Kuehne" w:date="2019-05-31T12:22:00Z"/>
                <w:rStyle w:val="Datatype"/>
              </w:rPr>
            </w:pPr>
            <w:del w:id="20725" w:author="Andreas Kuehne" w:date="2019-05-31T12:22:00Z">
              <w:r w:rsidRPr="002062A5" w:rsidDel="00B33063">
                <w:rPr>
                  <w:rStyle w:val="Datatype"/>
                </w:rPr>
                <w:delText>OptionalInputs</w:delText>
              </w:r>
              <w:bookmarkStart w:id="20726" w:name="_Toc10201965"/>
              <w:bookmarkEnd w:id="20726"/>
            </w:del>
          </w:p>
        </w:tc>
        <w:bookmarkStart w:id="20727" w:name="_Toc10201966"/>
        <w:bookmarkEnd w:id="20727"/>
      </w:tr>
      <w:tr w:rsidR="00564C22" w:rsidDel="00B33063" w14:paraId="03590350" w14:textId="1D200B1E" w:rsidTr="00564C22">
        <w:trPr>
          <w:del w:id="207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48588F" w14:textId="1B0D3BE9" w:rsidR="00564C22" w:rsidRPr="002062A5" w:rsidDel="00B33063" w:rsidRDefault="009B1AF1" w:rsidP="00564C22">
            <w:pPr>
              <w:pStyle w:val="Beschriftung"/>
              <w:rPr>
                <w:del w:id="20729" w:author="Andreas Kuehne" w:date="2019-05-31T12:22:00Z"/>
                <w:rStyle w:val="Datatype"/>
                <w:b w:val="0"/>
                <w:bCs w:val="0"/>
              </w:rPr>
            </w:pPr>
            <w:del w:id="20730" w:author="Andreas Kuehne" w:date="2019-05-31T12:22:00Z">
              <w:r w:rsidRPr="002062A5" w:rsidDel="00B33063">
                <w:rPr>
                  <w:rStyle w:val="Datatype"/>
                </w:rPr>
                <w:delText>optOutp</w:delText>
              </w:r>
              <w:bookmarkStart w:id="20731" w:name="_Toc10201967"/>
              <w:bookmarkEnd w:id="20731"/>
            </w:del>
          </w:p>
        </w:tc>
        <w:tc>
          <w:tcPr>
            <w:tcW w:w="4675" w:type="dxa"/>
          </w:tcPr>
          <w:p w14:paraId="627A27E2" w14:textId="16A6EE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32" w:author="Andreas Kuehne" w:date="2019-05-31T12:22:00Z"/>
                <w:rStyle w:val="Datatype"/>
              </w:rPr>
            </w:pPr>
            <w:del w:id="20733" w:author="Andreas Kuehne" w:date="2019-05-31T12:22:00Z">
              <w:r w:rsidRPr="002062A5" w:rsidDel="00B33063">
                <w:rPr>
                  <w:rStyle w:val="Datatype"/>
                </w:rPr>
                <w:delText>OptionalOutputs</w:delText>
              </w:r>
              <w:bookmarkStart w:id="20734" w:name="_Toc10201968"/>
              <w:bookmarkEnd w:id="20734"/>
            </w:del>
          </w:p>
        </w:tc>
        <w:bookmarkStart w:id="20735" w:name="_Toc10201969"/>
        <w:bookmarkEnd w:id="20735"/>
      </w:tr>
      <w:tr w:rsidR="00564C22" w:rsidDel="00B33063" w14:paraId="41A049E7" w14:textId="57FA6B2F" w:rsidTr="00564C22">
        <w:trPr>
          <w:del w:id="207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E0D15C" w14:textId="3A3EB3D7" w:rsidR="00564C22" w:rsidRPr="002062A5" w:rsidDel="00B33063" w:rsidRDefault="009B1AF1" w:rsidP="00564C22">
            <w:pPr>
              <w:pStyle w:val="Beschriftung"/>
              <w:rPr>
                <w:del w:id="20737" w:author="Andreas Kuehne" w:date="2019-05-31T12:22:00Z"/>
                <w:rStyle w:val="Datatype"/>
                <w:b w:val="0"/>
                <w:bCs w:val="0"/>
              </w:rPr>
            </w:pPr>
            <w:del w:id="20738" w:author="Andreas Kuehne" w:date="2019-05-31T12:22:00Z">
              <w:r w:rsidRPr="002062A5" w:rsidDel="00B33063">
                <w:rPr>
                  <w:rStyle w:val="Datatype"/>
                </w:rPr>
                <w:delText>poe</w:delText>
              </w:r>
              <w:bookmarkStart w:id="20739" w:name="_Toc10201970"/>
              <w:bookmarkEnd w:id="20739"/>
            </w:del>
          </w:p>
        </w:tc>
        <w:tc>
          <w:tcPr>
            <w:tcW w:w="4675" w:type="dxa"/>
          </w:tcPr>
          <w:p w14:paraId="33CC59DD" w14:textId="3B2D67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40" w:author="Andreas Kuehne" w:date="2019-05-31T12:22:00Z"/>
                <w:rStyle w:val="Datatype"/>
              </w:rPr>
            </w:pPr>
            <w:del w:id="20741" w:author="Andreas Kuehne" w:date="2019-05-31T12:22:00Z">
              <w:r w:rsidRPr="002062A5" w:rsidDel="00B33063">
                <w:rPr>
                  <w:rStyle w:val="Datatype"/>
                </w:rPr>
                <w:delText>PoE</w:delText>
              </w:r>
              <w:bookmarkStart w:id="20742" w:name="_Toc10201971"/>
              <w:bookmarkEnd w:id="20742"/>
            </w:del>
          </w:p>
        </w:tc>
        <w:bookmarkStart w:id="20743" w:name="_Toc10201972"/>
        <w:bookmarkEnd w:id="20743"/>
      </w:tr>
      <w:tr w:rsidR="00564C22" w:rsidDel="00B33063" w14:paraId="5E1E4481" w14:textId="2B251AF2" w:rsidTr="00564C22">
        <w:trPr>
          <w:del w:id="207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FBDC" w14:textId="32EC6AFE" w:rsidR="00564C22" w:rsidRPr="002062A5" w:rsidDel="00B33063" w:rsidRDefault="009B1AF1" w:rsidP="00564C22">
            <w:pPr>
              <w:pStyle w:val="Beschriftung"/>
              <w:rPr>
                <w:del w:id="20745" w:author="Andreas Kuehne" w:date="2019-05-31T12:22:00Z"/>
                <w:rStyle w:val="Datatype"/>
                <w:b w:val="0"/>
                <w:bCs w:val="0"/>
              </w:rPr>
            </w:pPr>
            <w:del w:id="20746" w:author="Andreas Kuehne" w:date="2019-05-31T12:22:00Z">
              <w:r w:rsidRPr="002062A5" w:rsidDel="00B33063">
                <w:rPr>
                  <w:rStyle w:val="Datatype"/>
                </w:rPr>
                <w:delText>pre</w:delText>
              </w:r>
              <w:bookmarkStart w:id="20747" w:name="_Toc10201973"/>
              <w:bookmarkEnd w:id="20747"/>
            </w:del>
          </w:p>
        </w:tc>
        <w:tc>
          <w:tcPr>
            <w:tcW w:w="4675" w:type="dxa"/>
          </w:tcPr>
          <w:p w14:paraId="5AADF1B3" w14:textId="2860F8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48" w:author="Andreas Kuehne" w:date="2019-05-31T12:22:00Z"/>
                <w:rStyle w:val="Datatype"/>
              </w:rPr>
            </w:pPr>
            <w:del w:id="20749" w:author="Andreas Kuehne" w:date="2019-05-31T12:22:00Z">
              <w:r w:rsidRPr="002062A5" w:rsidDel="00B33063">
                <w:rPr>
                  <w:rStyle w:val="Datatype"/>
                </w:rPr>
                <w:delText>NamespacePrefix</w:delText>
              </w:r>
              <w:bookmarkStart w:id="20750" w:name="_Toc10201974"/>
              <w:bookmarkEnd w:id="20750"/>
            </w:del>
          </w:p>
        </w:tc>
        <w:bookmarkStart w:id="20751" w:name="_Toc10201975"/>
        <w:bookmarkEnd w:id="20751"/>
      </w:tr>
      <w:tr w:rsidR="00564C22" w:rsidDel="00B33063" w14:paraId="384849BB" w14:textId="388B256E" w:rsidTr="00564C22">
        <w:trPr>
          <w:del w:id="207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36F8F5" w14:textId="6F2741DB" w:rsidR="00564C22" w:rsidRPr="002062A5" w:rsidDel="00B33063" w:rsidRDefault="009B1AF1" w:rsidP="00564C22">
            <w:pPr>
              <w:pStyle w:val="Beschriftung"/>
              <w:rPr>
                <w:del w:id="20753" w:author="Andreas Kuehne" w:date="2019-05-31T12:22:00Z"/>
                <w:rStyle w:val="Datatype"/>
                <w:b w:val="0"/>
                <w:bCs w:val="0"/>
              </w:rPr>
            </w:pPr>
            <w:del w:id="20754" w:author="Andreas Kuehne" w:date="2019-05-31T12:22:00Z">
              <w:r w:rsidRPr="002062A5" w:rsidDel="00B33063">
                <w:rPr>
                  <w:rStyle w:val="Datatype"/>
                </w:rPr>
                <w:delText>pRef</w:delText>
              </w:r>
              <w:bookmarkStart w:id="20755" w:name="_Toc10201976"/>
              <w:bookmarkEnd w:id="20755"/>
            </w:del>
          </w:p>
        </w:tc>
        <w:tc>
          <w:tcPr>
            <w:tcW w:w="4675" w:type="dxa"/>
          </w:tcPr>
          <w:p w14:paraId="39F99EA7" w14:textId="02DB77A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56" w:author="Andreas Kuehne" w:date="2019-05-31T12:22:00Z"/>
                <w:rStyle w:val="Datatype"/>
              </w:rPr>
            </w:pPr>
            <w:del w:id="20757" w:author="Andreas Kuehne" w:date="2019-05-31T12:22:00Z">
              <w:r w:rsidRPr="002062A5" w:rsidDel="00B33063">
                <w:rPr>
                  <w:rStyle w:val="Datatype"/>
                </w:rPr>
                <w:delText>ProblemReference</w:delText>
              </w:r>
              <w:bookmarkStart w:id="20758" w:name="_Toc10201977"/>
              <w:bookmarkEnd w:id="20758"/>
            </w:del>
          </w:p>
        </w:tc>
        <w:bookmarkStart w:id="20759" w:name="_Toc10201978"/>
        <w:bookmarkEnd w:id="20759"/>
      </w:tr>
      <w:tr w:rsidR="00564C22" w:rsidDel="00B33063" w14:paraId="29A3A4DC" w14:textId="7BF89D8F" w:rsidTr="00564C22">
        <w:trPr>
          <w:del w:id="207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415556" w14:textId="06BB34EA" w:rsidR="00564C22" w:rsidRPr="002062A5" w:rsidDel="00B33063" w:rsidRDefault="009B1AF1" w:rsidP="00564C22">
            <w:pPr>
              <w:pStyle w:val="Beschriftung"/>
              <w:rPr>
                <w:del w:id="20761" w:author="Andreas Kuehne" w:date="2019-05-31T12:22:00Z"/>
                <w:rStyle w:val="Datatype"/>
                <w:b w:val="0"/>
                <w:bCs w:val="0"/>
              </w:rPr>
            </w:pPr>
            <w:del w:id="20762" w:author="Andreas Kuehne" w:date="2019-05-31T12:22:00Z">
              <w:r w:rsidRPr="002062A5" w:rsidDel="00B33063">
                <w:rPr>
                  <w:rStyle w:val="Datatype"/>
                </w:rPr>
                <w:delText>procDetails</w:delText>
              </w:r>
              <w:bookmarkStart w:id="20763" w:name="_Toc10201979"/>
              <w:bookmarkEnd w:id="20763"/>
            </w:del>
          </w:p>
        </w:tc>
        <w:tc>
          <w:tcPr>
            <w:tcW w:w="4675" w:type="dxa"/>
          </w:tcPr>
          <w:p w14:paraId="0D73AC3F" w14:textId="5DA0C6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64" w:author="Andreas Kuehne" w:date="2019-05-31T12:22:00Z"/>
                <w:rStyle w:val="Datatype"/>
              </w:rPr>
            </w:pPr>
            <w:del w:id="20765" w:author="Andreas Kuehne" w:date="2019-05-31T12:22:00Z">
              <w:r w:rsidRPr="002062A5" w:rsidDel="00B33063">
                <w:rPr>
                  <w:rStyle w:val="Datatype"/>
                </w:rPr>
                <w:delText>ProcessingDetails</w:delText>
              </w:r>
              <w:bookmarkStart w:id="20766" w:name="_Toc10201980"/>
              <w:bookmarkEnd w:id="20766"/>
            </w:del>
          </w:p>
        </w:tc>
        <w:bookmarkStart w:id="20767" w:name="_Toc10201981"/>
        <w:bookmarkEnd w:id="20767"/>
      </w:tr>
      <w:tr w:rsidR="00564C22" w:rsidDel="00B33063" w14:paraId="4A31D195" w14:textId="1621C818" w:rsidTr="00564C22">
        <w:trPr>
          <w:del w:id="207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F859B4" w14:textId="19B41185" w:rsidR="00564C22" w:rsidRPr="002062A5" w:rsidDel="00B33063" w:rsidRDefault="009B1AF1" w:rsidP="00564C22">
            <w:pPr>
              <w:pStyle w:val="Beschriftung"/>
              <w:rPr>
                <w:del w:id="20769" w:author="Andreas Kuehne" w:date="2019-05-31T12:22:00Z"/>
                <w:rStyle w:val="Datatype"/>
                <w:b w:val="0"/>
                <w:bCs w:val="0"/>
              </w:rPr>
            </w:pPr>
            <w:del w:id="20770" w:author="Andreas Kuehne" w:date="2019-05-31T12:22:00Z">
              <w:r w:rsidRPr="002062A5" w:rsidDel="00B33063">
                <w:rPr>
                  <w:rStyle w:val="Datatype"/>
                </w:rPr>
                <w:delText>profile</w:delText>
              </w:r>
              <w:bookmarkStart w:id="20771" w:name="_Toc10201982"/>
              <w:bookmarkEnd w:id="20771"/>
            </w:del>
          </w:p>
        </w:tc>
        <w:tc>
          <w:tcPr>
            <w:tcW w:w="4675" w:type="dxa"/>
          </w:tcPr>
          <w:p w14:paraId="2395F056" w14:textId="1C2D6F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72" w:author="Andreas Kuehne" w:date="2019-05-31T12:22:00Z"/>
                <w:rStyle w:val="Datatype"/>
              </w:rPr>
            </w:pPr>
            <w:del w:id="20773" w:author="Andreas Kuehne" w:date="2019-05-31T12:22:00Z">
              <w:r w:rsidRPr="002062A5" w:rsidDel="00B33063">
                <w:rPr>
                  <w:rStyle w:val="Datatype"/>
                </w:rPr>
                <w:delText>AppliedProfile</w:delText>
              </w:r>
              <w:bookmarkStart w:id="20774" w:name="_Toc10201983"/>
              <w:bookmarkEnd w:id="20774"/>
            </w:del>
          </w:p>
        </w:tc>
        <w:bookmarkStart w:id="20775" w:name="_Toc10201984"/>
        <w:bookmarkEnd w:id="20775"/>
      </w:tr>
      <w:tr w:rsidR="00564C22" w:rsidDel="00B33063" w14:paraId="74474ABE" w14:textId="10685FD5" w:rsidTr="00564C22">
        <w:trPr>
          <w:del w:id="207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421FC3" w14:textId="64593521" w:rsidR="00564C22" w:rsidRPr="002062A5" w:rsidDel="00B33063" w:rsidRDefault="009B1AF1" w:rsidP="00564C22">
            <w:pPr>
              <w:pStyle w:val="Beschriftung"/>
              <w:rPr>
                <w:del w:id="20777" w:author="Andreas Kuehne" w:date="2019-05-31T12:22:00Z"/>
                <w:rStyle w:val="Datatype"/>
                <w:b w:val="0"/>
                <w:bCs w:val="0"/>
              </w:rPr>
            </w:pPr>
            <w:del w:id="20778" w:author="Andreas Kuehne" w:date="2019-05-31T12:22:00Z">
              <w:r w:rsidRPr="002062A5" w:rsidDel="00B33063">
                <w:rPr>
                  <w:rStyle w:val="Datatype"/>
                </w:rPr>
                <w:delText>prop</w:delText>
              </w:r>
              <w:bookmarkStart w:id="20779" w:name="_Toc10201985"/>
              <w:bookmarkEnd w:id="20779"/>
            </w:del>
          </w:p>
        </w:tc>
        <w:tc>
          <w:tcPr>
            <w:tcW w:w="4675" w:type="dxa"/>
          </w:tcPr>
          <w:p w14:paraId="27C9657E" w14:textId="464CE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80" w:author="Andreas Kuehne" w:date="2019-05-31T12:22:00Z"/>
                <w:rStyle w:val="Datatype"/>
              </w:rPr>
            </w:pPr>
            <w:del w:id="20781" w:author="Andreas Kuehne" w:date="2019-05-31T12:22:00Z">
              <w:r w:rsidRPr="002062A5" w:rsidDel="00B33063">
                <w:rPr>
                  <w:rStyle w:val="Datatype"/>
                </w:rPr>
                <w:delText>Property</w:delText>
              </w:r>
              <w:bookmarkStart w:id="20782" w:name="_Toc10201986"/>
              <w:bookmarkEnd w:id="20782"/>
            </w:del>
          </w:p>
        </w:tc>
        <w:bookmarkStart w:id="20783" w:name="_Toc10201987"/>
        <w:bookmarkEnd w:id="20783"/>
      </w:tr>
      <w:tr w:rsidR="00564C22" w:rsidDel="00B33063" w14:paraId="771C26D4" w14:textId="1E1A0414" w:rsidTr="00564C22">
        <w:trPr>
          <w:del w:id="207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0B4F29" w14:textId="6AFAFF95" w:rsidR="00564C22" w:rsidRPr="002062A5" w:rsidDel="00B33063" w:rsidRDefault="009B1AF1" w:rsidP="00564C22">
            <w:pPr>
              <w:pStyle w:val="Beschriftung"/>
              <w:rPr>
                <w:del w:id="20785" w:author="Andreas Kuehne" w:date="2019-05-31T12:22:00Z"/>
                <w:rStyle w:val="Datatype"/>
                <w:b w:val="0"/>
                <w:bCs w:val="0"/>
              </w:rPr>
            </w:pPr>
            <w:del w:id="20786" w:author="Andreas Kuehne" w:date="2019-05-31T12:22:00Z">
              <w:r w:rsidRPr="002062A5" w:rsidDel="00B33063">
                <w:rPr>
                  <w:rStyle w:val="Datatype"/>
                </w:rPr>
                <w:delText>props</w:delText>
              </w:r>
              <w:bookmarkStart w:id="20787" w:name="_Toc10201988"/>
              <w:bookmarkEnd w:id="20787"/>
            </w:del>
          </w:p>
        </w:tc>
        <w:tc>
          <w:tcPr>
            <w:tcW w:w="4675" w:type="dxa"/>
          </w:tcPr>
          <w:p w14:paraId="42E8C6B7" w14:textId="40948E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88" w:author="Andreas Kuehne" w:date="2019-05-31T12:22:00Z"/>
                <w:rStyle w:val="Datatype"/>
              </w:rPr>
            </w:pPr>
            <w:del w:id="20789" w:author="Andreas Kuehne" w:date="2019-05-31T12:22:00Z">
              <w:r w:rsidRPr="002062A5" w:rsidDel="00B33063">
                <w:rPr>
                  <w:rStyle w:val="Datatype"/>
                </w:rPr>
                <w:delText>Properties</w:delText>
              </w:r>
              <w:bookmarkStart w:id="20790" w:name="_Toc10201989"/>
              <w:bookmarkEnd w:id="20790"/>
            </w:del>
          </w:p>
        </w:tc>
        <w:bookmarkStart w:id="20791" w:name="_Toc10201990"/>
        <w:bookmarkEnd w:id="20791"/>
      </w:tr>
      <w:tr w:rsidR="00564C22" w:rsidDel="00B33063" w14:paraId="588DAC72" w14:textId="0A53634D" w:rsidTr="00564C22">
        <w:trPr>
          <w:del w:id="207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E0A96BE" w14:textId="1BE8A7D0" w:rsidR="00564C22" w:rsidRPr="002062A5" w:rsidDel="00B33063" w:rsidRDefault="009B1AF1" w:rsidP="00564C22">
            <w:pPr>
              <w:pStyle w:val="Beschriftung"/>
              <w:rPr>
                <w:del w:id="20793" w:author="Andreas Kuehne" w:date="2019-05-31T12:22:00Z"/>
                <w:rStyle w:val="Datatype"/>
                <w:b w:val="0"/>
                <w:bCs w:val="0"/>
              </w:rPr>
            </w:pPr>
            <w:del w:id="20794" w:author="Andreas Kuehne" w:date="2019-05-31T12:22:00Z">
              <w:r w:rsidRPr="002062A5" w:rsidDel="00B33063">
                <w:rPr>
                  <w:rStyle w:val="Datatype"/>
                </w:rPr>
                <w:delText>provId</w:delText>
              </w:r>
              <w:bookmarkStart w:id="20795" w:name="_Toc10201991"/>
              <w:bookmarkEnd w:id="20795"/>
            </w:del>
          </w:p>
        </w:tc>
        <w:tc>
          <w:tcPr>
            <w:tcW w:w="4675" w:type="dxa"/>
          </w:tcPr>
          <w:p w14:paraId="4745B716" w14:textId="4541D9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796" w:author="Andreas Kuehne" w:date="2019-05-31T12:22:00Z"/>
                <w:rStyle w:val="Datatype"/>
              </w:rPr>
            </w:pPr>
            <w:del w:id="20797" w:author="Andreas Kuehne" w:date="2019-05-31T12:22:00Z">
              <w:r w:rsidRPr="002062A5" w:rsidDel="00B33063">
                <w:rPr>
                  <w:rStyle w:val="Datatype"/>
                </w:rPr>
                <w:delText>SPProvidedID</w:delText>
              </w:r>
              <w:bookmarkStart w:id="20798" w:name="_Toc10201992"/>
              <w:bookmarkEnd w:id="20798"/>
            </w:del>
          </w:p>
        </w:tc>
        <w:bookmarkStart w:id="20799" w:name="_Toc10201993"/>
        <w:bookmarkEnd w:id="20799"/>
      </w:tr>
      <w:tr w:rsidR="00564C22" w:rsidDel="00B33063" w14:paraId="415B5730" w14:textId="1E96FB28" w:rsidTr="00564C22">
        <w:trPr>
          <w:del w:id="208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1D6901" w14:textId="124DEB30" w:rsidR="00564C22" w:rsidRPr="002062A5" w:rsidDel="00B33063" w:rsidRDefault="009B1AF1" w:rsidP="00564C22">
            <w:pPr>
              <w:pStyle w:val="Beschriftung"/>
              <w:rPr>
                <w:del w:id="20801" w:author="Andreas Kuehne" w:date="2019-05-31T12:22:00Z"/>
                <w:rStyle w:val="Datatype"/>
                <w:b w:val="0"/>
                <w:bCs w:val="0"/>
              </w:rPr>
            </w:pPr>
            <w:del w:id="20802" w:author="Andreas Kuehne" w:date="2019-05-31T12:22:00Z">
              <w:r w:rsidRPr="002062A5" w:rsidDel="00B33063">
                <w:rPr>
                  <w:rStyle w:val="Datatype"/>
                </w:rPr>
                <w:delText>quality</w:delText>
              </w:r>
              <w:bookmarkStart w:id="20803" w:name="_Toc10201994"/>
              <w:bookmarkEnd w:id="20803"/>
            </w:del>
          </w:p>
        </w:tc>
        <w:tc>
          <w:tcPr>
            <w:tcW w:w="4675" w:type="dxa"/>
          </w:tcPr>
          <w:p w14:paraId="5952322A" w14:textId="2207C17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04" w:author="Andreas Kuehne" w:date="2019-05-31T12:22:00Z"/>
                <w:rStyle w:val="Datatype"/>
              </w:rPr>
            </w:pPr>
            <w:del w:id="20805" w:author="Andreas Kuehne" w:date="2019-05-31T12:22:00Z">
              <w:r w:rsidRPr="002062A5" w:rsidDel="00B33063">
                <w:rPr>
                  <w:rStyle w:val="Datatype"/>
                </w:rPr>
                <w:delText>SignatureQualityLevel</w:delText>
              </w:r>
              <w:bookmarkStart w:id="20806" w:name="_Toc10201995"/>
              <w:bookmarkEnd w:id="20806"/>
            </w:del>
          </w:p>
        </w:tc>
        <w:bookmarkStart w:id="20807" w:name="_Toc10201996"/>
        <w:bookmarkEnd w:id="20807"/>
      </w:tr>
      <w:tr w:rsidR="00564C22" w:rsidDel="00B33063" w14:paraId="348E24FD" w14:textId="6DF52617" w:rsidTr="00564C22">
        <w:trPr>
          <w:del w:id="208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2CB5C9" w14:textId="7B2038BC" w:rsidR="00564C22" w:rsidRPr="002062A5" w:rsidDel="00B33063" w:rsidRDefault="009B1AF1" w:rsidP="00564C22">
            <w:pPr>
              <w:pStyle w:val="Beschriftung"/>
              <w:rPr>
                <w:del w:id="20809" w:author="Andreas Kuehne" w:date="2019-05-31T12:22:00Z"/>
                <w:rStyle w:val="Datatype"/>
                <w:b w:val="0"/>
                <w:bCs w:val="0"/>
              </w:rPr>
            </w:pPr>
            <w:del w:id="20810" w:author="Andreas Kuehne" w:date="2019-05-31T12:22:00Z">
              <w:r w:rsidRPr="002062A5" w:rsidDel="00B33063">
                <w:rPr>
                  <w:rStyle w:val="Datatype"/>
                </w:rPr>
                <w:delText>recipient</w:delText>
              </w:r>
              <w:bookmarkStart w:id="20811" w:name="_Toc10201997"/>
              <w:bookmarkEnd w:id="20811"/>
            </w:del>
          </w:p>
        </w:tc>
        <w:tc>
          <w:tcPr>
            <w:tcW w:w="4675" w:type="dxa"/>
          </w:tcPr>
          <w:p w14:paraId="1646C8B2" w14:textId="546627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12" w:author="Andreas Kuehne" w:date="2019-05-31T12:22:00Z"/>
                <w:rStyle w:val="Datatype"/>
              </w:rPr>
            </w:pPr>
            <w:del w:id="20813" w:author="Andreas Kuehne" w:date="2019-05-31T12:22:00Z">
              <w:r w:rsidRPr="002062A5" w:rsidDel="00B33063">
                <w:rPr>
                  <w:rStyle w:val="Datatype"/>
                </w:rPr>
                <w:delText>Recipient</w:delText>
              </w:r>
              <w:bookmarkStart w:id="20814" w:name="_Toc10201998"/>
              <w:bookmarkEnd w:id="20814"/>
            </w:del>
          </w:p>
        </w:tc>
        <w:bookmarkStart w:id="20815" w:name="_Toc10201999"/>
        <w:bookmarkEnd w:id="20815"/>
      </w:tr>
      <w:tr w:rsidR="00564C22" w:rsidDel="00B33063" w14:paraId="2EC0225F" w14:textId="7475EC4F" w:rsidTr="00564C22">
        <w:trPr>
          <w:del w:id="208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2DCCF6" w14:textId="0B2F1B1E" w:rsidR="00564C22" w:rsidRPr="002062A5" w:rsidDel="00B33063" w:rsidRDefault="009B1AF1" w:rsidP="00564C22">
            <w:pPr>
              <w:pStyle w:val="Beschriftung"/>
              <w:rPr>
                <w:del w:id="20817" w:author="Andreas Kuehne" w:date="2019-05-31T12:22:00Z"/>
                <w:rStyle w:val="Datatype"/>
                <w:b w:val="0"/>
                <w:bCs w:val="0"/>
              </w:rPr>
            </w:pPr>
            <w:del w:id="20818" w:author="Andreas Kuehne" w:date="2019-05-31T12:22:00Z">
              <w:r w:rsidRPr="002062A5" w:rsidDel="00B33063">
                <w:rPr>
                  <w:rStyle w:val="Datatype"/>
                </w:rPr>
                <w:delText>ref</w:delText>
              </w:r>
              <w:bookmarkStart w:id="20819" w:name="_Toc10202000"/>
              <w:bookmarkEnd w:id="20819"/>
            </w:del>
          </w:p>
        </w:tc>
        <w:tc>
          <w:tcPr>
            <w:tcW w:w="4675" w:type="dxa"/>
          </w:tcPr>
          <w:p w14:paraId="141CC50C" w14:textId="316115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20" w:author="Andreas Kuehne" w:date="2019-05-31T12:22:00Z"/>
                <w:rStyle w:val="Datatype"/>
              </w:rPr>
            </w:pPr>
            <w:del w:id="20821" w:author="Andreas Kuehne" w:date="2019-05-31T12:22:00Z">
              <w:r w:rsidRPr="002062A5" w:rsidDel="00B33063">
                <w:rPr>
                  <w:rStyle w:val="Datatype"/>
                </w:rPr>
                <w:delText>Ref</w:delText>
              </w:r>
              <w:bookmarkStart w:id="20822" w:name="_Toc10202001"/>
              <w:bookmarkEnd w:id="20822"/>
            </w:del>
          </w:p>
        </w:tc>
        <w:bookmarkStart w:id="20823" w:name="_Toc10202002"/>
        <w:bookmarkEnd w:id="20823"/>
      </w:tr>
      <w:tr w:rsidR="00564C22" w:rsidDel="00B33063" w14:paraId="39380F3A" w14:textId="53DC6A53" w:rsidTr="00564C22">
        <w:trPr>
          <w:del w:id="208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35528" w14:textId="337B7FBE" w:rsidR="00564C22" w:rsidRPr="002062A5" w:rsidDel="00B33063" w:rsidRDefault="009B1AF1" w:rsidP="00564C22">
            <w:pPr>
              <w:pStyle w:val="Beschriftung"/>
              <w:rPr>
                <w:del w:id="20825" w:author="Andreas Kuehne" w:date="2019-05-31T12:22:00Z"/>
                <w:rStyle w:val="Datatype"/>
                <w:b w:val="0"/>
                <w:bCs w:val="0"/>
              </w:rPr>
            </w:pPr>
            <w:del w:id="20826" w:author="Andreas Kuehne" w:date="2019-05-31T12:22:00Z">
              <w:r w:rsidRPr="002062A5" w:rsidDel="00B33063">
                <w:rPr>
                  <w:rStyle w:val="Datatype"/>
                </w:rPr>
                <w:delText>refId</w:delText>
              </w:r>
              <w:bookmarkStart w:id="20827" w:name="_Toc10202003"/>
              <w:bookmarkEnd w:id="20827"/>
            </w:del>
          </w:p>
        </w:tc>
        <w:tc>
          <w:tcPr>
            <w:tcW w:w="4675" w:type="dxa"/>
          </w:tcPr>
          <w:p w14:paraId="61168D50" w14:textId="733F06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28" w:author="Andreas Kuehne" w:date="2019-05-31T12:22:00Z"/>
                <w:rStyle w:val="Datatype"/>
              </w:rPr>
            </w:pPr>
            <w:del w:id="20829" w:author="Andreas Kuehne" w:date="2019-05-31T12:22:00Z">
              <w:r w:rsidRPr="002062A5" w:rsidDel="00B33063">
                <w:rPr>
                  <w:rStyle w:val="Datatype"/>
                </w:rPr>
                <w:delText>RefId</w:delText>
              </w:r>
              <w:bookmarkStart w:id="20830" w:name="_Toc10202004"/>
              <w:bookmarkEnd w:id="20830"/>
            </w:del>
          </w:p>
        </w:tc>
        <w:bookmarkStart w:id="20831" w:name="_Toc10202005"/>
        <w:bookmarkEnd w:id="20831"/>
      </w:tr>
      <w:tr w:rsidR="00564C22" w:rsidDel="00B33063" w14:paraId="1268314A" w14:textId="53CF1B84" w:rsidTr="00564C22">
        <w:trPr>
          <w:del w:id="208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3C1" w14:textId="5D195A7A" w:rsidR="00564C22" w:rsidRPr="002062A5" w:rsidDel="00B33063" w:rsidRDefault="009B1AF1" w:rsidP="00564C22">
            <w:pPr>
              <w:pStyle w:val="Beschriftung"/>
              <w:rPr>
                <w:del w:id="20833" w:author="Andreas Kuehne" w:date="2019-05-31T12:22:00Z"/>
                <w:rStyle w:val="Datatype"/>
                <w:b w:val="0"/>
                <w:bCs w:val="0"/>
              </w:rPr>
            </w:pPr>
            <w:del w:id="20834" w:author="Andreas Kuehne" w:date="2019-05-31T12:22:00Z">
              <w:r w:rsidRPr="002062A5" w:rsidDel="00B33063">
                <w:rPr>
                  <w:rStyle w:val="Datatype"/>
                </w:rPr>
                <w:delText>refType</w:delText>
              </w:r>
              <w:bookmarkStart w:id="20835" w:name="_Toc10202006"/>
              <w:bookmarkEnd w:id="20835"/>
            </w:del>
          </w:p>
        </w:tc>
        <w:tc>
          <w:tcPr>
            <w:tcW w:w="4675" w:type="dxa"/>
          </w:tcPr>
          <w:p w14:paraId="2675DB3B" w14:textId="0E5451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36" w:author="Andreas Kuehne" w:date="2019-05-31T12:22:00Z"/>
                <w:rStyle w:val="Datatype"/>
              </w:rPr>
            </w:pPr>
            <w:del w:id="20837" w:author="Andreas Kuehne" w:date="2019-05-31T12:22:00Z">
              <w:r w:rsidRPr="002062A5" w:rsidDel="00B33063">
                <w:rPr>
                  <w:rStyle w:val="Datatype"/>
                </w:rPr>
                <w:delText>RefType</w:delText>
              </w:r>
              <w:bookmarkStart w:id="20838" w:name="_Toc10202007"/>
              <w:bookmarkEnd w:id="20838"/>
            </w:del>
          </w:p>
        </w:tc>
        <w:bookmarkStart w:id="20839" w:name="_Toc10202008"/>
        <w:bookmarkEnd w:id="20839"/>
      </w:tr>
      <w:tr w:rsidR="00564C22" w:rsidDel="00B33063" w14:paraId="5280846A" w14:textId="36C3AF78" w:rsidTr="00564C22">
        <w:trPr>
          <w:del w:id="208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37A8F8" w14:textId="2637DBC6" w:rsidR="00564C22" w:rsidRPr="002062A5" w:rsidDel="00B33063" w:rsidRDefault="009B1AF1" w:rsidP="00564C22">
            <w:pPr>
              <w:pStyle w:val="Beschriftung"/>
              <w:rPr>
                <w:del w:id="20841" w:author="Andreas Kuehne" w:date="2019-05-31T12:22:00Z"/>
                <w:rStyle w:val="Datatype"/>
                <w:b w:val="0"/>
                <w:bCs w:val="0"/>
              </w:rPr>
            </w:pPr>
            <w:del w:id="20842" w:author="Andreas Kuehne" w:date="2019-05-31T12:22:00Z">
              <w:r w:rsidRPr="002062A5" w:rsidDel="00B33063">
                <w:rPr>
                  <w:rStyle w:val="Datatype"/>
                </w:rPr>
                <w:delText>refURI</w:delText>
              </w:r>
              <w:bookmarkStart w:id="20843" w:name="_Toc10202009"/>
              <w:bookmarkEnd w:id="20843"/>
            </w:del>
          </w:p>
        </w:tc>
        <w:tc>
          <w:tcPr>
            <w:tcW w:w="4675" w:type="dxa"/>
          </w:tcPr>
          <w:p w14:paraId="6C59F7B3" w14:textId="6C6341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44" w:author="Andreas Kuehne" w:date="2019-05-31T12:22:00Z"/>
                <w:rStyle w:val="Datatype"/>
              </w:rPr>
            </w:pPr>
            <w:del w:id="20845" w:author="Andreas Kuehne" w:date="2019-05-31T12:22:00Z">
              <w:r w:rsidRPr="002062A5" w:rsidDel="00B33063">
                <w:rPr>
                  <w:rStyle w:val="Datatype"/>
                </w:rPr>
                <w:delText>RefURI</w:delText>
              </w:r>
              <w:bookmarkStart w:id="20846" w:name="_Toc10202010"/>
              <w:bookmarkEnd w:id="20846"/>
            </w:del>
          </w:p>
        </w:tc>
        <w:bookmarkStart w:id="20847" w:name="_Toc10202011"/>
        <w:bookmarkEnd w:id="20847"/>
      </w:tr>
      <w:tr w:rsidR="00564C22" w:rsidDel="00B33063" w14:paraId="30621031" w14:textId="3E5C4707" w:rsidTr="00564C22">
        <w:trPr>
          <w:del w:id="208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764B00D" w14:textId="1341AAEE" w:rsidR="00564C22" w:rsidRPr="002062A5" w:rsidDel="00B33063" w:rsidRDefault="009B1AF1" w:rsidP="00564C22">
            <w:pPr>
              <w:pStyle w:val="Beschriftung"/>
              <w:rPr>
                <w:del w:id="20849" w:author="Andreas Kuehne" w:date="2019-05-31T12:22:00Z"/>
                <w:rStyle w:val="Datatype"/>
                <w:b w:val="0"/>
                <w:bCs w:val="0"/>
              </w:rPr>
            </w:pPr>
            <w:del w:id="20850" w:author="Andreas Kuehne" w:date="2019-05-31T12:22:00Z">
              <w:r w:rsidRPr="002062A5" w:rsidDel="00B33063">
                <w:rPr>
                  <w:rStyle w:val="Datatype"/>
                </w:rPr>
                <w:delText>reqID</w:delText>
              </w:r>
              <w:bookmarkStart w:id="20851" w:name="_Toc10202012"/>
              <w:bookmarkEnd w:id="20851"/>
            </w:del>
          </w:p>
        </w:tc>
        <w:tc>
          <w:tcPr>
            <w:tcW w:w="4675" w:type="dxa"/>
          </w:tcPr>
          <w:p w14:paraId="5CC29885" w14:textId="178758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52" w:author="Andreas Kuehne" w:date="2019-05-31T12:22:00Z"/>
                <w:rStyle w:val="Datatype"/>
              </w:rPr>
            </w:pPr>
            <w:del w:id="20853" w:author="Andreas Kuehne" w:date="2019-05-31T12:22:00Z">
              <w:r w:rsidRPr="002062A5" w:rsidDel="00B33063">
                <w:rPr>
                  <w:rStyle w:val="Datatype"/>
                </w:rPr>
                <w:delText>RequestID</w:delText>
              </w:r>
              <w:bookmarkStart w:id="20854" w:name="_Toc10202013"/>
              <w:bookmarkEnd w:id="20854"/>
            </w:del>
          </w:p>
        </w:tc>
        <w:bookmarkStart w:id="20855" w:name="_Toc10202014"/>
        <w:bookmarkEnd w:id="20855"/>
      </w:tr>
      <w:tr w:rsidR="00564C22" w:rsidDel="00B33063" w14:paraId="1AF987C7" w14:textId="39E71385" w:rsidTr="00564C22">
        <w:trPr>
          <w:del w:id="20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13F487" w14:textId="0DAC7F7A" w:rsidR="00564C22" w:rsidRPr="002062A5" w:rsidDel="00B33063" w:rsidRDefault="009B1AF1" w:rsidP="00564C22">
            <w:pPr>
              <w:pStyle w:val="Beschriftung"/>
              <w:rPr>
                <w:del w:id="20857" w:author="Andreas Kuehne" w:date="2019-05-31T12:22:00Z"/>
                <w:rStyle w:val="Datatype"/>
                <w:b w:val="0"/>
                <w:bCs w:val="0"/>
              </w:rPr>
            </w:pPr>
            <w:del w:id="20858" w:author="Andreas Kuehne" w:date="2019-05-31T12:22:00Z">
              <w:r w:rsidRPr="002062A5" w:rsidDel="00B33063">
                <w:rPr>
                  <w:rStyle w:val="Datatype"/>
                </w:rPr>
                <w:delText>respID</w:delText>
              </w:r>
              <w:bookmarkStart w:id="20859" w:name="_Toc10202015"/>
              <w:bookmarkEnd w:id="20859"/>
            </w:del>
          </w:p>
        </w:tc>
        <w:tc>
          <w:tcPr>
            <w:tcW w:w="4675" w:type="dxa"/>
          </w:tcPr>
          <w:p w14:paraId="4198B8E2" w14:textId="6779776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60" w:author="Andreas Kuehne" w:date="2019-05-31T12:22:00Z"/>
                <w:rStyle w:val="Datatype"/>
              </w:rPr>
            </w:pPr>
            <w:del w:id="20861" w:author="Andreas Kuehne" w:date="2019-05-31T12:22:00Z">
              <w:r w:rsidRPr="002062A5" w:rsidDel="00B33063">
                <w:rPr>
                  <w:rStyle w:val="Datatype"/>
                </w:rPr>
                <w:delText>ResponseID</w:delText>
              </w:r>
              <w:bookmarkStart w:id="20862" w:name="_Toc10202016"/>
              <w:bookmarkEnd w:id="20862"/>
            </w:del>
          </w:p>
        </w:tc>
        <w:bookmarkStart w:id="20863" w:name="_Toc10202017"/>
        <w:bookmarkEnd w:id="20863"/>
      </w:tr>
      <w:tr w:rsidR="00564C22" w:rsidDel="00B33063" w14:paraId="4F5EB651" w14:textId="348A563F" w:rsidTr="00564C22">
        <w:trPr>
          <w:del w:id="208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DA9051" w14:textId="109BFDA5" w:rsidR="00564C22" w:rsidRPr="002062A5" w:rsidDel="00B33063" w:rsidRDefault="009B1AF1" w:rsidP="00564C22">
            <w:pPr>
              <w:pStyle w:val="Beschriftung"/>
              <w:rPr>
                <w:del w:id="20865" w:author="Andreas Kuehne" w:date="2019-05-31T12:22:00Z"/>
                <w:rStyle w:val="Datatype"/>
                <w:b w:val="0"/>
                <w:bCs w:val="0"/>
              </w:rPr>
            </w:pPr>
            <w:del w:id="20866" w:author="Andreas Kuehne" w:date="2019-05-31T12:22:00Z">
              <w:r w:rsidRPr="002062A5" w:rsidDel="00B33063">
                <w:rPr>
                  <w:rStyle w:val="Datatype"/>
                </w:rPr>
                <w:delText>result</w:delText>
              </w:r>
              <w:bookmarkStart w:id="20867" w:name="_Toc10202018"/>
              <w:bookmarkEnd w:id="20867"/>
            </w:del>
          </w:p>
        </w:tc>
        <w:tc>
          <w:tcPr>
            <w:tcW w:w="4675" w:type="dxa"/>
          </w:tcPr>
          <w:p w14:paraId="68DF6803" w14:textId="7F483F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68" w:author="Andreas Kuehne" w:date="2019-05-31T12:22:00Z"/>
                <w:rStyle w:val="Datatype"/>
              </w:rPr>
            </w:pPr>
            <w:del w:id="20869" w:author="Andreas Kuehne" w:date="2019-05-31T12:22:00Z">
              <w:r w:rsidRPr="002062A5" w:rsidDel="00B33063">
                <w:rPr>
                  <w:rStyle w:val="Datatype"/>
                </w:rPr>
                <w:delText>Result</w:delText>
              </w:r>
              <w:bookmarkStart w:id="20870" w:name="_Toc10202019"/>
              <w:bookmarkEnd w:id="20870"/>
            </w:del>
          </w:p>
          <w:p w14:paraId="5DA62D34" w14:textId="335D0A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71" w:author="Andreas Kuehne" w:date="2019-05-31T12:22:00Z"/>
                <w:rStyle w:val="Datatype"/>
              </w:rPr>
            </w:pPr>
            <w:del w:id="20872" w:author="Andreas Kuehne" w:date="2019-05-31T12:22:00Z">
              <w:r w:rsidRPr="002062A5" w:rsidDel="00B33063">
                <w:rPr>
                  <w:rStyle w:val="Datatype"/>
                </w:rPr>
                <w:delText>VerifyManifestResults</w:delText>
              </w:r>
              <w:bookmarkStart w:id="20873" w:name="_Toc10202020"/>
              <w:bookmarkEnd w:id="20873"/>
            </w:del>
          </w:p>
          <w:p w14:paraId="4B21163B" w14:textId="7D0E9C2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74" w:author="Andreas Kuehne" w:date="2019-05-31T12:22:00Z"/>
                <w:rStyle w:val="Datatype"/>
              </w:rPr>
            </w:pPr>
            <w:del w:id="20875" w:author="Andreas Kuehne" w:date="2019-05-31T12:22:00Z">
              <w:r w:rsidRPr="002062A5" w:rsidDel="00B33063">
                <w:rPr>
                  <w:rStyle w:val="Datatype"/>
                </w:rPr>
                <w:delText>ManifestResult</w:delText>
              </w:r>
              <w:bookmarkStart w:id="20876" w:name="_Toc10202021"/>
              <w:bookmarkEnd w:id="20876"/>
            </w:del>
          </w:p>
        </w:tc>
        <w:bookmarkStart w:id="20877" w:name="_Toc10202022"/>
        <w:bookmarkEnd w:id="20877"/>
      </w:tr>
      <w:tr w:rsidR="00564C22" w:rsidDel="00B33063" w14:paraId="50ACCB1A" w14:textId="3C5551E5" w:rsidTr="00564C22">
        <w:trPr>
          <w:del w:id="208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515F1" w14:textId="4AD53636" w:rsidR="00564C22" w:rsidRPr="002062A5" w:rsidDel="00B33063" w:rsidRDefault="009B1AF1" w:rsidP="00564C22">
            <w:pPr>
              <w:pStyle w:val="Beschriftung"/>
              <w:rPr>
                <w:del w:id="20879" w:author="Andreas Kuehne" w:date="2019-05-31T12:22:00Z"/>
                <w:rStyle w:val="Datatype"/>
                <w:b w:val="0"/>
                <w:bCs w:val="0"/>
              </w:rPr>
            </w:pPr>
            <w:del w:id="20880" w:author="Andreas Kuehne" w:date="2019-05-31T12:22:00Z">
              <w:r w:rsidRPr="002062A5" w:rsidDel="00B33063">
                <w:rPr>
                  <w:rStyle w:val="Datatype"/>
                </w:rPr>
                <w:delText>returnAugmented</w:delText>
              </w:r>
              <w:bookmarkStart w:id="20881" w:name="_Toc10202023"/>
              <w:bookmarkEnd w:id="20881"/>
            </w:del>
          </w:p>
        </w:tc>
        <w:tc>
          <w:tcPr>
            <w:tcW w:w="4675" w:type="dxa"/>
          </w:tcPr>
          <w:p w14:paraId="2FA7BA8F" w14:textId="021009D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82" w:author="Andreas Kuehne" w:date="2019-05-31T12:22:00Z"/>
                <w:rStyle w:val="Datatype"/>
              </w:rPr>
            </w:pPr>
            <w:del w:id="20883" w:author="Andreas Kuehne" w:date="2019-05-31T12:22:00Z">
              <w:r w:rsidRPr="002062A5" w:rsidDel="00B33063">
                <w:rPr>
                  <w:rStyle w:val="Datatype"/>
                </w:rPr>
                <w:delText>ReturnAugmentedSignature</w:delText>
              </w:r>
              <w:bookmarkStart w:id="20884" w:name="_Toc10202024"/>
              <w:bookmarkEnd w:id="20884"/>
            </w:del>
          </w:p>
        </w:tc>
        <w:bookmarkStart w:id="20885" w:name="_Toc10202025"/>
        <w:bookmarkEnd w:id="20885"/>
      </w:tr>
      <w:tr w:rsidR="00564C22" w:rsidDel="00B33063" w14:paraId="66C3E4CD" w14:textId="506DCB41" w:rsidTr="00564C22">
        <w:trPr>
          <w:del w:id="208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88568" w14:textId="461476D0" w:rsidR="00564C22" w:rsidRPr="002062A5" w:rsidDel="00B33063" w:rsidRDefault="009B1AF1" w:rsidP="00564C22">
            <w:pPr>
              <w:pStyle w:val="Beschriftung"/>
              <w:rPr>
                <w:del w:id="20887" w:author="Andreas Kuehne" w:date="2019-05-31T12:22:00Z"/>
                <w:rStyle w:val="Datatype"/>
                <w:b w:val="0"/>
                <w:bCs w:val="0"/>
              </w:rPr>
            </w:pPr>
            <w:del w:id="20888" w:author="Andreas Kuehne" w:date="2019-05-31T12:22:00Z">
              <w:r w:rsidRPr="002062A5" w:rsidDel="00B33063">
                <w:rPr>
                  <w:rStyle w:val="Datatype"/>
                </w:rPr>
                <w:delText>returnProcDetails</w:delText>
              </w:r>
              <w:bookmarkStart w:id="20889" w:name="_Toc10202026"/>
              <w:bookmarkEnd w:id="20889"/>
            </w:del>
          </w:p>
        </w:tc>
        <w:tc>
          <w:tcPr>
            <w:tcW w:w="4675" w:type="dxa"/>
          </w:tcPr>
          <w:p w14:paraId="4C229BE8" w14:textId="308A9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90" w:author="Andreas Kuehne" w:date="2019-05-31T12:22:00Z"/>
                <w:rStyle w:val="Datatype"/>
              </w:rPr>
            </w:pPr>
            <w:del w:id="20891" w:author="Andreas Kuehne" w:date="2019-05-31T12:22:00Z">
              <w:r w:rsidRPr="002062A5" w:rsidDel="00B33063">
                <w:rPr>
                  <w:rStyle w:val="Datatype"/>
                </w:rPr>
                <w:delText>ReturnProcessingDetails</w:delText>
              </w:r>
              <w:bookmarkStart w:id="20892" w:name="_Toc10202027"/>
              <w:bookmarkEnd w:id="20892"/>
            </w:del>
          </w:p>
        </w:tc>
        <w:bookmarkStart w:id="20893" w:name="_Toc10202028"/>
        <w:bookmarkEnd w:id="20893"/>
      </w:tr>
      <w:tr w:rsidR="00564C22" w:rsidDel="00B33063" w14:paraId="5FB74EB2" w14:textId="66E2AC5F" w:rsidTr="00564C22">
        <w:trPr>
          <w:del w:id="208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42D7E4B" w14:textId="7626D971" w:rsidR="00564C22" w:rsidRPr="002062A5" w:rsidDel="00B33063" w:rsidRDefault="009B1AF1" w:rsidP="00564C22">
            <w:pPr>
              <w:pStyle w:val="Beschriftung"/>
              <w:rPr>
                <w:del w:id="20895" w:author="Andreas Kuehne" w:date="2019-05-31T12:22:00Z"/>
                <w:rStyle w:val="Datatype"/>
                <w:b w:val="0"/>
                <w:bCs w:val="0"/>
              </w:rPr>
            </w:pPr>
            <w:del w:id="20896" w:author="Andreas Kuehne" w:date="2019-05-31T12:22:00Z">
              <w:r w:rsidRPr="002062A5" w:rsidDel="00B33063">
                <w:rPr>
                  <w:rStyle w:val="Datatype"/>
                </w:rPr>
                <w:delText>returnSigner</w:delText>
              </w:r>
              <w:bookmarkStart w:id="20897" w:name="_Toc10202029"/>
              <w:bookmarkEnd w:id="20897"/>
            </w:del>
          </w:p>
        </w:tc>
        <w:tc>
          <w:tcPr>
            <w:tcW w:w="4675" w:type="dxa"/>
          </w:tcPr>
          <w:p w14:paraId="6052B359" w14:textId="3C4610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98" w:author="Andreas Kuehne" w:date="2019-05-31T12:22:00Z"/>
                <w:rStyle w:val="Datatype"/>
              </w:rPr>
            </w:pPr>
            <w:del w:id="20899" w:author="Andreas Kuehne" w:date="2019-05-31T12:22:00Z">
              <w:r w:rsidRPr="002062A5" w:rsidDel="00B33063">
                <w:rPr>
                  <w:rStyle w:val="Datatype"/>
                </w:rPr>
                <w:delText>ReturnSignerIdentity</w:delText>
              </w:r>
              <w:bookmarkStart w:id="20900" w:name="_Toc10202030"/>
              <w:bookmarkEnd w:id="20900"/>
            </w:del>
          </w:p>
        </w:tc>
        <w:bookmarkStart w:id="20901" w:name="_Toc10202031"/>
        <w:bookmarkEnd w:id="20901"/>
      </w:tr>
      <w:tr w:rsidR="00564C22" w:rsidDel="00B33063" w14:paraId="6CBA0F20" w14:textId="2E4CAB73" w:rsidTr="00564C22">
        <w:trPr>
          <w:del w:id="209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52FC0D" w14:textId="6ED110DD" w:rsidR="00564C22" w:rsidRPr="002062A5" w:rsidDel="00B33063" w:rsidRDefault="009B1AF1" w:rsidP="00564C22">
            <w:pPr>
              <w:pStyle w:val="Beschriftung"/>
              <w:rPr>
                <w:del w:id="20903" w:author="Andreas Kuehne" w:date="2019-05-31T12:22:00Z"/>
                <w:rStyle w:val="Datatype"/>
                <w:b w:val="0"/>
                <w:bCs w:val="0"/>
              </w:rPr>
            </w:pPr>
            <w:del w:id="20904" w:author="Andreas Kuehne" w:date="2019-05-31T12:22:00Z">
              <w:r w:rsidRPr="002062A5" w:rsidDel="00B33063">
                <w:rPr>
                  <w:rStyle w:val="Datatype"/>
                </w:rPr>
                <w:delText>returnSigningTime</w:delText>
              </w:r>
              <w:bookmarkStart w:id="20905" w:name="_Toc10202032"/>
              <w:bookmarkEnd w:id="20905"/>
            </w:del>
          </w:p>
        </w:tc>
        <w:tc>
          <w:tcPr>
            <w:tcW w:w="4675" w:type="dxa"/>
          </w:tcPr>
          <w:p w14:paraId="089C3C18" w14:textId="1CE5933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06" w:author="Andreas Kuehne" w:date="2019-05-31T12:22:00Z"/>
                <w:rStyle w:val="Datatype"/>
              </w:rPr>
            </w:pPr>
            <w:del w:id="20907" w:author="Andreas Kuehne" w:date="2019-05-31T12:22:00Z">
              <w:r w:rsidRPr="002062A5" w:rsidDel="00B33063">
                <w:rPr>
                  <w:rStyle w:val="Datatype"/>
                </w:rPr>
                <w:delText>ReturnSigningTimeInfo</w:delText>
              </w:r>
              <w:bookmarkStart w:id="20908" w:name="_Toc10202033"/>
              <w:bookmarkEnd w:id="20908"/>
            </w:del>
          </w:p>
        </w:tc>
        <w:bookmarkStart w:id="20909" w:name="_Toc10202034"/>
        <w:bookmarkEnd w:id="20909"/>
      </w:tr>
      <w:tr w:rsidR="00564C22" w:rsidDel="00B33063" w14:paraId="12DDBBEA" w14:textId="5A1C2E38" w:rsidTr="00564C22">
        <w:trPr>
          <w:del w:id="209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E3377C" w14:textId="720F4C31" w:rsidR="00564C22" w:rsidRPr="002062A5" w:rsidDel="00B33063" w:rsidRDefault="009B1AF1" w:rsidP="00564C22">
            <w:pPr>
              <w:pStyle w:val="Beschriftung"/>
              <w:rPr>
                <w:del w:id="20911" w:author="Andreas Kuehne" w:date="2019-05-31T12:22:00Z"/>
                <w:rStyle w:val="Datatype"/>
                <w:b w:val="0"/>
                <w:bCs w:val="0"/>
              </w:rPr>
            </w:pPr>
            <w:del w:id="20912" w:author="Andreas Kuehne" w:date="2019-05-31T12:22:00Z">
              <w:r w:rsidRPr="002062A5" w:rsidDel="00B33063">
                <w:rPr>
                  <w:rStyle w:val="Datatype"/>
                </w:rPr>
                <w:delText>returnTimestamped</w:delText>
              </w:r>
              <w:bookmarkStart w:id="20913" w:name="_Toc10202035"/>
              <w:bookmarkEnd w:id="20913"/>
            </w:del>
          </w:p>
        </w:tc>
        <w:tc>
          <w:tcPr>
            <w:tcW w:w="4675" w:type="dxa"/>
          </w:tcPr>
          <w:p w14:paraId="7FD4696F" w14:textId="047A124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14" w:author="Andreas Kuehne" w:date="2019-05-31T12:22:00Z"/>
                <w:rStyle w:val="Datatype"/>
              </w:rPr>
            </w:pPr>
            <w:del w:id="20915" w:author="Andreas Kuehne" w:date="2019-05-31T12:22:00Z">
              <w:r w:rsidRPr="002062A5" w:rsidDel="00B33063">
                <w:rPr>
                  <w:rStyle w:val="Datatype"/>
                </w:rPr>
                <w:delText>ReturnTimestampedSignature</w:delText>
              </w:r>
              <w:bookmarkStart w:id="20916" w:name="_Toc10202036"/>
              <w:bookmarkEnd w:id="20916"/>
            </w:del>
          </w:p>
        </w:tc>
        <w:bookmarkStart w:id="20917" w:name="_Toc10202037"/>
        <w:bookmarkEnd w:id="20917"/>
      </w:tr>
      <w:tr w:rsidR="00564C22" w:rsidDel="00B33063" w14:paraId="417409CF" w14:textId="56C176AB" w:rsidTr="00564C22">
        <w:trPr>
          <w:del w:id="209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7ECBC2" w14:textId="7AFE2AC2" w:rsidR="00564C22" w:rsidRPr="002062A5" w:rsidDel="00B33063" w:rsidRDefault="009B1AF1" w:rsidP="00564C22">
            <w:pPr>
              <w:pStyle w:val="Beschriftung"/>
              <w:rPr>
                <w:del w:id="20919" w:author="Andreas Kuehne" w:date="2019-05-31T12:22:00Z"/>
                <w:rStyle w:val="Datatype"/>
                <w:b w:val="0"/>
                <w:bCs w:val="0"/>
              </w:rPr>
            </w:pPr>
            <w:del w:id="20920" w:author="Andreas Kuehne" w:date="2019-05-31T12:22:00Z">
              <w:r w:rsidRPr="002062A5" w:rsidDel="00B33063">
                <w:rPr>
                  <w:rStyle w:val="Datatype"/>
                </w:rPr>
                <w:delText>returnVerificationTime</w:delText>
              </w:r>
              <w:bookmarkStart w:id="20921" w:name="_Toc10202038"/>
              <w:bookmarkEnd w:id="20921"/>
            </w:del>
          </w:p>
        </w:tc>
        <w:tc>
          <w:tcPr>
            <w:tcW w:w="4675" w:type="dxa"/>
          </w:tcPr>
          <w:p w14:paraId="1E5BC3D2" w14:textId="4319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22" w:author="Andreas Kuehne" w:date="2019-05-31T12:22:00Z"/>
                <w:rStyle w:val="Datatype"/>
              </w:rPr>
            </w:pPr>
            <w:del w:id="20923" w:author="Andreas Kuehne" w:date="2019-05-31T12:22:00Z">
              <w:r w:rsidRPr="002062A5" w:rsidDel="00B33063">
                <w:rPr>
                  <w:rStyle w:val="Datatype"/>
                </w:rPr>
                <w:delText>ReturnVerificationTimeInfo</w:delText>
              </w:r>
              <w:bookmarkStart w:id="20924" w:name="_Toc10202039"/>
              <w:bookmarkEnd w:id="20924"/>
            </w:del>
          </w:p>
        </w:tc>
        <w:bookmarkStart w:id="20925" w:name="_Toc10202040"/>
        <w:bookmarkEnd w:id="20925"/>
      </w:tr>
      <w:tr w:rsidR="00564C22" w:rsidDel="00B33063" w14:paraId="6D2BDC7C" w14:textId="1AF2009A" w:rsidTr="00564C22">
        <w:trPr>
          <w:del w:id="209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91EB9" w14:textId="2B6CFB4C" w:rsidR="00564C22" w:rsidRPr="002062A5" w:rsidDel="00B33063" w:rsidRDefault="009B1AF1" w:rsidP="00564C22">
            <w:pPr>
              <w:pStyle w:val="Beschriftung"/>
              <w:rPr>
                <w:del w:id="20927" w:author="Andreas Kuehne" w:date="2019-05-31T12:22:00Z"/>
                <w:rStyle w:val="Datatype"/>
                <w:b w:val="0"/>
                <w:bCs w:val="0"/>
              </w:rPr>
            </w:pPr>
            <w:del w:id="20928" w:author="Andreas Kuehne" w:date="2019-05-31T12:22:00Z">
              <w:r w:rsidRPr="002062A5" w:rsidDel="00B33063">
                <w:rPr>
                  <w:rStyle w:val="Datatype"/>
                </w:rPr>
                <w:delText>schema</w:delText>
              </w:r>
              <w:bookmarkStart w:id="20929" w:name="_Toc10202041"/>
              <w:bookmarkEnd w:id="20929"/>
            </w:del>
          </w:p>
        </w:tc>
        <w:tc>
          <w:tcPr>
            <w:tcW w:w="4675" w:type="dxa"/>
          </w:tcPr>
          <w:p w14:paraId="420C4E7D" w14:textId="5D5EDA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30" w:author="Andreas Kuehne" w:date="2019-05-31T12:22:00Z"/>
                <w:rStyle w:val="Datatype"/>
              </w:rPr>
            </w:pPr>
            <w:del w:id="20931" w:author="Andreas Kuehne" w:date="2019-05-31T12:22:00Z">
              <w:r w:rsidRPr="002062A5" w:rsidDel="00B33063">
                <w:rPr>
                  <w:rStyle w:val="Datatype"/>
                </w:rPr>
                <w:delText>Schema</w:delText>
              </w:r>
              <w:bookmarkStart w:id="20932" w:name="_Toc10202042"/>
              <w:bookmarkEnd w:id="20932"/>
            </w:del>
          </w:p>
        </w:tc>
        <w:bookmarkStart w:id="20933" w:name="_Toc10202043"/>
        <w:bookmarkEnd w:id="20933"/>
      </w:tr>
      <w:tr w:rsidR="00564C22" w:rsidDel="00B33063" w14:paraId="23DBFBC7" w14:textId="04A065FE" w:rsidTr="00564C22">
        <w:trPr>
          <w:del w:id="209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68166" w14:textId="1B0110E1" w:rsidR="00564C22" w:rsidRPr="002062A5" w:rsidDel="00B33063" w:rsidRDefault="009B1AF1" w:rsidP="00564C22">
            <w:pPr>
              <w:pStyle w:val="Beschriftung"/>
              <w:rPr>
                <w:del w:id="20935" w:author="Andreas Kuehne" w:date="2019-05-31T12:22:00Z"/>
                <w:rStyle w:val="Datatype"/>
                <w:b w:val="0"/>
                <w:bCs w:val="0"/>
              </w:rPr>
            </w:pPr>
            <w:del w:id="20936" w:author="Andreas Kuehne" w:date="2019-05-31T12:22:00Z">
              <w:r w:rsidRPr="002062A5" w:rsidDel="00B33063">
                <w:rPr>
                  <w:rStyle w:val="Datatype"/>
                </w:rPr>
                <w:delText>schemaRefs</w:delText>
              </w:r>
              <w:bookmarkStart w:id="20937" w:name="_Toc10202044"/>
              <w:bookmarkEnd w:id="20937"/>
            </w:del>
          </w:p>
        </w:tc>
        <w:tc>
          <w:tcPr>
            <w:tcW w:w="4675" w:type="dxa"/>
          </w:tcPr>
          <w:p w14:paraId="628F05BD" w14:textId="4E8FFB1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38" w:author="Andreas Kuehne" w:date="2019-05-31T12:22:00Z"/>
                <w:rStyle w:val="Datatype"/>
              </w:rPr>
            </w:pPr>
            <w:del w:id="20939" w:author="Andreas Kuehne" w:date="2019-05-31T12:22:00Z">
              <w:r w:rsidRPr="002062A5" w:rsidDel="00B33063">
                <w:rPr>
                  <w:rStyle w:val="Datatype"/>
                </w:rPr>
                <w:delText>SchemaRefs</w:delText>
              </w:r>
              <w:bookmarkStart w:id="20940" w:name="_Toc10202045"/>
              <w:bookmarkEnd w:id="20940"/>
            </w:del>
          </w:p>
        </w:tc>
        <w:bookmarkStart w:id="20941" w:name="_Toc10202046"/>
        <w:bookmarkEnd w:id="20941"/>
      </w:tr>
      <w:tr w:rsidR="00564C22" w:rsidDel="00B33063" w14:paraId="0C29FA71" w14:textId="6559A3A4" w:rsidTr="00564C22">
        <w:trPr>
          <w:del w:id="209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56CC25" w14:textId="6F402212" w:rsidR="00564C22" w:rsidRPr="002062A5" w:rsidDel="00B33063" w:rsidRDefault="009B1AF1" w:rsidP="00564C22">
            <w:pPr>
              <w:pStyle w:val="Beschriftung"/>
              <w:rPr>
                <w:del w:id="20943" w:author="Andreas Kuehne" w:date="2019-05-31T12:22:00Z"/>
                <w:rStyle w:val="Datatype"/>
                <w:b w:val="0"/>
                <w:bCs w:val="0"/>
              </w:rPr>
            </w:pPr>
            <w:del w:id="20944" w:author="Andreas Kuehne" w:date="2019-05-31T12:22:00Z">
              <w:r w:rsidRPr="002062A5" w:rsidDel="00B33063">
                <w:rPr>
                  <w:rStyle w:val="Datatype"/>
                </w:rPr>
                <w:delText>sigAlgo</w:delText>
              </w:r>
              <w:bookmarkStart w:id="20945" w:name="_Toc10202047"/>
              <w:bookmarkEnd w:id="20945"/>
            </w:del>
          </w:p>
        </w:tc>
        <w:tc>
          <w:tcPr>
            <w:tcW w:w="4675" w:type="dxa"/>
          </w:tcPr>
          <w:p w14:paraId="21E292E4" w14:textId="545BEB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46" w:author="Andreas Kuehne" w:date="2019-05-31T12:22:00Z"/>
                <w:rStyle w:val="Datatype"/>
              </w:rPr>
            </w:pPr>
            <w:del w:id="20947" w:author="Andreas Kuehne" w:date="2019-05-31T12:22:00Z">
              <w:r w:rsidRPr="002062A5" w:rsidDel="00B33063">
                <w:rPr>
                  <w:rStyle w:val="Datatype"/>
                </w:rPr>
                <w:delText>SignatureAlgorithm</w:delText>
              </w:r>
              <w:bookmarkStart w:id="20948" w:name="_Toc10202048"/>
              <w:bookmarkEnd w:id="20948"/>
            </w:del>
          </w:p>
        </w:tc>
        <w:bookmarkStart w:id="20949" w:name="_Toc10202049"/>
        <w:bookmarkEnd w:id="20949"/>
      </w:tr>
      <w:tr w:rsidR="00564C22" w:rsidDel="00B33063" w14:paraId="0EE98632" w14:textId="2067A3C3" w:rsidTr="00564C22">
        <w:trPr>
          <w:del w:id="209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796AB6" w14:textId="6516DD78" w:rsidR="00564C22" w:rsidRPr="002062A5" w:rsidDel="00B33063" w:rsidRDefault="009B1AF1" w:rsidP="00564C22">
            <w:pPr>
              <w:pStyle w:val="Beschriftung"/>
              <w:rPr>
                <w:del w:id="20951" w:author="Andreas Kuehne" w:date="2019-05-31T12:22:00Z"/>
                <w:rStyle w:val="Datatype"/>
                <w:b w:val="0"/>
                <w:bCs w:val="0"/>
              </w:rPr>
            </w:pPr>
            <w:del w:id="20952" w:author="Andreas Kuehne" w:date="2019-05-31T12:22:00Z">
              <w:r w:rsidRPr="002062A5" w:rsidDel="00B33063">
                <w:rPr>
                  <w:rStyle w:val="Datatype"/>
                </w:rPr>
                <w:delText>signedProps</w:delText>
              </w:r>
              <w:bookmarkStart w:id="20953" w:name="_Toc10202050"/>
              <w:bookmarkEnd w:id="20953"/>
            </w:del>
          </w:p>
        </w:tc>
        <w:tc>
          <w:tcPr>
            <w:tcW w:w="4675" w:type="dxa"/>
          </w:tcPr>
          <w:p w14:paraId="69FFA1A7" w14:textId="30B164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54" w:author="Andreas Kuehne" w:date="2019-05-31T12:22:00Z"/>
                <w:rStyle w:val="Datatype"/>
              </w:rPr>
            </w:pPr>
            <w:del w:id="20955" w:author="Andreas Kuehne" w:date="2019-05-31T12:22:00Z">
              <w:r w:rsidRPr="002062A5" w:rsidDel="00B33063">
                <w:rPr>
                  <w:rStyle w:val="Datatype"/>
                </w:rPr>
                <w:delText>SignedProperties</w:delText>
              </w:r>
              <w:bookmarkStart w:id="20956" w:name="_Toc10202051"/>
              <w:bookmarkEnd w:id="20956"/>
            </w:del>
          </w:p>
        </w:tc>
        <w:bookmarkStart w:id="20957" w:name="_Toc10202052"/>
        <w:bookmarkEnd w:id="20957"/>
      </w:tr>
      <w:tr w:rsidR="00564C22" w:rsidDel="00B33063" w14:paraId="1ACDBD3E" w14:textId="2C0793AD" w:rsidTr="00564C22">
        <w:trPr>
          <w:del w:id="209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CDEFAD" w14:textId="48531B15" w:rsidR="00564C22" w:rsidRPr="002062A5" w:rsidDel="00B33063" w:rsidRDefault="009B1AF1" w:rsidP="00564C22">
            <w:pPr>
              <w:pStyle w:val="Beschriftung"/>
              <w:rPr>
                <w:del w:id="20959" w:author="Andreas Kuehne" w:date="2019-05-31T12:22:00Z"/>
                <w:rStyle w:val="Datatype"/>
                <w:b w:val="0"/>
                <w:bCs w:val="0"/>
              </w:rPr>
            </w:pPr>
            <w:del w:id="20960" w:author="Andreas Kuehne" w:date="2019-05-31T12:22:00Z">
              <w:r w:rsidRPr="002062A5" w:rsidDel="00B33063">
                <w:rPr>
                  <w:rStyle w:val="Datatype"/>
                </w:rPr>
                <w:delText>signedRef</w:delText>
              </w:r>
              <w:bookmarkStart w:id="20961" w:name="_Toc10202053"/>
              <w:bookmarkEnd w:id="20961"/>
            </w:del>
          </w:p>
        </w:tc>
        <w:tc>
          <w:tcPr>
            <w:tcW w:w="4675" w:type="dxa"/>
          </w:tcPr>
          <w:p w14:paraId="0A708C94" w14:textId="1A8CF1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62" w:author="Andreas Kuehne" w:date="2019-05-31T12:22:00Z"/>
                <w:rStyle w:val="Datatype"/>
              </w:rPr>
            </w:pPr>
            <w:del w:id="20963" w:author="Andreas Kuehne" w:date="2019-05-31T12:22:00Z">
              <w:r w:rsidRPr="002062A5" w:rsidDel="00B33063">
                <w:rPr>
                  <w:rStyle w:val="Datatype"/>
                </w:rPr>
                <w:delText>SignedReference</w:delText>
              </w:r>
              <w:bookmarkStart w:id="20964" w:name="_Toc10202054"/>
              <w:bookmarkEnd w:id="20964"/>
            </w:del>
          </w:p>
        </w:tc>
        <w:bookmarkStart w:id="20965" w:name="_Toc10202055"/>
        <w:bookmarkEnd w:id="20965"/>
      </w:tr>
      <w:tr w:rsidR="00564C22" w:rsidDel="00B33063" w14:paraId="7A245DCF" w14:textId="4BC46368" w:rsidTr="00564C22">
        <w:trPr>
          <w:del w:id="209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E1C532" w14:textId="1087C5B3" w:rsidR="00564C22" w:rsidRPr="002062A5" w:rsidDel="00B33063" w:rsidRDefault="009B1AF1" w:rsidP="00564C22">
            <w:pPr>
              <w:pStyle w:val="Beschriftung"/>
              <w:rPr>
                <w:del w:id="20967" w:author="Andreas Kuehne" w:date="2019-05-31T12:22:00Z"/>
                <w:rStyle w:val="Datatype"/>
                <w:b w:val="0"/>
                <w:bCs w:val="0"/>
              </w:rPr>
            </w:pPr>
            <w:del w:id="20968" w:author="Andreas Kuehne" w:date="2019-05-31T12:22:00Z">
              <w:r w:rsidRPr="002062A5" w:rsidDel="00B33063">
                <w:rPr>
                  <w:rStyle w:val="Datatype"/>
                </w:rPr>
                <w:delText>signedRefs</w:delText>
              </w:r>
              <w:bookmarkStart w:id="20969" w:name="_Toc10202056"/>
              <w:bookmarkEnd w:id="20969"/>
            </w:del>
          </w:p>
        </w:tc>
        <w:tc>
          <w:tcPr>
            <w:tcW w:w="4675" w:type="dxa"/>
          </w:tcPr>
          <w:p w14:paraId="2D56E88E" w14:textId="07E087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70" w:author="Andreas Kuehne" w:date="2019-05-31T12:22:00Z"/>
                <w:rStyle w:val="Datatype"/>
              </w:rPr>
            </w:pPr>
            <w:del w:id="20971" w:author="Andreas Kuehne" w:date="2019-05-31T12:22:00Z">
              <w:r w:rsidRPr="002062A5" w:rsidDel="00B33063">
                <w:rPr>
                  <w:rStyle w:val="Datatype"/>
                </w:rPr>
                <w:delText>SignedReferences</w:delText>
              </w:r>
              <w:bookmarkStart w:id="20972" w:name="_Toc10202057"/>
              <w:bookmarkEnd w:id="20972"/>
            </w:del>
          </w:p>
        </w:tc>
        <w:bookmarkStart w:id="20973" w:name="_Toc10202058"/>
        <w:bookmarkEnd w:id="20973"/>
      </w:tr>
      <w:tr w:rsidR="00564C22" w:rsidDel="00B33063" w14:paraId="2CE5C32C" w14:textId="0DDA7DAF" w:rsidTr="00564C22">
        <w:trPr>
          <w:del w:id="209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2FC050" w14:textId="058C044E" w:rsidR="00564C22" w:rsidRPr="002062A5" w:rsidDel="00B33063" w:rsidRDefault="009B1AF1" w:rsidP="00564C22">
            <w:pPr>
              <w:pStyle w:val="Beschriftung"/>
              <w:rPr>
                <w:del w:id="20975" w:author="Andreas Kuehne" w:date="2019-05-31T12:22:00Z"/>
                <w:rStyle w:val="Datatype"/>
                <w:b w:val="0"/>
                <w:bCs w:val="0"/>
              </w:rPr>
            </w:pPr>
            <w:del w:id="20976" w:author="Andreas Kuehne" w:date="2019-05-31T12:22:00Z">
              <w:r w:rsidRPr="002062A5" w:rsidDel="00B33063">
                <w:rPr>
                  <w:rStyle w:val="Datatype"/>
                </w:rPr>
                <w:delText>signerIdentity</w:delText>
              </w:r>
              <w:bookmarkStart w:id="20977" w:name="_Toc10202059"/>
              <w:bookmarkEnd w:id="20977"/>
            </w:del>
          </w:p>
        </w:tc>
        <w:tc>
          <w:tcPr>
            <w:tcW w:w="4675" w:type="dxa"/>
          </w:tcPr>
          <w:p w14:paraId="22F1AF7B" w14:textId="4A071C6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78" w:author="Andreas Kuehne" w:date="2019-05-31T12:22:00Z"/>
                <w:rStyle w:val="Datatype"/>
              </w:rPr>
            </w:pPr>
            <w:del w:id="20979" w:author="Andreas Kuehne" w:date="2019-05-31T12:22:00Z">
              <w:r w:rsidRPr="002062A5" w:rsidDel="00B33063">
                <w:rPr>
                  <w:rStyle w:val="Datatype"/>
                </w:rPr>
                <w:delText>SignerIdentity</w:delText>
              </w:r>
              <w:bookmarkStart w:id="20980" w:name="_Toc10202060"/>
              <w:bookmarkEnd w:id="20980"/>
            </w:del>
          </w:p>
        </w:tc>
        <w:bookmarkStart w:id="20981" w:name="_Toc10202061"/>
        <w:bookmarkEnd w:id="20981"/>
      </w:tr>
      <w:tr w:rsidR="00564C22" w:rsidDel="00B33063" w14:paraId="51BB6351" w14:textId="60564BEF" w:rsidTr="00564C22">
        <w:trPr>
          <w:del w:id="209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7D3F63" w14:textId="300B0FD8" w:rsidR="00564C22" w:rsidRPr="002062A5" w:rsidDel="00B33063" w:rsidRDefault="009B1AF1" w:rsidP="00564C22">
            <w:pPr>
              <w:pStyle w:val="Beschriftung"/>
              <w:rPr>
                <w:del w:id="20983" w:author="Andreas Kuehne" w:date="2019-05-31T12:22:00Z"/>
                <w:rStyle w:val="Datatype"/>
                <w:b w:val="0"/>
                <w:bCs w:val="0"/>
              </w:rPr>
            </w:pPr>
            <w:del w:id="20984" w:author="Andreas Kuehne" w:date="2019-05-31T12:22:00Z">
              <w:r w:rsidRPr="002062A5" w:rsidDel="00B33063">
                <w:rPr>
                  <w:rStyle w:val="Datatype"/>
                </w:rPr>
                <w:delText>signingTime</w:delText>
              </w:r>
              <w:bookmarkStart w:id="20985" w:name="_Toc10202062"/>
              <w:bookmarkEnd w:id="20985"/>
            </w:del>
          </w:p>
        </w:tc>
        <w:tc>
          <w:tcPr>
            <w:tcW w:w="4675" w:type="dxa"/>
          </w:tcPr>
          <w:p w14:paraId="30F5689F" w14:textId="45837C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86" w:author="Andreas Kuehne" w:date="2019-05-31T12:22:00Z"/>
                <w:rStyle w:val="Datatype"/>
              </w:rPr>
            </w:pPr>
            <w:del w:id="20987" w:author="Andreas Kuehne" w:date="2019-05-31T12:22:00Z">
              <w:r w:rsidRPr="002062A5" w:rsidDel="00B33063">
                <w:rPr>
                  <w:rStyle w:val="Datatype"/>
                </w:rPr>
                <w:delText>SigningTime</w:delText>
              </w:r>
              <w:bookmarkStart w:id="20988" w:name="_Toc10202063"/>
              <w:bookmarkEnd w:id="20988"/>
            </w:del>
          </w:p>
        </w:tc>
        <w:bookmarkStart w:id="20989" w:name="_Toc10202064"/>
        <w:bookmarkEnd w:id="20989"/>
      </w:tr>
      <w:tr w:rsidR="00564C22" w:rsidDel="00B33063" w14:paraId="63E86622" w14:textId="2527FF95" w:rsidTr="00564C22">
        <w:trPr>
          <w:del w:id="209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E062D" w14:textId="060CEF75" w:rsidR="00564C22" w:rsidRPr="002062A5" w:rsidDel="00B33063" w:rsidRDefault="009B1AF1" w:rsidP="00564C22">
            <w:pPr>
              <w:pStyle w:val="Beschriftung"/>
              <w:rPr>
                <w:del w:id="20991" w:author="Andreas Kuehne" w:date="2019-05-31T12:22:00Z"/>
                <w:rStyle w:val="Datatype"/>
                <w:b w:val="0"/>
                <w:bCs w:val="0"/>
              </w:rPr>
            </w:pPr>
            <w:del w:id="20992" w:author="Andreas Kuehne" w:date="2019-05-31T12:22:00Z">
              <w:r w:rsidRPr="002062A5" w:rsidDel="00B33063">
                <w:rPr>
                  <w:rStyle w:val="Datatype"/>
                </w:rPr>
                <w:delText>signingTimeInfo</w:delText>
              </w:r>
              <w:bookmarkStart w:id="20993" w:name="_Toc10202065"/>
              <w:bookmarkEnd w:id="20993"/>
            </w:del>
          </w:p>
        </w:tc>
        <w:tc>
          <w:tcPr>
            <w:tcW w:w="4675" w:type="dxa"/>
          </w:tcPr>
          <w:p w14:paraId="0C9FA778" w14:textId="0D377FA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94" w:author="Andreas Kuehne" w:date="2019-05-31T12:22:00Z"/>
                <w:rStyle w:val="Datatype"/>
              </w:rPr>
            </w:pPr>
            <w:del w:id="20995" w:author="Andreas Kuehne" w:date="2019-05-31T12:22:00Z">
              <w:r w:rsidRPr="002062A5" w:rsidDel="00B33063">
                <w:rPr>
                  <w:rStyle w:val="Datatype"/>
                </w:rPr>
                <w:delText>SigningTimeInfo</w:delText>
              </w:r>
              <w:bookmarkStart w:id="20996" w:name="_Toc10202066"/>
              <w:bookmarkEnd w:id="20996"/>
            </w:del>
          </w:p>
        </w:tc>
        <w:bookmarkStart w:id="20997" w:name="_Toc10202067"/>
        <w:bookmarkEnd w:id="20997"/>
      </w:tr>
      <w:tr w:rsidR="00564C22" w:rsidDel="00B33063" w14:paraId="77E97E98" w14:textId="358B09EA" w:rsidTr="00564C22">
        <w:trPr>
          <w:del w:id="209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A30163" w14:textId="2274613C" w:rsidR="00564C22" w:rsidRPr="002062A5" w:rsidDel="00B33063" w:rsidRDefault="009B1AF1" w:rsidP="00564C22">
            <w:pPr>
              <w:pStyle w:val="Beschriftung"/>
              <w:rPr>
                <w:del w:id="20999" w:author="Andreas Kuehne" w:date="2019-05-31T12:22:00Z"/>
                <w:rStyle w:val="Datatype"/>
                <w:b w:val="0"/>
                <w:bCs w:val="0"/>
              </w:rPr>
            </w:pPr>
            <w:del w:id="21000" w:author="Andreas Kuehne" w:date="2019-05-31T12:22:00Z">
              <w:r w:rsidRPr="002062A5" w:rsidDel="00B33063">
                <w:rPr>
                  <w:rStyle w:val="Datatype"/>
                </w:rPr>
                <w:delText>sigObj</w:delText>
              </w:r>
              <w:bookmarkStart w:id="21001" w:name="_Toc10202068"/>
              <w:bookmarkEnd w:id="21001"/>
            </w:del>
          </w:p>
        </w:tc>
        <w:tc>
          <w:tcPr>
            <w:tcW w:w="4675" w:type="dxa"/>
          </w:tcPr>
          <w:p w14:paraId="39792767" w14:textId="06F30E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02" w:author="Andreas Kuehne" w:date="2019-05-31T12:22:00Z"/>
                <w:rStyle w:val="Datatype"/>
              </w:rPr>
            </w:pPr>
            <w:del w:id="21003" w:author="Andreas Kuehne" w:date="2019-05-31T12:22:00Z">
              <w:r w:rsidRPr="002062A5" w:rsidDel="00B33063">
                <w:rPr>
                  <w:rStyle w:val="Datatype"/>
                </w:rPr>
                <w:delText>SignatureObject</w:delText>
              </w:r>
              <w:bookmarkStart w:id="21004" w:name="_Toc10202069"/>
              <w:bookmarkEnd w:id="21004"/>
            </w:del>
          </w:p>
        </w:tc>
        <w:bookmarkStart w:id="21005" w:name="_Toc10202070"/>
        <w:bookmarkEnd w:id="21005"/>
      </w:tr>
      <w:tr w:rsidR="00564C22" w:rsidDel="00B33063" w14:paraId="42194CDF" w14:textId="5932C697" w:rsidTr="00564C22">
        <w:trPr>
          <w:del w:id="210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AA87CD" w14:textId="7DF856D2" w:rsidR="00564C22" w:rsidRPr="002062A5" w:rsidDel="00B33063" w:rsidRDefault="009B1AF1" w:rsidP="00564C22">
            <w:pPr>
              <w:pStyle w:val="Beschriftung"/>
              <w:rPr>
                <w:del w:id="21007" w:author="Andreas Kuehne" w:date="2019-05-31T12:22:00Z"/>
                <w:rStyle w:val="Datatype"/>
                <w:b w:val="0"/>
                <w:bCs w:val="0"/>
              </w:rPr>
            </w:pPr>
            <w:del w:id="21008" w:author="Andreas Kuehne" w:date="2019-05-31T12:22:00Z">
              <w:r w:rsidRPr="002062A5" w:rsidDel="00B33063">
                <w:rPr>
                  <w:rStyle w:val="Datatype"/>
                </w:rPr>
                <w:delText>sigPlacement</w:delText>
              </w:r>
              <w:bookmarkStart w:id="21009" w:name="_Toc10202071"/>
              <w:bookmarkEnd w:id="21009"/>
            </w:del>
          </w:p>
        </w:tc>
        <w:tc>
          <w:tcPr>
            <w:tcW w:w="4675" w:type="dxa"/>
          </w:tcPr>
          <w:p w14:paraId="5028A39B" w14:textId="7DDE6E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10" w:author="Andreas Kuehne" w:date="2019-05-31T12:22:00Z"/>
                <w:rStyle w:val="Datatype"/>
              </w:rPr>
            </w:pPr>
            <w:del w:id="21011" w:author="Andreas Kuehne" w:date="2019-05-31T12:22:00Z">
              <w:r w:rsidRPr="002062A5" w:rsidDel="00B33063">
                <w:rPr>
                  <w:rStyle w:val="Datatype"/>
                </w:rPr>
                <w:delText>SignaturePlacement</w:delText>
              </w:r>
              <w:bookmarkStart w:id="21012" w:name="_Toc10202072"/>
              <w:bookmarkEnd w:id="21012"/>
            </w:del>
          </w:p>
        </w:tc>
        <w:bookmarkStart w:id="21013" w:name="_Toc10202073"/>
        <w:bookmarkEnd w:id="21013"/>
      </w:tr>
      <w:tr w:rsidR="00564C22" w:rsidDel="00B33063" w14:paraId="678E9801" w14:textId="50985395" w:rsidTr="00564C22">
        <w:trPr>
          <w:del w:id="210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A6DF80" w14:textId="7E8214AC" w:rsidR="00564C22" w:rsidRPr="002062A5" w:rsidDel="00B33063" w:rsidRDefault="009B1AF1" w:rsidP="00564C22">
            <w:pPr>
              <w:pStyle w:val="Beschriftung"/>
              <w:rPr>
                <w:del w:id="21015" w:author="Andreas Kuehne" w:date="2019-05-31T12:22:00Z"/>
                <w:rStyle w:val="Datatype"/>
                <w:b w:val="0"/>
                <w:bCs w:val="0"/>
              </w:rPr>
            </w:pPr>
            <w:del w:id="21016" w:author="Andreas Kuehne" w:date="2019-05-31T12:22:00Z">
              <w:r w:rsidRPr="002062A5" w:rsidDel="00B33063">
                <w:rPr>
                  <w:rStyle w:val="Datatype"/>
                </w:rPr>
                <w:delText>sigPtr</w:delText>
              </w:r>
              <w:bookmarkStart w:id="21017" w:name="_Toc10202074"/>
              <w:bookmarkEnd w:id="21017"/>
            </w:del>
          </w:p>
        </w:tc>
        <w:tc>
          <w:tcPr>
            <w:tcW w:w="4675" w:type="dxa"/>
          </w:tcPr>
          <w:p w14:paraId="1FD91F33" w14:textId="0105A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18" w:author="Andreas Kuehne" w:date="2019-05-31T12:22:00Z"/>
                <w:rStyle w:val="Datatype"/>
              </w:rPr>
            </w:pPr>
            <w:del w:id="21019" w:author="Andreas Kuehne" w:date="2019-05-31T12:22:00Z">
              <w:r w:rsidRPr="002062A5" w:rsidDel="00B33063">
                <w:rPr>
                  <w:rStyle w:val="Datatype"/>
                </w:rPr>
                <w:delText>SignaturePtr</w:delText>
              </w:r>
              <w:bookmarkStart w:id="21020" w:name="_Toc10202075"/>
              <w:bookmarkEnd w:id="21020"/>
            </w:del>
          </w:p>
        </w:tc>
        <w:bookmarkStart w:id="21021" w:name="_Toc10202076"/>
        <w:bookmarkEnd w:id="21021"/>
      </w:tr>
      <w:tr w:rsidR="00564C22" w:rsidDel="00B33063" w14:paraId="0EF58283" w14:textId="6FDFF337" w:rsidTr="00564C22">
        <w:trPr>
          <w:del w:id="210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6A4C35" w14:textId="5B25789B" w:rsidR="00564C22" w:rsidRPr="002062A5" w:rsidDel="00B33063" w:rsidRDefault="009B1AF1" w:rsidP="00564C22">
            <w:pPr>
              <w:pStyle w:val="Beschriftung"/>
              <w:rPr>
                <w:del w:id="21023" w:author="Andreas Kuehne" w:date="2019-05-31T12:22:00Z"/>
                <w:rStyle w:val="Datatype"/>
                <w:b w:val="0"/>
                <w:bCs w:val="0"/>
              </w:rPr>
            </w:pPr>
            <w:del w:id="21024" w:author="Andreas Kuehne" w:date="2019-05-31T12:22:00Z">
              <w:r w:rsidRPr="002062A5" w:rsidDel="00B33063">
                <w:rPr>
                  <w:rStyle w:val="Datatype"/>
                </w:rPr>
                <w:delText>sigType</w:delText>
              </w:r>
              <w:bookmarkStart w:id="21025" w:name="_Toc10202077"/>
              <w:bookmarkEnd w:id="21025"/>
            </w:del>
          </w:p>
        </w:tc>
        <w:tc>
          <w:tcPr>
            <w:tcW w:w="4675" w:type="dxa"/>
          </w:tcPr>
          <w:p w14:paraId="5CFA7208" w14:textId="15F4E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26" w:author="Andreas Kuehne" w:date="2019-05-31T12:22:00Z"/>
                <w:rStyle w:val="Datatype"/>
              </w:rPr>
            </w:pPr>
            <w:del w:id="21027" w:author="Andreas Kuehne" w:date="2019-05-31T12:22:00Z">
              <w:r w:rsidRPr="002062A5" w:rsidDel="00B33063">
                <w:rPr>
                  <w:rStyle w:val="Datatype"/>
                </w:rPr>
                <w:delText>SignatureType</w:delText>
              </w:r>
              <w:bookmarkStart w:id="21028" w:name="_Toc10202078"/>
              <w:bookmarkEnd w:id="21028"/>
            </w:del>
          </w:p>
        </w:tc>
        <w:bookmarkStart w:id="21029" w:name="_Toc10202079"/>
        <w:bookmarkEnd w:id="21029"/>
      </w:tr>
      <w:tr w:rsidR="00564C22" w:rsidDel="00B33063" w14:paraId="3EF7F551" w14:textId="5F00841C" w:rsidTr="00564C22">
        <w:trPr>
          <w:del w:id="210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9C9AC0" w14:textId="0EFABEC4" w:rsidR="00564C22" w:rsidRPr="002062A5" w:rsidDel="00B33063" w:rsidRDefault="009B1AF1" w:rsidP="00564C22">
            <w:pPr>
              <w:pStyle w:val="Beschriftung"/>
              <w:rPr>
                <w:del w:id="21031" w:author="Andreas Kuehne" w:date="2019-05-31T12:22:00Z"/>
                <w:rStyle w:val="Datatype"/>
                <w:b w:val="0"/>
                <w:bCs w:val="0"/>
              </w:rPr>
            </w:pPr>
            <w:del w:id="21032" w:author="Andreas Kuehne" w:date="2019-05-31T12:22:00Z">
              <w:r w:rsidRPr="002062A5" w:rsidDel="00B33063">
                <w:rPr>
                  <w:rStyle w:val="Datatype"/>
                </w:rPr>
                <w:delText>ski</w:delText>
              </w:r>
              <w:bookmarkStart w:id="21033" w:name="_Toc10202080"/>
              <w:bookmarkEnd w:id="21033"/>
            </w:del>
          </w:p>
        </w:tc>
        <w:tc>
          <w:tcPr>
            <w:tcW w:w="4675" w:type="dxa"/>
          </w:tcPr>
          <w:p w14:paraId="41E9BCAC" w14:textId="598BB08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34" w:author="Andreas Kuehne" w:date="2019-05-31T12:22:00Z"/>
                <w:rStyle w:val="Datatype"/>
              </w:rPr>
            </w:pPr>
            <w:del w:id="21035" w:author="Andreas Kuehne" w:date="2019-05-31T12:22:00Z">
              <w:r w:rsidRPr="002062A5" w:rsidDel="00B33063">
                <w:rPr>
                  <w:rStyle w:val="Datatype"/>
                </w:rPr>
                <w:delText>X509SKI</w:delText>
              </w:r>
              <w:bookmarkStart w:id="21036" w:name="_Toc10202081"/>
              <w:bookmarkEnd w:id="21036"/>
            </w:del>
          </w:p>
        </w:tc>
        <w:bookmarkStart w:id="21037" w:name="_Toc10202082"/>
        <w:bookmarkEnd w:id="21037"/>
      </w:tr>
      <w:tr w:rsidR="00564C22" w:rsidDel="00B33063" w14:paraId="79D4498D" w14:textId="3DDFF91C" w:rsidTr="00564C22">
        <w:trPr>
          <w:del w:id="210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8AEE4E" w14:textId="6E1B96AA" w:rsidR="00564C22" w:rsidRPr="002062A5" w:rsidDel="00B33063" w:rsidRDefault="009B1AF1" w:rsidP="00564C22">
            <w:pPr>
              <w:pStyle w:val="Beschriftung"/>
              <w:rPr>
                <w:del w:id="21039" w:author="Andreas Kuehne" w:date="2019-05-31T12:22:00Z"/>
                <w:rStyle w:val="Datatype"/>
                <w:b w:val="0"/>
                <w:bCs w:val="0"/>
              </w:rPr>
            </w:pPr>
            <w:del w:id="21040" w:author="Andreas Kuehne" w:date="2019-05-31T12:22:00Z">
              <w:r w:rsidRPr="002062A5" w:rsidDel="00B33063">
                <w:rPr>
                  <w:rStyle w:val="Datatype"/>
                </w:rPr>
                <w:delText>specTime</w:delText>
              </w:r>
              <w:bookmarkStart w:id="21041" w:name="_Toc10202083"/>
              <w:bookmarkEnd w:id="21041"/>
            </w:del>
          </w:p>
        </w:tc>
        <w:tc>
          <w:tcPr>
            <w:tcW w:w="4675" w:type="dxa"/>
          </w:tcPr>
          <w:p w14:paraId="71E503EB" w14:textId="6563B9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42" w:author="Andreas Kuehne" w:date="2019-05-31T12:22:00Z"/>
                <w:rStyle w:val="Datatype"/>
              </w:rPr>
            </w:pPr>
            <w:del w:id="21043" w:author="Andreas Kuehne" w:date="2019-05-31T12:22:00Z">
              <w:r w:rsidRPr="002062A5" w:rsidDel="00B33063">
                <w:rPr>
                  <w:rStyle w:val="Datatype"/>
                </w:rPr>
                <w:delText>SpecificTime</w:delText>
              </w:r>
              <w:bookmarkStart w:id="21044" w:name="_Toc10202084"/>
              <w:bookmarkEnd w:id="21044"/>
            </w:del>
          </w:p>
        </w:tc>
        <w:bookmarkStart w:id="21045" w:name="_Toc10202085"/>
        <w:bookmarkEnd w:id="21045"/>
      </w:tr>
      <w:tr w:rsidR="00564C22" w:rsidDel="00B33063" w14:paraId="5EE87EC1" w14:textId="4535AE45" w:rsidTr="00564C22">
        <w:trPr>
          <w:del w:id="210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1697BD" w14:textId="2E03E9C8" w:rsidR="00564C22" w:rsidRPr="002062A5" w:rsidDel="00B33063" w:rsidRDefault="009B1AF1" w:rsidP="00564C22">
            <w:pPr>
              <w:pStyle w:val="Beschriftung"/>
              <w:rPr>
                <w:del w:id="21047" w:author="Andreas Kuehne" w:date="2019-05-31T12:22:00Z"/>
                <w:rStyle w:val="Datatype"/>
                <w:b w:val="0"/>
                <w:bCs w:val="0"/>
              </w:rPr>
            </w:pPr>
            <w:del w:id="21048" w:author="Andreas Kuehne" w:date="2019-05-31T12:22:00Z">
              <w:r w:rsidRPr="002062A5" w:rsidDel="00B33063">
                <w:rPr>
                  <w:rStyle w:val="Datatype"/>
                </w:rPr>
                <w:delText>status</w:delText>
              </w:r>
              <w:bookmarkStart w:id="21049" w:name="_Toc10202086"/>
              <w:bookmarkEnd w:id="21049"/>
            </w:del>
          </w:p>
        </w:tc>
        <w:tc>
          <w:tcPr>
            <w:tcW w:w="4675" w:type="dxa"/>
          </w:tcPr>
          <w:p w14:paraId="5DC80EB1" w14:textId="2DEBAC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50" w:author="Andreas Kuehne" w:date="2019-05-31T12:22:00Z"/>
                <w:rStyle w:val="Datatype"/>
              </w:rPr>
            </w:pPr>
            <w:del w:id="21051" w:author="Andreas Kuehne" w:date="2019-05-31T12:22:00Z">
              <w:r w:rsidRPr="002062A5" w:rsidDel="00B33063">
                <w:rPr>
                  <w:rStyle w:val="Datatype"/>
                </w:rPr>
                <w:delText>Status</w:delText>
              </w:r>
              <w:bookmarkStart w:id="21052" w:name="_Toc10202087"/>
              <w:bookmarkEnd w:id="21052"/>
            </w:del>
          </w:p>
        </w:tc>
        <w:bookmarkStart w:id="21053" w:name="_Toc10202088"/>
        <w:bookmarkEnd w:id="21053"/>
      </w:tr>
      <w:tr w:rsidR="00564C22" w:rsidDel="00B33063" w14:paraId="57F7B19F" w14:textId="58F095AA" w:rsidTr="00564C22">
        <w:trPr>
          <w:del w:id="210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53A5E1" w14:textId="2DFE87F7" w:rsidR="00564C22" w:rsidRPr="002062A5" w:rsidDel="00B33063" w:rsidRDefault="009B1AF1" w:rsidP="00564C22">
            <w:pPr>
              <w:pStyle w:val="Beschriftung"/>
              <w:rPr>
                <w:del w:id="21055" w:author="Andreas Kuehne" w:date="2019-05-31T12:22:00Z"/>
                <w:rStyle w:val="Datatype"/>
                <w:b w:val="0"/>
                <w:bCs w:val="0"/>
              </w:rPr>
            </w:pPr>
            <w:del w:id="21056" w:author="Andreas Kuehne" w:date="2019-05-31T12:22:00Z">
              <w:r w:rsidRPr="002062A5" w:rsidDel="00B33063">
                <w:rPr>
                  <w:rStyle w:val="Datatype"/>
                </w:rPr>
                <w:delText>sub</w:delText>
              </w:r>
              <w:bookmarkStart w:id="21057" w:name="_Toc10202089"/>
              <w:bookmarkEnd w:id="21057"/>
            </w:del>
          </w:p>
        </w:tc>
        <w:tc>
          <w:tcPr>
            <w:tcW w:w="4675" w:type="dxa"/>
          </w:tcPr>
          <w:p w14:paraId="5C0F7490" w14:textId="1EA5C7D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58" w:author="Andreas Kuehne" w:date="2019-05-31T12:22:00Z"/>
                <w:rStyle w:val="Datatype"/>
              </w:rPr>
            </w:pPr>
            <w:del w:id="21059" w:author="Andreas Kuehne" w:date="2019-05-31T12:22:00Z">
              <w:r w:rsidRPr="002062A5" w:rsidDel="00B33063">
                <w:rPr>
                  <w:rStyle w:val="Datatype"/>
                </w:rPr>
                <w:delText>X509SubjectName</w:delText>
              </w:r>
              <w:bookmarkStart w:id="21060" w:name="_Toc10202090"/>
              <w:bookmarkEnd w:id="21060"/>
            </w:del>
          </w:p>
        </w:tc>
        <w:bookmarkStart w:id="21061" w:name="_Toc10202091"/>
        <w:bookmarkEnd w:id="21061"/>
      </w:tr>
      <w:tr w:rsidR="00564C22" w:rsidDel="00B33063" w14:paraId="2B8A2386" w14:textId="6D039138" w:rsidTr="00564C22">
        <w:trPr>
          <w:del w:id="21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65FD86" w14:textId="47F1501D" w:rsidR="00564C22" w:rsidRPr="002062A5" w:rsidDel="00B33063" w:rsidRDefault="009B1AF1" w:rsidP="00564C22">
            <w:pPr>
              <w:pStyle w:val="Beschriftung"/>
              <w:rPr>
                <w:del w:id="21063" w:author="Andreas Kuehne" w:date="2019-05-31T12:22:00Z"/>
                <w:rStyle w:val="Datatype"/>
                <w:b w:val="0"/>
                <w:bCs w:val="0"/>
              </w:rPr>
            </w:pPr>
            <w:del w:id="21064" w:author="Andreas Kuehne" w:date="2019-05-31T12:22:00Z">
              <w:r w:rsidRPr="002062A5" w:rsidDel="00B33063">
                <w:rPr>
                  <w:rStyle w:val="Datatype"/>
                </w:rPr>
                <w:delText>suppInfo</w:delText>
              </w:r>
              <w:bookmarkStart w:id="21065" w:name="_Toc10202092"/>
              <w:bookmarkEnd w:id="21065"/>
            </w:del>
          </w:p>
        </w:tc>
        <w:tc>
          <w:tcPr>
            <w:tcW w:w="4675" w:type="dxa"/>
          </w:tcPr>
          <w:p w14:paraId="67BBD292" w14:textId="52D2689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66" w:author="Andreas Kuehne" w:date="2019-05-31T12:22:00Z"/>
                <w:rStyle w:val="Datatype"/>
              </w:rPr>
            </w:pPr>
            <w:del w:id="21067" w:author="Andreas Kuehne" w:date="2019-05-31T12:22:00Z">
              <w:r w:rsidRPr="002062A5" w:rsidDel="00B33063">
                <w:rPr>
                  <w:rStyle w:val="Datatype"/>
                </w:rPr>
                <w:delText>SupportingInfo</w:delText>
              </w:r>
              <w:bookmarkStart w:id="21068" w:name="_Toc10202093"/>
              <w:bookmarkEnd w:id="21068"/>
            </w:del>
          </w:p>
        </w:tc>
        <w:bookmarkStart w:id="21069" w:name="_Toc10202094"/>
        <w:bookmarkEnd w:id="21069"/>
      </w:tr>
      <w:tr w:rsidR="00564C22" w:rsidDel="00B33063" w14:paraId="5A0E3F13" w14:textId="1E920928" w:rsidTr="00564C22">
        <w:trPr>
          <w:del w:id="210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81A883" w14:textId="02B0D233" w:rsidR="00564C22" w:rsidRPr="002062A5" w:rsidDel="00B33063" w:rsidRDefault="009B1AF1" w:rsidP="00564C22">
            <w:pPr>
              <w:pStyle w:val="Beschriftung"/>
              <w:rPr>
                <w:del w:id="21071" w:author="Andreas Kuehne" w:date="2019-05-31T12:22:00Z"/>
                <w:rStyle w:val="Datatype"/>
                <w:b w:val="0"/>
                <w:bCs w:val="0"/>
              </w:rPr>
            </w:pPr>
            <w:del w:id="21072" w:author="Andreas Kuehne" w:date="2019-05-31T12:22:00Z">
              <w:r w:rsidRPr="002062A5" w:rsidDel="00B33063">
                <w:rPr>
                  <w:rStyle w:val="Datatype"/>
                </w:rPr>
                <w:delText>timestampedSig</w:delText>
              </w:r>
              <w:bookmarkStart w:id="21073" w:name="_Toc10202095"/>
              <w:bookmarkEnd w:id="21073"/>
            </w:del>
          </w:p>
        </w:tc>
        <w:tc>
          <w:tcPr>
            <w:tcW w:w="4675" w:type="dxa"/>
          </w:tcPr>
          <w:p w14:paraId="222AABD1" w14:textId="4E11DE8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74" w:author="Andreas Kuehne" w:date="2019-05-31T12:22:00Z"/>
                <w:rStyle w:val="Datatype"/>
              </w:rPr>
            </w:pPr>
            <w:del w:id="21075" w:author="Andreas Kuehne" w:date="2019-05-31T12:22:00Z">
              <w:r w:rsidRPr="002062A5" w:rsidDel="00B33063">
                <w:rPr>
                  <w:rStyle w:val="Datatype"/>
                </w:rPr>
                <w:delText>TimestampedSignature</w:delText>
              </w:r>
              <w:bookmarkStart w:id="21076" w:name="_Toc10202096"/>
              <w:bookmarkEnd w:id="21076"/>
            </w:del>
          </w:p>
        </w:tc>
        <w:bookmarkStart w:id="21077" w:name="_Toc10202097"/>
        <w:bookmarkEnd w:id="21077"/>
      </w:tr>
      <w:tr w:rsidR="00564C22" w:rsidDel="00B33063" w14:paraId="0FE8F1E0" w14:textId="00890228" w:rsidTr="00564C22">
        <w:trPr>
          <w:del w:id="210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96A70C" w14:textId="3F32FDAB" w:rsidR="00564C22" w:rsidRPr="002062A5" w:rsidDel="00B33063" w:rsidRDefault="009B1AF1" w:rsidP="00564C22">
            <w:pPr>
              <w:pStyle w:val="Beschriftung"/>
              <w:rPr>
                <w:del w:id="21079" w:author="Andreas Kuehne" w:date="2019-05-31T12:22:00Z"/>
                <w:rStyle w:val="Datatype"/>
                <w:b w:val="0"/>
                <w:bCs w:val="0"/>
              </w:rPr>
            </w:pPr>
            <w:del w:id="21080" w:author="Andreas Kuehne" w:date="2019-05-31T12:22:00Z">
              <w:r w:rsidRPr="002062A5" w:rsidDel="00B33063">
                <w:rPr>
                  <w:rStyle w:val="Datatype"/>
                </w:rPr>
                <w:delText>transform</w:delText>
              </w:r>
              <w:bookmarkStart w:id="21081" w:name="_Toc10202098"/>
              <w:bookmarkEnd w:id="21081"/>
            </w:del>
          </w:p>
        </w:tc>
        <w:tc>
          <w:tcPr>
            <w:tcW w:w="4675" w:type="dxa"/>
          </w:tcPr>
          <w:p w14:paraId="01936DD3" w14:textId="324447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82" w:author="Andreas Kuehne" w:date="2019-05-31T12:22:00Z"/>
                <w:rStyle w:val="Datatype"/>
              </w:rPr>
            </w:pPr>
            <w:del w:id="21083" w:author="Andreas Kuehne" w:date="2019-05-31T12:22:00Z">
              <w:r w:rsidRPr="002062A5" w:rsidDel="00B33063">
                <w:rPr>
                  <w:rStyle w:val="Datatype"/>
                </w:rPr>
                <w:delText>Transform</w:delText>
              </w:r>
              <w:bookmarkStart w:id="21084" w:name="_Toc10202099"/>
              <w:bookmarkEnd w:id="21084"/>
            </w:del>
          </w:p>
        </w:tc>
        <w:bookmarkStart w:id="21085" w:name="_Toc10202100"/>
        <w:bookmarkEnd w:id="21085"/>
      </w:tr>
      <w:tr w:rsidR="00564C22" w:rsidDel="00B33063" w14:paraId="202C09C2" w14:textId="19DBB31E" w:rsidTr="00564C22">
        <w:trPr>
          <w:del w:id="210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93D705" w14:textId="49670258" w:rsidR="00564C22" w:rsidRPr="002062A5" w:rsidDel="00B33063" w:rsidRDefault="009B1AF1" w:rsidP="00564C22">
            <w:pPr>
              <w:pStyle w:val="Beschriftung"/>
              <w:rPr>
                <w:del w:id="21087" w:author="Andreas Kuehne" w:date="2019-05-31T12:22:00Z"/>
                <w:rStyle w:val="Datatype"/>
                <w:b w:val="0"/>
                <w:bCs w:val="0"/>
              </w:rPr>
            </w:pPr>
            <w:del w:id="21088" w:author="Andreas Kuehne" w:date="2019-05-31T12:22:00Z">
              <w:r w:rsidRPr="002062A5" w:rsidDel="00B33063">
                <w:rPr>
                  <w:rStyle w:val="Datatype"/>
                </w:rPr>
                <w:delText>transforms</w:delText>
              </w:r>
              <w:bookmarkStart w:id="21089" w:name="_Toc10202101"/>
              <w:bookmarkEnd w:id="21089"/>
            </w:del>
          </w:p>
        </w:tc>
        <w:tc>
          <w:tcPr>
            <w:tcW w:w="4675" w:type="dxa"/>
          </w:tcPr>
          <w:p w14:paraId="20ACCC73" w14:textId="7F1669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90" w:author="Andreas Kuehne" w:date="2019-05-31T12:22:00Z"/>
                <w:rStyle w:val="Datatype"/>
              </w:rPr>
            </w:pPr>
            <w:del w:id="21091" w:author="Andreas Kuehne" w:date="2019-05-31T12:22:00Z">
              <w:r w:rsidRPr="002062A5" w:rsidDel="00B33063">
                <w:rPr>
                  <w:rStyle w:val="Datatype"/>
                </w:rPr>
                <w:delText>Transforms</w:delText>
              </w:r>
              <w:bookmarkStart w:id="21092" w:name="_Toc10202102"/>
              <w:bookmarkEnd w:id="21092"/>
            </w:del>
          </w:p>
        </w:tc>
        <w:bookmarkStart w:id="21093" w:name="_Toc10202103"/>
        <w:bookmarkEnd w:id="21093"/>
      </w:tr>
      <w:tr w:rsidR="00564C22" w:rsidDel="00B33063" w14:paraId="7070F7D0" w14:textId="22623939" w:rsidTr="00564C22">
        <w:trPr>
          <w:del w:id="210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7F10DF" w14:textId="0F5AFC49" w:rsidR="00564C22" w:rsidRPr="002062A5" w:rsidDel="00B33063" w:rsidRDefault="009B1AF1" w:rsidP="00564C22">
            <w:pPr>
              <w:pStyle w:val="Beschriftung"/>
              <w:rPr>
                <w:del w:id="21095" w:author="Andreas Kuehne" w:date="2019-05-31T12:22:00Z"/>
                <w:rStyle w:val="Datatype"/>
                <w:b w:val="0"/>
                <w:bCs w:val="0"/>
              </w:rPr>
            </w:pPr>
            <w:del w:id="21096" w:author="Andreas Kuehne" w:date="2019-05-31T12:22:00Z">
              <w:r w:rsidRPr="002062A5" w:rsidDel="00B33063">
                <w:rPr>
                  <w:rStyle w:val="Datatype"/>
                </w:rPr>
                <w:delText>type</w:delText>
              </w:r>
              <w:bookmarkStart w:id="21097" w:name="_Toc10202104"/>
              <w:bookmarkEnd w:id="21097"/>
            </w:del>
          </w:p>
        </w:tc>
        <w:tc>
          <w:tcPr>
            <w:tcW w:w="4675" w:type="dxa"/>
          </w:tcPr>
          <w:p w14:paraId="29B71A19" w14:textId="35B601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98" w:author="Andreas Kuehne" w:date="2019-05-31T12:22:00Z"/>
                <w:rStyle w:val="Datatype"/>
              </w:rPr>
            </w:pPr>
            <w:del w:id="21099" w:author="Andreas Kuehne" w:date="2019-05-31T12:22:00Z">
              <w:r w:rsidRPr="002062A5" w:rsidDel="00B33063">
                <w:rPr>
                  <w:rStyle w:val="Datatype"/>
                </w:rPr>
                <w:delText>Type</w:delText>
              </w:r>
              <w:bookmarkStart w:id="21100" w:name="_Toc10202105"/>
              <w:bookmarkEnd w:id="21100"/>
            </w:del>
          </w:p>
        </w:tc>
        <w:bookmarkStart w:id="21101" w:name="_Toc10202106"/>
        <w:bookmarkEnd w:id="21101"/>
      </w:tr>
      <w:tr w:rsidR="00564C22" w:rsidDel="00B33063" w14:paraId="206DCE61" w14:textId="6213E705" w:rsidTr="00564C22">
        <w:trPr>
          <w:del w:id="211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DFD263" w14:textId="26F058AF" w:rsidR="00564C22" w:rsidRPr="002062A5" w:rsidDel="00B33063" w:rsidRDefault="009B1AF1" w:rsidP="00564C22">
            <w:pPr>
              <w:pStyle w:val="Beschriftung"/>
              <w:rPr>
                <w:del w:id="21103" w:author="Andreas Kuehne" w:date="2019-05-31T12:22:00Z"/>
                <w:rStyle w:val="Datatype"/>
                <w:b w:val="0"/>
                <w:bCs w:val="0"/>
              </w:rPr>
            </w:pPr>
            <w:del w:id="21104" w:author="Andreas Kuehne" w:date="2019-05-31T12:22:00Z">
              <w:r w:rsidRPr="002062A5" w:rsidDel="00B33063">
                <w:rPr>
                  <w:rStyle w:val="Datatype"/>
                </w:rPr>
                <w:delText>unsignedProps</w:delText>
              </w:r>
              <w:bookmarkStart w:id="21105" w:name="_Toc10202107"/>
              <w:bookmarkEnd w:id="21105"/>
            </w:del>
          </w:p>
        </w:tc>
        <w:tc>
          <w:tcPr>
            <w:tcW w:w="4675" w:type="dxa"/>
          </w:tcPr>
          <w:p w14:paraId="7D96E220" w14:textId="6C4D07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06" w:author="Andreas Kuehne" w:date="2019-05-31T12:22:00Z"/>
                <w:rStyle w:val="Datatype"/>
              </w:rPr>
            </w:pPr>
            <w:del w:id="21107" w:author="Andreas Kuehne" w:date="2019-05-31T12:22:00Z">
              <w:r w:rsidRPr="002062A5" w:rsidDel="00B33063">
                <w:rPr>
                  <w:rStyle w:val="Datatype"/>
                </w:rPr>
                <w:delText>UnsignedProperties</w:delText>
              </w:r>
              <w:bookmarkStart w:id="21108" w:name="_Toc10202108"/>
              <w:bookmarkEnd w:id="21108"/>
            </w:del>
          </w:p>
        </w:tc>
        <w:bookmarkStart w:id="21109" w:name="_Toc10202109"/>
        <w:bookmarkEnd w:id="21109"/>
      </w:tr>
      <w:tr w:rsidR="00564C22" w:rsidDel="00B33063" w14:paraId="05DB1D0F" w14:textId="6D05EF15" w:rsidTr="00564C22">
        <w:trPr>
          <w:del w:id="211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931051" w14:textId="7FC43507" w:rsidR="00564C22" w:rsidRPr="002062A5" w:rsidDel="00B33063" w:rsidRDefault="009B1AF1" w:rsidP="00564C22">
            <w:pPr>
              <w:pStyle w:val="Beschriftung"/>
              <w:rPr>
                <w:del w:id="21111" w:author="Andreas Kuehne" w:date="2019-05-31T12:22:00Z"/>
                <w:rStyle w:val="Datatype"/>
                <w:b w:val="0"/>
                <w:bCs w:val="0"/>
              </w:rPr>
            </w:pPr>
            <w:del w:id="21112" w:author="Andreas Kuehne" w:date="2019-05-31T12:22:00Z">
              <w:r w:rsidRPr="002062A5" w:rsidDel="00B33063">
                <w:rPr>
                  <w:rStyle w:val="Datatype"/>
                </w:rPr>
                <w:delText>upperBound</w:delText>
              </w:r>
              <w:bookmarkStart w:id="21113" w:name="_Toc10202110"/>
              <w:bookmarkEnd w:id="21113"/>
            </w:del>
          </w:p>
        </w:tc>
        <w:tc>
          <w:tcPr>
            <w:tcW w:w="4675" w:type="dxa"/>
          </w:tcPr>
          <w:p w14:paraId="37E5CC4B" w14:textId="3BC76F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14" w:author="Andreas Kuehne" w:date="2019-05-31T12:22:00Z"/>
                <w:rStyle w:val="Datatype"/>
              </w:rPr>
            </w:pPr>
            <w:del w:id="21115" w:author="Andreas Kuehne" w:date="2019-05-31T12:22:00Z">
              <w:r w:rsidRPr="002062A5" w:rsidDel="00B33063">
                <w:rPr>
                  <w:rStyle w:val="Datatype"/>
                </w:rPr>
                <w:delText>UpperBoundary</w:delText>
              </w:r>
              <w:bookmarkStart w:id="21116" w:name="_Toc10202111"/>
              <w:bookmarkEnd w:id="21116"/>
            </w:del>
          </w:p>
        </w:tc>
        <w:bookmarkStart w:id="21117" w:name="_Toc10202112"/>
        <w:bookmarkEnd w:id="21117"/>
      </w:tr>
      <w:tr w:rsidR="00564C22" w:rsidDel="00B33063" w14:paraId="0CDC4F6C" w14:textId="76918A81" w:rsidTr="00564C22">
        <w:trPr>
          <w:del w:id="21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F68AB0" w14:textId="1D094A27" w:rsidR="00564C22" w:rsidRPr="002062A5" w:rsidDel="00B33063" w:rsidRDefault="009B1AF1" w:rsidP="00564C22">
            <w:pPr>
              <w:pStyle w:val="Beschriftung"/>
              <w:rPr>
                <w:del w:id="21119" w:author="Andreas Kuehne" w:date="2019-05-31T12:22:00Z"/>
                <w:rStyle w:val="Datatype"/>
                <w:b w:val="0"/>
                <w:bCs w:val="0"/>
              </w:rPr>
            </w:pPr>
            <w:del w:id="21120" w:author="Andreas Kuehne" w:date="2019-05-31T12:22:00Z">
              <w:r w:rsidRPr="002062A5" w:rsidDel="00B33063">
                <w:rPr>
                  <w:rStyle w:val="Datatype"/>
                </w:rPr>
                <w:delText>uri</w:delText>
              </w:r>
              <w:bookmarkStart w:id="21121" w:name="_Toc10202113"/>
              <w:bookmarkEnd w:id="21121"/>
            </w:del>
          </w:p>
        </w:tc>
        <w:tc>
          <w:tcPr>
            <w:tcW w:w="4675" w:type="dxa"/>
          </w:tcPr>
          <w:p w14:paraId="2A334B4B" w14:textId="10AA76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22" w:author="Andreas Kuehne" w:date="2019-05-31T12:22:00Z"/>
                <w:rStyle w:val="Datatype"/>
              </w:rPr>
            </w:pPr>
            <w:del w:id="21123" w:author="Andreas Kuehne" w:date="2019-05-31T12:22:00Z">
              <w:r w:rsidRPr="002062A5" w:rsidDel="00B33063">
                <w:rPr>
                  <w:rStyle w:val="Datatype"/>
                </w:rPr>
                <w:delText>NamespaceURI</w:delText>
              </w:r>
              <w:bookmarkStart w:id="21124" w:name="_Toc10202114"/>
              <w:bookmarkEnd w:id="21124"/>
            </w:del>
          </w:p>
        </w:tc>
        <w:bookmarkStart w:id="21125" w:name="_Toc10202115"/>
        <w:bookmarkEnd w:id="21125"/>
      </w:tr>
      <w:tr w:rsidR="00564C22" w:rsidDel="00B33063" w14:paraId="105637FD" w14:textId="574E07C3" w:rsidTr="00564C22">
        <w:trPr>
          <w:del w:id="211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DF872C" w14:textId="4234E8B3" w:rsidR="00564C22" w:rsidRPr="002062A5" w:rsidDel="00B33063" w:rsidRDefault="009B1AF1" w:rsidP="00564C22">
            <w:pPr>
              <w:pStyle w:val="Beschriftung"/>
              <w:rPr>
                <w:del w:id="21127" w:author="Andreas Kuehne" w:date="2019-05-31T12:22:00Z"/>
                <w:rStyle w:val="Datatype"/>
                <w:b w:val="0"/>
                <w:bCs w:val="0"/>
              </w:rPr>
            </w:pPr>
            <w:del w:id="21128" w:author="Andreas Kuehne" w:date="2019-05-31T12:22:00Z">
              <w:r w:rsidRPr="002062A5" w:rsidDel="00B33063">
                <w:rPr>
                  <w:rStyle w:val="Datatype"/>
                </w:rPr>
                <w:delText>useVerificationTime</w:delText>
              </w:r>
              <w:bookmarkStart w:id="21129" w:name="_Toc10202116"/>
              <w:bookmarkEnd w:id="21129"/>
            </w:del>
          </w:p>
        </w:tc>
        <w:tc>
          <w:tcPr>
            <w:tcW w:w="4675" w:type="dxa"/>
          </w:tcPr>
          <w:p w14:paraId="6C5191E0" w14:textId="008708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30" w:author="Andreas Kuehne" w:date="2019-05-31T12:22:00Z"/>
                <w:rStyle w:val="Datatype"/>
              </w:rPr>
            </w:pPr>
            <w:del w:id="21131" w:author="Andreas Kuehne" w:date="2019-05-31T12:22:00Z">
              <w:r w:rsidRPr="002062A5" w:rsidDel="00B33063">
                <w:rPr>
                  <w:rStyle w:val="Datatype"/>
                </w:rPr>
                <w:delText>UseVerificationTime</w:delText>
              </w:r>
              <w:bookmarkStart w:id="21132" w:name="_Toc10202117"/>
              <w:bookmarkEnd w:id="21132"/>
            </w:del>
          </w:p>
        </w:tc>
        <w:bookmarkStart w:id="21133" w:name="_Toc10202118"/>
        <w:bookmarkEnd w:id="21133"/>
      </w:tr>
      <w:tr w:rsidR="00564C22" w:rsidDel="00B33063" w14:paraId="133A82A1" w14:textId="073D5717" w:rsidTr="00564C22">
        <w:trPr>
          <w:del w:id="211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AE90E4" w14:textId="1C6967CC" w:rsidR="00564C22" w:rsidRPr="002062A5" w:rsidDel="00B33063" w:rsidRDefault="009B1AF1" w:rsidP="00564C22">
            <w:pPr>
              <w:pStyle w:val="Beschriftung"/>
              <w:rPr>
                <w:del w:id="21135" w:author="Andreas Kuehne" w:date="2019-05-31T12:22:00Z"/>
                <w:rStyle w:val="Datatype"/>
                <w:b w:val="0"/>
                <w:bCs w:val="0"/>
              </w:rPr>
            </w:pPr>
            <w:del w:id="21136" w:author="Andreas Kuehne" w:date="2019-05-31T12:22:00Z">
              <w:r w:rsidRPr="002062A5" w:rsidDel="00B33063">
                <w:rPr>
                  <w:rStyle w:val="Datatype"/>
                </w:rPr>
                <w:delText>val</w:delText>
              </w:r>
              <w:bookmarkStart w:id="21137" w:name="_Toc10202119"/>
              <w:bookmarkEnd w:id="21137"/>
            </w:del>
          </w:p>
        </w:tc>
        <w:tc>
          <w:tcPr>
            <w:tcW w:w="4675" w:type="dxa"/>
          </w:tcPr>
          <w:p w14:paraId="01F96C93" w14:textId="62671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38" w:author="Andreas Kuehne" w:date="2019-05-31T12:22:00Z"/>
                <w:rStyle w:val="Datatype"/>
              </w:rPr>
            </w:pPr>
            <w:del w:id="21139" w:author="Andreas Kuehne" w:date="2019-05-31T12:22:00Z">
              <w:r w:rsidRPr="002062A5" w:rsidDel="00B33063">
                <w:rPr>
                  <w:rStyle w:val="Datatype"/>
                </w:rPr>
                <w:delText>value</w:delText>
              </w:r>
              <w:bookmarkStart w:id="21140" w:name="_Toc10202120"/>
              <w:bookmarkEnd w:id="21140"/>
            </w:del>
          </w:p>
          <w:p w14:paraId="58C6EC89" w14:textId="0E849D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41" w:author="Andreas Kuehne" w:date="2019-05-31T12:22:00Z"/>
                <w:rStyle w:val="Datatype"/>
              </w:rPr>
            </w:pPr>
            <w:del w:id="21142" w:author="Andreas Kuehne" w:date="2019-05-31T12:22:00Z">
              <w:r w:rsidRPr="002062A5" w:rsidDel="00B33063">
                <w:rPr>
                  <w:rStyle w:val="Datatype"/>
                </w:rPr>
                <w:delText>DigestValue</w:delText>
              </w:r>
              <w:bookmarkStart w:id="21143" w:name="_Toc10202121"/>
              <w:bookmarkEnd w:id="21143"/>
            </w:del>
          </w:p>
          <w:p w14:paraId="626D3942" w14:textId="571622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44" w:author="Andreas Kuehne" w:date="2019-05-31T12:22:00Z"/>
                <w:rStyle w:val="Datatype"/>
              </w:rPr>
            </w:pPr>
            <w:del w:id="21145" w:author="Andreas Kuehne" w:date="2019-05-31T12:22:00Z">
              <w:r w:rsidRPr="002062A5" w:rsidDel="00B33063">
                <w:rPr>
                  <w:rStyle w:val="Datatype"/>
                </w:rPr>
                <w:delText>Value</w:delText>
              </w:r>
              <w:bookmarkStart w:id="21146" w:name="_Toc10202122"/>
              <w:bookmarkEnd w:id="21146"/>
            </w:del>
          </w:p>
        </w:tc>
        <w:bookmarkStart w:id="21147" w:name="_Toc10202123"/>
        <w:bookmarkEnd w:id="21147"/>
      </w:tr>
      <w:tr w:rsidR="00564C22" w:rsidDel="00B33063" w14:paraId="062DDC78" w14:textId="2E963605" w:rsidTr="00564C22">
        <w:trPr>
          <w:del w:id="21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2124F" w14:textId="34F573AF" w:rsidR="00564C22" w:rsidRPr="002062A5" w:rsidDel="00B33063" w:rsidRDefault="009B1AF1" w:rsidP="00564C22">
            <w:pPr>
              <w:pStyle w:val="Beschriftung"/>
              <w:rPr>
                <w:del w:id="21149" w:author="Andreas Kuehne" w:date="2019-05-31T12:22:00Z"/>
                <w:rStyle w:val="Datatype"/>
                <w:b w:val="0"/>
                <w:bCs w:val="0"/>
              </w:rPr>
            </w:pPr>
            <w:del w:id="21150" w:author="Andreas Kuehne" w:date="2019-05-31T12:22:00Z">
              <w:r w:rsidRPr="002062A5" w:rsidDel="00B33063">
                <w:rPr>
                  <w:rStyle w:val="Datatype"/>
                </w:rPr>
                <w:delText>valid</w:delText>
              </w:r>
              <w:bookmarkStart w:id="21151" w:name="_Toc10202124"/>
              <w:bookmarkEnd w:id="21151"/>
            </w:del>
          </w:p>
        </w:tc>
        <w:tc>
          <w:tcPr>
            <w:tcW w:w="4675" w:type="dxa"/>
          </w:tcPr>
          <w:p w14:paraId="387546E7" w14:textId="5B85944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52" w:author="Andreas Kuehne" w:date="2019-05-31T12:22:00Z"/>
                <w:rStyle w:val="Datatype"/>
              </w:rPr>
            </w:pPr>
            <w:del w:id="21153" w:author="Andreas Kuehne" w:date="2019-05-31T12:22:00Z">
              <w:r w:rsidRPr="002062A5" w:rsidDel="00B33063">
                <w:rPr>
                  <w:rStyle w:val="Datatype"/>
                </w:rPr>
                <w:delText>ValidDetail</w:delText>
              </w:r>
              <w:bookmarkStart w:id="21154" w:name="_Toc10202125"/>
              <w:bookmarkEnd w:id="21154"/>
            </w:del>
          </w:p>
        </w:tc>
        <w:bookmarkStart w:id="21155" w:name="_Toc10202126"/>
        <w:bookmarkEnd w:id="21155"/>
      </w:tr>
      <w:tr w:rsidR="00564C22" w:rsidDel="00B33063" w14:paraId="2E816F3F" w14:textId="3EDB2D7C" w:rsidTr="00564C22">
        <w:trPr>
          <w:del w:id="211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FA530" w14:textId="357E9204" w:rsidR="00564C22" w:rsidRPr="002062A5" w:rsidDel="00B33063" w:rsidRDefault="009B1AF1" w:rsidP="00564C22">
            <w:pPr>
              <w:pStyle w:val="Beschriftung"/>
              <w:rPr>
                <w:del w:id="21157" w:author="Andreas Kuehne" w:date="2019-05-31T12:22:00Z"/>
                <w:rStyle w:val="Datatype"/>
                <w:b w:val="0"/>
                <w:bCs w:val="0"/>
              </w:rPr>
            </w:pPr>
            <w:del w:id="21158" w:author="Andreas Kuehne" w:date="2019-05-31T12:22:00Z">
              <w:r w:rsidRPr="002062A5" w:rsidDel="00B33063">
                <w:rPr>
                  <w:rStyle w:val="Datatype"/>
                </w:rPr>
                <w:delText>verificationTime</w:delText>
              </w:r>
              <w:bookmarkStart w:id="21159" w:name="_Toc10202127"/>
              <w:bookmarkEnd w:id="21159"/>
            </w:del>
          </w:p>
        </w:tc>
        <w:tc>
          <w:tcPr>
            <w:tcW w:w="4675" w:type="dxa"/>
          </w:tcPr>
          <w:p w14:paraId="5E20E1C0" w14:textId="4F45ABC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60" w:author="Andreas Kuehne" w:date="2019-05-31T12:22:00Z"/>
                <w:rStyle w:val="Datatype"/>
              </w:rPr>
            </w:pPr>
            <w:del w:id="21161" w:author="Andreas Kuehne" w:date="2019-05-31T12:22:00Z">
              <w:r w:rsidRPr="002062A5" w:rsidDel="00B33063">
                <w:rPr>
                  <w:rStyle w:val="Datatype"/>
                </w:rPr>
                <w:delText>VerificationTime</w:delText>
              </w:r>
              <w:bookmarkStart w:id="21162" w:name="_Toc10202128"/>
              <w:bookmarkEnd w:id="21162"/>
            </w:del>
          </w:p>
        </w:tc>
        <w:bookmarkStart w:id="21163" w:name="_Toc10202129"/>
        <w:bookmarkEnd w:id="21163"/>
      </w:tr>
      <w:tr w:rsidR="00564C22" w:rsidDel="00B33063" w14:paraId="68B90509" w14:textId="10F08239" w:rsidTr="00564C22">
        <w:trPr>
          <w:del w:id="211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59E53" w14:textId="5B06DA9D" w:rsidR="00564C22" w:rsidRPr="002062A5" w:rsidDel="00B33063" w:rsidRDefault="009B1AF1" w:rsidP="00564C22">
            <w:pPr>
              <w:pStyle w:val="Beschriftung"/>
              <w:rPr>
                <w:del w:id="21165" w:author="Andreas Kuehne" w:date="2019-05-31T12:22:00Z"/>
                <w:rStyle w:val="Datatype"/>
                <w:b w:val="0"/>
                <w:bCs w:val="0"/>
              </w:rPr>
            </w:pPr>
            <w:del w:id="21166" w:author="Andreas Kuehne" w:date="2019-05-31T12:22:00Z">
              <w:r w:rsidRPr="002062A5" w:rsidDel="00B33063">
                <w:rPr>
                  <w:rStyle w:val="Datatype"/>
                </w:rPr>
                <w:delText>verificationTimeInfo</w:delText>
              </w:r>
              <w:bookmarkStart w:id="21167" w:name="_Toc10202130"/>
              <w:bookmarkEnd w:id="21167"/>
            </w:del>
          </w:p>
        </w:tc>
        <w:tc>
          <w:tcPr>
            <w:tcW w:w="4675" w:type="dxa"/>
          </w:tcPr>
          <w:p w14:paraId="24E7B936" w14:textId="0BD8A2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68" w:author="Andreas Kuehne" w:date="2019-05-31T12:22:00Z"/>
                <w:rStyle w:val="Datatype"/>
              </w:rPr>
            </w:pPr>
            <w:del w:id="21169" w:author="Andreas Kuehne" w:date="2019-05-31T12:22:00Z">
              <w:r w:rsidRPr="002062A5" w:rsidDel="00B33063">
                <w:rPr>
                  <w:rStyle w:val="Datatype"/>
                </w:rPr>
                <w:delText>VerificationTimeInfo</w:delText>
              </w:r>
              <w:bookmarkStart w:id="21170" w:name="_Toc10202131"/>
              <w:bookmarkEnd w:id="21170"/>
            </w:del>
          </w:p>
        </w:tc>
        <w:bookmarkStart w:id="21171" w:name="_Toc10202132"/>
        <w:bookmarkEnd w:id="21171"/>
      </w:tr>
      <w:tr w:rsidR="00564C22" w:rsidDel="00B33063" w14:paraId="7751A973" w14:textId="3C20538B" w:rsidTr="00564C22">
        <w:trPr>
          <w:del w:id="211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0321DC" w14:textId="7672F65A" w:rsidR="00564C22" w:rsidRPr="002062A5" w:rsidDel="00B33063" w:rsidRDefault="009B1AF1" w:rsidP="00564C22">
            <w:pPr>
              <w:pStyle w:val="Beschriftung"/>
              <w:rPr>
                <w:del w:id="21173" w:author="Andreas Kuehne" w:date="2019-05-31T12:22:00Z"/>
                <w:rStyle w:val="Datatype"/>
                <w:b w:val="0"/>
                <w:bCs w:val="0"/>
              </w:rPr>
            </w:pPr>
            <w:del w:id="21174" w:author="Andreas Kuehne" w:date="2019-05-31T12:22:00Z">
              <w:r w:rsidRPr="002062A5" w:rsidDel="00B33063">
                <w:rPr>
                  <w:rStyle w:val="Datatype"/>
                </w:rPr>
                <w:delText>verifyManifests</w:delText>
              </w:r>
              <w:bookmarkStart w:id="21175" w:name="_Toc10202133"/>
              <w:bookmarkEnd w:id="21175"/>
            </w:del>
          </w:p>
        </w:tc>
        <w:tc>
          <w:tcPr>
            <w:tcW w:w="4675" w:type="dxa"/>
          </w:tcPr>
          <w:p w14:paraId="1C36A481" w14:textId="4AA1CC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76" w:author="Andreas Kuehne" w:date="2019-05-31T12:22:00Z"/>
                <w:rStyle w:val="Datatype"/>
              </w:rPr>
            </w:pPr>
            <w:del w:id="21177" w:author="Andreas Kuehne" w:date="2019-05-31T12:22:00Z">
              <w:r w:rsidRPr="002062A5" w:rsidDel="00B33063">
                <w:rPr>
                  <w:rStyle w:val="Datatype"/>
                </w:rPr>
                <w:delText>VerifyManifests</w:delText>
              </w:r>
              <w:bookmarkStart w:id="21178" w:name="_Toc10202134"/>
              <w:bookmarkEnd w:id="21178"/>
            </w:del>
          </w:p>
        </w:tc>
        <w:bookmarkStart w:id="21179" w:name="_Toc10202135"/>
        <w:bookmarkEnd w:id="21179"/>
      </w:tr>
      <w:tr w:rsidR="00564C22" w:rsidDel="00B33063" w14:paraId="1DCBF4A8" w14:textId="69A5EC4B" w:rsidTr="00564C22">
        <w:trPr>
          <w:del w:id="211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DE90A6" w14:textId="77A980B4" w:rsidR="00564C22" w:rsidRPr="002062A5" w:rsidDel="00B33063" w:rsidRDefault="009B1AF1" w:rsidP="00564C22">
            <w:pPr>
              <w:pStyle w:val="Beschriftung"/>
              <w:rPr>
                <w:del w:id="21181" w:author="Andreas Kuehne" w:date="2019-05-31T12:22:00Z"/>
                <w:rStyle w:val="Datatype"/>
                <w:b w:val="0"/>
                <w:bCs w:val="0"/>
              </w:rPr>
            </w:pPr>
            <w:del w:id="21182" w:author="Andreas Kuehne" w:date="2019-05-31T12:22:00Z">
              <w:r w:rsidRPr="002062A5" w:rsidDel="00B33063">
                <w:rPr>
                  <w:rStyle w:val="Datatype"/>
                </w:rPr>
                <w:delText>whichData</w:delText>
              </w:r>
              <w:bookmarkStart w:id="21183" w:name="_Toc10202136"/>
              <w:bookmarkEnd w:id="21183"/>
            </w:del>
          </w:p>
        </w:tc>
        <w:tc>
          <w:tcPr>
            <w:tcW w:w="4675" w:type="dxa"/>
          </w:tcPr>
          <w:p w14:paraId="7F5FEB1F" w14:textId="7B96F7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84" w:author="Andreas Kuehne" w:date="2019-05-31T12:22:00Z"/>
                <w:rStyle w:val="Datatype"/>
              </w:rPr>
            </w:pPr>
            <w:del w:id="21185" w:author="Andreas Kuehne" w:date="2019-05-31T12:22:00Z">
              <w:r w:rsidRPr="002062A5" w:rsidDel="00B33063">
                <w:rPr>
                  <w:rStyle w:val="Datatype"/>
                </w:rPr>
                <w:delText>WhichData</w:delText>
              </w:r>
              <w:bookmarkStart w:id="21186" w:name="_Toc10202137"/>
              <w:bookmarkEnd w:id="21186"/>
            </w:del>
          </w:p>
        </w:tc>
        <w:bookmarkStart w:id="21187" w:name="_Toc10202138"/>
        <w:bookmarkEnd w:id="21187"/>
      </w:tr>
      <w:tr w:rsidR="00564C22" w:rsidDel="00B33063" w14:paraId="057E51FF" w14:textId="6748A89C" w:rsidTr="00564C22">
        <w:trPr>
          <w:del w:id="21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759631" w14:textId="0F4C272E" w:rsidR="00564C22" w:rsidRPr="002062A5" w:rsidDel="00B33063" w:rsidRDefault="009B1AF1" w:rsidP="00564C22">
            <w:pPr>
              <w:pStyle w:val="Beschriftung"/>
              <w:rPr>
                <w:del w:id="21189" w:author="Andreas Kuehne" w:date="2019-05-31T12:22:00Z"/>
                <w:rStyle w:val="Datatype"/>
                <w:b w:val="0"/>
                <w:bCs w:val="0"/>
              </w:rPr>
            </w:pPr>
            <w:del w:id="21190" w:author="Andreas Kuehne" w:date="2019-05-31T12:22:00Z">
              <w:r w:rsidRPr="002062A5" w:rsidDel="00B33063">
                <w:rPr>
                  <w:rStyle w:val="Datatype"/>
                </w:rPr>
                <w:delText>whichDoc</w:delText>
              </w:r>
              <w:bookmarkStart w:id="21191" w:name="_Toc10202139"/>
              <w:bookmarkEnd w:id="21191"/>
            </w:del>
          </w:p>
        </w:tc>
        <w:tc>
          <w:tcPr>
            <w:tcW w:w="4675" w:type="dxa"/>
          </w:tcPr>
          <w:p w14:paraId="1E0FA261" w14:textId="3131F9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92" w:author="Andreas Kuehne" w:date="2019-05-31T12:22:00Z"/>
                <w:rStyle w:val="Datatype"/>
              </w:rPr>
            </w:pPr>
            <w:del w:id="21193" w:author="Andreas Kuehne" w:date="2019-05-31T12:22:00Z">
              <w:r w:rsidRPr="002062A5" w:rsidDel="00B33063">
                <w:rPr>
                  <w:rStyle w:val="Datatype"/>
                </w:rPr>
                <w:delText>WhichDoc</w:delText>
              </w:r>
              <w:bookmarkStart w:id="21194" w:name="_Toc10202140"/>
              <w:bookmarkEnd w:id="21194"/>
            </w:del>
          </w:p>
          <w:p w14:paraId="58D52F24" w14:textId="22991F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95" w:author="Andreas Kuehne" w:date="2019-05-31T12:22:00Z"/>
                <w:rStyle w:val="Datatype"/>
              </w:rPr>
            </w:pPr>
            <w:del w:id="21196" w:author="Andreas Kuehne" w:date="2019-05-31T12:22:00Z">
              <w:r w:rsidRPr="002062A5" w:rsidDel="00B33063">
                <w:rPr>
                  <w:rStyle w:val="Datatype"/>
                </w:rPr>
                <w:delText>WhichDocument</w:delText>
              </w:r>
              <w:bookmarkStart w:id="21197" w:name="_Toc10202141"/>
              <w:bookmarkEnd w:id="21197"/>
            </w:del>
          </w:p>
        </w:tc>
        <w:bookmarkStart w:id="21198" w:name="_Toc10202142"/>
        <w:bookmarkEnd w:id="21198"/>
      </w:tr>
      <w:tr w:rsidR="00564C22" w:rsidDel="00B33063" w14:paraId="2DA1BD65" w14:textId="3277C39C" w:rsidTr="00564C22">
        <w:trPr>
          <w:del w:id="211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1C55EA" w14:textId="6D32BF2A" w:rsidR="00564C22" w:rsidRPr="002062A5" w:rsidDel="00B33063" w:rsidRDefault="009B1AF1" w:rsidP="00564C22">
            <w:pPr>
              <w:pStyle w:val="Beschriftung"/>
              <w:rPr>
                <w:del w:id="21200" w:author="Andreas Kuehne" w:date="2019-05-31T12:22:00Z"/>
                <w:rStyle w:val="Datatype"/>
                <w:b w:val="0"/>
                <w:bCs w:val="0"/>
              </w:rPr>
            </w:pPr>
            <w:del w:id="21201" w:author="Andreas Kuehne" w:date="2019-05-31T12:22:00Z">
              <w:r w:rsidRPr="002062A5" w:rsidDel="00B33063">
                <w:rPr>
                  <w:rStyle w:val="Datatype"/>
                </w:rPr>
                <w:delText>whichRef</w:delText>
              </w:r>
              <w:bookmarkStart w:id="21202" w:name="_Toc10202143"/>
              <w:bookmarkEnd w:id="21202"/>
            </w:del>
          </w:p>
        </w:tc>
        <w:tc>
          <w:tcPr>
            <w:tcW w:w="4675" w:type="dxa"/>
          </w:tcPr>
          <w:p w14:paraId="0C18C748" w14:textId="7EF906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03" w:author="Andreas Kuehne" w:date="2019-05-31T12:22:00Z"/>
                <w:rStyle w:val="Datatype"/>
              </w:rPr>
            </w:pPr>
            <w:del w:id="21204" w:author="Andreas Kuehne" w:date="2019-05-31T12:22:00Z">
              <w:r w:rsidRPr="002062A5" w:rsidDel="00B33063">
                <w:rPr>
                  <w:rStyle w:val="Datatype"/>
                </w:rPr>
                <w:delText>WhichReference</w:delText>
              </w:r>
              <w:bookmarkStart w:id="21205" w:name="_Toc10202144"/>
              <w:bookmarkEnd w:id="21205"/>
            </w:del>
          </w:p>
        </w:tc>
        <w:bookmarkStart w:id="21206" w:name="_Toc10202145"/>
        <w:bookmarkEnd w:id="21206"/>
      </w:tr>
      <w:tr w:rsidR="00564C22" w:rsidDel="00B33063" w14:paraId="25E3B85A" w14:textId="5EB3D581" w:rsidTr="00564C22">
        <w:trPr>
          <w:del w:id="212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EB93EC" w14:textId="5F382805" w:rsidR="00564C22" w:rsidRPr="002062A5" w:rsidDel="00B33063" w:rsidRDefault="009B1AF1" w:rsidP="00564C22">
            <w:pPr>
              <w:pStyle w:val="Beschriftung"/>
              <w:rPr>
                <w:del w:id="21208" w:author="Andreas Kuehne" w:date="2019-05-31T12:22:00Z"/>
                <w:rStyle w:val="Datatype"/>
                <w:b w:val="0"/>
                <w:bCs w:val="0"/>
              </w:rPr>
            </w:pPr>
            <w:del w:id="21209" w:author="Andreas Kuehne" w:date="2019-05-31T12:22:00Z">
              <w:r w:rsidRPr="002062A5" w:rsidDel="00B33063">
                <w:rPr>
                  <w:rStyle w:val="Datatype"/>
                </w:rPr>
                <w:delText>x509Digest</w:delText>
              </w:r>
              <w:bookmarkStart w:id="21210" w:name="_Toc10202146"/>
              <w:bookmarkEnd w:id="21210"/>
            </w:del>
          </w:p>
        </w:tc>
        <w:tc>
          <w:tcPr>
            <w:tcW w:w="4675" w:type="dxa"/>
          </w:tcPr>
          <w:p w14:paraId="5896A278" w14:textId="06EA1EF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11" w:author="Andreas Kuehne" w:date="2019-05-31T12:22:00Z"/>
                <w:rStyle w:val="Datatype"/>
              </w:rPr>
            </w:pPr>
            <w:del w:id="21212" w:author="Andreas Kuehne" w:date="2019-05-31T12:22:00Z">
              <w:r w:rsidRPr="002062A5" w:rsidDel="00B33063">
                <w:rPr>
                  <w:rStyle w:val="Datatype"/>
                </w:rPr>
                <w:delText>X509Digest</w:delText>
              </w:r>
              <w:bookmarkStart w:id="21213" w:name="_Toc10202147"/>
              <w:bookmarkEnd w:id="21213"/>
            </w:del>
          </w:p>
        </w:tc>
        <w:bookmarkStart w:id="21214" w:name="_Toc10202148"/>
        <w:bookmarkEnd w:id="21214"/>
      </w:tr>
      <w:tr w:rsidR="00564C22" w:rsidDel="00B33063" w14:paraId="4CF04E4E" w14:textId="5A1B1F02" w:rsidTr="00564C22">
        <w:trPr>
          <w:del w:id="212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24179C" w14:textId="4C1924C5" w:rsidR="00564C22" w:rsidRPr="002062A5" w:rsidDel="00B33063" w:rsidRDefault="009B1AF1" w:rsidP="00564C22">
            <w:pPr>
              <w:pStyle w:val="Beschriftung"/>
              <w:rPr>
                <w:del w:id="21216" w:author="Andreas Kuehne" w:date="2019-05-31T12:22:00Z"/>
                <w:rStyle w:val="Datatype"/>
                <w:b w:val="0"/>
                <w:bCs w:val="0"/>
              </w:rPr>
            </w:pPr>
            <w:del w:id="21217" w:author="Andreas Kuehne" w:date="2019-05-31T12:22:00Z">
              <w:r w:rsidRPr="002062A5" w:rsidDel="00B33063">
                <w:rPr>
                  <w:rStyle w:val="Datatype"/>
                </w:rPr>
                <w:delText>xPath</w:delText>
              </w:r>
              <w:bookmarkStart w:id="21218" w:name="_Toc10202149"/>
              <w:bookmarkEnd w:id="21218"/>
            </w:del>
          </w:p>
        </w:tc>
        <w:tc>
          <w:tcPr>
            <w:tcW w:w="4675" w:type="dxa"/>
          </w:tcPr>
          <w:p w14:paraId="7FAA7703" w14:textId="713973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19" w:author="Andreas Kuehne" w:date="2019-05-31T12:22:00Z"/>
                <w:rStyle w:val="Datatype"/>
              </w:rPr>
            </w:pPr>
            <w:del w:id="21220" w:author="Andreas Kuehne" w:date="2019-05-31T12:22:00Z">
              <w:r w:rsidRPr="002062A5" w:rsidDel="00B33063">
                <w:rPr>
                  <w:rStyle w:val="Datatype"/>
                </w:rPr>
                <w:delText>XPath</w:delText>
              </w:r>
              <w:bookmarkStart w:id="21221" w:name="_Toc10202150"/>
              <w:bookmarkEnd w:id="21221"/>
            </w:del>
          </w:p>
          <w:p w14:paraId="49A4A8E6" w14:textId="5D63D6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22" w:author="Andreas Kuehne" w:date="2019-05-31T12:22:00Z"/>
                <w:rStyle w:val="Datatype"/>
              </w:rPr>
            </w:pPr>
            <w:del w:id="21223" w:author="Andreas Kuehne" w:date="2019-05-31T12:22:00Z">
              <w:r w:rsidRPr="002062A5" w:rsidDel="00B33063">
                <w:rPr>
                  <w:rStyle w:val="Datatype"/>
                </w:rPr>
                <w:delText>ReferenceXpath</w:delText>
              </w:r>
              <w:bookmarkStart w:id="21224" w:name="_Toc10202151"/>
              <w:bookmarkEnd w:id="21224"/>
            </w:del>
          </w:p>
        </w:tc>
        <w:bookmarkStart w:id="21225" w:name="_Toc10202152"/>
        <w:bookmarkEnd w:id="21225"/>
      </w:tr>
      <w:tr w:rsidR="00564C22" w:rsidDel="00B33063" w14:paraId="1ED68491" w14:textId="5A8F98FE" w:rsidTr="00564C22">
        <w:trPr>
          <w:del w:id="212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F8DC81" w14:textId="4B39D4A3" w:rsidR="00564C22" w:rsidRPr="002062A5" w:rsidDel="00B33063" w:rsidRDefault="009B1AF1" w:rsidP="00564C22">
            <w:pPr>
              <w:pStyle w:val="Beschriftung"/>
              <w:rPr>
                <w:del w:id="21227" w:author="Andreas Kuehne" w:date="2019-05-31T12:22:00Z"/>
                <w:rStyle w:val="Datatype"/>
                <w:b w:val="0"/>
                <w:bCs w:val="0"/>
              </w:rPr>
            </w:pPr>
            <w:del w:id="21228" w:author="Andreas Kuehne" w:date="2019-05-31T12:22:00Z">
              <w:r w:rsidRPr="002062A5" w:rsidDel="00B33063">
                <w:rPr>
                  <w:rStyle w:val="Datatype"/>
                </w:rPr>
                <w:delText>xPathAfter</w:delText>
              </w:r>
              <w:bookmarkStart w:id="21229" w:name="_Toc10202153"/>
              <w:bookmarkEnd w:id="21229"/>
            </w:del>
          </w:p>
        </w:tc>
        <w:tc>
          <w:tcPr>
            <w:tcW w:w="4675" w:type="dxa"/>
          </w:tcPr>
          <w:p w14:paraId="1B30165C" w14:textId="6EDE20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30" w:author="Andreas Kuehne" w:date="2019-05-31T12:22:00Z"/>
                <w:rStyle w:val="Datatype"/>
              </w:rPr>
            </w:pPr>
            <w:del w:id="21231" w:author="Andreas Kuehne" w:date="2019-05-31T12:22:00Z">
              <w:r w:rsidRPr="002062A5" w:rsidDel="00B33063">
                <w:rPr>
                  <w:rStyle w:val="Datatype"/>
                </w:rPr>
                <w:delText>XPathAfter</w:delText>
              </w:r>
              <w:bookmarkStart w:id="21232" w:name="_Toc10202154"/>
              <w:bookmarkEnd w:id="21232"/>
            </w:del>
          </w:p>
        </w:tc>
        <w:bookmarkStart w:id="21233" w:name="_Toc10202155"/>
        <w:bookmarkEnd w:id="21233"/>
      </w:tr>
      <w:tr w:rsidR="00564C22" w:rsidDel="00B33063" w14:paraId="3D67BC40" w14:textId="4B342189" w:rsidTr="00564C22">
        <w:trPr>
          <w:del w:id="212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A86A8C" w14:textId="1392A992" w:rsidR="00564C22" w:rsidRPr="002062A5" w:rsidDel="00B33063" w:rsidRDefault="009B1AF1" w:rsidP="00564C22">
            <w:pPr>
              <w:pStyle w:val="Beschriftung"/>
              <w:rPr>
                <w:del w:id="21235" w:author="Andreas Kuehne" w:date="2019-05-31T12:22:00Z"/>
                <w:rStyle w:val="Datatype"/>
                <w:b w:val="0"/>
                <w:bCs w:val="0"/>
              </w:rPr>
            </w:pPr>
            <w:del w:id="21236" w:author="Andreas Kuehne" w:date="2019-05-31T12:22:00Z">
              <w:r w:rsidRPr="002062A5" w:rsidDel="00B33063">
                <w:rPr>
                  <w:rStyle w:val="Datatype"/>
                </w:rPr>
                <w:delText>xPathFirstChildOf</w:delText>
              </w:r>
              <w:bookmarkStart w:id="21237" w:name="_Toc10202156"/>
              <w:bookmarkEnd w:id="21237"/>
            </w:del>
          </w:p>
        </w:tc>
        <w:tc>
          <w:tcPr>
            <w:tcW w:w="4675" w:type="dxa"/>
          </w:tcPr>
          <w:p w14:paraId="260C355B" w14:textId="53C517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38" w:author="Andreas Kuehne" w:date="2019-05-31T12:22:00Z"/>
                <w:rStyle w:val="Datatype"/>
              </w:rPr>
            </w:pPr>
            <w:del w:id="21239" w:author="Andreas Kuehne" w:date="2019-05-31T12:22:00Z">
              <w:r w:rsidRPr="002062A5" w:rsidDel="00B33063">
                <w:rPr>
                  <w:rStyle w:val="Datatype"/>
                </w:rPr>
                <w:delText>XPathFirstChildOf</w:delText>
              </w:r>
              <w:bookmarkStart w:id="21240" w:name="_Toc10202157"/>
              <w:bookmarkEnd w:id="21240"/>
            </w:del>
          </w:p>
        </w:tc>
        <w:bookmarkStart w:id="21241" w:name="_Toc10202158"/>
        <w:bookmarkEnd w:id="21241"/>
      </w:tr>
      <w:tr w:rsidR="00564C22" w:rsidDel="00B33063" w14:paraId="1992BCA2" w14:textId="68D34495" w:rsidTr="00564C22">
        <w:trPr>
          <w:del w:id="212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ADB512" w14:textId="140360AE" w:rsidR="00564C22" w:rsidRPr="002062A5" w:rsidDel="00B33063" w:rsidRDefault="009B1AF1" w:rsidP="00564C22">
            <w:pPr>
              <w:pStyle w:val="Beschriftung"/>
              <w:rPr>
                <w:del w:id="21243" w:author="Andreas Kuehne" w:date="2019-05-31T12:22:00Z"/>
                <w:rStyle w:val="Datatype"/>
                <w:b w:val="0"/>
                <w:bCs w:val="0"/>
              </w:rPr>
            </w:pPr>
            <w:del w:id="21244" w:author="Andreas Kuehne" w:date="2019-05-31T12:22:00Z">
              <w:r w:rsidRPr="002062A5" w:rsidDel="00B33063">
                <w:rPr>
                  <w:rStyle w:val="Datatype"/>
                </w:rPr>
                <w:delText>xPathQual</w:delText>
              </w:r>
              <w:bookmarkStart w:id="21245" w:name="_Toc10202159"/>
              <w:bookmarkEnd w:id="21245"/>
            </w:del>
          </w:p>
        </w:tc>
        <w:tc>
          <w:tcPr>
            <w:tcW w:w="4675" w:type="dxa"/>
          </w:tcPr>
          <w:p w14:paraId="56085ADD" w14:textId="100D49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46" w:author="Andreas Kuehne" w:date="2019-05-31T12:22:00Z"/>
                <w:rStyle w:val="Datatype"/>
              </w:rPr>
            </w:pPr>
            <w:del w:id="21247" w:author="Andreas Kuehne" w:date="2019-05-31T12:22:00Z">
              <w:r w:rsidRPr="002062A5" w:rsidDel="00B33063">
                <w:rPr>
                  <w:rStyle w:val="Datatype"/>
                </w:rPr>
                <w:delText>XPathQualifier</w:delText>
              </w:r>
              <w:bookmarkStart w:id="21248" w:name="_Toc10202160"/>
              <w:bookmarkEnd w:id="21248"/>
            </w:del>
          </w:p>
        </w:tc>
        <w:bookmarkStart w:id="21249" w:name="_Toc10202161"/>
        <w:bookmarkEnd w:id="21249"/>
      </w:tr>
    </w:tbl>
    <w:p w14:paraId="2D5B5F5B" w14:textId="0BFAEF4F" w:rsidR="00A42CB7" w:rsidDel="00B33063" w:rsidRDefault="00A42CB7">
      <w:pPr>
        <w:rPr>
          <w:del w:id="21250" w:author="Andreas Kuehne" w:date="2019-05-31T12:22:00Z"/>
        </w:rPr>
      </w:pPr>
      <w:bookmarkStart w:id="21251" w:name="_Toc10202162"/>
      <w:bookmarkEnd w:id="21251"/>
    </w:p>
    <w:p w14:paraId="2565EAFF" w14:textId="3D152989" w:rsidR="00564C22" w:rsidDel="00B33063" w:rsidRDefault="009B1AF1" w:rsidP="00564C22">
      <w:pPr>
        <w:rPr>
          <w:del w:id="21252" w:author="Andreas Kuehne" w:date="2019-05-31T12:22:00Z"/>
        </w:rPr>
      </w:pPr>
      <w:del w:id="21253" w:author="Andreas Kuehne" w:date="2019-05-31T12:22:00Z">
        <w:r w:rsidDel="00B33063">
          <w:delText>The subsequent table allows to find the abbreviated JSON member names for a given element name.</w:delText>
        </w:r>
        <w:bookmarkStart w:id="21254" w:name="_Toc10202163"/>
        <w:bookmarkEnd w:id="21254"/>
      </w:del>
    </w:p>
    <w:tbl>
      <w:tblPr>
        <w:tblStyle w:val="Gitternetztabelle1hell1"/>
        <w:tblW w:w="0" w:type="auto"/>
        <w:tblLook w:val="04A0" w:firstRow="1" w:lastRow="0" w:firstColumn="1" w:lastColumn="0" w:noHBand="0" w:noVBand="1"/>
      </w:tblPr>
      <w:tblGrid>
        <w:gridCol w:w="4675"/>
        <w:gridCol w:w="4675"/>
      </w:tblGrid>
      <w:tr w:rsidR="00564C22" w:rsidDel="00B33063" w14:paraId="5B7D8285" w14:textId="2D4BE968" w:rsidTr="00564C22">
        <w:trPr>
          <w:cnfStyle w:val="100000000000" w:firstRow="1" w:lastRow="0" w:firstColumn="0" w:lastColumn="0" w:oddVBand="0" w:evenVBand="0" w:oddHBand="0" w:evenHBand="0" w:firstRowFirstColumn="0" w:firstRowLastColumn="0" w:lastRowFirstColumn="0" w:lastRowLastColumn="0"/>
          <w:del w:id="212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F4F04F" w14:textId="183BCCF3" w:rsidR="00564C22" w:rsidDel="00B33063" w:rsidRDefault="009B1AF1" w:rsidP="00564C22">
            <w:pPr>
              <w:pStyle w:val="Beschriftung"/>
              <w:rPr>
                <w:del w:id="21256" w:author="Andreas Kuehne" w:date="2019-05-31T12:22:00Z"/>
              </w:rPr>
            </w:pPr>
            <w:del w:id="21257" w:author="Andreas Kuehne" w:date="2019-05-31T12:22:00Z">
              <w:r w:rsidDel="00B33063">
                <w:delText>Element</w:delText>
              </w:r>
              <w:bookmarkStart w:id="21258" w:name="_Toc10202164"/>
              <w:bookmarkEnd w:id="21258"/>
            </w:del>
          </w:p>
        </w:tc>
        <w:tc>
          <w:tcPr>
            <w:tcW w:w="4675" w:type="dxa"/>
          </w:tcPr>
          <w:p w14:paraId="3CB3DEF7" w14:textId="26267B1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259" w:author="Andreas Kuehne" w:date="2019-05-31T12:22:00Z"/>
              </w:rPr>
            </w:pPr>
            <w:del w:id="21260" w:author="Andreas Kuehne" w:date="2019-05-31T12:22:00Z">
              <w:r w:rsidDel="00B33063">
                <w:delText>Implementing JSON member name</w:delText>
              </w:r>
              <w:bookmarkStart w:id="21261" w:name="_Toc10202165"/>
              <w:bookmarkEnd w:id="21261"/>
            </w:del>
          </w:p>
        </w:tc>
        <w:bookmarkStart w:id="21262" w:name="_Toc10202166"/>
        <w:bookmarkEnd w:id="21262"/>
      </w:tr>
      <w:tr w:rsidR="00564C22" w:rsidDel="00B33063" w14:paraId="49947AB0" w14:textId="60763E28" w:rsidTr="00564C22">
        <w:trPr>
          <w:del w:id="212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50B85" w14:textId="1FFC44A7" w:rsidR="00564C22" w:rsidRPr="002062A5" w:rsidDel="00B33063" w:rsidRDefault="009B1AF1" w:rsidP="00564C22">
            <w:pPr>
              <w:pStyle w:val="Beschriftung"/>
              <w:rPr>
                <w:del w:id="21264" w:author="Andreas Kuehne" w:date="2019-05-31T12:22:00Z"/>
                <w:rStyle w:val="Datatype"/>
                <w:b w:val="0"/>
                <w:bCs w:val="0"/>
              </w:rPr>
            </w:pPr>
            <w:del w:id="21265" w:author="Andreas Kuehne" w:date="2019-05-31T12:22:00Z">
              <w:r w:rsidRPr="002062A5" w:rsidDel="00B33063">
                <w:rPr>
                  <w:rStyle w:val="Datatype"/>
                </w:rPr>
                <w:delText>AdditionalKeyInfo</w:delText>
              </w:r>
              <w:bookmarkStart w:id="21266" w:name="_Toc10202167"/>
              <w:bookmarkEnd w:id="21266"/>
            </w:del>
          </w:p>
        </w:tc>
        <w:tc>
          <w:tcPr>
            <w:tcW w:w="4675" w:type="dxa"/>
          </w:tcPr>
          <w:p w14:paraId="5197DA09" w14:textId="28BC72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67" w:author="Andreas Kuehne" w:date="2019-05-31T12:22:00Z"/>
                <w:rStyle w:val="Datatype"/>
              </w:rPr>
            </w:pPr>
            <w:del w:id="21268" w:author="Andreas Kuehne" w:date="2019-05-31T12:22:00Z">
              <w:r w:rsidRPr="002062A5" w:rsidDel="00B33063">
                <w:rPr>
                  <w:rStyle w:val="Datatype"/>
                </w:rPr>
                <w:delText>addKeyInfo</w:delText>
              </w:r>
              <w:bookmarkStart w:id="21269" w:name="_Toc10202168"/>
              <w:bookmarkEnd w:id="21269"/>
            </w:del>
          </w:p>
        </w:tc>
        <w:bookmarkStart w:id="21270" w:name="_Toc10202169"/>
        <w:bookmarkEnd w:id="21270"/>
      </w:tr>
      <w:tr w:rsidR="00564C22" w:rsidDel="00B33063" w14:paraId="10FF4F8C" w14:textId="606E5BE7" w:rsidTr="00564C22">
        <w:trPr>
          <w:del w:id="212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338F99" w14:textId="0C07017E" w:rsidR="00564C22" w:rsidRPr="002062A5" w:rsidDel="00B33063" w:rsidRDefault="009B1AF1" w:rsidP="00564C22">
            <w:pPr>
              <w:pStyle w:val="Beschriftung"/>
              <w:rPr>
                <w:del w:id="21272" w:author="Andreas Kuehne" w:date="2019-05-31T12:22:00Z"/>
                <w:rStyle w:val="Datatype"/>
                <w:b w:val="0"/>
                <w:bCs w:val="0"/>
              </w:rPr>
            </w:pPr>
            <w:del w:id="21273" w:author="Andreas Kuehne" w:date="2019-05-31T12:22:00Z">
              <w:r w:rsidRPr="002062A5" w:rsidDel="00B33063">
                <w:rPr>
                  <w:rStyle w:val="Datatype"/>
                </w:rPr>
                <w:delText>AdditionalTimeInfo</w:delText>
              </w:r>
              <w:bookmarkStart w:id="21274" w:name="_Toc10202170"/>
              <w:bookmarkEnd w:id="21274"/>
            </w:del>
          </w:p>
        </w:tc>
        <w:tc>
          <w:tcPr>
            <w:tcW w:w="4675" w:type="dxa"/>
          </w:tcPr>
          <w:p w14:paraId="3518BC5F" w14:textId="01381A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75" w:author="Andreas Kuehne" w:date="2019-05-31T12:22:00Z"/>
                <w:rStyle w:val="Datatype"/>
              </w:rPr>
            </w:pPr>
            <w:del w:id="21276" w:author="Andreas Kuehne" w:date="2019-05-31T12:22:00Z">
              <w:r w:rsidRPr="002062A5" w:rsidDel="00B33063">
                <w:rPr>
                  <w:rStyle w:val="Datatype"/>
                </w:rPr>
                <w:delText>additionalTimeInfo</w:delText>
              </w:r>
              <w:bookmarkStart w:id="21277" w:name="_Toc10202171"/>
              <w:bookmarkEnd w:id="21277"/>
            </w:del>
          </w:p>
        </w:tc>
        <w:bookmarkStart w:id="21278" w:name="_Toc10202172"/>
        <w:bookmarkEnd w:id="21278"/>
      </w:tr>
      <w:tr w:rsidR="00564C22" w:rsidDel="00B33063" w14:paraId="3C5BD477" w14:textId="4FA5DA72" w:rsidTr="00564C22">
        <w:trPr>
          <w:del w:id="212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B68D4" w14:textId="1C6DB789" w:rsidR="00564C22" w:rsidRPr="002062A5" w:rsidDel="00B33063" w:rsidRDefault="009B1AF1" w:rsidP="00564C22">
            <w:pPr>
              <w:pStyle w:val="Beschriftung"/>
              <w:rPr>
                <w:del w:id="21280" w:author="Andreas Kuehne" w:date="2019-05-31T12:22:00Z"/>
                <w:rStyle w:val="Datatype"/>
                <w:b w:val="0"/>
                <w:bCs w:val="0"/>
              </w:rPr>
            </w:pPr>
            <w:del w:id="21281" w:author="Andreas Kuehne" w:date="2019-05-31T12:22:00Z">
              <w:r w:rsidRPr="002062A5" w:rsidDel="00B33063">
                <w:rPr>
                  <w:rStyle w:val="Datatype"/>
                </w:rPr>
                <w:delText>Algorithm</w:delText>
              </w:r>
              <w:bookmarkStart w:id="21282" w:name="_Toc10202173"/>
              <w:bookmarkEnd w:id="21282"/>
            </w:del>
          </w:p>
        </w:tc>
        <w:tc>
          <w:tcPr>
            <w:tcW w:w="4675" w:type="dxa"/>
          </w:tcPr>
          <w:p w14:paraId="3E1164FB" w14:textId="445D70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83" w:author="Andreas Kuehne" w:date="2019-05-31T12:22:00Z"/>
                <w:rStyle w:val="Datatype"/>
              </w:rPr>
            </w:pPr>
            <w:del w:id="21284" w:author="Andreas Kuehne" w:date="2019-05-31T12:22:00Z">
              <w:r w:rsidRPr="002062A5" w:rsidDel="00B33063">
                <w:rPr>
                  <w:rStyle w:val="Datatype"/>
                </w:rPr>
                <w:delText>alg</w:delText>
              </w:r>
              <w:bookmarkStart w:id="21285" w:name="_Toc10202174"/>
              <w:bookmarkEnd w:id="21285"/>
            </w:del>
          </w:p>
        </w:tc>
        <w:bookmarkStart w:id="21286" w:name="_Toc10202175"/>
        <w:bookmarkEnd w:id="21286"/>
      </w:tr>
      <w:tr w:rsidR="00564C22" w:rsidDel="00B33063" w14:paraId="78165C43" w14:textId="46C132D0" w:rsidTr="00564C22">
        <w:trPr>
          <w:del w:id="212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F2A68F" w14:textId="099D1524" w:rsidR="00564C22" w:rsidRPr="002062A5" w:rsidDel="00B33063" w:rsidRDefault="009B1AF1" w:rsidP="00564C22">
            <w:pPr>
              <w:pStyle w:val="Beschriftung"/>
              <w:rPr>
                <w:del w:id="21288" w:author="Andreas Kuehne" w:date="2019-05-31T12:22:00Z"/>
                <w:rStyle w:val="Datatype"/>
                <w:b w:val="0"/>
                <w:bCs w:val="0"/>
              </w:rPr>
            </w:pPr>
            <w:del w:id="21289" w:author="Andreas Kuehne" w:date="2019-05-31T12:22:00Z">
              <w:r w:rsidRPr="002062A5" w:rsidDel="00B33063">
                <w:rPr>
                  <w:rStyle w:val="Datatype"/>
                </w:rPr>
                <w:delText>AppliedProfile</w:delText>
              </w:r>
              <w:bookmarkStart w:id="21290" w:name="_Toc10202176"/>
              <w:bookmarkEnd w:id="21290"/>
            </w:del>
          </w:p>
        </w:tc>
        <w:tc>
          <w:tcPr>
            <w:tcW w:w="4675" w:type="dxa"/>
          </w:tcPr>
          <w:p w14:paraId="5CEC80CF" w14:textId="4EB9BE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91" w:author="Andreas Kuehne" w:date="2019-05-31T12:22:00Z"/>
                <w:rStyle w:val="Datatype"/>
              </w:rPr>
            </w:pPr>
            <w:del w:id="21292" w:author="Andreas Kuehne" w:date="2019-05-31T12:22:00Z">
              <w:r w:rsidRPr="002062A5" w:rsidDel="00B33063">
                <w:rPr>
                  <w:rStyle w:val="Datatype"/>
                </w:rPr>
                <w:delText>profile</w:delText>
              </w:r>
              <w:bookmarkStart w:id="21293" w:name="_Toc10202177"/>
              <w:bookmarkEnd w:id="21293"/>
            </w:del>
          </w:p>
        </w:tc>
        <w:bookmarkStart w:id="21294" w:name="_Toc10202178"/>
        <w:bookmarkEnd w:id="21294"/>
      </w:tr>
      <w:tr w:rsidR="00564C22" w:rsidDel="00B33063" w14:paraId="7C162F29" w14:textId="7EFA3983" w:rsidTr="00564C22">
        <w:trPr>
          <w:del w:id="212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DE7918" w14:textId="034C733F" w:rsidR="00564C22" w:rsidRPr="002062A5" w:rsidDel="00B33063" w:rsidRDefault="009B1AF1" w:rsidP="00564C22">
            <w:pPr>
              <w:pStyle w:val="Beschriftung"/>
              <w:rPr>
                <w:del w:id="21296" w:author="Andreas Kuehne" w:date="2019-05-31T12:22:00Z"/>
                <w:rStyle w:val="Datatype"/>
                <w:b w:val="0"/>
                <w:bCs w:val="0"/>
              </w:rPr>
            </w:pPr>
            <w:del w:id="21297" w:author="Andreas Kuehne" w:date="2019-05-31T12:22:00Z">
              <w:r w:rsidRPr="002062A5" w:rsidDel="00B33063">
                <w:rPr>
                  <w:rStyle w:val="Datatype"/>
                </w:rPr>
                <w:delText>AttRef</w:delText>
              </w:r>
              <w:bookmarkStart w:id="21298" w:name="_Toc10202179"/>
              <w:bookmarkEnd w:id="21298"/>
            </w:del>
          </w:p>
        </w:tc>
        <w:tc>
          <w:tcPr>
            <w:tcW w:w="4675" w:type="dxa"/>
          </w:tcPr>
          <w:p w14:paraId="4DD83FD8" w14:textId="0EB634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299" w:author="Andreas Kuehne" w:date="2019-05-31T12:22:00Z"/>
                <w:rStyle w:val="Datatype"/>
              </w:rPr>
            </w:pPr>
            <w:del w:id="21300" w:author="Andreas Kuehne" w:date="2019-05-31T12:22:00Z">
              <w:r w:rsidRPr="002062A5" w:rsidDel="00B33063">
                <w:rPr>
                  <w:rStyle w:val="Datatype"/>
                </w:rPr>
                <w:delText>attRef</w:delText>
              </w:r>
              <w:bookmarkStart w:id="21301" w:name="_Toc10202180"/>
              <w:bookmarkEnd w:id="21301"/>
            </w:del>
          </w:p>
        </w:tc>
        <w:bookmarkStart w:id="21302" w:name="_Toc10202181"/>
        <w:bookmarkEnd w:id="21302"/>
      </w:tr>
      <w:tr w:rsidR="00564C22" w:rsidDel="00B33063" w14:paraId="281061D3" w14:textId="4F360F34" w:rsidTr="00564C22">
        <w:trPr>
          <w:del w:id="213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1C3519" w14:textId="4354FD0B" w:rsidR="00564C22" w:rsidRPr="002062A5" w:rsidDel="00B33063" w:rsidRDefault="009B1AF1" w:rsidP="00564C22">
            <w:pPr>
              <w:pStyle w:val="Beschriftung"/>
              <w:rPr>
                <w:del w:id="21304" w:author="Andreas Kuehne" w:date="2019-05-31T12:22:00Z"/>
                <w:rStyle w:val="Datatype"/>
                <w:b w:val="0"/>
                <w:bCs w:val="0"/>
              </w:rPr>
            </w:pPr>
            <w:del w:id="21305" w:author="Andreas Kuehne" w:date="2019-05-31T12:22:00Z">
              <w:r w:rsidRPr="002062A5" w:rsidDel="00B33063">
                <w:rPr>
                  <w:rStyle w:val="Datatype"/>
                </w:rPr>
                <w:delText>AttRefURI</w:delText>
              </w:r>
              <w:bookmarkStart w:id="21306" w:name="_Toc10202182"/>
              <w:bookmarkEnd w:id="21306"/>
            </w:del>
          </w:p>
        </w:tc>
        <w:tc>
          <w:tcPr>
            <w:tcW w:w="4675" w:type="dxa"/>
          </w:tcPr>
          <w:p w14:paraId="272DEE01" w14:textId="78722D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07" w:author="Andreas Kuehne" w:date="2019-05-31T12:22:00Z"/>
                <w:rStyle w:val="Datatype"/>
              </w:rPr>
            </w:pPr>
            <w:del w:id="21308" w:author="Andreas Kuehne" w:date="2019-05-31T12:22:00Z">
              <w:r w:rsidRPr="002062A5" w:rsidDel="00B33063">
                <w:rPr>
                  <w:rStyle w:val="Datatype"/>
                </w:rPr>
                <w:delText>attURI</w:delText>
              </w:r>
              <w:bookmarkStart w:id="21309" w:name="_Toc10202183"/>
              <w:bookmarkEnd w:id="21309"/>
            </w:del>
          </w:p>
        </w:tc>
        <w:bookmarkStart w:id="21310" w:name="_Toc10202184"/>
        <w:bookmarkEnd w:id="21310"/>
      </w:tr>
      <w:tr w:rsidR="00564C22" w:rsidDel="00B33063" w14:paraId="569EF376" w14:textId="26E28DE4" w:rsidTr="00564C22">
        <w:trPr>
          <w:del w:id="213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59DBE" w14:textId="4D79B31F" w:rsidR="00564C22" w:rsidRPr="002062A5" w:rsidDel="00B33063" w:rsidRDefault="009B1AF1" w:rsidP="00564C22">
            <w:pPr>
              <w:pStyle w:val="Beschriftung"/>
              <w:rPr>
                <w:del w:id="21312" w:author="Andreas Kuehne" w:date="2019-05-31T12:22:00Z"/>
                <w:rStyle w:val="Datatype"/>
                <w:b w:val="0"/>
                <w:bCs w:val="0"/>
              </w:rPr>
            </w:pPr>
            <w:del w:id="21313" w:author="Andreas Kuehne" w:date="2019-05-31T12:22:00Z">
              <w:r w:rsidRPr="002062A5" w:rsidDel="00B33063">
                <w:rPr>
                  <w:rStyle w:val="Datatype"/>
                </w:rPr>
                <w:delText>AugmentedSignature</w:delText>
              </w:r>
              <w:bookmarkStart w:id="21314" w:name="_Toc10202185"/>
              <w:bookmarkEnd w:id="21314"/>
            </w:del>
          </w:p>
        </w:tc>
        <w:tc>
          <w:tcPr>
            <w:tcW w:w="4675" w:type="dxa"/>
          </w:tcPr>
          <w:p w14:paraId="7C013D70" w14:textId="4661897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15" w:author="Andreas Kuehne" w:date="2019-05-31T12:22:00Z"/>
                <w:rStyle w:val="Datatype"/>
              </w:rPr>
            </w:pPr>
            <w:del w:id="21316" w:author="Andreas Kuehne" w:date="2019-05-31T12:22:00Z">
              <w:r w:rsidRPr="002062A5" w:rsidDel="00B33063">
                <w:rPr>
                  <w:rStyle w:val="Datatype"/>
                </w:rPr>
                <w:delText>augSig</w:delText>
              </w:r>
              <w:bookmarkStart w:id="21317" w:name="_Toc10202186"/>
              <w:bookmarkEnd w:id="21317"/>
            </w:del>
          </w:p>
        </w:tc>
        <w:bookmarkStart w:id="21318" w:name="_Toc10202187"/>
        <w:bookmarkEnd w:id="21318"/>
      </w:tr>
      <w:tr w:rsidR="00564C22" w:rsidDel="00B33063" w14:paraId="0870A951" w14:textId="1244C116" w:rsidTr="00564C22">
        <w:trPr>
          <w:del w:id="213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EEE6C9" w14:textId="719348E3" w:rsidR="00564C22" w:rsidRPr="002062A5" w:rsidDel="00B33063" w:rsidRDefault="009B1AF1" w:rsidP="00564C22">
            <w:pPr>
              <w:pStyle w:val="Beschriftung"/>
              <w:rPr>
                <w:del w:id="21320" w:author="Andreas Kuehne" w:date="2019-05-31T12:22:00Z"/>
                <w:rStyle w:val="Datatype"/>
                <w:b w:val="0"/>
                <w:bCs w:val="0"/>
              </w:rPr>
            </w:pPr>
            <w:del w:id="21321" w:author="Andreas Kuehne" w:date="2019-05-31T12:22:00Z">
              <w:r w:rsidRPr="002062A5" w:rsidDel="00B33063">
                <w:rPr>
                  <w:rStyle w:val="Datatype"/>
                </w:rPr>
                <w:delText>Base64Content</w:delText>
              </w:r>
              <w:bookmarkStart w:id="21322" w:name="_Toc10202188"/>
              <w:bookmarkEnd w:id="21322"/>
            </w:del>
          </w:p>
        </w:tc>
        <w:tc>
          <w:tcPr>
            <w:tcW w:w="4675" w:type="dxa"/>
          </w:tcPr>
          <w:p w14:paraId="2A187C98" w14:textId="14E0E1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23" w:author="Andreas Kuehne" w:date="2019-05-31T12:22:00Z"/>
                <w:rStyle w:val="Datatype"/>
              </w:rPr>
            </w:pPr>
            <w:del w:id="21324" w:author="Andreas Kuehne" w:date="2019-05-31T12:22:00Z">
              <w:r w:rsidRPr="002062A5" w:rsidDel="00B33063">
                <w:rPr>
                  <w:rStyle w:val="Datatype"/>
                </w:rPr>
                <w:delText>b64Content</w:delText>
              </w:r>
              <w:bookmarkStart w:id="21325" w:name="_Toc10202189"/>
              <w:bookmarkEnd w:id="21325"/>
            </w:del>
          </w:p>
        </w:tc>
        <w:bookmarkStart w:id="21326" w:name="_Toc10202190"/>
        <w:bookmarkEnd w:id="21326"/>
      </w:tr>
      <w:tr w:rsidR="00564C22" w:rsidDel="00B33063" w14:paraId="3A09AAC1" w14:textId="179EE981" w:rsidTr="00564C22">
        <w:trPr>
          <w:del w:id="213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096" w14:textId="6A4F2D1B" w:rsidR="00564C22" w:rsidRPr="002062A5" w:rsidDel="00B33063" w:rsidRDefault="009B1AF1" w:rsidP="00564C22">
            <w:pPr>
              <w:pStyle w:val="Beschriftung"/>
              <w:rPr>
                <w:del w:id="21328" w:author="Andreas Kuehne" w:date="2019-05-31T12:22:00Z"/>
                <w:rStyle w:val="Datatype"/>
                <w:b w:val="0"/>
                <w:bCs w:val="0"/>
              </w:rPr>
            </w:pPr>
            <w:del w:id="21329" w:author="Andreas Kuehne" w:date="2019-05-31T12:22:00Z">
              <w:r w:rsidRPr="002062A5" w:rsidDel="00B33063">
                <w:rPr>
                  <w:rStyle w:val="Datatype"/>
                </w:rPr>
                <w:delText>Base64Data</w:delText>
              </w:r>
              <w:bookmarkStart w:id="21330" w:name="_Toc10202191"/>
              <w:bookmarkEnd w:id="21330"/>
            </w:del>
          </w:p>
        </w:tc>
        <w:tc>
          <w:tcPr>
            <w:tcW w:w="4675" w:type="dxa"/>
          </w:tcPr>
          <w:p w14:paraId="0580D21F" w14:textId="76C8FD0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31" w:author="Andreas Kuehne" w:date="2019-05-31T12:22:00Z"/>
                <w:rStyle w:val="Datatype"/>
              </w:rPr>
            </w:pPr>
            <w:del w:id="21332" w:author="Andreas Kuehne" w:date="2019-05-31T12:22:00Z">
              <w:r w:rsidRPr="002062A5" w:rsidDel="00B33063">
                <w:rPr>
                  <w:rStyle w:val="Datatype"/>
                </w:rPr>
                <w:delText>b64Data</w:delText>
              </w:r>
              <w:bookmarkStart w:id="21333" w:name="_Toc10202192"/>
              <w:bookmarkEnd w:id="21333"/>
            </w:del>
          </w:p>
        </w:tc>
        <w:bookmarkStart w:id="21334" w:name="_Toc10202193"/>
        <w:bookmarkEnd w:id="21334"/>
      </w:tr>
      <w:tr w:rsidR="00564C22" w:rsidDel="00B33063" w14:paraId="5E2D96FC" w14:textId="4C50CD03" w:rsidTr="00564C22">
        <w:trPr>
          <w:del w:id="213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E8907F" w14:textId="6EAD9222" w:rsidR="00564C22" w:rsidRPr="002062A5" w:rsidDel="00B33063" w:rsidRDefault="009B1AF1" w:rsidP="00564C22">
            <w:pPr>
              <w:pStyle w:val="Beschriftung"/>
              <w:rPr>
                <w:del w:id="21336" w:author="Andreas Kuehne" w:date="2019-05-31T12:22:00Z"/>
                <w:rStyle w:val="Datatype"/>
                <w:b w:val="0"/>
                <w:bCs w:val="0"/>
              </w:rPr>
            </w:pPr>
            <w:del w:id="21337" w:author="Andreas Kuehne" w:date="2019-05-31T12:22:00Z">
              <w:r w:rsidRPr="002062A5" w:rsidDel="00B33063">
                <w:rPr>
                  <w:rStyle w:val="Datatype"/>
                </w:rPr>
                <w:delText>Base64Signature</w:delText>
              </w:r>
              <w:bookmarkStart w:id="21338" w:name="_Toc10202194"/>
              <w:bookmarkEnd w:id="21338"/>
            </w:del>
          </w:p>
        </w:tc>
        <w:tc>
          <w:tcPr>
            <w:tcW w:w="4675" w:type="dxa"/>
          </w:tcPr>
          <w:p w14:paraId="37FC1E92" w14:textId="17344B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39" w:author="Andreas Kuehne" w:date="2019-05-31T12:22:00Z"/>
                <w:rStyle w:val="Datatype"/>
              </w:rPr>
            </w:pPr>
            <w:del w:id="21340" w:author="Andreas Kuehne" w:date="2019-05-31T12:22:00Z">
              <w:r w:rsidRPr="002062A5" w:rsidDel="00B33063">
                <w:rPr>
                  <w:rStyle w:val="Datatype"/>
                </w:rPr>
                <w:delText>b64Sig</w:delText>
              </w:r>
              <w:bookmarkStart w:id="21341" w:name="_Toc10202195"/>
              <w:bookmarkEnd w:id="21341"/>
            </w:del>
          </w:p>
        </w:tc>
        <w:bookmarkStart w:id="21342" w:name="_Toc10202196"/>
        <w:bookmarkEnd w:id="21342"/>
      </w:tr>
      <w:tr w:rsidR="00564C22" w:rsidDel="00B33063" w14:paraId="44DACD3B" w14:textId="42CE1DC4" w:rsidTr="00564C22">
        <w:trPr>
          <w:del w:id="213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063A7C" w14:textId="6C901EB8" w:rsidR="00564C22" w:rsidRPr="002062A5" w:rsidDel="00B33063" w:rsidRDefault="009B1AF1" w:rsidP="00564C22">
            <w:pPr>
              <w:pStyle w:val="Beschriftung"/>
              <w:rPr>
                <w:del w:id="21344" w:author="Andreas Kuehne" w:date="2019-05-31T12:22:00Z"/>
                <w:rStyle w:val="Datatype"/>
                <w:b w:val="0"/>
                <w:bCs w:val="0"/>
              </w:rPr>
            </w:pPr>
            <w:del w:id="21345" w:author="Andreas Kuehne" w:date="2019-05-31T12:22:00Z">
              <w:r w:rsidRPr="002062A5" w:rsidDel="00B33063">
                <w:rPr>
                  <w:rStyle w:val="Datatype"/>
                </w:rPr>
                <w:delText>ClaimedIdentity</w:delText>
              </w:r>
              <w:bookmarkStart w:id="21346" w:name="_Toc10202197"/>
              <w:bookmarkEnd w:id="21346"/>
            </w:del>
          </w:p>
        </w:tc>
        <w:tc>
          <w:tcPr>
            <w:tcW w:w="4675" w:type="dxa"/>
          </w:tcPr>
          <w:p w14:paraId="07FE60F8" w14:textId="019B6D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47" w:author="Andreas Kuehne" w:date="2019-05-31T12:22:00Z"/>
                <w:rStyle w:val="Datatype"/>
              </w:rPr>
            </w:pPr>
            <w:del w:id="21348" w:author="Andreas Kuehne" w:date="2019-05-31T12:22:00Z">
              <w:r w:rsidRPr="002062A5" w:rsidDel="00B33063">
                <w:rPr>
                  <w:rStyle w:val="Datatype"/>
                </w:rPr>
                <w:delText>claimedIdentity</w:delText>
              </w:r>
              <w:bookmarkStart w:id="21349" w:name="_Toc10202198"/>
              <w:bookmarkEnd w:id="21349"/>
            </w:del>
          </w:p>
        </w:tc>
        <w:bookmarkStart w:id="21350" w:name="_Toc10202199"/>
        <w:bookmarkEnd w:id="21350"/>
      </w:tr>
      <w:tr w:rsidR="00564C22" w:rsidDel="00B33063" w14:paraId="5B3079D4" w14:textId="2F147B30" w:rsidTr="00564C22">
        <w:trPr>
          <w:del w:id="213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0020AF" w14:textId="7EB76D09" w:rsidR="00564C22" w:rsidRPr="002062A5" w:rsidDel="00B33063" w:rsidRDefault="009B1AF1" w:rsidP="00564C22">
            <w:pPr>
              <w:pStyle w:val="Beschriftung"/>
              <w:rPr>
                <w:del w:id="21352" w:author="Andreas Kuehne" w:date="2019-05-31T12:22:00Z"/>
                <w:rStyle w:val="Datatype"/>
                <w:b w:val="0"/>
                <w:bCs w:val="0"/>
              </w:rPr>
            </w:pPr>
            <w:del w:id="21353" w:author="Andreas Kuehne" w:date="2019-05-31T12:22:00Z">
              <w:r w:rsidRPr="002062A5" w:rsidDel="00B33063">
                <w:rPr>
                  <w:rStyle w:val="Datatype"/>
                </w:rPr>
                <w:delText>Code</w:delText>
              </w:r>
              <w:bookmarkStart w:id="21354" w:name="_Toc10202200"/>
              <w:bookmarkEnd w:id="21354"/>
            </w:del>
          </w:p>
        </w:tc>
        <w:tc>
          <w:tcPr>
            <w:tcW w:w="4675" w:type="dxa"/>
          </w:tcPr>
          <w:p w14:paraId="34F2A1A8" w14:textId="4CFD5E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55" w:author="Andreas Kuehne" w:date="2019-05-31T12:22:00Z"/>
                <w:rStyle w:val="Datatype"/>
              </w:rPr>
            </w:pPr>
            <w:del w:id="21356" w:author="Andreas Kuehne" w:date="2019-05-31T12:22:00Z">
              <w:r w:rsidRPr="002062A5" w:rsidDel="00B33063">
                <w:rPr>
                  <w:rStyle w:val="Datatype"/>
                </w:rPr>
                <w:delText>code</w:delText>
              </w:r>
              <w:bookmarkStart w:id="21357" w:name="_Toc10202201"/>
              <w:bookmarkEnd w:id="21357"/>
            </w:del>
          </w:p>
        </w:tc>
        <w:bookmarkStart w:id="21358" w:name="_Toc10202202"/>
        <w:bookmarkEnd w:id="21358"/>
      </w:tr>
      <w:tr w:rsidR="00564C22" w:rsidDel="00B33063" w14:paraId="70010BDB" w14:textId="466374F2" w:rsidTr="00564C22">
        <w:trPr>
          <w:del w:id="213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EA503" w14:textId="434FE536" w:rsidR="00564C22" w:rsidRPr="002062A5" w:rsidDel="00B33063" w:rsidRDefault="009B1AF1" w:rsidP="00564C22">
            <w:pPr>
              <w:pStyle w:val="Beschriftung"/>
              <w:rPr>
                <w:del w:id="21360" w:author="Andreas Kuehne" w:date="2019-05-31T12:22:00Z"/>
                <w:rStyle w:val="Datatype"/>
                <w:b w:val="0"/>
                <w:bCs w:val="0"/>
              </w:rPr>
            </w:pPr>
            <w:del w:id="21361" w:author="Andreas Kuehne" w:date="2019-05-31T12:22:00Z">
              <w:r w:rsidRPr="002062A5" w:rsidDel="00B33063">
                <w:rPr>
                  <w:rStyle w:val="Datatype"/>
                </w:rPr>
                <w:delText>CreateEnvelopedSignature</w:delText>
              </w:r>
              <w:bookmarkStart w:id="21362" w:name="_Toc10202203"/>
              <w:bookmarkEnd w:id="21362"/>
            </w:del>
          </w:p>
        </w:tc>
        <w:tc>
          <w:tcPr>
            <w:tcW w:w="4675" w:type="dxa"/>
          </w:tcPr>
          <w:p w14:paraId="45CD4C9D" w14:textId="3C8B48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63" w:author="Andreas Kuehne" w:date="2019-05-31T12:22:00Z"/>
                <w:rStyle w:val="Datatype"/>
              </w:rPr>
            </w:pPr>
            <w:del w:id="21364" w:author="Andreas Kuehne" w:date="2019-05-31T12:22:00Z">
              <w:r w:rsidRPr="002062A5" w:rsidDel="00B33063">
                <w:rPr>
                  <w:rStyle w:val="Datatype"/>
                </w:rPr>
                <w:delText>createEnvelopedSignature</w:delText>
              </w:r>
              <w:bookmarkStart w:id="21365" w:name="_Toc10202204"/>
              <w:bookmarkEnd w:id="21365"/>
            </w:del>
          </w:p>
        </w:tc>
        <w:bookmarkStart w:id="21366" w:name="_Toc10202205"/>
        <w:bookmarkEnd w:id="21366"/>
      </w:tr>
      <w:tr w:rsidR="00564C22" w:rsidDel="00B33063" w14:paraId="4C059458" w14:textId="1DA7BA14" w:rsidTr="00564C22">
        <w:trPr>
          <w:del w:id="213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30D52E" w14:textId="00601971" w:rsidR="00564C22" w:rsidRPr="002062A5" w:rsidDel="00B33063" w:rsidRDefault="009B1AF1" w:rsidP="00564C22">
            <w:pPr>
              <w:pStyle w:val="Beschriftung"/>
              <w:rPr>
                <w:del w:id="21368" w:author="Andreas Kuehne" w:date="2019-05-31T12:22:00Z"/>
                <w:rStyle w:val="Datatype"/>
                <w:b w:val="0"/>
                <w:bCs w:val="0"/>
              </w:rPr>
            </w:pPr>
            <w:del w:id="21369" w:author="Andreas Kuehne" w:date="2019-05-31T12:22:00Z">
              <w:r w:rsidRPr="002062A5" w:rsidDel="00B33063">
                <w:rPr>
                  <w:rStyle w:val="Datatype"/>
                </w:rPr>
                <w:delText>createReference</w:delText>
              </w:r>
              <w:bookmarkStart w:id="21370" w:name="_Toc10202206"/>
              <w:bookmarkEnd w:id="21370"/>
            </w:del>
          </w:p>
        </w:tc>
        <w:tc>
          <w:tcPr>
            <w:tcW w:w="4675" w:type="dxa"/>
          </w:tcPr>
          <w:p w14:paraId="336F3308" w14:textId="3CAEEC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71" w:author="Andreas Kuehne" w:date="2019-05-31T12:22:00Z"/>
                <w:rStyle w:val="Datatype"/>
              </w:rPr>
            </w:pPr>
            <w:del w:id="21372" w:author="Andreas Kuehne" w:date="2019-05-31T12:22:00Z">
              <w:r w:rsidRPr="002062A5" w:rsidDel="00B33063">
                <w:rPr>
                  <w:rStyle w:val="Datatype"/>
                </w:rPr>
                <w:delText>createRef</w:delText>
              </w:r>
              <w:bookmarkStart w:id="21373" w:name="_Toc10202207"/>
              <w:bookmarkEnd w:id="21373"/>
            </w:del>
          </w:p>
        </w:tc>
        <w:bookmarkStart w:id="21374" w:name="_Toc10202208"/>
        <w:bookmarkEnd w:id="21374"/>
      </w:tr>
      <w:tr w:rsidR="00564C22" w:rsidDel="00B33063" w14:paraId="0285D7F5" w14:textId="7C9036CA" w:rsidTr="00564C22">
        <w:trPr>
          <w:del w:id="213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8D707" w14:textId="2C034861" w:rsidR="00564C22" w:rsidRPr="002062A5" w:rsidDel="00B33063" w:rsidRDefault="009B1AF1" w:rsidP="00564C22">
            <w:pPr>
              <w:pStyle w:val="Beschriftung"/>
              <w:rPr>
                <w:del w:id="21376" w:author="Andreas Kuehne" w:date="2019-05-31T12:22:00Z"/>
                <w:rStyle w:val="Datatype"/>
                <w:b w:val="0"/>
                <w:bCs w:val="0"/>
              </w:rPr>
            </w:pPr>
            <w:del w:id="21377" w:author="Andreas Kuehne" w:date="2019-05-31T12:22:00Z">
              <w:r w:rsidRPr="002062A5" w:rsidDel="00B33063">
                <w:rPr>
                  <w:rStyle w:val="Datatype"/>
                </w:rPr>
                <w:delText>CurrentTime</w:delText>
              </w:r>
              <w:bookmarkStart w:id="21378" w:name="_Toc10202209"/>
              <w:bookmarkEnd w:id="21378"/>
            </w:del>
          </w:p>
        </w:tc>
        <w:tc>
          <w:tcPr>
            <w:tcW w:w="4675" w:type="dxa"/>
          </w:tcPr>
          <w:p w14:paraId="0CFDDFF8" w14:textId="36B2987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79" w:author="Andreas Kuehne" w:date="2019-05-31T12:22:00Z"/>
                <w:rStyle w:val="Datatype"/>
              </w:rPr>
            </w:pPr>
            <w:del w:id="21380" w:author="Andreas Kuehne" w:date="2019-05-31T12:22:00Z">
              <w:r w:rsidRPr="002062A5" w:rsidDel="00B33063">
                <w:rPr>
                  <w:rStyle w:val="Datatype"/>
                </w:rPr>
                <w:delText>currTime</w:delText>
              </w:r>
              <w:bookmarkStart w:id="21381" w:name="_Toc10202210"/>
              <w:bookmarkEnd w:id="21381"/>
            </w:del>
          </w:p>
        </w:tc>
        <w:bookmarkStart w:id="21382" w:name="_Toc10202211"/>
        <w:bookmarkEnd w:id="21382"/>
      </w:tr>
      <w:tr w:rsidR="00564C22" w:rsidDel="00B33063" w14:paraId="6F4ABE22" w14:textId="6C268D44" w:rsidTr="00564C22">
        <w:trPr>
          <w:del w:id="213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BA8195" w14:textId="757F5FD2" w:rsidR="00564C22" w:rsidRPr="002062A5" w:rsidDel="00B33063" w:rsidRDefault="009B1AF1" w:rsidP="00564C22">
            <w:pPr>
              <w:pStyle w:val="Beschriftung"/>
              <w:rPr>
                <w:del w:id="21384" w:author="Andreas Kuehne" w:date="2019-05-31T12:22:00Z"/>
                <w:rStyle w:val="Datatype"/>
                <w:b w:val="0"/>
                <w:bCs w:val="0"/>
              </w:rPr>
            </w:pPr>
            <w:del w:id="21385" w:author="Andreas Kuehne" w:date="2019-05-31T12:22:00Z">
              <w:r w:rsidRPr="002062A5" w:rsidDel="00B33063">
                <w:rPr>
                  <w:rStyle w:val="Datatype"/>
                </w:rPr>
                <w:delText>DigestInfo</w:delText>
              </w:r>
              <w:bookmarkStart w:id="21386" w:name="_Toc10202212"/>
              <w:bookmarkEnd w:id="21386"/>
            </w:del>
          </w:p>
        </w:tc>
        <w:tc>
          <w:tcPr>
            <w:tcW w:w="4675" w:type="dxa"/>
          </w:tcPr>
          <w:p w14:paraId="050A1816" w14:textId="3C1426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87" w:author="Andreas Kuehne" w:date="2019-05-31T12:22:00Z"/>
                <w:rStyle w:val="Datatype"/>
              </w:rPr>
            </w:pPr>
            <w:del w:id="21388" w:author="Andreas Kuehne" w:date="2019-05-31T12:22:00Z">
              <w:r w:rsidRPr="002062A5" w:rsidDel="00B33063">
                <w:rPr>
                  <w:rStyle w:val="Datatype"/>
                </w:rPr>
                <w:delText>di</w:delText>
              </w:r>
              <w:bookmarkStart w:id="21389" w:name="_Toc10202213"/>
              <w:bookmarkEnd w:id="21389"/>
            </w:del>
          </w:p>
        </w:tc>
        <w:bookmarkStart w:id="21390" w:name="_Toc10202214"/>
        <w:bookmarkEnd w:id="21390"/>
      </w:tr>
      <w:tr w:rsidR="00564C22" w:rsidDel="00B33063" w14:paraId="5F6B52DC" w14:textId="3448B1F0" w:rsidTr="00564C22">
        <w:trPr>
          <w:del w:id="213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6D1CC2" w14:textId="75988C5B" w:rsidR="00564C22" w:rsidRPr="002062A5" w:rsidDel="00B33063" w:rsidRDefault="009B1AF1" w:rsidP="00564C22">
            <w:pPr>
              <w:pStyle w:val="Beschriftung"/>
              <w:rPr>
                <w:del w:id="21392" w:author="Andreas Kuehne" w:date="2019-05-31T12:22:00Z"/>
                <w:rStyle w:val="Datatype"/>
                <w:b w:val="0"/>
                <w:bCs w:val="0"/>
              </w:rPr>
            </w:pPr>
            <w:del w:id="21393" w:author="Andreas Kuehne" w:date="2019-05-31T12:22:00Z">
              <w:r w:rsidRPr="002062A5" w:rsidDel="00B33063">
                <w:rPr>
                  <w:rStyle w:val="Datatype"/>
                </w:rPr>
                <w:delText>DigestInfos</w:delText>
              </w:r>
              <w:bookmarkStart w:id="21394" w:name="_Toc10202215"/>
              <w:bookmarkEnd w:id="21394"/>
            </w:del>
          </w:p>
        </w:tc>
        <w:tc>
          <w:tcPr>
            <w:tcW w:w="4675" w:type="dxa"/>
          </w:tcPr>
          <w:p w14:paraId="71F5026F" w14:textId="4D96FBD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95" w:author="Andreas Kuehne" w:date="2019-05-31T12:22:00Z"/>
                <w:rStyle w:val="Datatype"/>
              </w:rPr>
            </w:pPr>
            <w:del w:id="21396" w:author="Andreas Kuehne" w:date="2019-05-31T12:22:00Z">
              <w:r w:rsidRPr="002062A5" w:rsidDel="00B33063">
                <w:rPr>
                  <w:rStyle w:val="Datatype"/>
                </w:rPr>
                <w:delText>dis</w:delText>
              </w:r>
              <w:bookmarkStart w:id="21397" w:name="_Toc10202216"/>
              <w:bookmarkEnd w:id="21397"/>
            </w:del>
          </w:p>
        </w:tc>
        <w:bookmarkStart w:id="21398" w:name="_Toc10202217"/>
        <w:bookmarkEnd w:id="21398"/>
      </w:tr>
      <w:tr w:rsidR="00564C22" w:rsidDel="00B33063" w14:paraId="5DECEBDC" w14:textId="64CFEBF4" w:rsidTr="00564C22">
        <w:trPr>
          <w:del w:id="213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356A98C" w14:textId="7FD7F800" w:rsidR="00564C22" w:rsidRPr="002062A5" w:rsidDel="00B33063" w:rsidRDefault="009B1AF1" w:rsidP="00564C22">
            <w:pPr>
              <w:pStyle w:val="Beschriftung"/>
              <w:rPr>
                <w:del w:id="21400" w:author="Andreas Kuehne" w:date="2019-05-31T12:22:00Z"/>
                <w:rStyle w:val="Datatype"/>
                <w:b w:val="0"/>
                <w:bCs w:val="0"/>
              </w:rPr>
            </w:pPr>
            <w:del w:id="21401" w:author="Andreas Kuehne" w:date="2019-05-31T12:22:00Z">
              <w:r w:rsidRPr="002062A5" w:rsidDel="00B33063">
                <w:rPr>
                  <w:rStyle w:val="Datatype"/>
                </w:rPr>
                <w:delText>DigestMethod</w:delText>
              </w:r>
              <w:bookmarkStart w:id="21402" w:name="_Toc10202218"/>
              <w:bookmarkEnd w:id="21402"/>
            </w:del>
          </w:p>
        </w:tc>
        <w:tc>
          <w:tcPr>
            <w:tcW w:w="4675" w:type="dxa"/>
          </w:tcPr>
          <w:p w14:paraId="1EB341B8" w14:textId="34275AB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03" w:author="Andreas Kuehne" w:date="2019-05-31T12:22:00Z"/>
                <w:rStyle w:val="Datatype"/>
              </w:rPr>
            </w:pPr>
            <w:del w:id="21404" w:author="Andreas Kuehne" w:date="2019-05-31T12:22:00Z">
              <w:r w:rsidRPr="002062A5" w:rsidDel="00B33063">
                <w:rPr>
                  <w:rStyle w:val="Datatype"/>
                </w:rPr>
                <w:delText>alg</w:delText>
              </w:r>
              <w:bookmarkStart w:id="21405" w:name="_Toc10202219"/>
              <w:bookmarkEnd w:id="21405"/>
            </w:del>
          </w:p>
        </w:tc>
        <w:bookmarkStart w:id="21406" w:name="_Toc10202220"/>
        <w:bookmarkEnd w:id="21406"/>
      </w:tr>
      <w:tr w:rsidR="00564C22" w:rsidDel="00B33063" w14:paraId="69F77351" w14:textId="5C13F15B" w:rsidTr="00564C22">
        <w:trPr>
          <w:del w:id="214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2143B7" w14:textId="533ECF4C" w:rsidR="00564C22" w:rsidRPr="002062A5" w:rsidDel="00B33063" w:rsidRDefault="009B1AF1" w:rsidP="00564C22">
            <w:pPr>
              <w:pStyle w:val="Beschriftung"/>
              <w:rPr>
                <w:del w:id="21408" w:author="Andreas Kuehne" w:date="2019-05-31T12:22:00Z"/>
                <w:rStyle w:val="Datatype"/>
                <w:b w:val="0"/>
                <w:bCs w:val="0"/>
              </w:rPr>
            </w:pPr>
            <w:del w:id="21409" w:author="Andreas Kuehne" w:date="2019-05-31T12:22:00Z">
              <w:r w:rsidRPr="002062A5" w:rsidDel="00B33063">
                <w:rPr>
                  <w:rStyle w:val="Datatype"/>
                </w:rPr>
                <w:delText>DigestValue</w:delText>
              </w:r>
              <w:bookmarkStart w:id="21410" w:name="_Toc10202221"/>
              <w:bookmarkEnd w:id="21410"/>
            </w:del>
          </w:p>
        </w:tc>
        <w:tc>
          <w:tcPr>
            <w:tcW w:w="4675" w:type="dxa"/>
          </w:tcPr>
          <w:p w14:paraId="482FB9CB" w14:textId="389C3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11" w:author="Andreas Kuehne" w:date="2019-05-31T12:22:00Z"/>
                <w:rStyle w:val="Datatype"/>
              </w:rPr>
            </w:pPr>
            <w:del w:id="21412" w:author="Andreas Kuehne" w:date="2019-05-31T12:22:00Z">
              <w:r w:rsidRPr="002062A5" w:rsidDel="00B33063">
                <w:rPr>
                  <w:rStyle w:val="Datatype"/>
                </w:rPr>
                <w:delText>val</w:delText>
              </w:r>
              <w:bookmarkStart w:id="21413" w:name="_Toc10202222"/>
              <w:bookmarkEnd w:id="21413"/>
            </w:del>
          </w:p>
        </w:tc>
        <w:bookmarkStart w:id="21414" w:name="_Toc10202223"/>
        <w:bookmarkEnd w:id="21414"/>
      </w:tr>
      <w:tr w:rsidR="00564C22" w:rsidDel="00B33063" w14:paraId="117F6CDD" w14:textId="693D9C74" w:rsidTr="00564C22">
        <w:trPr>
          <w:del w:id="214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0FCAB5" w14:textId="368665D2" w:rsidR="00564C22" w:rsidRPr="002062A5" w:rsidDel="00B33063" w:rsidRDefault="009B1AF1" w:rsidP="00564C22">
            <w:pPr>
              <w:pStyle w:val="Beschriftung"/>
              <w:rPr>
                <w:del w:id="21416" w:author="Andreas Kuehne" w:date="2019-05-31T12:22:00Z"/>
                <w:rStyle w:val="Datatype"/>
                <w:b w:val="0"/>
                <w:bCs w:val="0"/>
              </w:rPr>
            </w:pPr>
            <w:del w:id="21417" w:author="Andreas Kuehne" w:date="2019-05-31T12:22:00Z">
              <w:r w:rsidRPr="002062A5" w:rsidDel="00B33063">
                <w:rPr>
                  <w:rStyle w:val="Datatype"/>
                </w:rPr>
                <w:delText>Document</w:delText>
              </w:r>
              <w:bookmarkStart w:id="21418" w:name="_Toc10202224"/>
              <w:bookmarkEnd w:id="21418"/>
            </w:del>
          </w:p>
        </w:tc>
        <w:tc>
          <w:tcPr>
            <w:tcW w:w="4675" w:type="dxa"/>
          </w:tcPr>
          <w:p w14:paraId="59E06B40" w14:textId="71767A4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19" w:author="Andreas Kuehne" w:date="2019-05-31T12:22:00Z"/>
                <w:rStyle w:val="Datatype"/>
              </w:rPr>
            </w:pPr>
            <w:del w:id="21420" w:author="Andreas Kuehne" w:date="2019-05-31T12:22:00Z">
              <w:r w:rsidRPr="002062A5" w:rsidDel="00B33063">
                <w:rPr>
                  <w:rStyle w:val="Datatype"/>
                </w:rPr>
                <w:delText>doc</w:delText>
              </w:r>
              <w:bookmarkStart w:id="21421" w:name="_Toc10202225"/>
              <w:bookmarkEnd w:id="21421"/>
            </w:del>
          </w:p>
        </w:tc>
        <w:bookmarkStart w:id="21422" w:name="_Toc10202226"/>
        <w:bookmarkEnd w:id="21422"/>
      </w:tr>
      <w:tr w:rsidR="00564C22" w:rsidDel="00B33063" w14:paraId="2DA911EA" w14:textId="25E75889" w:rsidTr="00564C22">
        <w:trPr>
          <w:del w:id="214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80225D" w14:textId="77A8A9BE" w:rsidR="00564C22" w:rsidRPr="002062A5" w:rsidDel="00B33063" w:rsidRDefault="009B1AF1" w:rsidP="00564C22">
            <w:pPr>
              <w:pStyle w:val="Beschriftung"/>
              <w:rPr>
                <w:del w:id="21424" w:author="Andreas Kuehne" w:date="2019-05-31T12:22:00Z"/>
                <w:rStyle w:val="Datatype"/>
                <w:b w:val="0"/>
                <w:bCs w:val="0"/>
              </w:rPr>
            </w:pPr>
            <w:del w:id="21425" w:author="Andreas Kuehne" w:date="2019-05-31T12:22:00Z">
              <w:r w:rsidRPr="002062A5" w:rsidDel="00B33063">
                <w:rPr>
                  <w:rStyle w:val="Datatype"/>
                </w:rPr>
                <w:delText>DocumentWithSignature</w:delText>
              </w:r>
              <w:bookmarkStart w:id="21426" w:name="_Toc10202227"/>
              <w:bookmarkEnd w:id="21426"/>
            </w:del>
          </w:p>
        </w:tc>
        <w:tc>
          <w:tcPr>
            <w:tcW w:w="4675" w:type="dxa"/>
          </w:tcPr>
          <w:p w14:paraId="2EB33FF3" w14:textId="307C26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27" w:author="Andreas Kuehne" w:date="2019-05-31T12:22:00Z"/>
                <w:rStyle w:val="Datatype"/>
              </w:rPr>
            </w:pPr>
            <w:del w:id="21428" w:author="Andreas Kuehne" w:date="2019-05-31T12:22:00Z">
              <w:r w:rsidRPr="002062A5" w:rsidDel="00B33063">
                <w:rPr>
                  <w:rStyle w:val="Datatype"/>
                </w:rPr>
                <w:delText>docWithSignature</w:delText>
              </w:r>
              <w:bookmarkStart w:id="21429" w:name="_Toc10202228"/>
              <w:bookmarkEnd w:id="21429"/>
            </w:del>
          </w:p>
        </w:tc>
        <w:bookmarkStart w:id="21430" w:name="_Toc10202229"/>
        <w:bookmarkEnd w:id="21430"/>
      </w:tr>
      <w:tr w:rsidR="00564C22" w:rsidDel="00B33063" w14:paraId="6167C5CD" w14:textId="4479DD16" w:rsidTr="00564C22">
        <w:trPr>
          <w:del w:id="214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1002B" w14:textId="1FD0D829" w:rsidR="00564C22" w:rsidRPr="002062A5" w:rsidDel="00B33063" w:rsidRDefault="009B1AF1" w:rsidP="00564C22">
            <w:pPr>
              <w:pStyle w:val="Beschriftung"/>
              <w:rPr>
                <w:del w:id="21432" w:author="Andreas Kuehne" w:date="2019-05-31T12:22:00Z"/>
                <w:rStyle w:val="Datatype"/>
                <w:b w:val="0"/>
                <w:bCs w:val="0"/>
              </w:rPr>
            </w:pPr>
            <w:del w:id="21433" w:author="Andreas Kuehne" w:date="2019-05-31T12:22:00Z">
              <w:r w:rsidRPr="002062A5" w:rsidDel="00B33063">
                <w:rPr>
                  <w:rStyle w:val="Datatype"/>
                </w:rPr>
                <w:delText>Format</w:delText>
              </w:r>
              <w:bookmarkStart w:id="21434" w:name="_Toc10202230"/>
              <w:bookmarkEnd w:id="21434"/>
            </w:del>
          </w:p>
        </w:tc>
        <w:tc>
          <w:tcPr>
            <w:tcW w:w="4675" w:type="dxa"/>
          </w:tcPr>
          <w:p w14:paraId="6F105A5E" w14:textId="0F30214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35" w:author="Andreas Kuehne" w:date="2019-05-31T12:22:00Z"/>
                <w:rStyle w:val="Datatype"/>
              </w:rPr>
            </w:pPr>
            <w:del w:id="21436" w:author="Andreas Kuehne" w:date="2019-05-31T12:22:00Z">
              <w:r w:rsidRPr="002062A5" w:rsidDel="00B33063">
                <w:rPr>
                  <w:rStyle w:val="Datatype"/>
                </w:rPr>
                <w:delText>format</w:delText>
              </w:r>
              <w:bookmarkStart w:id="21437" w:name="_Toc10202231"/>
              <w:bookmarkEnd w:id="21437"/>
            </w:del>
          </w:p>
        </w:tc>
        <w:bookmarkStart w:id="21438" w:name="_Toc10202232"/>
        <w:bookmarkEnd w:id="21438"/>
      </w:tr>
      <w:tr w:rsidR="00564C22" w:rsidDel="00B33063" w14:paraId="2A0C385B" w14:textId="10E69FCA" w:rsidTr="00564C22">
        <w:trPr>
          <w:del w:id="214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AD6" w14:textId="7708F466" w:rsidR="00564C22" w:rsidRPr="002062A5" w:rsidDel="00B33063" w:rsidRDefault="009B1AF1" w:rsidP="00564C22">
            <w:pPr>
              <w:pStyle w:val="Beschriftung"/>
              <w:rPr>
                <w:del w:id="21440" w:author="Andreas Kuehne" w:date="2019-05-31T12:22:00Z"/>
                <w:rStyle w:val="Datatype"/>
                <w:b w:val="0"/>
                <w:bCs w:val="0"/>
              </w:rPr>
            </w:pPr>
            <w:del w:id="21441" w:author="Andreas Kuehne" w:date="2019-05-31T12:22:00Z">
              <w:r w:rsidRPr="002062A5" w:rsidDel="00B33063">
                <w:rPr>
                  <w:rStyle w:val="Datatype"/>
                </w:rPr>
                <w:delText>HasObjectTagsAndAttributesSet</w:delText>
              </w:r>
              <w:bookmarkStart w:id="21442" w:name="_Toc10202233"/>
              <w:bookmarkEnd w:id="21442"/>
            </w:del>
          </w:p>
        </w:tc>
        <w:tc>
          <w:tcPr>
            <w:tcW w:w="4675" w:type="dxa"/>
          </w:tcPr>
          <w:p w14:paraId="070A1D21" w14:textId="42AA0D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43" w:author="Andreas Kuehne" w:date="2019-05-31T12:22:00Z"/>
                <w:rStyle w:val="Datatype"/>
              </w:rPr>
            </w:pPr>
            <w:del w:id="21444" w:author="Andreas Kuehne" w:date="2019-05-31T12:22:00Z">
              <w:r w:rsidRPr="002062A5" w:rsidDel="00B33063">
                <w:rPr>
                  <w:rStyle w:val="Datatype"/>
                </w:rPr>
                <w:delText>hasObjectTagsAndAttributesSet</w:delText>
              </w:r>
              <w:bookmarkStart w:id="21445" w:name="_Toc10202234"/>
              <w:bookmarkEnd w:id="21445"/>
            </w:del>
          </w:p>
        </w:tc>
        <w:bookmarkStart w:id="21446" w:name="_Toc10202235"/>
        <w:bookmarkEnd w:id="21446"/>
      </w:tr>
      <w:tr w:rsidR="00564C22" w:rsidDel="00B33063" w14:paraId="402576B1" w14:textId="0BC6B7AA" w:rsidTr="00564C22">
        <w:trPr>
          <w:del w:id="214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1DACBD5" w14:textId="04CD7010" w:rsidR="00564C22" w:rsidRPr="002062A5" w:rsidDel="00B33063" w:rsidRDefault="009B1AF1" w:rsidP="00564C22">
            <w:pPr>
              <w:pStyle w:val="Beschriftung"/>
              <w:rPr>
                <w:del w:id="21448" w:author="Andreas Kuehne" w:date="2019-05-31T12:22:00Z"/>
                <w:rStyle w:val="Datatype"/>
                <w:b w:val="0"/>
                <w:bCs w:val="0"/>
              </w:rPr>
            </w:pPr>
            <w:del w:id="21449" w:author="Andreas Kuehne" w:date="2019-05-31T12:22:00Z">
              <w:r w:rsidRPr="002062A5" w:rsidDel="00B33063">
                <w:rPr>
                  <w:rStyle w:val="Datatype"/>
                </w:rPr>
                <w:delText>Id</w:delText>
              </w:r>
              <w:bookmarkStart w:id="21450" w:name="_Toc10202236"/>
              <w:bookmarkEnd w:id="21450"/>
            </w:del>
          </w:p>
        </w:tc>
        <w:tc>
          <w:tcPr>
            <w:tcW w:w="4675" w:type="dxa"/>
          </w:tcPr>
          <w:p w14:paraId="31CA7CE0" w14:textId="2DB174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51" w:author="Andreas Kuehne" w:date="2019-05-31T12:22:00Z"/>
                <w:rStyle w:val="Datatype"/>
              </w:rPr>
            </w:pPr>
            <w:del w:id="21452" w:author="Andreas Kuehne" w:date="2019-05-31T12:22:00Z">
              <w:r w:rsidRPr="002062A5" w:rsidDel="00B33063">
                <w:rPr>
                  <w:rStyle w:val="Datatype"/>
                </w:rPr>
                <w:delText>ID</w:delText>
              </w:r>
              <w:bookmarkStart w:id="21453" w:name="_Toc10202237"/>
              <w:bookmarkEnd w:id="21453"/>
            </w:del>
          </w:p>
        </w:tc>
        <w:bookmarkStart w:id="21454" w:name="_Toc10202238"/>
        <w:bookmarkEnd w:id="21454"/>
      </w:tr>
      <w:tr w:rsidR="00564C22" w:rsidDel="00B33063" w14:paraId="1B4A5668" w14:textId="467F667A" w:rsidTr="00564C22">
        <w:trPr>
          <w:del w:id="214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472B8E" w14:textId="20D9AAED" w:rsidR="00564C22" w:rsidRPr="002062A5" w:rsidDel="00B33063" w:rsidRDefault="009B1AF1" w:rsidP="00564C22">
            <w:pPr>
              <w:pStyle w:val="Beschriftung"/>
              <w:rPr>
                <w:del w:id="21456" w:author="Andreas Kuehne" w:date="2019-05-31T12:22:00Z"/>
                <w:rStyle w:val="Datatype"/>
                <w:b w:val="0"/>
                <w:bCs w:val="0"/>
              </w:rPr>
            </w:pPr>
            <w:del w:id="21457" w:author="Andreas Kuehne" w:date="2019-05-31T12:22:00Z">
              <w:r w:rsidRPr="002062A5" w:rsidDel="00B33063">
                <w:rPr>
                  <w:rStyle w:val="Datatype"/>
                </w:rPr>
                <w:delText>Identifier</w:delText>
              </w:r>
              <w:bookmarkStart w:id="21458" w:name="_Toc10202239"/>
              <w:bookmarkEnd w:id="21458"/>
            </w:del>
          </w:p>
        </w:tc>
        <w:tc>
          <w:tcPr>
            <w:tcW w:w="4675" w:type="dxa"/>
          </w:tcPr>
          <w:p w14:paraId="5D5EDCD2" w14:textId="7A7DC8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59" w:author="Andreas Kuehne" w:date="2019-05-31T12:22:00Z"/>
                <w:rStyle w:val="Datatype"/>
              </w:rPr>
            </w:pPr>
            <w:del w:id="21460" w:author="Andreas Kuehne" w:date="2019-05-31T12:22:00Z">
              <w:r w:rsidRPr="002062A5" w:rsidDel="00B33063">
                <w:rPr>
                  <w:rStyle w:val="Datatype"/>
                </w:rPr>
                <w:delText>id</w:delText>
              </w:r>
              <w:bookmarkStart w:id="21461" w:name="_Toc10202240"/>
              <w:bookmarkEnd w:id="21461"/>
            </w:del>
          </w:p>
        </w:tc>
        <w:bookmarkStart w:id="21462" w:name="_Toc10202241"/>
        <w:bookmarkEnd w:id="21462"/>
      </w:tr>
      <w:tr w:rsidR="00564C22" w:rsidDel="00B33063" w14:paraId="4CF2BBF1" w14:textId="07B09417" w:rsidTr="00564C22">
        <w:trPr>
          <w:del w:id="214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E19FC3" w14:textId="141D0517" w:rsidR="00564C22" w:rsidRPr="002062A5" w:rsidDel="00B33063" w:rsidRDefault="009B1AF1" w:rsidP="00564C22">
            <w:pPr>
              <w:pStyle w:val="Beschriftung"/>
              <w:rPr>
                <w:del w:id="21464" w:author="Andreas Kuehne" w:date="2019-05-31T12:22:00Z"/>
                <w:rStyle w:val="Datatype"/>
                <w:b w:val="0"/>
                <w:bCs w:val="0"/>
              </w:rPr>
            </w:pPr>
            <w:del w:id="21465" w:author="Andreas Kuehne" w:date="2019-05-31T12:22:00Z">
              <w:r w:rsidRPr="002062A5" w:rsidDel="00B33063">
                <w:rPr>
                  <w:rStyle w:val="Datatype"/>
                </w:rPr>
                <w:delText>IdRef</w:delText>
              </w:r>
              <w:bookmarkStart w:id="21466" w:name="_Toc10202242"/>
              <w:bookmarkEnd w:id="21466"/>
            </w:del>
          </w:p>
        </w:tc>
        <w:tc>
          <w:tcPr>
            <w:tcW w:w="4675" w:type="dxa"/>
          </w:tcPr>
          <w:p w14:paraId="23BAB65C" w14:textId="49F6448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67" w:author="Andreas Kuehne" w:date="2019-05-31T12:22:00Z"/>
                <w:rStyle w:val="Datatype"/>
              </w:rPr>
            </w:pPr>
            <w:del w:id="21468" w:author="Andreas Kuehne" w:date="2019-05-31T12:22:00Z">
              <w:r w:rsidRPr="002062A5" w:rsidDel="00B33063">
                <w:rPr>
                  <w:rStyle w:val="Datatype"/>
                </w:rPr>
                <w:delText>idRef</w:delText>
              </w:r>
              <w:bookmarkStart w:id="21469" w:name="_Toc10202243"/>
              <w:bookmarkEnd w:id="21469"/>
            </w:del>
          </w:p>
        </w:tc>
        <w:bookmarkStart w:id="21470" w:name="_Toc10202244"/>
        <w:bookmarkEnd w:id="21470"/>
      </w:tr>
      <w:tr w:rsidR="00564C22" w:rsidDel="00B33063" w14:paraId="01F61B84" w14:textId="798FB092" w:rsidTr="00564C22">
        <w:trPr>
          <w:del w:id="214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20E232" w14:textId="2AB7E7CD" w:rsidR="00564C22" w:rsidRPr="002062A5" w:rsidDel="00B33063" w:rsidRDefault="009B1AF1" w:rsidP="00564C22">
            <w:pPr>
              <w:pStyle w:val="Beschriftung"/>
              <w:rPr>
                <w:del w:id="21472" w:author="Andreas Kuehne" w:date="2019-05-31T12:22:00Z"/>
                <w:rStyle w:val="Datatype"/>
                <w:b w:val="0"/>
                <w:bCs w:val="0"/>
              </w:rPr>
            </w:pPr>
            <w:del w:id="21473" w:author="Andreas Kuehne" w:date="2019-05-31T12:22:00Z">
              <w:r w:rsidRPr="002062A5" w:rsidDel="00B33063">
                <w:rPr>
                  <w:rStyle w:val="Datatype"/>
                </w:rPr>
                <w:delText>IncludeEContent</w:delText>
              </w:r>
              <w:bookmarkStart w:id="21474" w:name="_Toc10202245"/>
              <w:bookmarkEnd w:id="21474"/>
            </w:del>
          </w:p>
        </w:tc>
        <w:tc>
          <w:tcPr>
            <w:tcW w:w="4675" w:type="dxa"/>
          </w:tcPr>
          <w:p w14:paraId="6392633E" w14:textId="15D3CD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75" w:author="Andreas Kuehne" w:date="2019-05-31T12:22:00Z"/>
                <w:rStyle w:val="Datatype"/>
              </w:rPr>
            </w:pPr>
            <w:del w:id="21476" w:author="Andreas Kuehne" w:date="2019-05-31T12:22:00Z">
              <w:r w:rsidRPr="002062A5" w:rsidDel="00B33063">
                <w:rPr>
                  <w:rStyle w:val="Datatype"/>
                </w:rPr>
                <w:delText>incContent</w:delText>
              </w:r>
              <w:bookmarkStart w:id="21477" w:name="_Toc10202246"/>
              <w:bookmarkEnd w:id="21477"/>
            </w:del>
          </w:p>
        </w:tc>
        <w:bookmarkStart w:id="21478" w:name="_Toc10202247"/>
        <w:bookmarkEnd w:id="21478"/>
      </w:tr>
      <w:tr w:rsidR="00564C22" w:rsidDel="00B33063" w14:paraId="159C23D4" w14:textId="4A96C13E" w:rsidTr="00564C22">
        <w:trPr>
          <w:del w:id="214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8A5032" w14:textId="79AFB770" w:rsidR="00564C22" w:rsidRPr="002062A5" w:rsidDel="00B33063" w:rsidRDefault="009B1AF1" w:rsidP="00564C22">
            <w:pPr>
              <w:pStyle w:val="Beschriftung"/>
              <w:rPr>
                <w:del w:id="21480" w:author="Andreas Kuehne" w:date="2019-05-31T12:22:00Z"/>
                <w:rStyle w:val="Datatype"/>
                <w:b w:val="0"/>
                <w:bCs w:val="0"/>
              </w:rPr>
            </w:pPr>
            <w:del w:id="21481" w:author="Andreas Kuehne" w:date="2019-05-31T12:22:00Z">
              <w:r w:rsidRPr="002062A5" w:rsidDel="00B33063">
                <w:rPr>
                  <w:rStyle w:val="Datatype"/>
                </w:rPr>
                <w:delText>IncludeObject</w:delText>
              </w:r>
              <w:bookmarkStart w:id="21482" w:name="_Toc10202248"/>
              <w:bookmarkEnd w:id="21482"/>
            </w:del>
          </w:p>
        </w:tc>
        <w:tc>
          <w:tcPr>
            <w:tcW w:w="4675" w:type="dxa"/>
          </w:tcPr>
          <w:p w14:paraId="2A3385AE" w14:textId="2F1B6FA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83" w:author="Andreas Kuehne" w:date="2019-05-31T12:22:00Z"/>
                <w:rStyle w:val="Datatype"/>
              </w:rPr>
            </w:pPr>
            <w:del w:id="21484" w:author="Andreas Kuehne" w:date="2019-05-31T12:22:00Z">
              <w:r w:rsidRPr="002062A5" w:rsidDel="00B33063">
                <w:rPr>
                  <w:rStyle w:val="Datatype"/>
                </w:rPr>
                <w:delText>incObj</w:delText>
              </w:r>
              <w:bookmarkStart w:id="21485" w:name="_Toc10202249"/>
              <w:bookmarkEnd w:id="21485"/>
            </w:del>
          </w:p>
        </w:tc>
        <w:bookmarkStart w:id="21486" w:name="_Toc10202250"/>
        <w:bookmarkEnd w:id="21486"/>
      </w:tr>
      <w:tr w:rsidR="00564C22" w:rsidDel="00B33063" w14:paraId="1115F2E4" w14:textId="30598C09" w:rsidTr="00564C22">
        <w:trPr>
          <w:del w:id="214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1737A9" w14:textId="161C2CB0" w:rsidR="00564C22" w:rsidRPr="002062A5" w:rsidDel="00B33063" w:rsidRDefault="009B1AF1" w:rsidP="00564C22">
            <w:pPr>
              <w:pStyle w:val="Beschriftung"/>
              <w:rPr>
                <w:del w:id="21488" w:author="Andreas Kuehne" w:date="2019-05-31T12:22:00Z"/>
                <w:rStyle w:val="Datatype"/>
                <w:b w:val="0"/>
                <w:bCs w:val="0"/>
              </w:rPr>
            </w:pPr>
            <w:del w:id="21489" w:author="Andreas Kuehne" w:date="2019-05-31T12:22:00Z">
              <w:r w:rsidRPr="002062A5" w:rsidDel="00B33063">
                <w:rPr>
                  <w:rStyle w:val="Datatype"/>
                </w:rPr>
                <w:delText>IndeterminateDetail</w:delText>
              </w:r>
              <w:bookmarkStart w:id="21490" w:name="_Toc10202251"/>
              <w:bookmarkEnd w:id="21490"/>
            </w:del>
          </w:p>
        </w:tc>
        <w:tc>
          <w:tcPr>
            <w:tcW w:w="4675" w:type="dxa"/>
          </w:tcPr>
          <w:p w14:paraId="6FBF1859" w14:textId="409BB4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91" w:author="Andreas Kuehne" w:date="2019-05-31T12:22:00Z"/>
                <w:rStyle w:val="Datatype"/>
              </w:rPr>
            </w:pPr>
            <w:del w:id="21492" w:author="Andreas Kuehne" w:date="2019-05-31T12:22:00Z">
              <w:r w:rsidRPr="002062A5" w:rsidDel="00B33063">
                <w:rPr>
                  <w:rStyle w:val="Datatype"/>
                </w:rPr>
                <w:delText>indeterminate</w:delText>
              </w:r>
              <w:bookmarkStart w:id="21493" w:name="_Toc10202252"/>
              <w:bookmarkEnd w:id="21493"/>
            </w:del>
          </w:p>
        </w:tc>
        <w:bookmarkStart w:id="21494" w:name="_Toc10202253"/>
        <w:bookmarkEnd w:id="21494"/>
      </w:tr>
      <w:tr w:rsidR="00564C22" w:rsidDel="00B33063" w14:paraId="696EC53C" w14:textId="672104D4" w:rsidTr="00564C22">
        <w:trPr>
          <w:del w:id="214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3BF51" w14:textId="0FDB6957" w:rsidR="00564C22" w:rsidRPr="002062A5" w:rsidDel="00B33063" w:rsidRDefault="009B1AF1" w:rsidP="00564C22">
            <w:pPr>
              <w:pStyle w:val="Beschriftung"/>
              <w:rPr>
                <w:del w:id="21496" w:author="Andreas Kuehne" w:date="2019-05-31T12:22:00Z"/>
                <w:rStyle w:val="Datatype"/>
                <w:b w:val="0"/>
                <w:bCs w:val="0"/>
              </w:rPr>
            </w:pPr>
            <w:del w:id="21497" w:author="Andreas Kuehne" w:date="2019-05-31T12:22:00Z">
              <w:r w:rsidRPr="002062A5" w:rsidDel="00B33063">
                <w:rPr>
                  <w:rStyle w:val="Datatype"/>
                </w:rPr>
                <w:delText>InputDocuments</w:delText>
              </w:r>
              <w:bookmarkStart w:id="21498" w:name="_Toc10202254"/>
              <w:bookmarkEnd w:id="21498"/>
            </w:del>
          </w:p>
        </w:tc>
        <w:tc>
          <w:tcPr>
            <w:tcW w:w="4675" w:type="dxa"/>
          </w:tcPr>
          <w:p w14:paraId="1A9F3988" w14:textId="0E477A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499" w:author="Andreas Kuehne" w:date="2019-05-31T12:22:00Z"/>
                <w:rStyle w:val="Datatype"/>
              </w:rPr>
            </w:pPr>
            <w:del w:id="21500" w:author="Andreas Kuehne" w:date="2019-05-31T12:22:00Z">
              <w:r w:rsidRPr="002062A5" w:rsidDel="00B33063">
                <w:rPr>
                  <w:rStyle w:val="Datatype"/>
                </w:rPr>
                <w:delText>inDocs</w:delText>
              </w:r>
              <w:bookmarkStart w:id="21501" w:name="_Toc10202255"/>
              <w:bookmarkEnd w:id="21501"/>
            </w:del>
          </w:p>
        </w:tc>
        <w:bookmarkStart w:id="21502" w:name="_Toc10202256"/>
        <w:bookmarkEnd w:id="21502"/>
      </w:tr>
      <w:tr w:rsidR="00564C22" w:rsidDel="00B33063" w14:paraId="23DA5072" w14:textId="4C9699DD" w:rsidTr="00564C22">
        <w:trPr>
          <w:del w:id="215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17CCA" w14:textId="736B970A" w:rsidR="00564C22" w:rsidRPr="002062A5" w:rsidDel="00B33063" w:rsidRDefault="009B1AF1" w:rsidP="00564C22">
            <w:pPr>
              <w:pStyle w:val="Beschriftung"/>
              <w:rPr>
                <w:del w:id="21504" w:author="Andreas Kuehne" w:date="2019-05-31T12:22:00Z"/>
                <w:rStyle w:val="Datatype"/>
                <w:b w:val="0"/>
                <w:bCs w:val="0"/>
              </w:rPr>
            </w:pPr>
            <w:del w:id="21505" w:author="Andreas Kuehne" w:date="2019-05-31T12:22:00Z">
              <w:r w:rsidRPr="002062A5" w:rsidDel="00B33063">
                <w:rPr>
                  <w:rStyle w:val="Datatype"/>
                </w:rPr>
                <w:delText>IntendedAudience</w:delText>
              </w:r>
              <w:bookmarkStart w:id="21506" w:name="_Toc10202257"/>
              <w:bookmarkEnd w:id="21506"/>
            </w:del>
          </w:p>
        </w:tc>
        <w:tc>
          <w:tcPr>
            <w:tcW w:w="4675" w:type="dxa"/>
          </w:tcPr>
          <w:p w14:paraId="3D6D4419" w14:textId="4D22D6C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07" w:author="Andreas Kuehne" w:date="2019-05-31T12:22:00Z"/>
                <w:rStyle w:val="Datatype"/>
              </w:rPr>
            </w:pPr>
            <w:del w:id="21508" w:author="Andreas Kuehne" w:date="2019-05-31T12:22:00Z">
              <w:r w:rsidRPr="002062A5" w:rsidDel="00B33063">
                <w:rPr>
                  <w:rStyle w:val="Datatype"/>
                </w:rPr>
                <w:delText>aud</w:delText>
              </w:r>
              <w:bookmarkStart w:id="21509" w:name="_Toc10202258"/>
              <w:bookmarkEnd w:id="21509"/>
            </w:del>
          </w:p>
        </w:tc>
        <w:bookmarkStart w:id="21510" w:name="_Toc10202259"/>
        <w:bookmarkEnd w:id="21510"/>
      </w:tr>
      <w:tr w:rsidR="00564C22" w:rsidDel="00B33063" w14:paraId="270FD5BE" w14:textId="1C3E6158" w:rsidTr="00564C22">
        <w:trPr>
          <w:del w:id="215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4CE555" w14:textId="44944422" w:rsidR="00564C22" w:rsidRPr="002062A5" w:rsidDel="00B33063" w:rsidRDefault="009B1AF1" w:rsidP="00564C22">
            <w:pPr>
              <w:pStyle w:val="Beschriftung"/>
              <w:rPr>
                <w:del w:id="21512" w:author="Andreas Kuehne" w:date="2019-05-31T12:22:00Z"/>
                <w:rStyle w:val="Datatype"/>
                <w:b w:val="0"/>
                <w:bCs w:val="0"/>
              </w:rPr>
            </w:pPr>
            <w:del w:id="21513" w:author="Andreas Kuehne" w:date="2019-05-31T12:22:00Z">
              <w:r w:rsidRPr="002062A5" w:rsidDel="00B33063">
                <w:rPr>
                  <w:rStyle w:val="Datatype"/>
                </w:rPr>
                <w:delText>InvalidDetail</w:delText>
              </w:r>
              <w:bookmarkStart w:id="21514" w:name="_Toc10202260"/>
              <w:bookmarkEnd w:id="21514"/>
            </w:del>
          </w:p>
        </w:tc>
        <w:tc>
          <w:tcPr>
            <w:tcW w:w="4675" w:type="dxa"/>
          </w:tcPr>
          <w:p w14:paraId="66069F08" w14:textId="27E8778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15" w:author="Andreas Kuehne" w:date="2019-05-31T12:22:00Z"/>
                <w:rStyle w:val="Datatype"/>
              </w:rPr>
            </w:pPr>
            <w:del w:id="21516" w:author="Andreas Kuehne" w:date="2019-05-31T12:22:00Z">
              <w:r w:rsidRPr="002062A5" w:rsidDel="00B33063">
                <w:rPr>
                  <w:rStyle w:val="Datatype"/>
                </w:rPr>
                <w:delText>invalid</w:delText>
              </w:r>
              <w:bookmarkStart w:id="21517" w:name="_Toc10202261"/>
              <w:bookmarkEnd w:id="21517"/>
            </w:del>
          </w:p>
        </w:tc>
        <w:bookmarkStart w:id="21518" w:name="_Toc10202262"/>
        <w:bookmarkEnd w:id="21518"/>
      </w:tr>
      <w:tr w:rsidR="00564C22" w:rsidDel="00B33063" w14:paraId="2A0F928E" w14:textId="5864C66F" w:rsidTr="00564C22">
        <w:trPr>
          <w:del w:id="215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8799B7" w14:textId="656F7FD7" w:rsidR="00564C22" w:rsidRPr="002062A5" w:rsidDel="00B33063" w:rsidRDefault="009B1AF1" w:rsidP="00564C22">
            <w:pPr>
              <w:pStyle w:val="Beschriftung"/>
              <w:rPr>
                <w:del w:id="21520" w:author="Andreas Kuehne" w:date="2019-05-31T12:22:00Z"/>
                <w:rStyle w:val="Datatype"/>
                <w:b w:val="0"/>
                <w:bCs w:val="0"/>
              </w:rPr>
            </w:pPr>
            <w:del w:id="21521" w:author="Andreas Kuehne" w:date="2019-05-31T12:22:00Z">
              <w:r w:rsidRPr="002062A5" w:rsidDel="00B33063">
                <w:rPr>
                  <w:rStyle w:val="Datatype"/>
                </w:rPr>
                <w:delText>KeyName</w:delText>
              </w:r>
              <w:bookmarkStart w:id="21522" w:name="_Toc10202263"/>
              <w:bookmarkEnd w:id="21522"/>
            </w:del>
          </w:p>
        </w:tc>
        <w:tc>
          <w:tcPr>
            <w:tcW w:w="4675" w:type="dxa"/>
          </w:tcPr>
          <w:p w14:paraId="5E20C417" w14:textId="66FB79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23" w:author="Andreas Kuehne" w:date="2019-05-31T12:22:00Z"/>
                <w:rStyle w:val="Datatype"/>
              </w:rPr>
            </w:pPr>
            <w:del w:id="21524" w:author="Andreas Kuehne" w:date="2019-05-31T12:22:00Z">
              <w:r w:rsidRPr="002062A5" w:rsidDel="00B33063">
                <w:rPr>
                  <w:rStyle w:val="Datatype"/>
                </w:rPr>
                <w:delText>name</w:delText>
              </w:r>
              <w:bookmarkStart w:id="21525" w:name="_Toc10202264"/>
              <w:bookmarkEnd w:id="21525"/>
            </w:del>
          </w:p>
        </w:tc>
        <w:bookmarkStart w:id="21526" w:name="_Toc10202265"/>
        <w:bookmarkEnd w:id="21526"/>
      </w:tr>
      <w:tr w:rsidR="00564C22" w:rsidDel="00B33063" w14:paraId="6DE08E41" w14:textId="38124E6C" w:rsidTr="00564C22">
        <w:trPr>
          <w:del w:id="215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761027" w14:textId="5BAFA83D" w:rsidR="00564C22" w:rsidRPr="002062A5" w:rsidDel="00B33063" w:rsidRDefault="009B1AF1" w:rsidP="00564C22">
            <w:pPr>
              <w:pStyle w:val="Beschriftung"/>
              <w:rPr>
                <w:del w:id="21528" w:author="Andreas Kuehne" w:date="2019-05-31T12:22:00Z"/>
                <w:rStyle w:val="Datatype"/>
                <w:b w:val="0"/>
                <w:bCs w:val="0"/>
              </w:rPr>
            </w:pPr>
            <w:del w:id="21529" w:author="Andreas Kuehne" w:date="2019-05-31T12:22:00Z">
              <w:r w:rsidRPr="002062A5" w:rsidDel="00B33063">
                <w:rPr>
                  <w:rStyle w:val="Datatype"/>
                </w:rPr>
                <w:delText>KeySelector</w:delText>
              </w:r>
              <w:bookmarkStart w:id="21530" w:name="_Toc10202266"/>
              <w:bookmarkEnd w:id="21530"/>
            </w:del>
          </w:p>
        </w:tc>
        <w:tc>
          <w:tcPr>
            <w:tcW w:w="4675" w:type="dxa"/>
          </w:tcPr>
          <w:p w14:paraId="76567557" w14:textId="3DD88FD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31" w:author="Andreas Kuehne" w:date="2019-05-31T12:22:00Z"/>
                <w:rStyle w:val="Datatype"/>
              </w:rPr>
            </w:pPr>
            <w:del w:id="21532" w:author="Andreas Kuehne" w:date="2019-05-31T12:22:00Z">
              <w:r w:rsidRPr="002062A5" w:rsidDel="00B33063">
                <w:rPr>
                  <w:rStyle w:val="Datatype"/>
                </w:rPr>
                <w:delText>keySel</w:delText>
              </w:r>
              <w:bookmarkStart w:id="21533" w:name="_Toc10202267"/>
              <w:bookmarkEnd w:id="21533"/>
            </w:del>
          </w:p>
        </w:tc>
        <w:bookmarkStart w:id="21534" w:name="_Toc10202268"/>
        <w:bookmarkEnd w:id="21534"/>
      </w:tr>
      <w:tr w:rsidR="00564C22" w:rsidDel="00B33063" w14:paraId="0A9E5CBC" w14:textId="200098F5" w:rsidTr="00564C22">
        <w:trPr>
          <w:del w:id="215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BE32FF" w14:textId="7BF07B39" w:rsidR="00564C22" w:rsidRPr="002062A5" w:rsidDel="00B33063" w:rsidRDefault="009B1AF1" w:rsidP="00564C22">
            <w:pPr>
              <w:pStyle w:val="Beschriftung"/>
              <w:rPr>
                <w:del w:id="21536" w:author="Andreas Kuehne" w:date="2019-05-31T12:22:00Z"/>
                <w:rStyle w:val="Datatype"/>
                <w:b w:val="0"/>
                <w:bCs w:val="0"/>
              </w:rPr>
            </w:pPr>
            <w:del w:id="21537" w:author="Andreas Kuehne" w:date="2019-05-31T12:22:00Z">
              <w:r w:rsidRPr="002062A5" w:rsidDel="00B33063">
                <w:rPr>
                  <w:rStyle w:val="Datatype"/>
                </w:rPr>
                <w:delText>LowerBoundary</w:delText>
              </w:r>
              <w:bookmarkStart w:id="21538" w:name="_Toc10202269"/>
              <w:bookmarkEnd w:id="21538"/>
            </w:del>
          </w:p>
        </w:tc>
        <w:tc>
          <w:tcPr>
            <w:tcW w:w="4675" w:type="dxa"/>
          </w:tcPr>
          <w:p w14:paraId="4DB74351" w14:textId="4397576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39" w:author="Andreas Kuehne" w:date="2019-05-31T12:22:00Z"/>
                <w:rStyle w:val="Datatype"/>
              </w:rPr>
            </w:pPr>
            <w:del w:id="21540" w:author="Andreas Kuehne" w:date="2019-05-31T12:22:00Z">
              <w:r w:rsidRPr="002062A5" w:rsidDel="00B33063">
                <w:rPr>
                  <w:rStyle w:val="Datatype"/>
                </w:rPr>
                <w:delText>lowerBound</w:delText>
              </w:r>
              <w:bookmarkStart w:id="21541" w:name="_Toc10202270"/>
              <w:bookmarkEnd w:id="21541"/>
            </w:del>
          </w:p>
        </w:tc>
        <w:bookmarkStart w:id="21542" w:name="_Toc10202271"/>
        <w:bookmarkEnd w:id="21542"/>
      </w:tr>
      <w:tr w:rsidR="00564C22" w:rsidDel="00B33063" w14:paraId="55D567FD" w14:textId="53371548" w:rsidTr="00564C22">
        <w:trPr>
          <w:del w:id="215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5857C2" w14:textId="4BDCCA94" w:rsidR="00564C22" w:rsidRPr="002062A5" w:rsidDel="00B33063" w:rsidRDefault="009B1AF1" w:rsidP="00564C22">
            <w:pPr>
              <w:pStyle w:val="Beschriftung"/>
              <w:rPr>
                <w:del w:id="21544" w:author="Andreas Kuehne" w:date="2019-05-31T12:22:00Z"/>
                <w:rStyle w:val="Datatype"/>
                <w:b w:val="0"/>
                <w:bCs w:val="0"/>
              </w:rPr>
            </w:pPr>
            <w:del w:id="21545" w:author="Andreas Kuehne" w:date="2019-05-31T12:22:00Z">
              <w:r w:rsidRPr="002062A5" w:rsidDel="00B33063">
                <w:rPr>
                  <w:rStyle w:val="Datatype"/>
                </w:rPr>
                <w:delText>ManifestResult</w:delText>
              </w:r>
              <w:bookmarkStart w:id="21546" w:name="_Toc10202272"/>
              <w:bookmarkEnd w:id="21546"/>
            </w:del>
          </w:p>
        </w:tc>
        <w:tc>
          <w:tcPr>
            <w:tcW w:w="4675" w:type="dxa"/>
          </w:tcPr>
          <w:p w14:paraId="702BA7E8" w14:textId="70B7B8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47" w:author="Andreas Kuehne" w:date="2019-05-31T12:22:00Z"/>
                <w:rStyle w:val="Datatype"/>
              </w:rPr>
            </w:pPr>
            <w:del w:id="21548" w:author="Andreas Kuehne" w:date="2019-05-31T12:22:00Z">
              <w:r w:rsidRPr="002062A5" w:rsidDel="00B33063">
                <w:rPr>
                  <w:rStyle w:val="Datatype"/>
                </w:rPr>
                <w:delText>result</w:delText>
              </w:r>
              <w:bookmarkStart w:id="21549" w:name="_Toc10202273"/>
              <w:bookmarkEnd w:id="21549"/>
            </w:del>
          </w:p>
        </w:tc>
        <w:bookmarkStart w:id="21550" w:name="_Toc10202274"/>
        <w:bookmarkEnd w:id="21550"/>
      </w:tr>
      <w:tr w:rsidR="00564C22" w:rsidDel="00B33063" w14:paraId="1A1C5ECA" w14:textId="4126FA4A" w:rsidTr="00564C22">
        <w:trPr>
          <w:del w:id="215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0346B9" w14:textId="23791CC1" w:rsidR="00564C22" w:rsidRPr="002062A5" w:rsidDel="00B33063" w:rsidRDefault="009B1AF1" w:rsidP="00564C22">
            <w:pPr>
              <w:pStyle w:val="Beschriftung"/>
              <w:rPr>
                <w:del w:id="21552" w:author="Andreas Kuehne" w:date="2019-05-31T12:22:00Z"/>
                <w:rStyle w:val="Datatype"/>
                <w:b w:val="0"/>
                <w:bCs w:val="0"/>
              </w:rPr>
            </w:pPr>
            <w:del w:id="21553" w:author="Andreas Kuehne" w:date="2019-05-31T12:22:00Z">
              <w:r w:rsidRPr="002062A5" w:rsidDel="00B33063">
                <w:rPr>
                  <w:rStyle w:val="Datatype"/>
                </w:rPr>
                <w:delText>Message</w:delText>
              </w:r>
              <w:bookmarkStart w:id="21554" w:name="_Toc10202275"/>
              <w:bookmarkEnd w:id="21554"/>
            </w:del>
          </w:p>
        </w:tc>
        <w:tc>
          <w:tcPr>
            <w:tcW w:w="4675" w:type="dxa"/>
          </w:tcPr>
          <w:p w14:paraId="53BD2409" w14:textId="531755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55" w:author="Andreas Kuehne" w:date="2019-05-31T12:22:00Z"/>
                <w:rStyle w:val="Datatype"/>
              </w:rPr>
            </w:pPr>
            <w:del w:id="21556" w:author="Andreas Kuehne" w:date="2019-05-31T12:22:00Z">
              <w:r w:rsidRPr="002062A5" w:rsidDel="00B33063">
                <w:rPr>
                  <w:rStyle w:val="Datatype"/>
                </w:rPr>
                <w:delText>msg</w:delText>
              </w:r>
              <w:bookmarkStart w:id="21557" w:name="_Toc10202276"/>
              <w:bookmarkEnd w:id="21557"/>
            </w:del>
          </w:p>
        </w:tc>
        <w:bookmarkStart w:id="21558" w:name="_Toc10202277"/>
        <w:bookmarkEnd w:id="21558"/>
      </w:tr>
      <w:tr w:rsidR="00564C22" w:rsidDel="00B33063" w14:paraId="6E8F7F38" w14:textId="368C0383" w:rsidTr="00564C22">
        <w:trPr>
          <w:del w:id="215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6D25FA" w14:textId="736DB2F9" w:rsidR="00564C22" w:rsidRPr="002062A5" w:rsidDel="00B33063" w:rsidRDefault="009B1AF1" w:rsidP="00564C22">
            <w:pPr>
              <w:pStyle w:val="Beschriftung"/>
              <w:rPr>
                <w:del w:id="21560" w:author="Andreas Kuehne" w:date="2019-05-31T12:22:00Z"/>
                <w:rStyle w:val="Datatype"/>
                <w:b w:val="0"/>
                <w:bCs w:val="0"/>
              </w:rPr>
            </w:pPr>
            <w:del w:id="21561" w:author="Andreas Kuehne" w:date="2019-05-31T12:22:00Z">
              <w:r w:rsidRPr="002062A5" w:rsidDel="00B33063">
                <w:rPr>
                  <w:rStyle w:val="Datatype"/>
                </w:rPr>
                <w:delText>MimeType</w:delText>
              </w:r>
              <w:bookmarkStart w:id="21562" w:name="_Toc10202278"/>
              <w:bookmarkEnd w:id="21562"/>
            </w:del>
          </w:p>
        </w:tc>
        <w:tc>
          <w:tcPr>
            <w:tcW w:w="4675" w:type="dxa"/>
          </w:tcPr>
          <w:p w14:paraId="6F56C34E" w14:textId="5E1A6B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63" w:author="Andreas Kuehne" w:date="2019-05-31T12:22:00Z"/>
                <w:rStyle w:val="Datatype"/>
              </w:rPr>
            </w:pPr>
            <w:del w:id="21564" w:author="Andreas Kuehne" w:date="2019-05-31T12:22:00Z">
              <w:r w:rsidRPr="002062A5" w:rsidDel="00B33063">
                <w:rPr>
                  <w:rStyle w:val="Datatype"/>
                </w:rPr>
                <w:delText>mimeType</w:delText>
              </w:r>
              <w:bookmarkStart w:id="21565" w:name="_Toc10202279"/>
              <w:bookmarkEnd w:id="21565"/>
            </w:del>
          </w:p>
        </w:tc>
        <w:bookmarkStart w:id="21566" w:name="_Toc10202280"/>
        <w:bookmarkEnd w:id="21566"/>
      </w:tr>
      <w:tr w:rsidR="00564C22" w:rsidDel="00B33063" w14:paraId="6188CAA8" w14:textId="17243131" w:rsidTr="00564C22">
        <w:trPr>
          <w:del w:id="215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0792A" w14:textId="385F8B7A" w:rsidR="00564C22" w:rsidRPr="002062A5" w:rsidDel="00B33063" w:rsidRDefault="009B1AF1" w:rsidP="00564C22">
            <w:pPr>
              <w:pStyle w:val="Beschriftung"/>
              <w:rPr>
                <w:del w:id="21568" w:author="Andreas Kuehne" w:date="2019-05-31T12:22:00Z"/>
                <w:rStyle w:val="Datatype"/>
                <w:b w:val="0"/>
                <w:bCs w:val="0"/>
              </w:rPr>
            </w:pPr>
            <w:del w:id="21569" w:author="Andreas Kuehne" w:date="2019-05-31T12:22:00Z">
              <w:r w:rsidRPr="002062A5" w:rsidDel="00B33063">
                <w:rPr>
                  <w:rStyle w:val="Datatype"/>
                </w:rPr>
                <w:delText>Name</w:delText>
              </w:r>
              <w:bookmarkStart w:id="21570" w:name="_Toc10202281"/>
              <w:bookmarkEnd w:id="21570"/>
            </w:del>
          </w:p>
        </w:tc>
        <w:tc>
          <w:tcPr>
            <w:tcW w:w="4675" w:type="dxa"/>
          </w:tcPr>
          <w:p w14:paraId="1D04F070" w14:textId="15707A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71" w:author="Andreas Kuehne" w:date="2019-05-31T12:22:00Z"/>
                <w:rStyle w:val="Datatype"/>
              </w:rPr>
            </w:pPr>
            <w:del w:id="21572" w:author="Andreas Kuehne" w:date="2019-05-31T12:22:00Z">
              <w:r w:rsidRPr="002062A5" w:rsidDel="00B33063">
                <w:rPr>
                  <w:rStyle w:val="Datatype"/>
                </w:rPr>
                <w:delText>name</w:delText>
              </w:r>
              <w:bookmarkStart w:id="21573" w:name="_Toc10202282"/>
              <w:bookmarkEnd w:id="21573"/>
            </w:del>
          </w:p>
        </w:tc>
        <w:bookmarkStart w:id="21574" w:name="_Toc10202283"/>
        <w:bookmarkEnd w:id="21574"/>
      </w:tr>
      <w:tr w:rsidR="00564C22" w:rsidDel="00B33063" w14:paraId="214AEAF3" w14:textId="4D793926" w:rsidTr="00564C22">
        <w:trPr>
          <w:del w:id="215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D3844B" w14:textId="5E764381" w:rsidR="00564C22" w:rsidRPr="002062A5" w:rsidDel="00B33063" w:rsidRDefault="009B1AF1" w:rsidP="00564C22">
            <w:pPr>
              <w:pStyle w:val="Beschriftung"/>
              <w:rPr>
                <w:del w:id="21576" w:author="Andreas Kuehne" w:date="2019-05-31T12:22:00Z"/>
                <w:rStyle w:val="Datatype"/>
                <w:b w:val="0"/>
                <w:bCs w:val="0"/>
              </w:rPr>
            </w:pPr>
            <w:del w:id="21577" w:author="Andreas Kuehne" w:date="2019-05-31T12:22:00Z">
              <w:r w:rsidRPr="002062A5" w:rsidDel="00B33063">
                <w:rPr>
                  <w:rStyle w:val="Datatype"/>
                </w:rPr>
                <w:delText>NamespacePrefix</w:delText>
              </w:r>
              <w:bookmarkStart w:id="21578" w:name="_Toc10202284"/>
              <w:bookmarkEnd w:id="21578"/>
            </w:del>
          </w:p>
        </w:tc>
        <w:tc>
          <w:tcPr>
            <w:tcW w:w="4675" w:type="dxa"/>
          </w:tcPr>
          <w:p w14:paraId="68871559" w14:textId="381D0C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79" w:author="Andreas Kuehne" w:date="2019-05-31T12:22:00Z"/>
                <w:rStyle w:val="Datatype"/>
              </w:rPr>
            </w:pPr>
            <w:del w:id="21580" w:author="Andreas Kuehne" w:date="2019-05-31T12:22:00Z">
              <w:r w:rsidRPr="002062A5" w:rsidDel="00B33063">
                <w:rPr>
                  <w:rStyle w:val="Datatype"/>
                </w:rPr>
                <w:delText>pre</w:delText>
              </w:r>
              <w:bookmarkStart w:id="21581" w:name="_Toc10202285"/>
              <w:bookmarkEnd w:id="21581"/>
            </w:del>
          </w:p>
        </w:tc>
        <w:bookmarkStart w:id="21582" w:name="_Toc10202286"/>
        <w:bookmarkEnd w:id="21582"/>
      </w:tr>
      <w:tr w:rsidR="00564C22" w:rsidDel="00B33063" w14:paraId="55DD7736" w14:textId="0FC4DAEF" w:rsidTr="00564C22">
        <w:trPr>
          <w:del w:id="215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242A2B" w14:textId="0E700CF7" w:rsidR="00564C22" w:rsidRPr="002062A5" w:rsidDel="00B33063" w:rsidRDefault="009B1AF1" w:rsidP="00564C22">
            <w:pPr>
              <w:pStyle w:val="Beschriftung"/>
              <w:rPr>
                <w:del w:id="21584" w:author="Andreas Kuehne" w:date="2019-05-31T12:22:00Z"/>
                <w:rStyle w:val="Datatype"/>
                <w:b w:val="0"/>
                <w:bCs w:val="0"/>
              </w:rPr>
            </w:pPr>
            <w:del w:id="21585" w:author="Andreas Kuehne" w:date="2019-05-31T12:22:00Z">
              <w:r w:rsidRPr="002062A5" w:rsidDel="00B33063">
                <w:rPr>
                  <w:rStyle w:val="Datatype"/>
                </w:rPr>
                <w:delText>NamespaceURI</w:delText>
              </w:r>
              <w:bookmarkStart w:id="21586" w:name="_Toc10202287"/>
              <w:bookmarkEnd w:id="21586"/>
            </w:del>
          </w:p>
        </w:tc>
        <w:tc>
          <w:tcPr>
            <w:tcW w:w="4675" w:type="dxa"/>
          </w:tcPr>
          <w:p w14:paraId="50728ECF" w14:textId="632EA6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87" w:author="Andreas Kuehne" w:date="2019-05-31T12:22:00Z"/>
                <w:rStyle w:val="Datatype"/>
              </w:rPr>
            </w:pPr>
            <w:del w:id="21588" w:author="Andreas Kuehne" w:date="2019-05-31T12:22:00Z">
              <w:r w:rsidRPr="002062A5" w:rsidDel="00B33063">
                <w:rPr>
                  <w:rStyle w:val="Datatype"/>
                </w:rPr>
                <w:delText>uri</w:delText>
              </w:r>
              <w:bookmarkStart w:id="21589" w:name="_Toc10202288"/>
              <w:bookmarkEnd w:id="21589"/>
            </w:del>
          </w:p>
        </w:tc>
        <w:bookmarkStart w:id="21590" w:name="_Toc10202289"/>
        <w:bookmarkEnd w:id="21590"/>
      </w:tr>
      <w:tr w:rsidR="00564C22" w:rsidDel="00B33063" w14:paraId="55D36AAD" w14:textId="0CA36CD3" w:rsidTr="00564C22">
        <w:trPr>
          <w:del w:id="215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332E8E" w14:textId="0ED6B6DC" w:rsidR="00564C22" w:rsidRPr="002062A5" w:rsidDel="00B33063" w:rsidRDefault="009B1AF1" w:rsidP="00564C22">
            <w:pPr>
              <w:pStyle w:val="Beschriftung"/>
              <w:rPr>
                <w:del w:id="21592" w:author="Andreas Kuehne" w:date="2019-05-31T12:22:00Z"/>
                <w:rStyle w:val="Datatype"/>
                <w:b w:val="0"/>
                <w:bCs w:val="0"/>
              </w:rPr>
            </w:pPr>
            <w:del w:id="21593" w:author="Andreas Kuehne" w:date="2019-05-31T12:22:00Z">
              <w:r w:rsidRPr="002062A5" w:rsidDel="00B33063">
                <w:rPr>
                  <w:rStyle w:val="Datatype"/>
                </w:rPr>
                <w:delText>NsPrefixMapping</w:delText>
              </w:r>
              <w:bookmarkStart w:id="21594" w:name="_Toc10202290"/>
              <w:bookmarkEnd w:id="21594"/>
            </w:del>
          </w:p>
        </w:tc>
        <w:tc>
          <w:tcPr>
            <w:tcW w:w="4675" w:type="dxa"/>
          </w:tcPr>
          <w:p w14:paraId="428DD28E" w14:textId="378F39A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595" w:author="Andreas Kuehne" w:date="2019-05-31T12:22:00Z"/>
                <w:rStyle w:val="Datatype"/>
              </w:rPr>
            </w:pPr>
            <w:del w:id="21596" w:author="Andreas Kuehne" w:date="2019-05-31T12:22:00Z">
              <w:r w:rsidRPr="002062A5" w:rsidDel="00B33063">
                <w:rPr>
                  <w:rStyle w:val="Datatype"/>
                </w:rPr>
                <w:delText>nsDecl</w:delText>
              </w:r>
              <w:bookmarkStart w:id="21597" w:name="_Toc10202291"/>
              <w:bookmarkEnd w:id="21597"/>
            </w:del>
          </w:p>
        </w:tc>
        <w:bookmarkStart w:id="21598" w:name="_Toc10202292"/>
        <w:bookmarkEnd w:id="21598"/>
      </w:tr>
      <w:tr w:rsidR="00564C22" w:rsidDel="00B33063" w14:paraId="35175AB4" w14:textId="1E99BFF1" w:rsidTr="00564C22">
        <w:trPr>
          <w:del w:id="215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B04790" w14:textId="36494F51" w:rsidR="00564C22" w:rsidRPr="002062A5" w:rsidDel="00B33063" w:rsidRDefault="009B1AF1" w:rsidP="00564C22">
            <w:pPr>
              <w:pStyle w:val="Beschriftung"/>
              <w:rPr>
                <w:del w:id="21600" w:author="Andreas Kuehne" w:date="2019-05-31T12:22:00Z"/>
                <w:rStyle w:val="Datatype"/>
                <w:b w:val="0"/>
                <w:bCs w:val="0"/>
              </w:rPr>
            </w:pPr>
            <w:del w:id="21601" w:author="Andreas Kuehne" w:date="2019-05-31T12:22:00Z">
              <w:r w:rsidRPr="002062A5" w:rsidDel="00B33063">
                <w:rPr>
                  <w:rStyle w:val="Datatype"/>
                </w:rPr>
                <w:delText>ObjId</w:delText>
              </w:r>
              <w:bookmarkStart w:id="21602" w:name="_Toc10202293"/>
              <w:bookmarkEnd w:id="21602"/>
            </w:del>
          </w:p>
        </w:tc>
        <w:tc>
          <w:tcPr>
            <w:tcW w:w="4675" w:type="dxa"/>
          </w:tcPr>
          <w:p w14:paraId="47B63B8D" w14:textId="55259A3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03" w:author="Andreas Kuehne" w:date="2019-05-31T12:22:00Z"/>
                <w:rStyle w:val="Datatype"/>
              </w:rPr>
            </w:pPr>
            <w:del w:id="21604" w:author="Andreas Kuehne" w:date="2019-05-31T12:22:00Z">
              <w:r w:rsidRPr="002062A5" w:rsidDel="00B33063">
                <w:rPr>
                  <w:rStyle w:val="Datatype"/>
                </w:rPr>
                <w:delText>objId</w:delText>
              </w:r>
              <w:bookmarkStart w:id="21605" w:name="_Toc10202294"/>
              <w:bookmarkEnd w:id="21605"/>
            </w:del>
          </w:p>
        </w:tc>
        <w:bookmarkStart w:id="21606" w:name="_Toc10202295"/>
        <w:bookmarkEnd w:id="21606"/>
      </w:tr>
      <w:tr w:rsidR="00564C22" w:rsidDel="00B33063" w14:paraId="31929459" w14:textId="760B92AB" w:rsidTr="00564C22">
        <w:trPr>
          <w:del w:id="216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FF73FF" w14:textId="48807490" w:rsidR="00564C22" w:rsidRPr="002062A5" w:rsidDel="00B33063" w:rsidRDefault="009B1AF1" w:rsidP="00564C22">
            <w:pPr>
              <w:pStyle w:val="Beschriftung"/>
              <w:rPr>
                <w:del w:id="21608" w:author="Andreas Kuehne" w:date="2019-05-31T12:22:00Z"/>
                <w:rStyle w:val="Datatype"/>
                <w:b w:val="0"/>
                <w:bCs w:val="0"/>
              </w:rPr>
            </w:pPr>
            <w:del w:id="21609" w:author="Andreas Kuehne" w:date="2019-05-31T12:22:00Z">
              <w:r w:rsidRPr="002062A5" w:rsidDel="00B33063">
                <w:rPr>
                  <w:rStyle w:val="Datatype"/>
                </w:rPr>
                <w:delText>OCSPResponse</w:delText>
              </w:r>
              <w:bookmarkStart w:id="21610" w:name="_Toc10202296"/>
              <w:bookmarkEnd w:id="21610"/>
            </w:del>
          </w:p>
        </w:tc>
        <w:tc>
          <w:tcPr>
            <w:tcW w:w="4675" w:type="dxa"/>
          </w:tcPr>
          <w:p w14:paraId="7211D7D9" w14:textId="61CC4F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11" w:author="Andreas Kuehne" w:date="2019-05-31T12:22:00Z"/>
                <w:rStyle w:val="Datatype"/>
              </w:rPr>
            </w:pPr>
            <w:del w:id="21612" w:author="Andreas Kuehne" w:date="2019-05-31T12:22:00Z">
              <w:r w:rsidRPr="002062A5" w:rsidDel="00B33063">
                <w:rPr>
                  <w:rStyle w:val="Datatype"/>
                </w:rPr>
                <w:delText>ocsp</w:delText>
              </w:r>
              <w:bookmarkStart w:id="21613" w:name="_Toc10202297"/>
              <w:bookmarkEnd w:id="21613"/>
            </w:del>
          </w:p>
        </w:tc>
        <w:bookmarkStart w:id="21614" w:name="_Toc10202298"/>
        <w:bookmarkEnd w:id="21614"/>
      </w:tr>
      <w:tr w:rsidR="00564C22" w:rsidDel="00B33063" w14:paraId="1A41EE0A" w14:textId="1189BE9B" w:rsidTr="00564C22">
        <w:trPr>
          <w:del w:id="216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1DF31" w14:textId="59AD3BE6" w:rsidR="00564C22" w:rsidRPr="002062A5" w:rsidDel="00B33063" w:rsidRDefault="009B1AF1" w:rsidP="00564C22">
            <w:pPr>
              <w:pStyle w:val="Beschriftung"/>
              <w:rPr>
                <w:del w:id="21616" w:author="Andreas Kuehne" w:date="2019-05-31T12:22:00Z"/>
                <w:rStyle w:val="Datatype"/>
                <w:b w:val="0"/>
                <w:bCs w:val="0"/>
              </w:rPr>
            </w:pPr>
            <w:del w:id="21617" w:author="Andreas Kuehne" w:date="2019-05-31T12:22:00Z">
              <w:r w:rsidRPr="002062A5" w:rsidDel="00B33063">
                <w:rPr>
                  <w:rStyle w:val="Datatype"/>
                </w:rPr>
                <w:delText>OptionalInputs</w:delText>
              </w:r>
              <w:bookmarkStart w:id="21618" w:name="_Toc10202299"/>
              <w:bookmarkEnd w:id="21618"/>
            </w:del>
          </w:p>
        </w:tc>
        <w:tc>
          <w:tcPr>
            <w:tcW w:w="4675" w:type="dxa"/>
          </w:tcPr>
          <w:p w14:paraId="62EC31DE" w14:textId="552F457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19" w:author="Andreas Kuehne" w:date="2019-05-31T12:22:00Z"/>
                <w:rStyle w:val="Datatype"/>
              </w:rPr>
            </w:pPr>
            <w:del w:id="21620" w:author="Andreas Kuehne" w:date="2019-05-31T12:22:00Z">
              <w:r w:rsidRPr="002062A5" w:rsidDel="00B33063">
                <w:rPr>
                  <w:rStyle w:val="Datatype"/>
                </w:rPr>
                <w:delText>optInp</w:delText>
              </w:r>
              <w:bookmarkStart w:id="21621" w:name="_Toc10202300"/>
              <w:bookmarkEnd w:id="21621"/>
            </w:del>
          </w:p>
        </w:tc>
        <w:bookmarkStart w:id="21622" w:name="_Toc10202301"/>
        <w:bookmarkEnd w:id="21622"/>
      </w:tr>
      <w:tr w:rsidR="00564C22" w:rsidDel="00B33063" w14:paraId="3D9A2403" w14:textId="35C1A2C8" w:rsidTr="00564C22">
        <w:trPr>
          <w:del w:id="216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55A7AF" w14:textId="03C9C398" w:rsidR="00564C22" w:rsidRPr="002062A5" w:rsidDel="00B33063" w:rsidRDefault="009B1AF1" w:rsidP="00564C22">
            <w:pPr>
              <w:pStyle w:val="Beschriftung"/>
              <w:rPr>
                <w:del w:id="21624" w:author="Andreas Kuehne" w:date="2019-05-31T12:22:00Z"/>
                <w:rStyle w:val="Datatype"/>
                <w:b w:val="0"/>
                <w:bCs w:val="0"/>
              </w:rPr>
            </w:pPr>
            <w:del w:id="21625" w:author="Andreas Kuehne" w:date="2019-05-31T12:22:00Z">
              <w:r w:rsidRPr="002062A5" w:rsidDel="00B33063">
                <w:rPr>
                  <w:rStyle w:val="Datatype"/>
                </w:rPr>
                <w:delText>OptionalOutputs</w:delText>
              </w:r>
              <w:bookmarkStart w:id="21626" w:name="_Toc10202302"/>
              <w:bookmarkEnd w:id="21626"/>
            </w:del>
          </w:p>
        </w:tc>
        <w:tc>
          <w:tcPr>
            <w:tcW w:w="4675" w:type="dxa"/>
          </w:tcPr>
          <w:p w14:paraId="670ECB4D" w14:textId="25CFF3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27" w:author="Andreas Kuehne" w:date="2019-05-31T12:22:00Z"/>
                <w:rStyle w:val="Datatype"/>
              </w:rPr>
            </w:pPr>
            <w:del w:id="21628" w:author="Andreas Kuehne" w:date="2019-05-31T12:22:00Z">
              <w:r w:rsidRPr="002062A5" w:rsidDel="00B33063">
                <w:rPr>
                  <w:rStyle w:val="Datatype"/>
                </w:rPr>
                <w:delText>optOutp</w:delText>
              </w:r>
              <w:bookmarkStart w:id="21629" w:name="_Toc10202303"/>
              <w:bookmarkEnd w:id="21629"/>
            </w:del>
          </w:p>
        </w:tc>
        <w:bookmarkStart w:id="21630" w:name="_Toc10202304"/>
        <w:bookmarkEnd w:id="21630"/>
      </w:tr>
      <w:tr w:rsidR="00564C22" w:rsidDel="00B33063" w14:paraId="1B976CE9" w14:textId="180319BF" w:rsidTr="00564C22">
        <w:trPr>
          <w:del w:id="216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64552A" w14:textId="593D9B2F" w:rsidR="00564C22" w:rsidRPr="002062A5" w:rsidDel="00B33063" w:rsidRDefault="009B1AF1" w:rsidP="00564C22">
            <w:pPr>
              <w:pStyle w:val="Beschriftung"/>
              <w:rPr>
                <w:del w:id="21632" w:author="Andreas Kuehne" w:date="2019-05-31T12:22:00Z"/>
                <w:rStyle w:val="Datatype"/>
                <w:b w:val="0"/>
                <w:bCs w:val="0"/>
              </w:rPr>
            </w:pPr>
            <w:del w:id="21633" w:author="Andreas Kuehne" w:date="2019-05-31T12:22:00Z">
              <w:r w:rsidRPr="002062A5" w:rsidDel="00B33063">
                <w:rPr>
                  <w:rStyle w:val="Datatype"/>
                </w:rPr>
                <w:delText>PoE</w:delText>
              </w:r>
              <w:bookmarkStart w:id="21634" w:name="_Toc10202305"/>
              <w:bookmarkEnd w:id="21634"/>
            </w:del>
          </w:p>
        </w:tc>
        <w:tc>
          <w:tcPr>
            <w:tcW w:w="4675" w:type="dxa"/>
          </w:tcPr>
          <w:p w14:paraId="6D24106F" w14:textId="1740477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35" w:author="Andreas Kuehne" w:date="2019-05-31T12:22:00Z"/>
                <w:rStyle w:val="Datatype"/>
              </w:rPr>
            </w:pPr>
            <w:del w:id="21636" w:author="Andreas Kuehne" w:date="2019-05-31T12:22:00Z">
              <w:r w:rsidRPr="002062A5" w:rsidDel="00B33063">
                <w:rPr>
                  <w:rStyle w:val="Datatype"/>
                </w:rPr>
                <w:delText>poe</w:delText>
              </w:r>
              <w:bookmarkStart w:id="21637" w:name="_Toc10202306"/>
              <w:bookmarkEnd w:id="21637"/>
            </w:del>
          </w:p>
        </w:tc>
        <w:bookmarkStart w:id="21638" w:name="_Toc10202307"/>
        <w:bookmarkEnd w:id="21638"/>
      </w:tr>
      <w:tr w:rsidR="00564C22" w:rsidDel="00B33063" w14:paraId="73857107" w14:textId="1EC7214C" w:rsidTr="00564C22">
        <w:trPr>
          <w:del w:id="216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39E06B" w14:textId="65772402" w:rsidR="00564C22" w:rsidRPr="002062A5" w:rsidDel="00B33063" w:rsidRDefault="009B1AF1" w:rsidP="00564C22">
            <w:pPr>
              <w:pStyle w:val="Beschriftung"/>
              <w:rPr>
                <w:del w:id="21640" w:author="Andreas Kuehne" w:date="2019-05-31T12:22:00Z"/>
                <w:rStyle w:val="Datatype"/>
                <w:b w:val="0"/>
                <w:bCs w:val="0"/>
              </w:rPr>
            </w:pPr>
            <w:del w:id="21641" w:author="Andreas Kuehne" w:date="2019-05-31T12:22:00Z">
              <w:r w:rsidRPr="002062A5" w:rsidDel="00B33063">
                <w:rPr>
                  <w:rStyle w:val="Datatype"/>
                </w:rPr>
                <w:delText>ProblemReference</w:delText>
              </w:r>
              <w:bookmarkStart w:id="21642" w:name="_Toc10202308"/>
              <w:bookmarkEnd w:id="21642"/>
            </w:del>
          </w:p>
        </w:tc>
        <w:tc>
          <w:tcPr>
            <w:tcW w:w="4675" w:type="dxa"/>
          </w:tcPr>
          <w:p w14:paraId="16631E13" w14:textId="6197FC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43" w:author="Andreas Kuehne" w:date="2019-05-31T12:22:00Z"/>
                <w:rStyle w:val="Datatype"/>
              </w:rPr>
            </w:pPr>
            <w:del w:id="21644" w:author="Andreas Kuehne" w:date="2019-05-31T12:22:00Z">
              <w:r w:rsidRPr="002062A5" w:rsidDel="00B33063">
                <w:rPr>
                  <w:rStyle w:val="Datatype"/>
                </w:rPr>
                <w:delText>pRef</w:delText>
              </w:r>
              <w:bookmarkStart w:id="21645" w:name="_Toc10202309"/>
              <w:bookmarkEnd w:id="21645"/>
            </w:del>
          </w:p>
        </w:tc>
        <w:bookmarkStart w:id="21646" w:name="_Toc10202310"/>
        <w:bookmarkEnd w:id="21646"/>
      </w:tr>
      <w:tr w:rsidR="00564C22" w:rsidDel="00B33063" w14:paraId="6FB99BD8" w14:textId="38A45A4F" w:rsidTr="00564C22">
        <w:trPr>
          <w:del w:id="216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4E073C" w14:textId="544C3204" w:rsidR="00564C22" w:rsidRPr="002062A5" w:rsidDel="00B33063" w:rsidRDefault="009B1AF1" w:rsidP="00564C22">
            <w:pPr>
              <w:pStyle w:val="Beschriftung"/>
              <w:rPr>
                <w:del w:id="21648" w:author="Andreas Kuehne" w:date="2019-05-31T12:22:00Z"/>
                <w:rStyle w:val="Datatype"/>
                <w:b w:val="0"/>
                <w:bCs w:val="0"/>
              </w:rPr>
            </w:pPr>
            <w:del w:id="21649" w:author="Andreas Kuehne" w:date="2019-05-31T12:22:00Z">
              <w:r w:rsidRPr="002062A5" w:rsidDel="00B33063">
                <w:rPr>
                  <w:rStyle w:val="Datatype"/>
                </w:rPr>
                <w:delText>ProcessingDetails</w:delText>
              </w:r>
              <w:bookmarkStart w:id="21650" w:name="_Toc10202311"/>
              <w:bookmarkEnd w:id="21650"/>
            </w:del>
          </w:p>
        </w:tc>
        <w:tc>
          <w:tcPr>
            <w:tcW w:w="4675" w:type="dxa"/>
          </w:tcPr>
          <w:p w14:paraId="09788601" w14:textId="2CBBB8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51" w:author="Andreas Kuehne" w:date="2019-05-31T12:22:00Z"/>
                <w:rStyle w:val="Datatype"/>
              </w:rPr>
            </w:pPr>
            <w:del w:id="21652" w:author="Andreas Kuehne" w:date="2019-05-31T12:22:00Z">
              <w:r w:rsidRPr="002062A5" w:rsidDel="00B33063">
                <w:rPr>
                  <w:rStyle w:val="Datatype"/>
                </w:rPr>
                <w:delText>procDetails</w:delText>
              </w:r>
              <w:bookmarkStart w:id="21653" w:name="_Toc10202312"/>
              <w:bookmarkEnd w:id="21653"/>
            </w:del>
          </w:p>
        </w:tc>
        <w:bookmarkStart w:id="21654" w:name="_Toc10202313"/>
        <w:bookmarkEnd w:id="21654"/>
      </w:tr>
      <w:tr w:rsidR="00564C22" w:rsidDel="00B33063" w14:paraId="71BC60CE" w14:textId="19EBD8F2" w:rsidTr="00564C22">
        <w:trPr>
          <w:del w:id="216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9C923F" w14:textId="10B0B116" w:rsidR="00564C22" w:rsidRPr="002062A5" w:rsidDel="00B33063" w:rsidRDefault="009B1AF1" w:rsidP="00564C22">
            <w:pPr>
              <w:pStyle w:val="Beschriftung"/>
              <w:rPr>
                <w:del w:id="21656" w:author="Andreas Kuehne" w:date="2019-05-31T12:22:00Z"/>
                <w:rStyle w:val="Datatype"/>
                <w:b w:val="0"/>
                <w:bCs w:val="0"/>
              </w:rPr>
            </w:pPr>
            <w:del w:id="21657" w:author="Andreas Kuehne" w:date="2019-05-31T12:22:00Z">
              <w:r w:rsidRPr="002062A5" w:rsidDel="00B33063">
                <w:rPr>
                  <w:rStyle w:val="Datatype"/>
                </w:rPr>
                <w:delText>Properties</w:delText>
              </w:r>
              <w:bookmarkStart w:id="21658" w:name="_Toc10202314"/>
              <w:bookmarkEnd w:id="21658"/>
            </w:del>
          </w:p>
        </w:tc>
        <w:tc>
          <w:tcPr>
            <w:tcW w:w="4675" w:type="dxa"/>
          </w:tcPr>
          <w:p w14:paraId="17A36091" w14:textId="6E0D9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59" w:author="Andreas Kuehne" w:date="2019-05-31T12:22:00Z"/>
                <w:rStyle w:val="Datatype"/>
              </w:rPr>
            </w:pPr>
            <w:del w:id="21660" w:author="Andreas Kuehne" w:date="2019-05-31T12:22:00Z">
              <w:r w:rsidRPr="002062A5" w:rsidDel="00B33063">
                <w:rPr>
                  <w:rStyle w:val="Datatype"/>
                </w:rPr>
                <w:delText>props</w:delText>
              </w:r>
              <w:bookmarkStart w:id="21661" w:name="_Toc10202315"/>
              <w:bookmarkEnd w:id="21661"/>
            </w:del>
          </w:p>
        </w:tc>
        <w:bookmarkStart w:id="21662" w:name="_Toc10202316"/>
        <w:bookmarkEnd w:id="21662"/>
      </w:tr>
      <w:tr w:rsidR="00564C22" w:rsidDel="00B33063" w14:paraId="1F4B1CB9" w14:textId="465873DB" w:rsidTr="00564C22">
        <w:trPr>
          <w:del w:id="216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DABFA3" w14:textId="630B8BCA" w:rsidR="00564C22" w:rsidRPr="002062A5" w:rsidDel="00B33063" w:rsidRDefault="009B1AF1" w:rsidP="00564C22">
            <w:pPr>
              <w:pStyle w:val="Beschriftung"/>
              <w:rPr>
                <w:del w:id="21664" w:author="Andreas Kuehne" w:date="2019-05-31T12:22:00Z"/>
                <w:rStyle w:val="Datatype"/>
                <w:b w:val="0"/>
                <w:bCs w:val="0"/>
              </w:rPr>
            </w:pPr>
            <w:del w:id="21665" w:author="Andreas Kuehne" w:date="2019-05-31T12:22:00Z">
              <w:r w:rsidRPr="002062A5" w:rsidDel="00B33063">
                <w:rPr>
                  <w:rStyle w:val="Datatype"/>
                </w:rPr>
                <w:delText>Property</w:delText>
              </w:r>
              <w:bookmarkStart w:id="21666" w:name="_Toc10202317"/>
              <w:bookmarkEnd w:id="21666"/>
            </w:del>
          </w:p>
        </w:tc>
        <w:tc>
          <w:tcPr>
            <w:tcW w:w="4675" w:type="dxa"/>
          </w:tcPr>
          <w:p w14:paraId="7CF6B357" w14:textId="612AE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67" w:author="Andreas Kuehne" w:date="2019-05-31T12:22:00Z"/>
                <w:rStyle w:val="Datatype"/>
              </w:rPr>
            </w:pPr>
            <w:del w:id="21668" w:author="Andreas Kuehne" w:date="2019-05-31T12:22:00Z">
              <w:r w:rsidRPr="002062A5" w:rsidDel="00B33063">
                <w:rPr>
                  <w:rStyle w:val="Datatype"/>
                </w:rPr>
                <w:delText>prop</w:delText>
              </w:r>
              <w:bookmarkStart w:id="21669" w:name="_Toc10202318"/>
              <w:bookmarkEnd w:id="21669"/>
            </w:del>
          </w:p>
        </w:tc>
        <w:bookmarkStart w:id="21670" w:name="_Toc10202319"/>
        <w:bookmarkEnd w:id="21670"/>
      </w:tr>
      <w:tr w:rsidR="00564C22" w:rsidDel="00B33063" w14:paraId="0F55EBAB" w14:textId="30C91679" w:rsidTr="00564C22">
        <w:trPr>
          <w:del w:id="216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99B276" w14:textId="14DC4258" w:rsidR="00564C22" w:rsidRPr="002062A5" w:rsidDel="00B33063" w:rsidRDefault="009B1AF1" w:rsidP="00564C22">
            <w:pPr>
              <w:pStyle w:val="Beschriftung"/>
              <w:rPr>
                <w:del w:id="21672" w:author="Andreas Kuehne" w:date="2019-05-31T12:22:00Z"/>
                <w:rStyle w:val="Datatype"/>
                <w:b w:val="0"/>
                <w:bCs w:val="0"/>
              </w:rPr>
            </w:pPr>
            <w:del w:id="21673" w:author="Andreas Kuehne" w:date="2019-05-31T12:22:00Z">
              <w:r w:rsidRPr="002062A5" w:rsidDel="00B33063">
                <w:rPr>
                  <w:rStyle w:val="Datatype"/>
                </w:rPr>
                <w:delText>Recipient</w:delText>
              </w:r>
              <w:bookmarkStart w:id="21674" w:name="_Toc10202320"/>
              <w:bookmarkEnd w:id="21674"/>
            </w:del>
          </w:p>
        </w:tc>
        <w:tc>
          <w:tcPr>
            <w:tcW w:w="4675" w:type="dxa"/>
          </w:tcPr>
          <w:p w14:paraId="666016C2" w14:textId="0A4269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75" w:author="Andreas Kuehne" w:date="2019-05-31T12:22:00Z"/>
                <w:rStyle w:val="Datatype"/>
              </w:rPr>
            </w:pPr>
            <w:del w:id="21676" w:author="Andreas Kuehne" w:date="2019-05-31T12:22:00Z">
              <w:r w:rsidRPr="002062A5" w:rsidDel="00B33063">
                <w:rPr>
                  <w:rStyle w:val="Datatype"/>
                </w:rPr>
                <w:delText>recipient</w:delText>
              </w:r>
              <w:bookmarkStart w:id="21677" w:name="_Toc10202321"/>
              <w:bookmarkEnd w:id="21677"/>
            </w:del>
          </w:p>
        </w:tc>
        <w:bookmarkStart w:id="21678" w:name="_Toc10202322"/>
        <w:bookmarkEnd w:id="21678"/>
      </w:tr>
      <w:tr w:rsidR="00564C22" w:rsidDel="00B33063" w14:paraId="6A0ABAE8" w14:textId="34E3D79D" w:rsidTr="00564C22">
        <w:trPr>
          <w:del w:id="216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3EB4C4" w14:textId="39B830D6" w:rsidR="00564C22" w:rsidRPr="002062A5" w:rsidDel="00B33063" w:rsidRDefault="009B1AF1" w:rsidP="00564C22">
            <w:pPr>
              <w:pStyle w:val="Beschriftung"/>
              <w:rPr>
                <w:del w:id="21680" w:author="Andreas Kuehne" w:date="2019-05-31T12:22:00Z"/>
                <w:rStyle w:val="Datatype"/>
                <w:b w:val="0"/>
                <w:bCs w:val="0"/>
              </w:rPr>
            </w:pPr>
            <w:del w:id="21681" w:author="Andreas Kuehne" w:date="2019-05-31T12:22:00Z">
              <w:r w:rsidRPr="002062A5" w:rsidDel="00B33063">
                <w:rPr>
                  <w:rStyle w:val="Datatype"/>
                </w:rPr>
                <w:delText>Ref</w:delText>
              </w:r>
              <w:bookmarkStart w:id="21682" w:name="_Toc10202323"/>
              <w:bookmarkEnd w:id="21682"/>
            </w:del>
          </w:p>
        </w:tc>
        <w:tc>
          <w:tcPr>
            <w:tcW w:w="4675" w:type="dxa"/>
          </w:tcPr>
          <w:p w14:paraId="76A9C580" w14:textId="423636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83" w:author="Andreas Kuehne" w:date="2019-05-31T12:22:00Z"/>
                <w:rStyle w:val="Datatype"/>
              </w:rPr>
            </w:pPr>
            <w:del w:id="21684" w:author="Andreas Kuehne" w:date="2019-05-31T12:22:00Z">
              <w:r w:rsidRPr="002062A5" w:rsidDel="00B33063">
                <w:rPr>
                  <w:rStyle w:val="Datatype"/>
                </w:rPr>
                <w:delText>ref</w:delText>
              </w:r>
              <w:bookmarkStart w:id="21685" w:name="_Toc10202324"/>
              <w:bookmarkEnd w:id="21685"/>
            </w:del>
          </w:p>
        </w:tc>
        <w:bookmarkStart w:id="21686" w:name="_Toc10202325"/>
        <w:bookmarkEnd w:id="21686"/>
      </w:tr>
      <w:tr w:rsidR="00564C22" w:rsidDel="00B33063" w14:paraId="5AB5F707" w14:textId="4D2DE85C" w:rsidTr="00564C22">
        <w:trPr>
          <w:del w:id="216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B1366A" w14:textId="00A09071" w:rsidR="00564C22" w:rsidRPr="002062A5" w:rsidDel="00B33063" w:rsidRDefault="009B1AF1" w:rsidP="00564C22">
            <w:pPr>
              <w:pStyle w:val="Beschriftung"/>
              <w:rPr>
                <w:del w:id="21688" w:author="Andreas Kuehne" w:date="2019-05-31T12:22:00Z"/>
                <w:rStyle w:val="Datatype"/>
                <w:b w:val="0"/>
                <w:bCs w:val="0"/>
              </w:rPr>
            </w:pPr>
            <w:del w:id="21689" w:author="Andreas Kuehne" w:date="2019-05-31T12:22:00Z">
              <w:r w:rsidRPr="002062A5" w:rsidDel="00B33063">
                <w:rPr>
                  <w:rStyle w:val="Datatype"/>
                </w:rPr>
                <w:delText>ReferenceXpath</w:delText>
              </w:r>
              <w:bookmarkStart w:id="21690" w:name="_Toc10202326"/>
              <w:bookmarkEnd w:id="21690"/>
            </w:del>
          </w:p>
        </w:tc>
        <w:tc>
          <w:tcPr>
            <w:tcW w:w="4675" w:type="dxa"/>
          </w:tcPr>
          <w:p w14:paraId="01815C13" w14:textId="54A8075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91" w:author="Andreas Kuehne" w:date="2019-05-31T12:22:00Z"/>
                <w:rStyle w:val="Datatype"/>
              </w:rPr>
            </w:pPr>
            <w:del w:id="21692" w:author="Andreas Kuehne" w:date="2019-05-31T12:22:00Z">
              <w:r w:rsidRPr="002062A5" w:rsidDel="00B33063">
                <w:rPr>
                  <w:rStyle w:val="Datatype"/>
                </w:rPr>
                <w:delText>xPath</w:delText>
              </w:r>
              <w:bookmarkStart w:id="21693" w:name="_Toc10202327"/>
              <w:bookmarkEnd w:id="21693"/>
            </w:del>
          </w:p>
        </w:tc>
        <w:bookmarkStart w:id="21694" w:name="_Toc10202328"/>
        <w:bookmarkEnd w:id="21694"/>
      </w:tr>
      <w:tr w:rsidR="00564C22" w:rsidDel="00B33063" w14:paraId="5014060F" w14:textId="4214199F" w:rsidTr="00564C22">
        <w:trPr>
          <w:del w:id="216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D2B53E" w14:textId="7EAACB1A" w:rsidR="00564C22" w:rsidRPr="002062A5" w:rsidDel="00B33063" w:rsidRDefault="009B1AF1" w:rsidP="00564C22">
            <w:pPr>
              <w:pStyle w:val="Beschriftung"/>
              <w:rPr>
                <w:del w:id="21696" w:author="Andreas Kuehne" w:date="2019-05-31T12:22:00Z"/>
                <w:rStyle w:val="Datatype"/>
                <w:b w:val="0"/>
                <w:bCs w:val="0"/>
              </w:rPr>
            </w:pPr>
            <w:del w:id="21697" w:author="Andreas Kuehne" w:date="2019-05-31T12:22:00Z">
              <w:r w:rsidRPr="002062A5" w:rsidDel="00B33063">
                <w:rPr>
                  <w:rStyle w:val="Datatype"/>
                </w:rPr>
                <w:delText>RefId</w:delText>
              </w:r>
              <w:bookmarkStart w:id="21698" w:name="_Toc10202329"/>
              <w:bookmarkEnd w:id="21698"/>
            </w:del>
          </w:p>
        </w:tc>
        <w:tc>
          <w:tcPr>
            <w:tcW w:w="4675" w:type="dxa"/>
          </w:tcPr>
          <w:p w14:paraId="5B7FC777" w14:textId="71F794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99" w:author="Andreas Kuehne" w:date="2019-05-31T12:22:00Z"/>
                <w:rStyle w:val="Datatype"/>
              </w:rPr>
            </w:pPr>
            <w:del w:id="21700" w:author="Andreas Kuehne" w:date="2019-05-31T12:22:00Z">
              <w:r w:rsidRPr="002062A5" w:rsidDel="00B33063">
                <w:rPr>
                  <w:rStyle w:val="Datatype"/>
                </w:rPr>
                <w:delText>refId</w:delText>
              </w:r>
              <w:bookmarkStart w:id="21701" w:name="_Toc10202330"/>
              <w:bookmarkEnd w:id="21701"/>
            </w:del>
          </w:p>
        </w:tc>
        <w:bookmarkStart w:id="21702" w:name="_Toc10202331"/>
        <w:bookmarkEnd w:id="21702"/>
      </w:tr>
      <w:tr w:rsidR="00564C22" w:rsidDel="00B33063" w14:paraId="06774E66" w14:textId="6703C238" w:rsidTr="00564C22">
        <w:trPr>
          <w:del w:id="217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394185" w14:textId="466D361F" w:rsidR="00564C22" w:rsidRPr="002062A5" w:rsidDel="00B33063" w:rsidRDefault="009B1AF1" w:rsidP="00564C22">
            <w:pPr>
              <w:pStyle w:val="Beschriftung"/>
              <w:rPr>
                <w:del w:id="21704" w:author="Andreas Kuehne" w:date="2019-05-31T12:22:00Z"/>
                <w:rStyle w:val="Datatype"/>
                <w:b w:val="0"/>
                <w:bCs w:val="0"/>
              </w:rPr>
            </w:pPr>
            <w:del w:id="21705" w:author="Andreas Kuehne" w:date="2019-05-31T12:22:00Z">
              <w:r w:rsidRPr="002062A5" w:rsidDel="00B33063">
                <w:rPr>
                  <w:rStyle w:val="Datatype"/>
                </w:rPr>
                <w:delText>RefType</w:delText>
              </w:r>
              <w:bookmarkStart w:id="21706" w:name="_Toc10202332"/>
              <w:bookmarkEnd w:id="21706"/>
            </w:del>
          </w:p>
        </w:tc>
        <w:tc>
          <w:tcPr>
            <w:tcW w:w="4675" w:type="dxa"/>
          </w:tcPr>
          <w:p w14:paraId="4E935D83" w14:textId="3E0BD55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07" w:author="Andreas Kuehne" w:date="2019-05-31T12:22:00Z"/>
                <w:rStyle w:val="Datatype"/>
              </w:rPr>
            </w:pPr>
            <w:del w:id="21708" w:author="Andreas Kuehne" w:date="2019-05-31T12:22:00Z">
              <w:r w:rsidRPr="002062A5" w:rsidDel="00B33063">
                <w:rPr>
                  <w:rStyle w:val="Datatype"/>
                </w:rPr>
                <w:delText>refType</w:delText>
              </w:r>
              <w:bookmarkStart w:id="21709" w:name="_Toc10202333"/>
              <w:bookmarkEnd w:id="21709"/>
            </w:del>
          </w:p>
        </w:tc>
        <w:bookmarkStart w:id="21710" w:name="_Toc10202334"/>
        <w:bookmarkEnd w:id="21710"/>
      </w:tr>
      <w:tr w:rsidR="00564C22" w:rsidDel="00B33063" w14:paraId="69472CB7" w14:textId="4FD28EE4" w:rsidTr="00564C22">
        <w:trPr>
          <w:del w:id="217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07506F" w14:textId="7FB98E68" w:rsidR="00564C22" w:rsidRPr="002062A5" w:rsidDel="00B33063" w:rsidRDefault="009B1AF1" w:rsidP="00564C22">
            <w:pPr>
              <w:pStyle w:val="Beschriftung"/>
              <w:rPr>
                <w:del w:id="21712" w:author="Andreas Kuehne" w:date="2019-05-31T12:22:00Z"/>
                <w:rStyle w:val="Datatype"/>
                <w:b w:val="0"/>
                <w:bCs w:val="0"/>
              </w:rPr>
            </w:pPr>
            <w:del w:id="21713" w:author="Andreas Kuehne" w:date="2019-05-31T12:22:00Z">
              <w:r w:rsidRPr="002062A5" w:rsidDel="00B33063">
                <w:rPr>
                  <w:rStyle w:val="Datatype"/>
                </w:rPr>
                <w:delText>RefURI</w:delText>
              </w:r>
              <w:bookmarkStart w:id="21714" w:name="_Toc10202335"/>
              <w:bookmarkEnd w:id="21714"/>
            </w:del>
          </w:p>
        </w:tc>
        <w:tc>
          <w:tcPr>
            <w:tcW w:w="4675" w:type="dxa"/>
          </w:tcPr>
          <w:p w14:paraId="75A580B2" w14:textId="69A3E6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15" w:author="Andreas Kuehne" w:date="2019-05-31T12:22:00Z"/>
                <w:rStyle w:val="Datatype"/>
              </w:rPr>
            </w:pPr>
            <w:del w:id="21716" w:author="Andreas Kuehne" w:date="2019-05-31T12:22:00Z">
              <w:r w:rsidRPr="002062A5" w:rsidDel="00B33063">
                <w:rPr>
                  <w:rStyle w:val="Datatype"/>
                </w:rPr>
                <w:delText>refURI</w:delText>
              </w:r>
              <w:bookmarkStart w:id="21717" w:name="_Toc10202336"/>
              <w:bookmarkEnd w:id="21717"/>
            </w:del>
          </w:p>
        </w:tc>
        <w:bookmarkStart w:id="21718" w:name="_Toc10202337"/>
        <w:bookmarkEnd w:id="21718"/>
      </w:tr>
      <w:tr w:rsidR="00564C22" w:rsidDel="00B33063" w14:paraId="4A46556C" w14:textId="1F9ACF3B" w:rsidTr="00564C22">
        <w:trPr>
          <w:del w:id="217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B52A7" w14:textId="07959CD0" w:rsidR="00564C22" w:rsidRPr="002062A5" w:rsidDel="00B33063" w:rsidRDefault="009B1AF1" w:rsidP="00564C22">
            <w:pPr>
              <w:pStyle w:val="Beschriftung"/>
              <w:rPr>
                <w:del w:id="21720" w:author="Andreas Kuehne" w:date="2019-05-31T12:22:00Z"/>
                <w:rStyle w:val="Datatype"/>
                <w:b w:val="0"/>
                <w:bCs w:val="0"/>
              </w:rPr>
            </w:pPr>
            <w:del w:id="21721" w:author="Andreas Kuehne" w:date="2019-05-31T12:22:00Z">
              <w:r w:rsidRPr="002062A5" w:rsidDel="00B33063">
                <w:rPr>
                  <w:rStyle w:val="Datatype"/>
                </w:rPr>
                <w:delText>RequestID</w:delText>
              </w:r>
              <w:bookmarkStart w:id="21722" w:name="_Toc10202338"/>
              <w:bookmarkEnd w:id="21722"/>
            </w:del>
          </w:p>
        </w:tc>
        <w:tc>
          <w:tcPr>
            <w:tcW w:w="4675" w:type="dxa"/>
          </w:tcPr>
          <w:p w14:paraId="7DEEB944" w14:textId="4ACFC3E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23" w:author="Andreas Kuehne" w:date="2019-05-31T12:22:00Z"/>
                <w:rStyle w:val="Datatype"/>
              </w:rPr>
            </w:pPr>
            <w:del w:id="21724" w:author="Andreas Kuehne" w:date="2019-05-31T12:22:00Z">
              <w:r w:rsidRPr="002062A5" w:rsidDel="00B33063">
                <w:rPr>
                  <w:rStyle w:val="Datatype"/>
                </w:rPr>
                <w:delText>reqID</w:delText>
              </w:r>
              <w:bookmarkStart w:id="21725" w:name="_Toc10202339"/>
              <w:bookmarkEnd w:id="21725"/>
            </w:del>
          </w:p>
        </w:tc>
        <w:bookmarkStart w:id="21726" w:name="_Toc10202340"/>
        <w:bookmarkEnd w:id="21726"/>
      </w:tr>
      <w:tr w:rsidR="00564C22" w:rsidDel="00B33063" w14:paraId="4013F66A" w14:textId="1FF583D9" w:rsidTr="00564C22">
        <w:trPr>
          <w:del w:id="217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47E37C" w14:textId="34849B49" w:rsidR="00564C22" w:rsidRPr="002062A5" w:rsidDel="00B33063" w:rsidRDefault="009B1AF1" w:rsidP="00564C22">
            <w:pPr>
              <w:pStyle w:val="Beschriftung"/>
              <w:rPr>
                <w:del w:id="21728" w:author="Andreas Kuehne" w:date="2019-05-31T12:22:00Z"/>
                <w:rStyle w:val="Datatype"/>
                <w:b w:val="0"/>
                <w:bCs w:val="0"/>
              </w:rPr>
            </w:pPr>
            <w:del w:id="21729" w:author="Andreas Kuehne" w:date="2019-05-31T12:22:00Z">
              <w:r w:rsidRPr="002062A5" w:rsidDel="00B33063">
                <w:rPr>
                  <w:rStyle w:val="Datatype"/>
                </w:rPr>
                <w:delText>ResponseID</w:delText>
              </w:r>
              <w:bookmarkStart w:id="21730" w:name="_Toc10202341"/>
              <w:bookmarkEnd w:id="21730"/>
            </w:del>
          </w:p>
        </w:tc>
        <w:tc>
          <w:tcPr>
            <w:tcW w:w="4675" w:type="dxa"/>
          </w:tcPr>
          <w:p w14:paraId="6BEEB7F4" w14:textId="42B7CB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31" w:author="Andreas Kuehne" w:date="2019-05-31T12:22:00Z"/>
                <w:rStyle w:val="Datatype"/>
              </w:rPr>
            </w:pPr>
            <w:del w:id="21732" w:author="Andreas Kuehne" w:date="2019-05-31T12:22:00Z">
              <w:r w:rsidRPr="002062A5" w:rsidDel="00B33063">
                <w:rPr>
                  <w:rStyle w:val="Datatype"/>
                </w:rPr>
                <w:delText>respID</w:delText>
              </w:r>
              <w:bookmarkStart w:id="21733" w:name="_Toc10202342"/>
              <w:bookmarkEnd w:id="21733"/>
            </w:del>
          </w:p>
        </w:tc>
        <w:bookmarkStart w:id="21734" w:name="_Toc10202343"/>
        <w:bookmarkEnd w:id="21734"/>
      </w:tr>
      <w:tr w:rsidR="00564C22" w:rsidDel="00B33063" w14:paraId="61DF06B7" w14:textId="10E6FDF5" w:rsidTr="00564C22">
        <w:trPr>
          <w:del w:id="217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E11434" w14:textId="47C3D633" w:rsidR="00564C22" w:rsidRPr="002062A5" w:rsidDel="00B33063" w:rsidRDefault="009B1AF1" w:rsidP="00564C22">
            <w:pPr>
              <w:pStyle w:val="Beschriftung"/>
              <w:rPr>
                <w:del w:id="21736" w:author="Andreas Kuehne" w:date="2019-05-31T12:22:00Z"/>
                <w:rStyle w:val="Datatype"/>
                <w:b w:val="0"/>
                <w:bCs w:val="0"/>
              </w:rPr>
            </w:pPr>
            <w:del w:id="21737" w:author="Andreas Kuehne" w:date="2019-05-31T12:22:00Z">
              <w:r w:rsidRPr="002062A5" w:rsidDel="00B33063">
                <w:rPr>
                  <w:rStyle w:val="Datatype"/>
                </w:rPr>
                <w:delText>Result</w:delText>
              </w:r>
              <w:bookmarkStart w:id="21738" w:name="_Toc10202344"/>
              <w:bookmarkEnd w:id="21738"/>
            </w:del>
          </w:p>
        </w:tc>
        <w:tc>
          <w:tcPr>
            <w:tcW w:w="4675" w:type="dxa"/>
          </w:tcPr>
          <w:p w14:paraId="4DD0E49C" w14:textId="123B88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39" w:author="Andreas Kuehne" w:date="2019-05-31T12:22:00Z"/>
                <w:rStyle w:val="Datatype"/>
              </w:rPr>
            </w:pPr>
            <w:del w:id="21740" w:author="Andreas Kuehne" w:date="2019-05-31T12:22:00Z">
              <w:r w:rsidRPr="002062A5" w:rsidDel="00B33063">
                <w:rPr>
                  <w:rStyle w:val="Datatype"/>
                </w:rPr>
                <w:delText>result</w:delText>
              </w:r>
              <w:bookmarkStart w:id="21741" w:name="_Toc10202345"/>
              <w:bookmarkEnd w:id="21741"/>
            </w:del>
          </w:p>
        </w:tc>
        <w:bookmarkStart w:id="21742" w:name="_Toc10202346"/>
        <w:bookmarkEnd w:id="21742"/>
      </w:tr>
      <w:tr w:rsidR="00564C22" w:rsidDel="00B33063" w14:paraId="45D74712" w14:textId="13AA6945" w:rsidTr="00564C22">
        <w:trPr>
          <w:del w:id="217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1196B6" w14:textId="63D77D23" w:rsidR="00564C22" w:rsidRPr="002062A5" w:rsidDel="00B33063" w:rsidRDefault="009B1AF1" w:rsidP="00564C22">
            <w:pPr>
              <w:pStyle w:val="Beschriftung"/>
              <w:rPr>
                <w:del w:id="21744" w:author="Andreas Kuehne" w:date="2019-05-31T12:22:00Z"/>
                <w:rStyle w:val="Datatype"/>
                <w:b w:val="0"/>
                <w:bCs w:val="0"/>
              </w:rPr>
            </w:pPr>
            <w:del w:id="21745" w:author="Andreas Kuehne" w:date="2019-05-31T12:22:00Z">
              <w:r w:rsidRPr="002062A5" w:rsidDel="00B33063">
                <w:rPr>
                  <w:rStyle w:val="Datatype"/>
                </w:rPr>
                <w:delText>ResultMajor</w:delText>
              </w:r>
              <w:bookmarkStart w:id="21746" w:name="_Toc10202347"/>
              <w:bookmarkEnd w:id="21746"/>
            </w:del>
          </w:p>
        </w:tc>
        <w:tc>
          <w:tcPr>
            <w:tcW w:w="4675" w:type="dxa"/>
          </w:tcPr>
          <w:p w14:paraId="71CFA419" w14:textId="61A1B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47" w:author="Andreas Kuehne" w:date="2019-05-31T12:22:00Z"/>
                <w:rStyle w:val="Datatype"/>
              </w:rPr>
            </w:pPr>
            <w:del w:id="21748" w:author="Andreas Kuehne" w:date="2019-05-31T12:22:00Z">
              <w:r w:rsidRPr="002062A5" w:rsidDel="00B33063">
                <w:rPr>
                  <w:rStyle w:val="Datatype"/>
                </w:rPr>
                <w:delText>maj</w:delText>
              </w:r>
              <w:bookmarkStart w:id="21749" w:name="_Toc10202348"/>
              <w:bookmarkEnd w:id="21749"/>
            </w:del>
          </w:p>
        </w:tc>
        <w:bookmarkStart w:id="21750" w:name="_Toc10202349"/>
        <w:bookmarkEnd w:id="21750"/>
      </w:tr>
      <w:tr w:rsidR="00564C22" w:rsidDel="00B33063" w14:paraId="6406D31F" w14:textId="18BD193D" w:rsidTr="00564C22">
        <w:trPr>
          <w:del w:id="217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CE5E45" w14:textId="767E6B75" w:rsidR="00564C22" w:rsidRPr="002062A5" w:rsidDel="00B33063" w:rsidRDefault="009B1AF1" w:rsidP="00564C22">
            <w:pPr>
              <w:pStyle w:val="Beschriftung"/>
              <w:rPr>
                <w:del w:id="21752" w:author="Andreas Kuehne" w:date="2019-05-31T12:22:00Z"/>
                <w:rStyle w:val="Datatype"/>
                <w:b w:val="0"/>
                <w:bCs w:val="0"/>
              </w:rPr>
            </w:pPr>
            <w:del w:id="21753" w:author="Andreas Kuehne" w:date="2019-05-31T12:22:00Z">
              <w:r w:rsidRPr="002062A5" w:rsidDel="00B33063">
                <w:rPr>
                  <w:rStyle w:val="Datatype"/>
                </w:rPr>
                <w:delText>ResultMessage</w:delText>
              </w:r>
              <w:bookmarkStart w:id="21754" w:name="_Toc10202350"/>
              <w:bookmarkEnd w:id="21754"/>
            </w:del>
          </w:p>
        </w:tc>
        <w:tc>
          <w:tcPr>
            <w:tcW w:w="4675" w:type="dxa"/>
          </w:tcPr>
          <w:p w14:paraId="7E036A02" w14:textId="2E65F6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55" w:author="Andreas Kuehne" w:date="2019-05-31T12:22:00Z"/>
                <w:rStyle w:val="Datatype"/>
              </w:rPr>
            </w:pPr>
            <w:del w:id="21756" w:author="Andreas Kuehne" w:date="2019-05-31T12:22:00Z">
              <w:r w:rsidRPr="002062A5" w:rsidDel="00B33063">
                <w:rPr>
                  <w:rStyle w:val="Datatype"/>
                </w:rPr>
                <w:delText>msg</w:delText>
              </w:r>
              <w:bookmarkStart w:id="21757" w:name="_Toc10202351"/>
              <w:bookmarkEnd w:id="21757"/>
            </w:del>
          </w:p>
        </w:tc>
        <w:bookmarkStart w:id="21758" w:name="_Toc10202352"/>
        <w:bookmarkEnd w:id="21758"/>
      </w:tr>
      <w:tr w:rsidR="00564C22" w:rsidDel="00B33063" w14:paraId="791B2BA4" w14:textId="2CE7C114" w:rsidTr="00564C22">
        <w:trPr>
          <w:del w:id="21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E4AF6" w14:textId="6366E749" w:rsidR="00564C22" w:rsidRPr="002062A5" w:rsidDel="00B33063" w:rsidRDefault="009B1AF1" w:rsidP="00564C22">
            <w:pPr>
              <w:pStyle w:val="Beschriftung"/>
              <w:rPr>
                <w:del w:id="21760" w:author="Andreas Kuehne" w:date="2019-05-31T12:22:00Z"/>
                <w:rStyle w:val="Datatype"/>
                <w:b w:val="0"/>
                <w:bCs w:val="0"/>
              </w:rPr>
            </w:pPr>
            <w:del w:id="21761" w:author="Andreas Kuehne" w:date="2019-05-31T12:22:00Z">
              <w:r w:rsidRPr="002062A5" w:rsidDel="00B33063">
                <w:rPr>
                  <w:rStyle w:val="Datatype"/>
                </w:rPr>
                <w:delText>ResultMinor</w:delText>
              </w:r>
              <w:bookmarkStart w:id="21762" w:name="_Toc10202353"/>
              <w:bookmarkEnd w:id="21762"/>
            </w:del>
          </w:p>
        </w:tc>
        <w:tc>
          <w:tcPr>
            <w:tcW w:w="4675" w:type="dxa"/>
          </w:tcPr>
          <w:p w14:paraId="0EEEC57E" w14:textId="58CC33B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63" w:author="Andreas Kuehne" w:date="2019-05-31T12:22:00Z"/>
                <w:rStyle w:val="Datatype"/>
              </w:rPr>
            </w:pPr>
            <w:del w:id="21764" w:author="Andreas Kuehne" w:date="2019-05-31T12:22:00Z">
              <w:r w:rsidRPr="002062A5" w:rsidDel="00B33063">
                <w:rPr>
                  <w:rStyle w:val="Datatype"/>
                </w:rPr>
                <w:delText>min</w:delText>
              </w:r>
              <w:bookmarkStart w:id="21765" w:name="_Toc10202354"/>
              <w:bookmarkEnd w:id="21765"/>
            </w:del>
          </w:p>
        </w:tc>
        <w:bookmarkStart w:id="21766" w:name="_Toc10202355"/>
        <w:bookmarkEnd w:id="21766"/>
      </w:tr>
      <w:tr w:rsidR="00564C22" w:rsidDel="00B33063" w14:paraId="5DD34930" w14:textId="51569CDC" w:rsidTr="00564C22">
        <w:trPr>
          <w:del w:id="217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662D9D" w14:textId="21B07BAF" w:rsidR="00564C22" w:rsidRPr="002062A5" w:rsidDel="00B33063" w:rsidRDefault="009B1AF1" w:rsidP="00564C22">
            <w:pPr>
              <w:pStyle w:val="Beschriftung"/>
              <w:rPr>
                <w:del w:id="21768" w:author="Andreas Kuehne" w:date="2019-05-31T12:22:00Z"/>
                <w:rStyle w:val="Datatype"/>
                <w:b w:val="0"/>
                <w:bCs w:val="0"/>
              </w:rPr>
            </w:pPr>
            <w:del w:id="21769" w:author="Andreas Kuehne" w:date="2019-05-31T12:22:00Z">
              <w:r w:rsidRPr="002062A5" w:rsidDel="00B33063">
                <w:rPr>
                  <w:rStyle w:val="Datatype"/>
                </w:rPr>
                <w:delText>ReturnAugmentedSignature</w:delText>
              </w:r>
              <w:bookmarkStart w:id="21770" w:name="_Toc10202356"/>
              <w:bookmarkEnd w:id="21770"/>
            </w:del>
          </w:p>
        </w:tc>
        <w:tc>
          <w:tcPr>
            <w:tcW w:w="4675" w:type="dxa"/>
          </w:tcPr>
          <w:p w14:paraId="44F09D67" w14:textId="46FC1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71" w:author="Andreas Kuehne" w:date="2019-05-31T12:22:00Z"/>
                <w:rStyle w:val="Datatype"/>
              </w:rPr>
            </w:pPr>
            <w:del w:id="21772" w:author="Andreas Kuehne" w:date="2019-05-31T12:22:00Z">
              <w:r w:rsidRPr="002062A5" w:rsidDel="00B33063">
                <w:rPr>
                  <w:rStyle w:val="Datatype"/>
                </w:rPr>
                <w:delText>returnAugmented</w:delText>
              </w:r>
              <w:bookmarkStart w:id="21773" w:name="_Toc10202357"/>
              <w:bookmarkEnd w:id="21773"/>
            </w:del>
          </w:p>
        </w:tc>
        <w:bookmarkStart w:id="21774" w:name="_Toc10202358"/>
        <w:bookmarkEnd w:id="21774"/>
      </w:tr>
      <w:tr w:rsidR="00564C22" w:rsidDel="00B33063" w14:paraId="18E57E5B" w14:textId="1B161DC8" w:rsidTr="00564C22">
        <w:trPr>
          <w:del w:id="217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ABAF4D" w14:textId="7C2F1A6B" w:rsidR="00564C22" w:rsidRPr="002062A5" w:rsidDel="00B33063" w:rsidRDefault="009B1AF1" w:rsidP="00564C22">
            <w:pPr>
              <w:pStyle w:val="Beschriftung"/>
              <w:rPr>
                <w:del w:id="21776" w:author="Andreas Kuehne" w:date="2019-05-31T12:22:00Z"/>
                <w:rStyle w:val="Datatype"/>
                <w:b w:val="0"/>
                <w:bCs w:val="0"/>
              </w:rPr>
            </w:pPr>
            <w:del w:id="21777" w:author="Andreas Kuehne" w:date="2019-05-31T12:22:00Z">
              <w:r w:rsidRPr="002062A5" w:rsidDel="00B33063">
                <w:rPr>
                  <w:rStyle w:val="Datatype"/>
                </w:rPr>
                <w:delText>ReturnProcessingDetails</w:delText>
              </w:r>
              <w:bookmarkStart w:id="21778" w:name="_Toc10202359"/>
              <w:bookmarkEnd w:id="21778"/>
            </w:del>
          </w:p>
        </w:tc>
        <w:tc>
          <w:tcPr>
            <w:tcW w:w="4675" w:type="dxa"/>
          </w:tcPr>
          <w:p w14:paraId="0E70CFED" w14:textId="71F9E6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79" w:author="Andreas Kuehne" w:date="2019-05-31T12:22:00Z"/>
                <w:rStyle w:val="Datatype"/>
              </w:rPr>
            </w:pPr>
            <w:del w:id="21780" w:author="Andreas Kuehne" w:date="2019-05-31T12:22:00Z">
              <w:r w:rsidRPr="002062A5" w:rsidDel="00B33063">
                <w:rPr>
                  <w:rStyle w:val="Datatype"/>
                </w:rPr>
                <w:delText>returnProcDetails</w:delText>
              </w:r>
              <w:bookmarkStart w:id="21781" w:name="_Toc10202360"/>
              <w:bookmarkEnd w:id="21781"/>
            </w:del>
          </w:p>
        </w:tc>
        <w:bookmarkStart w:id="21782" w:name="_Toc10202361"/>
        <w:bookmarkEnd w:id="21782"/>
      </w:tr>
      <w:tr w:rsidR="00564C22" w:rsidDel="00B33063" w14:paraId="2FC6DE01" w14:textId="61B7E889" w:rsidTr="00564C22">
        <w:trPr>
          <w:del w:id="217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D38EF" w14:textId="0C868C82" w:rsidR="00564C22" w:rsidRPr="002062A5" w:rsidDel="00B33063" w:rsidRDefault="009B1AF1" w:rsidP="00564C22">
            <w:pPr>
              <w:pStyle w:val="Beschriftung"/>
              <w:rPr>
                <w:del w:id="21784" w:author="Andreas Kuehne" w:date="2019-05-31T12:22:00Z"/>
                <w:rStyle w:val="Datatype"/>
                <w:b w:val="0"/>
                <w:bCs w:val="0"/>
              </w:rPr>
            </w:pPr>
            <w:del w:id="21785" w:author="Andreas Kuehne" w:date="2019-05-31T12:22:00Z">
              <w:r w:rsidRPr="002062A5" w:rsidDel="00B33063">
                <w:rPr>
                  <w:rStyle w:val="Datatype"/>
                </w:rPr>
                <w:delText>ReturnSignerIdentity</w:delText>
              </w:r>
              <w:bookmarkStart w:id="21786" w:name="_Toc10202362"/>
              <w:bookmarkEnd w:id="21786"/>
            </w:del>
          </w:p>
        </w:tc>
        <w:tc>
          <w:tcPr>
            <w:tcW w:w="4675" w:type="dxa"/>
          </w:tcPr>
          <w:p w14:paraId="5CEDF46D" w14:textId="5995C5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87" w:author="Andreas Kuehne" w:date="2019-05-31T12:22:00Z"/>
                <w:rStyle w:val="Datatype"/>
              </w:rPr>
            </w:pPr>
            <w:del w:id="21788" w:author="Andreas Kuehne" w:date="2019-05-31T12:22:00Z">
              <w:r w:rsidRPr="002062A5" w:rsidDel="00B33063">
                <w:rPr>
                  <w:rStyle w:val="Datatype"/>
                </w:rPr>
                <w:delText>returnSigner</w:delText>
              </w:r>
              <w:bookmarkStart w:id="21789" w:name="_Toc10202363"/>
              <w:bookmarkEnd w:id="21789"/>
            </w:del>
          </w:p>
        </w:tc>
        <w:bookmarkStart w:id="21790" w:name="_Toc10202364"/>
        <w:bookmarkEnd w:id="21790"/>
      </w:tr>
      <w:tr w:rsidR="00564C22" w:rsidDel="00B33063" w14:paraId="70970986" w14:textId="3957F67A" w:rsidTr="00564C22">
        <w:trPr>
          <w:del w:id="217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F8F1F" w14:textId="0767FD06" w:rsidR="00564C22" w:rsidRPr="002062A5" w:rsidDel="00B33063" w:rsidRDefault="009B1AF1" w:rsidP="00564C22">
            <w:pPr>
              <w:pStyle w:val="Beschriftung"/>
              <w:rPr>
                <w:del w:id="21792" w:author="Andreas Kuehne" w:date="2019-05-31T12:22:00Z"/>
                <w:rStyle w:val="Datatype"/>
                <w:b w:val="0"/>
                <w:bCs w:val="0"/>
              </w:rPr>
            </w:pPr>
            <w:del w:id="21793" w:author="Andreas Kuehne" w:date="2019-05-31T12:22:00Z">
              <w:r w:rsidRPr="002062A5" w:rsidDel="00B33063">
                <w:rPr>
                  <w:rStyle w:val="Datatype"/>
                </w:rPr>
                <w:delText>ReturnSigningTimeInfo</w:delText>
              </w:r>
              <w:bookmarkStart w:id="21794" w:name="_Toc10202365"/>
              <w:bookmarkEnd w:id="21794"/>
            </w:del>
          </w:p>
        </w:tc>
        <w:tc>
          <w:tcPr>
            <w:tcW w:w="4675" w:type="dxa"/>
          </w:tcPr>
          <w:p w14:paraId="50629265" w14:textId="4A97B71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795" w:author="Andreas Kuehne" w:date="2019-05-31T12:22:00Z"/>
                <w:rStyle w:val="Datatype"/>
              </w:rPr>
            </w:pPr>
            <w:del w:id="21796" w:author="Andreas Kuehne" w:date="2019-05-31T12:22:00Z">
              <w:r w:rsidRPr="002062A5" w:rsidDel="00B33063">
                <w:rPr>
                  <w:rStyle w:val="Datatype"/>
                </w:rPr>
                <w:delText>returnSigningTime</w:delText>
              </w:r>
              <w:bookmarkStart w:id="21797" w:name="_Toc10202366"/>
              <w:bookmarkEnd w:id="21797"/>
            </w:del>
          </w:p>
        </w:tc>
        <w:bookmarkStart w:id="21798" w:name="_Toc10202367"/>
        <w:bookmarkEnd w:id="21798"/>
      </w:tr>
      <w:tr w:rsidR="00564C22" w:rsidDel="00B33063" w14:paraId="4C44E42F" w14:textId="73F30041" w:rsidTr="00564C22">
        <w:trPr>
          <w:del w:id="217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555BE7" w14:textId="11ACDE25" w:rsidR="00564C22" w:rsidRPr="002062A5" w:rsidDel="00B33063" w:rsidRDefault="009B1AF1" w:rsidP="00564C22">
            <w:pPr>
              <w:pStyle w:val="Beschriftung"/>
              <w:rPr>
                <w:del w:id="21800" w:author="Andreas Kuehne" w:date="2019-05-31T12:22:00Z"/>
                <w:rStyle w:val="Datatype"/>
                <w:b w:val="0"/>
                <w:bCs w:val="0"/>
              </w:rPr>
            </w:pPr>
            <w:del w:id="21801" w:author="Andreas Kuehne" w:date="2019-05-31T12:22:00Z">
              <w:r w:rsidRPr="002062A5" w:rsidDel="00B33063">
                <w:rPr>
                  <w:rStyle w:val="Datatype"/>
                </w:rPr>
                <w:delText>ReturnTimestampedSignature</w:delText>
              </w:r>
              <w:bookmarkStart w:id="21802" w:name="_Toc10202368"/>
              <w:bookmarkEnd w:id="21802"/>
            </w:del>
          </w:p>
        </w:tc>
        <w:tc>
          <w:tcPr>
            <w:tcW w:w="4675" w:type="dxa"/>
          </w:tcPr>
          <w:p w14:paraId="7EB3A16E" w14:textId="47D5E65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03" w:author="Andreas Kuehne" w:date="2019-05-31T12:22:00Z"/>
                <w:rStyle w:val="Datatype"/>
              </w:rPr>
            </w:pPr>
            <w:del w:id="21804" w:author="Andreas Kuehne" w:date="2019-05-31T12:22:00Z">
              <w:r w:rsidRPr="002062A5" w:rsidDel="00B33063">
                <w:rPr>
                  <w:rStyle w:val="Datatype"/>
                </w:rPr>
                <w:delText>returnTimestamped</w:delText>
              </w:r>
              <w:bookmarkStart w:id="21805" w:name="_Toc10202369"/>
              <w:bookmarkEnd w:id="21805"/>
            </w:del>
          </w:p>
        </w:tc>
        <w:bookmarkStart w:id="21806" w:name="_Toc10202370"/>
        <w:bookmarkEnd w:id="21806"/>
      </w:tr>
      <w:tr w:rsidR="00564C22" w:rsidDel="00B33063" w14:paraId="5E9B9A89" w14:textId="56F8D738" w:rsidTr="00564C22">
        <w:trPr>
          <w:del w:id="218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F2B638" w14:textId="433F2CFC" w:rsidR="00564C22" w:rsidRPr="002062A5" w:rsidDel="00B33063" w:rsidRDefault="009B1AF1" w:rsidP="00564C22">
            <w:pPr>
              <w:pStyle w:val="Beschriftung"/>
              <w:rPr>
                <w:del w:id="21808" w:author="Andreas Kuehne" w:date="2019-05-31T12:22:00Z"/>
                <w:rStyle w:val="Datatype"/>
                <w:b w:val="0"/>
                <w:bCs w:val="0"/>
              </w:rPr>
            </w:pPr>
            <w:del w:id="21809" w:author="Andreas Kuehne" w:date="2019-05-31T12:22:00Z">
              <w:r w:rsidRPr="002062A5" w:rsidDel="00B33063">
                <w:rPr>
                  <w:rStyle w:val="Datatype"/>
                </w:rPr>
                <w:delText>ReturnVerificationTimeInfo</w:delText>
              </w:r>
              <w:bookmarkStart w:id="21810" w:name="_Toc10202371"/>
              <w:bookmarkEnd w:id="21810"/>
            </w:del>
          </w:p>
        </w:tc>
        <w:tc>
          <w:tcPr>
            <w:tcW w:w="4675" w:type="dxa"/>
          </w:tcPr>
          <w:p w14:paraId="3F453F56" w14:textId="45AB4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11" w:author="Andreas Kuehne" w:date="2019-05-31T12:22:00Z"/>
                <w:rStyle w:val="Datatype"/>
              </w:rPr>
            </w:pPr>
            <w:del w:id="21812" w:author="Andreas Kuehne" w:date="2019-05-31T12:22:00Z">
              <w:r w:rsidRPr="002062A5" w:rsidDel="00B33063">
                <w:rPr>
                  <w:rStyle w:val="Datatype"/>
                </w:rPr>
                <w:delText>returnVerificationTime</w:delText>
              </w:r>
              <w:bookmarkStart w:id="21813" w:name="_Toc10202372"/>
              <w:bookmarkEnd w:id="21813"/>
            </w:del>
          </w:p>
        </w:tc>
        <w:bookmarkStart w:id="21814" w:name="_Toc10202373"/>
        <w:bookmarkEnd w:id="21814"/>
      </w:tr>
      <w:tr w:rsidR="00564C22" w:rsidDel="00B33063" w14:paraId="3D879502" w14:textId="42BFB64D" w:rsidTr="00564C22">
        <w:trPr>
          <w:del w:id="218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8460E0" w14:textId="038B2132" w:rsidR="00564C22" w:rsidRPr="002062A5" w:rsidDel="00B33063" w:rsidRDefault="009B1AF1" w:rsidP="00564C22">
            <w:pPr>
              <w:pStyle w:val="Beschriftung"/>
              <w:rPr>
                <w:del w:id="21816" w:author="Andreas Kuehne" w:date="2019-05-31T12:22:00Z"/>
                <w:rStyle w:val="Datatype"/>
                <w:b w:val="0"/>
                <w:bCs w:val="0"/>
              </w:rPr>
            </w:pPr>
            <w:del w:id="21817" w:author="Andreas Kuehne" w:date="2019-05-31T12:22:00Z">
              <w:r w:rsidRPr="002062A5" w:rsidDel="00B33063">
                <w:rPr>
                  <w:rStyle w:val="Datatype"/>
                </w:rPr>
                <w:delText>Schema</w:delText>
              </w:r>
              <w:bookmarkStart w:id="21818" w:name="_Toc10202374"/>
              <w:bookmarkEnd w:id="21818"/>
            </w:del>
          </w:p>
        </w:tc>
        <w:tc>
          <w:tcPr>
            <w:tcW w:w="4675" w:type="dxa"/>
          </w:tcPr>
          <w:p w14:paraId="7B852273" w14:textId="10B9C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19" w:author="Andreas Kuehne" w:date="2019-05-31T12:22:00Z"/>
                <w:rStyle w:val="Datatype"/>
              </w:rPr>
            </w:pPr>
            <w:del w:id="21820" w:author="Andreas Kuehne" w:date="2019-05-31T12:22:00Z">
              <w:r w:rsidRPr="002062A5" w:rsidDel="00B33063">
                <w:rPr>
                  <w:rStyle w:val="Datatype"/>
                </w:rPr>
                <w:delText>schema</w:delText>
              </w:r>
              <w:bookmarkStart w:id="21821" w:name="_Toc10202375"/>
              <w:bookmarkEnd w:id="21821"/>
            </w:del>
          </w:p>
        </w:tc>
        <w:bookmarkStart w:id="21822" w:name="_Toc10202376"/>
        <w:bookmarkEnd w:id="21822"/>
      </w:tr>
      <w:tr w:rsidR="00564C22" w:rsidDel="00B33063" w14:paraId="0A8D02A7" w14:textId="40BA057A" w:rsidTr="00564C22">
        <w:trPr>
          <w:del w:id="218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6C31B0" w14:textId="4CFA019B" w:rsidR="00564C22" w:rsidRPr="002062A5" w:rsidDel="00B33063" w:rsidRDefault="009B1AF1" w:rsidP="00564C22">
            <w:pPr>
              <w:pStyle w:val="Beschriftung"/>
              <w:rPr>
                <w:del w:id="21824" w:author="Andreas Kuehne" w:date="2019-05-31T12:22:00Z"/>
                <w:rStyle w:val="Datatype"/>
                <w:b w:val="0"/>
                <w:bCs w:val="0"/>
              </w:rPr>
            </w:pPr>
            <w:del w:id="21825" w:author="Andreas Kuehne" w:date="2019-05-31T12:22:00Z">
              <w:r w:rsidRPr="002062A5" w:rsidDel="00B33063">
                <w:rPr>
                  <w:rStyle w:val="Datatype"/>
                </w:rPr>
                <w:delText>SchemaRefs</w:delText>
              </w:r>
              <w:bookmarkStart w:id="21826" w:name="_Toc10202377"/>
              <w:bookmarkEnd w:id="21826"/>
            </w:del>
          </w:p>
        </w:tc>
        <w:tc>
          <w:tcPr>
            <w:tcW w:w="4675" w:type="dxa"/>
          </w:tcPr>
          <w:p w14:paraId="72BAFD1C" w14:textId="14D169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27" w:author="Andreas Kuehne" w:date="2019-05-31T12:22:00Z"/>
                <w:rStyle w:val="Datatype"/>
              </w:rPr>
            </w:pPr>
            <w:del w:id="21828" w:author="Andreas Kuehne" w:date="2019-05-31T12:22:00Z">
              <w:r w:rsidRPr="002062A5" w:rsidDel="00B33063">
                <w:rPr>
                  <w:rStyle w:val="Datatype"/>
                </w:rPr>
                <w:delText>schemaRefs</w:delText>
              </w:r>
              <w:bookmarkStart w:id="21829" w:name="_Toc10202378"/>
              <w:bookmarkEnd w:id="21829"/>
            </w:del>
          </w:p>
        </w:tc>
        <w:bookmarkStart w:id="21830" w:name="_Toc10202379"/>
        <w:bookmarkEnd w:id="21830"/>
      </w:tr>
      <w:tr w:rsidR="00564C22" w:rsidDel="00B33063" w14:paraId="0658CB75" w14:textId="48B09003" w:rsidTr="00564C22">
        <w:trPr>
          <w:del w:id="21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AB6E4C" w14:textId="78A2ECC0" w:rsidR="00564C22" w:rsidRPr="002062A5" w:rsidDel="00B33063" w:rsidRDefault="009B1AF1" w:rsidP="00564C22">
            <w:pPr>
              <w:pStyle w:val="Beschriftung"/>
              <w:rPr>
                <w:del w:id="21832" w:author="Andreas Kuehne" w:date="2019-05-31T12:22:00Z"/>
                <w:rStyle w:val="Datatype"/>
                <w:b w:val="0"/>
                <w:bCs w:val="0"/>
              </w:rPr>
            </w:pPr>
            <w:del w:id="21833" w:author="Andreas Kuehne" w:date="2019-05-31T12:22:00Z">
              <w:r w:rsidRPr="002062A5" w:rsidDel="00B33063">
                <w:rPr>
                  <w:rStyle w:val="Datatype"/>
                </w:rPr>
                <w:delText>SignatureAlgorithm</w:delText>
              </w:r>
              <w:bookmarkStart w:id="21834" w:name="_Toc10202380"/>
              <w:bookmarkEnd w:id="21834"/>
            </w:del>
          </w:p>
        </w:tc>
        <w:tc>
          <w:tcPr>
            <w:tcW w:w="4675" w:type="dxa"/>
          </w:tcPr>
          <w:p w14:paraId="71B34B33" w14:textId="40E5BDD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35" w:author="Andreas Kuehne" w:date="2019-05-31T12:22:00Z"/>
                <w:rStyle w:val="Datatype"/>
              </w:rPr>
            </w:pPr>
            <w:del w:id="21836" w:author="Andreas Kuehne" w:date="2019-05-31T12:22:00Z">
              <w:r w:rsidRPr="002062A5" w:rsidDel="00B33063">
                <w:rPr>
                  <w:rStyle w:val="Datatype"/>
                </w:rPr>
                <w:delText>sigAlgo</w:delText>
              </w:r>
              <w:bookmarkStart w:id="21837" w:name="_Toc10202381"/>
              <w:bookmarkEnd w:id="21837"/>
            </w:del>
          </w:p>
        </w:tc>
        <w:bookmarkStart w:id="21838" w:name="_Toc10202382"/>
        <w:bookmarkEnd w:id="21838"/>
      </w:tr>
      <w:tr w:rsidR="00564C22" w:rsidDel="00B33063" w14:paraId="20A5AE73" w14:textId="67DAFDA7" w:rsidTr="00564C22">
        <w:trPr>
          <w:del w:id="218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1F896" w14:textId="438EFB88" w:rsidR="00564C22" w:rsidRPr="002062A5" w:rsidDel="00B33063" w:rsidRDefault="009B1AF1" w:rsidP="00564C22">
            <w:pPr>
              <w:pStyle w:val="Beschriftung"/>
              <w:rPr>
                <w:del w:id="21840" w:author="Andreas Kuehne" w:date="2019-05-31T12:22:00Z"/>
                <w:rStyle w:val="Datatype"/>
                <w:b w:val="0"/>
                <w:bCs w:val="0"/>
              </w:rPr>
            </w:pPr>
            <w:del w:id="21841" w:author="Andreas Kuehne" w:date="2019-05-31T12:22:00Z">
              <w:r w:rsidRPr="002062A5" w:rsidDel="00B33063">
                <w:rPr>
                  <w:rStyle w:val="Datatype"/>
                </w:rPr>
                <w:delText>SignatureObject</w:delText>
              </w:r>
              <w:bookmarkStart w:id="21842" w:name="_Toc10202383"/>
              <w:bookmarkEnd w:id="21842"/>
            </w:del>
          </w:p>
        </w:tc>
        <w:tc>
          <w:tcPr>
            <w:tcW w:w="4675" w:type="dxa"/>
          </w:tcPr>
          <w:p w14:paraId="702A44FE" w14:textId="45123D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43" w:author="Andreas Kuehne" w:date="2019-05-31T12:22:00Z"/>
                <w:rStyle w:val="Datatype"/>
              </w:rPr>
            </w:pPr>
            <w:del w:id="21844" w:author="Andreas Kuehne" w:date="2019-05-31T12:22:00Z">
              <w:r w:rsidRPr="002062A5" w:rsidDel="00B33063">
                <w:rPr>
                  <w:rStyle w:val="Datatype"/>
                </w:rPr>
                <w:delText>sigObj</w:delText>
              </w:r>
              <w:bookmarkStart w:id="21845" w:name="_Toc10202384"/>
              <w:bookmarkEnd w:id="21845"/>
            </w:del>
          </w:p>
        </w:tc>
        <w:bookmarkStart w:id="21846" w:name="_Toc10202385"/>
        <w:bookmarkEnd w:id="21846"/>
      </w:tr>
      <w:tr w:rsidR="00564C22" w:rsidDel="00B33063" w14:paraId="4819B043" w14:textId="2E557594" w:rsidTr="00564C22">
        <w:trPr>
          <w:del w:id="21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223418" w14:textId="130A2452" w:rsidR="00564C22" w:rsidRPr="002062A5" w:rsidDel="00B33063" w:rsidRDefault="009B1AF1" w:rsidP="00564C22">
            <w:pPr>
              <w:pStyle w:val="Beschriftung"/>
              <w:rPr>
                <w:del w:id="21848" w:author="Andreas Kuehne" w:date="2019-05-31T12:22:00Z"/>
                <w:rStyle w:val="Datatype"/>
                <w:b w:val="0"/>
                <w:bCs w:val="0"/>
              </w:rPr>
            </w:pPr>
            <w:del w:id="21849" w:author="Andreas Kuehne" w:date="2019-05-31T12:22:00Z">
              <w:r w:rsidRPr="002062A5" w:rsidDel="00B33063">
                <w:rPr>
                  <w:rStyle w:val="Datatype"/>
                </w:rPr>
                <w:delText>SignaturePlacement</w:delText>
              </w:r>
              <w:bookmarkStart w:id="21850" w:name="_Toc10202386"/>
              <w:bookmarkEnd w:id="21850"/>
            </w:del>
          </w:p>
        </w:tc>
        <w:tc>
          <w:tcPr>
            <w:tcW w:w="4675" w:type="dxa"/>
          </w:tcPr>
          <w:p w14:paraId="2E3526AE" w14:textId="7856A0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51" w:author="Andreas Kuehne" w:date="2019-05-31T12:22:00Z"/>
                <w:rStyle w:val="Datatype"/>
              </w:rPr>
            </w:pPr>
            <w:del w:id="21852" w:author="Andreas Kuehne" w:date="2019-05-31T12:22:00Z">
              <w:r w:rsidRPr="002062A5" w:rsidDel="00B33063">
                <w:rPr>
                  <w:rStyle w:val="Datatype"/>
                </w:rPr>
                <w:delText>sigPlacement</w:delText>
              </w:r>
              <w:bookmarkStart w:id="21853" w:name="_Toc10202387"/>
              <w:bookmarkEnd w:id="21853"/>
            </w:del>
          </w:p>
        </w:tc>
        <w:bookmarkStart w:id="21854" w:name="_Toc10202388"/>
        <w:bookmarkEnd w:id="21854"/>
      </w:tr>
      <w:tr w:rsidR="00564C22" w:rsidDel="00B33063" w14:paraId="4599EDA8" w14:textId="4A1FC712" w:rsidTr="00564C22">
        <w:trPr>
          <w:del w:id="218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8BC605" w14:textId="69062628" w:rsidR="00564C22" w:rsidRPr="002062A5" w:rsidDel="00B33063" w:rsidRDefault="009B1AF1" w:rsidP="00564C22">
            <w:pPr>
              <w:pStyle w:val="Beschriftung"/>
              <w:rPr>
                <w:del w:id="21856" w:author="Andreas Kuehne" w:date="2019-05-31T12:22:00Z"/>
                <w:rStyle w:val="Datatype"/>
                <w:b w:val="0"/>
                <w:bCs w:val="0"/>
              </w:rPr>
            </w:pPr>
            <w:del w:id="21857" w:author="Andreas Kuehne" w:date="2019-05-31T12:22:00Z">
              <w:r w:rsidRPr="002062A5" w:rsidDel="00B33063">
                <w:rPr>
                  <w:rStyle w:val="Datatype"/>
                </w:rPr>
                <w:delText>SignaturePtr</w:delText>
              </w:r>
              <w:bookmarkStart w:id="21858" w:name="_Toc10202389"/>
              <w:bookmarkEnd w:id="21858"/>
            </w:del>
          </w:p>
        </w:tc>
        <w:tc>
          <w:tcPr>
            <w:tcW w:w="4675" w:type="dxa"/>
          </w:tcPr>
          <w:p w14:paraId="393872D3" w14:textId="1ABC6F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59" w:author="Andreas Kuehne" w:date="2019-05-31T12:22:00Z"/>
                <w:rStyle w:val="Datatype"/>
              </w:rPr>
            </w:pPr>
            <w:del w:id="21860" w:author="Andreas Kuehne" w:date="2019-05-31T12:22:00Z">
              <w:r w:rsidRPr="002062A5" w:rsidDel="00B33063">
                <w:rPr>
                  <w:rStyle w:val="Datatype"/>
                </w:rPr>
                <w:delText>sigPtr</w:delText>
              </w:r>
              <w:bookmarkStart w:id="21861" w:name="_Toc10202390"/>
              <w:bookmarkEnd w:id="21861"/>
            </w:del>
          </w:p>
        </w:tc>
        <w:bookmarkStart w:id="21862" w:name="_Toc10202391"/>
        <w:bookmarkEnd w:id="21862"/>
      </w:tr>
      <w:tr w:rsidR="00564C22" w:rsidDel="00B33063" w14:paraId="6C65C645" w14:textId="03A027E7" w:rsidTr="00564C22">
        <w:trPr>
          <w:del w:id="218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1A2D" w14:textId="609E1374" w:rsidR="00564C22" w:rsidRPr="002062A5" w:rsidDel="00B33063" w:rsidRDefault="009B1AF1" w:rsidP="00564C22">
            <w:pPr>
              <w:pStyle w:val="Beschriftung"/>
              <w:rPr>
                <w:del w:id="21864" w:author="Andreas Kuehne" w:date="2019-05-31T12:22:00Z"/>
                <w:rStyle w:val="Datatype"/>
                <w:b w:val="0"/>
                <w:bCs w:val="0"/>
              </w:rPr>
            </w:pPr>
            <w:del w:id="21865" w:author="Andreas Kuehne" w:date="2019-05-31T12:22:00Z">
              <w:r w:rsidRPr="002062A5" w:rsidDel="00B33063">
                <w:rPr>
                  <w:rStyle w:val="Datatype"/>
                </w:rPr>
                <w:delText>SignatureQualityLevel</w:delText>
              </w:r>
              <w:bookmarkStart w:id="21866" w:name="_Toc10202392"/>
              <w:bookmarkEnd w:id="21866"/>
            </w:del>
          </w:p>
        </w:tc>
        <w:tc>
          <w:tcPr>
            <w:tcW w:w="4675" w:type="dxa"/>
          </w:tcPr>
          <w:p w14:paraId="38DC0983" w14:textId="2EC62C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67" w:author="Andreas Kuehne" w:date="2019-05-31T12:22:00Z"/>
                <w:rStyle w:val="Datatype"/>
              </w:rPr>
            </w:pPr>
            <w:del w:id="21868" w:author="Andreas Kuehne" w:date="2019-05-31T12:22:00Z">
              <w:r w:rsidRPr="002062A5" w:rsidDel="00B33063">
                <w:rPr>
                  <w:rStyle w:val="Datatype"/>
                </w:rPr>
                <w:delText>quality</w:delText>
              </w:r>
              <w:bookmarkStart w:id="21869" w:name="_Toc10202393"/>
              <w:bookmarkEnd w:id="21869"/>
            </w:del>
          </w:p>
        </w:tc>
        <w:bookmarkStart w:id="21870" w:name="_Toc10202394"/>
        <w:bookmarkEnd w:id="21870"/>
      </w:tr>
      <w:tr w:rsidR="00564C22" w:rsidDel="00B33063" w14:paraId="366A5D91" w14:textId="6C384412" w:rsidTr="00564C22">
        <w:trPr>
          <w:del w:id="218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74438C" w14:textId="325A23A7" w:rsidR="00564C22" w:rsidRPr="002062A5" w:rsidDel="00B33063" w:rsidRDefault="009B1AF1" w:rsidP="00564C22">
            <w:pPr>
              <w:pStyle w:val="Beschriftung"/>
              <w:rPr>
                <w:del w:id="21872" w:author="Andreas Kuehne" w:date="2019-05-31T12:22:00Z"/>
                <w:rStyle w:val="Datatype"/>
                <w:b w:val="0"/>
                <w:bCs w:val="0"/>
              </w:rPr>
            </w:pPr>
            <w:del w:id="21873" w:author="Andreas Kuehne" w:date="2019-05-31T12:22:00Z">
              <w:r w:rsidRPr="002062A5" w:rsidDel="00B33063">
                <w:rPr>
                  <w:rStyle w:val="Datatype"/>
                </w:rPr>
                <w:delText>SignatureType</w:delText>
              </w:r>
              <w:bookmarkStart w:id="21874" w:name="_Toc10202395"/>
              <w:bookmarkEnd w:id="21874"/>
            </w:del>
          </w:p>
        </w:tc>
        <w:tc>
          <w:tcPr>
            <w:tcW w:w="4675" w:type="dxa"/>
          </w:tcPr>
          <w:p w14:paraId="62501CB6" w14:textId="498E1E9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75" w:author="Andreas Kuehne" w:date="2019-05-31T12:22:00Z"/>
                <w:rStyle w:val="Datatype"/>
              </w:rPr>
            </w:pPr>
            <w:del w:id="21876" w:author="Andreas Kuehne" w:date="2019-05-31T12:22:00Z">
              <w:r w:rsidRPr="002062A5" w:rsidDel="00B33063">
                <w:rPr>
                  <w:rStyle w:val="Datatype"/>
                </w:rPr>
                <w:delText>sigType</w:delText>
              </w:r>
              <w:bookmarkStart w:id="21877" w:name="_Toc10202396"/>
              <w:bookmarkEnd w:id="21877"/>
            </w:del>
          </w:p>
        </w:tc>
        <w:bookmarkStart w:id="21878" w:name="_Toc10202397"/>
        <w:bookmarkEnd w:id="21878"/>
      </w:tr>
      <w:tr w:rsidR="00564C22" w:rsidDel="00B33063" w14:paraId="0F94BF0A" w14:textId="56FA1B46" w:rsidTr="00564C22">
        <w:trPr>
          <w:del w:id="218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944949" w14:textId="7F37E065" w:rsidR="00564C22" w:rsidRPr="002062A5" w:rsidDel="00B33063" w:rsidRDefault="009B1AF1" w:rsidP="00564C22">
            <w:pPr>
              <w:pStyle w:val="Beschriftung"/>
              <w:rPr>
                <w:del w:id="21880" w:author="Andreas Kuehne" w:date="2019-05-31T12:22:00Z"/>
                <w:rStyle w:val="Datatype"/>
                <w:b w:val="0"/>
                <w:bCs w:val="0"/>
              </w:rPr>
            </w:pPr>
            <w:del w:id="21881" w:author="Andreas Kuehne" w:date="2019-05-31T12:22:00Z">
              <w:r w:rsidRPr="002062A5" w:rsidDel="00B33063">
                <w:rPr>
                  <w:rStyle w:val="Datatype"/>
                </w:rPr>
                <w:delText>SignedProperties</w:delText>
              </w:r>
              <w:bookmarkStart w:id="21882" w:name="_Toc10202398"/>
              <w:bookmarkEnd w:id="21882"/>
            </w:del>
          </w:p>
        </w:tc>
        <w:tc>
          <w:tcPr>
            <w:tcW w:w="4675" w:type="dxa"/>
          </w:tcPr>
          <w:p w14:paraId="38CC458B" w14:textId="64817F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83" w:author="Andreas Kuehne" w:date="2019-05-31T12:22:00Z"/>
                <w:rStyle w:val="Datatype"/>
              </w:rPr>
            </w:pPr>
            <w:del w:id="21884" w:author="Andreas Kuehne" w:date="2019-05-31T12:22:00Z">
              <w:r w:rsidRPr="002062A5" w:rsidDel="00B33063">
                <w:rPr>
                  <w:rStyle w:val="Datatype"/>
                </w:rPr>
                <w:delText>signedProps</w:delText>
              </w:r>
              <w:bookmarkStart w:id="21885" w:name="_Toc10202399"/>
              <w:bookmarkEnd w:id="21885"/>
            </w:del>
          </w:p>
        </w:tc>
        <w:bookmarkStart w:id="21886" w:name="_Toc10202400"/>
        <w:bookmarkEnd w:id="21886"/>
      </w:tr>
      <w:tr w:rsidR="00564C22" w:rsidDel="00B33063" w14:paraId="0840E779" w14:textId="62C6A558" w:rsidTr="00564C22">
        <w:trPr>
          <w:del w:id="218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71986E" w14:textId="009BA1CB" w:rsidR="00564C22" w:rsidRPr="002062A5" w:rsidDel="00B33063" w:rsidRDefault="009B1AF1" w:rsidP="00564C22">
            <w:pPr>
              <w:pStyle w:val="Beschriftung"/>
              <w:rPr>
                <w:del w:id="21888" w:author="Andreas Kuehne" w:date="2019-05-31T12:22:00Z"/>
                <w:rStyle w:val="Datatype"/>
                <w:b w:val="0"/>
                <w:bCs w:val="0"/>
              </w:rPr>
            </w:pPr>
            <w:del w:id="21889" w:author="Andreas Kuehne" w:date="2019-05-31T12:22:00Z">
              <w:r w:rsidRPr="002062A5" w:rsidDel="00B33063">
                <w:rPr>
                  <w:rStyle w:val="Datatype"/>
                </w:rPr>
                <w:delText>SignedReference</w:delText>
              </w:r>
              <w:bookmarkStart w:id="21890" w:name="_Toc10202401"/>
              <w:bookmarkEnd w:id="21890"/>
            </w:del>
          </w:p>
        </w:tc>
        <w:tc>
          <w:tcPr>
            <w:tcW w:w="4675" w:type="dxa"/>
          </w:tcPr>
          <w:p w14:paraId="18F19DD6" w14:textId="5D06A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91" w:author="Andreas Kuehne" w:date="2019-05-31T12:22:00Z"/>
                <w:rStyle w:val="Datatype"/>
              </w:rPr>
            </w:pPr>
            <w:del w:id="21892" w:author="Andreas Kuehne" w:date="2019-05-31T12:22:00Z">
              <w:r w:rsidRPr="002062A5" w:rsidDel="00B33063">
                <w:rPr>
                  <w:rStyle w:val="Datatype"/>
                </w:rPr>
                <w:delText>signedRef</w:delText>
              </w:r>
              <w:bookmarkStart w:id="21893" w:name="_Toc10202402"/>
              <w:bookmarkEnd w:id="21893"/>
            </w:del>
          </w:p>
        </w:tc>
        <w:bookmarkStart w:id="21894" w:name="_Toc10202403"/>
        <w:bookmarkEnd w:id="21894"/>
      </w:tr>
      <w:tr w:rsidR="00564C22" w:rsidDel="00B33063" w14:paraId="102A9708" w14:textId="1E240ADE" w:rsidTr="00564C22">
        <w:trPr>
          <w:del w:id="218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FCC06F" w14:textId="2532212C" w:rsidR="00564C22" w:rsidRPr="002062A5" w:rsidDel="00B33063" w:rsidRDefault="009B1AF1" w:rsidP="00564C22">
            <w:pPr>
              <w:pStyle w:val="Beschriftung"/>
              <w:rPr>
                <w:del w:id="21896" w:author="Andreas Kuehne" w:date="2019-05-31T12:22:00Z"/>
                <w:rStyle w:val="Datatype"/>
                <w:b w:val="0"/>
                <w:bCs w:val="0"/>
              </w:rPr>
            </w:pPr>
            <w:del w:id="21897" w:author="Andreas Kuehne" w:date="2019-05-31T12:22:00Z">
              <w:r w:rsidRPr="002062A5" w:rsidDel="00B33063">
                <w:rPr>
                  <w:rStyle w:val="Datatype"/>
                </w:rPr>
                <w:delText>SignedReferences</w:delText>
              </w:r>
              <w:bookmarkStart w:id="21898" w:name="_Toc10202404"/>
              <w:bookmarkEnd w:id="21898"/>
            </w:del>
          </w:p>
        </w:tc>
        <w:tc>
          <w:tcPr>
            <w:tcW w:w="4675" w:type="dxa"/>
          </w:tcPr>
          <w:p w14:paraId="476F33FF" w14:textId="240CE7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99" w:author="Andreas Kuehne" w:date="2019-05-31T12:22:00Z"/>
                <w:rStyle w:val="Datatype"/>
              </w:rPr>
            </w:pPr>
            <w:del w:id="21900" w:author="Andreas Kuehne" w:date="2019-05-31T12:22:00Z">
              <w:r w:rsidRPr="002062A5" w:rsidDel="00B33063">
                <w:rPr>
                  <w:rStyle w:val="Datatype"/>
                </w:rPr>
                <w:delText>signedRefs</w:delText>
              </w:r>
              <w:bookmarkStart w:id="21901" w:name="_Toc10202405"/>
              <w:bookmarkEnd w:id="21901"/>
            </w:del>
          </w:p>
        </w:tc>
        <w:bookmarkStart w:id="21902" w:name="_Toc10202406"/>
        <w:bookmarkEnd w:id="21902"/>
      </w:tr>
      <w:tr w:rsidR="00564C22" w:rsidDel="00B33063" w14:paraId="6B1D9FC4" w14:textId="138B96A1" w:rsidTr="00564C22">
        <w:trPr>
          <w:del w:id="21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0B5C5" w14:textId="0D9AFD40" w:rsidR="00564C22" w:rsidRPr="002062A5" w:rsidDel="00B33063" w:rsidRDefault="009B1AF1" w:rsidP="00564C22">
            <w:pPr>
              <w:pStyle w:val="Beschriftung"/>
              <w:rPr>
                <w:del w:id="21904" w:author="Andreas Kuehne" w:date="2019-05-31T12:22:00Z"/>
                <w:rStyle w:val="Datatype"/>
                <w:b w:val="0"/>
                <w:bCs w:val="0"/>
              </w:rPr>
            </w:pPr>
            <w:del w:id="21905" w:author="Andreas Kuehne" w:date="2019-05-31T12:22:00Z">
              <w:r w:rsidRPr="002062A5" w:rsidDel="00B33063">
                <w:rPr>
                  <w:rStyle w:val="Datatype"/>
                </w:rPr>
                <w:delText>SignerIdentity</w:delText>
              </w:r>
              <w:bookmarkStart w:id="21906" w:name="_Toc10202407"/>
              <w:bookmarkEnd w:id="21906"/>
            </w:del>
          </w:p>
        </w:tc>
        <w:tc>
          <w:tcPr>
            <w:tcW w:w="4675" w:type="dxa"/>
          </w:tcPr>
          <w:p w14:paraId="497A1252" w14:textId="221B7C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07" w:author="Andreas Kuehne" w:date="2019-05-31T12:22:00Z"/>
                <w:rStyle w:val="Datatype"/>
              </w:rPr>
            </w:pPr>
            <w:del w:id="21908" w:author="Andreas Kuehne" w:date="2019-05-31T12:22:00Z">
              <w:r w:rsidRPr="002062A5" w:rsidDel="00B33063">
                <w:rPr>
                  <w:rStyle w:val="Datatype"/>
                </w:rPr>
                <w:delText>signerIdentity</w:delText>
              </w:r>
              <w:bookmarkStart w:id="21909" w:name="_Toc10202408"/>
              <w:bookmarkEnd w:id="21909"/>
            </w:del>
          </w:p>
        </w:tc>
        <w:bookmarkStart w:id="21910" w:name="_Toc10202409"/>
        <w:bookmarkEnd w:id="21910"/>
      </w:tr>
      <w:tr w:rsidR="00564C22" w:rsidDel="00B33063" w14:paraId="62F7521A" w14:textId="57CFB249" w:rsidTr="00564C22">
        <w:trPr>
          <w:del w:id="219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70315" w14:textId="3DF39125" w:rsidR="00564C22" w:rsidRPr="002062A5" w:rsidDel="00B33063" w:rsidRDefault="009B1AF1" w:rsidP="00564C22">
            <w:pPr>
              <w:pStyle w:val="Beschriftung"/>
              <w:rPr>
                <w:del w:id="21912" w:author="Andreas Kuehne" w:date="2019-05-31T12:22:00Z"/>
                <w:rStyle w:val="Datatype"/>
                <w:b w:val="0"/>
                <w:bCs w:val="0"/>
              </w:rPr>
            </w:pPr>
            <w:del w:id="21913" w:author="Andreas Kuehne" w:date="2019-05-31T12:22:00Z">
              <w:r w:rsidRPr="002062A5" w:rsidDel="00B33063">
                <w:rPr>
                  <w:rStyle w:val="Datatype"/>
                </w:rPr>
                <w:delText>SigningTime</w:delText>
              </w:r>
              <w:bookmarkStart w:id="21914" w:name="_Toc10202410"/>
              <w:bookmarkEnd w:id="21914"/>
            </w:del>
          </w:p>
        </w:tc>
        <w:tc>
          <w:tcPr>
            <w:tcW w:w="4675" w:type="dxa"/>
          </w:tcPr>
          <w:p w14:paraId="588E3796" w14:textId="52671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15" w:author="Andreas Kuehne" w:date="2019-05-31T12:22:00Z"/>
                <w:rStyle w:val="Datatype"/>
              </w:rPr>
            </w:pPr>
            <w:del w:id="21916" w:author="Andreas Kuehne" w:date="2019-05-31T12:22:00Z">
              <w:r w:rsidRPr="002062A5" w:rsidDel="00B33063">
                <w:rPr>
                  <w:rStyle w:val="Datatype"/>
                </w:rPr>
                <w:delText>signingTime</w:delText>
              </w:r>
              <w:bookmarkStart w:id="21917" w:name="_Toc10202411"/>
              <w:bookmarkEnd w:id="21917"/>
            </w:del>
          </w:p>
        </w:tc>
        <w:bookmarkStart w:id="21918" w:name="_Toc10202412"/>
        <w:bookmarkEnd w:id="21918"/>
      </w:tr>
      <w:tr w:rsidR="00564C22" w:rsidDel="00B33063" w14:paraId="5412C7C3" w14:textId="7C92F415" w:rsidTr="00564C22">
        <w:trPr>
          <w:del w:id="219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159CC4" w14:textId="107727C3" w:rsidR="00564C22" w:rsidRPr="002062A5" w:rsidDel="00B33063" w:rsidRDefault="009B1AF1" w:rsidP="00564C22">
            <w:pPr>
              <w:pStyle w:val="Beschriftung"/>
              <w:rPr>
                <w:del w:id="21920" w:author="Andreas Kuehne" w:date="2019-05-31T12:22:00Z"/>
                <w:rStyle w:val="Datatype"/>
                <w:b w:val="0"/>
                <w:bCs w:val="0"/>
              </w:rPr>
            </w:pPr>
            <w:del w:id="21921" w:author="Andreas Kuehne" w:date="2019-05-31T12:22:00Z">
              <w:r w:rsidRPr="002062A5" w:rsidDel="00B33063">
                <w:rPr>
                  <w:rStyle w:val="Datatype"/>
                </w:rPr>
                <w:delText>SigningTimeBoundaries</w:delText>
              </w:r>
              <w:bookmarkStart w:id="21922" w:name="_Toc10202413"/>
              <w:bookmarkEnd w:id="21922"/>
            </w:del>
          </w:p>
        </w:tc>
        <w:tc>
          <w:tcPr>
            <w:tcW w:w="4675" w:type="dxa"/>
          </w:tcPr>
          <w:p w14:paraId="692BE591" w14:textId="31C56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23" w:author="Andreas Kuehne" w:date="2019-05-31T12:22:00Z"/>
                <w:rStyle w:val="Datatype"/>
              </w:rPr>
            </w:pPr>
            <w:del w:id="21924" w:author="Andreas Kuehne" w:date="2019-05-31T12:22:00Z">
              <w:r w:rsidRPr="002062A5" w:rsidDel="00B33063">
                <w:rPr>
                  <w:rStyle w:val="Datatype"/>
                </w:rPr>
                <w:delText>bounds</w:delText>
              </w:r>
              <w:bookmarkStart w:id="21925" w:name="_Toc10202414"/>
              <w:bookmarkEnd w:id="21925"/>
            </w:del>
          </w:p>
        </w:tc>
        <w:bookmarkStart w:id="21926" w:name="_Toc10202415"/>
        <w:bookmarkEnd w:id="21926"/>
      </w:tr>
      <w:tr w:rsidR="00564C22" w:rsidDel="00B33063" w14:paraId="03979D57" w14:textId="76C291F2" w:rsidTr="00564C22">
        <w:trPr>
          <w:del w:id="219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8666BE" w14:textId="2CE5DAF5" w:rsidR="00564C22" w:rsidRPr="002062A5" w:rsidDel="00B33063" w:rsidRDefault="009B1AF1" w:rsidP="00564C22">
            <w:pPr>
              <w:pStyle w:val="Beschriftung"/>
              <w:rPr>
                <w:del w:id="21928" w:author="Andreas Kuehne" w:date="2019-05-31T12:22:00Z"/>
                <w:rStyle w:val="Datatype"/>
                <w:b w:val="0"/>
                <w:bCs w:val="0"/>
              </w:rPr>
            </w:pPr>
            <w:del w:id="21929" w:author="Andreas Kuehne" w:date="2019-05-31T12:22:00Z">
              <w:r w:rsidRPr="002062A5" w:rsidDel="00B33063">
                <w:rPr>
                  <w:rStyle w:val="Datatype"/>
                </w:rPr>
                <w:delText>SigningTimeInfo</w:delText>
              </w:r>
              <w:bookmarkStart w:id="21930" w:name="_Toc10202416"/>
              <w:bookmarkEnd w:id="21930"/>
            </w:del>
          </w:p>
        </w:tc>
        <w:tc>
          <w:tcPr>
            <w:tcW w:w="4675" w:type="dxa"/>
          </w:tcPr>
          <w:p w14:paraId="12207E3D" w14:textId="6ECAD7B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31" w:author="Andreas Kuehne" w:date="2019-05-31T12:22:00Z"/>
                <w:rStyle w:val="Datatype"/>
              </w:rPr>
            </w:pPr>
            <w:del w:id="21932" w:author="Andreas Kuehne" w:date="2019-05-31T12:22:00Z">
              <w:r w:rsidRPr="002062A5" w:rsidDel="00B33063">
                <w:rPr>
                  <w:rStyle w:val="Datatype"/>
                </w:rPr>
                <w:delText>signingTimeInfo</w:delText>
              </w:r>
              <w:bookmarkStart w:id="21933" w:name="_Toc10202417"/>
              <w:bookmarkEnd w:id="21933"/>
            </w:del>
          </w:p>
        </w:tc>
        <w:bookmarkStart w:id="21934" w:name="_Toc10202418"/>
        <w:bookmarkEnd w:id="21934"/>
      </w:tr>
      <w:tr w:rsidR="00564C22" w:rsidDel="00B33063" w14:paraId="5F7266F9" w14:textId="1510347B" w:rsidTr="00564C22">
        <w:trPr>
          <w:del w:id="219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7BC867" w14:textId="5CFCF35F" w:rsidR="00564C22" w:rsidRPr="002062A5" w:rsidDel="00B33063" w:rsidRDefault="009B1AF1" w:rsidP="00564C22">
            <w:pPr>
              <w:pStyle w:val="Beschriftung"/>
              <w:rPr>
                <w:del w:id="21936" w:author="Andreas Kuehne" w:date="2019-05-31T12:22:00Z"/>
                <w:rStyle w:val="Datatype"/>
                <w:b w:val="0"/>
                <w:bCs w:val="0"/>
              </w:rPr>
            </w:pPr>
            <w:del w:id="21937" w:author="Andreas Kuehne" w:date="2019-05-31T12:22:00Z">
              <w:r w:rsidRPr="002062A5" w:rsidDel="00B33063">
                <w:rPr>
                  <w:rStyle w:val="Datatype"/>
                </w:rPr>
                <w:delText>SpecificTime</w:delText>
              </w:r>
              <w:bookmarkStart w:id="21938" w:name="_Toc10202419"/>
              <w:bookmarkEnd w:id="21938"/>
            </w:del>
          </w:p>
        </w:tc>
        <w:tc>
          <w:tcPr>
            <w:tcW w:w="4675" w:type="dxa"/>
          </w:tcPr>
          <w:p w14:paraId="29C4014B" w14:textId="097629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39" w:author="Andreas Kuehne" w:date="2019-05-31T12:22:00Z"/>
                <w:rStyle w:val="Datatype"/>
              </w:rPr>
            </w:pPr>
            <w:del w:id="21940" w:author="Andreas Kuehne" w:date="2019-05-31T12:22:00Z">
              <w:r w:rsidRPr="002062A5" w:rsidDel="00B33063">
                <w:rPr>
                  <w:rStyle w:val="Datatype"/>
                </w:rPr>
                <w:delText>specTime</w:delText>
              </w:r>
              <w:bookmarkStart w:id="21941" w:name="_Toc10202420"/>
              <w:bookmarkEnd w:id="21941"/>
            </w:del>
          </w:p>
        </w:tc>
        <w:bookmarkStart w:id="21942" w:name="_Toc10202421"/>
        <w:bookmarkEnd w:id="21942"/>
      </w:tr>
      <w:tr w:rsidR="00564C22" w:rsidDel="00B33063" w14:paraId="1311DC8C" w14:textId="3D5DD929" w:rsidTr="00564C22">
        <w:trPr>
          <w:del w:id="219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E5384C" w14:textId="60548706" w:rsidR="00564C22" w:rsidRPr="002062A5" w:rsidDel="00B33063" w:rsidRDefault="009B1AF1" w:rsidP="00564C22">
            <w:pPr>
              <w:pStyle w:val="Beschriftung"/>
              <w:rPr>
                <w:del w:id="21944" w:author="Andreas Kuehne" w:date="2019-05-31T12:22:00Z"/>
                <w:rStyle w:val="Datatype"/>
                <w:b w:val="0"/>
                <w:bCs w:val="0"/>
              </w:rPr>
            </w:pPr>
            <w:del w:id="21945" w:author="Andreas Kuehne" w:date="2019-05-31T12:22:00Z">
              <w:r w:rsidRPr="002062A5" w:rsidDel="00B33063">
                <w:rPr>
                  <w:rStyle w:val="Datatype"/>
                </w:rPr>
                <w:delText>SPProvidedID</w:delText>
              </w:r>
              <w:bookmarkStart w:id="21946" w:name="_Toc10202422"/>
              <w:bookmarkEnd w:id="21946"/>
            </w:del>
          </w:p>
        </w:tc>
        <w:tc>
          <w:tcPr>
            <w:tcW w:w="4675" w:type="dxa"/>
          </w:tcPr>
          <w:p w14:paraId="6EAD8D47" w14:textId="3CC06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47" w:author="Andreas Kuehne" w:date="2019-05-31T12:22:00Z"/>
                <w:rStyle w:val="Datatype"/>
              </w:rPr>
            </w:pPr>
            <w:del w:id="21948" w:author="Andreas Kuehne" w:date="2019-05-31T12:22:00Z">
              <w:r w:rsidRPr="002062A5" w:rsidDel="00B33063">
                <w:rPr>
                  <w:rStyle w:val="Datatype"/>
                </w:rPr>
                <w:delText>provId</w:delText>
              </w:r>
              <w:bookmarkStart w:id="21949" w:name="_Toc10202423"/>
              <w:bookmarkEnd w:id="21949"/>
            </w:del>
          </w:p>
        </w:tc>
        <w:bookmarkStart w:id="21950" w:name="_Toc10202424"/>
        <w:bookmarkEnd w:id="21950"/>
      </w:tr>
      <w:tr w:rsidR="00564C22" w:rsidDel="00B33063" w14:paraId="1ED74D42" w14:textId="5BCE81A9" w:rsidTr="00564C22">
        <w:trPr>
          <w:del w:id="219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46B529" w14:textId="20C1AF51" w:rsidR="00564C22" w:rsidRPr="002062A5" w:rsidDel="00B33063" w:rsidRDefault="009B1AF1" w:rsidP="00564C22">
            <w:pPr>
              <w:pStyle w:val="Beschriftung"/>
              <w:rPr>
                <w:del w:id="21952" w:author="Andreas Kuehne" w:date="2019-05-31T12:22:00Z"/>
                <w:rStyle w:val="Datatype"/>
                <w:b w:val="0"/>
                <w:bCs w:val="0"/>
              </w:rPr>
            </w:pPr>
            <w:del w:id="21953" w:author="Andreas Kuehne" w:date="2019-05-31T12:22:00Z">
              <w:r w:rsidRPr="002062A5" w:rsidDel="00B33063">
                <w:rPr>
                  <w:rStyle w:val="Datatype"/>
                </w:rPr>
                <w:delText>Status</w:delText>
              </w:r>
              <w:bookmarkStart w:id="21954" w:name="_Toc10202425"/>
              <w:bookmarkEnd w:id="21954"/>
            </w:del>
          </w:p>
        </w:tc>
        <w:tc>
          <w:tcPr>
            <w:tcW w:w="4675" w:type="dxa"/>
          </w:tcPr>
          <w:p w14:paraId="46A0B89E" w14:textId="6D972E0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55" w:author="Andreas Kuehne" w:date="2019-05-31T12:22:00Z"/>
                <w:rStyle w:val="Datatype"/>
              </w:rPr>
            </w:pPr>
            <w:del w:id="21956" w:author="Andreas Kuehne" w:date="2019-05-31T12:22:00Z">
              <w:r w:rsidRPr="002062A5" w:rsidDel="00B33063">
                <w:rPr>
                  <w:rStyle w:val="Datatype"/>
                </w:rPr>
                <w:delText>status</w:delText>
              </w:r>
              <w:bookmarkStart w:id="21957" w:name="_Toc10202426"/>
              <w:bookmarkEnd w:id="21957"/>
            </w:del>
          </w:p>
        </w:tc>
        <w:bookmarkStart w:id="21958" w:name="_Toc10202427"/>
        <w:bookmarkEnd w:id="21958"/>
      </w:tr>
      <w:tr w:rsidR="00564C22" w:rsidDel="00B33063" w14:paraId="76858F20" w14:textId="732528AD" w:rsidTr="00564C22">
        <w:trPr>
          <w:del w:id="219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BB97DF" w14:textId="6F83491E" w:rsidR="00564C22" w:rsidRPr="002062A5" w:rsidDel="00B33063" w:rsidRDefault="009B1AF1" w:rsidP="00564C22">
            <w:pPr>
              <w:pStyle w:val="Beschriftung"/>
              <w:rPr>
                <w:del w:id="21960" w:author="Andreas Kuehne" w:date="2019-05-31T12:22:00Z"/>
                <w:rStyle w:val="Datatype"/>
                <w:b w:val="0"/>
                <w:bCs w:val="0"/>
              </w:rPr>
            </w:pPr>
            <w:del w:id="21961" w:author="Andreas Kuehne" w:date="2019-05-31T12:22:00Z">
              <w:r w:rsidRPr="002062A5" w:rsidDel="00B33063">
                <w:rPr>
                  <w:rStyle w:val="Datatype"/>
                </w:rPr>
                <w:delText>SupportingInfo</w:delText>
              </w:r>
              <w:bookmarkStart w:id="21962" w:name="_Toc10202428"/>
              <w:bookmarkEnd w:id="21962"/>
            </w:del>
          </w:p>
        </w:tc>
        <w:tc>
          <w:tcPr>
            <w:tcW w:w="4675" w:type="dxa"/>
          </w:tcPr>
          <w:p w14:paraId="6BBE1702" w14:textId="78370E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63" w:author="Andreas Kuehne" w:date="2019-05-31T12:22:00Z"/>
                <w:rStyle w:val="Datatype"/>
              </w:rPr>
            </w:pPr>
            <w:del w:id="21964" w:author="Andreas Kuehne" w:date="2019-05-31T12:22:00Z">
              <w:r w:rsidRPr="002062A5" w:rsidDel="00B33063">
                <w:rPr>
                  <w:rStyle w:val="Datatype"/>
                </w:rPr>
                <w:delText>suppInfo</w:delText>
              </w:r>
              <w:bookmarkStart w:id="21965" w:name="_Toc10202429"/>
              <w:bookmarkEnd w:id="21965"/>
            </w:del>
          </w:p>
        </w:tc>
        <w:bookmarkStart w:id="21966" w:name="_Toc10202430"/>
        <w:bookmarkEnd w:id="21966"/>
      </w:tr>
      <w:tr w:rsidR="00564C22" w:rsidDel="00B33063" w14:paraId="5F7CA014" w14:textId="39E3826C" w:rsidTr="00564C22">
        <w:trPr>
          <w:del w:id="219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D0B1F0" w14:textId="6DD04892" w:rsidR="00564C22" w:rsidRPr="002062A5" w:rsidDel="00B33063" w:rsidRDefault="009B1AF1" w:rsidP="00564C22">
            <w:pPr>
              <w:pStyle w:val="Beschriftung"/>
              <w:rPr>
                <w:del w:id="21968" w:author="Andreas Kuehne" w:date="2019-05-31T12:22:00Z"/>
                <w:rStyle w:val="Datatype"/>
                <w:b w:val="0"/>
                <w:bCs w:val="0"/>
              </w:rPr>
            </w:pPr>
            <w:del w:id="21969" w:author="Andreas Kuehne" w:date="2019-05-31T12:22:00Z">
              <w:r w:rsidRPr="002062A5" w:rsidDel="00B33063">
                <w:rPr>
                  <w:rStyle w:val="Datatype"/>
                </w:rPr>
                <w:delText>TimestampedSignature</w:delText>
              </w:r>
              <w:bookmarkStart w:id="21970" w:name="_Toc10202431"/>
              <w:bookmarkEnd w:id="21970"/>
            </w:del>
          </w:p>
        </w:tc>
        <w:tc>
          <w:tcPr>
            <w:tcW w:w="4675" w:type="dxa"/>
          </w:tcPr>
          <w:p w14:paraId="6D473301" w14:textId="586871D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71" w:author="Andreas Kuehne" w:date="2019-05-31T12:22:00Z"/>
                <w:rStyle w:val="Datatype"/>
              </w:rPr>
            </w:pPr>
            <w:del w:id="21972" w:author="Andreas Kuehne" w:date="2019-05-31T12:22:00Z">
              <w:r w:rsidRPr="002062A5" w:rsidDel="00B33063">
                <w:rPr>
                  <w:rStyle w:val="Datatype"/>
                </w:rPr>
                <w:delText>timestampedSig</w:delText>
              </w:r>
              <w:bookmarkStart w:id="21973" w:name="_Toc10202432"/>
              <w:bookmarkEnd w:id="21973"/>
            </w:del>
          </w:p>
        </w:tc>
        <w:bookmarkStart w:id="21974" w:name="_Toc10202433"/>
        <w:bookmarkEnd w:id="21974"/>
      </w:tr>
      <w:tr w:rsidR="00564C22" w:rsidDel="00B33063" w14:paraId="1256ECD4" w14:textId="2C4A5B7E" w:rsidTr="00564C22">
        <w:trPr>
          <w:del w:id="219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15FCB3" w14:textId="28C16D4A" w:rsidR="00564C22" w:rsidRPr="002062A5" w:rsidDel="00B33063" w:rsidRDefault="009B1AF1" w:rsidP="00564C22">
            <w:pPr>
              <w:pStyle w:val="Beschriftung"/>
              <w:rPr>
                <w:del w:id="21976" w:author="Andreas Kuehne" w:date="2019-05-31T12:22:00Z"/>
                <w:rStyle w:val="Datatype"/>
                <w:b w:val="0"/>
                <w:bCs w:val="0"/>
              </w:rPr>
            </w:pPr>
            <w:del w:id="21977" w:author="Andreas Kuehne" w:date="2019-05-31T12:22:00Z">
              <w:r w:rsidRPr="002062A5" w:rsidDel="00B33063">
                <w:rPr>
                  <w:rStyle w:val="Datatype"/>
                </w:rPr>
                <w:delText>Transform</w:delText>
              </w:r>
              <w:bookmarkStart w:id="21978" w:name="_Toc10202434"/>
              <w:bookmarkEnd w:id="21978"/>
            </w:del>
          </w:p>
        </w:tc>
        <w:tc>
          <w:tcPr>
            <w:tcW w:w="4675" w:type="dxa"/>
          </w:tcPr>
          <w:p w14:paraId="258C4C46" w14:textId="1CC77E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79" w:author="Andreas Kuehne" w:date="2019-05-31T12:22:00Z"/>
                <w:rStyle w:val="Datatype"/>
              </w:rPr>
            </w:pPr>
            <w:del w:id="21980" w:author="Andreas Kuehne" w:date="2019-05-31T12:22:00Z">
              <w:r w:rsidRPr="002062A5" w:rsidDel="00B33063">
                <w:rPr>
                  <w:rStyle w:val="Datatype"/>
                </w:rPr>
                <w:delText>transform</w:delText>
              </w:r>
              <w:bookmarkStart w:id="21981" w:name="_Toc10202435"/>
              <w:bookmarkEnd w:id="21981"/>
            </w:del>
          </w:p>
        </w:tc>
        <w:bookmarkStart w:id="21982" w:name="_Toc10202436"/>
        <w:bookmarkEnd w:id="21982"/>
      </w:tr>
      <w:tr w:rsidR="00564C22" w:rsidDel="00B33063" w14:paraId="4229F283" w14:textId="20426444" w:rsidTr="00564C22">
        <w:trPr>
          <w:del w:id="219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C83ADD" w14:textId="374950E5" w:rsidR="00564C22" w:rsidRPr="002062A5" w:rsidDel="00B33063" w:rsidRDefault="009B1AF1" w:rsidP="00564C22">
            <w:pPr>
              <w:pStyle w:val="Beschriftung"/>
              <w:rPr>
                <w:del w:id="21984" w:author="Andreas Kuehne" w:date="2019-05-31T12:22:00Z"/>
                <w:rStyle w:val="Datatype"/>
                <w:b w:val="0"/>
                <w:bCs w:val="0"/>
              </w:rPr>
            </w:pPr>
            <w:del w:id="21985" w:author="Andreas Kuehne" w:date="2019-05-31T12:22:00Z">
              <w:r w:rsidRPr="002062A5" w:rsidDel="00B33063">
                <w:rPr>
                  <w:rStyle w:val="Datatype"/>
                </w:rPr>
                <w:delText>Transforms</w:delText>
              </w:r>
              <w:bookmarkStart w:id="21986" w:name="_Toc10202437"/>
              <w:bookmarkEnd w:id="21986"/>
            </w:del>
          </w:p>
        </w:tc>
        <w:tc>
          <w:tcPr>
            <w:tcW w:w="4675" w:type="dxa"/>
          </w:tcPr>
          <w:p w14:paraId="3B86EC74" w14:textId="342F93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87" w:author="Andreas Kuehne" w:date="2019-05-31T12:22:00Z"/>
                <w:rStyle w:val="Datatype"/>
              </w:rPr>
            </w:pPr>
            <w:del w:id="21988" w:author="Andreas Kuehne" w:date="2019-05-31T12:22:00Z">
              <w:r w:rsidRPr="002062A5" w:rsidDel="00B33063">
                <w:rPr>
                  <w:rStyle w:val="Datatype"/>
                </w:rPr>
                <w:delText>transforms</w:delText>
              </w:r>
              <w:bookmarkStart w:id="21989" w:name="_Toc10202438"/>
              <w:bookmarkEnd w:id="21989"/>
            </w:del>
          </w:p>
        </w:tc>
        <w:bookmarkStart w:id="21990" w:name="_Toc10202439"/>
        <w:bookmarkEnd w:id="21990"/>
      </w:tr>
      <w:tr w:rsidR="00564C22" w:rsidDel="00B33063" w14:paraId="21D94CB4" w14:textId="14A1D024" w:rsidTr="00564C22">
        <w:trPr>
          <w:del w:id="219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49534B" w14:textId="5024E0DC" w:rsidR="00564C22" w:rsidRPr="002062A5" w:rsidDel="00B33063" w:rsidRDefault="009B1AF1" w:rsidP="00564C22">
            <w:pPr>
              <w:pStyle w:val="Beschriftung"/>
              <w:rPr>
                <w:del w:id="21992" w:author="Andreas Kuehne" w:date="2019-05-31T12:22:00Z"/>
                <w:rStyle w:val="Datatype"/>
                <w:b w:val="0"/>
                <w:bCs w:val="0"/>
              </w:rPr>
            </w:pPr>
            <w:del w:id="21993" w:author="Andreas Kuehne" w:date="2019-05-31T12:22:00Z">
              <w:r w:rsidRPr="002062A5" w:rsidDel="00B33063">
                <w:rPr>
                  <w:rStyle w:val="Datatype"/>
                </w:rPr>
                <w:delText>Type</w:delText>
              </w:r>
              <w:bookmarkStart w:id="21994" w:name="_Toc10202440"/>
              <w:bookmarkEnd w:id="21994"/>
            </w:del>
          </w:p>
        </w:tc>
        <w:tc>
          <w:tcPr>
            <w:tcW w:w="4675" w:type="dxa"/>
          </w:tcPr>
          <w:p w14:paraId="3E0D5DEE" w14:textId="0F2B8B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995" w:author="Andreas Kuehne" w:date="2019-05-31T12:22:00Z"/>
                <w:rStyle w:val="Datatype"/>
              </w:rPr>
            </w:pPr>
            <w:del w:id="21996" w:author="Andreas Kuehne" w:date="2019-05-31T12:22:00Z">
              <w:r w:rsidRPr="002062A5" w:rsidDel="00B33063">
                <w:rPr>
                  <w:rStyle w:val="Datatype"/>
                </w:rPr>
                <w:delText>type</w:delText>
              </w:r>
              <w:bookmarkStart w:id="21997" w:name="_Toc10202441"/>
              <w:bookmarkEnd w:id="21997"/>
            </w:del>
          </w:p>
        </w:tc>
        <w:bookmarkStart w:id="21998" w:name="_Toc10202442"/>
        <w:bookmarkEnd w:id="21998"/>
      </w:tr>
      <w:tr w:rsidR="00564C22" w:rsidDel="00B33063" w14:paraId="7BE4647B" w14:textId="1CA13A7C" w:rsidTr="00564C22">
        <w:trPr>
          <w:del w:id="219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055AE" w14:textId="7D311B1A" w:rsidR="00564C22" w:rsidRPr="002062A5" w:rsidDel="00B33063" w:rsidRDefault="009B1AF1" w:rsidP="00564C22">
            <w:pPr>
              <w:pStyle w:val="Beschriftung"/>
              <w:rPr>
                <w:del w:id="22000" w:author="Andreas Kuehne" w:date="2019-05-31T12:22:00Z"/>
                <w:rStyle w:val="Datatype"/>
                <w:b w:val="0"/>
                <w:bCs w:val="0"/>
              </w:rPr>
            </w:pPr>
            <w:del w:id="22001" w:author="Andreas Kuehne" w:date="2019-05-31T12:22:00Z">
              <w:r w:rsidRPr="002062A5" w:rsidDel="00B33063">
                <w:rPr>
                  <w:rStyle w:val="Datatype"/>
                </w:rPr>
                <w:delText>UnsignedProperties</w:delText>
              </w:r>
              <w:bookmarkStart w:id="22002" w:name="_Toc10202443"/>
              <w:bookmarkEnd w:id="22002"/>
            </w:del>
          </w:p>
        </w:tc>
        <w:tc>
          <w:tcPr>
            <w:tcW w:w="4675" w:type="dxa"/>
          </w:tcPr>
          <w:p w14:paraId="12C3C835" w14:textId="257BE2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03" w:author="Andreas Kuehne" w:date="2019-05-31T12:22:00Z"/>
                <w:rStyle w:val="Datatype"/>
              </w:rPr>
            </w:pPr>
            <w:del w:id="22004" w:author="Andreas Kuehne" w:date="2019-05-31T12:22:00Z">
              <w:r w:rsidRPr="002062A5" w:rsidDel="00B33063">
                <w:rPr>
                  <w:rStyle w:val="Datatype"/>
                </w:rPr>
                <w:delText>unsignedProps</w:delText>
              </w:r>
              <w:bookmarkStart w:id="22005" w:name="_Toc10202444"/>
              <w:bookmarkEnd w:id="22005"/>
            </w:del>
          </w:p>
        </w:tc>
        <w:bookmarkStart w:id="22006" w:name="_Toc10202445"/>
        <w:bookmarkEnd w:id="22006"/>
      </w:tr>
      <w:tr w:rsidR="00564C22" w:rsidDel="00B33063" w14:paraId="35380367" w14:textId="1C399269" w:rsidTr="00564C22">
        <w:trPr>
          <w:del w:id="220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EFAA9D" w14:textId="63B04BAD" w:rsidR="00564C22" w:rsidRPr="002062A5" w:rsidDel="00B33063" w:rsidRDefault="009B1AF1" w:rsidP="00564C22">
            <w:pPr>
              <w:pStyle w:val="Beschriftung"/>
              <w:rPr>
                <w:del w:id="22008" w:author="Andreas Kuehne" w:date="2019-05-31T12:22:00Z"/>
                <w:rStyle w:val="Datatype"/>
                <w:b w:val="0"/>
                <w:bCs w:val="0"/>
              </w:rPr>
            </w:pPr>
            <w:del w:id="22009" w:author="Andreas Kuehne" w:date="2019-05-31T12:22:00Z">
              <w:r w:rsidRPr="002062A5" w:rsidDel="00B33063">
                <w:rPr>
                  <w:rStyle w:val="Datatype"/>
                </w:rPr>
                <w:delText>UpperBoundary</w:delText>
              </w:r>
              <w:bookmarkStart w:id="22010" w:name="_Toc10202446"/>
              <w:bookmarkEnd w:id="22010"/>
            </w:del>
          </w:p>
        </w:tc>
        <w:tc>
          <w:tcPr>
            <w:tcW w:w="4675" w:type="dxa"/>
          </w:tcPr>
          <w:p w14:paraId="1C70FA1E" w14:textId="1E1164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11" w:author="Andreas Kuehne" w:date="2019-05-31T12:22:00Z"/>
                <w:rStyle w:val="Datatype"/>
              </w:rPr>
            </w:pPr>
            <w:del w:id="22012" w:author="Andreas Kuehne" w:date="2019-05-31T12:22:00Z">
              <w:r w:rsidRPr="002062A5" w:rsidDel="00B33063">
                <w:rPr>
                  <w:rStyle w:val="Datatype"/>
                </w:rPr>
                <w:delText>upperBound</w:delText>
              </w:r>
              <w:bookmarkStart w:id="22013" w:name="_Toc10202447"/>
              <w:bookmarkEnd w:id="22013"/>
            </w:del>
          </w:p>
        </w:tc>
        <w:bookmarkStart w:id="22014" w:name="_Toc10202448"/>
        <w:bookmarkEnd w:id="22014"/>
      </w:tr>
      <w:tr w:rsidR="00564C22" w:rsidDel="00B33063" w14:paraId="13F03ED8" w14:textId="5AD5E495" w:rsidTr="00564C22">
        <w:trPr>
          <w:del w:id="220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E74A3A" w14:textId="470A2240" w:rsidR="00564C22" w:rsidRPr="002062A5" w:rsidDel="00B33063" w:rsidRDefault="009B1AF1" w:rsidP="00564C22">
            <w:pPr>
              <w:pStyle w:val="Beschriftung"/>
              <w:rPr>
                <w:del w:id="22016" w:author="Andreas Kuehne" w:date="2019-05-31T12:22:00Z"/>
                <w:rStyle w:val="Datatype"/>
                <w:b w:val="0"/>
                <w:bCs w:val="0"/>
              </w:rPr>
            </w:pPr>
            <w:del w:id="22017" w:author="Andreas Kuehne" w:date="2019-05-31T12:22:00Z">
              <w:r w:rsidRPr="002062A5" w:rsidDel="00B33063">
                <w:rPr>
                  <w:rStyle w:val="Datatype"/>
                </w:rPr>
                <w:delText>UseVerificationTime</w:delText>
              </w:r>
              <w:bookmarkStart w:id="22018" w:name="_Toc10202449"/>
              <w:bookmarkEnd w:id="22018"/>
            </w:del>
          </w:p>
        </w:tc>
        <w:tc>
          <w:tcPr>
            <w:tcW w:w="4675" w:type="dxa"/>
          </w:tcPr>
          <w:p w14:paraId="04177BAD" w14:textId="6679699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19" w:author="Andreas Kuehne" w:date="2019-05-31T12:22:00Z"/>
                <w:rStyle w:val="Datatype"/>
              </w:rPr>
            </w:pPr>
            <w:del w:id="22020" w:author="Andreas Kuehne" w:date="2019-05-31T12:22:00Z">
              <w:r w:rsidRPr="002062A5" w:rsidDel="00B33063">
                <w:rPr>
                  <w:rStyle w:val="Datatype"/>
                </w:rPr>
                <w:delText>useVerificationTime</w:delText>
              </w:r>
              <w:bookmarkStart w:id="22021" w:name="_Toc10202450"/>
              <w:bookmarkEnd w:id="22021"/>
            </w:del>
          </w:p>
        </w:tc>
        <w:bookmarkStart w:id="22022" w:name="_Toc10202451"/>
        <w:bookmarkEnd w:id="22022"/>
      </w:tr>
      <w:tr w:rsidR="00564C22" w:rsidDel="00B33063" w14:paraId="67ABB39D" w14:textId="1A83BF20" w:rsidTr="00564C22">
        <w:trPr>
          <w:del w:id="220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A79148" w14:textId="091BDF8D" w:rsidR="00564C22" w:rsidRPr="002062A5" w:rsidDel="00B33063" w:rsidRDefault="009B1AF1" w:rsidP="00564C22">
            <w:pPr>
              <w:pStyle w:val="Beschriftung"/>
              <w:rPr>
                <w:del w:id="22024" w:author="Andreas Kuehne" w:date="2019-05-31T12:22:00Z"/>
                <w:rStyle w:val="Datatype"/>
                <w:b w:val="0"/>
                <w:bCs w:val="0"/>
              </w:rPr>
            </w:pPr>
            <w:del w:id="22025" w:author="Andreas Kuehne" w:date="2019-05-31T12:22:00Z">
              <w:r w:rsidRPr="002062A5" w:rsidDel="00B33063">
                <w:rPr>
                  <w:rStyle w:val="Datatype"/>
                </w:rPr>
                <w:delText>ValidDetail</w:delText>
              </w:r>
              <w:bookmarkStart w:id="22026" w:name="_Toc10202452"/>
              <w:bookmarkEnd w:id="22026"/>
            </w:del>
          </w:p>
        </w:tc>
        <w:tc>
          <w:tcPr>
            <w:tcW w:w="4675" w:type="dxa"/>
          </w:tcPr>
          <w:p w14:paraId="717D1C18" w14:textId="17AB1C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27" w:author="Andreas Kuehne" w:date="2019-05-31T12:22:00Z"/>
                <w:rStyle w:val="Datatype"/>
              </w:rPr>
            </w:pPr>
            <w:del w:id="22028" w:author="Andreas Kuehne" w:date="2019-05-31T12:22:00Z">
              <w:r w:rsidRPr="002062A5" w:rsidDel="00B33063">
                <w:rPr>
                  <w:rStyle w:val="Datatype"/>
                </w:rPr>
                <w:delText>valid</w:delText>
              </w:r>
              <w:bookmarkStart w:id="22029" w:name="_Toc10202453"/>
              <w:bookmarkEnd w:id="22029"/>
            </w:del>
          </w:p>
        </w:tc>
        <w:bookmarkStart w:id="22030" w:name="_Toc10202454"/>
        <w:bookmarkEnd w:id="22030"/>
      </w:tr>
      <w:tr w:rsidR="00564C22" w:rsidDel="00B33063" w14:paraId="1FBF7BB2" w14:textId="76D24B79" w:rsidTr="00564C22">
        <w:trPr>
          <w:del w:id="220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16785C" w14:textId="1F2A1796" w:rsidR="00564C22" w:rsidRPr="002062A5" w:rsidDel="00B33063" w:rsidRDefault="009B1AF1" w:rsidP="00564C22">
            <w:pPr>
              <w:pStyle w:val="Beschriftung"/>
              <w:rPr>
                <w:del w:id="22032" w:author="Andreas Kuehne" w:date="2019-05-31T12:22:00Z"/>
                <w:rStyle w:val="Datatype"/>
                <w:b w:val="0"/>
                <w:bCs w:val="0"/>
              </w:rPr>
            </w:pPr>
            <w:del w:id="22033" w:author="Andreas Kuehne" w:date="2019-05-31T12:22:00Z">
              <w:r w:rsidRPr="002062A5" w:rsidDel="00B33063">
                <w:rPr>
                  <w:rStyle w:val="Datatype"/>
                </w:rPr>
                <w:delText>value</w:delText>
              </w:r>
              <w:bookmarkStart w:id="22034" w:name="_Toc10202455"/>
              <w:bookmarkEnd w:id="22034"/>
            </w:del>
          </w:p>
        </w:tc>
        <w:tc>
          <w:tcPr>
            <w:tcW w:w="4675" w:type="dxa"/>
          </w:tcPr>
          <w:p w14:paraId="16143199" w14:textId="65BF4B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35" w:author="Andreas Kuehne" w:date="2019-05-31T12:22:00Z"/>
                <w:rStyle w:val="Datatype"/>
              </w:rPr>
            </w:pPr>
            <w:del w:id="22036" w:author="Andreas Kuehne" w:date="2019-05-31T12:22:00Z">
              <w:r w:rsidRPr="002062A5" w:rsidDel="00B33063">
                <w:rPr>
                  <w:rStyle w:val="Datatype"/>
                </w:rPr>
                <w:delText>val</w:delText>
              </w:r>
              <w:bookmarkStart w:id="22037" w:name="_Toc10202456"/>
              <w:bookmarkEnd w:id="22037"/>
            </w:del>
          </w:p>
        </w:tc>
        <w:bookmarkStart w:id="22038" w:name="_Toc10202457"/>
        <w:bookmarkEnd w:id="22038"/>
      </w:tr>
      <w:tr w:rsidR="00564C22" w:rsidDel="00B33063" w14:paraId="45841ECC" w14:textId="206DA57E" w:rsidTr="00564C22">
        <w:trPr>
          <w:del w:id="220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92F96" w14:textId="1301B511" w:rsidR="00564C22" w:rsidRPr="002062A5" w:rsidDel="00B33063" w:rsidRDefault="009B1AF1" w:rsidP="00564C22">
            <w:pPr>
              <w:pStyle w:val="Beschriftung"/>
              <w:rPr>
                <w:del w:id="22040" w:author="Andreas Kuehne" w:date="2019-05-31T12:22:00Z"/>
                <w:rStyle w:val="Datatype"/>
                <w:b w:val="0"/>
                <w:bCs w:val="0"/>
              </w:rPr>
            </w:pPr>
            <w:del w:id="22041" w:author="Andreas Kuehne" w:date="2019-05-31T12:22:00Z">
              <w:r w:rsidRPr="002062A5" w:rsidDel="00B33063">
                <w:rPr>
                  <w:rStyle w:val="Datatype"/>
                </w:rPr>
                <w:delText>Value</w:delText>
              </w:r>
              <w:bookmarkStart w:id="22042" w:name="_Toc10202458"/>
              <w:bookmarkEnd w:id="22042"/>
            </w:del>
          </w:p>
        </w:tc>
        <w:tc>
          <w:tcPr>
            <w:tcW w:w="4675" w:type="dxa"/>
          </w:tcPr>
          <w:p w14:paraId="65A351C0" w14:textId="6BEDE4C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43" w:author="Andreas Kuehne" w:date="2019-05-31T12:22:00Z"/>
                <w:rStyle w:val="Datatype"/>
              </w:rPr>
            </w:pPr>
            <w:del w:id="22044" w:author="Andreas Kuehne" w:date="2019-05-31T12:22:00Z">
              <w:r w:rsidRPr="002062A5" w:rsidDel="00B33063">
                <w:rPr>
                  <w:rStyle w:val="Datatype"/>
                </w:rPr>
                <w:delText>val</w:delText>
              </w:r>
              <w:bookmarkStart w:id="22045" w:name="_Toc10202459"/>
              <w:bookmarkEnd w:id="22045"/>
            </w:del>
          </w:p>
        </w:tc>
        <w:bookmarkStart w:id="22046" w:name="_Toc10202460"/>
        <w:bookmarkEnd w:id="22046"/>
      </w:tr>
      <w:tr w:rsidR="00564C22" w:rsidDel="00B33063" w14:paraId="717C93D2" w14:textId="0BDFC2DC" w:rsidTr="00564C22">
        <w:trPr>
          <w:del w:id="220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9E4F19" w14:textId="2DF6247C" w:rsidR="00564C22" w:rsidRPr="002062A5" w:rsidDel="00B33063" w:rsidRDefault="009B1AF1" w:rsidP="00564C22">
            <w:pPr>
              <w:pStyle w:val="Beschriftung"/>
              <w:rPr>
                <w:del w:id="22048" w:author="Andreas Kuehne" w:date="2019-05-31T12:22:00Z"/>
                <w:rStyle w:val="Datatype"/>
                <w:b w:val="0"/>
                <w:bCs w:val="0"/>
              </w:rPr>
            </w:pPr>
            <w:del w:id="22049" w:author="Andreas Kuehne" w:date="2019-05-31T12:22:00Z">
              <w:r w:rsidRPr="002062A5" w:rsidDel="00B33063">
                <w:rPr>
                  <w:rStyle w:val="Datatype"/>
                </w:rPr>
                <w:delText>VerificationTime</w:delText>
              </w:r>
              <w:bookmarkStart w:id="22050" w:name="_Toc10202461"/>
              <w:bookmarkEnd w:id="22050"/>
            </w:del>
          </w:p>
        </w:tc>
        <w:tc>
          <w:tcPr>
            <w:tcW w:w="4675" w:type="dxa"/>
          </w:tcPr>
          <w:p w14:paraId="6C4D6DDC" w14:textId="4B4E09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51" w:author="Andreas Kuehne" w:date="2019-05-31T12:22:00Z"/>
                <w:rStyle w:val="Datatype"/>
              </w:rPr>
            </w:pPr>
            <w:del w:id="22052" w:author="Andreas Kuehne" w:date="2019-05-31T12:22:00Z">
              <w:r w:rsidRPr="002062A5" w:rsidDel="00B33063">
                <w:rPr>
                  <w:rStyle w:val="Datatype"/>
                </w:rPr>
                <w:delText>verificationTime</w:delText>
              </w:r>
              <w:bookmarkStart w:id="22053" w:name="_Toc10202462"/>
              <w:bookmarkEnd w:id="22053"/>
            </w:del>
          </w:p>
        </w:tc>
        <w:bookmarkStart w:id="22054" w:name="_Toc10202463"/>
        <w:bookmarkEnd w:id="22054"/>
      </w:tr>
      <w:tr w:rsidR="00564C22" w:rsidDel="00B33063" w14:paraId="6161A249" w14:textId="40596356" w:rsidTr="00564C22">
        <w:trPr>
          <w:del w:id="220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FC5B7" w14:textId="05F2E0BD" w:rsidR="00564C22" w:rsidRPr="002062A5" w:rsidDel="00B33063" w:rsidRDefault="009B1AF1" w:rsidP="00564C22">
            <w:pPr>
              <w:pStyle w:val="Beschriftung"/>
              <w:rPr>
                <w:del w:id="22056" w:author="Andreas Kuehne" w:date="2019-05-31T12:22:00Z"/>
                <w:rStyle w:val="Datatype"/>
                <w:b w:val="0"/>
                <w:bCs w:val="0"/>
              </w:rPr>
            </w:pPr>
            <w:del w:id="22057" w:author="Andreas Kuehne" w:date="2019-05-31T12:22:00Z">
              <w:r w:rsidRPr="002062A5" w:rsidDel="00B33063">
                <w:rPr>
                  <w:rStyle w:val="Datatype"/>
                </w:rPr>
                <w:delText>VerificationTimeInfo</w:delText>
              </w:r>
              <w:bookmarkStart w:id="22058" w:name="_Toc10202464"/>
              <w:bookmarkEnd w:id="22058"/>
            </w:del>
          </w:p>
        </w:tc>
        <w:tc>
          <w:tcPr>
            <w:tcW w:w="4675" w:type="dxa"/>
          </w:tcPr>
          <w:p w14:paraId="5090E302" w14:textId="2A1D47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59" w:author="Andreas Kuehne" w:date="2019-05-31T12:22:00Z"/>
                <w:rStyle w:val="Datatype"/>
              </w:rPr>
            </w:pPr>
            <w:del w:id="22060" w:author="Andreas Kuehne" w:date="2019-05-31T12:22:00Z">
              <w:r w:rsidRPr="002062A5" w:rsidDel="00B33063">
                <w:rPr>
                  <w:rStyle w:val="Datatype"/>
                </w:rPr>
                <w:delText>verificationTimeInfo</w:delText>
              </w:r>
              <w:bookmarkStart w:id="22061" w:name="_Toc10202465"/>
              <w:bookmarkEnd w:id="22061"/>
            </w:del>
          </w:p>
        </w:tc>
        <w:bookmarkStart w:id="22062" w:name="_Toc10202466"/>
        <w:bookmarkEnd w:id="22062"/>
      </w:tr>
      <w:tr w:rsidR="00564C22" w:rsidDel="00B33063" w14:paraId="7A795434" w14:textId="0CF90BE5" w:rsidTr="00564C22">
        <w:trPr>
          <w:del w:id="220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9BAD32" w14:textId="26A65C56" w:rsidR="00564C22" w:rsidRPr="002062A5" w:rsidDel="00B33063" w:rsidRDefault="009B1AF1" w:rsidP="00564C22">
            <w:pPr>
              <w:pStyle w:val="Beschriftung"/>
              <w:rPr>
                <w:del w:id="22064" w:author="Andreas Kuehne" w:date="2019-05-31T12:22:00Z"/>
                <w:rStyle w:val="Datatype"/>
                <w:b w:val="0"/>
                <w:bCs w:val="0"/>
              </w:rPr>
            </w:pPr>
            <w:del w:id="22065" w:author="Andreas Kuehne" w:date="2019-05-31T12:22:00Z">
              <w:r w:rsidRPr="002062A5" w:rsidDel="00B33063">
                <w:rPr>
                  <w:rStyle w:val="Datatype"/>
                </w:rPr>
                <w:delText>VerifyManifestResults</w:delText>
              </w:r>
              <w:bookmarkStart w:id="22066" w:name="_Toc10202467"/>
              <w:bookmarkEnd w:id="22066"/>
            </w:del>
          </w:p>
        </w:tc>
        <w:tc>
          <w:tcPr>
            <w:tcW w:w="4675" w:type="dxa"/>
          </w:tcPr>
          <w:p w14:paraId="64505FD5" w14:textId="1321A6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67" w:author="Andreas Kuehne" w:date="2019-05-31T12:22:00Z"/>
                <w:rStyle w:val="Datatype"/>
              </w:rPr>
            </w:pPr>
            <w:del w:id="22068" w:author="Andreas Kuehne" w:date="2019-05-31T12:22:00Z">
              <w:r w:rsidRPr="002062A5" w:rsidDel="00B33063">
                <w:rPr>
                  <w:rStyle w:val="Datatype"/>
                </w:rPr>
                <w:delText>result</w:delText>
              </w:r>
              <w:bookmarkStart w:id="22069" w:name="_Toc10202468"/>
              <w:bookmarkEnd w:id="22069"/>
            </w:del>
          </w:p>
        </w:tc>
        <w:bookmarkStart w:id="22070" w:name="_Toc10202469"/>
        <w:bookmarkEnd w:id="22070"/>
      </w:tr>
      <w:tr w:rsidR="00564C22" w:rsidDel="00B33063" w14:paraId="30D744E1" w14:textId="355F5721" w:rsidTr="00564C22">
        <w:trPr>
          <w:del w:id="220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04953" w14:textId="371CAD10" w:rsidR="00564C22" w:rsidRPr="002062A5" w:rsidDel="00B33063" w:rsidRDefault="009B1AF1" w:rsidP="00564C22">
            <w:pPr>
              <w:pStyle w:val="Beschriftung"/>
              <w:rPr>
                <w:del w:id="22072" w:author="Andreas Kuehne" w:date="2019-05-31T12:22:00Z"/>
                <w:rStyle w:val="Datatype"/>
                <w:b w:val="0"/>
                <w:bCs w:val="0"/>
              </w:rPr>
            </w:pPr>
            <w:del w:id="22073" w:author="Andreas Kuehne" w:date="2019-05-31T12:22:00Z">
              <w:r w:rsidRPr="002062A5" w:rsidDel="00B33063">
                <w:rPr>
                  <w:rStyle w:val="Datatype"/>
                </w:rPr>
                <w:delText>VerifyManifests</w:delText>
              </w:r>
              <w:bookmarkStart w:id="22074" w:name="_Toc10202470"/>
              <w:bookmarkEnd w:id="22074"/>
            </w:del>
          </w:p>
        </w:tc>
        <w:tc>
          <w:tcPr>
            <w:tcW w:w="4675" w:type="dxa"/>
          </w:tcPr>
          <w:p w14:paraId="6F29C77F" w14:textId="34978F4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75" w:author="Andreas Kuehne" w:date="2019-05-31T12:22:00Z"/>
                <w:rStyle w:val="Datatype"/>
              </w:rPr>
            </w:pPr>
            <w:del w:id="22076" w:author="Andreas Kuehne" w:date="2019-05-31T12:22:00Z">
              <w:r w:rsidRPr="002062A5" w:rsidDel="00B33063">
                <w:rPr>
                  <w:rStyle w:val="Datatype"/>
                </w:rPr>
                <w:delText>verifyManifests</w:delText>
              </w:r>
              <w:bookmarkStart w:id="22077" w:name="_Toc10202471"/>
              <w:bookmarkEnd w:id="22077"/>
            </w:del>
          </w:p>
        </w:tc>
        <w:bookmarkStart w:id="22078" w:name="_Toc10202472"/>
        <w:bookmarkEnd w:id="22078"/>
      </w:tr>
      <w:tr w:rsidR="00564C22" w:rsidDel="00B33063" w14:paraId="283730F3" w14:textId="45B34B7C" w:rsidTr="00564C22">
        <w:trPr>
          <w:del w:id="220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A3B63" w14:textId="45328ED9" w:rsidR="00564C22" w:rsidRPr="002062A5" w:rsidDel="00B33063" w:rsidRDefault="009B1AF1" w:rsidP="00564C22">
            <w:pPr>
              <w:pStyle w:val="Beschriftung"/>
              <w:rPr>
                <w:del w:id="22080" w:author="Andreas Kuehne" w:date="2019-05-31T12:22:00Z"/>
                <w:rStyle w:val="Datatype"/>
                <w:b w:val="0"/>
                <w:bCs w:val="0"/>
              </w:rPr>
            </w:pPr>
            <w:del w:id="22081" w:author="Andreas Kuehne" w:date="2019-05-31T12:22:00Z">
              <w:r w:rsidRPr="002062A5" w:rsidDel="00B33063">
                <w:rPr>
                  <w:rStyle w:val="Datatype"/>
                </w:rPr>
                <w:delText>WhichData</w:delText>
              </w:r>
              <w:bookmarkStart w:id="22082" w:name="_Toc10202473"/>
              <w:bookmarkEnd w:id="22082"/>
            </w:del>
          </w:p>
        </w:tc>
        <w:tc>
          <w:tcPr>
            <w:tcW w:w="4675" w:type="dxa"/>
          </w:tcPr>
          <w:p w14:paraId="65452206" w14:textId="5028BB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83" w:author="Andreas Kuehne" w:date="2019-05-31T12:22:00Z"/>
                <w:rStyle w:val="Datatype"/>
              </w:rPr>
            </w:pPr>
            <w:del w:id="22084" w:author="Andreas Kuehne" w:date="2019-05-31T12:22:00Z">
              <w:r w:rsidRPr="002062A5" w:rsidDel="00B33063">
                <w:rPr>
                  <w:rStyle w:val="Datatype"/>
                </w:rPr>
                <w:delText>whichData</w:delText>
              </w:r>
              <w:bookmarkStart w:id="22085" w:name="_Toc10202474"/>
              <w:bookmarkEnd w:id="22085"/>
            </w:del>
          </w:p>
        </w:tc>
        <w:bookmarkStart w:id="22086" w:name="_Toc10202475"/>
        <w:bookmarkEnd w:id="22086"/>
      </w:tr>
      <w:tr w:rsidR="00564C22" w:rsidDel="00B33063" w14:paraId="4AEB83BE" w14:textId="2DBA0736" w:rsidTr="00564C22">
        <w:trPr>
          <w:del w:id="220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5D9BEA" w14:textId="2B8EA099" w:rsidR="00564C22" w:rsidRPr="002062A5" w:rsidDel="00B33063" w:rsidRDefault="009B1AF1" w:rsidP="00564C22">
            <w:pPr>
              <w:pStyle w:val="Beschriftung"/>
              <w:rPr>
                <w:del w:id="22088" w:author="Andreas Kuehne" w:date="2019-05-31T12:22:00Z"/>
                <w:rStyle w:val="Datatype"/>
                <w:b w:val="0"/>
                <w:bCs w:val="0"/>
              </w:rPr>
            </w:pPr>
            <w:del w:id="22089" w:author="Andreas Kuehne" w:date="2019-05-31T12:22:00Z">
              <w:r w:rsidRPr="002062A5" w:rsidDel="00B33063">
                <w:rPr>
                  <w:rStyle w:val="Datatype"/>
                </w:rPr>
                <w:delText>WhichDoc</w:delText>
              </w:r>
              <w:bookmarkStart w:id="22090" w:name="_Toc10202476"/>
              <w:bookmarkEnd w:id="22090"/>
            </w:del>
          </w:p>
        </w:tc>
        <w:tc>
          <w:tcPr>
            <w:tcW w:w="4675" w:type="dxa"/>
          </w:tcPr>
          <w:p w14:paraId="6A333E57" w14:textId="22D3ADA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91" w:author="Andreas Kuehne" w:date="2019-05-31T12:22:00Z"/>
                <w:rStyle w:val="Datatype"/>
              </w:rPr>
            </w:pPr>
            <w:del w:id="22092" w:author="Andreas Kuehne" w:date="2019-05-31T12:22:00Z">
              <w:r w:rsidRPr="002062A5" w:rsidDel="00B33063">
                <w:rPr>
                  <w:rStyle w:val="Datatype"/>
                </w:rPr>
                <w:delText>whichDoc</w:delText>
              </w:r>
              <w:bookmarkStart w:id="22093" w:name="_Toc10202477"/>
              <w:bookmarkEnd w:id="22093"/>
            </w:del>
          </w:p>
        </w:tc>
        <w:bookmarkStart w:id="22094" w:name="_Toc10202478"/>
        <w:bookmarkEnd w:id="22094"/>
      </w:tr>
      <w:tr w:rsidR="00564C22" w:rsidDel="00B33063" w14:paraId="7DBF51FF" w14:textId="75241034" w:rsidTr="00564C22">
        <w:trPr>
          <w:del w:id="220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9FEB1" w14:textId="7FD51E8F" w:rsidR="00564C22" w:rsidRPr="002062A5" w:rsidDel="00B33063" w:rsidRDefault="009B1AF1" w:rsidP="00564C22">
            <w:pPr>
              <w:pStyle w:val="Beschriftung"/>
              <w:rPr>
                <w:del w:id="22096" w:author="Andreas Kuehne" w:date="2019-05-31T12:22:00Z"/>
                <w:rStyle w:val="Datatype"/>
                <w:b w:val="0"/>
                <w:bCs w:val="0"/>
              </w:rPr>
            </w:pPr>
            <w:del w:id="22097" w:author="Andreas Kuehne" w:date="2019-05-31T12:22:00Z">
              <w:r w:rsidRPr="002062A5" w:rsidDel="00B33063">
                <w:rPr>
                  <w:rStyle w:val="Datatype"/>
                </w:rPr>
                <w:delText>WhichDocument</w:delText>
              </w:r>
              <w:bookmarkStart w:id="22098" w:name="_Toc10202479"/>
              <w:bookmarkEnd w:id="22098"/>
            </w:del>
          </w:p>
        </w:tc>
        <w:tc>
          <w:tcPr>
            <w:tcW w:w="4675" w:type="dxa"/>
          </w:tcPr>
          <w:p w14:paraId="0E1CB102" w14:textId="296079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99" w:author="Andreas Kuehne" w:date="2019-05-31T12:22:00Z"/>
                <w:rStyle w:val="Datatype"/>
              </w:rPr>
            </w:pPr>
            <w:del w:id="22100" w:author="Andreas Kuehne" w:date="2019-05-31T12:22:00Z">
              <w:r w:rsidRPr="002062A5" w:rsidDel="00B33063">
                <w:rPr>
                  <w:rStyle w:val="Datatype"/>
                </w:rPr>
                <w:delText>whichDoc</w:delText>
              </w:r>
              <w:bookmarkStart w:id="22101" w:name="_Toc10202480"/>
              <w:bookmarkEnd w:id="22101"/>
            </w:del>
          </w:p>
        </w:tc>
        <w:bookmarkStart w:id="22102" w:name="_Toc10202481"/>
        <w:bookmarkEnd w:id="22102"/>
      </w:tr>
      <w:tr w:rsidR="00564C22" w:rsidDel="00B33063" w14:paraId="24302A56" w14:textId="457762E2" w:rsidTr="00564C22">
        <w:trPr>
          <w:del w:id="221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B98D49" w14:textId="0F374C9C" w:rsidR="00564C22" w:rsidRPr="002062A5" w:rsidDel="00B33063" w:rsidRDefault="009B1AF1" w:rsidP="00564C22">
            <w:pPr>
              <w:pStyle w:val="Beschriftung"/>
              <w:rPr>
                <w:del w:id="22104" w:author="Andreas Kuehne" w:date="2019-05-31T12:22:00Z"/>
                <w:rStyle w:val="Datatype"/>
                <w:b w:val="0"/>
                <w:bCs w:val="0"/>
              </w:rPr>
            </w:pPr>
            <w:del w:id="22105" w:author="Andreas Kuehne" w:date="2019-05-31T12:22:00Z">
              <w:r w:rsidRPr="002062A5" w:rsidDel="00B33063">
                <w:rPr>
                  <w:rStyle w:val="Datatype"/>
                </w:rPr>
                <w:delText>WhichReference</w:delText>
              </w:r>
              <w:bookmarkStart w:id="22106" w:name="_Toc10202482"/>
              <w:bookmarkEnd w:id="22106"/>
            </w:del>
          </w:p>
        </w:tc>
        <w:tc>
          <w:tcPr>
            <w:tcW w:w="4675" w:type="dxa"/>
          </w:tcPr>
          <w:p w14:paraId="7C6E07DA" w14:textId="4C110E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07" w:author="Andreas Kuehne" w:date="2019-05-31T12:22:00Z"/>
                <w:rStyle w:val="Datatype"/>
              </w:rPr>
            </w:pPr>
            <w:del w:id="22108" w:author="Andreas Kuehne" w:date="2019-05-31T12:22:00Z">
              <w:r w:rsidRPr="002062A5" w:rsidDel="00B33063">
                <w:rPr>
                  <w:rStyle w:val="Datatype"/>
                </w:rPr>
                <w:delText>whichRef</w:delText>
              </w:r>
              <w:bookmarkStart w:id="22109" w:name="_Toc10202483"/>
              <w:bookmarkEnd w:id="22109"/>
            </w:del>
          </w:p>
        </w:tc>
        <w:bookmarkStart w:id="22110" w:name="_Toc10202484"/>
        <w:bookmarkEnd w:id="22110"/>
      </w:tr>
      <w:tr w:rsidR="00564C22" w:rsidDel="00B33063" w14:paraId="1D3E5EBB" w14:textId="4828FED5" w:rsidTr="00564C22">
        <w:trPr>
          <w:del w:id="221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D4EDB2" w14:textId="36A2D9A3" w:rsidR="00564C22" w:rsidRPr="002062A5" w:rsidDel="00B33063" w:rsidRDefault="009B1AF1" w:rsidP="00564C22">
            <w:pPr>
              <w:pStyle w:val="Beschriftung"/>
              <w:rPr>
                <w:del w:id="22112" w:author="Andreas Kuehne" w:date="2019-05-31T12:22:00Z"/>
                <w:rStyle w:val="Datatype"/>
                <w:b w:val="0"/>
                <w:bCs w:val="0"/>
              </w:rPr>
            </w:pPr>
            <w:del w:id="22113" w:author="Andreas Kuehne" w:date="2019-05-31T12:22:00Z">
              <w:r w:rsidRPr="002062A5" w:rsidDel="00B33063">
                <w:rPr>
                  <w:rStyle w:val="Datatype"/>
                </w:rPr>
                <w:delText>X509Certificate</w:delText>
              </w:r>
              <w:bookmarkStart w:id="22114" w:name="_Toc10202485"/>
              <w:bookmarkEnd w:id="22114"/>
            </w:del>
          </w:p>
        </w:tc>
        <w:tc>
          <w:tcPr>
            <w:tcW w:w="4675" w:type="dxa"/>
          </w:tcPr>
          <w:p w14:paraId="11AFB84F" w14:textId="0649615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15" w:author="Andreas Kuehne" w:date="2019-05-31T12:22:00Z"/>
                <w:rStyle w:val="Datatype"/>
              </w:rPr>
            </w:pPr>
            <w:del w:id="22116" w:author="Andreas Kuehne" w:date="2019-05-31T12:22:00Z">
              <w:r w:rsidRPr="002062A5" w:rsidDel="00B33063">
                <w:rPr>
                  <w:rStyle w:val="Datatype"/>
                </w:rPr>
                <w:delText>cert</w:delText>
              </w:r>
              <w:bookmarkStart w:id="22117" w:name="_Toc10202486"/>
              <w:bookmarkEnd w:id="22117"/>
            </w:del>
          </w:p>
        </w:tc>
        <w:bookmarkStart w:id="22118" w:name="_Toc10202487"/>
        <w:bookmarkEnd w:id="22118"/>
      </w:tr>
      <w:tr w:rsidR="00564C22" w:rsidDel="00B33063" w14:paraId="1478E53B" w14:textId="036968F0" w:rsidTr="00564C22">
        <w:trPr>
          <w:del w:id="221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C4EFF7" w14:textId="0CB3DBE0" w:rsidR="00564C22" w:rsidRPr="002062A5" w:rsidDel="00B33063" w:rsidRDefault="009B1AF1" w:rsidP="00564C22">
            <w:pPr>
              <w:pStyle w:val="Beschriftung"/>
              <w:rPr>
                <w:del w:id="22120" w:author="Andreas Kuehne" w:date="2019-05-31T12:22:00Z"/>
                <w:rStyle w:val="Datatype"/>
                <w:b w:val="0"/>
                <w:bCs w:val="0"/>
              </w:rPr>
            </w:pPr>
            <w:del w:id="22121" w:author="Andreas Kuehne" w:date="2019-05-31T12:22:00Z">
              <w:r w:rsidRPr="002062A5" w:rsidDel="00B33063">
                <w:rPr>
                  <w:rStyle w:val="Datatype"/>
                </w:rPr>
                <w:delText>X509CRL</w:delText>
              </w:r>
              <w:bookmarkStart w:id="22122" w:name="_Toc10202488"/>
              <w:bookmarkEnd w:id="22122"/>
            </w:del>
          </w:p>
        </w:tc>
        <w:tc>
          <w:tcPr>
            <w:tcW w:w="4675" w:type="dxa"/>
          </w:tcPr>
          <w:p w14:paraId="2A36D43D" w14:textId="7E2598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23" w:author="Andreas Kuehne" w:date="2019-05-31T12:22:00Z"/>
                <w:rStyle w:val="Datatype"/>
              </w:rPr>
            </w:pPr>
            <w:del w:id="22124" w:author="Andreas Kuehne" w:date="2019-05-31T12:22:00Z">
              <w:r w:rsidRPr="002062A5" w:rsidDel="00B33063">
                <w:rPr>
                  <w:rStyle w:val="Datatype"/>
                </w:rPr>
                <w:delText>crl</w:delText>
              </w:r>
              <w:bookmarkStart w:id="22125" w:name="_Toc10202489"/>
              <w:bookmarkEnd w:id="22125"/>
            </w:del>
          </w:p>
        </w:tc>
        <w:bookmarkStart w:id="22126" w:name="_Toc10202490"/>
        <w:bookmarkEnd w:id="22126"/>
      </w:tr>
      <w:tr w:rsidR="00564C22" w:rsidDel="00B33063" w14:paraId="79A1F7CF" w14:textId="7478A7E0" w:rsidTr="00564C22">
        <w:trPr>
          <w:del w:id="221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FEBD54" w14:textId="4E44224A" w:rsidR="00564C22" w:rsidRPr="002062A5" w:rsidDel="00B33063" w:rsidRDefault="009B1AF1" w:rsidP="00564C22">
            <w:pPr>
              <w:pStyle w:val="Beschriftung"/>
              <w:rPr>
                <w:del w:id="22128" w:author="Andreas Kuehne" w:date="2019-05-31T12:22:00Z"/>
                <w:rStyle w:val="Datatype"/>
                <w:b w:val="0"/>
                <w:bCs w:val="0"/>
              </w:rPr>
            </w:pPr>
            <w:del w:id="22129" w:author="Andreas Kuehne" w:date="2019-05-31T12:22:00Z">
              <w:r w:rsidRPr="002062A5" w:rsidDel="00B33063">
                <w:rPr>
                  <w:rStyle w:val="Datatype"/>
                </w:rPr>
                <w:delText>X509Digest</w:delText>
              </w:r>
              <w:bookmarkStart w:id="22130" w:name="_Toc10202491"/>
              <w:bookmarkEnd w:id="22130"/>
            </w:del>
          </w:p>
        </w:tc>
        <w:tc>
          <w:tcPr>
            <w:tcW w:w="4675" w:type="dxa"/>
          </w:tcPr>
          <w:p w14:paraId="53B248DC" w14:textId="1F9D66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31" w:author="Andreas Kuehne" w:date="2019-05-31T12:22:00Z"/>
                <w:rStyle w:val="Datatype"/>
              </w:rPr>
            </w:pPr>
            <w:del w:id="22132" w:author="Andreas Kuehne" w:date="2019-05-31T12:22:00Z">
              <w:r w:rsidRPr="002062A5" w:rsidDel="00B33063">
                <w:rPr>
                  <w:rStyle w:val="Datatype"/>
                </w:rPr>
                <w:delText>x509Digest</w:delText>
              </w:r>
              <w:bookmarkStart w:id="22133" w:name="_Toc10202492"/>
              <w:bookmarkEnd w:id="22133"/>
            </w:del>
          </w:p>
        </w:tc>
        <w:bookmarkStart w:id="22134" w:name="_Toc10202493"/>
        <w:bookmarkEnd w:id="22134"/>
      </w:tr>
      <w:tr w:rsidR="00564C22" w:rsidDel="00B33063" w14:paraId="6B704F22" w14:textId="0E29D1E5" w:rsidTr="00564C22">
        <w:trPr>
          <w:del w:id="221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CC2E0" w14:textId="048E2073" w:rsidR="00564C22" w:rsidRPr="002062A5" w:rsidDel="00B33063" w:rsidRDefault="009B1AF1" w:rsidP="00564C22">
            <w:pPr>
              <w:pStyle w:val="Beschriftung"/>
              <w:rPr>
                <w:del w:id="22136" w:author="Andreas Kuehne" w:date="2019-05-31T12:22:00Z"/>
                <w:rStyle w:val="Datatype"/>
                <w:b w:val="0"/>
                <w:bCs w:val="0"/>
              </w:rPr>
            </w:pPr>
            <w:del w:id="22137" w:author="Andreas Kuehne" w:date="2019-05-31T12:22:00Z">
              <w:r w:rsidRPr="002062A5" w:rsidDel="00B33063">
                <w:rPr>
                  <w:rStyle w:val="Datatype"/>
                </w:rPr>
                <w:delText>X509SKI</w:delText>
              </w:r>
              <w:bookmarkStart w:id="22138" w:name="_Toc10202494"/>
              <w:bookmarkEnd w:id="22138"/>
            </w:del>
          </w:p>
        </w:tc>
        <w:tc>
          <w:tcPr>
            <w:tcW w:w="4675" w:type="dxa"/>
          </w:tcPr>
          <w:p w14:paraId="5FBCDCD2" w14:textId="46D5AB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39" w:author="Andreas Kuehne" w:date="2019-05-31T12:22:00Z"/>
                <w:rStyle w:val="Datatype"/>
              </w:rPr>
            </w:pPr>
            <w:del w:id="22140" w:author="Andreas Kuehne" w:date="2019-05-31T12:22:00Z">
              <w:r w:rsidRPr="002062A5" w:rsidDel="00B33063">
                <w:rPr>
                  <w:rStyle w:val="Datatype"/>
                </w:rPr>
                <w:delText>ski</w:delText>
              </w:r>
              <w:bookmarkStart w:id="22141" w:name="_Toc10202495"/>
              <w:bookmarkEnd w:id="22141"/>
            </w:del>
          </w:p>
        </w:tc>
        <w:bookmarkStart w:id="22142" w:name="_Toc10202496"/>
        <w:bookmarkEnd w:id="22142"/>
      </w:tr>
      <w:tr w:rsidR="00564C22" w:rsidDel="00B33063" w14:paraId="4DC93825" w14:textId="37308149" w:rsidTr="00564C22">
        <w:trPr>
          <w:del w:id="221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98CC4D" w14:textId="62DDFFD3" w:rsidR="00564C22" w:rsidRPr="002062A5" w:rsidDel="00B33063" w:rsidRDefault="009B1AF1" w:rsidP="00564C22">
            <w:pPr>
              <w:pStyle w:val="Beschriftung"/>
              <w:rPr>
                <w:del w:id="22144" w:author="Andreas Kuehne" w:date="2019-05-31T12:22:00Z"/>
                <w:rStyle w:val="Datatype"/>
                <w:b w:val="0"/>
                <w:bCs w:val="0"/>
              </w:rPr>
            </w:pPr>
            <w:del w:id="22145" w:author="Andreas Kuehne" w:date="2019-05-31T12:22:00Z">
              <w:r w:rsidRPr="002062A5" w:rsidDel="00B33063">
                <w:rPr>
                  <w:rStyle w:val="Datatype"/>
                </w:rPr>
                <w:delText>X509SubjectName</w:delText>
              </w:r>
              <w:bookmarkStart w:id="22146" w:name="_Toc10202497"/>
              <w:bookmarkEnd w:id="22146"/>
            </w:del>
          </w:p>
        </w:tc>
        <w:tc>
          <w:tcPr>
            <w:tcW w:w="4675" w:type="dxa"/>
          </w:tcPr>
          <w:p w14:paraId="56E2970A" w14:textId="5F8CCA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47" w:author="Andreas Kuehne" w:date="2019-05-31T12:22:00Z"/>
                <w:rStyle w:val="Datatype"/>
              </w:rPr>
            </w:pPr>
            <w:del w:id="22148" w:author="Andreas Kuehne" w:date="2019-05-31T12:22:00Z">
              <w:r w:rsidRPr="002062A5" w:rsidDel="00B33063">
                <w:rPr>
                  <w:rStyle w:val="Datatype"/>
                </w:rPr>
                <w:delText>sub</w:delText>
              </w:r>
              <w:bookmarkStart w:id="22149" w:name="_Toc10202498"/>
              <w:bookmarkEnd w:id="22149"/>
            </w:del>
          </w:p>
        </w:tc>
        <w:bookmarkStart w:id="22150" w:name="_Toc10202499"/>
        <w:bookmarkEnd w:id="22150"/>
      </w:tr>
      <w:tr w:rsidR="00564C22" w:rsidDel="00B33063" w14:paraId="197023E7" w14:textId="46095907" w:rsidTr="00564C22">
        <w:trPr>
          <w:del w:id="221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7BB14B" w14:textId="5A22133A" w:rsidR="00564C22" w:rsidRPr="002062A5" w:rsidDel="00B33063" w:rsidRDefault="009B1AF1" w:rsidP="00564C22">
            <w:pPr>
              <w:pStyle w:val="Beschriftung"/>
              <w:rPr>
                <w:del w:id="22152" w:author="Andreas Kuehne" w:date="2019-05-31T12:22:00Z"/>
                <w:rStyle w:val="Datatype"/>
                <w:b w:val="0"/>
                <w:bCs w:val="0"/>
              </w:rPr>
            </w:pPr>
            <w:del w:id="22153" w:author="Andreas Kuehne" w:date="2019-05-31T12:22:00Z">
              <w:r w:rsidRPr="002062A5" w:rsidDel="00B33063">
                <w:rPr>
                  <w:rStyle w:val="Datatype"/>
                </w:rPr>
                <w:delText>XPath</w:delText>
              </w:r>
              <w:bookmarkStart w:id="22154" w:name="_Toc10202500"/>
              <w:bookmarkEnd w:id="22154"/>
            </w:del>
          </w:p>
        </w:tc>
        <w:tc>
          <w:tcPr>
            <w:tcW w:w="4675" w:type="dxa"/>
          </w:tcPr>
          <w:p w14:paraId="134D5986" w14:textId="410709A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55" w:author="Andreas Kuehne" w:date="2019-05-31T12:22:00Z"/>
                <w:rStyle w:val="Datatype"/>
              </w:rPr>
            </w:pPr>
            <w:del w:id="22156" w:author="Andreas Kuehne" w:date="2019-05-31T12:22:00Z">
              <w:r w:rsidRPr="002062A5" w:rsidDel="00B33063">
                <w:rPr>
                  <w:rStyle w:val="Datatype"/>
                </w:rPr>
                <w:delText>xPath</w:delText>
              </w:r>
              <w:bookmarkStart w:id="22157" w:name="_Toc10202501"/>
              <w:bookmarkEnd w:id="22157"/>
            </w:del>
          </w:p>
        </w:tc>
        <w:bookmarkStart w:id="22158" w:name="_Toc10202502"/>
        <w:bookmarkEnd w:id="22158"/>
      </w:tr>
      <w:tr w:rsidR="00564C22" w:rsidDel="00B33063" w14:paraId="7CF13FB4" w14:textId="5E88EAD4" w:rsidTr="00564C22">
        <w:trPr>
          <w:del w:id="221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1E0D8F" w14:textId="4ADC2A53" w:rsidR="00564C22" w:rsidRPr="002062A5" w:rsidDel="00B33063" w:rsidRDefault="009B1AF1" w:rsidP="00564C22">
            <w:pPr>
              <w:pStyle w:val="Beschriftung"/>
              <w:rPr>
                <w:del w:id="22160" w:author="Andreas Kuehne" w:date="2019-05-31T12:22:00Z"/>
                <w:rStyle w:val="Datatype"/>
                <w:b w:val="0"/>
                <w:bCs w:val="0"/>
              </w:rPr>
            </w:pPr>
            <w:del w:id="22161" w:author="Andreas Kuehne" w:date="2019-05-31T12:22:00Z">
              <w:r w:rsidRPr="002062A5" w:rsidDel="00B33063">
                <w:rPr>
                  <w:rStyle w:val="Datatype"/>
                </w:rPr>
                <w:delText>XPathAfter</w:delText>
              </w:r>
              <w:bookmarkStart w:id="22162" w:name="_Toc10202503"/>
              <w:bookmarkEnd w:id="22162"/>
            </w:del>
          </w:p>
        </w:tc>
        <w:tc>
          <w:tcPr>
            <w:tcW w:w="4675" w:type="dxa"/>
          </w:tcPr>
          <w:p w14:paraId="61FB3370" w14:textId="5C5C5D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63" w:author="Andreas Kuehne" w:date="2019-05-31T12:22:00Z"/>
                <w:rStyle w:val="Datatype"/>
              </w:rPr>
            </w:pPr>
            <w:del w:id="22164" w:author="Andreas Kuehne" w:date="2019-05-31T12:22:00Z">
              <w:r w:rsidRPr="002062A5" w:rsidDel="00B33063">
                <w:rPr>
                  <w:rStyle w:val="Datatype"/>
                </w:rPr>
                <w:delText>xPathAfter</w:delText>
              </w:r>
              <w:bookmarkStart w:id="22165" w:name="_Toc10202504"/>
              <w:bookmarkEnd w:id="22165"/>
            </w:del>
          </w:p>
        </w:tc>
        <w:bookmarkStart w:id="22166" w:name="_Toc10202505"/>
        <w:bookmarkEnd w:id="22166"/>
      </w:tr>
      <w:tr w:rsidR="00564C22" w:rsidDel="00B33063" w14:paraId="0DDBFF00" w14:textId="1A03C736" w:rsidTr="00564C22">
        <w:trPr>
          <w:del w:id="221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25CB6F" w14:textId="7FCACFB3" w:rsidR="00564C22" w:rsidRPr="002062A5" w:rsidDel="00B33063" w:rsidRDefault="009B1AF1" w:rsidP="00564C22">
            <w:pPr>
              <w:pStyle w:val="Beschriftung"/>
              <w:rPr>
                <w:del w:id="22168" w:author="Andreas Kuehne" w:date="2019-05-31T12:22:00Z"/>
                <w:rStyle w:val="Datatype"/>
                <w:b w:val="0"/>
                <w:bCs w:val="0"/>
              </w:rPr>
            </w:pPr>
            <w:del w:id="22169" w:author="Andreas Kuehne" w:date="2019-05-31T12:22:00Z">
              <w:r w:rsidRPr="002062A5" w:rsidDel="00B33063">
                <w:rPr>
                  <w:rStyle w:val="Datatype"/>
                </w:rPr>
                <w:delText>XPathFirstChildOf</w:delText>
              </w:r>
              <w:bookmarkStart w:id="22170" w:name="_Toc10202506"/>
              <w:bookmarkEnd w:id="22170"/>
            </w:del>
          </w:p>
        </w:tc>
        <w:tc>
          <w:tcPr>
            <w:tcW w:w="4675" w:type="dxa"/>
          </w:tcPr>
          <w:p w14:paraId="1AFA42A9" w14:textId="6298C6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71" w:author="Andreas Kuehne" w:date="2019-05-31T12:22:00Z"/>
                <w:rStyle w:val="Datatype"/>
              </w:rPr>
            </w:pPr>
            <w:del w:id="22172" w:author="Andreas Kuehne" w:date="2019-05-31T12:22:00Z">
              <w:r w:rsidRPr="002062A5" w:rsidDel="00B33063">
                <w:rPr>
                  <w:rStyle w:val="Datatype"/>
                </w:rPr>
                <w:delText>xPathFirstChildOf</w:delText>
              </w:r>
              <w:bookmarkStart w:id="22173" w:name="_Toc10202507"/>
              <w:bookmarkEnd w:id="22173"/>
            </w:del>
          </w:p>
        </w:tc>
        <w:bookmarkStart w:id="22174" w:name="_Toc10202508"/>
        <w:bookmarkEnd w:id="22174"/>
      </w:tr>
      <w:tr w:rsidR="00564C22" w:rsidDel="00B33063" w14:paraId="5580A2E3" w14:textId="7ECE838B" w:rsidTr="00564C22">
        <w:trPr>
          <w:del w:id="221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D25FEB" w14:textId="3AB604F5" w:rsidR="00564C22" w:rsidRPr="002062A5" w:rsidDel="00B33063" w:rsidRDefault="009B1AF1" w:rsidP="00564C22">
            <w:pPr>
              <w:pStyle w:val="Beschriftung"/>
              <w:rPr>
                <w:del w:id="22176" w:author="Andreas Kuehne" w:date="2019-05-31T12:22:00Z"/>
                <w:rStyle w:val="Datatype"/>
                <w:b w:val="0"/>
                <w:bCs w:val="0"/>
              </w:rPr>
            </w:pPr>
            <w:del w:id="22177" w:author="Andreas Kuehne" w:date="2019-05-31T12:22:00Z">
              <w:r w:rsidRPr="002062A5" w:rsidDel="00B33063">
                <w:rPr>
                  <w:rStyle w:val="Datatype"/>
                </w:rPr>
                <w:delText>XPathQualifier</w:delText>
              </w:r>
              <w:bookmarkStart w:id="22178" w:name="_Toc10202509"/>
              <w:bookmarkEnd w:id="22178"/>
            </w:del>
          </w:p>
        </w:tc>
        <w:tc>
          <w:tcPr>
            <w:tcW w:w="4675" w:type="dxa"/>
          </w:tcPr>
          <w:p w14:paraId="60B687B2" w14:textId="4ADC41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79" w:author="Andreas Kuehne" w:date="2019-05-31T12:22:00Z"/>
                <w:rStyle w:val="Datatype"/>
              </w:rPr>
            </w:pPr>
            <w:del w:id="22180" w:author="Andreas Kuehne" w:date="2019-05-31T12:22:00Z">
              <w:r w:rsidRPr="002062A5" w:rsidDel="00B33063">
                <w:rPr>
                  <w:rStyle w:val="Datatype"/>
                </w:rPr>
                <w:delText>xPathQual</w:delText>
              </w:r>
              <w:bookmarkStart w:id="22181" w:name="_Toc10202510"/>
              <w:bookmarkEnd w:id="22181"/>
            </w:del>
          </w:p>
        </w:tc>
        <w:bookmarkStart w:id="22182" w:name="_Toc10202511"/>
        <w:bookmarkEnd w:id="22182"/>
      </w:tr>
    </w:tbl>
    <w:bookmarkStart w:id="22183" w:name="sec_DataStructureModelsdefinedInThisDoc"/>
    <w:bookmarkStart w:id="22184" w:name="componentNsPrefixMapping"/>
    <w:bookmarkStart w:id="22185" w:name="json_NsPrefixMapping"/>
    <w:bookmarkStart w:id="22186" w:name="xml_NsPrefixMapping"/>
    <w:bookmarkStart w:id="22187" w:name="componentAny"/>
    <w:bookmarkStart w:id="22188" w:name="json_Any"/>
    <w:bookmarkStart w:id="22189" w:name="xml_Any"/>
    <w:bookmarkStart w:id="22190" w:name="componentInternationalString"/>
    <w:bookmarkStart w:id="22191" w:name="json_InternationalString"/>
    <w:bookmarkStart w:id="22192" w:name="xml_InternationalString"/>
    <w:bookmarkStart w:id="22193" w:name="componentDigestInfo"/>
    <w:bookmarkStart w:id="22194" w:name="json_DigestInfo"/>
    <w:bookmarkStart w:id="22195" w:name="xml_DigestInfo"/>
    <w:bookmarkStart w:id="22196" w:name="componentAttachmentReference"/>
    <w:bookmarkStart w:id="22197" w:name="json_AttachmentReference"/>
    <w:bookmarkStart w:id="22198" w:name="xml_AttachmentReference"/>
    <w:bookmarkStart w:id="22199" w:name="componentBase64Data"/>
    <w:bookmarkStart w:id="22200" w:name="json_Base64Data"/>
    <w:bookmarkStart w:id="22201" w:name="xml_Base64Data"/>
    <w:bookmarkStart w:id="22202" w:name="componentResult"/>
    <w:bookmarkStart w:id="22203" w:name="_Component_Result"/>
    <w:bookmarkStart w:id="22204" w:name="json_Result"/>
    <w:bookmarkStart w:id="22205" w:name="xml_Result"/>
    <w:bookmarkStart w:id="22206" w:name="componentOptionalInputs"/>
    <w:bookmarkStart w:id="22207" w:name="json_OptionalInputs"/>
    <w:bookmarkStart w:id="22208" w:name="xml_OptionalInputs"/>
    <w:bookmarkStart w:id="22209" w:name="componentOptionalOutputs"/>
    <w:bookmarkStart w:id="22210" w:name="json_OptionalOutputs"/>
    <w:bookmarkStart w:id="22211" w:name="xml_OptionalOutputs"/>
    <w:bookmarkStart w:id="22212" w:name="componentRequestBase"/>
    <w:bookmarkStart w:id="22213" w:name="json_RequestBase"/>
    <w:bookmarkStart w:id="22214" w:name="xml_RequestBase"/>
    <w:bookmarkStart w:id="22215" w:name="componentResponseBase"/>
    <w:bookmarkStart w:id="22216" w:name="json_ResponseBase"/>
    <w:bookmarkStart w:id="22217" w:name="xml_ResponseBase"/>
    <w:bookmarkStart w:id="22218" w:name="sec_ReqRespRelatedDataStructsDefinedHere"/>
    <w:bookmarkStart w:id="22219" w:name="componentInputDocuments"/>
    <w:bookmarkStart w:id="22220" w:name="json_InputDocuments"/>
    <w:bookmarkStart w:id="22221" w:name="xml_InputDocuments"/>
    <w:bookmarkStart w:id="22222" w:name="componentDocumentBase"/>
    <w:bookmarkStart w:id="22223" w:name="json_DocumentBase"/>
    <w:bookmarkStart w:id="22224" w:name="xml_DocumentBase"/>
    <w:bookmarkStart w:id="22225" w:name="componentDocument"/>
    <w:bookmarkStart w:id="22226" w:name="_Component_Document"/>
    <w:bookmarkStart w:id="22227" w:name="json_Document"/>
    <w:bookmarkStart w:id="22228" w:name="xml_Document"/>
    <w:bookmarkStart w:id="22229" w:name="componentTransformedData"/>
    <w:bookmarkStart w:id="22230" w:name="json_TransformedData"/>
    <w:bookmarkStart w:id="22231" w:name="xml_TransformedData"/>
    <w:bookmarkStart w:id="22232" w:name="componentDocumentHash"/>
    <w:bookmarkStart w:id="22233" w:name="json_DocumentHash"/>
    <w:bookmarkStart w:id="22234" w:name="xml_DocumentHash"/>
    <w:bookmarkStart w:id="22235" w:name="json_SignRequest"/>
    <w:bookmarkStart w:id="22236" w:name="xml_SignRequest"/>
    <w:bookmarkStart w:id="22237" w:name="componentSignResponse"/>
    <w:bookmarkStart w:id="22238" w:name="json_SignResponse"/>
    <w:bookmarkStart w:id="22239" w:name="xml_SignResponse"/>
    <w:bookmarkStart w:id="22240" w:name="componentSignatureObject"/>
    <w:bookmarkStart w:id="22241" w:name="json_SignatureObject"/>
    <w:bookmarkStart w:id="22242" w:name="xml_SignatureObject"/>
    <w:bookmarkStart w:id="22243" w:name="componentSignaturePtr"/>
    <w:bookmarkStart w:id="22244" w:name="json_SignaturePtr"/>
    <w:bookmarkStart w:id="22245" w:name="xml_SignaturePtr"/>
    <w:bookmarkStart w:id="22246" w:name="componentVerifyRequest"/>
    <w:bookmarkStart w:id="22247" w:name="json_VerifyRequest"/>
    <w:bookmarkStart w:id="22248" w:name="xml_VerifyRequest"/>
    <w:bookmarkStart w:id="22249" w:name="componentVerifyResponse"/>
    <w:bookmarkStart w:id="22250" w:name="json_VerifyResponse"/>
    <w:bookmarkStart w:id="22251" w:name="xml_VerifyResponse"/>
    <w:bookmarkStart w:id="22252" w:name="componentPendingRequest"/>
    <w:bookmarkStart w:id="22253" w:name="json_PendingRequest"/>
    <w:bookmarkStart w:id="22254" w:name="xml_PendingRequest"/>
    <w:bookmarkStart w:id="22255" w:name="sec_OptionalDataStructsDefinedHere"/>
    <w:bookmarkStart w:id="22256" w:name="componentRequestID"/>
    <w:bookmarkStart w:id="22257" w:name="json_RequestID"/>
    <w:bookmarkStart w:id="22258" w:name="xml_RequestID"/>
    <w:bookmarkStart w:id="22259" w:name="componentResponseID"/>
    <w:bookmarkStart w:id="22260" w:name="json_ResponseID"/>
    <w:bookmarkStart w:id="22261" w:name="xml_ResponseID"/>
    <w:bookmarkStart w:id="22262" w:name="componentOptionalInputsBase"/>
    <w:bookmarkStart w:id="22263" w:name="json_OptionalInputsBase"/>
    <w:bookmarkStart w:id="22264" w:name="xml_OptionalInputsBase"/>
    <w:bookmarkStart w:id="22265" w:name="componentOptionalInputsSign"/>
    <w:bookmarkStart w:id="22266" w:name="json_OptionalInputsSign"/>
    <w:bookmarkStart w:id="22267" w:name="xml_OptionalInputsSign"/>
    <w:bookmarkStart w:id="22268" w:name="componentOptionalInputsVerify"/>
    <w:bookmarkStart w:id="22269" w:name="json_OptionalInputsVerify"/>
    <w:bookmarkStart w:id="22270" w:name="xml_OptionalInputsVerify"/>
    <w:bookmarkStart w:id="22271" w:name="componentOptionalOutputsBase"/>
    <w:bookmarkStart w:id="22272" w:name="json_OptionalOutputsBase"/>
    <w:bookmarkStart w:id="22273" w:name="xml_OptionalOutputsBase"/>
    <w:bookmarkStart w:id="22274" w:name="componentOptionalOutputsSign"/>
    <w:bookmarkStart w:id="22275" w:name="json_OptionalOutputsSign"/>
    <w:bookmarkStart w:id="22276" w:name="xml_OptionalOutputsSign"/>
    <w:bookmarkStart w:id="22277" w:name="componentOptionalOutputsVerify"/>
    <w:bookmarkStart w:id="22278" w:name="json_OptionalOutputsVerify"/>
    <w:bookmarkStart w:id="22279" w:name="xml_OptionalOutputsVerify"/>
    <w:bookmarkStart w:id="22280" w:name="componentClaimedIdentity"/>
    <w:bookmarkStart w:id="22281" w:name="json_ClaimedIdentity"/>
    <w:bookmarkStart w:id="22282" w:name="xml_ClaimedIdentity"/>
    <w:bookmarkStart w:id="22283" w:name="componentSchemas"/>
    <w:bookmarkStart w:id="22284" w:name="json_Schemas"/>
    <w:bookmarkStart w:id="22285" w:name="xml_Schemas"/>
    <w:bookmarkStart w:id="22286" w:name="componentAugmentSignatureInstruction"/>
    <w:bookmarkStart w:id="22287" w:name="json_AugmentSignatureInstruction"/>
    <w:bookmarkStart w:id="22288" w:name="xml_AugmentSignatureInstruction"/>
    <w:bookmarkStart w:id="22289" w:name="componentIntendedAudience"/>
    <w:bookmarkStart w:id="22290" w:name="json_IntendedAudience"/>
    <w:bookmarkStart w:id="22291" w:name="xml_IntendedAudience"/>
    <w:bookmarkStart w:id="22292" w:name="componentKeySelector"/>
    <w:bookmarkStart w:id="22293" w:name="json_KeySelector"/>
    <w:bookmarkStart w:id="22294" w:name="xml_KeySelector"/>
    <w:bookmarkStart w:id="22295" w:name="componentX509Digest"/>
    <w:bookmarkStart w:id="22296" w:name="json_X509Digest"/>
    <w:bookmarkStart w:id="22297" w:name="xml_X509Digest"/>
    <w:bookmarkStart w:id="22298" w:name="componentPropertiesHolder"/>
    <w:bookmarkStart w:id="22299" w:name="json_PropertiesHolder"/>
    <w:bookmarkStart w:id="22300" w:name="xml_PropertiesHolder"/>
    <w:bookmarkStart w:id="22301" w:name="componentProperties"/>
    <w:bookmarkStart w:id="22302" w:name="json_Properties"/>
    <w:bookmarkStart w:id="22303" w:name="xml_Properties"/>
    <w:bookmarkStart w:id="22304" w:name="componentProperty"/>
    <w:bookmarkStart w:id="22305" w:name="json_Property"/>
    <w:bookmarkStart w:id="22306" w:name="xml_Property"/>
    <w:bookmarkStart w:id="22307" w:name="componentIncludeObject"/>
    <w:bookmarkStart w:id="22308" w:name="json_IncludeObject"/>
    <w:bookmarkStart w:id="22309" w:name="xml_IncludeObject"/>
    <w:bookmarkStart w:id="22310" w:name="componentSignaturePlacement"/>
    <w:bookmarkStart w:id="22311" w:name="json_SignaturePlacement"/>
    <w:bookmarkStart w:id="22312" w:name="xml_SignaturePlacement"/>
    <w:bookmarkStart w:id="22313" w:name="componentDocumentWithSignature"/>
    <w:bookmarkStart w:id="22314" w:name="json_DocumentWithSignature"/>
    <w:bookmarkStart w:id="22315" w:name="xml_DocumentWithSignature"/>
    <w:bookmarkStart w:id="22316" w:name="componentSignedReferences"/>
    <w:bookmarkStart w:id="22317" w:name="json_SignedReferences"/>
    <w:bookmarkStart w:id="22318" w:name="xml_SignedReferences"/>
    <w:bookmarkStart w:id="22319" w:name="componentSignedReference"/>
    <w:bookmarkStart w:id="22320" w:name="json_SignedReference"/>
    <w:bookmarkStart w:id="22321" w:name="xml_SignedReference"/>
    <w:bookmarkStart w:id="22322" w:name="componentVerifyManifestResults"/>
    <w:bookmarkStart w:id="22323" w:name="json_VerifyManifestResults"/>
    <w:bookmarkStart w:id="22324" w:name="xml_VerifyManifestResults"/>
    <w:bookmarkStart w:id="22325" w:name="componentManifestResult"/>
    <w:bookmarkStart w:id="22326" w:name="json_ManifestResult"/>
    <w:bookmarkStart w:id="22327" w:name="xml_ManifestResult"/>
    <w:bookmarkStart w:id="22328" w:name="componentUseVerificationTime"/>
    <w:bookmarkStart w:id="22329" w:name="json_UseVerificationTime"/>
    <w:bookmarkStart w:id="22330" w:name="xml_UseVerificationTime"/>
    <w:bookmarkStart w:id="22331" w:name="componentAdditionalTimeInfo"/>
    <w:bookmarkStart w:id="22332" w:name="json_AdditionalTimeInfo"/>
    <w:bookmarkStart w:id="22333" w:name="xml_AdditionalTimeInfo"/>
    <w:bookmarkStart w:id="22334" w:name="componentVerificationTimeInfo"/>
    <w:bookmarkStart w:id="22335" w:name="json_VerificationTimeInfo"/>
    <w:bookmarkStart w:id="22336" w:name="xml_VerificationTimeInfo"/>
    <w:bookmarkStart w:id="22337" w:name="componentAdditionalKeyInfo"/>
    <w:bookmarkStart w:id="22338" w:name="json_AdditionalKeyInfo"/>
    <w:bookmarkStart w:id="22339" w:name="xml_AdditionalKeyInfo"/>
    <w:bookmarkStart w:id="22340" w:name="componentProcessingDetails"/>
    <w:bookmarkStart w:id="22341" w:name="json_ProcessingDetails"/>
    <w:bookmarkStart w:id="22342" w:name="xml_ProcessingDetails"/>
    <w:bookmarkStart w:id="22343" w:name="componentDetail"/>
    <w:bookmarkStart w:id="22344" w:name="json_Detail"/>
    <w:bookmarkStart w:id="22345" w:name="xml_Detail"/>
    <w:bookmarkStart w:id="22346" w:name="componentSigningTimeInfo"/>
    <w:bookmarkStart w:id="22347" w:name="json_SigningTimeInfo"/>
    <w:bookmarkStart w:id="22348" w:name="xml_SigningTimeInfo"/>
    <w:bookmarkStart w:id="22349" w:name="componentAugmentedSignature"/>
    <w:bookmarkStart w:id="22350" w:name="json_AugmentedSignature"/>
    <w:bookmarkStart w:id="22351" w:name="xml_AugmentedSignature"/>
    <w:bookmarkStart w:id="22352" w:name="componentReturnTransformedDocument"/>
    <w:bookmarkStart w:id="22353" w:name="json_ReturnTransformedDocument"/>
    <w:bookmarkStart w:id="22354" w:name="xml_ReturnTransformedDocument"/>
    <w:bookmarkStart w:id="22355" w:name="componentTransformedDocument"/>
    <w:bookmarkStart w:id="22356" w:name="json_TransformedDocument"/>
    <w:bookmarkStart w:id="22357" w:name="xml_TransformedDocument"/>
    <w:bookmarkStart w:id="22358" w:name="sec_ReferencedDataStructsDefinedOutside"/>
    <w:bookmarkStart w:id="22359" w:name="componentNameID"/>
    <w:bookmarkStart w:id="22360" w:name="json_NameID"/>
    <w:bookmarkStart w:id="22361" w:name="xml_NameID"/>
    <w:bookmarkStart w:id="22362" w:name="componentTransforms"/>
    <w:bookmarkStart w:id="22363" w:name="json_Transforms"/>
    <w:bookmarkStart w:id="22364" w:name="xml_Transforms"/>
    <w:bookmarkStart w:id="22365" w:name="componentTransform"/>
    <w:bookmarkStart w:id="22366" w:name="json_Transform"/>
    <w:bookmarkStart w:id="22367" w:name="xml_Transform"/>
    <w:bookmarkStart w:id="22368" w:name="sec_ElementJsonNameLookUpTables"/>
    <w:bookmarkStart w:id="22369" w:name="sec_DataProcessingModelForSigning"/>
    <w:bookmarkStart w:id="22370" w:name="_Toc114309493"/>
    <w:bookmarkStart w:id="22371" w:name="_Toc157225016"/>
    <w:bookmarkStart w:id="22372" w:name="_Toc158797483"/>
    <w:bookmarkStart w:id="22373" w:name="_Toc159076051"/>
    <w:bookmarkStart w:id="22374" w:name="_Toc480914730"/>
    <w:bookmarkStart w:id="22375" w:name="_Toc481064933"/>
    <w:bookmarkEnd w:id="22183"/>
    <w:bookmarkEnd w:id="22184"/>
    <w:bookmarkEnd w:id="22185"/>
    <w:bookmarkEnd w:id="22186"/>
    <w:bookmarkEnd w:id="22187"/>
    <w:bookmarkEnd w:id="22188"/>
    <w:bookmarkEnd w:id="22189"/>
    <w:bookmarkEnd w:id="22190"/>
    <w:bookmarkEnd w:id="22191"/>
    <w:bookmarkEnd w:id="22192"/>
    <w:bookmarkEnd w:id="22193"/>
    <w:bookmarkEnd w:id="22194"/>
    <w:bookmarkEnd w:id="22195"/>
    <w:bookmarkEnd w:id="22196"/>
    <w:bookmarkEnd w:id="22197"/>
    <w:bookmarkEnd w:id="22198"/>
    <w:bookmarkEnd w:id="22199"/>
    <w:bookmarkEnd w:id="22200"/>
    <w:bookmarkEnd w:id="22201"/>
    <w:bookmarkEnd w:id="22202"/>
    <w:bookmarkEnd w:id="22203"/>
    <w:bookmarkEnd w:id="22204"/>
    <w:bookmarkEnd w:id="22205"/>
    <w:bookmarkEnd w:id="22206"/>
    <w:bookmarkEnd w:id="22207"/>
    <w:bookmarkEnd w:id="22208"/>
    <w:bookmarkEnd w:id="22209"/>
    <w:bookmarkEnd w:id="22210"/>
    <w:bookmarkEnd w:id="22211"/>
    <w:bookmarkEnd w:id="22212"/>
    <w:bookmarkEnd w:id="22213"/>
    <w:bookmarkEnd w:id="22214"/>
    <w:bookmarkEnd w:id="22215"/>
    <w:bookmarkEnd w:id="22216"/>
    <w:bookmarkEnd w:id="22217"/>
    <w:bookmarkEnd w:id="22218"/>
    <w:bookmarkEnd w:id="22219"/>
    <w:bookmarkEnd w:id="22220"/>
    <w:bookmarkEnd w:id="22221"/>
    <w:bookmarkEnd w:id="22222"/>
    <w:bookmarkEnd w:id="22223"/>
    <w:bookmarkEnd w:id="22224"/>
    <w:bookmarkEnd w:id="22225"/>
    <w:bookmarkEnd w:id="22226"/>
    <w:bookmarkEnd w:id="22227"/>
    <w:bookmarkEnd w:id="22228"/>
    <w:bookmarkEnd w:id="22229"/>
    <w:bookmarkEnd w:id="22230"/>
    <w:bookmarkEnd w:id="22231"/>
    <w:bookmarkEnd w:id="22232"/>
    <w:bookmarkEnd w:id="22233"/>
    <w:bookmarkEnd w:id="22234"/>
    <w:bookmarkEnd w:id="22235"/>
    <w:bookmarkEnd w:id="22236"/>
    <w:bookmarkEnd w:id="22237"/>
    <w:bookmarkEnd w:id="22238"/>
    <w:bookmarkEnd w:id="22239"/>
    <w:bookmarkEnd w:id="22240"/>
    <w:bookmarkEnd w:id="22241"/>
    <w:bookmarkEnd w:id="22242"/>
    <w:bookmarkEnd w:id="22243"/>
    <w:bookmarkEnd w:id="22244"/>
    <w:bookmarkEnd w:id="22245"/>
    <w:bookmarkEnd w:id="22246"/>
    <w:bookmarkEnd w:id="22247"/>
    <w:bookmarkEnd w:id="22248"/>
    <w:bookmarkEnd w:id="22249"/>
    <w:bookmarkEnd w:id="22250"/>
    <w:bookmarkEnd w:id="22251"/>
    <w:bookmarkEnd w:id="22252"/>
    <w:bookmarkEnd w:id="22253"/>
    <w:bookmarkEnd w:id="22254"/>
    <w:bookmarkEnd w:id="22255"/>
    <w:bookmarkEnd w:id="22256"/>
    <w:bookmarkEnd w:id="22257"/>
    <w:bookmarkEnd w:id="22258"/>
    <w:bookmarkEnd w:id="22259"/>
    <w:bookmarkEnd w:id="22260"/>
    <w:bookmarkEnd w:id="22261"/>
    <w:bookmarkEnd w:id="22262"/>
    <w:bookmarkEnd w:id="22263"/>
    <w:bookmarkEnd w:id="22264"/>
    <w:bookmarkEnd w:id="22265"/>
    <w:bookmarkEnd w:id="22266"/>
    <w:bookmarkEnd w:id="22267"/>
    <w:bookmarkEnd w:id="22268"/>
    <w:bookmarkEnd w:id="22269"/>
    <w:bookmarkEnd w:id="22270"/>
    <w:bookmarkEnd w:id="22271"/>
    <w:bookmarkEnd w:id="22272"/>
    <w:bookmarkEnd w:id="22273"/>
    <w:bookmarkEnd w:id="22274"/>
    <w:bookmarkEnd w:id="22275"/>
    <w:bookmarkEnd w:id="22276"/>
    <w:bookmarkEnd w:id="22277"/>
    <w:bookmarkEnd w:id="22278"/>
    <w:bookmarkEnd w:id="22279"/>
    <w:bookmarkEnd w:id="22280"/>
    <w:bookmarkEnd w:id="22281"/>
    <w:bookmarkEnd w:id="22282"/>
    <w:bookmarkEnd w:id="22283"/>
    <w:bookmarkEnd w:id="22284"/>
    <w:bookmarkEnd w:id="22285"/>
    <w:bookmarkEnd w:id="22286"/>
    <w:bookmarkEnd w:id="22287"/>
    <w:bookmarkEnd w:id="22288"/>
    <w:bookmarkEnd w:id="22289"/>
    <w:bookmarkEnd w:id="22290"/>
    <w:bookmarkEnd w:id="22291"/>
    <w:bookmarkEnd w:id="22292"/>
    <w:bookmarkEnd w:id="22293"/>
    <w:bookmarkEnd w:id="22294"/>
    <w:bookmarkEnd w:id="22295"/>
    <w:bookmarkEnd w:id="22296"/>
    <w:bookmarkEnd w:id="22297"/>
    <w:bookmarkEnd w:id="22298"/>
    <w:bookmarkEnd w:id="22299"/>
    <w:bookmarkEnd w:id="22300"/>
    <w:bookmarkEnd w:id="22301"/>
    <w:bookmarkEnd w:id="22302"/>
    <w:bookmarkEnd w:id="22303"/>
    <w:bookmarkEnd w:id="22304"/>
    <w:bookmarkEnd w:id="22305"/>
    <w:bookmarkEnd w:id="22306"/>
    <w:bookmarkEnd w:id="22307"/>
    <w:bookmarkEnd w:id="22308"/>
    <w:bookmarkEnd w:id="22309"/>
    <w:bookmarkEnd w:id="22310"/>
    <w:bookmarkEnd w:id="22311"/>
    <w:bookmarkEnd w:id="22312"/>
    <w:bookmarkEnd w:id="22313"/>
    <w:bookmarkEnd w:id="22314"/>
    <w:bookmarkEnd w:id="22315"/>
    <w:bookmarkEnd w:id="22316"/>
    <w:bookmarkEnd w:id="22317"/>
    <w:bookmarkEnd w:id="22318"/>
    <w:bookmarkEnd w:id="22319"/>
    <w:bookmarkEnd w:id="22320"/>
    <w:bookmarkEnd w:id="22321"/>
    <w:bookmarkEnd w:id="22322"/>
    <w:bookmarkEnd w:id="22323"/>
    <w:bookmarkEnd w:id="22324"/>
    <w:bookmarkEnd w:id="22325"/>
    <w:bookmarkEnd w:id="22326"/>
    <w:bookmarkEnd w:id="22327"/>
    <w:bookmarkEnd w:id="22328"/>
    <w:bookmarkEnd w:id="22329"/>
    <w:bookmarkEnd w:id="22330"/>
    <w:bookmarkEnd w:id="22331"/>
    <w:bookmarkEnd w:id="22332"/>
    <w:bookmarkEnd w:id="22333"/>
    <w:bookmarkEnd w:id="22334"/>
    <w:bookmarkEnd w:id="22335"/>
    <w:bookmarkEnd w:id="22336"/>
    <w:bookmarkEnd w:id="22337"/>
    <w:bookmarkEnd w:id="22338"/>
    <w:bookmarkEnd w:id="22339"/>
    <w:bookmarkEnd w:id="22340"/>
    <w:bookmarkEnd w:id="22341"/>
    <w:bookmarkEnd w:id="22342"/>
    <w:bookmarkEnd w:id="22343"/>
    <w:bookmarkEnd w:id="22344"/>
    <w:bookmarkEnd w:id="22345"/>
    <w:bookmarkEnd w:id="22346"/>
    <w:bookmarkEnd w:id="22347"/>
    <w:bookmarkEnd w:id="22348"/>
    <w:bookmarkEnd w:id="22349"/>
    <w:bookmarkEnd w:id="22350"/>
    <w:bookmarkEnd w:id="22351"/>
    <w:bookmarkEnd w:id="22352"/>
    <w:bookmarkEnd w:id="22353"/>
    <w:bookmarkEnd w:id="22354"/>
    <w:bookmarkEnd w:id="22355"/>
    <w:bookmarkEnd w:id="22356"/>
    <w:bookmarkEnd w:id="22357"/>
    <w:bookmarkEnd w:id="22358"/>
    <w:bookmarkEnd w:id="22359"/>
    <w:bookmarkEnd w:id="22360"/>
    <w:bookmarkEnd w:id="22361"/>
    <w:bookmarkEnd w:id="22362"/>
    <w:bookmarkEnd w:id="22363"/>
    <w:bookmarkEnd w:id="22364"/>
    <w:bookmarkEnd w:id="22365"/>
    <w:bookmarkEnd w:id="22366"/>
    <w:bookmarkEnd w:id="22367"/>
    <w:bookmarkEnd w:id="22368"/>
    <w:bookmarkEnd w:id="22369"/>
    <w:p w14:paraId="42F5B588"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"sec_DataProcessingModelForSigning" </w:instrText>
      </w:r>
      <w:r w:rsidRPr="003A06D0">
        <w:rPr>
          <w:lang w:val="en-GB"/>
        </w:rPr>
        <w:fldChar w:fldCharType="separate"/>
      </w:r>
      <w:bookmarkStart w:id="22376" w:name="_Toc522668696"/>
      <w:bookmarkStart w:id="22377" w:name="_Toc10202512"/>
      <w:r w:rsidRPr="003A06D0">
        <w:rPr>
          <w:rStyle w:val="Hyperlink"/>
          <w:lang w:val="en-GB"/>
        </w:rPr>
        <w:t>Data Processing Model for Signing</w:t>
      </w:r>
      <w:bookmarkEnd w:id="22370"/>
      <w:bookmarkEnd w:id="22371"/>
      <w:bookmarkEnd w:id="22372"/>
      <w:bookmarkEnd w:id="22373"/>
      <w:bookmarkEnd w:id="22374"/>
      <w:bookmarkEnd w:id="22375"/>
      <w:bookmarkEnd w:id="22376"/>
      <w:bookmarkEnd w:id="22377"/>
      <w:r w:rsidRPr="003A06D0">
        <w:rPr>
          <w:lang w:val="en-GB"/>
        </w:rPr>
        <w:fldChar w:fldCharType="end"/>
      </w:r>
    </w:p>
    <w:p w14:paraId="6741FECA" w14:textId="77777777" w:rsidR="00BF4F83" w:rsidRPr="003A06D0" w:rsidRDefault="00BF4F83" w:rsidP="00BF4F83">
      <w:pPr>
        <w:rPr>
          <w:lang w:val="en-GB"/>
        </w:rPr>
      </w:pPr>
      <w:r w:rsidRPr="003A06D0">
        <w:rPr>
          <w:lang w:val="en-GB"/>
        </w:rPr>
        <w:t>The following process diagram illustrates the major buildings blocks of the processing of a signing request. The sub processes are described in the next chapters.</w:t>
      </w:r>
    </w:p>
    <w:p w14:paraId="69D88A29" w14:textId="77777777" w:rsidR="00BF4F83" w:rsidRPr="003A06D0" w:rsidRDefault="00BF4F83" w:rsidP="0005213E">
      <w:pPr>
        <w:pStyle w:val="Beschriftung"/>
        <w:rPr>
          <w:lang w:val="en-GB"/>
        </w:rPr>
      </w:pPr>
      <w:bookmarkStart w:id="22378" w:name="_Toc53474941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2</w:t>
      </w:r>
      <w:r w:rsidRPr="003A06D0">
        <w:rPr>
          <w:noProof/>
          <w:lang w:val="en-GB"/>
        </w:rPr>
        <w:fldChar w:fldCharType="end"/>
      </w:r>
      <w:r w:rsidRPr="003A06D0">
        <w:rPr>
          <w:noProof/>
          <w:lang w:val="en-GB"/>
        </w:rPr>
        <w:t>: Signing Overview</w:t>
      </w:r>
      <w:bookmarkEnd w:id="22378"/>
    </w:p>
    <w:p w14:paraId="33392D9F" w14:textId="77777777" w:rsidR="00BF4F83" w:rsidRPr="003A06D0" w:rsidRDefault="00BF4F83" w:rsidP="00BF4F83">
      <w:pPr>
        <w:keepNext/>
        <w:rPr>
          <w:lang w:val="en-GB"/>
        </w:rPr>
      </w:pPr>
      <w:r w:rsidRPr="003A06D0">
        <w:rPr>
          <w:noProof/>
          <w:lang w:val="en-GB" w:eastAsia="en-GB"/>
        </w:rPr>
        <w:drawing>
          <wp:inline distT="0" distB="0" distL="0" distR="0" wp14:anchorId="624EC58B" wp14:editId="02FD507F">
            <wp:extent cx="5756943" cy="1982419"/>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uehne\AppData\Local\Microsoft\Windows\INetCache\Content.Word\signingProcess.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5173" t="3723" r="5341" b="11665"/>
                    <a:stretch/>
                  </pic:blipFill>
                  <pic:spPr bwMode="auto">
                    <a:xfrm>
                      <a:off x="0" y="0"/>
                      <a:ext cx="5790012" cy="1993806"/>
                    </a:xfrm>
                    <a:prstGeom prst="rect">
                      <a:avLst/>
                    </a:prstGeom>
                    <a:noFill/>
                    <a:ln>
                      <a:noFill/>
                    </a:ln>
                    <a:extLst>
                      <a:ext uri="{53640926-AAD7-44D8-BBD7-CCE9431645EC}">
                        <a14:shadowObscured xmlns:a14="http://schemas.microsoft.com/office/drawing/2010/main"/>
                      </a:ext>
                    </a:extLst>
                  </pic:spPr>
                </pic:pic>
              </a:graphicData>
            </a:graphic>
          </wp:inline>
        </w:drawing>
      </w:r>
    </w:p>
    <w:p w14:paraId="339807BA" w14:textId="77777777" w:rsidR="00BF4F83" w:rsidRPr="003A06D0" w:rsidRDefault="00BF4F83" w:rsidP="00BF4F83">
      <w:pPr>
        <w:rPr>
          <w:lang w:val="en-GB"/>
        </w:rPr>
      </w:pPr>
      <w:r w:rsidRPr="003A06D0">
        <w:rPr>
          <w:lang w:val="en-GB"/>
        </w:rPr>
        <w:t xml:space="preserve">The workflow splits into the sections for XMLDSig and CMS signature processing. The input component for a signing request is </w:t>
      </w:r>
      <w:r w:rsidRPr="003A06D0">
        <w:rPr>
          <w:rStyle w:val="Datatype"/>
          <w:lang w:val="en-GB"/>
        </w:rPr>
        <w:t>SignRequest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_RefComp43E75166 \r \h </w:instrText>
      </w:r>
      <w:r w:rsidR="00522067">
        <w:rPr>
          <w:lang w:val="en-GB"/>
        </w:rPr>
      </w:r>
      <w:r w:rsidR="00522067">
        <w:rPr>
          <w:lang w:val="en-GB"/>
        </w:rPr>
        <w:fldChar w:fldCharType="separate"/>
      </w:r>
      <w:r w:rsidR="00522067">
        <w:rPr>
          <w:lang w:val="en-GB"/>
        </w:rPr>
        <w:t>4.2.1</w:t>
      </w:r>
      <w:r w:rsidR="00522067">
        <w:rPr>
          <w:lang w:val="en-GB"/>
        </w:rPr>
        <w:fldChar w:fldCharType="end"/>
      </w:r>
      <w:r w:rsidRPr="003A06D0">
        <w:rPr>
          <w:lang w:val="en-GB"/>
        </w:rPr>
        <w:t xml:space="preserve">). The signature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OptionalInputsSign</w:t>
      </w:r>
      <w:r w:rsidRPr="003A06D0">
        <w:rPr>
          <w:lang w:val="en-GB"/>
        </w:rPr>
        <w:t xml:space="preserve"> and its configuration and policies.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MAY introduce additional signature types and thus MUST define the adequate processing steps. » [</w:t>
      </w:r>
      <w:r w:rsidRPr="003A06D0">
        <w:rPr>
          <w:color w:val="FF0000"/>
          <w:lang w:val="en-GB"/>
        </w:rPr>
        <w:t>DSS-5-1</w:t>
      </w:r>
      <w:r w:rsidRPr="003A06D0">
        <w:rPr>
          <w:lang w:val="en-GB"/>
        </w:rPr>
        <w:t>]</w:t>
      </w:r>
    </w:p>
    <w:p w14:paraId="6A6D31AD"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 xml:space="preserve">AddTimestamp </w:t>
      </w:r>
      <w:r w:rsidRPr="003A06D0">
        <w:rPr>
          <w:lang w:val="en-GB"/>
        </w:rPr>
        <w:t xml:space="preserve">of </w:t>
      </w:r>
      <w:r w:rsidRPr="003A06D0">
        <w:rPr>
          <w:rStyle w:val="Datatype"/>
          <w:lang w:val="en-GB"/>
        </w:rPr>
        <w:t>OptionalInputsSign</w:t>
      </w:r>
      <w:r w:rsidRPr="003A06D0">
        <w:rPr>
          <w:lang w:val="en-GB"/>
        </w:rPr>
        <w:t xml:space="preserve"> is set to ‘</w:t>
      </w:r>
      <w:r w:rsidRPr="003A06D0">
        <w:rPr>
          <w:rStyle w:val="Datatype"/>
          <w:lang w:val="en-GB"/>
        </w:rPr>
        <w:t>true’</w:t>
      </w:r>
      <w:r w:rsidRPr="003A06D0">
        <w:rPr>
          <w:lang w:val="en-GB"/>
        </w:rPr>
        <w:t xml:space="preserve"> the sub-process ‘</w:t>
      </w:r>
      <w:r w:rsidRPr="003A06D0">
        <w:rPr>
          <w:rStyle w:val="Datatype"/>
          <w:lang w:val="en-GB"/>
        </w:rPr>
        <w:t>add Timestamp</w:t>
      </w:r>
      <w:r w:rsidRPr="003A06D0">
        <w:rPr>
          <w:lang w:val="en-GB"/>
        </w:rPr>
        <w:t>’ adds a timestamp to the signature.</w:t>
      </w:r>
    </w:p>
    <w:p w14:paraId="7A17A225" w14:textId="77777777" w:rsidR="00BF4F83" w:rsidRPr="003A06D0" w:rsidRDefault="00BF4F83" w:rsidP="00BF4F83">
      <w:pPr>
        <w:rPr>
          <w:lang w:val="en-GB"/>
        </w:rPr>
      </w:pPr>
      <w:r w:rsidRPr="003A06D0">
        <w:rPr>
          <w:lang w:val="en-GB"/>
        </w:rPr>
        <w:t xml:space="preserve">The task of building the </w:t>
      </w:r>
      <w:r w:rsidRPr="003A06D0">
        <w:rPr>
          <w:rStyle w:val="Datatype"/>
          <w:lang w:val="en-GB"/>
        </w:rPr>
        <w:t>SignResponse</w:t>
      </w:r>
      <w:r w:rsidRPr="003A06D0">
        <w:rPr>
          <w:lang w:val="en-GB"/>
        </w:rPr>
        <w:t xml:space="preserve"> component is shared between all signature formats.</w:t>
      </w:r>
    </w:p>
    <w:bookmarkStart w:id="22379" w:name="sec_ProcessingForXmlSignatures"/>
    <w:bookmarkStart w:id="22380" w:name="_Toc114309496"/>
    <w:bookmarkStart w:id="22381" w:name="_Toc157225019"/>
    <w:bookmarkStart w:id="22382" w:name="_Toc158797486"/>
    <w:bookmarkStart w:id="22383" w:name="_Toc159076054"/>
    <w:bookmarkStart w:id="22384" w:name="_Toc480914737"/>
    <w:bookmarkStart w:id="22385" w:name="_Toc481064940"/>
    <w:bookmarkStart w:id="22386" w:name="_Toc516358018"/>
    <w:bookmarkEnd w:id="22379"/>
    <w:p w14:paraId="77B45FA5"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"sec_ProcessingForXmlSignatures" </w:instrText>
      </w:r>
      <w:r w:rsidRPr="003A06D0">
        <w:rPr>
          <w:lang w:val="en-GB"/>
        </w:rPr>
        <w:fldChar w:fldCharType="separate"/>
      </w:r>
      <w:bookmarkStart w:id="22387" w:name="_Toc522668697"/>
      <w:bookmarkStart w:id="22388" w:name="_Toc10202513"/>
      <w:r w:rsidRPr="003A06D0">
        <w:rPr>
          <w:rStyle w:val="Hyperlink"/>
          <w:lang w:val="en-GB"/>
        </w:rPr>
        <w:t>Processing for XML Signatures</w:t>
      </w:r>
      <w:bookmarkEnd w:id="22380"/>
      <w:bookmarkEnd w:id="22381"/>
      <w:bookmarkEnd w:id="22382"/>
      <w:bookmarkEnd w:id="22383"/>
      <w:bookmarkEnd w:id="22384"/>
      <w:bookmarkEnd w:id="22385"/>
      <w:bookmarkEnd w:id="22386"/>
      <w:bookmarkEnd w:id="22387"/>
      <w:bookmarkEnd w:id="22388"/>
      <w:r w:rsidRPr="003A06D0">
        <w:rPr>
          <w:lang w:val="en-GB"/>
        </w:rPr>
        <w:fldChar w:fldCharType="end"/>
      </w:r>
    </w:p>
    <w:p w14:paraId="5DC64708" w14:textId="77777777" w:rsidR="00BF4F83" w:rsidRPr="003A06D0" w:rsidRDefault="00BF4F83" w:rsidP="00BF4F83">
      <w:pPr>
        <w:rPr>
          <w:lang w:val="en-GB"/>
        </w:rPr>
      </w:pPr>
      <w:r w:rsidRPr="003A06D0">
        <w:rPr>
          <w:lang w:val="en-GB"/>
        </w:rPr>
        <w:t>The first sub-process ‘</w:t>
      </w:r>
      <w:r w:rsidRPr="003A06D0">
        <w:rPr>
          <w:rStyle w:val="Datatype"/>
          <w:lang w:val="en-GB"/>
        </w:rPr>
        <w:t>process references</w:t>
      </w:r>
      <w:r w:rsidRPr="003A06D0">
        <w:rPr>
          <w:lang w:val="en-GB"/>
        </w:rPr>
        <w:t>’ of the XML signature creation is the processing of the references. The second sub-process handles the creation of the XML signature. These two sub-processes are described in detail below.</w:t>
      </w:r>
    </w:p>
    <w:p w14:paraId="1A9FF51F"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signature will be inserted into the document and location selected by </w:t>
      </w:r>
      <w:r w:rsidRPr="003A06D0">
        <w:rPr>
          <w:rStyle w:val="Datatype"/>
          <w:lang w:val="en-GB"/>
        </w:rPr>
        <w:t>SignaturePlacement.</w:t>
      </w:r>
    </w:p>
    <w:p w14:paraId="058B595E" w14:textId="77777777" w:rsidR="00BF4F83" w:rsidRPr="003A06D0" w:rsidRDefault="00BF4F83" w:rsidP="00AA52F6">
      <w:pPr>
        <w:pStyle w:val="berschrift3"/>
        <w:numPr>
          <w:ilvl w:val="2"/>
          <w:numId w:val="3"/>
        </w:numPr>
        <w:rPr>
          <w:rStyle w:val="Datatype"/>
          <w:rFonts w:ascii="Arial" w:hAnsi="Arial"/>
          <w:lang w:val="en-GB"/>
        </w:rPr>
      </w:pPr>
      <w:bookmarkStart w:id="22389" w:name="_Toc516359903"/>
      <w:bookmarkStart w:id="22390" w:name="_Toc522668698"/>
      <w:bookmarkStart w:id="22391" w:name="_Toc10202514"/>
      <w:r w:rsidRPr="003A06D0">
        <w:rPr>
          <w:lang w:val="en-GB"/>
        </w:rPr>
        <w:t>Sub process ‘</w:t>
      </w:r>
      <w:r w:rsidRPr="003A06D0">
        <w:rPr>
          <w:rStyle w:val="Datatype"/>
          <w:lang w:val="en-GB"/>
        </w:rPr>
        <w:t>process references</w:t>
      </w:r>
      <w:r w:rsidRPr="003A06D0">
        <w:rPr>
          <w:lang w:val="en-GB"/>
        </w:rPr>
        <w:t>’</w:t>
      </w:r>
      <w:bookmarkEnd w:id="22389"/>
      <w:bookmarkEnd w:id="22390"/>
      <w:bookmarkEnd w:id="22391"/>
      <w:r w:rsidRPr="003A06D0">
        <w:rPr>
          <w:lang w:val="en-GB"/>
        </w:rPr>
        <w:t xml:space="preserve"> </w:t>
      </w:r>
    </w:p>
    <w:p w14:paraId="4DF019FA" w14:textId="77777777" w:rsidR="00BF4F83" w:rsidRPr="003A06D0" w:rsidRDefault="00BF4F83" w:rsidP="00BF4F83">
      <w:pPr>
        <w:rPr>
          <w:lang w:val="en-GB"/>
        </w:rPr>
      </w:pPr>
      <w:r w:rsidRPr="003A06D0">
        <w:rPr>
          <w:lang w:val="en-GB"/>
        </w:rPr>
        <w:t>The following process diagram illustrates the processing steps for the assembly of references.</w:t>
      </w:r>
    </w:p>
    <w:p w14:paraId="0F2179D1" w14:textId="77777777" w:rsidR="00BF4F83" w:rsidRPr="003A06D0" w:rsidRDefault="00BF4F83" w:rsidP="0005213E">
      <w:pPr>
        <w:pStyle w:val="Beschriftung"/>
        <w:rPr>
          <w:lang w:val="en-GB"/>
        </w:rPr>
      </w:pPr>
      <w:bookmarkStart w:id="22392" w:name="_Toc53474941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3</w:t>
      </w:r>
      <w:r w:rsidRPr="003A06D0">
        <w:rPr>
          <w:noProof/>
          <w:lang w:val="en-GB"/>
        </w:rPr>
        <w:fldChar w:fldCharType="end"/>
      </w:r>
      <w:r w:rsidRPr="003A06D0">
        <w:rPr>
          <w:noProof/>
          <w:lang w:val="en-GB"/>
        </w:rPr>
        <w:t>: Process References</w:t>
      </w:r>
      <w:bookmarkEnd w:id="22392"/>
    </w:p>
    <w:p w14:paraId="124B1348"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4B05DA4C" wp14:editId="3A947E5D">
            <wp:extent cx="5931535" cy="1454785"/>
            <wp:effectExtent l="0" t="0" r="0" b="0"/>
            <wp:docPr id="16" name="Picture 16" descr="process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references"/>
                    <pic:cNvPicPr>
                      <a:picLocks noChangeAspect="1" noChangeArrowheads="1"/>
                    </pic:cNvPicPr>
                  </pic:nvPicPr>
                  <pic:blipFill>
                    <a:blip r:embed="rId83">
                      <a:extLst>
                        <a:ext uri="{28A0092B-C50C-407E-A947-70E740481C1C}">
                          <a14:useLocalDpi xmlns:a14="http://schemas.microsoft.com/office/drawing/2010/main" val="0"/>
                        </a:ext>
                      </a:extLst>
                    </a:blip>
                    <a:srcRect r="17308" b="43695"/>
                    <a:stretch>
                      <a:fillRect/>
                    </a:stretch>
                  </pic:blipFill>
                  <pic:spPr bwMode="auto">
                    <a:xfrm>
                      <a:off x="0" y="0"/>
                      <a:ext cx="5931535" cy="1454785"/>
                    </a:xfrm>
                    <a:prstGeom prst="rect">
                      <a:avLst/>
                    </a:prstGeom>
                    <a:noFill/>
                    <a:ln>
                      <a:noFill/>
                    </a:ln>
                  </pic:spPr>
                </pic:pic>
              </a:graphicData>
            </a:graphic>
          </wp:inline>
        </w:drawing>
      </w:r>
    </w:p>
    <w:p w14:paraId="652F6827" w14:textId="77777777" w:rsidR="00BF4F83" w:rsidRPr="003A06D0" w:rsidRDefault="00BF4F83" w:rsidP="00BF4F83">
      <w:pPr>
        <w:rPr>
          <w:lang w:val="en-GB"/>
        </w:rPr>
      </w:pPr>
      <w:r w:rsidRPr="003A06D0">
        <w:rPr>
          <w:lang w:val="en-GB"/>
        </w:rPr>
        <w:t xml:space="preserve">The input documents are read from the </w:t>
      </w:r>
      <w:r w:rsidRPr="003A06D0">
        <w:rPr>
          <w:rStyle w:val="Datatype"/>
          <w:lang w:val="en-GB"/>
        </w:rPr>
        <w:t>Base64Data</w:t>
      </w:r>
      <w:r w:rsidRPr="003A06D0">
        <w:rPr>
          <w:lang w:val="en-GB"/>
        </w:rPr>
        <w:t xml:space="preserve"> element of the referred </w:t>
      </w:r>
      <w:r w:rsidRPr="003A06D0">
        <w:rPr>
          <w:rStyle w:val="Datatype"/>
          <w:lang w:val="en-GB"/>
        </w:rPr>
        <w:t>Document</w:t>
      </w:r>
      <w:r w:rsidRPr="003A06D0">
        <w:rPr>
          <w:lang w:val="en-GB"/>
        </w:rPr>
        <w:t xml:space="preserve"> component into an octet stream. </w:t>
      </w:r>
      <w:r w:rsidRPr="003A06D0">
        <w:rPr>
          <w:rFonts w:eastAsia="MS Mincho" w:cs="MS Mincho"/>
          <w:lang w:val="en-GB"/>
        </w:rPr>
        <w:t>«</w:t>
      </w:r>
      <w:r w:rsidRPr="003A06D0">
        <w:rPr>
          <w:rFonts w:ascii="MS Mincho" w:eastAsia="MS Mincho" w:hAnsi="MS Mincho" w:cs="MS Mincho"/>
          <w:lang w:val="en-GB"/>
        </w:rPr>
        <w:t> </w:t>
      </w:r>
      <w:r w:rsidRPr="003A06D0">
        <w:rPr>
          <w:lang w:val="en-GB"/>
        </w:rPr>
        <w:t>This data MUST be a well-formed XML Document as defined in [XML] section 2.1. » [</w:t>
      </w:r>
      <w:r w:rsidRPr="003A06D0">
        <w:rPr>
          <w:color w:val="FF0000"/>
          <w:lang w:val="en-GB"/>
        </w:rPr>
        <w:t>DSS-5.1.1-1</w:t>
      </w:r>
      <w:r w:rsidRPr="003A06D0">
        <w:rPr>
          <w:lang w:val="en-GB"/>
        </w:rPr>
        <w:t>]</w:t>
      </w:r>
    </w:p>
    <w:p w14:paraId="66BB8671" w14:textId="77777777" w:rsidR="00BF4F83" w:rsidRPr="003A06D0" w:rsidRDefault="00BF4F83" w:rsidP="00BF4F83">
      <w:pPr>
        <w:rPr>
          <w:lang w:val="en-GB"/>
        </w:rPr>
      </w:pPr>
      <w:r w:rsidRPr="003A06D0">
        <w:rPr>
          <w:lang w:val="en-GB"/>
        </w:rPr>
        <w:t xml:space="preserve">If the optional input </w:t>
      </w:r>
      <w:r w:rsidRPr="003A06D0">
        <w:rPr>
          <w:rStyle w:val="Datatype"/>
          <w:lang w:val="en-GB"/>
        </w:rPr>
        <w:t xml:space="preserve">SignedReferences </w:t>
      </w:r>
      <w:r w:rsidRPr="003A06D0">
        <w:rPr>
          <w:lang w:val="en-GB"/>
        </w:rPr>
        <w:t xml:space="preserve">is present each </w:t>
      </w:r>
      <w:r w:rsidRPr="003A06D0">
        <w:rPr>
          <w:rStyle w:val="Datatype"/>
          <w:lang w:val="en-GB"/>
        </w:rPr>
        <w:t>SignedReference</w:t>
      </w:r>
      <w:r w:rsidRPr="003A06D0">
        <w:rPr>
          <w:lang w:val="en-GB"/>
        </w:rPr>
        <w:t xml:space="preserve"> element controls the creation of a corresponding </w:t>
      </w:r>
      <w:r w:rsidRPr="003A06D0">
        <w:rPr>
          <w:rStyle w:val="Datatype"/>
          <w:lang w:val="en-GB"/>
        </w:rPr>
        <w:t>&lt;ds:Reference&gt;</w:t>
      </w:r>
      <w:r w:rsidRPr="003A06D0">
        <w:rPr>
          <w:lang w:val="en-GB"/>
        </w:rPr>
        <w:t>. The task ‘</w:t>
      </w:r>
      <w:r w:rsidRPr="003A06D0">
        <w:rPr>
          <w:rStyle w:val="Datatype"/>
          <w:lang w:val="en-GB"/>
        </w:rPr>
        <w:t>collect references</w:t>
      </w:r>
      <w:r w:rsidRPr="003A06D0">
        <w:rPr>
          <w:lang w:val="en-GB"/>
        </w:rPr>
        <w:t xml:space="preserve">’ handles the </w:t>
      </w:r>
      <w:r w:rsidRPr="003A06D0">
        <w:rPr>
          <w:rStyle w:val="Datatype"/>
          <w:lang w:val="en-GB"/>
        </w:rPr>
        <w:t>SignedReferences.</w:t>
      </w:r>
    </w:p>
    <w:p w14:paraId="43219AEE" w14:textId="77777777" w:rsidR="00BF4F83" w:rsidRPr="003A06D0" w:rsidRDefault="00BF4F83" w:rsidP="00BF4F83">
      <w:pPr>
        <w:rPr>
          <w:lang w:val="en-GB"/>
        </w:rPr>
      </w:pPr>
      <w:r w:rsidRPr="003A06D0">
        <w:rPr>
          <w:lang w:val="en-GB"/>
        </w:rPr>
        <w:t xml:space="preserve">Otherwise there will be a </w:t>
      </w:r>
      <w:r w:rsidRPr="003A06D0">
        <w:rPr>
          <w:rStyle w:val="Datatype"/>
          <w:lang w:val="en-GB"/>
        </w:rPr>
        <w:t>&lt;ds:Reference&gt;</w:t>
      </w:r>
      <w:r w:rsidRPr="003A06D0">
        <w:rPr>
          <w:lang w:val="en-GB"/>
        </w:rPr>
        <w:t xml:space="preserve"> element for each given input document. The set of transforms and their parameter will be selected by the server. The task ‘</w:t>
      </w:r>
      <w:r w:rsidRPr="003A06D0">
        <w:rPr>
          <w:rStyle w:val="Datatype"/>
          <w:lang w:val="en-GB"/>
        </w:rPr>
        <w:t>use default transforms</w:t>
      </w:r>
      <w:r w:rsidRPr="003A06D0">
        <w:rPr>
          <w:lang w:val="en-GB"/>
        </w:rPr>
        <w:t xml:space="preserve">’ select this set of </w:t>
      </w:r>
      <w:r w:rsidRPr="003A06D0">
        <w:rPr>
          <w:rStyle w:val="Datatype"/>
          <w:lang w:val="en-GB"/>
        </w:rPr>
        <w:t>&lt;ds:Reference&gt;.</w:t>
      </w:r>
    </w:p>
    <w:p w14:paraId="7B417C4A" w14:textId="77777777" w:rsidR="00BF4F83" w:rsidRPr="003A06D0" w:rsidRDefault="00BF4F83" w:rsidP="00BF4F83">
      <w:pPr>
        <w:rPr>
          <w:lang w:val="en-GB"/>
        </w:rPr>
      </w:pPr>
      <w:r w:rsidRPr="003A06D0">
        <w:rPr>
          <w:lang w:val="en-GB"/>
        </w:rPr>
        <w:t>Note: Transforms can be applied as a server implementation MAY choose to increase robustness of the Signatures created. These Transforms may reflect idiosyncrasies of different parsers or solve encoding issues or the like. Servers MAY choose not to apply transforms in basic processing and extract the binary data for direct hashing or canonicalize the data directly if certain optional inputs are not to be implemented.</w:t>
      </w:r>
    </w:p>
    <w:p w14:paraId="1A4A2F4D" w14:textId="77777777" w:rsidR="00BF4F83" w:rsidRPr="003A06D0" w:rsidRDefault="00BF4F83" w:rsidP="00BF4F83">
      <w:pPr>
        <w:rPr>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list of transforms will be prepended with an </w:t>
      </w:r>
      <w:r w:rsidRPr="003A06D0">
        <w:rPr>
          <w:rStyle w:val="Datatype"/>
          <w:lang w:val="en-GB"/>
        </w:rPr>
        <w:t xml:space="preserve">EnvelopedSignatureTransform </w:t>
      </w:r>
      <w:r w:rsidRPr="003A06D0">
        <w:rPr>
          <w:lang w:val="en-GB"/>
        </w:rPr>
        <w:t>entry. The task ‘</w:t>
      </w:r>
      <w:r w:rsidRPr="003A06D0">
        <w:rPr>
          <w:rStyle w:val="Datatype"/>
          <w:lang w:val="en-GB"/>
        </w:rPr>
        <w:t>add EnvelopedSignatureTransform</w:t>
      </w:r>
      <w:r w:rsidRPr="003A06D0">
        <w:rPr>
          <w:lang w:val="en-GB"/>
        </w:rPr>
        <w:t xml:space="preserve">’ processes the corresponding </w:t>
      </w:r>
      <w:r w:rsidRPr="003A06D0">
        <w:rPr>
          <w:rStyle w:val="Datatype"/>
          <w:lang w:val="en-GB"/>
        </w:rPr>
        <w:t>&lt;ds:Reference&gt;.</w:t>
      </w:r>
    </w:p>
    <w:p w14:paraId="2B055FBC"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RefURI</w:t>
      </w:r>
      <w:r w:rsidRPr="003A06D0">
        <w:rPr>
          <w:lang w:val="en-GB"/>
        </w:rPr>
        <w:t xml:space="preserve"> attribute</w:t>
      </w:r>
      <w:r w:rsidRPr="003A06D0">
        <w:rPr>
          <w:rStyle w:val="Datatype"/>
          <w:lang w:val="en-GB"/>
        </w:rPr>
        <w:t xml:space="preserve"> </w:t>
      </w:r>
      <w:r w:rsidRPr="003A06D0">
        <w:rPr>
          <w:lang w:val="en-GB"/>
        </w:rPr>
        <w:t xml:space="preserve">of </w:t>
      </w:r>
      <w:r w:rsidRPr="003A06D0">
        <w:rPr>
          <w:rStyle w:val="Datatype"/>
          <w:lang w:val="en-GB"/>
        </w:rPr>
        <w:t>&lt;ds:Reference&gt;</w:t>
      </w:r>
      <w:r w:rsidRPr="003A06D0">
        <w:rPr>
          <w:lang w:val="en-GB"/>
        </w:rPr>
        <w:t xml:space="preserve"> element MUST be set to include a “same-document” URI which references either</w:t>
      </w:r>
      <w:bookmarkStart w:id="22393" w:name="_Ref119732818"/>
      <w:r w:rsidRPr="003A06D0">
        <w:rPr>
          <w:lang w:val="en-GB"/>
        </w:rPr>
        <w:t>:</w:t>
      </w:r>
    </w:p>
    <w:p w14:paraId="08368312" w14:textId="77777777" w:rsidR="00BF4F83" w:rsidRPr="003A06D0" w:rsidRDefault="00BF4F83" w:rsidP="0001259E">
      <w:pPr>
        <w:pStyle w:val="Listenabsatz"/>
        <w:numPr>
          <w:ilvl w:val="0"/>
          <w:numId w:val="24"/>
        </w:numPr>
        <w:rPr>
          <w:lang w:val="en-GB"/>
        </w:rPr>
      </w:pPr>
      <w:r w:rsidRPr="003A06D0">
        <w:rPr>
          <w:lang w:val="en-GB"/>
        </w:rPr>
        <w:t xml:space="preserve">The whole </w:t>
      </w:r>
      <w:r w:rsidRPr="003A06D0">
        <w:rPr>
          <w:rStyle w:val="Datatype"/>
          <w:lang w:val="en-GB"/>
        </w:rPr>
        <w:t>Document</w:t>
      </w:r>
      <w:r w:rsidRPr="003A06D0">
        <w:rPr>
          <w:lang w:val="en-GB"/>
        </w:rPr>
        <w:t xml:space="preserve"> containing the signature (by using a </w:t>
      </w:r>
      <w:r w:rsidRPr="003A06D0">
        <w:rPr>
          <w:rStyle w:val="Datatype"/>
          <w:lang w:val="en-GB"/>
        </w:rPr>
        <w:t>RefURI</w:t>
      </w:r>
      <w:r w:rsidRPr="003A06D0">
        <w:rPr>
          <w:lang w:val="en-GB"/>
        </w:rPr>
        <w:t>=””)</w:t>
      </w:r>
    </w:p>
    <w:p w14:paraId="2E4EFFDD" w14:textId="77777777" w:rsidR="00BF4F83" w:rsidRPr="003A06D0" w:rsidRDefault="00BF4F83" w:rsidP="0001259E">
      <w:pPr>
        <w:pStyle w:val="Listenabsatz"/>
        <w:numPr>
          <w:ilvl w:val="0"/>
          <w:numId w:val="24"/>
        </w:numPr>
        <w:rPr>
          <w:lang w:val="en-GB"/>
        </w:rPr>
      </w:pPr>
      <w:r w:rsidRPr="003A06D0">
        <w:rPr>
          <w:lang w:val="en-GB"/>
        </w:rPr>
        <w:t xml:space="preserve">The relevant parts of the </w:t>
      </w:r>
      <w:r w:rsidRPr="003A06D0">
        <w:rPr>
          <w:rStyle w:val="Datatype"/>
          <w:lang w:val="en-GB"/>
        </w:rPr>
        <w:t>Document</w:t>
      </w:r>
      <w:r w:rsidRPr="003A06D0">
        <w:rPr>
          <w:lang w:val="en-GB"/>
        </w:rPr>
        <w:t xml:space="preserve"> to be covered/protected by the signature (by using a “same-document” </w:t>
      </w:r>
      <w:r w:rsidRPr="003A06D0">
        <w:rPr>
          <w:rStyle w:val="Datatype"/>
          <w:lang w:val="en-GB"/>
        </w:rPr>
        <w:t>RefURI</w:t>
      </w:r>
      <w:r w:rsidRPr="003A06D0">
        <w:rPr>
          <w:lang w:val="en-GB"/>
        </w:rPr>
        <w:t xml:space="preserve"> attribute having a value starting with “#”, like </w:t>
      </w:r>
      <w:r w:rsidRPr="003A06D0">
        <w:rPr>
          <w:rStyle w:val="Datatype"/>
          <w:lang w:val="en-GB"/>
        </w:rPr>
        <w:t>RefURI</w:t>
      </w:r>
      <w:r w:rsidRPr="003A06D0">
        <w:rPr>
          <w:lang w:val="en-GB"/>
        </w:rPr>
        <w:t xml:space="preserve">=”#some-id”, </w:t>
      </w:r>
      <w:r w:rsidRPr="003A06D0">
        <w:rPr>
          <w:rStyle w:val="Element"/>
          <w:lang w:val="en-GB"/>
        </w:rPr>
        <w:t>RefURI</w:t>
      </w:r>
      <w:r w:rsidRPr="003A06D0">
        <w:rPr>
          <w:lang w:val="en-GB"/>
        </w:rPr>
        <w:t xml:space="preserve">=”#xpointer(/)”, </w:t>
      </w:r>
      <w:r w:rsidRPr="003A06D0">
        <w:rPr>
          <w:rStyle w:val="Datatype"/>
          <w:lang w:val="en-GB"/>
        </w:rPr>
        <w:t>RefURI</w:t>
      </w:r>
      <w:r w:rsidRPr="003A06D0">
        <w:rPr>
          <w:lang w:val="en-GB"/>
        </w:rPr>
        <w:t>=”#xpointer(/DocumentElement/ToBeSignedElement)” or the like).</w:t>
      </w:r>
      <w:bookmarkEnd w:id="22393"/>
      <w:r w:rsidRPr="003A06D0">
        <w:rPr>
          <w:lang w:val="en-GB"/>
        </w:rPr>
        <w:br/>
        <w:t xml:space="preserve">If the result of evaluating the expression included in the </w:t>
      </w:r>
      <w:r w:rsidRPr="003A06D0">
        <w:rPr>
          <w:rStyle w:val="Element"/>
          <w:lang w:val="en-GB"/>
        </w:rPr>
        <w:t>RefURI</w:t>
      </w:r>
      <w:r w:rsidRPr="003A06D0">
        <w:rPr>
          <w:lang w:val="en-GB"/>
        </w:rPr>
        <w:t xml:space="preserve"> attribute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r w:rsidRPr="003A06D0">
        <w:rPr>
          <w:rStyle w:val="Datatype"/>
          <w:lang w:val="en-GB"/>
        </w:rPr>
        <w:t>urn:oasis:names:tc:dss:1.0:resultminor:InvalidRefURI</w:t>
      </w:r>
      <w:r w:rsidRPr="003A06D0">
        <w:rPr>
          <w:lang w:val="en-GB"/>
        </w:rPr>
        <w:t xml:space="preserve">.  </w:t>
      </w:r>
    </w:p>
    <w:p w14:paraId="27BA8F36" w14:textId="77777777" w:rsidR="00BF4F83" w:rsidRPr="003A06D0" w:rsidRDefault="00BF4F83" w:rsidP="00BF4F83">
      <w:pPr>
        <w:rPr>
          <w:lang w:val="en-GB"/>
        </w:rPr>
      </w:pPr>
      <w:r w:rsidRPr="003A06D0">
        <w:rPr>
          <w:lang w:val="en-GB"/>
        </w:rPr>
        <w:t> » [</w:t>
      </w:r>
      <w:r w:rsidRPr="003A06D0">
        <w:rPr>
          <w:color w:val="FF0000"/>
          <w:lang w:val="en-GB"/>
        </w:rPr>
        <w:t>DSS-5.1.1-2</w:t>
      </w:r>
      <w:r w:rsidRPr="003A06D0">
        <w:rPr>
          <w:lang w:val="en-GB"/>
        </w:rPr>
        <w:t>]</w:t>
      </w:r>
    </w:p>
    <w:p w14:paraId="3B14E0DC" w14:textId="77777777" w:rsidR="00BF4F83" w:rsidRPr="003A06D0" w:rsidRDefault="00BF4F83" w:rsidP="00BF4F83">
      <w:pPr>
        <w:rPr>
          <w:rStyle w:val="Datatype"/>
          <w:rFonts w:ascii="Arial" w:hAnsi="Arial"/>
          <w:lang w:val="en-GB"/>
        </w:rPr>
      </w:pPr>
      <w:r w:rsidRPr="003A06D0">
        <w:rPr>
          <w:rStyle w:val="Datatype"/>
          <w:rFonts w:ascii="Arial" w:hAnsi="Arial"/>
          <w:lang w:val="en-GB"/>
        </w:rPr>
        <w:t>This alignment will be performed by the task ‘align same-doc references’.</w:t>
      </w:r>
    </w:p>
    <w:p w14:paraId="2B033463" w14:textId="77777777" w:rsidR="00BF4F83" w:rsidRPr="003A06D0" w:rsidRDefault="00BF4F83" w:rsidP="00AA52F6">
      <w:pPr>
        <w:pStyle w:val="berschrift3"/>
        <w:numPr>
          <w:ilvl w:val="2"/>
          <w:numId w:val="3"/>
        </w:numPr>
        <w:rPr>
          <w:lang w:val="en-GB"/>
        </w:rPr>
      </w:pPr>
      <w:bookmarkStart w:id="22394" w:name="_Toc516359904"/>
      <w:bookmarkStart w:id="22395" w:name="_Toc522668699"/>
      <w:bookmarkStart w:id="22396" w:name="_Toc10202515"/>
      <w:r w:rsidRPr="003A06D0">
        <w:rPr>
          <w:lang w:val="en-GB"/>
        </w:rPr>
        <w:t>Sub process ‘</w:t>
      </w:r>
      <w:r w:rsidRPr="003A06D0">
        <w:rPr>
          <w:rStyle w:val="Datatype"/>
          <w:lang w:val="en-GB"/>
        </w:rPr>
        <w:t>create XML signature</w:t>
      </w:r>
      <w:r w:rsidRPr="003A06D0">
        <w:rPr>
          <w:lang w:val="en-GB"/>
        </w:rPr>
        <w:t>’</w:t>
      </w:r>
      <w:bookmarkEnd w:id="22394"/>
      <w:bookmarkEnd w:id="22395"/>
      <w:bookmarkEnd w:id="22396"/>
      <w:r w:rsidRPr="003A06D0">
        <w:rPr>
          <w:lang w:val="en-GB"/>
        </w:rPr>
        <w:t xml:space="preserve"> </w:t>
      </w:r>
    </w:p>
    <w:p w14:paraId="34FD72FC" w14:textId="77777777" w:rsidR="00BF4F83" w:rsidRPr="003A06D0" w:rsidRDefault="00BF4F83" w:rsidP="0005213E">
      <w:pPr>
        <w:pStyle w:val="Beschriftung"/>
        <w:rPr>
          <w:lang w:val="en-GB"/>
        </w:rPr>
      </w:pPr>
      <w:bookmarkStart w:id="22397" w:name="_Toc53474941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4</w:t>
      </w:r>
      <w:r w:rsidRPr="003A06D0">
        <w:rPr>
          <w:noProof/>
          <w:lang w:val="en-GB"/>
        </w:rPr>
        <w:fldChar w:fldCharType="end"/>
      </w:r>
      <w:r w:rsidRPr="003A06D0">
        <w:rPr>
          <w:noProof/>
          <w:lang w:val="en-GB"/>
        </w:rPr>
        <w:t>: Create XML Signature</w:t>
      </w:r>
      <w:bookmarkEnd w:id="22397"/>
    </w:p>
    <w:p w14:paraId="7A311026"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6DC07DB7" wp14:editId="0CA3BDB6">
            <wp:extent cx="5940000" cy="908394"/>
            <wp:effectExtent l="0" t="0" r="3810" b="6350"/>
            <wp:docPr id="2" name="Grafik 2" descr="E:\tmp\bpmn\create XMLDSig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mp\bpmn\create XMLDSig signature.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24120" b="73009"/>
                    <a:stretch/>
                  </pic:blipFill>
                  <pic:spPr bwMode="auto">
                    <a:xfrm>
                      <a:off x="0" y="0"/>
                      <a:ext cx="5940000" cy="908394"/>
                    </a:xfrm>
                    <a:prstGeom prst="rect">
                      <a:avLst/>
                    </a:prstGeom>
                    <a:noFill/>
                    <a:ln>
                      <a:noFill/>
                    </a:ln>
                    <a:extLst>
                      <a:ext uri="{53640926-AAD7-44D8-BBD7-CCE9431645EC}">
                        <a14:shadowObscured xmlns:a14="http://schemas.microsoft.com/office/drawing/2010/main"/>
                      </a:ext>
                    </a:extLst>
                  </pic:spPr>
                </pic:pic>
              </a:graphicData>
            </a:graphic>
          </wp:inline>
        </w:drawing>
      </w:r>
    </w:p>
    <w:p w14:paraId="47458381" w14:textId="77777777" w:rsidR="00BF4F83" w:rsidRPr="003A06D0" w:rsidRDefault="00BF4F83" w:rsidP="00BF4F83">
      <w:pPr>
        <w:rPr>
          <w:lang w:val="en-GB"/>
        </w:rPr>
      </w:pPr>
      <w:r w:rsidRPr="003A06D0">
        <w:rPr>
          <w:lang w:val="en-GB"/>
        </w:rPr>
        <w:t>The first task (‘</w:t>
      </w:r>
      <w:r w:rsidRPr="003A06D0">
        <w:rPr>
          <w:rStyle w:val="Datatype"/>
          <w:lang w:val="en-GB"/>
        </w:rPr>
        <w:t>calculate remaining transforms</w:t>
      </w:r>
      <w:r w:rsidRPr="003A06D0">
        <w:rPr>
          <w:lang w:val="en-GB"/>
        </w:rPr>
        <w:t xml:space="preserve">’) of this section applies the given set of transforms. If a </w:t>
      </w:r>
      <w:r w:rsidRPr="003A06D0">
        <w:rPr>
          <w:rStyle w:val="Datatype"/>
          <w:lang w:val="en-GB"/>
        </w:rPr>
        <w:t>TransformedData</w:t>
      </w:r>
      <w:r w:rsidRPr="003A06D0">
        <w:rPr>
          <w:lang w:val="en-GB"/>
        </w:rPr>
        <w:t xml:space="preserve"> element is provided by the client these calculations MUST be respected and just the remaining set of transforms must be processed by the server.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case of a </w:t>
      </w:r>
      <w:r w:rsidRPr="003A06D0">
        <w:rPr>
          <w:rStyle w:val="Datatype"/>
          <w:lang w:val="en-GB"/>
        </w:rPr>
        <w:t xml:space="preserve">Document </w:t>
      </w:r>
      <w:r w:rsidRPr="003A06D0">
        <w:rPr>
          <w:lang w:val="en-GB"/>
        </w:rPr>
        <w:t>as base for a reference processing all transform steps MUST be applied. » [</w:t>
      </w:r>
      <w:r w:rsidRPr="003A06D0">
        <w:rPr>
          <w:color w:val="FF0000"/>
          <w:lang w:val="en-GB"/>
        </w:rPr>
        <w:t>DSS-5.1.2-1</w:t>
      </w:r>
      <w:r w:rsidRPr="003A06D0">
        <w:rPr>
          <w:lang w:val="en-GB"/>
        </w:rPr>
        <w:t>]</w:t>
      </w:r>
    </w:p>
    <w:p w14:paraId="50D2D5E3" w14:textId="77777777" w:rsidR="00BF4F83" w:rsidRPr="003A06D0" w:rsidRDefault="00BF4F83" w:rsidP="00BF4F83">
      <w:pPr>
        <w:rPr>
          <w:lang w:val="en-GB"/>
        </w:rPr>
      </w:pPr>
      <w:r w:rsidRPr="003A06D0">
        <w:rPr>
          <w:lang w:val="en-GB"/>
        </w:rPr>
        <w:t xml:space="preserve">Note: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As required in </w:t>
      </w:r>
      <w:r w:rsidRPr="003A06D0">
        <w:rPr>
          <w:b/>
          <w:bCs/>
          <w:lang w:val="en-GB"/>
        </w:rPr>
        <w:t>[XMLDSIG]</w:t>
      </w:r>
      <w:r w:rsidRPr="003A06D0">
        <w:rPr>
          <w:lang w:val="en-GB"/>
        </w:rPr>
        <w:t xml:space="preserve"> if the end result is an XML node set, the server MUST attempt to convert the node set back into an octet stream using Canonical XML </w:t>
      </w:r>
      <w:r w:rsidRPr="003A06D0">
        <w:rPr>
          <w:b/>
          <w:bCs/>
          <w:lang w:val="en-GB"/>
        </w:rPr>
        <w:t>[XML-C14N]</w:t>
      </w:r>
      <w:r w:rsidRPr="003A06D0">
        <w:rPr>
          <w:lang w:val="en-GB"/>
        </w:rPr>
        <w:t>. » [</w:t>
      </w:r>
      <w:r w:rsidRPr="003A06D0">
        <w:rPr>
          <w:color w:val="FF0000"/>
          <w:lang w:val="en-GB"/>
        </w:rPr>
        <w:t>DSS-5.1.2-2</w:t>
      </w:r>
      <w:r w:rsidRPr="003A06D0">
        <w:rPr>
          <w:lang w:val="en-GB"/>
        </w:rPr>
        <w:t>]</w:t>
      </w:r>
    </w:p>
    <w:p w14:paraId="43644021" w14:textId="77777777" w:rsidR="00BF4F83" w:rsidRPr="003A06D0" w:rsidRDefault="00BF4F83" w:rsidP="00BF4F83">
      <w:pPr>
        <w:rPr>
          <w:lang w:val="en-GB"/>
        </w:rPr>
      </w:pPr>
      <w:r w:rsidRPr="003A06D0">
        <w:rPr>
          <w:lang w:val="en-GB"/>
        </w:rPr>
        <w:t>The ‘</w:t>
      </w:r>
      <w:r w:rsidRPr="003A06D0">
        <w:rPr>
          <w:rStyle w:val="Datatype"/>
          <w:lang w:val="en-GB"/>
        </w:rPr>
        <w:t>calculate / use given hash</w:t>
      </w:r>
      <w:r w:rsidRPr="003A06D0">
        <w:rPr>
          <w:lang w:val="en-GB"/>
        </w:rPr>
        <w:t xml:space="preserve">’ task computes the digest upon the transformation output. If a </w:t>
      </w:r>
      <w:r w:rsidRPr="003A06D0">
        <w:rPr>
          <w:rStyle w:val="Datatype"/>
          <w:lang w:val="en-GB"/>
        </w:rPr>
        <w:t>DocumentHash</w:t>
      </w:r>
      <w:r w:rsidRPr="003A06D0">
        <w:rPr>
          <w:lang w:val="en-GB"/>
        </w:rPr>
        <w:t xml:space="preserve"> element is provided by the client the hash values are used as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77FD0395" w14:textId="77777777" w:rsidR="00BF4F83" w:rsidRPr="003A06D0" w:rsidRDefault="00BF4F83" w:rsidP="00BF4F83">
      <w:pPr>
        <w:pStyle w:val="Aufzhlungszeichen"/>
        <w:numPr>
          <w:ilvl w:val="0"/>
          <w:numId w:val="0"/>
        </w:numPr>
        <w:jc w:val="both"/>
        <w:rPr>
          <w:lang w:val="en-GB"/>
        </w:rPr>
      </w:pPr>
      <w:r w:rsidRPr="003A06D0">
        <w:rPr>
          <w:lang w:val="en-GB"/>
        </w:rPr>
        <w:t>Performing the task ‘</w:t>
      </w:r>
      <w:r w:rsidRPr="003A06D0">
        <w:rPr>
          <w:rStyle w:val="Datatype"/>
          <w:lang w:val="en-GB"/>
        </w:rPr>
        <w:t>build XMLDSig</w:t>
      </w:r>
      <w:r w:rsidRPr="003A06D0">
        <w:rPr>
          <w:lang w:val="en-GB"/>
        </w:rPr>
        <w:t xml:space="preserve">’ the server forms a set of </w:t>
      </w:r>
      <w:r w:rsidRPr="003A06D0">
        <w:rPr>
          <w:rStyle w:val="Element"/>
          <w:lang w:val="en-GB"/>
        </w:rPr>
        <w:t>&lt;ds:Reference&gt;</w:t>
      </w:r>
      <w:r w:rsidRPr="003A06D0">
        <w:rPr>
          <w:lang w:val="en-GB"/>
        </w:rPr>
        <w:t xml:space="preserve"> with the elements and attributes set as follows:</w:t>
      </w:r>
    </w:p>
    <w:p w14:paraId="407F63E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Element"/>
          <w:lang w:val="en-GB"/>
        </w:rPr>
        <w:t>RefURI</w:t>
      </w:r>
      <w:r w:rsidRPr="003A06D0">
        <w:rPr>
          <w:lang w:val="en-GB"/>
        </w:rPr>
        <w:t xml:space="preserve"> attribute, the </w:t>
      </w:r>
      <w:r w:rsidRPr="003A06D0">
        <w:rPr>
          <w:rStyle w:val="Element"/>
          <w:lang w:val="en-GB"/>
        </w:rPr>
        <w:t>&lt;ds:Reference&gt;</w:t>
      </w:r>
      <w:r w:rsidRPr="003A06D0">
        <w:rPr>
          <w:lang w:val="en-GB"/>
        </w:rPr>
        <w:t xml:space="preserve"> element’s </w:t>
      </w:r>
      <w:r w:rsidRPr="003A06D0">
        <w:rPr>
          <w:rStyle w:val="Element"/>
          <w:lang w:val="en-GB"/>
        </w:rPr>
        <w:t>URI</w:t>
      </w:r>
      <w:r w:rsidRPr="003A06D0">
        <w:rPr>
          <w:lang w:val="en-GB"/>
        </w:rPr>
        <w:t xml:space="preserve"> attribute is set to the value of the </w:t>
      </w:r>
      <w:r w:rsidRPr="003A06D0">
        <w:rPr>
          <w:rStyle w:val="Element"/>
          <w:lang w:val="en-GB"/>
        </w:rPr>
        <w:t>RefURI</w:t>
      </w:r>
      <w:r w:rsidRPr="003A06D0">
        <w:rPr>
          <w:lang w:val="en-GB"/>
        </w:rPr>
        <w:t xml:space="preserve"> attribute, else this attribute is omitted. </w:t>
      </w:r>
      <w:r w:rsidRPr="003A06D0">
        <w:rPr>
          <w:lang w:val="en-GB"/>
        </w:rPr>
        <w:tab/>
      </w:r>
      <w:r w:rsidRPr="003A06D0">
        <w:rPr>
          <w:lang w:val="en-GB"/>
        </w:rPr>
        <w:br/>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 signature MUST NOT be created if more than one </w:t>
      </w:r>
      <w:r w:rsidRPr="003A06D0">
        <w:rPr>
          <w:rStyle w:val="Element"/>
          <w:lang w:val="en-GB"/>
        </w:rPr>
        <w:t>RefURI</w:t>
      </w:r>
      <w:r w:rsidRPr="003A06D0">
        <w:rPr>
          <w:lang w:val="en-GB"/>
        </w:rPr>
        <w:t xml:space="preserve"> is omitted in the set of input documents and the server MUST report a RequesterError by setting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qualified by a </w:t>
      </w:r>
      <w:r w:rsidRPr="003A06D0">
        <w:rPr>
          <w:rStyle w:val="Datatype"/>
          <w:lang w:val="en-GB"/>
        </w:rPr>
        <w:t>ResultMinor</w:t>
      </w:r>
      <w:r w:rsidRPr="003A06D0">
        <w:rPr>
          <w:lang w:val="en-GB"/>
        </w:rPr>
        <w:t>. » [</w:t>
      </w:r>
      <w:r w:rsidRPr="003A06D0">
        <w:rPr>
          <w:color w:val="FF0000"/>
          <w:lang w:val="en-GB"/>
        </w:rPr>
        <w:t>DSS-5.1.2-3</w:t>
      </w:r>
      <w:r w:rsidRPr="003A06D0">
        <w:rPr>
          <w:lang w:val="en-GB"/>
        </w:rPr>
        <w:t>]</w:t>
      </w:r>
    </w:p>
    <w:p w14:paraId="7228DA5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Datatype"/>
          <w:lang w:val="en-GB"/>
        </w:rPr>
        <w:t>RefType</w:t>
      </w:r>
      <w:r w:rsidRPr="003A06D0">
        <w:rPr>
          <w:lang w:val="en-GB"/>
        </w:rPr>
        <w:t xml:space="preserve"> attribute, the </w:t>
      </w:r>
      <w:r w:rsidRPr="003A06D0">
        <w:rPr>
          <w:rStyle w:val="Datatype"/>
          <w:lang w:val="en-GB"/>
        </w:rPr>
        <w:t>&lt;ds:Reference&gt;</w:t>
      </w:r>
      <w:r w:rsidRPr="003A06D0">
        <w:rPr>
          <w:lang w:val="en-GB"/>
        </w:rPr>
        <w:t xml:space="preserve"> element’s </w:t>
      </w:r>
      <w:r w:rsidRPr="003A06D0">
        <w:rPr>
          <w:rStyle w:val="Element"/>
          <w:lang w:val="en-GB"/>
        </w:rPr>
        <w:t>Type</w:t>
      </w:r>
      <w:r w:rsidRPr="003A06D0">
        <w:rPr>
          <w:lang w:val="en-GB"/>
        </w:rPr>
        <w:t xml:space="preserve"> attribute is set to the value of the </w:t>
      </w:r>
      <w:r w:rsidRPr="003A06D0">
        <w:rPr>
          <w:rStyle w:val="Datatype"/>
          <w:lang w:val="en-GB"/>
        </w:rPr>
        <w:t>RefType</w:t>
      </w:r>
      <w:r w:rsidRPr="003A06D0">
        <w:rPr>
          <w:lang w:val="en-GB"/>
        </w:rPr>
        <w:t xml:space="preserve"> attribute, else this attribute is omitted.</w:t>
      </w:r>
    </w:p>
    <w:p w14:paraId="244DA070"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&lt;ds:DigestMethod&gt;</w:t>
      </w:r>
      <w:r w:rsidRPr="003A06D0">
        <w:rPr>
          <w:lang w:val="en-GB"/>
        </w:rPr>
        <w:t xml:space="preserve"> element is set to the hash method used.</w:t>
      </w:r>
    </w:p>
    <w:p w14:paraId="5110B856"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&lt;ds:DigestValue&gt;</w:t>
      </w:r>
      <w:r w:rsidRPr="003A06D0">
        <w:rPr>
          <w:lang w:val="en-GB"/>
        </w:rPr>
        <w:t xml:space="preserve"> element is set to the hash value that is to be calculated as per </w:t>
      </w:r>
      <w:r w:rsidRPr="003A06D0">
        <w:rPr>
          <w:b/>
          <w:bCs/>
          <w:lang w:val="en-GB"/>
        </w:rPr>
        <w:t>[XMLDSIG]</w:t>
      </w:r>
      <w:r w:rsidRPr="003A06D0">
        <w:rPr>
          <w:lang w:val="en-GB"/>
        </w:rPr>
        <w:t>.</w:t>
      </w:r>
    </w:p>
    <w:p w14:paraId="097C984F"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&lt;ds:Transforms&gt;</w:t>
      </w:r>
      <w:r w:rsidRPr="003A06D0">
        <w:rPr>
          <w:lang w:val="en-GB"/>
        </w:rPr>
        <w:t xml:space="preserve"> element is set to the sequence of transforms applied by the server in step b. </w:t>
      </w:r>
      <w:r w:rsidRPr="003A06D0">
        <w:rPr>
          <w:rFonts w:eastAsia="MS Mincho" w:cs="MS Mincho"/>
          <w:lang w:val="en-GB"/>
        </w:rPr>
        <w:t>«</w:t>
      </w:r>
      <w:r w:rsidRPr="003A06D0">
        <w:rPr>
          <w:rFonts w:ascii="MS Mincho" w:eastAsia="MS Mincho" w:hAnsi="MS Mincho" w:cs="MS Mincho"/>
          <w:lang w:val="en-GB"/>
        </w:rPr>
        <w:t> </w:t>
      </w:r>
      <w:r w:rsidRPr="003A06D0">
        <w:rPr>
          <w:lang w:val="en-GB"/>
        </w:rPr>
        <w:t>This sequence MUST describe the effective transform as a reproducible procedure from parsing until hash. » [</w:t>
      </w:r>
      <w:r w:rsidRPr="003A06D0">
        <w:rPr>
          <w:color w:val="FF0000"/>
          <w:lang w:val="en-GB"/>
        </w:rPr>
        <w:t>DSS-5.1.2-4</w:t>
      </w:r>
      <w:r w:rsidRPr="003A06D0">
        <w:rPr>
          <w:lang w:val="en-GB"/>
        </w:rPr>
        <w:t>]</w:t>
      </w:r>
    </w:p>
    <w:p w14:paraId="0BEBB2BE" w14:textId="77777777" w:rsidR="00BF4F83" w:rsidRPr="003A06D0" w:rsidRDefault="00BF4F83" w:rsidP="0001259E">
      <w:pPr>
        <w:pStyle w:val="Algorithm"/>
        <w:numPr>
          <w:ilvl w:val="0"/>
          <w:numId w:val="23"/>
        </w:numPr>
      </w:pPr>
      <w:r w:rsidRPr="003A06D0">
        <w:rPr>
          <w:rFonts w:eastAsia="MS Mincho" w:cs="MS Mincho"/>
        </w:rPr>
        <w:t>«</w:t>
      </w:r>
      <w:r w:rsidRPr="003A06D0">
        <w:rPr>
          <w:rFonts w:ascii="MS Mincho" w:eastAsia="MS Mincho" w:hAnsi="MS Mincho" w:cs="MS Mincho"/>
        </w:rPr>
        <w:t> </w:t>
      </w:r>
      <w:r w:rsidRPr="003A06D0">
        <w:t>References resulting from processing of optional inputs MUST be included. » [</w:t>
      </w:r>
      <w:r w:rsidRPr="003A06D0">
        <w:rPr>
          <w:color w:val="FF0000"/>
        </w:rPr>
        <w:t>DSS-5.1.2-5</w:t>
      </w:r>
      <w:r w:rsidRPr="003A06D0">
        <w:t xml:space="preserve">] In doing so, the server MAY reflect the ordering of the </w:t>
      </w:r>
      <w:r w:rsidRPr="003A06D0">
        <w:rPr>
          <w:rStyle w:val="Datatype"/>
        </w:rPr>
        <w:t>Document</w:t>
      </w:r>
      <w:r w:rsidRPr="003A06D0">
        <w:rPr>
          <w:rFonts w:eastAsia="Arial" w:cs="Arial"/>
        </w:rPr>
        <w:t xml:space="preserve"> elements. </w:t>
      </w:r>
    </w:p>
    <w:p w14:paraId="6C34E4A9" w14:textId="77777777" w:rsidR="00BF4F83" w:rsidRPr="003A06D0" w:rsidRDefault="00BF4F83" w:rsidP="00BF4F83">
      <w:pPr>
        <w:pStyle w:val="Aufzhlungszeichen"/>
        <w:numPr>
          <w:ilvl w:val="0"/>
          <w:numId w:val="0"/>
        </w:numPr>
        <w:jc w:val="both"/>
        <w:rPr>
          <w:lang w:val="en-GB"/>
        </w:rPr>
      </w:pPr>
      <w:r w:rsidRPr="003A06D0">
        <w:rPr>
          <w:lang w:val="en-GB"/>
        </w:rPr>
        <w:t xml:space="preserve">The server creates an XML signature using these </w:t>
      </w:r>
      <w:r w:rsidRPr="003A06D0">
        <w:rPr>
          <w:rStyle w:val="Datatype"/>
          <w:lang w:val="en-GB"/>
        </w:rPr>
        <w:t>&lt;ds:Reference&gt;</w:t>
      </w:r>
      <w:r w:rsidRPr="003A06D0">
        <w:rPr>
          <w:lang w:val="en-GB"/>
        </w:rPr>
        <w:t xml:space="preserve"> elements according to the processing rules in </w:t>
      </w:r>
      <w:r w:rsidRPr="003A06D0">
        <w:rPr>
          <w:rStyle w:val="Fett"/>
          <w:lang w:val="en-GB"/>
        </w:rPr>
        <w:t>[XMLDSIG]</w:t>
      </w:r>
      <w:r w:rsidRPr="003A06D0">
        <w:rPr>
          <w:lang w:val="en-GB"/>
        </w:rPr>
        <w:t>.</w:t>
      </w:r>
    </w:p>
    <w:p w14:paraId="443505BB" w14:textId="77777777" w:rsidR="00BF4F83" w:rsidRPr="003A06D0" w:rsidRDefault="00BF4F83" w:rsidP="00BF4F83">
      <w:pPr>
        <w:pStyle w:val="Aufzhlungszeichen"/>
        <w:numPr>
          <w:ilvl w:val="0"/>
          <w:numId w:val="0"/>
        </w:numPr>
        <w:jc w:val="both"/>
        <w:rPr>
          <w:lang w:val="en-GB"/>
        </w:rPr>
      </w:pPr>
      <w:r w:rsidRPr="003A06D0">
        <w:rPr>
          <w:lang w:val="en-GB"/>
        </w:rPr>
        <w:t>The last task ‘</w:t>
      </w:r>
      <w:r w:rsidRPr="003A06D0">
        <w:rPr>
          <w:rStyle w:val="Datatype"/>
          <w:lang w:val="en-GB"/>
        </w:rPr>
        <w:t>insert ds:Object</w:t>
      </w:r>
      <w:r w:rsidRPr="003A06D0">
        <w:rPr>
          <w:lang w:val="en-GB"/>
        </w:rPr>
        <w:t xml:space="preserve">’ handles the creation of an enveloping signature. If one or more optional input elements </w:t>
      </w:r>
      <w:r w:rsidRPr="003A06D0">
        <w:rPr>
          <w:rFonts w:ascii="Courier New" w:eastAsia="Courier New" w:hAnsi="Courier New" w:cs="Courier New"/>
          <w:lang w:val="en-GB"/>
        </w:rPr>
        <w:t>IncludeObject</w:t>
      </w:r>
      <w:r w:rsidRPr="003A06D0">
        <w:rPr>
          <w:lang w:val="en-GB"/>
        </w:rPr>
        <w:t xml:space="preserve"> are present they will cause the inclusion of an object inside the signature being created.</w:t>
      </w:r>
    </w:p>
    <w:p w14:paraId="4129A4C9" w14:textId="77777777" w:rsidR="00BF4F83" w:rsidRPr="003A06D0" w:rsidRDefault="00BF4F83" w:rsidP="00827213">
      <w:pPr>
        <w:pStyle w:val="berschrift4"/>
        <w:rPr>
          <w:rStyle w:val="Datatype"/>
          <w:lang w:val="en-GB"/>
        </w:rPr>
      </w:pPr>
      <w:bookmarkStart w:id="22398" w:name="_Toc522668700"/>
      <w:bookmarkStart w:id="22399" w:name="_Toc10202516"/>
      <w:r w:rsidRPr="003A06D0">
        <w:rPr>
          <w:lang w:val="en-GB"/>
        </w:rPr>
        <w:t xml:space="preserve">XML Signatures Variant Optional Input </w:t>
      </w:r>
      <w:r w:rsidRPr="003A06D0">
        <w:rPr>
          <w:rStyle w:val="Datatype"/>
          <w:lang w:val="en-GB"/>
        </w:rPr>
        <w:t>IncludeObject</w:t>
      </w:r>
      <w:bookmarkEnd w:id="22398"/>
      <w:bookmarkEnd w:id="22399"/>
    </w:p>
    <w:p w14:paraId="75A3824A" w14:textId="77777777" w:rsidR="00BF4F83" w:rsidRPr="003A06D0" w:rsidRDefault="00BF4F83" w:rsidP="00BF4F83">
      <w:pPr>
        <w:rPr>
          <w:lang w:val="en-GB"/>
        </w:rPr>
      </w:pPr>
      <w:r w:rsidRPr="003A06D0">
        <w:rPr>
          <w:lang w:val="en-GB"/>
        </w:rPr>
        <w:t>An enveloping signature is a signature having &lt;</w:t>
      </w:r>
      <w:r w:rsidRPr="003A06D0">
        <w:rPr>
          <w:rStyle w:val="Datatype"/>
          <w:lang w:val="en-GB"/>
        </w:rPr>
        <w:t>ds:Object</w:t>
      </w:r>
      <w:r w:rsidRPr="003A06D0">
        <w:rPr>
          <w:lang w:val="en-GB"/>
        </w:rPr>
        <w:t>&gt;s which are referenced by &lt;</w:t>
      </w:r>
      <w:r w:rsidRPr="003A06D0">
        <w:rPr>
          <w:rStyle w:val="Datatype"/>
          <w:lang w:val="en-GB"/>
        </w:rPr>
        <w:t>ds:Reference</w:t>
      </w:r>
      <w:r w:rsidRPr="003A06D0">
        <w:rPr>
          <w:lang w:val="en-GB"/>
        </w:rPr>
        <w:t>&gt;s having a same-document URI.</w:t>
      </w:r>
    </w:p>
    <w:p w14:paraId="1CCA57D5" w14:textId="77777777" w:rsidR="00BF4F83" w:rsidRPr="003A06D0" w:rsidRDefault="00BF4F83" w:rsidP="00BF4F83">
      <w:pPr>
        <w:rPr>
          <w:lang w:val="en-GB"/>
        </w:rPr>
      </w:pPr>
      <w:r w:rsidRPr="003A06D0">
        <w:rPr>
          <w:lang w:val="en-GB"/>
        </w:rPr>
        <w:t xml:space="preserve">For each &lt;IncludeObject&gt; the server creates a new </w:t>
      </w:r>
      <w:r w:rsidRPr="003A06D0">
        <w:rPr>
          <w:rStyle w:val="Datatype"/>
          <w:lang w:val="en-GB"/>
        </w:rPr>
        <w:t>&lt;ds:Object&gt;</w:t>
      </w:r>
      <w:r w:rsidRPr="003A06D0">
        <w:rPr>
          <w:lang w:val="en-GB"/>
        </w:rPr>
        <w:t xml:space="preserve"> element containing the document, as identified using the </w:t>
      </w:r>
      <w:r w:rsidRPr="003A06D0">
        <w:rPr>
          <w:rStyle w:val="Datatype"/>
          <w:lang w:val="en-GB"/>
        </w:rPr>
        <w:t>WhichD</w:t>
      </w:r>
      <w:r w:rsidR="007A7669">
        <w:rPr>
          <w:rStyle w:val="Datatype"/>
          <w:lang w:val="en-GB"/>
        </w:rPr>
        <w:t>a</w:t>
      </w:r>
      <w:r w:rsidRPr="003A06D0">
        <w:rPr>
          <w:rStyle w:val="Datatype"/>
          <w:lang w:val="en-GB"/>
        </w:rPr>
        <w:t>t</w:t>
      </w:r>
      <w:r w:rsidR="007A7669">
        <w:rPr>
          <w:rStyle w:val="Datatype"/>
          <w:lang w:val="en-GB"/>
        </w:rPr>
        <w:t>a</w:t>
      </w:r>
      <w:r w:rsidRPr="003A06D0">
        <w:rPr>
          <w:lang w:val="en-GB"/>
        </w:rPr>
        <w:t xml:space="preserve"> element, as its child. This object is carried within the enveloping signature. The ordering of the &lt;IncludeObject&gt; optional inputs MAY be ignored by the server.</w:t>
      </w:r>
    </w:p>
    <w:p w14:paraId="19983F1A" w14:textId="77777777" w:rsidR="00BF4F83" w:rsidRPr="003A06D0" w:rsidRDefault="00BF4F83" w:rsidP="00BF4F83">
      <w:pPr>
        <w:rPr>
          <w:lang w:val="en-GB"/>
        </w:rPr>
      </w:pPr>
      <w:r w:rsidRPr="003A06D0">
        <w:rPr>
          <w:rFonts w:eastAsia="MS Mincho" w:cs="MS Mincho"/>
          <w:lang w:val="en-GB"/>
        </w:rPr>
        <w:lastRenderedPageBreak/>
        <w:t>«</w:t>
      </w:r>
      <w:r w:rsidRPr="003A06D0">
        <w:rPr>
          <w:rFonts w:ascii="MS Mincho" w:eastAsia="MS Mincho" w:hAnsi="MS Mincho" w:cs="MS Mincho"/>
          <w:lang w:val="en-GB"/>
        </w:rPr>
        <w:t> </w:t>
      </w:r>
      <w:r w:rsidRPr="003A06D0">
        <w:rPr>
          <w:lang w:val="en-GB"/>
        </w:rPr>
        <w:t xml:space="preserve"> This </w:t>
      </w:r>
      <w:r w:rsidRPr="003A06D0">
        <w:rPr>
          <w:rStyle w:val="Datatype"/>
          <w:lang w:val="en-GB"/>
        </w:rPr>
        <w:t>&lt;Document&gt;</w:t>
      </w:r>
      <w:r w:rsidRPr="003A06D0">
        <w:rPr>
          <w:lang w:val="en-GB"/>
        </w:rPr>
        <w:t xml:space="preserve"> MUST include a “same-document” </w:t>
      </w:r>
      <w:r w:rsidRPr="003A06D0">
        <w:rPr>
          <w:rStyle w:val="Datatype"/>
          <w:lang w:val="en-GB"/>
        </w:rPr>
        <w:t>RefURI</w:t>
      </w:r>
      <w:r w:rsidRPr="003A06D0">
        <w:rPr>
          <w:lang w:val="en-GB"/>
        </w:rPr>
        <w:t xml:space="preserve"> attribute (having a value starting with “#”) which references either:</w:t>
      </w:r>
    </w:p>
    <w:p w14:paraId="00B98F2F" w14:textId="77777777" w:rsidR="00BF4F83" w:rsidRPr="003A06D0" w:rsidRDefault="00BF4F83" w:rsidP="0001259E">
      <w:pPr>
        <w:pStyle w:val="Listenabsatz"/>
        <w:numPr>
          <w:ilvl w:val="0"/>
          <w:numId w:val="30"/>
        </w:numPr>
        <w:rPr>
          <w:lang w:val="en-GB"/>
        </w:rPr>
      </w:pPr>
      <w:r w:rsidRPr="003A06D0">
        <w:rPr>
          <w:lang w:val="en-GB"/>
        </w:rPr>
        <w:t xml:space="preserve">The whole newly-created </w:t>
      </w:r>
      <w:r w:rsidRPr="003A06D0">
        <w:rPr>
          <w:rStyle w:val="Datatype"/>
          <w:lang w:val="en-GB"/>
        </w:rPr>
        <w:t>&lt;ds:Object&gt;</w:t>
      </w:r>
      <w:r w:rsidRPr="003A06D0">
        <w:rPr>
          <w:lang w:val="en-GB"/>
        </w:rPr>
        <w:t>.</w:t>
      </w:r>
    </w:p>
    <w:p w14:paraId="69B69D2B" w14:textId="77777777" w:rsidR="00BF4F83" w:rsidRPr="003A06D0" w:rsidRDefault="00BF4F83" w:rsidP="0001259E">
      <w:pPr>
        <w:pStyle w:val="Listenabsatz"/>
        <w:numPr>
          <w:ilvl w:val="0"/>
          <w:numId w:val="30"/>
        </w:numPr>
        <w:rPr>
          <w:lang w:val="en-GB"/>
        </w:rPr>
      </w:pPr>
      <w:r w:rsidRPr="003A06D0">
        <w:rPr>
          <w:lang w:val="en-GB"/>
        </w:rPr>
        <w:t xml:space="preserve">The relevant parts of the newly-created </w:t>
      </w:r>
      <w:r w:rsidRPr="003A06D0">
        <w:rPr>
          <w:rStyle w:val="Datatype"/>
          <w:lang w:val="en-GB"/>
        </w:rPr>
        <w:t>&lt;ds:Object&gt;</w:t>
      </w:r>
      <w:r w:rsidRPr="003A06D0">
        <w:rPr>
          <w:lang w:val="en-GB"/>
        </w:rPr>
        <w:t>’s contents to be covered/protected by the signature.</w:t>
      </w:r>
    </w:p>
    <w:p w14:paraId="1DB86313" w14:textId="77777777" w:rsidR="00BF4F83" w:rsidRPr="003A06D0" w:rsidRDefault="00BF4F83" w:rsidP="00BF4F83">
      <w:pPr>
        <w:rPr>
          <w:lang w:val="en-GB"/>
        </w:rPr>
      </w:pPr>
      <w:r w:rsidRPr="003A06D0">
        <w:rPr>
          <w:lang w:val="en-GB"/>
        </w:rPr>
        <w:t> » [</w:t>
      </w:r>
      <w:r w:rsidRPr="003A06D0">
        <w:rPr>
          <w:color w:val="FF0000"/>
          <w:lang w:val="en-GB"/>
        </w:rPr>
        <w:t>DSS-5.1.2.1-1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 the result of evaluating the expression included in the </w:t>
      </w:r>
      <w:r w:rsidRPr="003A06D0">
        <w:rPr>
          <w:rStyle w:val="Datatype"/>
          <w:lang w:val="en-GB"/>
        </w:rPr>
        <w:t>RefURI</w:t>
      </w:r>
      <w:r w:rsidRPr="003A06D0">
        <w:rPr>
          <w:lang w:val="en-GB"/>
        </w:rPr>
        <w:t xml:space="preserve"> element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p>
    <w:p w14:paraId="45BD96C9" w14:textId="77777777" w:rsidR="00BF4F83" w:rsidRPr="003A06D0" w:rsidRDefault="00BF4F83" w:rsidP="00BF4F83">
      <w:pPr>
        <w:rPr>
          <w:rStyle w:val="Datatype"/>
          <w:lang w:val="en-GB"/>
        </w:rPr>
      </w:pPr>
      <w:r w:rsidRPr="003A06D0">
        <w:rPr>
          <w:rStyle w:val="Datatype"/>
          <w:lang w:val="en-GB"/>
        </w:rPr>
        <w:t>urn:oasis:names:tc:dss:1.0:resultminor:InvalidRefURI</w:t>
      </w:r>
      <w:r w:rsidRPr="003A06D0">
        <w:rPr>
          <w:lang w:val="en-GB"/>
        </w:rPr>
        <w:t> » [</w:t>
      </w:r>
      <w:r w:rsidRPr="003A06D0">
        <w:rPr>
          <w:color w:val="FF0000"/>
          <w:lang w:val="en-GB"/>
        </w:rPr>
        <w:t>DSS-5.1.2.1-2</w:t>
      </w:r>
      <w:r w:rsidRPr="003A06D0">
        <w:rPr>
          <w:lang w:val="en-GB"/>
        </w:rPr>
        <w:t>]</w:t>
      </w:r>
    </w:p>
    <w:p w14:paraId="154E706B" w14:textId="77777777" w:rsidR="00BF4F83" w:rsidRPr="003A06D0" w:rsidRDefault="00BF4F83" w:rsidP="00BF4F83">
      <w:pPr>
        <w:rPr>
          <w:rStyle w:val="Datatype"/>
          <w:lang w:val="en-GB"/>
        </w:rPr>
      </w:pPr>
    </w:p>
    <w:p w14:paraId="7D3B72B6" w14:textId="77777777" w:rsidR="00BF4F83" w:rsidRPr="003A06D0" w:rsidRDefault="00BF4F83" w:rsidP="00BF4F83">
      <w:pPr>
        <w:rPr>
          <w:lang w:val="en-GB"/>
        </w:rPr>
      </w:pPr>
      <w:r w:rsidRPr="003A06D0">
        <w:rPr>
          <w:lang w:val="en-GB"/>
        </w:rPr>
        <w:t xml:space="preserve">Note: If the server does not support the ordering of </w:t>
      </w:r>
      <w:r w:rsidRPr="003A06D0">
        <w:rPr>
          <w:rStyle w:val="Datatype"/>
          <w:lang w:val="en-GB"/>
        </w:rPr>
        <w:t>&lt;ds:Object&gt;</w:t>
      </w:r>
      <w:r w:rsidRPr="003A06D0">
        <w:rPr>
          <w:lang w:val="en-GB"/>
        </w:rPr>
        <w:t xml:space="preserve">, it is recommended either to use ID-based referencing to the </w:t>
      </w:r>
      <w:r w:rsidRPr="003A06D0">
        <w:rPr>
          <w:rStyle w:val="Datatype"/>
          <w:lang w:val="en-GB"/>
        </w:rPr>
        <w:t>&lt;ds:Object&gt;</w:t>
      </w:r>
      <w:r w:rsidRPr="003A06D0">
        <w:rPr>
          <w:lang w:val="en-GB"/>
        </w:rPr>
        <w:t xml:space="preserve"> (using the client-generated ID included in the ObjId attribute) or to rely on expressions based on </w:t>
      </w:r>
      <w:r w:rsidRPr="003A06D0">
        <w:rPr>
          <w:rStyle w:val="Datatype"/>
          <w:lang w:val="en-GB"/>
        </w:rPr>
        <w:t>&lt;ds:Object&gt;</w:t>
      </w:r>
      <w:r w:rsidRPr="003A06D0">
        <w:rPr>
          <w:lang w:val="en-GB"/>
        </w:rPr>
        <w:t>'s contents that allow to unambiguously refer to the included object or their relevant parts.</w:t>
      </w:r>
    </w:p>
    <w:p w14:paraId="6CACB902" w14:textId="77777777" w:rsidR="00BF4F83" w:rsidRPr="003A06D0" w:rsidRDefault="00BF4F83" w:rsidP="00BF4F83">
      <w:pPr>
        <w:rPr>
          <w:lang w:val="en-GB"/>
        </w:rPr>
      </w:pPr>
      <w:r w:rsidRPr="003A06D0">
        <w:rPr>
          <w:lang w:val="en-GB"/>
        </w:rPr>
        <w:t xml:space="preserve">The URI in the </w:t>
      </w:r>
      <w:r w:rsidRPr="003A06D0">
        <w:rPr>
          <w:rStyle w:val="Datatype"/>
          <w:lang w:val="en-GB"/>
        </w:rPr>
        <w:t>RefURI</w:t>
      </w:r>
      <w:r w:rsidRPr="003A06D0">
        <w:rPr>
          <w:lang w:val="en-GB"/>
        </w:rPr>
        <w:t xml:space="preserve"> element of this </w:t>
      </w:r>
      <w:r w:rsidRPr="003A06D0">
        <w:rPr>
          <w:rStyle w:val="Datatype"/>
          <w:lang w:val="en-GB"/>
        </w:rPr>
        <w:t>&lt;Document&gt;</w:t>
      </w:r>
      <w:r w:rsidRPr="003A06D0">
        <w:rPr>
          <w:lang w:val="en-GB"/>
        </w:rPr>
        <w:t xml:space="preserve"> should at least reference the relevant parts of the Object to be included in the calculation for the corresponding reference.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Clients MUST generate requests in a way that some </w:t>
      </w:r>
      <w:r w:rsidRPr="003A06D0">
        <w:rPr>
          <w:rStyle w:val="Datatype"/>
          <w:lang w:val="en-GB"/>
        </w:rPr>
        <w:t>&lt;ds:Reference&gt;</w:t>
      </w:r>
      <w:r w:rsidRPr="003A06D0">
        <w:rPr>
          <w:lang w:val="en-GB"/>
        </w:rPr>
        <w:t xml:space="preserve">’s URI values actually will reference the </w:t>
      </w:r>
      <w:r w:rsidRPr="003A06D0">
        <w:rPr>
          <w:rStyle w:val="Datatype"/>
          <w:lang w:val="en-GB"/>
        </w:rPr>
        <w:t>&lt;ds:Object&gt;</w:t>
      </w:r>
      <w:r w:rsidRPr="003A06D0">
        <w:rPr>
          <w:lang w:val="en-GB"/>
        </w:rPr>
        <w:t xml:space="preserve"> generated by the server once this element will have been included in the </w:t>
      </w:r>
      <w:r w:rsidRPr="003A06D0">
        <w:rPr>
          <w:rStyle w:val="Datatype"/>
          <w:lang w:val="en-GB"/>
        </w:rPr>
        <w:t>&lt;ds:Signature&gt;</w:t>
      </w:r>
      <w:r w:rsidRPr="003A06D0">
        <w:rPr>
          <w:lang w:val="en-GB"/>
        </w:rPr>
        <w:t xml:space="preserve"> produced by the server. » [</w:t>
      </w:r>
      <w:r w:rsidRPr="003A06D0">
        <w:rPr>
          <w:color w:val="FF0000"/>
          <w:lang w:val="en-GB"/>
        </w:rPr>
        <w:t>DSS-5.1.2.1-3</w:t>
      </w:r>
      <w:r w:rsidRPr="003A06D0">
        <w:rPr>
          <w:lang w:val="en-GB"/>
        </w:rPr>
        <w:t>]</w:t>
      </w:r>
    </w:p>
    <w:p w14:paraId="39427C89"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For each </w:t>
      </w:r>
      <w:r w:rsidRPr="003A06D0">
        <w:rPr>
          <w:rStyle w:val="Datatype"/>
          <w:lang w:val="en-GB"/>
        </w:rPr>
        <w:t>IncludeObject</w:t>
      </w:r>
      <w:r w:rsidRPr="003A06D0">
        <w:rPr>
          <w:lang w:val="en-GB"/>
        </w:rPr>
        <w:t xml:space="preserve"> the server MUST carry out the following steps before performing Basic Processing:</w:t>
      </w:r>
    </w:p>
    <w:p w14:paraId="46B06285" w14:textId="77777777" w:rsidR="00BF4F83" w:rsidRPr="003A06D0" w:rsidRDefault="00BF4F83" w:rsidP="0001259E">
      <w:pPr>
        <w:pStyle w:val="Listenabsatz"/>
        <w:numPr>
          <w:ilvl w:val="0"/>
          <w:numId w:val="31"/>
        </w:numPr>
        <w:rPr>
          <w:lang w:val="en-GB"/>
        </w:rPr>
      </w:pPr>
      <w:r w:rsidRPr="003A06D0">
        <w:rPr>
          <w:lang w:val="en-GB"/>
        </w:rPr>
        <w:t xml:space="preserve">The server identifies the </w:t>
      </w:r>
      <w:r w:rsidR="007A7669" w:rsidRPr="007A7669">
        <w:rPr>
          <w:rStyle w:val="Datatype"/>
        </w:rPr>
        <w:t>Base64Data</w:t>
      </w:r>
      <w:r w:rsidRPr="003A06D0">
        <w:rPr>
          <w:lang w:val="en-GB"/>
        </w:rPr>
        <w:t xml:space="preserve"> </w:t>
      </w:r>
      <w:r w:rsidR="007A7669">
        <w:rPr>
          <w:lang w:val="en-GB"/>
        </w:rPr>
        <w:t xml:space="preserve">component </w:t>
      </w:r>
      <w:r w:rsidRPr="003A06D0">
        <w:rPr>
          <w:lang w:val="en-GB"/>
        </w:rPr>
        <w:t xml:space="preserve">that is to be placed into a </w:t>
      </w:r>
      <w:r w:rsidRPr="003A06D0">
        <w:rPr>
          <w:rStyle w:val="Datatype"/>
          <w:lang w:val="en-GB"/>
        </w:rPr>
        <w:t>&lt;ds:Object&gt;</w:t>
      </w:r>
      <w:r w:rsidRPr="003A06D0">
        <w:rPr>
          <w:lang w:val="en-GB"/>
        </w:rPr>
        <w:t xml:space="preserve"> as indicated by the </w:t>
      </w:r>
      <w:r w:rsidR="007A7669">
        <w:rPr>
          <w:rStyle w:val="Datatype"/>
          <w:lang w:val="en-GB"/>
        </w:rPr>
        <w:t>WhichDa</w:t>
      </w:r>
      <w:r w:rsidRPr="003A06D0">
        <w:rPr>
          <w:rStyle w:val="Datatype"/>
          <w:lang w:val="en-GB"/>
        </w:rPr>
        <w:t>t</w:t>
      </w:r>
      <w:r w:rsidR="007A7669">
        <w:rPr>
          <w:rStyle w:val="Datatype"/>
          <w:lang w:val="en-GB"/>
        </w:rPr>
        <w:t>a</w:t>
      </w:r>
      <w:r w:rsidRPr="003A06D0">
        <w:rPr>
          <w:lang w:val="en-GB"/>
        </w:rPr>
        <w:t xml:space="preserve"> element.</w:t>
      </w:r>
    </w:p>
    <w:p w14:paraId="77C05E7B" w14:textId="77777777" w:rsidR="00BF4F83" w:rsidRPr="003A06D0" w:rsidRDefault="00BF4F83" w:rsidP="0001259E">
      <w:pPr>
        <w:pStyle w:val="Listenabsatz"/>
        <w:numPr>
          <w:ilvl w:val="0"/>
          <w:numId w:val="31"/>
        </w:numPr>
        <w:rPr>
          <w:lang w:val="en-GB"/>
        </w:rPr>
      </w:pPr>
      <w:r w:rsidRPr="003A06D0">
        <w:rPr>
          <w:lang w:val="en-GB"/>
        </w:rPr>
        <w:t>The data to be carried in the enveloping signature is extracted and decoded.</w:t>
      </w:r>
    </w:p>
    <w:p w14:paraId="29F5908B" w14:textId="77777777" w:rsidR="00BF4F83" w:rsidRPr="003A06D0" w:rsidRDefault="00BF4F83" w:rsidP="0001259E">
      <w:pPr>
        <w:pStyle w:val="Listenabsatz"/>
        <w:numPr>
          <w:ilvl w:val="0"/>
          <w:numId w:val="31"/>
        </w:numPr>
        <w:rPr>
          <w:lang w:val="en-GB"/>
        </w:rPr>
      </w:pPr>
      <w:r w:rsidRPr="003A06D0">
        <w:rPr>
          <w:lang w:val="en-GB"/>
        </w:rPr>
        <w:t xml:space="preserve">if the </w:t>
      </w:r>
      <w:r w:rsidRPr="003A06D0">
        <w:rPr>
          <w:rStyle w:val="Datatype"/>
          <w:lang w:val="en-GB"/>
        </w:rPr>
        <w:t>hasObjectTagsAndAttributesSet</w:t>
      </w:r>
      <w:r w:rsidRPr="003A06D0">
        <w:rPr>
          <w:lang w:val="en-GB"/>
        </w:rPr>
        <w:t xml:space="preserve"> element is </w:t>
      </w:r>
      <w:r w:rsidRPr="003A06D0">
        <w:rPr>
          <w:rStyle w:val="Datatype"/>
          <w:lang w:val="en-GB"/>
        </w:rPr>
        <w:t>false</w:t>
      </w:r>
      <w:r w:rsidRPr="003A06D0">
        <w:rPr>
          <w:lang w:val="en-GB"/>
        </w:rPr>
        <w:t xml:space="preserve"> or not present the server builds the </w:t>
      </w:r>
      <w:r w:rsidRPr="003A06D0">
        <w:rPr>
          <w:rStyle w:val="Datatype"/>
          <w:lang w:val="en-GB"/>
        </w:rPr>
        <w:t xml:space="preserve">&lt;ds:Object&gt; </w:t>
      </w:r>
      <w:r w:rsidRPr="003A06D0">
        <w:rPr>
          <w:lang w:val="en-GB"/>
        </w:rPr>
        <w:t>as follows:</w:t>
      </w:r>
    </w:p>
    <w:p w14:paraId="4CB6E1B6" w14:textId="77777777" w:rsidR="00BF4F83" w:rsidRPr="003A06D0" w:rsidRDefault="00BF4F83" w:rsidP="0001259E">
      <w:pPr>
        <w:pStyle w:val="Listenabsatz"/>
        <w:numPr>
          <w:ilvl w:val="1"/>
          <w:numId w:val="31"/>
        </w:numPr>
        <w:rPr>
          <w:lang w:val="en-GB"/>
        </w:rPr>
      </w:pPr>
      <w:r w:rsidRPr="003A06D0">
        <w:rPr>
          <w:lang w:val="en-GB"/>
        </w:rPr>
        <w:t xml:space="preserve">The server generates the new </w:t>
      </w:r>
      <w:r w:rsidRPr="003A06D0">
        <w:rPr>
          <w:rStyle w:val="Datatype"/>
          <w:lang w:val="en-GB"/>
        </w:rPr>
        <w:t>&lt;ds:Object&gt;</w:t>
      </w:r>
      <w:r w:rsidRPr="003A06D0">
        <w:rPr>
          <w:lang w:val="en-GB"/>
        </w:rPr>
        <w:t xml:space="preserve"> and sets its Id attribute to the value indicated in </w:t>
      </w:r>
      <w:r w:rsidRPr="003A06D0">
        <w:rPr>
          <w:rStyle w:val="Datatype"/>
          <w:lang w:val="en-GB"/>
        </w:rPr>
        <w:t>ObjId</w:t>
      </w:r>
      <w:r w:rsidRPr="003A06D0">
        <w:rPr>
          <w:lang w:val="en-GB"/>
        </w:rPr>
        <w:t xml:space="preserve"> element of the optional input if present.</w:t>
      </w:r>
    </w:p>
    <w:p w14:paraId="1EFDEC52" w14:textId="77777777" w:rsidR="00BF4F83" w:rsidRPr="003A06D0" w:rsidRDefault="007A7669" w:rsidP="0001259E">
      <w:pPr>
        <w:pStyle w:val="Listenabsatz"/>
        <w:numPr>
          <w:ilvl w:val="1"/>
          <w:numId w:val="31"/>
        </w:numPr>
        <w:rPr>
          <w:lang w:val="en-GB"/>
        </w:rPr>
      </w:pPr>
      <w:r>
        <w:rPr>
          <w:lang w:val="en-GB"/>
        </w:rPr>
        <w:t>The</w:t>
      </w:r>
      <w:r w:rsidR="00BF4F83" w:rsidRPr="003A06D0">
        <w:rPr>
          <w:lang w:val="en-GB"/>
        </w:rPr>
        <w:t xml:space="preserve"> </w:t>
      </w:r>
      <w:r w:rsidR="00BF4F83" w:rsidRPr="003A06D0">
        <w:rPr>
          <w:rStyle w:val="Datatype"/>
          <w:lang w:val="en-GB"/>
        </w:rPr>
        <w:t>WhichD</w:t>
      </w:r>
      <w:r>
        <w:rPr>
          <w:rStyle w:val="Datatype"/>
          <w:lang w:val="en-GB"/>
        </w:rPr>
        <w:t>a</w:t>
      </w:r>
      <w:r w:rsidR="00BF4F83" w:rsidRPr="003A06D0">
        <w:rPr>
          <w:rStyle w:val="Datatype"/>
          <w:lang w:val="en-GB"/>
        </w:rPr>
        <w:t>t</w:t>
      </w:r>
      <w:r>
        <w:rPr>
          <w:rStyle w:val="Datatype"/>
          <w:lang w:val="en-GB"/>
        </w:rPr>
        <w:t>a</w:t>
      </w:r>
      <w:r w:rsidR="00BF4F83" w:rsidRPr="003A06D0">
        <w:rPr>
          <w:lang w:val="en-GB"/>
        </w:rPr>
        <w:t xml:space="preserve"> </w:t>
      </w:r>
      <w:r>
        <w:rPr>
          <w:lang w:val="en-GB"/>
        </w:rPr>
        <w:t>element points to a</w:t>
      </w:r>
      <w:r w:rsidR="00BF4F83" w:rsidRPr="003A06D0">
        <w:rPr>
          <w:lang w:val="en-GB"/>
        </w:rPr>
        <w:t xml:space="preserve"> </w:t>
      </w:r>
      <w:r w:rsidR="00BF4F83" w:rsidRPr="007A7669">
        <w:rPr>
          <w:rStyle w:val="Datatype"/>
        </w:rPr>
        <w:t>Base64Data</w:t>
      </w:r>
      <w:r w:rsidR="006C53FF" w:rsidRPr="006C53FF">
        <w:t xml:space="preserve"> component</w:t>
      </w:r>
      <w:r w:rsidR="006C53FF">
        <w:t>. The</w:t>
      </w:r>
      <w:r w:rsidR="00BF4F83" w:rsidRPr="003A06D0">
        <w:rPr>
          <w:lang w:val="en-GB"/>
        </w:rPr>
        <w:t xml:space="preserve"> </w:t>
      </w:r>
      <w:r w:rsidR="00BF4F83" w:rsidRPr="003A06D0">
        <w:rPr>
          <w:rStyle w:val="Datatype"/>
          <w:lang w:val="en-GB"/>
        </w:rPr>
        <w:t>&lt;ds:Object&gt;</w:t>
      </w:r>
      <w:r w:rsidR="00BF4F83" w:rsidRPr="003A06D0">
        <w:rPr>
          <w:lang w:val="en-GB"/>
        </w:rPr>
        <w:t xml:space="preserve">('s) MIME Type is to be set to the value of </w:t>
      </w:r>
      <w:r w:rsidR="00BF4F83" w:rsidRPr="003A06D0">
        <w:rPr>
          <w:rStyle w:val="Datatype"/>
          <w:lang w:val="en-GB"/>
        </w:rPr>
        <w:t>Base64Data('s)</w:t>
      </w:r>
      <w:r w:rsidR="00BF4F83" w:rsidRPr="003A06D0">
        <w:rPr>
          <w:lang w:val="en-GB"/>
        </w:rPr>
        <w:t xml:space="preserve"> MIME Type value and the Encoding is to be set to </w:t>
      </w:r>
      <w:hyperlink r:id="rId85" w:anchor="base64Binary" w:history="1">
        <w:r w:rsidR="00BF4F83" w:rsidRPr="003A06D0">
          <w:rPr>
            <w:rStyle w:val="Hyperlink"/>
            <w:lang w:val="en-GB"/>
          </w:rPr>
          <w:t>http://www.w3.org/TR/xmlschema-2/#base64Binary</w:t>
        </w:r>
      </w:hyperlink>
    </w:p>
    <w:p w14:paraId="0E5FBA2B" w14:textId="77777777" w:rsidR="00BF4F83" w:rsidRPr="003A06D0" w:rsidRDefault="00BF4F83" w:rsidP="0001259E">
      <w:pPr>
        <w:pStyle w:val="Listenabsatz"/>
        <w:numPr>
          <w:ilvl w:val="0"/>
          <w:numId w:val="31"/>
        </w:numPr>
        <w:rPr>
          <w:lang w:val="en-GB"/>
        </w:rPr>
      </w:pPr>
      <w:r w:rsidRPr="003A06D0">
        <w:rPr>
          <w:lang w:val="en-GB"/>
        </w:rPr>
        <w:t xml:space="preserve">The server splices the to-be-enveloped documents as </w:t>
      </w:r>
      <w:r w:rsidRPr="003A06D0">
        <w:rPr>
          <w:rStyle w:val="Datatype"/>
          <w:lang w:val="en-GB"/>
        </w:rPr>
        <w:t xml:space="preserve">&lt;ds:Object&gt;(s) </w:t>
      </w:r>
      <w:r w:rsidRPr="003A06D0">
        <w:rPr>
          <w:lang w:val="en-GB"/>
        </w:rPr>
        <w:t xml:space="preserve">into the </w:t>
      </w:r>
      <w:r w:rsidRPr="003A06D0">
        <w:rPr>
          <w:rStyle w:val="Datatype"/>
          <w:lang w:val="en-GB"/>
        </w:rPr>
        <w:t>&lt;ds:Signature&gt;</w:t>
      </w:r>
      <w:r w:rsidRPr="003A06D0">
        <w:rPr>
          <w:lang w:val="en-GB"/>
        </w:rPr>
        <w:t>, which is to be returned.</w:t>
      </w:r>
    </w:p>
    <w:p w14:paraId="0975B5D4" w14:textId="77777777" w:rsidR="00BF4F83" w:rsidRPr="003A06D0" w:rsidRDefault="00BF4F83" w:rsidP="0001259E">
      <w:pPr>
        <w:pStyle w:val="Listenabsatz"/>
        <w:numPr>
          <w:ilvl w:val="0"/>
          <w:numId w:val="31"/>
        </w:numPr>
        <w:rPr>
          <w:lang w:val="en-GB"/>
        </w:rPr>
      </w:pPr>
      <w:r w:rsidRPr="003A06D0">
        <w:rPr>
          <w:lang w:val="en-GB"/>
        </w:rPr>
        <w:t xml:space="preserve">If </w:t>
      </w:r>
      <w:r w:rsidRPr="003A06D0">
        <w:rPr>
          <w:rStyle w:val="Datatype"/>
          <w:lang w:val="en-GB"/>
        </w:rPr>
        <w:t>CreateReference</w:t>
      </w:r>
      <w:r w:rsidRPr="003A06D0">
        <w:rPr>
          <w:lang w:val="en-GB"/>
        </w:rPr>
        <w:t xml:space="preserve"> is set to true generate a </w:t>
      </w:r>
      <w:r w:rsidRPr="003A06D0">
        <w:rPr>
          <w:rStyle w:val="Datatype"/>
          <w:lang w:val="en-GB"/>
        </w:rPr>
        <w:t>ds:Reference</w:t>
      </w:r>
      <w:r w:rsidRPr="003A06D0">
        <w:rPr>
          <w:lang w:val="en-GB"/>
        </w:rPr>
        <w:t xml:space="preserve"> element referencing the spliced </w:t>
      </w:r>
      <w:r w:rsidRPr="003A06D0">
        <w:rPr>
          <w:rStyle w:val="Datatype"/>
          <w:lang w:val="en-GB"/>
        </w:rPr>
        <w:t>&lt;ds:Object&gt;</w:t>
      </w:r>
      <w:r w:rsidRPr="003A06D0">
        <w:rPr>
          <w:lang w:val="en-GB"/>
        </w:rPr>
        <w:t xml:space="preserve"> and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 Otherwise just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w:t>
      </w:r>
    </w:p>
    <w:p w14:paraId="03CD2DF5" w14:textId="77777777" w:rsidR="00BF4F83" w:rsidRPr="003A06D0" w:rsidRDefault="00BF4F83" w:rsidP="00BF4F83">
      <w:pPr>
        <w:rPr>
          <w:lang w:val="en-GB"/>
        </w:rPr>
      </w:pPr>
      <w:r w:rsidRPr="003A06D0">
        <w:rPr>
          <w:lang w:val="en-GB"/>
        </w:rPr>
        <w:t> » [</w:t>
      </w:r>
      <w:r w:rsidRPr="003A06D0">
        <w:rPr>
          <w:color w:val="FF0000"/>
          <w:lang w:val="en-GB"/>
        </w:rPr>
        <w:t>DSS-5.1.2.1-4</w:t>
      </w:r>
      <w:r w:rsidRPr="003A06D0">
        <w:rPr>
          <w:lang w:val="en-GB"/>
        </w:rPr>
        <w:t>]</w:t>
      </w:r>
    </w:p>
    <w:bookmarkStart w:id="22400" w:name="sec_ProcessingForCmsSignatures"/>
    <w:bookmarkStart w:id="22401" w:name="_Toc516358019"/>
    <w:bookmarkEnd w:id="22400"/>
    <w:p w14:paraId="7168BC5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"sec_ProcessingForCmsSignatures" </w:instrText>
      </w:r>
      <w:r w:rsidRPr="003A06D0">
        <w:rPr>
          <w:lang w:val="en-GB"/>
        </w:rPr>
        <w:fldChar w:fldCharType="separate"/>
      </w:r>
      <w:bookmarkStart w:id="22402" w:name="_Toc522668701"/>
      <w:bookmarkStart w:id="22403" w:name="_Toc10202517"/>
      <w:r w:rsidRPr="003A06D0">
        <w:rPr>
          <w:rStyle w:val="Hyperlink"/>
          <w:lang w:val="en-GB"/>
        </w:rPr>
        <w:t>Processing for CMS Signatures</w:t>
      </w:r>
      <w:bookmarkEnd w:id="22401"/>
      <w:bookmarkEnd w:id="22402"/>
      <w:bookmarkEnd w:id="22403"/>
      <w:r w:rsidRPr="003A06D0">
        <w:rPr>
          <w:lang w:val="en-GB"/>
        </w:rPr>
        <w:fldChar w:fldCharType="end"/>
      </w:r>
    </w:p>
    <w:p w14:paraId="5A0F03A4" w14:textId="77777777" w:rsidR="00BF4F83" w:rsidRPr="003A06D0" w:rsidRDefault="00BF4F83" w:rsidP="00AA52F6">
      <w:pPr>
        <w:pStyle w:val="berschrift3"/>
        <w:numPr>
          <w:ilvl w:val="2"/>
          <w:numId w:val="3"/>
        </w:numPr>
        <w:rPr>
          <w:lang w:val="en-GB"/>
        </w:rPr>
      </w:pPr>
      <w:bookmarkStart w:id="22404" w:name="_Toc516359905"/>
      <w:bookmarkStart w:id="22405" w:name="_Toc522668702"/>
      <w:bookmarkStart w:id="22406" w:name="_Toc10202518"/>
      <w:r w:rsidRPr="003A06D0">
        <w:rPr>
          <w:lang w:val="en-GB"/>
        </w:rPr>
        <w:t>Sub process ‘</w:t>
      </w:r>
      <w:r w:rsidRPr="003A06D0">
        <w:rPr>
          <w:rStyle w:val="Datatype"/>
          <w:lang w:val="en-GB"/>
        </w:rPr>
        <w:t>process digest</w:t>
      </w:r>
      <w:r w:rsidRPr="003A06D0">
        <w:rPr>
          <w:lang w:val="en-GB"/>
        </w:rPr>
        <w:t>’</w:t>
      </w:r>
      <w:bookmarkEnd w:id="22404"/>
      <w:bookmarkEnd w:id="22405"/>
      <w:bookmarkEnd w:id="22406"/>
    </w:p>
    <w:p w14:paraId="0D0B8BEA" w14:textId="77777777" w:rsidR="00BF4F83" w:rsidRPr="003A06D0" w:rsidRDefault="00BF4F83" w:rsidP="00BF4F83">
      <w:pPr>
        <w:rPr>
          <w:lang w:val="en-GB"/>
        </w:rPr>
      </w:pPr>
      <w:r w:rsidRPr="003A06D0">
        <w:rPr>
          <w:lang w:val="en-GB"/>
        </w:rPr>
        <w:t>The following process diagram illustrates the processing steps required to calculate the digest for a CMS signature.</w:t>
      </w:r>
    </w:p>
    <w:p w14:paraId="0F03419D" w14:textId="77777777" w:rsidR="00BF4F83" w:rsidRPr="003A06D0" w:rsidRDefault="00BF4F83" w:rsidP="0005213E">
      <w:pPr>
        <w:pStyle w:val="Beschriftung"/>
        <w:rPr>
          <w:lang w:val="en-GB"/>
        </w:rPr>
      </w:pPr>
      <w:bookmarkStart w:id="22407" w:name="_Toc53474941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5</w:t>
      </w:r>
      <w:r w:rsidRPr="003A06D0">
        <w:rPr>
          <w:noProof/>
          <w:lang w:val="en-GB"/>
        </w:rPr>
        <w:fldChar w:fldCharType="end"/>
      </w:r>
      <w:r w:rsidRPr="003A06D0">
        <w:rPr>
          <w:noProof/>
          <w:lang w:val="en-GB"/>
        </w:rPr>
        <w:t>: Process Digest</w:t>
      </w:r>
      <w:bookmarkEnd w:id="22407"/>
    </w:p>
    <w:p w14:paraId="0AF8E0F5"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00B195B6" wp14:editId="37C90923">
            <wp:extent cx="5940000" cy="1752798"/>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gest.png"/>
                    <pic:cNvPicPr/>
                  </pic:nvPicPr>
                  <pic:blipFill rotWithShape="1">
                    <a:blip r:embed="rId86">
                      <a:extLst>
                        <a:ext uri="{28A0092B-C50C-407E-A947-70E740481C1C}">
                          <a14:useLocalDpi xmlns:a14="http://schemas.microsoft.com/office/drawing/2010/main" val="0"/>
                        </a:ext>
                      </a:extLst>
                    </a:blip>
                    <a:srcRect r="47446" b="63910"/>
                    <a:stretch/>
                  </pic:blipFill>
                  <pic:spPr bwMode="auto">
                    <a:xfrm>
                      <a:off x="0" y="0"/>
                      <a:ext cx="5940000" cy="1752798"/>
                    </a:xfrm>
                    <a:prstGeom prst="rect">
                      <a:avLst/>
                    </a:prstGeom>
                    <a:ln>
                      <a:noFill/>
                    </a:ln>
                    <a:extLst>
                      <a:ext uri="{53640926-AAD7-44D8-BBD7-CCE9431645EC}">
                        <a14:shadowObscured xmlns:a14="http://schemas.microsoft.com/office/drawing/2010/main"/>
                      </a:ext>
                    </a:extLst>
                  </pic:spPr>
                </pic:pic>
              </a:graphicData>
            </a:graphic>
          </wp:inline>
        </w:drawing>
      </w:r>
    </w:p>
    <w:p w14:paraId="08DABDF8" w14:textId="77777777" w:rsidR="00BF4F83" w:rsidRPr="003A06D0" w:rsidRDefault="00BF4F83" w:rsidP="00BF4F83">
      <w:pPr>
        <w:rPr>
          <w:lang w:val="en-GB"/>
        </w:rPr>
      </w:pPr>
      <w:r w:rsidRPr="003A06D0">
        <w:rPr>
          <w:lang w:val="en-GB"/>
        </w:rPr>
        <w:t xml:space="preserve">The </w:t>
      </w:r>
      <w:r w:rsidRPr="003A06D0">
        <w:rPr>
          <w:rStyle w:val="Datatype"/>
          <w:lang w:val="en-GB"/>
        </w:rPr>
        <w:t>SignRequest</w:t>
      </w:r>
      <w:r w:rsidRPr="003A06D0">
        <w:rPr>
          <w:lang w:val="en-GB"/>
        </w:rPr>
        <w:t xml:space="preserve"> component MUST contain either a single </w:t>
      </w:r>
      <w:r w:rsidRPr="003A06D0">
        <w:rPr>
          <w:rStyle w:val="Datatype"/>
          <w:lang w:val="en-GB"/>
        </w:rPr>
        <w:t>Document</w:t>
      </w:r>
      <w:r w:rsidRPr="003A06D0">
        <w:rPr>
          <w:lang w:val="en-GB"/>
        </w:rPr>
        <w:t xml:space="preserve"> (not having</w:t>
      </w:r>
      <w:r w:rsidRPr="003A06D0">
        <w:rPr>
          <w:rStyle w:val="Element"/>
          <w:lang w:val="en-GB"/>
        </w:rPr>
        <w:t xml:space="preserve"> </w:t>
      </w:r>
      <w:r w:rsidRPr="003A06D0">
        <w:rPr>
          <w:rStyle w:val="Datatype"/>
          <w:lang w:val="en-GB"/>
        </w:rPr>
        <w:t>RefURI</w:t>
      </w:r>
      <w:r w:rsidRPr="003A06D0">
        <w:rPr>
          <w:lang w:val="en-GB"/>
        </w:rPr>
        <w:t xml:space="preserve"> or </w:t>
      </w:r>
      <w:r w:rsidRPr="003A06D0">
        <w:rPr>
          <w:rStyle w:val="Datatype"/>
          <w:lang w:val="en-GB"/>
        </w:rPr>
        <w:t>RefType</w:t>
      </w:r>
      <w:r w:rsidRPr="003A06D0">
        <w:rPr>
          <w:lang w:val="en-GB"/>
        </w:rPr>
        <w:t xml:space="preserve"> set) or a single </w:t>
      </w:r>
      <w:r w:rsidRPr="003A06D0">
        <w:rPr>
          <w:rStyle w:val="Datatype"/>
          <w:lang w:val="en-GB"/>
        </w:rPr>
        <w:t>DocumentHash</w:t>
      </w:r>
      <w:r w:rsidRPr="003A06D0">
        <w:rPr>
          <w:rStyle w:val="Element"/>
          <w:lang w:val="en-GB"/>
        </w:rPr>
        <w:t xml:space="preserve"> </w:t>
      </w:r>
      <w:r w:rsidRPr="003A06D0">
        <w:rPr>
          <w:lang w:val="en-GB"/>
        </w:rPr>
        <w:t>component</w:t>
      </w:r>
      <w:r w:rsidRPr="003A06D0">
        <w:rPr>
          <w:rStyle w:val="Element"/>
          <w:lang w:val="en-GB"/>
        </w:rPr>
        <w:t xml:space="preserve"> </w:t>
      </w:r>
      <w:r w:rsidRPr="003A06D0">
        <w:rPr>
          <w:lang w:val="en-GB"/>
        </w:rPr>
        <w:t>not having</w:t>
      </w:r>
      <w:r w:rsidRPr="003A06D0">
        <w:rPr>
          <w:rStyle w:val="Element"/>
          <w:lang w:val="en-GB"/>
        </w:rPr>
        <w:t xml:space="preserve"> </w:t>
      </w:r>
      <w:r w:rsidRPr="003A06D0">
        <w:rPr>
          <w:rStyle w:val="Datatype"/>
          <w:lang w:val="en-GB"/>
        </w:rPr>
        <w:t>RefURI</w:t>
      </w:r>
      <w:r w:rsidRPr="003A06D0">
        <w:rPr>
          <w:rStyle w:val="Element"/>
          <w:lang w:val="en-GB"/>
        </w:rPr>
        <w:t xml:space="preserve">, </w:t>
      </w:r>
      <w:r w:rsidRPr="003A06D0">
        <w:rPr>
          <w:rStyle w:val="Datatype"/>
          <w:lang w:val="en-GB"/>
        </w:rPr>
        <w:t>RefType</w:t>
      </w:r>
      <w:r w:rsidRPr="003A06D0">
        <w:rPr>
          <w:rStyle w:val="Element"/>
          <w:lang w:val="en-GB"/>
        </w:rPr>
        <w:t xml:space="preserve">, </w:t>
      </w:r>
      <w:r w:rsidRPr="003A06D0">
        <w:rPr>
          <w:rStyle w:val="Datatype"/>
          <w:lang w:val="en-GB"/>
        </w:rPr>
        <w:t>Transforms</w:t>
      </w:r>
      <w:r w:rsidRPr="003A06D0">
        <w:rPr>
          <w:lang w:val="en-GB"/>
        </w:rPr>
        <w:t>.</w:t>
      </w:r>
    </w:p>
    <w:p w14:paraId="4AB697F4" w14:textId="77777777" w:rsidR="00BF4F83" w:rsidRPr="003A06D0" w:rsidRDefault="00BF4F83" w:rsidP="00BF4F83">
      <w:pPr>
        <w:rPr>
          <w:lang w:val="en-GB"/>
        </w:rPr>
      </w:pP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 </w:t>
      </w:r>
      <w:r w:rsidRPr="003A06D0">
        <w:rPr>
          <w:lang w:val="en-GB"/>
        </w:rPr>
        <w:t xml:space="preserve">element, the server hashes the octet stream represented by the </w:t>
      </w:r>
      <w:r w:rsidRPr="003A06D0">
        <w:rPr>
          <w:rStyle w:val="Datatype"/>
          <w:lang w:val="en-GB"/>
        </w:rPr>
        <w:t>Document</w:t>
      </w:r>
      <w:r w:rsidRPr="003A06D0">
        <w:rPr>
          <w:lang w:val="en-GB"/>
        </w:rPr>
        <w:t xml:space="preserve">. This is performed by the task </w:t>
      </w:r>
      <w:r w:rsidRPr="003A06D0">
        <w:rPr>
          <w:rStyle w:val="Datatype"/>
          <w:lang w:val="en-GB"/>
        </w:rPr>
        <w:t xml:space="preserve">‘calculate digest’ </w:t>
      </w: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DocumentHash </w:t>
      </w:r>
      <w:r w:rsidRPr="003A06D0">
        <w:rPr>
          <w:lang w:val="en-GB"/>
        </w:rPr>
        <w:t xml:space="preserve">element, the server uses the hash values as an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59F042B5" w14:textId="77777777" w:rsidR="00BF4F83" w:rsidRPr="003A06D0" w:rsidRDefault="00BF4F83" w:rsidP="00AA52F6">
      <w:pPr>
        <w:pStyle w:val="berschrift3"/>
        <w:numPr>
          <w:ilvl w:val="2"/>
          <w:numId w:val="3"/>
        </w:numPr>
        <w:rPr>
          <w:lang w:val="en-GB"/>
        </w:rPr>
      </w:pPr>
      <w:bookmarkStart w:id="22408" w:name="_Toc516359906"/>
      <w:bookmarkStart w:id="22409" w:name="_Toc522668703"/>
      <w:bookmarkStart w:id="22410" w:name="_Toc10202519"/>
      <w:r w:rsidRPr="003A06D0">
        <w:rPr>
          <w:lang w:val="en-GB"/>
        </w:rPr>
        <w:t>Sub process ‘</w:t>
      </w:r>
      <w:r w:rsidRPr="003A06D0">
        <w:rPr>
          <w:rStyle w:val="Datatype"/>
          <w:lang w:val="en-GB"/>
        </w:rPr>
        <w:t>create CMS signature</w:t>
      </w:r>
      <w:r w:rsidRPr="003A06D0">
        <w:rPr>
          <w:lang w:val="en-GB"/>
        </w:rPr>
        <w:t>’</w:t>
      </w:r>
      <w:bookmarkEnd w:id="22408"/>
      <w:bookmarkEnd w:id="22409"/>
      <w:bookmarkEnd w:id="22410"/>
    </w:p>
    <w:p w14:paraId="713BF623" w14:textId="77777777" w:rsidR="00BF4F83" w:rsidRPr="003A06D0" w:rsidRDefault="00BF4F83" w:rsidP="00BF4F83">
      <w:pPr>
        <w:rPr>
          <w:lang w:val="en-GB"/>
        </w:rPr>
      </w:pPr>
      <w:r w:rsidRPr="003A06D0">
        <w:rPr>
          <w:lang w:val="en-GB"/>
        </w:rPr>
        <w:t>The following process diagram illustrates the processing steps to create a CMS signature.</w:t>
      </w:r>
    </w:p>
    <w:p w14:paraId="245E9B7F" w14:textId="77777777" w:rsidR="00BF4F83" w:rsidRPr="003A06D0" w:rsidRDefault="00BF4F83" w:rsidP="0005213E">
      <w:pPr>
        <w:pStyle w:val="Beschriftung"/>
        <w:rPr>
          <w:lang w:val="en-GB"/>
        </w:rPr>
      </w:pPr>
      <w:bookmarkStart w:id="22411" w:name="_Toc53474941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6</w:t>
      </w:r>
      <w:r w:rsidRPr="003A06D0">
        <w:rPr>
          <w:noProof/>
          <w:lang w:val="en-GB"/>
        </w:rPr>
        <w:fldChar w:fldCharType="end"/>
      </w:r>
      <w:r w:rsidRPr="003A06D0">
        <w:rPr>
          <w:noProof/>
          <w:lang w:val="en-GB"/>
        </w:rPr>
        <w:t>: Create CMS signature</w:t>
      </w:r>
      <w:bookmarkEnd w:id="22411"/>
    </w:p>
    <w:p w14:paraId="5C801780" w14:textId="77777777" w:rsidR="00BF4F83" w:rsidRPr="003A06D0" w:rsidRDefault="00BF4F83" w:rsidP="00BF4F83">
      <w:pPr>
        <w:pStyle w:val="Algorithm"/>
        <w:keepNext/>
        <w:numPr>
          <w:ilvl w:val="0"/>
          <w:numId w:val="0"/>
        </w:numPr>
      </w:pPr>
      <w:r w:rsidRPr="003A06D0">
        <w:rPr>
          <w:noProof/>
          <w:lang w:eastAsia="en-GB"/>
        </w:rPr>
        <w:drawing>
          <wp:inline distT="0" distB="0" distL="0" distR="0" wp14:anchorId="36704907" wp14:editId="0CAE5129">
            <wp:extent cx="5940000" cy="138861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CMS signature.png"/>
                    <pic:cNvPicPr/>
                  </pic:nvPicPr>
                  <pic:blipFill rotWithShape="1">
                    <a:blip r:embed="rId87">
                      <a:extLst>
                        <a:ext uri="{28A0092B-C50C-407E-A947-70E740481C1C}">
                          <a14:useLocalDpi xmlns:a14="http://schemas.microsoft.com/office/drawing/2010/main" val="0"/>
                        </a:ext>
                      </a:extLst>
                    </a:blip>
                    <a:srcRect t="4584" r="39446" b="62473"/>
                    <a:stretch/>
                  </pic:blipFill>
                  <pic:spPr bwMode="auto">
                    <a:xfrm>
                      <a:off x="0" y="0"/>
                      <a:ext cx="5940000" cy="1388619"/>
                    </a:xfrm>
                    <a:prstGeom prst="rect">
                      <a:avLst/>
                    </a:prstGeom>
                    <a:ln>
                      <a:noFill/>
                    </a:ln>
                    <a:extLst>
                      <a:ext uri="{53640926-AAD7-44D8-BBD7-CCE9431645EC}">
                        <a14:shadowObscured xmlns:a14="http://schemas.microsoft.com/office/drawing/2010/main"/>
                      </a:ext>
                    </a:extLst>
                  </pic:spPr>
                </pic:pic>
              </a:graphicData>
            </a:graphic>
          </wp:inline>
        </w:drawing>
      </w:r>
    </w:p>
    <w:p w14:paraId="39126477" w14:textId="77777777" w:rsidR="00BF4F83" w:rsidRPr="003A06D0" w:rsidRDefault="00BF4F83" w:rsidP="00BF4F83">
      <w:pPr>
        <w:pStyle w:val="Algorithm"/>
        <w:numPr>
          <w:ilvl w:val="0"/>
          <w:numId w:val="0"/>
        </w:numPr>
      </w:pPr>
      <w:r w:rsidRPr="003A06D0">
        <w:t xml:space="preserve">If the </w:t>
      </w:r>
      <w:r w:rsidRPr="003A06D0">
        <w:rPr>
          <w:rStyle w:val="Datatype"/>
        </w:rPr>
        <w:t>InputDocuments</w:t>
      </w:r>
      <w:r w:rsidRPr="003A06D0">
        <w:t xml:space="preserve"> component contains a </w:t>
      </w:r>
      <w:r w:rsidRPr="003A06D0">
        <w:rPr>
          <w:rStyle w:val="Datatype"/>
        </w:rPr>
        <w:t>Document</w:t>
      </w:r>
      <w:r w:rsidRPr="003A06D0">
        <w:t xml:space="preserve"> element and the </w:t>
      </w:r>
      <w:r w:rsidRPr="003A06D0">
        <w:rPr>
          <w:rStyle w:val="Datatype"/>
        </w:rPr>
        <w:t>IncludeEContent</w:t>
      </w:r>
      <w:r w:rsidRPr="003A06D0">
        <w:t xml:space="preserve"> element of the </w:t>
      </w:r>
      <w:r w:rsidRPr="003A06D0">
        <w:rPr>
          <w:rFonts w:ascii="Courier New" w:eastAsia="Courier New" w:hAnsi="Courier New" w:cs="Courier New"/>
        </w:rPr>
        <w:t>OptionalInputsSign</w:t>
      </w:r>
      <w:r w:rsidRPr="003A06D0">
        <w:t xml:space="preserve"> component is set to </w:t>
      </w:r>
      <w:r w:rsidR="00581419">
        <w:rPr>
          <w:rStyle w:val="Datatype"/>
        </w:rPr>
        <w:t>true</w:t>
      </w:r>
      <w:r w:rsidR="00581419">
        <w:t>, t</w:t>
      </w:r>
      <w:r w:rsidRPr="003A06D0">
        <w:t>hen the task ‘</w:t>
      </w:r>
      <w:r w:rsidRPr="003A06D0">
        <w:rPr>
          <w:rStyle w:val="Datatype"/>
        </w:rPr>
        <w:t>include content</w:t>
      </w:r>
      <w:r w:rsidRPr="003A06D0">
        <w:t>’ creates a CMS structure with the document enveloped within the signature. For CMS details in this context please refer to [RFC 3852] sections 5.1 “SignedData Type” and 5.2 “EncapsulatedContentInfo Type”.</w:t>
      </w:r>
    </w:p>
    <w:p w14:paraId="11A4F057" w14:textId="77777777" w:rsidR="00BF4F83" w:rsidRPr="003A06D0" w:rsidRDefault="00BF4F83" w:rsidP="00BF4F83">
      <w:pPr>
        <w:pStyle w:val="Algorithm"/>
        <w:numPr>
          <w:ilvl w:val="0"/>
          <w:numId w:val="0"/>
        </w:numPr>
      </w:pPr>
      <w:r w:rsidRPr="003A06D0">
        <w:rPr>
          <w:rFonts w:eastAsia="MS Mincho" w:cs="MS Mincho"/>
        </w:rPr>
        <w:t>«</w:t>
      </w:r>
      <w:r w:rsidRPr="003A06D0">
        <w:rPr>
          <w:rFonts w:ascii="MS Mincho" w:eastAsia="MS Mincho" w:hAnsi="MS Mincho" w:cs="MS Mincho"/>
        </w:rPr>
        <w:t> </w:t>
      </w:r>
      <w:r w:rsidRPr="003A06D0">
        <w:t>Otherwise the resulting signature MUST be detached (aka. external or “without eContent”). » [</w:t>
      </w:r>
      <w:r w:rsidRPr="003A06D0">
        <w:rPr>
          <w:color w:val="FF0000"/>
        </w:rPr>
        <w:t>DSS-5.2.2-1</w:t>
      </w:r>
      <w:r w:rsidRPr="003A06D0">
        <w:t>]</w:t>
      </w:r>
    </w:p>
    <w:p w14:paraId="7FA4FB8A" w14:textId="77777777" w:rsidR="00BF4F83" w:rsidRPr="003A06D0" w:rsidRDefault="00BF4F83" w:rsidP="00BF4F83">
      <w:pPr>
        <w:pStyle w:val="Algorithm"/>
        <w:numPr>
          <w:ilvl w:val="0"/>
          <w:numId w:val="0"/>
        </w:numPr>
      </w:pPr>
      <w:r w:rsidRPr="003A06D0">
        <w:t>The following task ‘</w:t>
      </w:r>
      <w:r w:rsidRPr="003A06D0">
        <w:rPr>
          <w:rStyle w:val="Datatype"/>
        </w:rPr>
        <w:t>build CMS signature</w:t>
      </w:r>
      <w:r w:rsidRPr="003A06D0">
        <w:t xml:space="preserve">’ builds a </w:t>
      </w:r>
      <w:r w:rsidRPr="003A06D0">
        <w:rPr>
          <w:rStyle w:val="Datatype"/>
        </w:rPr>
        <w:t>SignedData</w:t>
      </w:r>
      <w:r w:rsidRPr="003A06D0">
        <w:t xml:space="preserve"> structure containing the </w:t>
      </w:r>
      <w:r w:rsidRPr="003A06D0">
        <w:rPr>
          <w:rStyle w:val="Datatype"/>
        </w:rPr>
        <w:t xml:space="preserve">SignerInfo </w:t>
      </w:r>
      <w:r w:rsidRPr="003A06D0">
        <w:t>computed as follows:</w:t>
      </w:r>
    </w:p>
    <w:p w14:paraId="7752D756" w14:textId="77777777" w:rsidR="00BF4F83" w:rsidRPr="003A06D0" w:rsidRDefault="00BF4F83" w:rsidP="00BF4F83">
      <w:pPr>
        <w:pStyle w:val="Algorithm"/>
        <w:numPr>
          <w:ilvl w:val="0"/>
          <w:numId w:val="0"/>
        </w:numPr>
      </w:pPr>
      <w:r w:rsidRPr="003A06D0">
        <w:t xml:space="preserve">The server forms a </w:t>
      </w:r>
      <w:r w:rsidRPr="003A06D0">
        <w:rPr>
          <w:rStyle w:val="Datatype"/>
        </w:rPr>
        <w:t>SignerInfo</w:t>
      </w:r>
      <w:r w:rsidRPr="003A06D0">
        <w:t xml:space="preserve"> structure based on the input document. The components of the </w:t>
      </w:r>
      <w:r w:rsidRPr="003A06D0">
        <w:rPr>
          <w:rStyle w:val="Datatype"/>
        </w:rPr>
        <w:t>SignerInfo</w:t>
      </w:r>
      <w:r w:rsidRPr="003A06D0">
        <w:t xml:space="preserve"> are set as follows:</w:t>
      </w:r>
    </w:p>
    <w:p w14:paraId="401C0856" w14:textId="77777777" w:rsidR="00BF4F83" w:rsidRPr="003A06D0" w:rsidRDefault="00BF4F83" w:rsidP="0001259E">
      <w:pPr>
        <w:pStyle w:val="Algorithm"/>
        <w:numPr>
          <w:ilvl w:val="0"/>
          <w:numId w:val="25"/>
        </w:numPr>
      </w:pPr>
      <w:r w:rsidRPr="003A06D0">
        <w:t xml:space="preserve">The </w:t>
      </w:r>
      <w:r w:rsidRPr="003A06D0">
        <w:rPr>
          <w:rStyle w:val="Datatype"/>
        </w:rPr>
        <w:t>digestAlgorithm</w:t>
      </w:r>
      <w:r w:rsidRPr="003A06D0">
        <w:t xml:space="preserve"> field is set to the OID value for the hash method that was used in the previous processing step.</w:t>
      </w:r>
    </w:p>
    <w:p w14:paraId="0E789C18" w14:textId="77777777" w:rsidR="00BF4F83" w:rsidRPr="003A06D0" w:rsidRDefault="00BF4F83" w:rsidP="0001259E">
      <w:pPr>
        <w:pStyle w:val="Algorithm"/>
        <w:numPr>
          <w:ilvl w:val="0"/>
          <w:numId w:val="25"/>
        </w:numPr>
      </w:pPr>
      <w:r w:rsidRPr="003A06D0">
        <w:t xml:space="preserve">The </w:t>
      </w:r>
      <w:r w:rsidRPr="003A06D0">
        <w:rPr>
          <w:rStyle w:val="Element"/>
          <w:rFonts w:ascii="Arial" w:eastAsia="Arial" w:hAnsi="Arial" w:cs="Arial"/>
        </w:rPr>
        <w:t>signedAttributes</w:t>
      </w:r>
      <w:r w:rsidRPr="003A06D0">
        <w:t xml:space="preserve"> field’s </w:t>
      </w:r>
      <w:r w:rsidRPr="003A06D0">
        <w:rPr>
          <w:rStyle w:val="Element"/>
          <w:rFonts w:ascii="Arial" w:eastAsia="Arial" w:hAnsi="Arial" w:cs="Arial"/>
        </w:rPr>
        <w:t>message-digest</w:t>
      </w:r>
      <w:r w:rsidRPr="003A06D0">
        <w:t xml:space="preserve"> attribute contains the hash value that was calculated / provided in previous processing step. Other </w:t>
      </w:r>
      <w:r w:rsidRPr="003A06D0">
        <w:rPr>
          <w:rStyle w:val="Datatype"/>
        </w:rPr>
        <w:t>signedAttributes</w:t>
      </w:r>
      <w:r w:rsidRPr="003A06D0">
        <w:t xml:space="preserve"> MAY be added by the server, according to its profile or policy, or according to the </w:t>
      </w:r>
      <w:r w:rsidRPr="003A06D0">
        <w:rPr>
          <w:rStyle w:val="Datatype"/>
        </w:rPr>
        <w:t>Properties</w:t>
      </w:r>
      <w:r w:rsidRPr="003A06D0">
        <w:t xml:space="preserve"> optional input.</w:t>
      </w:r>
    </w:p>
    <w:p w14:paraId="4408F7D2" w14:textId="77777777" w:rsidR="00BF4F83" w:rsidRPr="003A06D0" w:rsidRDefault="00BF4F83" w:rsidP="0001259E">
      <w:pPr>
        <w:pStyle w:val="Algorithm"/>
        <w:numPr>
          <w:ilvl w:val="0"/>
          <w:numId w:val="25"/>
        </w:numPr>
      </w:pPr>
      <w:r w:rsidRPr="003A06D0">
        <w:lastRenderedPageBreak/>
        <w:t>The remaining fields (</w:t>
      </w:r>
      <w:r w:rsidRPr="003A06D0">
        <w:rPr>
          <w:rStyle w:val="Datatype"/>
        </w:rPr>
        <w:t>sid</w:t>
      </w:r>
      <w:r w:rsidRPr="003A06D0">
        <w:t xml:space="preserve">, </w:t>
      </w:r>
      <w:r w:rsidRPr="003A06D0">
        <w:rPr>
          <w:rStyle w:val="Datatype"/>
        </w:rPr>
        <w:t>signatureAlgorithm</w:t>
      </w:r>
      <w:r w:rsidRPr="003A06D0">
        <w:t xml:space="preserve">, and </w:t>
      </w:r>
      <w:r w:rsidRPr="003A06D0">
        <w:rPr>
          <w:rStyle w:val="Datatype"/>
        </w:rPr>
        <w:t>signature</w:t>
      </w:r>
      <w:r w:rsidRPr="003A06D0">
        <w:rPr>
          <w:rStyle w:val="Element"/>
          <w:rFonts w:ascii="Arial" w:eastAsia="Arial" w:hAnsi="Arial" w:cs="Arial"/>
        </w:rPr>
        <w:t>)</w:t>
      </w:r>
      <w:r w:rsidRPr="003A06D0">
        <w:t xml:space="preserve"> are filled in as per a normal CMS signature.</w:t>
      </w:r>
    </w:p>
    <w:bookmarkStart w:id="22412" w:name="sec_GeneralTimestampProcessing"/>
    <w:bookmarkStart w:id="22413" w:name="_General_Timestamp_Processing"/>
    <w:bookmarkStart w:id="22414" w:name="_Ref516355628"/>
    <w:bookmarkStart w:id="22415" w:name="_Toc516358020"/>
    <w:bookmarkEnd w:id="22412"/>
    <w:bookmarkEnd w:id="22413"/>
    <w:commentRangeStart w:id="22416"/>
    <w:p w14:paraId="271808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HYPERLINK  \l "sec_GeneralTimestampProcessing"</w:instrText>
      </w:r>
      <w:r w:rsidRPr="003A06D0">
        <w:rPr>
          <w:lang w:val="en-GB"/>
        </w:rPr>
        <w:fldChar w:fldCharType="separate"/>
      </w:r>
      <w:bookmarkStart w:id="22417" w:name="_Ref522558898"/>
      <w:bookmarkStart w:id="22418" w:name="_Toc522668704"/>
      <w:bookmarkStart w:id="22419" w:name="_Toc10202520"/>
      <w:r w:rsidRPr="003A06D0">
        <w:rPr>
          <w:rStyle w:val="Hyperlink"/>
          <w:lang w:val="en-GB"/>
        </w:rPr>
        <w:t xml:space="preserve">General </w:t>
      </w:r>
      <w:del w:id="22420" w:author="Andreas Kuehne" w:date="2019-05-09T21:41:00Z">
        <w:r w:rsidRPr="003A06D0" w:rsidDel="00564C22">
          <w:rPr>
            <w:rStyle w:val="Hyperlink"/>
            <w:lang w:val="en-GB"/>
          </w:rPr>
          <w:delText xml:space="preserve">Timestamp </w:delText>
        </w:r>
      </w:del>
      <w:r w:rsidRPr="003A06D0">
        <w:rPr>
          <w:rStyle w:val="Hyperlink"/>
          <w:lang w:val="en-GB"/>
        </w:rPr>
        <w:t>Processing</w:t>
      </w:r>
      <w:bookmarkEnd w:id="22414"/>
      <w:bookmarkEnd w:id="22415"/>
      <w:bookmarkEnd w:id="22417"/>
      <w:bookmarkEnd w:id="22418"/>
      <w:r w:rsidRPr="003A06D0">
        <w:rPr>
          <w:lang w:val="en-GB"/>
        </w:rPr>
        <w:fldChar w:fldCharType="end"/>
      </w:r>
      <w:commentRangeEnd w:id="22416"/>
      <w:r w:rsidR="00564C22">
        <w:rPr>
          <w:rStyle w:val="Kommentarzeichen"/>
          <w:rFonts w:cs="Times New Roman"/>
          <w:b w:val="0"/>
          <w:iCs w:val="0"/>
          <w:color w:val="auto"/>
          <w:kern w:val="0"/>
        </w:rPr>
        <w:commentReference w:id="22416"/>
      </w:r>
      <w:bookmarkEnd w:id="22419"/>
    </w:p>
    <w:p w14:paraId="600A44AD" w14:textId="77777777" w:rsidR="00564C22" w:rsidRDefault="00564C22" w:rsidP="00564C22">
      <w:pPr>
        <w:pStyle w:val="berschrift3"/>
        <w:rPr>
          <w:moveTo w:id="22421" w:author="Andreas Kuehne" w:date="2019-05-09T21:41:00Z"/>
          <w:lang w:val="en-GB"/>
        </w:rPr>
      </w:pPr>
      <w:bookmarkStart w:id="22422" w:name="_Toc516359907"/>
      <w:bookmarkStart w:id="22423" w:name="_Toc522668705"/>
      <w:bookmarkStart w:id="22424" w:name="_Toc10202521"/>
      <w:moveToRangeStart w:id="22425" w:author="Andreas Kuehne" w:date="2019-05-09T21:41:00Z" w:name="move8330519"/>
      <w:moveTo w:id="22426" w:author="Andreas Kuehne" w:date="2019-05-09T21:41:00Z">
        <w:r>
          <w:rPr>
            <w:lang w:val="en-GB"/>
          </w:rPr>
          <w:t>Multi-Signature Creation</w:t>
        </w:r>
        <w:bookmarkEnd w:id="22424"/>
      </w:moveTo>
    </w:p>
    <w:p w14:paraId="04F99391" w14:textId="77777777" w:rsidR="00564C22" w:rsidRDefault="00564C22" w:rsidP="00564C22">
      <w:pPr>
        <w:rPr>
          <w:moveTo w:id="22427" w:author="Andreas Kuehne" w:date="2019-05-09T21:41:00Z"/>
          <w:lang w:val="en-GB"/>
        </w:rPr>
      </w:pPr>
      <w:moveTo w:id="22428" w:author="Andreas Kuehne" w:date="2019-05-09T21:41:00Z">
        <w:r>
          <w:rPr>
            <w:lang w:val="en-GB"/>
          </w:rPr>
          <w:t>This specification 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 there are several restrictions apply to this approach:</w:t>
        </w:r>
      </w:moveTo>
    </w:p>
    <w:p w14:paraId="759ED8AC" w14:textId="77777777" w:rsidR="00564C22" w:rsidRDefault="00564C22" w:rsidP="00564C22">
      <w:pPr>
        <w:pStyle w:val="Listenabsatz"/>
        <w:numPr>
          <w:ilvl w:val="0"/>
          <w:numId w:val="51"/>
        </w:numPr>
        <w:rPr>
          <w:moveTo w:id="22429" w:author="Andreas Kuehne" w:date="2019-05-09T21:41:00Z"/>
          <w:lang w:val="en-GB"/>
        </w:rPr>
      </w:pPr>
      <w:moveTo w:id="22430" w:author="Andreas Kuehne" w:date="2019-05-09T21:41:00Z">
        <w:r>
          <w:rPr>
            <w:lang w:val="en-GB"/>
          </w:rPr>
          <w:t>All signature MUST be of the same type produced with the same set of optional inputs and profiles</w:t>
        </w:r>
      </w:moveTo>
    </w:p>
    <w:p w14:paraId="69EB24C2" w14:textId="77777777" w:rsidR="00564C22" w:rsidRDefault="00564C22" w:rsidP="00564C22">
      <w:pPr>
        <w:pStyle w:val="Listenabsatz"/>
        <w:numPr>
          <w:ilvl w:val="0"/>
          <w:numId w:val="51"/>
        </w:numPr>
        <w:rPr>
          <w:moveTo w:id="22431" w:author="Andreas Kuehne" w:date="2019-05-09T21:41:00Z"/>
          <w:lang w:val="en-GB"/>
        </w:rPr>
      </w:pPr>
      <w:moveTo w:id="22432" w:author="Andreas Kuehne" w:date="2019-05-09T21:41:00Z">
        <w:r>
          <w:rPr>
            <w:lang w:val="en-GB"/>
          </w:rPr>
          <w:t>There MUST be a clear relationship between a single input document and the corresponding signature</w:t>
        </w:r>
      </w:moveTo>
    </w:p>
    <w:p w14:paraId="7CEE246D" w14:textId="77777777" w:rsidR="00564C22" w:rsidRDefault="00564C22" w:rsidP="00564C22">
      <w:pPr>
        <w:pStyle w:val="Listenabsatz"/>
        <w:numPr>
          <w:ilvl w:val="0"/>
          <w:numId w:val="51"/>
        </w:numPr>
        <w:rPr>
          <w:moveTo w:id="22433" w:author="Andreas Kuehne" w:date="2019-05-09T21:41:00Z"/>
          <w:lang w:val="en-GB"/>
        </w:rPr>
      </w:pPr>
      <w:moveTo w:id="22434" w:author="Andreas Kuehne" w:date="2019-05-09T21:41:00Z">
        <w:r>
          <w:rPr>
            <w:lang w:val="en-GB"/>
          </w:rPr>
          <w:t>The handling of processing errors requires additional description, especially in the case of partial processing</w:t>
        </w:r>
      </w:moveTo>
    </w:p>
    <w:p w14:paraId="56F876C3" w14:textId="77777777" w:rsidR="00564C22" w:rsidRDefault="00564C22" w:rsidP="00564C22">
      <w:pPr>
        <w:pStyle w:val="Listenabsatz"/>
        <w:numPr>
          <w:ilvl w:val="0"/>
          <w:numId w:val="51"/>
        </w:numPr>
        <w:rPr>
          <w:moveTo w:id="22435" w:author="Andreas Kuehne" w:date="2019-05-09T21:41:00Z"/>
          <w:lang w:val="en-GB"/>
        </w:rPr>
      </w:pPr>
      <w:moveTo w:id="22436" w:author="Andreas Kuehne" w:date="2019-05-09T21:41:00Z">
        <w:r>
          <w:rPr>
            <w:lang w:val="en-GB"/>
          </w:rPr>
          <w:t xml:space="preserve">The asynchronous processing model described in this document (see section </w:t>
        </w:r>
        <w:r>
          <w:rPr>
            <w:lang w:val="en-GB"/>
          </w:rPr>
          <w:fldChar w:fldCharType="begin"/>
        </w:r>
        <w:r>
          <w:rPr>
            <w:lang w:val="en-GB"/>
          </w:rPr>
          <w:instrText xml:space="preserve"> REF _Ref628073 \r \h </w:instrText>
        </w:r>
      </w:moveTo>
      <w:r>
        <w:rPr>
          <w:lang w:val="en-GB"/>
        </w:rPr>
      </w:r>
      <w:moveTo w:id="22437" w:author="Andreas Kuehne" w:date="2019-05-09T21:41:00Z">
        <w:r>
          <w:rPr>
            <w:lang w:val="en-GB"/>
          </w:rPr>
          <w:fldChar w:fldCharType="separate"/>
        </w:r>
        <w:r>
          <w:rPr>
            <w:lang w:val="en-GB"/>
          </w:rPr>
          <w:t>7</w:t>
        </w:r>
        <w:r>
          <w:rPr>
            <w:lang w:val="en-GB"/>
          </w:rPr>
          <w:fldChar w:fldCharType="end"/>
        </w:r>
        <w:r>
          <w:rPr>
            <w:lang w:val="en-GB"/>
          </w:rPr>
          <w:t>) cannot be used to return partial results</w:t>
        </w:r>
      </w:moveTo>
    </w:p>
    <w:p w14:paraId="14F0F8C6" w14:textId="77777777" w:rsidR="00564C22" w:rsidRPr="00EE4E37" w:rsidRDefault="00564C22" w:rsidP="00564C22">
      <w:pPr>
        <w:rPr>
          <w:moveTo w:id="22438" w:author="Andreas Kuehne" w:date="2019-05-09T21:41:00Z"/>
          <w:lang w:val="en-GB"/>
        </w:rPr>
      </w:pPr>
      <w:moveTo w:id="22439" w:author="Andreas Kuehne" w:date="2019-05-09T21:41:00Z">
        <w:r>
          <w:rPr>
            <w:lang w:val="en-GB"/>
          </w:rPr>
          <w:t xml:space="preserve">This document enables profiles to define required processing step by extending the maximum cardinality of the </w:t>
        </w:r>
        <w:r w:rsidRPr="00EE4E37">
          <w:rPr>
            <w:rStyle w:val="Datatype"/>
          </w:rPr>
          <w:t>SignatureObject</w:t>
        </w:r>
        <w:r>
          <w:rPr>
            <w:lang w:val="en-GB"/>
          </w:rPr>
          <w:t xml:space="preserve"> and </w:t>
        </w:r>
        <w:r w:rsidRPr="00EE4E37">
          <w:rPr>
            <w:rStyle w:val="Datatype"/>
          </w:rPr>
          <w:t>DocumentWithSignature</w:t>
        </w:r>
        <w:r>
          <w:rPr>
            <w:lang w:val="en-GB"/>
          </w:rPr>
          <w:t xml:space="preserve"> elements to ‘unbounded’ and adding a </w:t>
        </w:r>
        <w:r w:rsidRPr="00EE4E37">
          <w:rPr>
            <w:rStyle w:val="Datatype"/>
          </w:rPr>
          <w:t>WhichDoc</w:t>
        </w:r>
        <w:r>
          <w:rPr>
            <w:lang w:val="en-GB"/>
          </w:rPr>
          <w:t xml:space="preserve"> element to the corresponding components.</w:t>
        </w:r>
      </w:moveTo>
    </w:p>
    <w:p w14:paraId="7B8486EA" w14:textId="77777777" w:rsidR="00BF4F83" w:rsidRPr="003A06D0" w:rsidRDefault="00BF4F83" w:rsidP="00827213">
      <w:pPr>
        <w:pStyle w:val="berschrift3"/>
        <w:rPr>
          <w:rStyle w:val="Datatype"/>
          <w:lang w:val="en-GB"/>
        </w:rPr>
      </w:pPr>
      <w:bookmarkStart w:id="22440" w:name="_Toc10202522"/>
      <w:moveToRangeEnd w:id="22425"/>
      <w:r w:rsidRPr="003A06D0">
        <w:rPr>
          <w:lang w:val="en-GB"/>
        </w:rPr>
        <w:t>Sub process ‘</w:t>
      </w:r>
      <w:r w:rsidRPr="003A06D0">
        <w:rPr>
          <w:rStyle w:val="Datatype"/>
          <w:lang w:val="en-GB"/>
        </w:rPr>
        <w:t>add Timestamp</w:t>
      </w:r>
      <w:r w:rsidRPr="003A06D0">
        <w:rPr>
          <w:rStyle w:val="Datatype"/>
          <w:rFonts w:ascii="Arial" w:hAnsi="Arial"/>
          <w:lang w:val="en-GB"/>
        </w:rPr>
        <w:t>’</w:t>
      </w:r>
      <w:bookmarkStart w:id="22441" w:name="_Toc114796904"/>
      <w:bookmarkStart w:id="22442" w:name="_Ref117356633"/>
      <w:bookmarkStart w:id="22443" w:name="_Ref141010346"/>
      <w:bookmarkStart w:id="22444" w:name="_Ref141010463"/>
      <w:bookmarkStart w:id="22445" w:name="_Ref141010752"/>
      <w:bookmarkStart w:id="22446" w:name="_Ref141011063"/>
      <w:bookmarkStart w:id="22447" w:name="_Ref141011978"/>
      <w:bookmarkStart w:id="22448" w:name="_Ref157223898"/>
      <w:bookmarkStart w:id="22449" w:name="_Toc157225020"/>
      <w:bookmarkStart w:id="22450" w:name="_Toc158797487"/>
      <w:bookmarkStart w:id="22451" w:name="_Toc159076055"/>
      <w:bookmarkStart w:id="22452" w:name="_Ref480910545"/>
      <w:bookmarkStart w:id="22453" w:name="_Ref480910612"/>
      <w:bookmarkStart w:id="22454" w:name="_Ref480910630"/>
      <w:bookmarkStart w:id="22455" w:name="_Ref480910640"/>
      <w:bookmarkStart w:id="22456" w:name="_Ref480910650"/>
      <w:bookmarkStart w:id="22457" w:name="_Ref480910838"/>
      <w:bookmarkStart w:id="22458" w:name="_Ref480910847"/>
      <w:bookmarkStart w:id="22459" w:name="_Toc480914738"/>
      <w:bookmarkStart w:id="22460" w:name="_Ref480925346"/>
      <w:bookmarkStart w:id="22461" w:name="_Ref480925384"/>
      <w:bookmarkStart w:id="22462" w:name="_Ref480925566"/>
      <w:bookmarkStart w:id="22463" w:name="_Ref481007082"/>
      <w:bookmarkStart w:id="22464" w:name="_Ref481007115"/>
      <w:bookmarkStart w:id="22465" w:name="_Ref481007144"/>
      <w:bookmarkStart w:id="22466" w:name="_Ref481007151"/>
      <w:bookmarkStart w:id="22467" w:name="_Ref481007306"/>
      <w:bookmarkStart w:id="22468" w:name="_Ref481007320"/>
      <w:bookmarkStart w:id="22469" w:name="_Ref481007626"/>
      <w:bookmarkStart w:id="22470" w:name="_Ref481007637"/>
      <w:bookmarkStart w:id="22471" w:name="_Ref481007894"/>
      <w:bookmarkStart w:id="22472" w:name="_Ref481010962"/>
      <w:bookmarkStart w:id="22473" w:name="_Toc481064941"/>
      <w:bookmarkStart w:id="22474" w:name="_Ref481065071"/>
      <w:bookmarkStart w:id="22475" w:name="_Ref481065072"/>
      <w:bookmarkStart w:id="22476" w:name="_Ref481065073"/>
      <w:bookmarkStart w:id="22477" w:name="_Ref481065074"/>
      <w:bookmarkStart w:id="22478" w:name="_Ref481065076"/>
      <w:bookmarkStart w:id="22479" w:name="_Ref498356076"/>
      <w:bookmarkStart w:id="22480" w:name="_Ref498356098"/>
      <w:bookmarkStart w:id="22481" w:name="_Ref498356124"/>
      <w:bookmarkStart w:id="22482" w:name="_Ref498356431"/>
      <w:bookmarkStart w:id="22483" w:name="_Ref498356992"/>
      <w:bookmarkStart w:id="22484" w:name="_Ref498357004"/>
      <w:bookmarkStart w:id="22485" w:name="_Ref498357018"/>
      <w:bookmarkStart w:id="22486" w:name="_Ref498357033"/>
      <w:bookmarkStart w:id="22487" w:name="_Ref498357043"/>
      <w:bookmarkStart w:id="22488" w:name="_Ref498357053"/>
      <w:bookmarkStart w:id="22489" w:name="_Ref498357068"/>
      <w:bookmarkStart w:id="22490" w:name="_Ref498357080"/>
      <w:bookmarkStart w:id="22491" w:name="_Ref498357090"/>
      <w:bookmarkStart w:id="22492" w:name="_Ref498357098"/>
      <w:bookmarkStart w:id="22493" w:name="_Toc114309497"/>
      <w:bookmarkStart w:id="22494" w:name="_Ref114333266"/>
      <w:bookmarkStart w:id="22495" w:name="_Ref114333579"/>
      <w:bookmarkStart w:id="22496" w:name="_Ref114333702"/>
      <w:bookmarkStart w:id="22497" w:name="_Ref114344391"/>
      <w:bookmarkStart w:id="22498" w:name="_Ref114347706"/>
      <w:bookmarkStart w:id="22499" w:name="_Ref114383136"/>
      <w:bookmarkStart w:id="22500" w:name="_Ref114384849"/>
      <w:bookmarkStart w:id="22501" w:name="_Ref114389698"/>
      <w:bookmarkStart w:id="22502" w:name="_Ref114484546"/>
      <w:bookmarkStart w:id="22503" w:name="_Toc114309498"/>
      <w:bookmarkEnd w:id="22422"/>
      <w:bookmarkEnd w:id="22423"/>
      <w:bookmarkEnd w:id="22440"/>
    </w:p>
    <w:p w14:paraId="2638A7AF" w14:textId="77777777" w:rsidR="00BF4F83" w:rsidRPr="003A06D0" w:rsidRDefault="00BF4F83" w:rsidP="00BF4F83">
      <w:pPr>
        <w:rPr>
          <w:lang w:val="en-GB"/>
        </w:rPr>
      </w:pPr>
      <w:r w:rsidRPr="003A06D0">
        <w:rPr>
          <w:lang w:val="en-GB"/>
        </w:rPr>
        <w:t>The following process diagram illustrates the processing steps to insert a timestamp.</w:t>
      </w:r>
    </w:p>
    <w:p w14:paraId="6685B4F8" w14:textId="77777777" w:rsidR="00BF4F83" w:rsidRPr="003A06D0" w:rsidRDefault="00BF4F83" w:rsidP="0005213E">
      <w:pPr>
        <w:pStyle w:val="Beschriftung"/>
        <w:rPr>
          <w:lang w:val="en-GB"/>
        </w:rPr>
      </w:pPr>
      <w:bookmarkStart w:id="22504" w:name="_Toc534749419"/>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7</w:t>
      </w:r>
      <w:r w:rsidRPr="003A06D0">
        <w:rPr>
          <w:noProof/>
          <w:lang w:val="en-GB"/>
        </w:rPr>
        <w:fldChar w:fldCharType="end"/>
      </w:r>
      <w:r w:rsidRPr="003A06D0">
        <w:rPr>
          <w:noProof/>
          <w:lang w:val="en-GB"/>
        </w:rPr>
        <w:t>: Add Timestamp</w:t>
      </w:r>
      <w:bookmarkEnd w:id="22504"/>
    </w:p>
    <w:p w14:paraId="327C8A7A" w14:textId="77777777" w:rsidR="00BF4F83" w:rsidRPr="003A06D0" w:rsidRDefault="00BF4F83" w:rsidP="00BF4F83">
      <w:pPr>
        <w:keepNext/>
        <w:rPr>
          <w:lang w:val="en-GB"/>
        </w:rPr>
      </w:pPr>
      <w:r w:rsidRPr="003A06D0">
        <w:rPr>
          <w:noProof/>
          <w:lang w:val="en-GB" w:eastAsia="en-GB"/>
        </w:rPr>
        <w:drawing>
          <wp:inline distT="0" distB="0" distL="0" distR="0" wp14:anchorId="05B904A8" wp14:editId="25F453AF">
            <wp:extent cx="5940000" cy="101067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mestamp.png"/>
                    <pic:cNvPicPr/>
                  </pic:nvPicPr>
                  <pic:blipFill rotWithShape="1">
                    <a:blip r:embed="rId88">
                      <a:extLst>
                        <a:ext uri="{28A0092B-C50C-407E-A947-70E740481C1C}">
                          <a14:useLocalDpi xmlns:a14="http://schemas.microsoft.com/office/drawing/2010/main" val="0"/>
                        </a:ext>
                      </a:extLst>
                    </a:blip>
                    <a:srcRect r="10163" b="58028"/>
                    <a:stretch/>
                  </pic:blipFill>
                  <pic:spPr bwMode="auto">
                    <a:xfrm>
                      <a:off x="0" y="0"/>
                      <a:ext cx="5940000" cy="1010676"/>
                    </a:xfrm>
                    <a:prstGeom prst="rect">
                      <a:avLst/>
                    </a:prstGeom>
                    <a:ln>
                      <a:noFill/>
                    </a:ln>
                    <a:extLst>
                      <a:ext uri="{53640926-AAD7-44D8-BBD7-CCE9431645EC}">
                        <a14:shadowObscured xmlns:a14="http://schemas.microsoft.com/office/drawing/2010/main"/>
                      </a:ext>
                    </a:extLst>
                  </pic:spPr>
                </pic:pic>
              </a:graphicData>
            </a:graphic>
          </wp:inline>
        </w:drawing>
      </w:r>
    </w:p>
    <w:p w14:paraId="6ED931E0" w14:textId="77777777" w:rsidR="00BF4F83" w:rsidRPr="003A06D0" w:rsidRDefault="00BF4F83" w:rsidP="00BF4F83">
      <w:pPr>
        <w:rPr>
          <w:lang w:val="en-GB"/>
        </w:rPr>
      </w:pPr>
      <w:r w:rsidRPr="003A06D0">
        <w:rPr>
          <w:lang w:val="en-GB"/>
        </w:rPr>
        <w:t xml:space="preserve">The </w:t>
      </w:r>
      <w:r w:rsidRPr="003A06D0">
        <w:rPr>
          <w:rStyle w:val="Datatype"/>
          <w:lang w:val="en-GB"/>
        </w:rPr>
        <w:t>AddTimestamp</w:t>
      </w:r>
      <w:r w:rsidRPr="003A06D0">
        <w:rPr>
          <w:lang w:val="en-GB"/>
        </w:rPr>
        <w:t xml:space="preserve"> element of </w:t>
      </w:r>
      <w:r w:rsidRPr="003A06D0">
        <w:rPr>
          <w:rStyle w:val="Datatype"/>
          <w:lang w:val="en-GB"/>
        </w:rPr>
        <w:t>OptionalInputsSign</w:t>
      </w:r>
      <w:r w:rsidRPr="003A06D0">
        <w:rPr>
          <w:lang w:val="en-GB"/>
        </w:rPr>
        <w:t xml:space="preserve">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Datatype"/>
          <w:lang w:val="en-GB"/>
        </w:rPr>
        <w:t>&lt;ds:SignatureValue&gt;</w:t>
      </w:r>
      <w:r w:rsidRPr="003A06D0">
        <w:rPr>
          <w:lang w:val="en-GB"/>
        </w:rPr>
        <w:t xml:space="preserve"> element in the case of XML signatures.</w:t>
      </w:r>
    </w:p>
    <w:p w14:paraId="1D5B4A20" w14:textId="77777777" w:rsidR="00BF4F83" w:rsidRPr="003A06D0" w:rsidRDefault="00BF4F83" w:rsidP="00BF4F83">
      <w:pPr>
        <w:rPr>
          <w:lang w:val="en-GB"/>
        </w:rPr>
      </w:pPr>
      <w:r w:rsidRPr="003A06D0">
        <w:rPr>
          <w:lang w:val="en-GB"/>
        </w:rPr>
        <w:t>Note: Procedures for handling other forms of timestamp may be defined in profiles of the Core. In particular, the DSS AdES profile [DSS-AdES-P] defines procedures for generating timestamps over the content which is about to be signed (sometimes called content timestamps), and the DSS Timestamp profile [DSS-TS-P] defines procedures for handling standalone timestamps.</w:t>
      </w:r>
    </w:p>
    <w:p w14:paraId="523768E4" w14:textId="77777777" w:rsidR="00BF4F83" w:rsidRPr="003A06D0" w:rsidRDefault="00BF4F83" w:rsidP="00BF4F83">
      <w:pPr>
        <w:rPr>
          <w:lang w:val="en-GB"/>
        </w:rPr>
      </w:pPr>
      <w:r w:rsidRPr="003A06D0">
        <w:rPr>
          <w:lang w:val="en-GB"/>
        </w:rPr>
        <w:t xml:space="preserve">The </w:t>
      </w:r>
      <w:r w:rsidRPr="003A06D0">
        <w:rPr>
          <w:rStyle w:val="Datatype"/>
          <w:lang w:val="en-GB"/>
        </w:rPr>
        <w:t>Type</w:t>
      </w:r>
      <w:r w:rsidRPr="003A06D0">
        <w:rPr>
          <w:lang w:val="en-GB"/>
        </w:rPr>
        <w:t xml:space="preserve"> element, if present, indicates what type of timestamp to apply.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that use this optional input MUST define the allowed values, and the default value, for the Type attribute (unless only a single type of timestamp is supported, in which case the Type attribute can be omitted). » [</w:t>
      </w:r>
      <w:r w:rsidRPr="003A06D0">
        <w:rPr>
          <w:color w:val="FF0000"/>
          <w:lang w:val="en-GB"/>
        </w:rPr>
        <w:t>DSS-5.3.1-1</w:t>
      </w:r>
      <w:r w:rsidRPr="003A06D0">
        <w:rPr>
          <w:lang w:val="en-GB"/>
        </w:rPr>
        <w:t>]</w:t>
      </w:r>
    </w:p>
    <w:p w14:paraId="32BFE6AB" w14:textId="77777777" w:rsidR="00BF4F83" w:rsidRPr="003A06D0" w:rsidRDefault="00BF4F83" w:rsidP="00BF4F83">
      <w:pPr>
        <w:rPr>
          <w:lang w:val="en-GB"/>
        </w:rPr>
      </w:pPr>
      <w:r w:rsidRPr="003A06D0">
        <w:rPr>
          <w:lang w:val="en-GB"/>
        </w:rPr>
        <w:t>Two scenarios for the timestamping of both CMS and XML signatures are supported by this Optional Input. They are as follows:</w:t>
      </w:r>
    </w:p>
    <w:p w14:paraId="070100EC"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the signature being created as part of this </w:t>
      </w:r>
      <w:r w:rsidRPr="003A06D0">
        <w:rPr>
          <w:rStyle w:val="Datatype"/>
          <w:lang w:val="en-GB"/>
        </w:rPr>
        <w:t>SignRequest</w:t>
      </w:r>
      <w:r w:rsidRPr="003A06D0">
        <w:rPr>
          <w:lang w:val="en-GB"/>
        </w:rPr>
        <w:t>.</w:t>
      </w:r>
    </w:p>
    <w:p w14:paraId="4C8D0632"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an existing signature, without verification, which is passed in the </w:t>
      </w:r>
      <w:r w:rsidRPr="003A06D0">
        <w:rPr>
          <w:rStyle w:val="Datatype"/>
          <w:lang w:val="en-GB"/>
        </w:rPr>
        <w:t>InputDocuments</w:t>
      </w:r>
      <w:r w:rsidRPr="003A06D0">
        <w:rPr>
          <w:lang w:val="en-GB"/>
        </w:rPr>
        <w:t xml:space="preserve"> element of this </w:t>
      </w:r>
      <w:r w:rsidRPr="003A06D0">
        <w:rPr>
          <w:rStyle w:val="Datatype"/>
          <w:lang w:val="en-GB"/>
        </w:rPr>
        <w:t>SignRequest</w:t>
      </w:r>
      <w:r w:rsidRPr="003A06D0">
        <w:rPr>
          <w:lang w:val="en-GB"/>
        </w:rPr>
        <w:t>.</w:t>
      </w:r>
    </w:p>
    <w:p w14:paraId="5933894C" w14:textId="77777777" w:rsidR="00BF4F83" w:rsidRPr="003A06D0" w:rsidRDefault="00BF4F83" w:rsidP="00BF4F83">
      <w:pPr>
        <w:jc w:val="both"/>
        <w:rPr>
          <w:lang w:val="en-GB"/>
        </w:rPr>
      </w:pPr>
      <w:r w:rsidRPr="003A06D0">
        <w:rPr>
          <w:lang w:val="en-GB"/>
        </w:rPr>
        <w:lastRenderedPageBreak/>
        <w:t>The following subsections specify the use of RFC 3161 timestamps with CMS signatures and the use of XML Timestamps or RFC 3161 timestamps with XML Signature. These subsections address both scenarios.</w:t>
      </w:r>
    </w:p>
    <w:p w14:paraId="29272059" w14:textId="77777777" w:rsidR="00BF4F83" w:rsidRPr="003A06D0" w:rsidRDefault="00BF4F83" w:rsidP="00BF4F83">
      <w:pPr>
        <w:rPr>
          <w:lang w:val="en-GB"/>
        </w:rPr>
      </w:pPr>
      <w:r w:rsidRPr="003A06D0">
        <w:rPr>
          <w:lang w:val="en-GB"/>
        </w:rPr>
        <w:t xml:space="preserve">Note: The server SHOULD not verify the incoming signature before adding the timestamp. If a client wishes that its signatures be verified as a condition of time stamping, the client SHOULD use the </w:t>
      </w:r>
      <w:r w:rsidRPr="003A06D0">
        <w:rPr>
          <w:rStyle w:val="Datatype"/>
          <w:lang w:val="en-GB"/>
        </w:rPr>
        <w:t>AddTimestamp</w:t>
      </w:r>
      <w:r w:rsidRPr="003A06D0">
        <w:rPr>
          <w:lang w:val="en-GB"/>
        </w:rPr>
        <w:t xml:space="preserve"> optional input of the Verify protocol.</w:t>
      </w:r>
    </w:p>
    <w:p w14:paraId="5D10B3D9" w14:textId="77777777" w:rsidR="00BF4F83" w:rsidRPr="003A06D0" w:rsidRDefault="00BF4F83" w:rsidP="00AA52F6">
      <w:pPr>
        <w:pStyle w:val="berschrift4"/>
        <w:numPr>
          <w:ilvl w:val="3"/>
          <w:numId w:val="3"/>
        </w:numPr>
        <w:ind w:left="862" w:hanging="862"/>
        <w:rPr>
          <w:lang w:val="en-GB"/>
        </w:rPr>
      </w:pPr>
      <w:bookmarkStart w:id="22505" w:name="_Toc522668706"/>
      <w:bookmarkStart w:id="22506" w:name="_Toc10202523"/>
      <w:r w:rsidRPr="003A06D0">
        <w:rPr>
          <w:lang w:val="en-GB"/>
        </w:rPr>
        <w:t>Processing for CMS signatures time-stamping</w:t>
      </w:r>
      <w:bookmarkEnd w:id="22505"/>
      <w:bookmarkEnd w:id="22506"/>
    </w:p>
    <w:p w14:paraId="64D06A8A" w14:textId="77777777" w:rsidR="00BF4F83" w:rsidRPr="003A06D0" w:rsidRDefault="00BF4F83" w:rsidP="00BF4F83">
      <w:pPr>
        <w:rPr>
          <w:lang w:val="en-GB"/>
        </w:rPr>
      </w:pPr>
      <w:r w:rsidRPr="003A06D0">
        <w:rPr>
          <w:lang w:val="en-GB"/>
        </w:rPr>
        <w:t xml:space="preserve">If the </w:t>
      </w:r>
      <w:r w:rsidRPr="003A06D0">
        <w:rPr>
          <w:rStyle w:val="Datatype"/>
          <w:lang w:val="en-GB"/>
        </w:rPr>
        <w:t>MimeType</w:t>
      </w:r>
      <w:r w:rsidRPr="003A06D0">
        <w:rPr>
          <w:lang w:val="en-GB"/>
        </w:rPr>
        <w:t xml:space="preserve"> element of the </w:t>
      </w:r>
      <w:r w:rsidRPr="003A06D0">
        <w:rPr>
          <w:rFonts w:ascii="Courier New" w:eastAsia="Courier New" w:hAnsi="Courier New" w:cs="Courier New"/>
          <w:lang w:val="en-GB"/>
        </w:rPr>
        <w:t>Base64Data</w:t>
      </w:r>
      <w:r w:rsidRPr="003A06D0">
        <w:rPr>
          <w:lang w:val="en-GB"/>
        </w:rPr>
        <w:t xml:space="preserve"> component is set to ‘</w:t>
      </w:r>
      <w:r w:rsidRPr="003A06D0">
        <w:rPr>
          <w:rStyle w:val="Datatype"/>
          <w:lang w:val="en-GB"/>
        </w:rPr>
        <w:t>application/pkcs7-signature’</w:t>
      </w:r>
      <w:r w:rsidRPr="003A06D0">
        <w:rPr>
          <w:lang w:val="en-GB"/>
        </w:rPr>
        <w:t xml:space="preserve"> a timestamp token is created and embedded into the existing signature, without verification, which is passed in the </w:t>
      </w:r>
      <w:r w:rsidRPr="003A06D0">
        <w:rPr>
          <w:rStyle w:val="Datatype"/>
          <w:lang w:val="en-GB"/>
        </w:rPr>
        <w:t>InputDocuments</w:t>
      </w:r>
      <w:r w:rsidRPr="003A06D0">
        <w:rPr>
          <w:lang w:val="en-GB"/>
        </w:rPr>
        <w:t xml:space="preserve"> component of this </w:t>
      </w:r>
      <w:r w:rsidRPr="003A06D0">
        <w:rPr>
          <w:rStyle w:val="Datatype"/>
          <w:lang w:val="en-GB"/>
        </w:rPr>
        <w:t>SignRequest</w:t>
      </w:r>
      <w:r w:rsidRPr="003A06D0">
        <w:rPr>
          <w:lang w:val="en-GB"/>
        </w:rPr>
        <w:t xml:space="preserve">. Otherwise a timestamp token is created and embedded into the signature being created as part of the processing of this </w:t>
      </w:r>
      <w:r w:rsidRPr="003A06D0">
        <w:rPr>
          <w:rStyle w:val="Datatype"/>
          <w:lang w:val="en-GB"/>
        </w:rPr>
        <w:t>SignRequest</w:t>
      </w:r>
      <w:r w:rsidRPr="003A06D0">
        <w:rPr>
          <w:lang w:val="en-GB"/>
        </w:rPr>
        <w:t>.</w:t>
      </w:r>
    </w:p>
    <w:p w14:paraId="2A9420C0"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In both scenarios, the timestamp token created by the server SHALL be created according to [RFC 3161]. » [</w:t>
      </w:r>
      <w:r w:rsidRPr="003A06D0">
        <w:rPr>
          <w:color w:val="FF0000"/>
          <w:lang w:val="en-GB"/>
        </w:rPr>
        <w:t>DSS-5.3.1.1-1</w:t>
      </w:r>
      <w:r w:rsidRPr="003A06D0">
        <w:rPr>
          <w:lang w:val="en-GB"/>
        </w:rPr>
        <w:t xml:space="preserve">] The </w:t>
      </w:r>
      <w:r w:rsidRPr="003A06D0">
        <w:rPr>
          <w:rStyle w:val="Datatype"/>
          <w:lang w:val="en-GB"/>
        </w:rPr>
        <w:t>MessageImprint</w:t>
      </w:r>
      <w:r w:rsidRPr="003A06D0">
        <w:rPr>
          <w:lang w:val="en-GB"/>
        </w:rPr>
        <w:t xml:space="preserve"> field within the </w:t>
      </w:r>
      <w:r w:rsidRPr="003A06D0">
        <w:rPr>
          <w:rStyle w:val="Datatype"/>
          <w:lang w:val="en-GB"/>
        </w:rPr>
        <w:t>TstInfo</w:t>
      </w:r>
      <w:r w:rsidRPr="003A06D0">
        <w:rPr>
          <w:lang w:val="en-GB"/>
        </w:rPr>
        <w:t xml:space="preserve"> structure of the timestamp token will be derived from the signature value of the just-created or incoming signature depending on the scenario. </w:t>
      </w:r>
      <w:r w:rsidRPr="003A06D0">
        <w:rPr>
          <w:rFonts w:eastAsia="MS Mincho" w:cs="MS Mincho"/>
          <w:lang w:val="en-GB"/>
        </w:rPr>
        <w:t>«</w:t>
      </w:r>
      <w:r w:rsidRPr="003A06D0">
        <w:rPr>
          <w:rFonts w:ascii="MS Mincho" w:eastAsia="MS Mincho" w:hAnsi="MS Mincho" w:cs="MS Mincho"/>
          <w:lang w:val="en-GB"/>
        </w:rPr>
        <w:t> </w:t>
      </w:r>
      <w:r w:rsidRPr="003A06D0">
        <w:rPr>
          <w:lang w:val="en-GB"/>
        </w:rPr>
        <w:t>The timestamp SHALL be embedded in the CMS signature as an unsigned attribute with the object identifier (see Appendix A of [RFC 3161]):</w:t>
      </w:r>
    </w:p>
    <w:p w14:paraId="0FB93FD1" w14:textId="77777777" w:rsidR="00BF4F83" w:rsidRPr="003A06D0" w:rsidRDefault="00581419" w:rsidP="00BF4F83">
      <w:pPr>
        <w:rPr>
          <w:rStyle w:val="Datatype"/>
          <w:lang w:val="en-GB"/>
        </w:rPr>
      </w:pPr>
      <w:r>
        <w:rPr>
          <w:rStyle w:val="Datatype"/>
          <w:lang w:val="en-GB"/>
        </w:rPr>
        <w:t>{</w:t>
      </w:r>
      <w:r w:rsidR="00BF4F83" w:rsidRPr="003A06D0">
        <w:rPr>
          <w:rStyle w:val="Datatype"/>
          <w:lang w:val="en-GB"/>
        </w:rPr>
        <w:t>iso(1) member-body(2) us(840) rsadsi(113549) pkcs(1) pkcs-9(9) smime(16) id-aa(2) 14}</w:t>
      </w:r>
      <w:r w:rsidR="00BF4F83" w:rsidRPr="003A06D0">
        <w:rPr>
          <w:lang w:val="en-GB"/>
        </w:rPr>
        <w:t> » [</w:t>
      </w:r>
      <w:r w:rsidR="00BF4F83" w:rsidRPr="003A06D0">
        <w:rPr>
          <w:color w:val="FF0000"/>
          <w:lang w:val="en-GB"/>
        </w:rPr>
        <w:t>DSS-5.3.1.1-2</w:t>
      </w:r>
      <w:r w:rsidR="00BF4F83" w:rsidRPr="003A06D0">
        <w:rPr>
          <w:lang w:val="en-GB"/>
        </w:rPr>
        <w:t>]</w:t>
      </w:r>
    </w:p>
    <w:p w14:paraId="50D1F523" w14:textId="77777777" w:rsidR="00BF4F83" w:rsidRPr="003A06D0" w:rsidRDefault="00BF4F83" w:rsidP="00BF4F83">
      <w:pPr>
        <w:rPr>
          <w:lang w:val="en-GB"/>
        </w:rPr>
      </w:pPr>
      <w:r w:rsidRPr="003A06D0">
        <w:rPr>
          <w:lang w:val="en-GB"/>
        </w:rPr>
        <w:t xml:space="preserve">The signature and its embedded timestamp is returned </w:t>
      </w:r>
      <w:r w:rsidR="0073092D">
        <w:rPr>
          <w:lang w:val="en-GB"/>
        </w:rPr>
        <w:t>as</w:t>
      </w:r>
      <w:r w:rsidR="0073092D" w:rsidRPr="003A06D0">
        <w:rPr>
          <w:lang w:val="en-GB"/>
        </w:rPr>
        <w:t xml:space="preserve"> the</w:t>
      </w:r>
      <w:r w:rsidR="0073092D">
        <w:rPr>
          <w:lang w:val="en-GB"/>
        </w:rPr>
        <w:t xml:space="preserve"> first element in the</w:t>
      </w:r>
      <w:r w:rsidR="0073092D" w:rsidRPr="003A06D0">
        <w:rPr>
          <w:lang w:val="en-GB"/>
        </w:rPr>
        <w:t xml:space="preserve"> </w:t>
      </w:r>
      <w:r w:rsidRPr="003A06D0">
        <w:rPr>
          <w:rStyle w:val="Datatype"/>
          <w:lang w:val="en-GB"/>
        </w:rPr>
        <w:t>SignatureObject</w:t>
      </w:r>
      <w:r w:rsidRPr="003A06D0">
        <w:rPr>
          <w:lang w:val="en-GB"/>
        </w:rPr>
        <w:t xml:space="preserve"> </w:t>
      </w:r>
      <w:r w:rsidR="0073092D">
        <w:rPr>
          <w:lang w:val="en-GB"/>
        </w:rPr>
        <w:t>list</w:t>
      </w:r>
      <w:r w:rsidRPr="003A06D0">
        <w:rPr>
          <w:lang w:val="en-GB"/>
        </w:rPr>
        <w:t xml:space="preserve"> of the </w:t>
      </w:r>
      <w:r w:rsidRPr="003A06D0">
        <w:rPr>
          <w:rStyle w:val="Datatype"/>
          <w:lang w:val="en-GB"/>
        </w:rPr>
        <w:t>SignResponse</w:t>
      </w:r>
      <w:r w:rsidRPr="003A06D0">
        <w:rPr>
          <w:lang w:val="en-GB"/>
        </w:rPr>
        <w:t xml:space="preserve"> component.</w:t>
      </w:r>
    </w:p>
    <w:p w14:paraId="21B6331B" w14:textId="77777777" w:rsidR="00BF4F83" w:rsidRPr="003A06D0" w:rsidRDefault="00BF4F83" w:rsidP="00AA52F6">
      <w:pPr>
        <w:pStyle w:val="berschrift4"/>
        <w:numPr>
          <w:ilvl w:val="3"/>
          <w:numId w:val="3"/>
        </w:numPr>
        <w:ind w:left="862" w:hanging="862"/>
        <w:rPr>
          <w:lang w:val="en-GB"/>
        </w:rPr>
      </w:pPr>
      <w:bookmarkStart w:id="22507" w:name="_Processing_for_XML"/>
      <w:bookmarkStart w:id="22508" w:name="_Ref522558700"/>
      <w:bookmarkStart w:id="22509" w:name="_Toc522668707"/>
      <w:bookmarkStart w:id="22510" w:name="_Toc10202524"/>
      <w:bookmarkEnd w:id="22507"/>
      <w:r w:rsidRPr="003A06D0">
        <w:rPr>
          <w:lang w:val="en-GB"/>
        </w:rPr>
        <w:t>Processing for XML Timestamps on XML signatures</w:t>
      </w:r>
      <w:bookmarkEnd w:id="22508"/>
      <w:bookmarkEnd w:id="22509"/>
      <w:bookmarkEnd w:id="22510"/>
    </w:p>
    <w:p w14:paraId="65D36228" w14:textId="77777777" w:rsidR="00BF4F83" w:rsidRPr="003A06D0" w:rsidRDefault="00BF4F83" w:rsidP="00BF4F83">
      <w:pPr>
        <w:rPr>
          <w:rStyle w:val="Datatype"/>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the optional input </w:t>
      </w:r>
      <w:r w:rsidRPr="003A06D0">
        <w:rPr>
          <w:rStyle w:val="Datatype"/>
          <w:lang w:val="en-GB"/>
        </w:rPr>
        <w:t>AddTimestamp</w:t>
      </w:r>
      <w:r w:rsidRPr="003A06D0">
        <w:rPr>
          <w:lang w:val="en-GB"/>
        </w:rPr>
        <w:t xml:space="preserve"> is </w:t>
      </w:r>
      <w:r w:rsidRPr="003A06D0">
        <w:rPr>
          <w:rStyle w:val="Datatype"/>
          <w:lang w:val="en-GB"/>
        </w:rPr>
        <w:t xml:space="preserve">urn:oasis:names:tc:dss:1.0:core:schema:XMLTimeStampToken </w:t>
      </w:r>
    </w:p>
    <w:p w14:paraId="79698014" w14:textId="77777777" w:rsidR="00BF4F83" w:rsidRPr="003A06D0" w:rsidRDefault="00BF4F83" w:rsidP="00BF4F83">
      <w:pPr>
        <w:rPr>
          <w:lang w:val="en-GB"/>
        </w:rPr>
      </w:pPr>
      <w:r w:rsidRPr="003A06D0">
        <w:rPr>
          <w:lang w:val="en-GB"/>
        </w:rPr>
        <w:t xml:space="preserve">and signature being timestamped is an XML signature, then the XML signature MUST contain </w:t>
      </w:r>
      <w:r w:rsidRPr="003A06D0">
        <w:rPr>
          <w:rStyle w:val="Datatype"/>
          <w:lang w:val="en-GB"/>
        </w:rPr>
        <w:t>&lt;dss:timestamp&gt;</w:t>
      </w:r>
      <w:r w:rsidRPr="003A06D0">
        <w:rPr>
          <w:lang w:val="en-GB"/>
        </w:rPr>
        <w:t xml:space="preserve"> as defined in </w:t>
      </w:r>
      <w:hyperlink w:anchor="ref_DSS1Core" w:history="1">
        <w:r w:rsidRPr="003A06D0">
          <w:rPr>
            <w:rStyle w:val="Hyperlink"/>
            <w:lang w:val="en-GB"/>
          </w:rPr>
          <w:t>[DSS1Core]</w:t>
        </w:r>
      </w:hyperlink>
      <w:r w:rsidRPr="003A06D0">
        <w:rPr>
          <w:lang w:val="en-GB"/>
        </w:rPr>
        <w:t xml:space="preserve"> section 5.1, placed in a </w:t>
      </w:r>
      <w:r w:rsidRPr="003A06D0">
        <w:rPr>
          <w:rStyle w:val="Datatype"/>
          <w:lang w:val="en-GB"/>
        </w:rPr>
        <w:t>&lt;xades:XMLTimestamp&gt;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DSS-5.3.1.2-1</w:t>
      </w:r>
      <w:r w:rsidRPr="003A06D0">
        <w:rPr>
          <w:lang w:val="en-GB"/>
        </w:rPr>
        <w:t>]</w:t>
      </w:r>
    </w:p>
    <w:p w14:paraId="5F638084"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&lt;dss:timestamp&gt;</w:t>
      </w:r>
      <w:r w:rsidRPr="003A06D0">
        <w:rPr>
          <w:lang w:val="en-GB"/>
        </w:rPr>
        <w:t xml:space="preserve"> MUST contain </w:t>
      </w:r>
      <w:r w:rsidRPr="003A06D0">
        <w:rPr>
          <w:rStyle w:val="Datatype"/>
          <w:lang w:val="en-GB"/>
        </w:rPr>
        <w:t>&lt;ds:Signature&gt;</w:t>
      </w:r>
      <w:r w:rsidRPr="003A06D0">
        <w:rPr>
          <w:lang w:val="en-GB"/>
        </w:rPr>
        <w:t xml:space="preserve"> with at least two </w:t>
      </w:r>
      <w:r w:rsidRPr="003A06D0">
        <w:rPr>
          <w:rStyle w:val="Datatype"/>
          <w:lang w:val="en-GB"/>
        </w:rPr>
        <w:t>&lt;ds:Reference&gt;</w:t>
      </w:r>
      <w:r w:rsidRPr="003A06D0">
        <w:rPr>
          <w:lang w:val="en-GB"/>
        </w:rPr>
        <w:t xml:space="preserve"> elements:</w:t>
      </w:r>
    </w:p>
    <w:p w14:paraId="07462E89"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One with the </w:t>
      </w:r>
      <w:r w:rsidRPr="003A06D0">
        <w:rPr>
          <w:rStyle w:val="Datatype"/>
          <w:lang w:val="en-GB"/>
        </w:rPr>
        <w:t>Type</w:t>
      </w:r>
      <w:r w:rsidRPr="003A06D0">
        <w:rPr>
          <w:lang w:val="en-GB"/>
        </w:rPr>
        <w:t xml:space="preserve"> attribute set to </w:t>
      </w:r>
      <w:r w:rsidRPr="003A06D0">
        <w:rPr>
          <w:rStyle w:val="Datatype"/>
          <w:lang w:val="en-GB"/>
        </w:rPr>
        <w:t xml:space="preserve">urn:oasis:names:tc:dss:1.0:core:schema:XMLTimeStampToken </w:t>
      </w:r>
      <w:r w:rsidRPr="003A06D0">
        <w:rPr>
          <w:rStyle w:val="Datatype"/>
          <w:lang w:val="en-GB"/>
        </w:rPr>
        <w:br/>
      </w:r>
      <w:r w:rsidRPr="003A06D0">
        <w:rPr>
          <w:lang w:val="en-GB"/>
        </w:rPr>
        <w:t xml:space="preserve">and referencing a </w:t>
      </w:r>
      <w:r w:rsidRPr="003A06D0">
        <w:rPr>
          <w:rStyle w:val="Datatype"/>
          <w:lang w:val="en-GB"/>
        </w:rPr>
        <w:t>&lt;ds:Object&gt;</w:t>
      </w:r>
      <w:r w:rsidRPr="003A06D0">
        <w:rPr>
          <w:lang w:val="en-GB"/>
        </w:rPr>
        <w:t xml:space="preserve"> element whose content is a </w:t>
      </w:r>
      <w:r w:rsidRPr="003A06D0">
        <w:rPr>
          <w:rStyle w:val="Datatype"/>
          <w:lang w:val="en-GB"/>
        </w:rPr>
        <w:t>&lt;TSTInfo&gt;</w:t>
      </w:r>
      <w:r w:rsidRPr="003A06D0">
        <w:rPr>
          <w:lang w:val="en-GB"/>
        </w:rPr>
        <w:t xml:space="preserve"> element.</w:t>
      </w:r>
    </w:p>
    <w:p w14:paraId="2A73E46F"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The other referencing the </w:t>
      </w:r>
      <w:r w:rsidRPr="003A06D0">
        <w:rPr>
          <w:rStyle w:val="Datatype"/>
          <w:lang w:val="en-GB"/>
        </w:rPr>
        <w:t>&lt;ds:SignatureValue&gt;</w:t>
      </w:r>
      <w:r w:rsidRPr="003A06D0">
        <w:rPr>
          <w:lang w:val="en-GB"/>
        </w:rPr>
        <w:t xml:space="preserve"> being timestamped.</w:t>
      </w:r>
    </w:p>
    <w:p w14:paraId="3B0F45AD" w14:textId="77777777" w:rsidR="00BF4F83" w:rsidRPr="003A06D0" w:rsidRDefault="00BF4F83" w:rsidP="00BF4F83">
      <w:pPr>
        <w:rPr>
          <w:lang w:val="en-GB"/>
        </w:rPr>
      </w:pPr>
      <w:r w:rsidRPr="003A06D0">
        <w:rPr>
          <w:lang w:val="en-GB"/>
        </w:rPr>
        <w:t> » [</w:t>
      </w:r>
      <w:r w:rsidRPr="003A06D0">
        <w:rPr>
          <w:color w:val="FF0000"/>
          <w:lang w:val="en-GB"/>
        </w:rPr>
        <w:t>DSS-5.3.1.2-2</w:t>
      </w:r>
      <w:r w:rsidRPr="003A06D0">
        <w:rPr>
          <w:lang w:val="en-GB"/>
        </w:rPr>
        <w:t>]</w:t>
      </w:r>
    </w:p>
    <w:p w14:paraId="53F0BF09" w14:textId="77777777" w:rsidR="00BF4F83" w:rsidRPr="003A06D0" w:rsidRDefault="00BF4F83" w:rsidP="00BF4F83">
      <w:pPr>
        <w:rPr>
          <w:lang w:val="en-GB"/>
        </w:rPr>
      </w:pPr>
      <w:r w:rsidRPr="003A06D0">
        <w:rPr>
          <w:lang w:val="en-GB"/>
        </w:rPr>
        <w:t xml:space="preserve">The present specification defines a format for XML timestamp tokens. In addition, XAdES defines a mechanism for incorporating signature timestamps in XML signatures.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present document mandates that signature timestamps in XML format MUST follow the syntax defined in </w:t>
      </w:r>
      <w:hyperlink w:anchor="ref_DSS1Core" w:history="1">
        <w:r w:rsidRPr="003A06D0">
          <w:rPr>
            <w:rStyle w:val="Hyperlink"/>
            <w:lang w:val="en-GB"/>
          </w:rPr>
          <w:t>[DSS1Core]</w:t>
        </w:r>
      </w:hyperlink>
      <w:r w:rsidRPr="003A06D0">
        <w:rPr>
          <w:lang w:val="en-GB"/>
        </w:rPr>
        <w:t xml:space="preserve"> section 5.1. » [</w:t>
      </w:r>
      <w:r w:rsidRPr="003A06D0">
        <w:rPr>
          <w:color w:val="FF0000"/>
          <w:lang w:val="en-GB"/>
        </w:rPr>
        <w:t>DSS-5.3.1.2-3</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These time-stamp tokens MUST be added to XML signatures as specified by XAdES. » [</w:t>
      </w:r>
      <w:r w:rsidRPr="003A06D0">
        <w:rPr>
          <w:color w:val="FF0000"/>
          <w:lang w:val="en-GB"/>
        </w:rPr>
        <w:t>DSS-5.3.1.2-4</w:t>
      </w:r>
      <w:r w:rsidRPr="003A06D0">
        <w:rPr>
          <w:lang w:val="en-GB"/>
        </w:rPr>
        <w:t>]</w:t>
      </w:r>
    </w:p>
    <w:p w14:paraId="55DD972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signature and its embedded timestamp SHALL be returned </w:t>
      </w:r>
      <w:r w:rsidR="0073092D">
        <w:rPr>
          <w:lang w:val="en-GB"/>
        </w:rPr>
        <w:t>as</w:t>
      </w:r>
      <w:r w:rsidRPr="003A06D0">
        <w:rPr>
          <w:lang w:val="en-GB"/>
        </w:rPr>
        <w:t xml:space="preserve"> the</w:t>
      </w:r>
      <w:r w:rsidR="0073092D">
        <w:rPr>
          <w:lang w:val="en-GB"/>
        </w:rPr>
        <w:t xml:space="preserve"> first element in the</w:t>
      </w:r>
      <w:r w:rsidRPr="003A06D0">
        <w:rPr>
          <w:lang w:val="en-GB"/>
        </w:rPr>
        <w:t xml:space="preserve"> </w:t>
      </w:r>
      <w:r w:rsidRPr="003A06D0">
        <w:rPr>
          <w:rStyle w:val="Datatype"/>
          <w:lang w:val="en-GB"/>
        </w:rPr>
        <w:t>SignatureObject</w:t>
      </w:r>
      <w:r w:rsidRPr="003A06D0">
        <w:rPr>
          <w:lang w:val="en-GB"/>
        </w:rPr>
        <w:t xml:space="preserve"> </w:t>
      </w:r>
      <w:r w:rsidR="0073092D">
        <w:rPr>
          <w:lang w:val="en-GB"/>
        </w:rPr>
        <w:t xml:space="preserve">list </w:t>
      </w:r>
      <w:r w:rsidRPr="003A06D0">
        <w:rPr>
          <w:lang w:val="en-GB"/>
        </w:rPr>
        <w:t xml:space="preserve">of the </w:t>
      </w:r>
      <w:r w:rsidRPr="003A06D0">
        <w:rPr>
          <w:rStyle w:val="Datatype"/>
          <w:lang w:val="en-GB"/>
        </w:rPr>
        <w:t>SignResponse</w:t>
      </w:r>
      <w:r w:rsidRPr="003A06D0">
        <w:rPr>
          <w:lang w:val="en-GB"/>
        </w:rPr>
        <w:t>. » [</w:t>
      </w:r>
      <w:r w:rsidRPr="003A06D0">
        <w:rPr>
          <w:color w:val="FF0000"/>
          <w:lang w:val="en-GB"/>
        </w:rPr>
        <w:t>DSS-5.3.1.2-5</w:t>
      </w:r>
      <w:r w:rsidRPr="003A06D0">
        <w:rPr>
          <w:lang w:val="en-GB"/>
        </w:rPr>
        <w:t>]</w:t>
      </w:r>
    </w:p>
    <w:p w14:paraId="30FCC009" w14:textId="77777777" w:rsidR="00BF4F83" w:rsidRPr="003A06D0" w:rsidRDefault="00BF4F83" w:rsidP="00AA52F6">
      <w:pPr>
        <w:pStyle w:val="berschrift4"/>
        <w:numPr>
          <w:ilvl w:val="3"/>
          <w:numId w:val="3"/>
        </w:numPr>
        <w:ind w:left="862" w:hanging="862"/>
        <w:rPr>
          <w:lang w:val="en-GB"/>
        </w:rPr>
      </w:pPr>
      <w:bookmarkStart w:id="22511" w:name="_Toc522668708"/>
      <w:bookmarkStart w:id="22512" w:name="_Toc10202525"/>
      <w:r w:rsidRPr="003A06D0">
        <w:rPr>
          <w:rStyle w:val="berschrift4Zchn"/>
          <w:b/>
          <w:iCs/>
          <w:lang w:val="en-GB"/>
        </w:rPr>
        <w:t>Processing for RFC 3161 Timestamps on XML signatures</w:t>
      </w:r>
      <w:bookmarkEnd w:id="22511"/>
      <w:bookmarkEnd w:id="22512"/>
    </w:p>
    <w:p w14:paraId="6B5FDF5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this optional input </w:t>
      </w:r>
      <w:r w:rsidRPr="003A06D0">
        <w:rPr>
          <w:rStyle w:val="Datatype"/>
          <w:lang w:val="en-GB"/>
        </w:rPr>
        <w:t>AddTimestamp</w:t>
      </w:r>
      <w:r w:rsidRPr="003A06D0">
        <w:rPr>
          <w:lang w:val="en-GB"/>
        </w:rPr>
        <w:t xml:space="preserve"> is </w:t>
      </w:r>
    </w:p>
    <w:p w14:paraId="58076CFC" w14:textId="77777777" w:rsidR="00BF4F83" w:rsidRPr="003A06D0" w:rsidRDefault="00BF4F83" w:rsidP="00BF4F83">
      <w:pPr>
        <w:rPr>
          <w:lang w:val="en-GB"/>
        </w:rPr>
      </w:pPr>
      <w:r w:rsidRPr="003A06D0">
        <w:rPr>
          <w:rStyle w:val="Datatype"/>
          <w:lang w:val="en-GB"/>
        </w:rPr>
        <w:t>urn:ietf:rfc:3161</w:t>
      </w:r>
      <w:r w:rsidRPr="003A06D0">
        <w:rPr>
          <w:lang w:val="en-GB"/>
        </w:rPr>
        <w:t xml:space="preserve"> </w:t>
      </w:r>
    </w:p>
    <w:p w14:paraId="2FECE6E0" w14:textId="77777777" w:rsidR="00BF4F83" w:rsidRPr="003A06D0" w:rsidRDefault="00BF4F83" w:rsidP="00BF4F83">
      <w:pPr>
        <w:rPr>
          <w:lang w:val="en-GB"/>
        </w:rPr>
      </w:pPr>
      <w:r w:rsidRPr="003A06D0">
        <w:rPr>
          <w:lang w:val="en-GB"/>
        </w:rPr>
        <w:lastRenderedPageBreak/>
        <w:t xml:space="preserve">and signature being timestamped is an XML signature then the XML signature MUST contain an RFC 3161, placed in a </w:t>
      </w:r>
      <w:r w:rsidRPr="003A06D0">
        <w:rPr>
          <w:rStyle w:val="Datatype"/>
          <w:lang w:val="en-GB"/>
        </w:rPr>
        <w:t>&lt;xades:EncapsulatedTimeStamp&gt;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DSS-5.3.1.3-1</w:t>
      </w:r>
      <w:r w:rsidRPr="003A06D0">
        <w:rPr>
          <w:lang w:val="en-GB"/>
        </w:rPr>
        <w:t>]</w:t>
      </w:r>
    </w:p>
    <w:bookmarkStart w:id="22513" w:name="sec_DataProcessingModelForVerification"/>
    <w:bookmarkStart w:id="22514" w:name="sec_AsyncProcessingModel"/>
    <w:bookmarkStart w:id="22515" w:name="_Toc114309513"/>
    <w:bookmarkStart w:id="22516" w:name="_Toc157225038"/>
    <w:bookmarkStart w:id="22517" w:name="_Toc158797505"/>
    <w:bookmarkStart w:id="22518" w:name="_Toc159076073"/>
    <w:bookmarkStart w:id="22519" w:name="_Toc481064980"/>
    <w:bookmarkStart w:id="22520" w:name="_Toc114309535"/>
    <w:bookmarkStart w:id="22521" w:name="_Toc157225061"/>
    <w:bookmarkStart w:id="22522" w:name="_Toc158797528"/>
    <w:bookmarkStart w:id="22523" w:name="_Toc159076096"/>
    <w:bookmarkStart w:id="22524" w:name="_Toc481065033"/>
    <w:bookmarkStart w:id="22525" w:name="_Ref501707689"/>
    <w:bookmarkStart w:id="22526" w:name="_Ref512158370"/>
    <w:bookmarkStart w:id="22527" w:name="_Toc480914754"/>
    <w:bookmarkEnd w:id="22441"/>
    <w:bookmarkEnd w:id="22442"/>
    <w:bookmarkEnd w:id="22443"/>
    <w:bookmarkEnd w:id="22444"/>
    <w:bookmarkEnd w:id="22445"/>
    <w:bookmarkEnd w:id="22446"/>
    <w:bookmarkEnd w:id="22447"/>
    <w:bookmarkEnd w:id="22448"/>
    <w:bookmarkEnd w:id="22449"/>
    <w:bookmarkEnd w:id="22450"/>
    <w:bookmarkEnd w:id="22451"/>
    <w:bookmarkEnd w:id="22452"/>
    <w:bookmarkEnd w:id="22453"/>
    <w:bookmarkEnd w:id="22454"/>
    <w:bookmarkEnd w:id="22455"/>
    <w:bookmarkEnd w:id="22456"/>
    <w:bookmarkEnd w:id="22457"/>
    <w:bookmarkEnd w:id="22458"/>
    <w:bookmarkEnd w:id="22459"/>
    <w:bookmarkEnd w:id="22460"/>
    <w:bookmarkEnd w:id="22461"/>
    <w:bookmarkEnd w:id="22462"/>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bookmarkEnd w:id="22477"/>
    <w:bookmarkEnd w:id="22478"/>
    <w:bookmarkEnd w:id="22479"/>
    <w:bookmarkEnd w:id="22480"/>
    <w:bookmarkEnd w:id="22481"/>
    <w:bookmarkEnd w:id="22482"/>
    <w:bookmarkEnd w:id="22483"/>
    <w:bookmarkEnd w:id="22484"/>
    <w:bookmarkEnd w:id="22485"/>
    <w:bookmarkEnd w:id="22486"/>
    <w:bookmarkEnd w:id="22487"/>
    <w:bookmarkEnd w:id="22488"/>
    <w:bookmarkEnd w:id="22489"/>
    <w:bookmarkEnd w:id="22490"/>
    <w:bookmarkEnd w:id="22491"/>
    <w:bookmarkEnd w:id="22492"/>
    <w:bookmarkEnd w:id="22493"/>
    <w:bookmarkEnd w:id="22494"/>
    <w:bookmarkEnd w:id="22495"/>
    <w:bookmarkEnd w:id="22496"/>
    <w:bookmarkEnd w:id="22497"/>
    <w:bookmarkEnd w:id="22498"/>
    <w:bookmarkEnd w:id="22499"/>
    <w:bookmarkEnd w:id="22500"/>
    <w:bookmarkEnd w:id="22501"/>
    <w:bookmarkEnd w:id="22502"/>
    <w:bookmarkEnd w:id="22503"/>
    <w:bookmarkEnd w:id="22513"/>
    <w:bookmarkEnd w:id="22514"/>
    <w:p w14:paraId="2E61E55C" w14:textId="77777777" w:rsidR="009D4EF5" w:rsidRPr="003A06D0" w:rsidRDefault="009D4EF5" w:rsidP="009D4EF5">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"sec_DataProcessingModelForVerification" </w:instrText>
      </w:r>
      <w:r w:rsidRPr="003A06D0">
        <w:rPr>
          <w:lang w:val="en-GB"/>
        </w:rPr>
        <w:fldChar w:fldCharType="separate"/>
      </w:r>
      <w:bookmarkStart w:id="22528" w:name="_Toc522668709"/>
      <w:bookmarkStart w:id="22529" w:name="_Toc534748898"/>
      <w:bookmarkStart w:id="22530" w:name="_Toc10202526"/>
      <w:r w:rsidRPr="003A06D0">
        <w:rPr>
          <w:rStyle w:val="Hyperlink"/>
          <w:lang w:val="en-GB"/>
        </w:rPr>
        <w:t>Data Processing Model for Verif</w:t>
      </w:r>
      <w:bookmarkEnd w:id="22515"/>
      <w:bookmarkEnd w:id="22516"/>
      <w:bookmarkEnd w:id="22517"/>
      <w:bookmarkEnd w:id="22518"/>
      <w:bookmarkEnd w:id="22519"/>
      <w:r w:rsidRPr="003A06D0">
        <w:rPr>
          <w:rStyle w:val="Hyperlink"/>
          <w:lang w:val="en-GB"/>
        </w:rPr>
        <w:t>ication</w:t>
      </w:r>
      <w:bookmarkEnd w:id="22528"/>
      <w:bookmarkEnd w:id="22529"/>
      <w:bookmarkEnd w:id="22530"/>
      <w:r w:rsidRPr="003A06D0">
        <w:rPr>
          <w:lang w:val="en-GB"/>
        </w:rPr>
        <w:fldChar w:fldCharType="end"/>
      </w:r>
    </w:p>
    <w:p w14:paraId="7CA8C6EC" w14:textId="77777777" w:rsidR="009D4EF5" w:rsidRPr="003A06D0" w:rsidRDefault="009D4EF5" w:rsidP="009D4EF5">
      <w:pPr>
        <w:rPr>
          <w:lang w:val="en-GB"/>
        </w:rPr>
      </w:pPr>
      <w:r w:rsidRPr="003A06D0">
        <w:rPr>
          <w:lang w:val="en-GB"/>
        </w:rPr>
        <w:t xml:space="preserve">A DSS server that verifies XML signatures SHOULD perform the following steps, upon receiving a verification with the top-level component </w:t>
      </w:r>
      <w:r w:rsidRPr="003A06D0">
        <w:rPr>
          <w:rStyle w:val="Datatype"/>
          <w:lang w:val="en-GB"/>
        </w:rPr>
        <w:t>VerifyRequest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_RefComp8509F686 \r \h </w:instrText>
      </w:r>
      <w:r w:rsidR="00522067">
        <w:rPr>
          <w:lang w:val="en-GB"/>
        </w:rPr>
      </w:r>
      <w:r w:rsidR="00522067">
        <w:rPr>
          <w:lang w:val="en-GB"/>
        </w:rPr>
        <w:fldChar w:fldCharType="separate"/>
      </w:r>
      <w:r w:rsidR="00522067">
        <w:rPr>
          <w:lang w:val="en-GB"/>
        </w:rPr>
        <w:t>4.2.3</w:t>
      </w:r>
      <w:r w:rsidR="00522067">
        <w:rPr>
          <w:lang w:val="en-GB"/>
        </w:rPr>
        <w:fldChar w:fldCharType="end"/>
      </w:r>
      <w:r w:rsidRPr="003A06D0">
        <w:rPr>
          <w:lang w:val="en-GB"/>
        </w:rPr>
        <w:t xml:space="preserve">). These steps may be changed or overridden by the optional inputs, or by the profile or policy the server is operating under. The results of the </w:t>
      </w:r>
      <w:r w:rsidR="00BF5E78" w:rsidRPr="003A06D0">
        <w:rPr>
          <w:lang w:val="en-GB"/>
        </w:rPr>
        <w:t>verification</w:t>
      </w:r>
      <w:r w:rsidRPr="003A06D0">
        <w:rPr>
          <w:lang w:val="en-GB"/>
        </w:rPr>
        <w:t xml:space="preserve"> process are return to the caller within a VerifyResponse component (see section</w:t>
      </w:r>
      <w:r w:rsidR="00522067">
        <w:rPr>
          <w:lang w:val="en-GB"/>
        </w:rPr>
        <w:t xml:space="preserve"> </w:t>
      </w:r>
      <w:r w:rsidR="00522067">
        <w:rPr>
          <w:lang w:val="en-GB"/>
        </w:rPr>
        <w:fldChar w:fldCharType="begin"/>
      </w:r>
      <w:r w:rsidR="00522067">
        <w:rPr>
          <w:lang w:val="en-GB"/>
        </w:rPr>
        <w:instrText xml:space="preserve"> REF _RefCompD8D7E99B \r \h </w:instrText>
      </w:r>
      <w:r w:rsidR="00522067">
        <w:rPr>
          <w:lang w:val="en-GB"/>
        </w:rPr>
      </w:r>
      <w:r w:rsidR="00522067">
        <w:rPr>
          <w:lang w:val="en-GB"/>
        </w:rPr>
        <w:fldChar w:fldCharType="separate"/>
      </w:r>
      <w:r w:rsidR="00522067">
        <w:rPr>
          <w:lang w:val="en-GB"/>
        </w:rPr>
        <w:t>4.2.4</w:t>
      </w:r>
      <w:r w:rsidR="00522067">
        <w:rPr>
          <w:lang w:val="en-GB"/>
        </w:rPr>
        <w:fldChar w:fldCharType="end"/>
      </w:r>
      <w:r w:rsidRPr="003A06D0">
        <w:rPr>
          <w:lang w:val="en-GB"/>
        </w:rPr>
        <w:t xml:space="preserve">). For more details on multi-signature verification, see section </w:t>
      </w:r>
      <w:r w:rsidR="00522067">
        <w:rPr>
          <w:lang w:val="en-GB"/>
        </w:rPr>
        <w:fldChar w:fldCharType="begin"/>
      </w:r>
      <w:r w:rsidR="00522067">
        <w:rPr>
          <w:lang w:val="en-GB"/>
        </w:rPr>
        <w:instrText xml:space="preserve"> REF _Ref516355121 \r \h </w:instrText>
      </w:r>
      <w:r w:rsidR="00522067">
        <w:rPr>
          <w:lang w:val="en-GB"/>
        </w:rPr>
      </w:r>
      <w:r w:rsidR="00522067">
        <w:rPr>
          <w:lang w:val="en-GB"/>
        </w:rPr>
        <w:fldChar w:fldCharType="separate"/>
      </w:r>
      <w:r w:rsidR="00522067">
        <w:rPr>
          <w:lang w:val="en-GB"/>
        </w:rPr>
        <w:t>6.3.1</w:t>
      </w:r>
      <w:r w:rsidR="00522067">
        <w:rPr>
          <w:lang w:val="en-GB"/>
        </w:rPr>
        <w:fldChar w:fldCharType="end"/>
      </w:r>
      <w:r w:rsidRPr="003A06D0">
        <w:rPr>
          <w:lang w:val="en-GB"/>
        </w:rPr>
        <w:t xml:space="preserve"> </w:t>
      </w:r>
      <w:hyperlink w:anchor="Multi-Signature Verification" w:history="1">
        <w:r w:rsidRPr="003A06D0">
          <w:rPr>
            <w:rStyle w:val="Hyperlink"/>
            <w:lang w:val="en-GB"/>
          </w:rPr>
          <w:t>Multi-Signature Verification</w:t>
        </w:r>
      </w:hyperlink>
      <w:r w:rsidRPr="003A06D0">
        <w:rPr>
          <w:lang w:val="en-GB"/>
        </w:rPr>
        <w:t xml:space="preserve">. </w:t>
      </w:r>
    </w:p>
    <w:p w14:paraId="71E43707" w14:textId="77777777" w:rsidR="009D4EF5" w:rsidRPr="003A06D0" w:rsidRDefault="009D4EF5" w:rsidP="009D4EF5">
      <w:pPr>
        <w:rPr>
          <w:lang w:val="en-GB"/>
        </w:rPr>
      </w:pPr>
      <w:r w:rsidRPr="003A06D0">
        <w:rPr>
          <w:lang w:val="en-GB"/>
        </w:rPr>
        <w:t>The following process diagram illustrates the major buildings blocks of the processing of a verification request. The sub processes are described in the following sub-chapters.</w:t>
      </w:r>
    </w:p>
    <w:p w14:paraId="5B200BF1" w14:textId="77777777" w:rsidR="009D4EF5" w:rsidRPr="003A06D0" w:rsidRDefault="009D4EF5" w:rsidP="009D4EF5">
      <w:pPr>
        <w:pStyle w:val="Beschriftung"/>
        <w:rPr>
          <w:lang w:val="en-GB"/>
        </w:rPr>
      </w:pPr>
      <w:bookmarkStart w:id="22531" w:name="_Toc534748581"/>
      <w:bookmarkStart w:id="22532" w:name="_Toc534749420"/>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8</w:t>
      </w:r>
      <w:r w:rsidRPr="003A06D0">
        <w:rPr>
          <w:noProof/>
          <w:lang w:val="en-GB"/>
        </w:rPr>
        <w:fldChar w:fldCharType="end"/>
      </w:r>
      <w:r w:rsidRPr="003A06D0">
        <w:rPr>
          <w:noProof/>
          <w:lang w:val="en-GB"/>
        </w:rPr>
        <w:t>: Verification Overview</w:t>
      </w:r>
      <w:bookmarkEnd w:id="22531"/>
      <w:bookmarkEnd w:id="22532"/>
    </w:p>
    <w:p w14:paraId="7776F4E3" w14:textId="77777777" w:rsidR="009D4EF5" w:rsidRPr="003A06D0" w:rsidRDefault="009D4EF5" w:rsidP="009D4EF5">
      <w:pPr>
        <w:keepNext/>
        <w:rPr>
          <w:lang w:val="en-GB"/>
        </w:rPr>
      </w:pPr>
      <w:r w:rsidRPr="003A06D0">
        <w:rPr>
          <w:noProof/>
          <w:lang w:val="en-GB" w:eastAsia="en-GB"/>
        </w:rPr>
        <w:drawing>
          <wp:inline distT="0" distB="0" distL="0" distR="0" wp14:anchorId="293B3253" wp14:editId="5F065425">
            <wp:extent cx="5943600" cy="19088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8810"/>
                    </a:xfrm>
                    <a:prstGeom prst="rect">
                      <a:avLst/>
                    </a:prstGeom>
                  </pic:spPr>
                </pic:pic>
              </a:graphicData>
            </a:graphic>
          </wp:inline>
        </w:drawing>
      </w:r>
      <w:r w:rsidRPr="003A06D0">
        <w:rPr>
          <w:noProof/>
          <w:lang w:val="en-GB" w:eastAsia="en-GB"/>
        </w:rPr>
        <w:t xml:space="preserve"> </w:t>
      </w:r>
    </w:p>
    <w:p w14:paraId="299DAE97" w14:textId="77777777" w:rsidR="009D4EF5" w:rsidRPr="003A06D0" w:rsidRDefault="009D4EF5" w:rsidP="009D4EF5">
      <w:pPr>
        <w:rPr>
          <w:lang w:val="en-GB"/>
        </w:rPr>
      </w:pPr>
      <w:r w:rsidRPr="003A06D0">
        <w:rPr>
          <w:lang w:val="en-GB"/>
        </w:rPr>
        <w:t xml:space="preserve">The workflow splits into the sections for XMLDSig and CMS signature processing.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processing path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OptionalInputsVerify</w:t>
      </w:r>
      <w:r w:rsidRPr="003A06D0">
        <w:rPr>
          <w:lang w:val="en-GB"/>
        </w:rPr>
        <w:t xml:space="preserve"> and its configuration and policies. » [</w:t>
      </w:r>
      <w:r w:rsidRPr="003A06D0">
        <w:rPr>
          <w:color w:val="FF0000"/>
          <w:lang w:val="en-GB"/>
        </w:rPr>
        <w:t>DSS-6-1</w:t>
      </w:r>
      <w:r w:rsidRPr="003A06D0">
        <w:rPr>
          <w:lang w:val="en-GB"/>
        </w:rPr>
        <w:t>] Profiles may introduce additional signature types and MUST define the adequate processing steps.</w:t>
      </w:r>
    </w:p>
    <w:p w14:paraId="213F8FBA"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ReturnTimestampedSignature</w:t>
      </w:r>
      <w:r w:rsidRPr="003A06D0">
        <w:rPr>
          <w:lang w:val="en-GB"/>
        </w:rPr>
        <w:t xml:space="preserve"> of </w:t>
      </w:r>
      <w:r w:rsidRPr="003A06D0">
        <w:rPr>
          <w:rStyle w:val="Datatype"/>
          <w:lang w:val="en-GB"/>
        </w:rPr>
        <w:t>OptionalInputsVerify</w:t>
      </w:r>
      <w:r w:rsidRPr="003A06D0">
        <w:rPr>
          <w:lang w:val="en-GB"/>
        </w:rPr>
        <w:t xml:space="preserve"> is present, the sub-process ‘</w:t>
      </w:r>
      <w:r w:rsidRPr="003A06D0">
        <w:rPr>
          <w:rStyle w:val="Datatype"/>
          <w:lang w:val="en-GB"/>
        </w:rPr>
        <w:t>timestamp Signature</w:t>
      </w:r>
      <w:r w:rsidRPr="003A06D0">
        <w:rPr>
          <w:lang w:val="en-GB"/>
        </w:rPr>
        <w:t>’ adds a timestamp to the signature.</w:t>
      </w:r>
    </w:p>
    <w:p w14:paraId="1E79A73E"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ReturnAugmentedSignature</w:t>
      </w:r>
      <w:r w:rsidRPr="003A06D0">
        <w:rPr>
          <w:lang w:val="en-GB"/>
        </w:rPr>
        <w:t xml:space="preserve"> of </w:t>
      </w:r>
      <w:r w:rsidRPr="003A06D0">
        <w:rPr>
          <w:rStyle w:val="Datatype"/>
          <w:lang w:val="en-GB"/>
        </w:rPr>
        <w:t>OptionalInputsVerify</w:t>
      </w:r>
      <w:r w:rsidRPr="003A06D0">
        <w:rPr>
          <w:lang w:val="en-GB"/>
        </w:rPr>
        <w:t xml:space="preserve"> is ‘true’ the sub-process ‘</w:t>
      </w:r>
      <w:r w:rsidRPr="003A06D0">
        <w:rPr>
          <w:rStyle w:val="Datatype"/>
          <w:lang w:val="en-GB"/>
        </w:rPr>
        <w:t>augment Signature</w:t>
      </w:r>
      <w:r w:rsidRPr="003A06D0">
        <w:rPr>
          <w:lang w:val="en-GB"/>
        </w:rPr>
        <w:t xml:space="preserve">’ inserts the augmented signature into the </w:t>
      </w:r>
      <w:r w:rsidRPr="003A06D0">
        <w:rPr>
          <w:rStyle w:val="Datatype"/>
          <w:lang w:val="en-GB"/>
        </w:rPr>
        <w:t>OptionalOutputsVerify</w:t>
      </w:r>
      <w:r w:rsidRPr="003A06D0">
        <w:rPr>
          <w:lang w:val="en-GB"/>
        </w:rPr>
        <w:t>.</w:t>
      </w:r>
    </w:p>
    <w:bookmarkStart w:id="22533" w:name="sec_ProcessingXmlSignatureVerification"/>
    <w:bookmarkStart w:id="22534" w:name="_Toc114309516"/>
    <w:bookmarkStart w:id="22535" w:name="_Ref114325054"/>
    <w:bookmarkStart w:id="22536" w:name="_Ref114330611"/>
    <w:bookmarkStart w:id="22537" w:name="_Ref157224083"/>
    <w:bookmarkStart w:id="22538" w:name="_Toc157225041"/>
    <w:bookmarkStart w:id="22539" w:name="_Toc158797508"/>
    <w:bookmarkStart w:id="22540" w:name="_Toc159076076"/>
    <w:bookmarkStart w:id="22541" w:name="_Ref481011359"/>
    <w:bookmarkStart w:id="22542" w:name="_Toc481064986"/>
    <w:bookmarkStart w:id="22543" w:name="_Toc516358021"/>
    <w:bookmarkEnd w:id="22533"/>
    <w:p w14:paraId="3C11B2BE" w14:textId="77777777" w:rsidR="009D4EF5" w:rsidRPr="003A06D0" w:rsidRDefault="009D4EF5" w:rsidP="009D4EF5">
      <w:pPr>
        <w:pStyle w:val="berschrift2"/>
        <w:pageBreakBefore/>
        <w:numPr>
          <w:ilvl w:val="1"/>
          <w:numId w:val="3"/>
        </w:numPr>
        <w:ind w:left="578" w:hanging="578"/>
        <w:jc w:val="both"/>
        <w:rPr>
          <w:lang w:val="en-GB"/>
        </w:rPr>
      </w:pPr>
      <w:r w:rsidRPr="003A06D0">
        <w:rPr>
          <w:lang w:val="en-GB"/>
        </w:rPr>
        <w:lastRenderedPageBreak/>
        <w:fldChar w:fldCharType="begin"/>
      </w:r>
      <w:r w:rsidRPr="003A06D0">
        <w:rPr>
          <w:lang w:val="en-GB"/>
        </w:rPr>
        <w:instrText xml:space="preserve"> HYPERLINK  \l "sec_ProcessingXmlSignatureVerification" </w:instrText>
      </w:r>
      <w:r w:rsidRPr="003A06D0">
        <w:rPr>
          <w:lang w:val="en-GB"/>
        </w:rPr>
        <w:fldChar w:fldCharType="separate"/>
      </w:r>
      <w:bookmarkStart w:id="22544" w:name="_Toc522668710"/>
      <w:bookmarkStart w:id="22545" w:name="_Toc534748899"/>
      <w:bookmarkStart w:id="22546" w:name="_Toc10202527"/>
      <w:r w:rsidRPr="003A06D0">
        <w:rPr>
          <w:rStyle w:val="Hyperlink"/>
          <w:lang w:val="en-GB"/>
        </w:rPr>
        <w:t>Processing for XML Signature</w:t>
      </w:r>
      <w:bookmarkEnd w:id="22534"/>
      <w:bookmarkEnd w:id="22535"/>
      <w:bookmarkEnd w:id="22536"/>
      <w:bookmarkEnd w:id="22537"/>
      <w:bookmarkEnd w:id="22538"/>
      <w:bookmarkEnd w:id="22539"/>
      <w:bookmarkEnd w:id="22540"/>
      <w:bookmarkEnd w:id="22541"/>
      <w:bookmarkEnd w:id="22542"/>
      <w:bookmarkEnd w:id="22543"/>
      <w:r w:rsidRPr="003A06D0">
        <w:rPr>
          <w:rStyle w:val="Hyperlink"/>
          <w:lang w:val="en-GB"/>
        </w:rPr>
        <w:t xml:space="preserve"> Verification</w:t>
      </w:r>
      <w:bookmarkEnd w:id="22544"/>
      <w:bookmarkEnd w:id="22545"/>
      <w:bookmarkEnd w:id="22546"/>
      <w:r w:rsidRPr="003A06D0">
        <w:rPr>
          <w:lang w:val="en-GB"/>
        </w:rPr>
        <w:fldChar w:fldCharType="end"/>
      </w:r>
    </w:p>
    <w:p w14:paraId="0E02E5DD" w14:textId="77777777" w:rsidR="009D4EF5" w:rsidRPr="003A06D0" w:rsidRDefault="009D4EF5" w:rsidP="009D4EF5">
      <w:pPr>
        <w:pStyle w:val="berschrift3"/>
        <w:numPr>
          <w:ilvl w:val="2"/>
          <w:numId w:val="3"/>
        </w:numPr>
        <w:rPr>
          <w:lang w:val="en-GB"/>
        </w:rPr>
      </w:pPr>
      <w:bookmarkStart w:id="22547" w:name="_Toc516359908"/>
      <w:bookmarkStart w:id="22548" w:name="_Toc522668711"/>
      <w:bookmarkStart w:id="22549" w:name="_Toc534748900"/>
      <w:bookmarkStart w:id="22550" w:name="_Toc10202528"/>
      <w:r w:rsidRPr="003A06D0">
        <w:rPr>
          <w:lang w:val="en-GB"/>
        </w:rPr>
        <w:t>Sub process ‘</w:t>
      </w:r>
      <w:r w:rsidRPr="003A06D0">
        <w:rPr>
          <w:rStyle w:val="Datatype"/>
          <w:lang w:val="en-GB"/>
        </w:rPr>
        <w:t>retrieve XML signature</w:t>
      </w:r>
      <w:r w:rsidRPr="003A06D0">
        <w:rPr>
          <w:lang w:val="en-GB"/>
        </w:rPr>
        <w:t>’</w:t>
      </w:r>
      <w:bookmarkEnd w:id="22547"/>
      <w:bookmarkEnd w:id="22548"/>
      <w:bookmarkEnd w:id="22549"/>
      <w:bookmarkEnd w:id="22550"/>
      <w:r w:rsidRPr="003A06D0">
        <w:rPr>
          <w:lang w:val="en-GB"/>
        </w:rPr>
        <w:t xml:space="preserve"> </w:t>
      </w:r>
    </w:p>
    <w:p w14:paraId="203903AA" w14:textId="77777777" w:rsidR="009D4EF5" w:rsidRPr="003A06D0" w:rsidRDefault="009D4EF5" w:rsidP="009D4EF5">
      <w:pPr>
        <w:pStyle w:val="Beschriftung"/>
        <w:rPr>
          <w:lang w:val="en-GB"/>
        </w:rPr>
      </w:pPr>
      <w:bookmarkStart w:id="22551" w:name="_Toc534748582"/>
      <w:bookmarkStart w:id="22552" w:name="_Toc534749421"/>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9</w:t>
      </w:r>
      <w:r w:rsidRPr="003A06D0">
        <w:rPr>
          <w:noProof/>
          <w:lang w:val="en-GB"/>
        </w:rPr>
        <w:fldChar w:fldCharType="end"/>
      </w:r>
      <w:r w:rsidRPr="003A06D0">
        <w:rPr>
          <w:noProof/>
          <w:lang w:val="en-GB"/>
        </w:rPr>
        <w:t>: Retrieve XML Signature</w:t>
      </w:r>
      <w:bookmarkEnd w:id="22551"/>
      <w:bookmarkEnd w:id="22552"/>
    </w:p>
    <w:p w14:paraId="464E42F6" w14:textId="77777777" w:rsidR="009D4EF5" w:rsidRPr="003A06D0" w:rsidRDefault="009D4EF5" w:rsidP="009D4EF5">
      <w:pPr>
        <w:keepNext/>
        <w:rPr>
          <w:lang w:val="en-GB"/>
        </w:rPr>
      </w:pPr>
      <w:r w:rsidRPr="003A06D0">
        <w:rPr>
          <w:noProof/>
          <w:lang w:val="en-GB" w:eastAsia="en-GB"/>
        </w:rPr>
        <w:drawing>
          <wp:inline distT="0" distB="0" distL="0" distR="0" wp14:anchorId="10D6FFE9" wp14:editId="232459C6">
            <wp:extent cx="5942930" cy="230822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XML signature.png"/>
                    <pic:cNvPicPr/>
                  </pic:nvPicPr>
                  <pic:blipFill>
                    <a:blip r:embed="rId90">
                      <a:extLst>
                        <a:ext uri="{28A0092B-C50C-407E-A947-70E740481C1C}">
                          <a14:useLocalDpi xmlns:a14="http://schemas.microsoft.com/office/drawing/2010/main" val="0"/>
                        </a:ext>
                      </a:extLst>
                    </a:blip>
                    <a:stretch>
                      <a:fillRect/>
                    </a:stretch>
                  </pic:blipFill>
                  <pic:spPr>
                    <a:xfrm>
                      <a:off x="0" y="0"/>
                      <a:ext cx="5942930" cy="2308225"/>
                    </a:xfrm>
                    <a:prstGeom prst="rect">
                      <a:avLst/>
                    </a:prstGeom>
                  </pic:spPr>
                </pic:pic>
              </a:graphicData>
            </a:graphic>
          </wp:inline>
        </w:drawing>
      </w:r>
    </w:p>
    <w:p w14:paraId="0D6E022D" w14:textId="77777777" w:rsidR="008830AA" w:rsidRPr="006C52EE" w:rsidRDefault="008830AA" w:rsidP="008830AA">
      <w:pPr>
        <w:pStyle w:val="Aufzhlungszeichen"/>
        <w:numPr>
          <w:ilvl w:val="0"/>
          <w:numId w:val="0"/>
        </w:numPr>
        <w:jc w:val="both"/>
        <w:rPr>
          <w:ins w:id="22553" w:author="Andreas Kuehne" w:date="2019-05-31T12:43:00Z"/>
          <w:lang w:val="en-GB"/>
        </w:rPr>
      </w:pPr>
      <w:ins w:id="22554" w:author="Andreas Kuehne" w:date="2019-05-31T12:43:00Z">
        <w:r>
          <w:rPr>
            <w:lang w:val="en-GB"/>
          </w:rPr>
          <w:t>This document describes uses cases for zero or one signatur</w:t>
        </w:r>
        <w:r w:rsidRPr="0038331B">
          <w:rPr>
            <w:lang w:val="en-GB"/>
          </w:rPr>
          <w:t xml:space="preserve">e. </w:t>
        </w:r>
        <w:r w:rsidRPr="00FE06C1">
          <w:rPr>
            <w:lang w:val="en-GB"/>
          </w:rPr>
          <w:t xml:space="preserve"> </w:t>
        </w:r>
        <w:r w:rsidRPr="0038331B">
          <w:rPr>
            <w:lang w:val="en-GB"/>
          </w:rPr>
          <w:t xml:space="preserve">Nevertheless, this sub process describes the retrieval process for an unlimited number of signatures as it may be required </w:t>
        </w:r>
        <w:r>
          <w:rPr>
            <w:lang w:val="en-GB"/>
          </w:rPr>
          <w:t>by specific</w:t>
        </w:r>
        <w:r w:rsidRPr="0038331B">
          <w:rPr>
            <w:lang w:val="en-GB"/>
          </w:rPr>
          <w:t xml:space="preserve"> profiles.</w:t>
        </w:r>
      </w:ins>
    </w:p>
    <w:p w14:paraId="436BA5AB" w14:textId="77777777" w:rsidR="009D4EF5" w:rsidRPr="003A06D0" w:rsidRDefault="009D4EF5" w:rsidP="009D4EF5">
      <w:pPr>
        <w:rPr>
          <w:lang w:val="en-GB"/>
        </w:rPr>
      </w:pPr>
      <w:r w:rsidRPr="003A06D0">
        <w:rPr>
          <w:lang w:val="en-GB"/>
        </w:rPr>
        <w:t xml:space="preserve">The server retrieves one or more </w:t>
      </w:r>
      <w:r w:rsidRPr="003A06D0">
        <w:rPr>
          <w:rStyle w:val="Datatype"/>
          <w:lang w:val="en-GB"/>
        </w:rPr>
        <w:t>&lt;ds:Signature&gt;</w:t>
      </w:r>
      <w:r w:rsidRPr="003A06D0">
        <w:rPr>
          <w:lang w:val="en-GB"/>
        </w:rPr>
        <w:t xml:space="preserve"> objects as follows:  </w:t>
      </w:r>
    </w:p>
    <w:p w14:paraId="13BF63D8" w14:textId="77777777" w:rsidR="009D4EF5" w:rsidRPr="003A06D0" w:rsidRDefault="009D4EF5" w:rsidP="009D4EF5">
      <w:pPr>
        <w:pStyle w:val="Listenabsatz"/>
        <w:numPr>
          <w:ilvl w:val="0"/>
          <w:numId w:val="27"/>
        </w:numPr>
        <w:rPr>
          <w:lang w:val="en-GB"/>
        </w:rPr>
      </w:pPr>
      <w:r w:rsidRPr="003A06D0">
        <w:rPr>
          <w:lang w:val="en-GB"/>
        </w:rPr>
        <w:t xml:space="preserve">For all instances of </w:t>
      </w:r>
      <w:r w:rsidRPr="003A06D0">
        <w:rPr>
          <w:rStyle w:val="Datatype"/>
          <w:lang w:val="en-GB"/>
        </w:rPr>
        <w:t>SignatureObject</w:t>
      </w:r>
      <w:r w:rsidRPr="003A06D0">
        <w:rPr>
          <w:lang w:val="en-GB"/>
        </w:rPr>
        <w:t xml:space="preserve"> that are present, the server retrieves either the </w:t>
      </w:r>
      <w:r w:rsidRPr="003A06D0">
        <w:rPr>
          <w:rStyle w:val="Datatype"/>
          <w:lang w:val="en-GB"/>
        </w:rPr>
        <w:t>&lt;ds:Signature&gt;</w:t>
      </w:r>
      <w:r w:rsidRPr="003A06D0">
        <w:rPr>
          <w:lang w:val="en-GB"/>
        </w:rPr>
        <w:t xml:space="preserve"> that is a child element of the </w:t>
      </w:r>
      <w:r w:rsidRPr="003A06D0">
        <w:rPr>
          <w:rStyle w:val="Datatype"/>
          <w:lang w:val="en-GB"/>
        </w:rPr>
        <w:t>SignatureObject</w:t>
      </w:r>
      <w:r w:rsidRPr="003A06D0">
        <w:rPr>
          <w:rStyle w:val="Element"/>
          <w:lang w:val="en-GB"/>
        </w:rPr>
        <w:t xml:space="preserve"> </w:t>
      </w:r>
      <w:r w:rsidRPr="003A06D0">
        <w:rPr>
          <w:lang w:val="en-GB"/>
        </w:rPr>
        <w:t xml:space="preserve">(see: Note at the end of this section), or those </w:t>
      </w:r>
      <w:r w:rsidRPr="003A06D0">
        <w:rPr>
          <w:rStyle w:val="Datatype"/>
          <w:lang w:val="en-GB"/>
        </w:rPr>
        <w:t>&lt;ds:Signature&gt;</w:t>
      </w:r>
      <w:r w:rsidRPr="003A06D0">
        <w:rPr>
          <w:lang w:val="en-GB"/>
        </w:rPr>
        <w:t xml:space="preserve"> objects which are pointed to by the </w:t>
      </w:r>
      <w:r w:rsidRPr="003A06D0">
        <w:rPr>
          <w:rStyle w:val="Datatype"/>
          <w:lang w:val="en-GB"/>
        </w:rPr>
        <w:t>SignaturePtr</w:t>
      </w:r>
      <w:r w:rsidRPr="003A06D0">
        <w:rPr>
          <w:lang w:val="en-GB"/>
        </w:rPr>
        <w:t xml:space="preserve"> in the </w:t>
      </w:r>
      <w:r w:rsidRPr="003A06D0">
        <w:rPr>
          <w:rStyle w:val="Datatype"/>
          <w:lang w:val="en-GB"/>
        </w:rPr>
        <w:t>SignatureObject</w:t>
      </w:r>
      <w:r w:rsidRPr="003A06D0">
        <w:rPr>
          <w:lang w:val="en-GB"/>
        </w:rPr>
        <w:t xml:space="preserve">.  </w:t>
      </w:r>
    </w:p>
    <w:p w14:paraId="30661D54" w14:textId="77777777" w:rsidR="009D4EF5" w:rsidRPr="003A06D0" w:rsidRDefault="009D4EF5" w:rsidP="009D4EF5">
      <w:pPr>
        <w:pStyle w:val="Listenabsatz"/>
        <w:numPr>
          <w:ilvl w:val="0"/>
          <w:numId w:val="27"/>
        </w:numPr>
        <w:rPr>
          <w:lang w:val="en-GB"/>
        </w:rPr>
      </w:pPr>
      <w:r w:rsidRPr="003A06D0">
        <w:rPr>
          <w:lang w:val="en-GB"/>
        </w:rPr>
        <w:t xml:space="preserve">If the </w:t>
      </w:r>
      <w:r w:rsidRPr="003A06D0">
        <w:rPr>
          <w:rStyle w:val="Datatype"/>
          <w:lang w:val="en-GB"/>
        </w:rPr>
        <w:t>SignaturePtr</w:t>
      </w:r>
      <w:r w:rsidRPr="003A06D0">
        <w:rPr>
          <w:lang w:val="en-GB"/>
        </w:rPr>
        <w:t xml:space="preserve"> points to an input document but not a specific element in that document, the pointed-to input document must be a </w:t>
      </w:r>
      <w:r w:rsidRPr="003A06D0">
        <w:rPr>
          <w:rStyle w:val="Datatype"/>
          <w:lang w:val="en-GB"/>
        </w:rPr>
        <w:t>Document</w:t>
      </w:r>
      <w:r w:rsidRPr="003A06D0">
        <w:rPr>
          <w:lang w:val="en-GB"/>
        </w:rPr>
        <w:t xml:space="preserve"> element containing XML.</w:t>
      </w:r>
    </w:p>
    <w:p w14:paraId="587FDA68" w14:textId="77777777" w:rsidR="009D4EF5" w:rsidRPr="003A06D0" w:rsidRDefault="009D4EF5" w:rsidP="009D4EF5">
      <w:pPr>
        <w:pStyle w:val="Listenabsatz"/>
        <w:numPr>
          <w:ilvl w:val="0"/>
          <w:numId w:val="27"/>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w:t>
      </w:r>
      <w:r w:rsidRPr="003A06D0">
        <w:rPr>
          <w:rStyle w:val="Datatype"/>
          <w:lang w:val="en-GB"/>
        </w:rPr>
        <w:t>SignatureObject</w:t>
      </w:r>
      <w:r w:rsidRPr="003A06D0">
        <w:rPr>
          <w:lang w:val="en-GB"/>
        </w:rPr>
        <w:t xml:space="preserve"> is omitted, there MUST be only a single </w:t>
      </w:r>
      <w:r w:rsidRPr="003A06D0">
        <w:rPr>
          <w:rStyle w:val="Datatype"/>
          <w:lang w:val="en-GB"/>
        </w:rPr>
        <w:t>Document</w:t>
      </w:r>
      <w:r w:rsidRPr="003A06D0">
        <w:rPr>
          <w:lang w:val="en-GB"/>
        </w:rPr>
        <w:t xml:space="preserve"> element. » [</w:t>
      </w:r>
      <w:r w:rsidRPr="003A06D0">
        <w:rPr>
          <w:color w:val="FF0000"/>
          <w:lang w:val="en-GB"/>
        </w:rPr>
        <w:t>DSS-6.1.1-1</w:t>
      </w:r>
      <w:r w:rsidRPr="003A06D0">
        <w:rPr>
          <w:lang w:val="en-GB"/>
        </w:rPr>
        <w:t xml:space="preserve">]  This case is handled as if a </w:t>
      </w:r>
      <w:r w:rsidRPr="003A06D0">
        <w:rPr>
          <w:rStyle w:val="Datatype"/>
          <w:lang w:val="en-GB"/>
        </w:rPr>
        <w:t>SignaturePtr</w:t>
      </w:r>
      <w:r w:rsidRPr="003A06D0">
        <w:rPr>
          <w:lang w:val="en-GB"/>
        </w:rPr>
        <w:t xml:space="preserve"> pointing to the single </w:t>
      </w:r>
      <w:r w:rsidRPr="003A06D0">
        <w:rPr>
          <w:rStyle w:val="Datatype"/>
          <w:lang w:val="en-GB"/>
        </w:rPr>
        <w:t>Document</w:t>
      </w:r>
      <w:r w:rsidRPr="003A06D0">
        <w:rPr>
          <w:lang w:val="en-GB"/>
        </w:rPr>
        <w:t xml:space="preserve"> was present: the server will search and find every </w:t>
      </w:r>
      <w:r w:rsidRPr="003A06D0">
        <w:rPr>
          <w:rStyle w:val="Datatype"/>
          <w:lang w:val="en-GB"/>
        </w:rPr>
        <w:t>&lt;ds:Signature&gt;</w:t>
      </w:r>
      <w:r w:rsidRPr="003A06D0">
        <w:rPr>
          <w:lang w:val="en-GB"/>
        </w:rPr>
        <w:t xml:space="preserve"> element in this input document and verify each </w:t>
      </w:r>
      <w:r w:rsidRPr="003A06D0">
        <w:rPr>
          <w:rStyle w:val="Datatype"/>
          <w:lang w:val="en-GB"/>
        </w:rPr>
        <w:t>&lt;ds:Signature&gt;</w:t>
      </w:r>
      <w:r w:rsidRPr="003A06D0">
        <w:rPr>
          <w:lang w:val="en-GB"/>
        </w:rPr>
        <w:t xml:space="preserve"> according to the steps below. </w:t>
      </w:r>
    </w:p>
    <w:p w14:paraId="3BEABF25" w14:textId="77777777" w:rsidR="009D4EF5" w:rsidRPr="003A06D0" w:rsidRDefault="009D4EF5" w:rsidP="009D4EF5">
      <w:pPr>
        <w:pStyle w:val="berschrift3"/>
        <w:numPr>
          <w:ilvl w:val="2"/>
          <w:numId w:val="3"/>
        </w:numPr>
        <w:rPr>
          <w:lang w:val="en-GB"/>
        </w:rPr>
      </w:pPr>
      <w:bookmarkStart w:id="22555" w:name="_Toc516359909"/>
      <w:bookmarkStart w:id="22556" w:name="_Toc522668713"/>
      <w:bookmarkStart w:id="22557" w:name="_Toc534748902"/>
      <w:bookmarkStart w:id="22558" w:name="_Toc10202529"/>
      <w:r w:rsidRPr="003A06D0">
        <w:rPr>
          <w:lang w:val="en-GB"/>
        </w:rPr>
        <w:t>Sub process ‘</w:t>
      </w:r>
      <w:r w:rsidRPr="003A06D0">
        <w:rPr>
          <w:rStyle w:val="Datatype"/>
          <w:lang w:val="en-GB"/>
        </w:rPr>
        <w:t>recalculate references</w:t>
      </w:r>
      <w:r w:rsidRPr="003A06D0">
        <w:rPr>
          <w:lang w:val="en-GB"/>
        </w:rPr>
        <w:t>’</w:t>
      </w:r>
      <w:bookmarkEnd w:id="22555"/>
      <w:bookmarkEnd w:id="22556"/>
      <w:bookmarkEnd w:id="22557"/>
      <w:bookmarkEnd w:id="22558"/>
      <w:r w:rsidRPr="003A06D0">
        <w:rPr>
          <w:lang w:val="en-GB"/>
        </w:rPr>
        <w:t xml:space="preserve"> </w:t>
      </w:r>
    </w:p>
    <w:p w14:paraId="37B3AF7B" w14:textId="77777777" w:rsidR="009D4EF5" w:rsidRPr="003A06D0" w:rsidRDefault="009D4EF5" w:rsidP="009D4EF5">
      <w:pPr>
        <w:pStyle w:val="Beschriftung"/>
        <w:rPr>
          <w:lang w:val="en-GB"/>
        </w:rPr>
      </w:pPr>
      <w:bookmarkStart w:id="22559" w:name="_Toc534748583"/>
      <w:bookmarkStart w:id="22560" w:name="_Toc534749422"/>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10</w:t>
      </w:r>
      <w:r w:rsidRPr="003A06D0">
        <w:rPr>
          <w:noProof/>
          <w:lang w:val="en-GB"/>
        </w:rPr>
        <w:fldChar w:fldCharType="end"/>
      </w:r>
      <w:r w:rsidRPr="003A06D0">
        <w:rPr>
          <w:noProof/>
          <w:lang w:val="en-GB"/>
        </w:rPr>
        <w:t>: Recalculate References</w:t>
      </w:r>
      <w:bookmarkEnd w:id="22559"/>
      <w:bookmarkEnd w:id="22560"/>
    </w:p>
    <w:p w14:paraId="035FCEA4" w14:textId="77777777" w:rsidR="009D4EF5" w:rsidRPr="003A06D0" w:rsidRDefault="009D4EF5" w:rsidP="009D4EF5">
      <w:pPr>
        <w:pStyle w:val="Algorithm"/>
        <w:keepNext/>
        <w:numPr>
          <w:ilvl w:val="0"/>
          <w:numId w:val="0"/>
        </w:numPr>
        <w:ind w:left="360" w:hanging="360"/>
      </w:pPr>
      <w:r w:rsidRPr="003A06D0">
        <w:rPr>
          <w:noProof/>
          <w:lang w:eastAsia="en-GB"/>
        </w:rPr>
        <w:lastRenderedPageBreak/>
        <w:drawing>
          <wp:inline distT="0" distB="0" distL="0" distR="0" wp14:anchorId="4494C963" wp14:editId="1AFEA73F">
            <wp:extent cx="4407876" cy="2438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alculate references.png"/>
                    <pic:cNvPicPr/>
                  </pic:nvPicPr>
                  <pic:blipFill>
                    <a:blip r:embed="rId91">
                      <a:extLst>
                        <a:ext uri="{28A0092B-C50C-407E-A947-70E740481C1C}">
                          <a14:useLocalDpi xmlns:a14="http://schemas.microsoft.com/office/drawing/2010/main" val="0"/>
                        </a:ext>
                      </a:extLst>
                    </a:blip>
                    <a:stretch>
                      <a:fillRect/>
                    </a:stretch>
                  </pic:blipFill>
                  <pic:spPr>
                    <a:xfrm>
                      <a:off x="0" y="0"/>
                      <a:ext cx="4407876" cy="2438400"/>
                    </a:xfrm>
                    <a:prstGeom prst="rect">
                      <a:avLst/>
                    </a:prstGeom>
                  </pic:spPr>
                </pic:pic>
              </a:graphicData>
            </a:graphic>
          </wp:inline>
        </w:drawing>
      </w:r>
    </w:p>
    <w:p w14:paraId="0D870B99" w14:textId="77777777" w:rsidR="009D4EF5" w:rsidRPr="003A06D0" w:rsidRDefault="009D4EF5" w:rsidP="009D4EF5">
      <w:pPr>
        <w:rPr>
          <w:lang w:val="en-GB"/>
        </w:rPr>
      </w:pPr>
      <w:bookmarkStart w:id="22561" w:name="_Ref157224098"/>
      <w:r w:rsidRPr="003A06D0">
        <w:rPr>
          <w:lang w:val="en-GB"/>
        </w:rPr>
        <w:t xml:space="preserve">For each </w:t>
      </w:r>
      <w:r w:rsidRPr="003A06D0">
        <w:rPr>
          <w:rStyle w:val="Datatype"/>
          <w:lang w:val="en-GB"/>
        </w:rPr>
        <w:t>&lt;ds:Reference&gt;</w:t>
      </w:r>
      <w:r w:rsidRPr="003A06D0">
        <w:rPr>
          <w:lang w:val="en-GB"/>
        </w:rPr>
        <w:t xml:space="preserve"> in the </w:t>
      </w:r>
      <w:r w:rsidRPr="003A06D0">
        <w:rPr>
          <w:rStyle w:val="Datatype"/>
          <w:lang w:val="en-GB"/>
        </w:rPr>
        <w:t>&lt;ds:Signature&gt;</w:t>
      </w:r>
      <w:r w:rsidRPr="003A06D0">
        <w:rPr>
          <w:lang w:val="en-GB"/>
        </w:rPr>
        <w:t xml:space="preserve">, the server finds the input document with matching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values (omitted attributes match omitted attributes). </w:t>
      </w:r>
    </w:p>
    <w:p w14:paraId="10D4B1E5"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 same-document URI, the XPointer should be evaluated against the input document the </w:t>
      </w:r>
      <w:r w:rsidRPr="003A06D0">
        <w:rPr>
          <w:rStyle w:val="Datatype"/>
          <w:lang w:val="en-GB"/>
        </w:rPr>
        <w:t>&lt;ds:Signature&gt;</w:t>
      </w:r>
      <w:r w:rsidRPr="003A06D0">
        <w:rPr>
          <w:lang w:val="en-GB"/>
        </w:rPr>
        <w:t xml:space="preserve"> is contained within, or against the </w:t>
      </w:r>
      <w:r w:rsidRPr="003A06D0">
        <w:rPr>
          <w:rStyle w:val="Datatype"/>
          <w:lang w:val="en-GB"/>
        </w:rPr>
        <w:t>&lt;ds:Signature&gt;</w:t>
      </w:r>
      <w:r w:rsidRPr="003A06D0">
        <w:rPr>
          <w:lang w:val="en-GB"/>
        </w:rPr>
        <w:t xml:space="preserve"> itself if it is contained within a </w:t>
      </w:r>
      <w:r w:rsidRPr="003A06D0">
        <w:rPr>
          <w:rStyle w:val="Datatype"/>
          <w:lang w:val="en-GB"/>
        </w:rPr>
        <w:t>SignatureObject</w:t>
      </w:r>
      <w:r w:rsidRPr="003A06D0">
        <w:rPr>
          <w:lang w:val="en-GB"/>
        </w:rPr>
        <w:t xml:space="preserve"> element. </w:t>
      </w:r>
    </w:p>
    <w:p w14:paraId="4AB95257" w14:textId="77777777" w:rsidR="009D4EF5" w:rsidRPr="003A06D0" w:rsidRDefault="009D4EF5" w:rsidP="009D4EF5">
      <w:pPr>
        <w:pStyle w:val="Listenabsatz"/>
        <w:numPr>
          <w:ilvl w:val="0"/>
          <w:numId w:val="26"/>
        </w:numPr>
        <w:rPr>
          <w:lang w:val="en-GB"/>
        </w:rPr>
      </w:pPr>
      <w:r w:rsidRPr="003A06D0">
        <w:rPr>
          <w:lang w:val="en-GB"/>
        </w:rPr>
        <w:t xml:space="preserve">The </w:t>
      </w:r>
      <w:r w:rsidRPr="003A06D0">
        <w:rPr>
          <w:rStyle w:val="Datatype"/>
          <w:lang w:val="en-GB"/>
        </w:rPr>
        <w:t>SchemaRef</w:t>
      </w:r>
      <w:r w:rsidRPr="003A06D0">
        <w:rPr>
          <w:lang w:val="en-GB"/>
        </w:rPr>
        <w:t xml:space="preserve"> element or optional input </w:t>
      </w:r>
      <w:r w:rsidRPr="003A06D0">
        <w:rPr>
          <w:rStyle w:val="Datatype"/>
          <w:lang w:val="en-GB"/>
        </w:rPr>
        <w:t>Schema</w:t>
      </w:r>
      <w:r w:rsidRPr="003A06D0">
        <w:rPr>
          <w:lang w:val="en-GB"/>
        </w:rPr>
        <w:t xml:space="preserve"> of the input document or </w:t>
      </w:r>
      <w:r w:rsidRPr="003A06D0">
        <w:rPr>
          <w:rStyle w:val="Datatype"/>
          <w:lang w:val="en-GB"/>
        </w:rPr>
        <w:t>SignatureObject</w:t>
      </w:r>
      <w:r w:rsidRPr="003A06D0">
        <w:rPr>
          <w:lang w:val="en-GB"/>
        </w:rPr>
        <w:t xml:space="preserve"> will be used, if present, to identify ID attributes when evaluating the XPointer expression. </w:t>
      </w:r>
    </w:p>
    <w:p w14:paraId="4298BDA1"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an external URI and the corresponding input document is not present, the server will skip the </w:t>
      </w:r>
      <w:r w:rsidRPr="003A06D0">
        <w:rPr>
          <w:rStyle w:val="Datatype"/>
          <w:lang w:val="en-GB"/>
        </w:rPr>
        <w:t>&lt;ds:Reference&gt;</w:t>
      </w:r>
      <w:r w:rsidRPr="003A06D0">
        <w:rPr>
          <w:lang w:val="en-GB"/>
        </w:rPr>
        <w:t xml:space="preserve">, and later return a result code such as </w:t>
      </w:r>
      <w:r w:rsidRPr="003A06D0">
        <w:rPr>
          <w:rStyle w:val="Datatype"/>
          <w:lang w:val="en-GB"/>
        </w:rPr>
        <w:t>ReferencedDocumentNotPresent</w:t>
      </w:r>
      <w:r w:rsidRPr="003A06D0">
        <w:rPr>
          <w:lang w:val="en-GB"/>
        </w:rPr>
        <w:t xml:space="preserve"> to indicate this.  The </w:t>
      </w:r>
      <w:r w:rsidRPr="003A06D0">
        <w:rPr>
          <w:rStyle w:val="Datatype"/>
          <w:lang w:val="en-GB"/>
        </w:rPr>
        <w:t>RefURI</w:t>
      </w:r>
      <w:r w:rsidRPr="003A06D0">
        <w:rPr>
          <w:lang w:val="en-GB"/>
        </w:rPr>
        <w:t xml:space="preserve"> MAY be omitted in at most one of the set of Input documents.</w:t>
      </w:r>
      <w:bookmarkStart w:id="22562" w:name="_Ref157224127"/>
      <w:bookmarkEnd w:id="22561"/>
    </w:p>
    <w:p w14:paraId="78AFA426"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w:t>
      </w:r>
      <w:r w:rsidRPr="003A06D0">
        <w:rPr>
          <w:lang w:val="en-GB"/>
        </w:rPr>
        <w:t xml:space="preserve">, the server extracts and decodes as described in </w:t>
      </w:r>
      <w:r w:rsidR="009E44E7">
        <w:rPr>
          <w:lang w:val="en-GB"/>
        </w:rPr>
        <w:t xml:space="preserve">component </w:t>
      </w:r>
      <w:r w:rsidR="009E44E7" w:rsidRPr="009E44E7">
        <w:rPr>
          <w:rStyle w:val="Datatype"/>
        </w:rPr>
        <w:t>Document</w:t>
      </w:r>
      <w:r w:rsidR="009E44E7">
        <w:rPr>
          <w:lang w:val="en-GB"/>
        </w:rPr>
        <w:t xml:space="preserve"> (see section </w:t>
      </w:r>
      <w:r w:rsidR="009E44E7">
        <w:rPr>
          <w:lang w:val="en-GB"/>
        </w:rPr>
        <w:fldChar w:fldCharType="begin"/>
      </w:r>
      <w:r w:rsidR="009E44E7">
        <w:rPr>
          <w:lang w:val="en-GB"/>
        </w:rPr>
        <w:instrText xml:space="preserve"> REF _RefComp1F72664D \r \h </w:instrText>
      </w:r>
      <w:r w:rsidR="009E44E7">
        <w:rPr>
          <w:lang w:val="en-GB"/>
        </w:rPr>
      </w:r>
      <w:r w:rsidR="009E44E7">
        <w:rPr>
          <w:lang w:val="en-GB"/>
        </w:rPr>
        <w:fldChar w:fldCharType="separate"/>
      </w:r>
      <w:r w:rsidR="009E44E7">
        <w:rPr>
          <w:lang w:val="en-GB"/>
        </w:rPr>
        <w:t>4.4.3</w:t>
      </w:r>
      <w:r w:rsidR="009E44E7">
        <w:rPr>
          <w:lang w:val="en-GB"/>
        </w:rPr>
        <w:fldChar w:fldCharType="end"/>
      </w:r>
      <w:r w:rsidR="009E44E7">
        <w:rPr>
          <w:lang w:val="en-GB"/>
        </w:rPr>
        <w:t>)</w:t>
      </w:r>
      <w:r w:rsidRPr="003A06D0">
        <w:rPr>
          <w:lang w:val="en-GB"/>
        </w:rPr>
        <w:t xml:space="preserve"> depending of the form of the input document).</w:t>
      </w:r>
      <w:bookmarkEnd w:id="22562"/>
      <w:r w:rsidRPr="003A06D0">
        <w:rPr>
          <w:lang w:val="en-GB"/>
        </w:rPr>
        <w:t xml:space="preserve"> </w:t>
      </w:r>
    </w:p>
    <w:p w14:paraId="05393DC5"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TransformedData</w:t>
      </w:r>
      <w:r w:rsidRPr="003A06D0">
        <w:rPr>
          <w:lang w:val="en-GB"/>
        </w:rPr>
        <w:t xml:space="preserve">, the server MAY check that the </w:t>
      </w:r>
      <w:r w:rsidRPr="003A06D0">
        <w:rPr>
          <w:rStyle w:val="Datatype"/>
          <w:lang w:val="en-GB"/>
        </w:rPr>
        <w:t>&lt;ds:Transforms&gt;</w:t>
      </w:r>
      <w:r w:rsidRPr="003A06D0">
        <w:rPr>
          <w:rStyle w:val="Element"/>
          <w:rFonts w:ascii="Arial" w:eastAsia="Arial" w:hAnsi="Arial" w:cs="Arial"/>
          <w:lang w:val="en-GB"/>
        </w:rPr>
        <w:t xml:space="preserve"> (if supplied) </w:t>
      </w:r>
      <w:r w:rsidRPr="003A06D0">
        <w:rPr>
          <w:lang w:val="en-GB"/>
        </w:rPr>
        <w:t xml:space="preserve">match between the </w:t>
      </w:r>
      <w:r w:rsidRPr="003A06D0">
        <w:rPr>
          <w:rStyle w:val="Datatype"/>
          <w:lang w:val="en-GB"/>
        </w:rPr>
        <w:t>TransformedData</w:t>
      </w:r>
      <w:r w:rsidRPr="003A06D0">
        <w:rPr>
          <w:lang w:val="en-GB"/>
        </w:rPr>
        <w:t xml:space="preserve"> and the </w:t>
      </w:r>
      <w:r w:rsidRPr="003A06D0">
        <w:rPr>
          <w:rStyle w:val="Datatype"/>
          <w:lang w:val="en-GB"/>
        </w:rPr>
        <w:t>&lt;ds:Reference&gt;</w:t>
      </w:r>
      <w:r w:rsidRPr="003A06D0">
        <w:rPr>
          <w:lang w:val="en-GB"/>
        </w:rPr>
        <w:t xml:space="preserve"> and then hashes the resultant data object according to </w:t>
      </w:r>
      <w:r w:rsidRPr="003A06D0">
        <w:rPr>
          <w:rStyle w:val="Datatype"/>
          <w:lang w:val="en-GB"/>
        </w:rPr>
        <w:t>&lt;ds:DigestMethod&gt;</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check that the result matches </w:t>
      </w:r>
      <w:r w:rsidRPr="003A06D0">
        <w:rPr>
          <w:rStyle w:val="Datatype"/>
          <w:lang w:val="en-GB"/>
        </w:rPr>
        <w:t>&lt;ds:DigestValue&gt;</w:t>
      </w:r>
      <w:r w:rsidRPr="003A06D0">
        <w:rPr>
          <w:lang w:val="en-GB"/>
        </w:rPr>
        <w:t>. » [</w:t>
      </w:r>
      <w:r w:rsidRPr="003A06D0">
        <w:rPr>
          <w:color w:val="FF0000"/>
          <w:lang w:val="en-GB"/>
        </w:rPr>
        <w:t>DSS-6.1.2-1</w:t>
      </w:r>
      <w:r w:rsidRPr="003A06D0">
        <w:rPr>
          <w:lang w:val="en-GB"/>
        </w:rPr>
        <w:t>]</w:t>
      </w:r>
    </w:p>
    <w:p w14:paraId="00035AB4"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DocumentHash</w:t>
      </w:r>
      <w:r w:rsidRPr="003A06D0">
        <w:rPr>
          <w:lang w:val="en-GB"/>
        </w:rPr>
        <w:t xml:space="preserve">, the server MAY check that the </w:t>
      </w:r>
      <w:r w:rsidRPr="003A06D0">
        <w:rPr>
          <w:rStyle w:val="Datatype"/>
          <w:lang w:val="en-GB"/>
        </w:rPr>
        <w:t>&lt;ds:Transforms&gt;</w:t>
      </w:r>
      <w:r w:rsidRPr="003A06D0">
        <w:rPr>
          <w:lang w:val="en-GB"/>
        </w:rPr>
        <w:t xml:space="preserve">, </w:t>
      </w:r>
      <w:r w:rsidRPr="003A06D0">
        <w:rPr>
          <w:rStyle w:val="Datatype"/>
          <w:lang w:val="en-GB"/>
        </w:rPr>
        <w:t>&lt;ds:DigestMethod&gt;</w:t>
      </w:r>
      <w:r w:rsidRPr="003A06D0">
        <w:rPr>
          <w:lang w:val="en-GB"/>
        </w:rPr>
        <w:t xml:space="preserve"> (if supplied) and </w:t>
      </w:r>
      <w:r w:rsidRPr="003A06D0">
        <w:rPr>
          <w:rStyle w:val="Datatype"/>
          <w:lang w:val="en-GB"/>
        </w:rPr>
        <w:t>&lt;ds:DigestValue&gt;</w:t>
      </w:r>
      <w:r w:rsidRPr="003A06D0">
        <w:rPr>
          <w:lang w:val="en-GB"/>
        </w:rPr>
        <w:t xml:space="preserve"> elements match between the </w:t>
      </w:r>
      <w:r w:rsidRPr="003A06D0">
        <w:rPr>
          <w:rStyle w:val="Datatype"/>
          <w:lang w:val="en-GB"/>
        </w:rPr>
        <w:t>DocumentHash</w:t>
      </w:r>
      <w:r w:rsidRPr="003A06D0">
        <w:rPr>
          <w:lang w:val="en-GB"/>
        </w:rPr>
        <w:t xml:space="preserve"> and the </w:t>
      </w:r>
      <w:r w:rsidRPr="003A06D0">
        <w:rPr>
          <w:rStyle w:val="Datatype"/>
          <w:lang w:val="en-GB"/>
        </w:rPr>
        <w:t>&lt;ds:Reference&gt;</w:t>
      </w:r>
      <w:r w:rsidRPr="003A06D0">
        <w:rPr>
          <w:lang w:val="en-GB"/>
        </w:rPr>
        <w:t>.</w:t>
      </w:r>
      <w:r w:rsidR="004F6E66">
        <w:rPr>
          <w:lang w:val="en-GB"/>
        </w:rPr>
        <w:t xml:space="preserve"> If no appropriate </w:t>
      </w:r>
      <w:r w:rsidR="004F6E66" w:rsidRPr="003A06D0">
        <w:rPr>
          <w:lang w:val="en-GB"/>
        </w:rPr>
        <w:t>algorithms</w:t>
      </w:r>
      <w:r w:rsidR="004F6E66">
        <w:rPr>
          <w:lang w:val="en-GB"/>
        </w:rPr>
        <w:t xml:space="preserve"> (according to policy or technical restrictions of the server) is supplied by the client the server </w:t>
      </w:r>
      <w:r w:rsidR="004F6E66" w:rsidRPr="003A06D0">
        <w:rPr>
          <w:lang w:val="en-GB"/>
        </w:rPr>
        <w:t>reject</w:t>
      </w:r>
      <w:r w:rsidR="004F6E66">
        <w:rPr>
          <w:lang w:val="en-GB"/>
        </w:rPr>
        <w:t>s</w:t>
      </w:r>
      <w:r w:rsidR="004F6E66" w:rsidRPr="003A06D0">
        <w:rPr>
          <w:lang w:val="en-GB"/>
        </w:rPr>
        <w:t xml:space="preserve"> the request with a </w:t>
      </w:r>
      <w:r w:rsidR="004F6E66" w:rsidRPr="003A06D0">
        <w:rPr>
          <w:rStyle w:val="Datatype"/>
          <w:lang w:val="en-GB"/>
        </w:rPr>
        <w:t>ResultMajor</w:t>
      </w:r>
      <w:r w:rsidR="004F6E66" w:rsidRPr="003A06D0">
        <w:rPr>
          <w:lang w:val="en-GB"/>
        </w:rPr>
        <w:t xml:space="preserve"> code of </w:t>
      </w:r>
      <w:r w:rsidR="004F6E66" w:rsidRPr="003A06D0">
        <w:rPr>
          <w:rStyle w:val="Datatype"/>
          <w:lang w:val="en-GB"/>
        </w:rPr>
        <w:t>RequesterError</w:t>
      </w:r>
      <w:r w:rsidR="004F6E66" w:rsidRPr="003A06D0">
        <w:rPr>
          <w:lang w:val="en-GB"/>
        </w:rPr>
        <w:t xml:space="preserve"> and a </w:t>
      </w:r>
      <w:r w:rsidR="004F6E66" w:rsidRPr="003A06D0">
        <w:rPr>
          <w:rStyle w:val="Datatype"/>
          <w:lang w:val="en-GB"/>
        </w:rPr>
        <w:t>ResultMinor</w:t>
      </w:r>
      <w:r w:rsidR="004F6E66" w:rsidRPr="003A06D0">
        <w:rPr>
          <w:lang w:val="en-GB"/>
        </w:rPr>
        <w:t xml:space="preserve"> code of </w:t>
      </w:r>
      <w:r w:rsidR="004F6E66" w:rsidRPr="003A06D0">
        <w:rPr>
          <w:rStyle w:val="Element"/>
          <w:lang w:val="en-GB"/>
        </w:rPr>
        <w:t>Inappropriate</w:t>
      </w:r>
      <w:r w:rsidR="004F6E66">
        <w:rPr>
          <w:rStyle w:val="Element"/>
          <w:lang w:val="en-GB"/>
        </w:rPr>
        <w:t>HashAlgorithm.</w:t>
      </w:r>
    </w:p>
    <w:p w14:paraId="1BBB5E58" w14:textId="77777777" w:rsidR="009D4EF5" w:rsidRPr="003A06D0" w:rsidRDefault="009D4EF5" w:rsidP="009D4EF5">
      <w:pPr>
        <w:pStyle w:val="Listenabsatz"/>
        <w:numPr>
          <w:ilvl w:val="0"/>
          <w:numId w:val="26"/>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combination of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matches more than one input document all of them MUST be either a </w:t>
      </w:r>
      <w:r w:rsidRPr="003A06D0">
        <w:rPr>
          <w:rStyle w:val="Datatype"/>
          <w:lang w:val="en-GB"/>
        </w:rPr>
        <w:t>TransformedData</w:t>
      </w:r>
      <w:r w:rsidRPr="003A06D0">
        <w:rPr>
          <w:lang w:val="en-GB"/>
        </w:rPr>
        <w:t xml:space="preserve"> or a </w:t>
      </w:r>
      <w:r w:rsidRPr="003A06D0">
        <w:rPr>
          <w:rStyle w:val="Datatype"/>
          <w:lang w:val="en-GB"/>
        </w:rPr>
        <w:t>DocumentHash</w:t>
      </w:r>
      <w:r w:rsidRPr="003A06D0">
        <w:rPr>
          <w:lang w:val="en-GB"/>
        </w:rPr>
        <w:t xml:space="preserve"> otherwise a </w:t>
      </w:r>
      <w:r w:rsidRPr="003A06D0">
        <w:rPr>
          <w:rStyle w:val="Element"/>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 [</w:t>
      </w:r>
      <w:r w:rsidRPr="003A06D0">
        <w:rPr>
          <w:color w:val="FF0000"/>
          <w:lang w:val="en-GB"/>
        </w:rPr>
        <w:t>DSS-6.1.2-2</w:t>
      </w:r>
      <w:r w:rsidRPr="003A06D0">
        <w:rPr>
          <w:lang w:val="en-GB"/>
        </w:rPr>
        <w:t xml:space="preserve">] </w:t>
      </w:r>
      <w:r w:rsidRPr="003A06D0">
        <w:rPr>
          <w:lang w:val="en-GB"/>
        </w:rPr>
        <w:br/>
        <w:t xml:space="preserve">Only one of them is allowed to have a </w:t>
      </w:r>
      <w:r w:rsidRPr="003A06D0">
        <w:rPr>
          <w:rStyle w:val="Datatype"/>
          <w:lang w:val="en-GB"/>
        </w:rPr>
        <w:t>WhichReference</w:t>
      </w:r>
      <w:r w:rsidRPr="003A06D0">
        <w:rPr>
          <w:lang w:val="en-GB"/>
        </w:rPr>
        <w:t xml:space="preserve"> value that matches the order of the </w:t>
      </w:r>
      <w:r w:rsidRPr="003A06D0">
        <w:rPr>
          <w:rStyle w:val="Datatype"/>
          <w:lang w:val="en-GB"/>
        </w:rPr>
        <w:t>&lt;ds:Reference&gt;</w:t>
      </w:r>
      <w:r w:rsidRPr="003A06D0">
        <w:rPr>
          <w:lang w:val="en-GB"/>
        </w:rPr>
        <w:t xml:space="preserve"> within the </w:t>
      </w:r>
      <w:r w:rsidRPr="003A06D0">
        <w:rPr>
          <w:rStyle w:val="Datatype"/>
          <w:lang w:val="en-GB"/>
        </w:rPr>
        <w:t>&lt;ds:SignedInfo&gt;</w:t>
      </w:r>
      <w:r w:rsidRPr="003A06D0">
        <w:rPr>
          <w:lang w:val="en-GB"/>
        </w:rPr>
        <w:t xml:space="preserve"> in question otherwise a </w:t>
      </w:r>
      <w:r w:rsidRPr="003A06D0">
        <w:rPr>
          <w:rStyle w:val="Datatype"/>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xml:space="preserve">. </w:t>
      </w:r>
    </w:p>
    <w:p w14:paraId="7E1F1D39" w14:textId="77777777" w:rsidR="009D4EF5" w:rsidRPr="003A06D0" w:rsidRDefault="009D4EF5" w:rsidP="009D4EF5">
      <w:pPr>
        <w:pStyle w:val="berschrift3"/>
        <w:numPr>
          <w:ilvl w:val="2"/>
          <w:numId w:val="3"/>
        </w:numPr>
        <w:rPr>
          <w:lang w:val="en-GB"/>
        </w:rPr>
      </w:pPr>
      <w:bookmarkStart w:id="22563" w:name="_Toc516359910"/>
      <w:bookmarkStart w:id="22564" w:name="_Toc522668714"/>
      <w:bookmarkStart w:id="22565" w:name="_Toc534748903"/>
      <w:bookmarkStart w:id="22566" w:name="_Toc10202530"/>
      <w:r w:rsidRPr="003A06D0">
        <w:rPr>
          <w:lang w:val="en-GB"/>
        </w:rPr>
        <w:t>Sub process ‘</w:t>
      </w:r>
      <w:r w:rsidRPr="003A06D0">
        <w:rPr>
          <w:rStyle w:val="Datatype"/>
          <w:lang w:val="en-GB"/>
        </w:rPr>
        <w:t>verify XML signature</w:t>
      </w:r>
      <w:r w:rsidRPr="003A06D0">
        <w:rPr>
          <w:lang w:val="en-GB"/>
        </w:rPr>
        <w:t>’</w:t>
      </w:r>
      <w:bookmarkEnd w:id="22563"/>
      <w:bookmarkEnd w:id="22564"/>
      <w:bookmarkEnd w:id="22565"/>
      <w:bookmarkEnd w:id="22566"/>
    </w:p>
    <w:p w14:paraId="0AB117C6" w14:textId="77777777" w:rsidR="009D4EF5" w:rsidRPr="003A06D0" w:rsidRDefault="009D4EF5" w:rsidP="009D4EF5">
      <w:pPr>
        <w:pStyle w:val="Beschriftung"/>
        <w:rPr>
          <w:lang w:val="en-GB"/>
        </w:rPr>
      </w:pPr>
      <w:bookmarkStart w:id="22567" w:name="_Toc534748584"/>
      <w:bookmarkStart w:id="22568" w:name="_Toc53474942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11</w:t>
      </w:r>
      <w:r w:rsidRPr="003A06D0">
        <w:rPr>
          <w:noProof/>
          <w:lang w:val="en-GB"/>
        </w:rPr>
        <w:fldChar w:fldCharType="end"/>
      </w:r>
      <w:r w:rsidRPr="003A06D0">
        <w:rPr>
          <w:noProof/>
          <w:lang w:val="en-GB"/>
        </w:rPr>
        <w:t>: Verify XML Signature</w:t>
      </w:r>
      <w:bookmarkEnd w:id="22567"/>
      <w:bookmarkEnd w:id="22568"/>
    </w:p>
    <w:p w14:paraId="46E9ACC5" w14:textId="77777777" w:rsidR="009D4EF5" w:rsidRPr="003A06D0" w:rsidRDefault="009D4EF5" w:rsidP="009D4EF5">
      <w:pPr>
        <w:keepNext/>
        <w:rPr>
          <w:lang w:val="en-GB"/>
        </w:rPr>
      </w:pPr>
      <w:r w:rsidRPr="003A06D0">
        <w:rPr>
          <w:noProof/>
          <w:lang w:val="en-GB" w:eastAsia="en-GB"/>
        </w:rPr>
        <w:lastRenderedPageBreak/>
        <w:drawing>
          <wp:inline distT="0" distB="0" distL="0" distR="0" wp14:anchorId="3662CBEB" wp14:editId="0735BA69">
            <wp:extent cx="6035040" cy="1844205"/>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y XML signature.png"/>
                    <pic:cNvPicPr/>
                  </pic:nvPicPr>
                  <pic:blipFill>
                    <a:blip r:embed="rId92">
                      <a:extLst>
                        <a:ext uri="{28A0092B-C50C-407E-A947-70E740481C1C}">
                          <a14:useLocalDpi xmlns:a14="http://schemas.microsoft.com/office/drawing/2010/main" val="0"/>
                        </a:ext>
                      </a:extLst>
                    </a:blip>
                    <a:stretch>
                      <a:fillRect/>
                    </a:stretch>
                  </pic:blipFill>
                  <pic:spPr>
                    <a:xfrm>
                      <a:off x="0" y="0"/>
                      <a:ext cx="6096247" cy="1862909"/>
                    </a:xfrm>
                    <a:prstGeom prst="rect">
                      <a:avLst/>
                    </a:prstGeom>
                  </pic:spPr>
                </pic:pic>
              </a:graphicData>
            </a:graphic>
          </wp:inline>
        </w:drawing>
      </w:r>
    </w:p>
    <w:p w14:paraId="0D95D0FE"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DSS-6.1.3-1</w:t>
      </w:r>
      <w:r w:rsidRPr="003A06D0">
        <w:rPr>
          <w:lang w:val="en-GB"/>
        </w:rPr>
        <w:t xml:space="preserve">] The ‘time of existence’ asserted by the timestamp MAY be used to decide the verification time. For details see </w:t>
      </w:r>
      <w:r w:rsidR="00522067">
        <w:rPr>
          <w:lang w:val="en-GB"/>
        </w:rPr>
        <w:t xml:space="preserve">the following </w:t>
      </w:r>
      <w:r w:rsidRPr="003A06D0">
        <w:rPr>
          <w:lang w:val="en-GB"/>
        </w:rPr>
        <w:t>section</w:t>
      </w:r>
      <w:r w:rsidR="00522067">
        <w:rPr>
          <w:lang w:val="en-GB"/>
        </w:rPr>
        <w:t>s</w:t>
      </w:r>
      <w:r w:rsidRPr="003A06D0">
        <w:rPr>
          <w:lang w:val="en-GB"/>
        </w:rPr>
        <w:t>.</w:t>
      </w:r>
    </w:p>
    <w:p w14:paraId="477F686E"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7DD61AB9" w14:textId="77777777" w:rsidR="009D4EF5" w:rsidRPr="003A06D0" w:rsidRDefault="009D4EF5" w:rsidP="009D4EF5">
      <w:pPr>
        <w:rPr>
          <w:lang w:val="en-GB"/>
        </w:rPr>
      </w:pPr>
      <w:r w:rsidRPr="003A06D0">
        <w:rPr>
          <w:lang w:val="en-GB"/>
        </w:rPr>
        <w:t xml:space="preserve">If the </w:t>
      </w:r>
      <w:r w:rsidRPr="003A06D0">
        <w:rPr>
          <w:rStyle w:val="Datatype"/>
          <w:lang w:val="en-GB"/>
        </w:rPr>
        <w:t>VerifyManifests</w:t>
      </w:r>
      <w:r w:rsidRPr="003A06D0">
        <w:rPr>
          <w:lang w:val="en-GB"/>
        </w:rPr>
        <w:t xml:space="preserve"> element of </w:t>
      </w:r>
      <w:r w:rsidRPr="003A06D0">
        <w:rPr>
          <w:rStyle w:val="Datatype"/>
          <w:lang w:val="en-GB"/>
        </w:rPr>
        <w:t>OptionalInputsVerify</w:t>
      </w:r>
      <w:r w:rsidRPr="003A06D0">
        <w:rPr>
          <w:lang w:val="en-GB"/>
        </w:rPr>
        <w:t xml:space="preserve"> is set to ‘true’ the server validates the manifests in an XML signature. In accordance with [XMLDSIG] section 5.1, DSS Manifest validation does not affect a signature's core validation. The results of verifying individual </w:t>
      </w:r>
      <w:r w:rsidRPr="003A06D0">
        <w:rPr>
          <w:rStyle w:val="Datatype"/>
          <w:lang w:val="en-GB"/>
        </w:rPr>
        <w:t>&lt;ds:Reference&gt;</w:t>
      </w:r>
      <w:r w:rsidRPr="003A06D0">
        <w:rPr>
          <w:lang w:val="en-GB"/>
        </w:rPr>
        <w:t xml:space="preserve">'s within a </w:t>
      </w:r>
      <w:r w:rsidRPr="003A06D0">
        <w:rPr>
          <w:rStyle w:val="Datatype"/>
          <w:lang w:val="en-GB"/>
        </w:rPr>
        <w:t>&lt;ds:Manifest&gt;</w:t>
      </w:r>
      <w:r w:rsidRPr="003A06D0">
        <w:rPr>
          <w:lang w:val="en-GB"/>
        </w:rPr>
        <w:t xml:space="preserve"> are returned in the </w:t>
      </w:r>
      <w:r w:rsidRPr="003A06D0">
        <w:rPr>
          <w:rStyle w:val="Datatype"/>
          <w:lang w:val="en-GB"/>
        </w:rPr>
        <w:t>VerifyManifestResults</w:t>
      </w:r>
      <w:r w:rsidRPr="003A06D0">
        <w:rPr>
          <w:lang w:val="en-GB"/>
        </w:rPr>
        <w:t xml:space="preserve"> within the </w:t>
      </w:r>
      <w:r w:rsidRPr="003A06D0">
        <w:rPr>
          <w:rStyle w:val="Datatype"/>
          <w:lang w:val="en-GB"/>
        </w:rPr>
        <w:t>OptionalOutputsVerify</w:t>
      </w:r>
      <w:r w:rsidRPr="003A06D0">
        <w:rPr>
          <w:lang w:val="en-GB"/>
        </w:rPr>
        <w:t xml:space="preserve">. If the optional input </w:t>
      </w:r>
      <w:r w:rsidRPr="003A06D0">
        <w:rPr>
          <w:rStyle w:val="Datatype"/>
          <w:lang w:val="en-GB"/>
        </w:rPr>
        <w:t>VerifyManifests</w:t>
      </w:r>
      <w:r w:rsidRPr="003A06D0">
        <w:rPr>
          <w:lang w:val="en-GB"/>
        </w:rPr>
        <w:t xml:space="preserve"> is set to ’true’ and the </w:t>
      </w:r>
      <w:r w:rsidR="00BF5E78" w:rsidRPr="003A06D0">
        <w:rPr>
          <w:lang w:val="en-GB"/>
        </w:rPr>
        <w:t>XMLDSig</w:t>
      </w:r>
      <w:r w:rsidRPr="003A06D0">
        <w:rPr>
          <w:lang w:val="en-GB"/>
        </w:rPr>
        <w:t xml:space="preserve"> core validation succeeds, then the returned </w:t>
      </w:r>
      <w:r w:rsidRPr="003A06D0">
        <w:rPr>
          <w:rStyle w:val="Datatype"/>
          <w:lang w:val="en-GB"/>
        </w:rPr>
        <w:t>ResultMinor</w:t>
      </w:r>
      <w:r w:rsidRPr="003A06D0">
        <w:rPr>
          <w:lang w:val="en-GB"/>
        </w:rPr>
        <w:t xml:space="preserve"> is </w:t>
      </w:r>
    </w:p>
    <w:p w14:paraId="19CC3873" w14:textId="77777777" w:rsidR="009D4EF5" w:rsidRPr="003A06D0" w:rsidRDefault="009D4EF5" w:rsidP="009D4EF5">
      <w:pPr>
        <w:rPr>
          <w:lang w:val="en-GB"/>
        </w:rPr>
      </w:pPr>
      <w:r w:rsidRPr="003A06D0">
        <w:rPr>
          <w:rStyle w:val="Datatype"/>
          <w:lang w:val="en-GB"/>
        </w:rPr>
        <w:t xml:space="preserve">urn:oasis:names:tc:dss:1.0:resultminor:valid:hasManifestResults </w:t>
      </w:r>
    </w:p>
    <w:p w14:paraId="4A9E5663" w14:textId="77777777" w:rsidR="009D4EF5" w:rsidRPr="003A06D0" w:rsidRDefault="009D4EF5" w:rsidP="009D4EF5">
      <w:pPr>
        <w:rPr>
          <w:lang w:val="en-GB"/>
        </w:rPr>
      </w:pPr>
      <w:r w:rsidRPr="003A06D0">
        <w:rPr>
          <w:lang w:val="en-GB"/>
        </w:rPr>
        <w:t xml:space="preserve">In case of a negative </w:t>
      </w:r>
      <w:r w:rsidR="00BF5E78" w:rsidRPr="003A06D0">
        <w:rPr>
          <w:lang w:val="en-GB"/>
        </w:rPr>
        <w:t>XMLDSig</w:t>
      </w:r>
      <w:r w:rsidRPr="003A06D0">
        <w:rPr>
          <w:lang w:val="en-GB"/>
        </w:rPr>
        <w:t xml:space="preserve"> core validation no attempt is made to verify manifests.</w:t>
      </w:r>
    </w:p>
    <w:p w14:paraId="3765002A" w14:textId="77777777" w:rsidR="009D4EF5" w:rsidRPr="003A06D0" w:rsidRDefault="009D4EF5" w:rsidP="009D4EF5">
      <w:pPr>
        <w:rPr>
          <w:lang w:val="en-GB"/>
        </w:rPr>
      </w:pPr>
      <w:r w:rsidRPr="003A06D0">
        <w:rPr>
          <w:lang w:val="en-GB"/>
        </w:rPr>
        <w:t xml:space="preserve">If the signature validates correctly, the server returns one of the first </w:t>
      </w:r>
      <w:commentRangeStart w:id="22569"/>
      <w:del w:id="22570" w:author="Andreas Kuehne" w:date="2019-05-09T21:44:00Z">
        <w:r w:rsidRPr="003A06D0" w:rsidDel="00564C22">
          <w:rPr>
            <w:lang w:val="en-GB"/>
          </w:rPr>
          <w:delText xml:space="preserve">three </w:delText>
        </w:r>
      </w:del>
      <w:ins w:id="22571" w:author="Andreas Kuehne" w:date="2019-05-09T21:44:00Z">
        <w:r w:rsidR="00564C22">
          <w:rPr>
            <w:lang w:val="en-GB"/>
          </w:rPr>
          <w:t>two</w:t>
        </w:r>
        <w:r w:rsidR="00564C22" w:rsidRPr="003A06D0">
          <w:rPr>
            <w:lang w:val="en-GB"/>
          </w:rPr>
          <w:t xml:space="preserve"> </w:t>
        </w:r>
      </w:ins>
      <w:commentRangeEnd w:id="22569"/>
      <w:ins w:id="22572" w:author="Andreas Kuehne" w:date="2019-05-09T21:46:00Z">
        <w:r w:rsidR="00564C22">
          <w:rPr>
            <w:rStyle w:val="Kommentarzeichen"/>
          </w:rPr>
          <w:commentReference w:id="22569"/>
        </w:r>
      </w:ins>
      <w:r w:rsidRPr="003A06D0">
        <w:rPr>
          <w:rStyle w:val="Datatype"/>
          <w:lang w:val="en-GB"/>
        </w:rPr>
        <w:t>ResultMinor</w:t>
      </w:r>
      <w:r w:rsidRPr="003A06D0">
        <w:rPr>
          <w:lang w:val="en-GB"/>
        </w:rPr>
        <w:t xml:space="preserve"> codes listed in section</w:t>
      </w:r>
      <w:r w:rsidR="00522067">
        <w:rPr>
          <w:lang w:val="en-GB"/>
        </w:rPr>
        <w:t xml:space="preserve"> </w:t>
      </w:r>
      <w:r w:rsidR="00522067">
        <w:rPr>
          <w:lang w:val="en-GB"/>
        </w:rPr>
        <w:fldChar w:fldCharType="begin"/>
      </w:r>
      <w:r w:rsidR="00522067">
        <w:rPr>
          <w:lang w:val="en-GB"/>
        </w:rPr>
        <w:instrText xml:space="preserve"> REF _Ref534995297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depending on the relationship of the signature to the input documents (not including the relationship of the signature to those XML elements that were resolved through XPointer evaluation; the client will have to inspect those relationships manually).  If the signature fails to validate correctly, the server returns some other code; either one defined in section </w:t>
      </w:r>
      <w:r w:rsidR="00522067">
        <w:rPr>
          <w:lang w:val="en-GB"/>
        </w:rPr>
        <w:fldChar w:fldCharType="begin"/>
      </w:r>
      <w:r w:rsidR="00522067">
        <w:rPr>
          <w:lang w:val="en-GB"/>
        </w:rPr>
        <w:instrText xml:space="preserve"> REF _Ref534995314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38C409D3" w14:textId="77777777" w:rsidR="009D4EF5" w:rsidRPr="003A06D0" w:rsidRDefault="009D4EF5" w:rsidP="009D4EF5">
      <w:pPr>
        <w:pStyle w:val="berschrift4"/>
        <w:numPr>
          <w:ilvl w:val="3"/>
          <w:numId w:val="3"/>
        </w:numPr>
        <w:tabs>
          <w:tab w:val="num" w:pos="360"/>
        </w:tabs>
        <w:jc w:val="both"/>
        <w:rPr>
          <w:lang w:val="en-GB"/>
        </w:rPr>
      </w:pPr>
      <w:bookmarkStart w:id="22573" w:name="_Ref501130528"/>
      <w:bookmarkStart w:id="22574" w:name="_Toc522668715"/>
      <w:bookmarkStart w:id="22575" w:name="_Toc534748904"/>
      <w:bookmarkStart w:id="22576" w:name="_Toc10202531"/>
      <w:r w:rsidRPr="003A06D0">
        <w:rPr>
          <w:lang w:val="en-GB"/>
        </w:rPr>
        <w:t>Processing for RFC 3161 timestamp tokens on XML Signatures</w:t>
      </w:r>
      <w:bookmarkEnd w:id="22573"/>
      <w:bookmarkEnd w:id="22574"/>
      <w:bookmarkEnd w:id="22575"/>
      <w:bookmarkEnd w:id="22576"/>
    </w:p>
    <w:p w14:paraId="53B9B0D4" w14:textId="77777777" w:rsidR="009D4EF5" w:rsidRPr="003A06D0" w:rsidRDefault="009D4EF5" w:rsidP="009D4EF5">
      <w:pPr>
        <w:rPr>
          <w:lang w:val="en-GB"/>
        </w:rPr>
      </w:pPr>
      <w:r w:rsidRPr="003A06D0">
        <w:rPr>
          <w:lang w:val="en-GB"/>
        </w:rPr>
        <w:t xml:space="preserve">The present section describes the processing rules for verifying an RFC 3161 timestamp token embedded within an XML signature as an unsigned property.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15C1924E"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3E167348"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7E516CCA" w14:textId="77777777" w:rsidR="009D4EF5" w:rsidRPr="003A06D0" w:rsidRDefault="009D4EF5" w:rsidP="009D4EF5">
      <w:pPr>
        <w:pStyle w:val="Algorithm"/>
        <w:numPr>
          <w:ilvl w:val="0"/>
          <w:numId w:val="19"/>
        </w:numPr>
      </w:pPr>
      <w:r w:rsidRPr="003A06D0">
        <w:t>Verify that the token's public verification certificate is authorized for time stamping by examining the Extended Key Usage field for the presence of the time stamping OID "1.3.6.1.5.5.7.3.8".</w:t>
      </w:r>
    </w:p>
    <w:p w14:paraId="14C78735" w14:textId="77777777" w:rsidR="009D4EF5" w:rsidRPr="003A06D0" w:rsidRDefault="009D4EF5" w:rsidP="009D4EF5">
      <w:pPr>
        <w:pStyle w:val="Algorithm"/>
        <w:numPr>
          <w:ilvl w:val="0"/>
          <w:numId w:val="19"/>
        </w:numPr>
      </w:pPr>
      <w:r w:rsidRPr="003A06D0">
        <w:t xml:space="preserve">Process the signature timestamp as defined in </w:t>
      </w:r>
      <w:r w:rsidRPr="003A06D0">
        <w:rPr>
          <w:b/>
          <w:bCs/>
        </w:rPr>
        <w:t>[XAdES]</w:t>
      </w:r>
      <w:r w:rsidRPr="003A06D0">
        <w:t xml:space="preserve"> Annex G.2.2.16.1.3.</w:t>
      </w:r>
    </w:p>
    <w:p w14:paraId="459ABF9D" w14:textId="77777777" w:rsidR="009D4EF5" w:rsidRPr="003A06D0" w:rsidRDefault="009D4EF5" w:rsidP="009D4EF5">
      <w:pPr>
        <w:pStyle w:val="Algorithm"/>
        <w:numPr>
          <w:ilvl w:val="0"/>
          <w:numId w:val="19"/>
        </w:numPr>
      </w:pPr>
      <w:r w:rsidRPr="003A06D0">
        <w:t>Verify that the public verification certificate conforms to all relevant aspects of the relying-party's policy including algorithm usage, policy OIDs, time accuracy tolerances, and the Nonce value.</w:t>
      </w:r>
    </w:p>
    <w:p w14:paraId="5CB5CF30" w14:textId="77777777" w:rsidR="009D4EF5" w:rsidRPr="003A06D0" w:rsidRDefault="009D4EF5" w:rsidP="009D4EF5">
      <w:pPr>
        <w:pStyle w:val="Algorithm"/>
        <w:numPr>
          <w:ilvl w:val="0"/>
          <w:numId w:val="19"/>
        </w:numPr>
      </w:pPr>
      <w:r w:rsidRPr="003A06D0">
        <w:t xml:space="preserve">Set the </w:t>
      </w:r>
      <w:r w:rsidRPr="003A06D0">
        <w:rPr>
          <w:rStyle w:val="Datatype"/>
        </w:rPr>
        <w:t xml:space="preserve">Result </w:t>
      </w:r>
      <w:r w:rsidRPr="003A06D0">
        <w:t xml:space="preserve">element as appropriate.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p w14:paraId="45DA4685" w14:textId="77777777" w:rsidR="009D4EF5" w:rsidRPr="003A06D0" w:rsidRDefault="009D4EF5" w:rsidP="009D4EF5">
      <w:pPr>
        <w:pStyle w:val="berschrift4"/>
        <w:numPr>
          <w:ilvl w:val="3"/>
          <w:numId w:val="3"/>
        </w:numPr>
        <w:tabs>
          <w:tab w:val="num" w:pos="360"/>
        </w:tabs>
        <w:jc w:val="both"/>
        <w:rPr>
          <w:lang w:val="en-GB"/>
        </w:rPr>
      </w:pPr>
      <w:bookmarkStart w:id="22577" w:name="_Ref501130548"/>
      <w:bookmarkStart w:id="22578" w:name="_Toc522668716"/>
      <w:bookmarkStart w:id="22579" w:name="_Toc534748905"/>
      <w:bookmarkStart w:id="22580" w:name="_Toc10202532"/>
      <w:r w:rsidRPr="003A06D0">
        <w:rPr>
          <w:lang w:val="en-GB"/>
        </w:rPr>
        <w:lastRenderedPageBreak/>
        <w:t>Processing for XML timestamp tokens on XML signatures</w:t>
      </w:r>
      <w:bookmarkEnd w:id="22577"/>
      <w:bookmarkEnd w:id="22578"/>
      <w:bookmarkEnd w:id="22579"/>
      <w:bookmarkEnd w:id="22580"/>
    </w:p>
    <w:p w14:paraId="61D02D3D" w14:textId="77777777" w:rsidR="009D4EF5" w:rsidRPr="003A06D0" w:rsidRDefault="009D4EF5" w:rsidP="009D4EF5">
      <w:pPr>
        <w:rPr>
          <w:lang w:val="en-GB"/>
        </w:rPr>
      </w:pPr>
      <w:r w:rsidRPr="003A06D0">
        <w:rPr>
          <w:lang w:val="en-GB"/>
        </w:rPr>
        <w:t xml:space="preserve">The present section describes the processing rules for verifying and XML Signature timestamp token embedded within an XML signature using the incorporation mechanisms specified in XAdES (i.e., in the </w:t>
      </w:r>
      <w:r w:rsidRPr="003A06D0">
        <w:rPr>
          <w:rStyle w:val="Datatype"/>
          <w:lang w:val="en-GB"/>
        </w:rPr>
        <w:t>&lt;xades:XMLTimeStamp&gt;</w:t>
      </w:r>
      <w:r w:rsidRPr="003A06D0">
        <w:rPr>
          <w:lang w:val="en-GB"/>
        </w:rPr>
        <w:t xml:space="preserve"> </w:t>
      </w:r>
      <w:r w:rsidRPr="003A06D0">
        <w:rPr>
          <w:rStyle w:val="Attribute"/>
          <w:lang w:val="en-GB"/>
        </w:rPr>
        <w:t>&lt;xades:SignatureTimeStamp&gt;</w:t>
      </w:r>
      <w:r w:rsidRPr="003A06D0">
        <w:rPr>
          <w:lang w:val="en-GB"/>
        </w:rPr>
        <w:t xml:space="preserve"> element's child).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0A645D99"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4767614B"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640C4240" w14:textId="77777777" w:rsidR="009D4EF5" w:rsidRPr="003A06D0" w:rsidRDefault="009D4EF5" w:rsidP="009D4EF5">
      <w:pPr>
        <w:pStyle w:val="Algorithm"/>
        <w:numPr>
          <w:ilvl w:val="0"/>
          <w:numId w:val="19"/>
        </w:numPr>
      </w:pPr>
      <w:r w:rsidRPr="003A06D0">
        <w:t>Verify that the verification key and algorithms used conforms to all relevant aspects of the applicable policy. Should this key come within a public certificate, verify that the certificate conforms to all relevant aspects of the applicable policy including algorithm usage, policy OIDs, and time accuracy tolerances.</w:t>
      </w:r>
    </w:p>
    <w:p w14:paraId="45568072" w14:textId="77777777" w:rsidR="009D4EF5" w:rsidRPr="003A06D0" w:rsidRDefault="009D4EF5" w:rsidP="009D4EF5">
      <w:pPr>
        <w:pStyle w:val="Algorithm"/>
        <w:numPr>
          <w:ilvl w:val="0"/>
          <w:numId w:val="19"/>
        </w:numPr>
      </w:pPr>
      <w:r w:rsidRPr="003A06D0">
        <w:t xml:space="preserve">Verify that the aforementioned verification key is consistent with the </w:t>
      </w:r>
      <w:r w:rsidRPr="003A06D0">
        <w:tab/>
        <w:t xml:space="preserve"> </w:t>
      </w:r>
      <w:r w:rsidRPr="003A06D0">
        <w:rPr>
          <w:rStyle w:val="Datatype"/>
        </w:rPr>
        <w:t>ds:SignedInfo/SignatureMethod/@Algorithm</w:t>
      </w:r>
      <w:r w:rsidRPr="003A06D0">
        <w:t xml:space="preserve"> attribute value.</w:t>
      </w:r>
    </w:p>
    <w:p w14:paraId="228A5E2C" w14:textId="77777777" w:rsidR="009D4EF5" w:rsidRPr="003A06D0" w:rsidRDefault="009D4EF5" w:rsidP="009D4EF5">
      <w:pPr>
        <w:pStyle w:val="Algorithm"/>
        <w:numPr>
          <w:ilvl w:val="0"/>
          <w:numId w:val="19"/>
        </w:numPr>
      </w:pPr>
      <w:r w:rsidRPr="003A06D0">
        <w:t xml:space="preserve">Verify the timestamp token signature in accordance with the rules defined in </w:t>
      </w:r>
      <w:r w:rsidRPr="003A06D0">
        <w:rPr>
          <w:b/>
          <w:bCs/>
        </w:rPr>
        <w:t>[XMLDSIG]</w:t>
      </w:r>
      <w:r w:rsidRPr="003A06D0">
        <w:t>.</w:t>
      </w:r>
    </w:p>
    <w:p w14:paraId="314B7FC6" w14:textId="77777777" w:rsidR="009D4EF5" w:rsidRPr="003A06D0" w:rsidRDefault="009D4EF5" w:rsidP="009D4EF5">
      <w:pPr>
        <w:pStyle w:val="Algorithm"/>
        <w:numPr>
          <w:ilvl w:val="0"/>
          <w:numId w:val="19"/>
        </w:numPr>
      </w:pPr>
      <w:r w:rsidRPr="003A06D0">
        <w:t xml:space="preserve">Verify that the </w:t>
      </w:r>
      <w:r w:rsidRPr="003A06D0">
        <w:rPr>
          <w:rStyle w:val="Datatype"/>
        </w:rPr>
        <w:t>&lt;ds:SignedInfo&gt;</w:t>
      </w:r>
      <w:r w:rsidRPr="003A06D0">
        <w:t xml:space="preserve"> element contains at least two </w:t>
      </w:r>
      <w:r w:rsidRPr="003A06D0">
        <w:rPr>
          <w:rStyle w:val="Datatype"/>
        </w:rPr>
        <w:t>&lt;ds:Reference&gt;</w:t>
      </w:r>
      <w:r w:rsidRPr="003A06D0">
        <w:t xml:space="preserve"> elements.</w:t>
      </w:r>
    </w:p>
    <w:p w14:paraId="387194D7" w14:textId="77777777" w:rsidR="009D4EF5" w:rsidRPr="003A06D0" w:rsidRDefault="009D4EF5" w:rsidP="009D4EF5">
      <w:pPr>
        <w:pStyle w:val="Algorithm"/>
        <w:numPr>
          <w:ilvl w:val="0"/>
          <w:numId w:val="19"/>
        </w:numPr>
      </w:pPr>
      <w:r w:rsidRPr="003A06D0">
        <w:t xml:space="preserve">Verify that one of the </w:t>
      </w:r>
      <w:r w:rsidRPr="003A06D0">
        <w:rPr>
          <w:rStyle w:val="Datatype"/>
        </w:rPr>
        <w:t>&lt;ds:Reference&gt;</w:t>
      </w:r>
      <w:r w:rsidRPr="003A06D0">
        <w:t xml:space="preserve"> elements has its Type attribute set to </w:t>
      </w:r>
      <w:r w:rsidRPr="003A06D0">
        <w:tab/>
        <w:t xml:space="preserve"> “</w:t>
      </w:r>
      <w:r w:rsidRPr="003A06D0">
        <w:rPr>
          <w:rStyle w:val="Datatype"/>
        </w:rPr>
        <w:t>urn:oasis:names:tc:dss:1.0:core:schema:XMLTimeStampToken</w:t>
      </w:r>
      <w:r w:rsidRPr="003A06D0">
        <w:t xml:space="preserve">”. </w:t>
      </w:r>
      <w:r w:rsidRPr="003A06D0">
        <w:br/>
        <w:t>Take this one and proceed as indicated below:</w:t>
      </w:r>
    </w:p>
    <w:p w14:paraId="7867C1A3" w14:textId="77777777" w:rsidR="009D4EF5" w:rsidRPr="003A06D0" w:rsidRDefault="009D4EF5" w:rsidP="009D4EF5">
      <w:pPr>
        <w:pStyle w:val="Algorithm"/>
        <w:numPr>
          <w:ilvl w:val="1"/>
          <w:numId w:val="19"/>
        </w:numPr>
      </w:pPr>
      <w:r w:rsidRPr="003A06D0">
        <w:t xml:space="preserve">Retrieve the referenced data object. Verify that it references a </w:t>
      </w:r>
      <w:r w:rsidRPr="003A06D0">
        <w:rPr>
          <w:rStyle w:val="Datatype"/>
        </w:rPr>
        <w:t xml:space="preserve">&lt;ds:Object&gt; </w:t>
      </w:r>
      <w:r w:rsidRPr="003A06D0">
        <w:t xml:space="preserve">element, which in turn envelopes a </w:t>
      </w:r>
      <w:r w:rsidRPr="003A06D0">
        <w:rPr>
          <w:rStyle w:val="Datatype"/>
        </w:rPr>
        <w:t>&lt;TSTInfo&gt;</w:t>
      </w:r>
      <w:r w:rsidRPr="003A06D0">
        <w:t xml:space="preserve"> element.</w:t>
      </w:r>
    </w:p>
    <w:p w14:paraId="3F7C79A2" w14:textId="77777777" w:rsidR="009D4EF5" w:rsidRPr="003A06D0" w:rsidRDefault="009D4EF5" w:rsidP="009D4EF5">
      <w:pPr>
        <w:pStyle w:val="Algorithm"/>
        <w:numPr>
          <w:ilvl w:val="1"/>
          <w:numId w:val="19"/>
        </w:numPr>
      </w:pPr>
      <w:r w:rsidRPr="003A06D0">
        <w:t xml:space="preserve">Verify that the </w:t>
      </w:r>
      <w:r w:rsidRPr="003A06D0">
        <w:rPr>
          <w:rStyle w:val="Datatype"/>
        </w:rPr>
        <w:t>&lt;TSTInfo&gt;</w:t>
      </w:r>
      <w:r w:rsidRPr="003A06D0">
        <w:t xml:space="preserve"> element has a valid layout as per the present specification.</w:t>
      </w:r>
    </w:p>
    <w:p w14:paraId="25531997" w14:textId="77777777" w:rsidR="009D4EF5" w:rsidRPr="003A06D0" w:rsidRDefault="009D4EF5" w:rsidP="009D4EF5">
      <w:pPr>
        <w:pStyle w:val="Algorithm"/>
        <w:numPr>
          <w:ilvl w:val="1"/>
          <w:numId w:val="19"/>
        </w:numPr>
      </w:pPr>
      <w:r w:rsidRPr="003A06D0">
        <w:t xml:space="preserve">Extract the digest value and associated algorithm from its </w:t>
      </w:r>
      <w:r w:rsidRPr="003A06D0">
        <w:rPr>
          <w:rStyle w:val="Datatype"/>
        </w:rPr>
        <w:t>&lt;ds:DigestValue&gt;</w:t>
      </w:r>
      <w:r w:rsidRPr="003A06D0">
        <w:t xml:space="preserve"> and </w:t>
      </w:r>
      <w:r w:rsidRPr="003A06D0">
        <w:rPr>
          <w:rStyle w:val="Datatype"/>
        </w:rPr>
        <w:t>&lt;ds:DigestMethod&gt;</w:t>
      </w:r>
      <w:r w:rsidRPr="003A06D0">
        <w:t xml:space="preserve"> elements respectively.</w:t>
      </w:r>
    </w:p>
    <w:p w14:paraId="00097240" w14:textId="77777777" w:rsidR="009D4EF5" w:rsidRPr="003A06D0" w:rsidRDefault="009D4EF5" w:rsidP="009D4EF5">
      <w:pPr>
        <w:pStyle w:val="Algorithm"/>
        <w:numPr>
          <w:ilvl w:val="1"/>
          <w:numId w:val="19"/>
        </w:numPr>
      </w:pPr>
      <w:r w:rsidRPr="003A06D0">
        <w:t xml:space="preserve">Recalculate the digest of the retrieved data object as specified by </w:t>
      </w:r>
      <w:r w:rsidRPr="003A06D0">
        <w:rPr>
          <w:b/>
          <w:bCs/>
        </w:rPr>
        <w:t xml:space="preserve">[XMLDSIG] </w:t>
      </w:r>
      <w:r w:rsidRPr="003A06D0">
        <w:t xml:space="preserve">with the digest algorithm indicated in </w:t>
      </w:r>
      <w:r w:rsidRPr="003A06D0">
        <w:rPr>
          <w:rStyle w:val="Datatype"/>
        </w:rPr>
        <w:t>&lt;ds:DigestMethod&gt;</w:t>
      </w:r>
      <w:r w:rsidRPr="003A06D0">
        <w:t xml:space="preserve">, and compare this result with the contents of </w:t>
      </w:r>
      <w:r w:rsidRPr="003A06D0">
        <w:rPr>
          <w:rStyle w:val="Datatype"/>
        </w:rPr>
        <w:t>&lt;ds:DigestValue&gt;</w:t>
      </w:r>
      <w:r w:rsidRPr="003A06D0">
        <w:t>.</w:t>
      </w:r>
    </w:p>
    <w:p w14:paraId="0570C42A" w14:textId="77777777" w:rsidR="009D4EF5" w:rsidRPr="003A06D0" w:rsidRDefault="009D4EF5" w:rsidP="009D4EF5">
      <w:pPr>
        <w:pStyle w:val="Algorithm"/>
        <w:numPr>
          <w:ilvl w:val="0"/>
          <w:numId w:val="19"/>
        </w:numPr>
      </w:pPr>
      <w:r w:rsidRPr="003A06D0">
        <w:t xml:space="preserve">Take each of the other </w:t>
      </w:r>
      <w:r w:rsidRPr="003A06D0">
        <w:rPr>
          <w:rStyle w:val="Datatype"/>
        </w:rPr>
        <w:t>&lt;ds:Reference&gt;</w:t>
      </w:r>
      <w:r w:rsidRPr="003A06D0">
        <w:t xml:space="preserve"> elements and for each validate the hash as specified in </w:t>
      </w:r>
      <w:r w:rsidRPr="003A06D0">
        <w:rPr>
          <w:b/>
          <w:bCs/>
        </w:rPr>
        <w:t>[XMLDSIG]</w:t>
      </w:r>
      <w:r w:rsidRPr="003A06D0">
        <w:t>.</w:t>
      </w:r>
    </w:p>
    <w:p w14:paraId="52223A9A" w14:textId="77777777" w:rsidR="009D4EF5" w:rsidRPr="003A06D0" w:rsidRDefault="009D4EF5" w:rsidP="009D4EF5">
      <w:pPr>
        <w:pStyle w:val="Algorithm"/>
        <w:numPr>
          <w:ilvl w:val="0"/>
          <w:numId w:val="19"/>
        </w:numPr>
      </w:pPr>
      <w:r w:rsidRPr="003A06D0">
        <w:t xml:space="preserve">Check that for one of the </w:t>
      </w:r>
      <w:r w:rsidRPr="003A06D0">
        <w:rPr>
          <w:rStyle w:val="Datatype"/>
        </w:rPr>
        <w:t>&lt;ds:Reference&gt;</w:t>
      </w:r>
      <w:r w:rsidRPr="003A06D0">
        <w:t xml:space="preserve"> elements the retrieved data object is actually the </w:t>
      </w:r>
      <w:r w:rsidRPr="003A06D0">
        <w:rPr>
          <w:rStyle w:val="Datatype"/>
        </w:rPr>
        <w:t>&lt;ds:SignatureValue&gt;</w:t>
      </w:r>
      <w:r w:rsidRPr="003A06D0">
        <w:t xml:space="preserve"> element and that it contains its digest after canonicalization. </w:t>
      </w:r>
    </w:p>
    <w:p w14:paraId="062F080D" w14:textId="77777777" w:rsidR="009D4EF5" w:rsidRPr="003A06D0" w:rsidRDefault="009D4EF5" w:rsidP="009D4EF5">
      <w:pPr>
        <w:pStyle w:val="Algorithm"/>
        <w:numPr>
          <w:ilvl w:val="0"/>
          <w:numId w:val="19"/>
        </w:numPr>
      </w:pPr>
      <w:r w:rsidRPr="003A06D0">
        <w:t xml:space="preserve">Set the </w:t>
      </w:r>
      <w:r w:rsidRPr="003A06D0">
        <w:rPr>
          <w:rStyle w:val="Datatype"/>
        </w:rPr>
        <w:t>Result</w:t>
      </w:r>
      <w:r w:rsidRPr="003A06D0">
        <w:t xml:space="preserve"> element as appropriate.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22581" w:name="sec_ProcessingCmsSignatureVerification"/>
    <w:bookmarkStart w:id="22582" w:name="_Toc114309519"/>
    <w:bookmarkStart w:id="22583" w:name="_Ref157224338"/>
    <w:bookmarkStart w:id="22584" w:name="_Toc157225044"/>
    <w:bookmarkStart w:id="22585" w:name="_Toc158797511"/>
    <w:bookmarkStart w:id="22586" w:name="_Toc159076079"/>
    <w:bookmarkStart w:id="22587" w:name="_Ref481011454"/>
    <w:bookmarkStart w:id="22588" w:name="_Ref481011624"/>
    <w:bookmarkStart w:id="22589" w:name="_Ref481011642"/>
    <w:bookmarkStart w:id="22590" w:name="_Ref481012479"/>
    <w:bookmarkStart w:id="22591" w:name="_Ref481012491"/>
    <w:bookmarkStart w:id="22592" w:name="_Toc481064992"/>
    <w:bookmarkStart w:id="22593" w:name="_Ref512285830"/>
    <w:bookmarkStart w:id="22594" w:name="_Ref512285841"/>
    <w:bookmarkStart w:id="22595" w:name="_Toc516358022"/>
    <w:bookmarkEnd w:id="22581"/>
    <w:p w14:paraId="55547D6A" w14:textId="77777777" w:rsidR="009D4EF5" w:rsidRPr="003A06D0" w:rsidRDefault="009D4EF5" w:rsidP="009D4EF5">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"sec_ProcessingCmsSignatureVerification" </w:instrText>
      </w:r>
      <w:r w:rsidRPr="003A06D0">
        <w:rPr>
          <w:lang w:val="en-GB"/>
        </w:rPr>
        <w:fldChar w:fldCharType="separate"/>
      </w:r>
      <w:bookmarkStart w:id="22596" w:name="_Toc522668717"/>
      <w:bookmarkStart w:id="22597" w:name="_Toc534748906"/>
      <w:bookmarkStart w:id="22598" w:name="_Toc10202533"/>
      <w:r w:rsidRPr="003A06D0">
        <w:rPr>
          <w:rStyle w:val="Hyperlink"/>
          <w:lang w:val="en-GB"/>
        </w:rPr>
        <w:t>Processing for CMS Signature</w:t>
      </w:r>
      <w:bookmarkEnd w:id="22582"/>
      <w:bookmarkEnd w:id="22583"/>
      <w:bookmarkEnd w:id="22584"/>
      <w:bookmarkEnd w:id="22585"/>
      <w:bookmarkEnd w:id="22586"/>
      <w:bookmarkEnd w:id="22587"/>
      <w:bookmarkEnd w:id="22588"/>
      <w:bookmarkEnd w:id="22589"/>
      <w:bookmarkEnd w:id="22590"/>
      <w:bookmarkEnd w:id="22591"/>
      <w:bookmarkEnd w:id="22592"/>
      <w:bookmarkEnd w:id="22593"/>
      <w:bookmarkEnd w:id="22594"/>
      <w:bookmarkEnd w:id="22595"/>
      <w:r w:rsidRPr="003A06D0">
        <w:rPr>
          <w:rStyle w:val="Hyperlink"/>
          <w:lang w:val="en-GB"/>
        </w:rPr>
        <w:t xml:space="preserve"> Verification</w:t>
      </w:r>
      <w:bookmarkEnd w:id="22596"/>
      <w:bookmarkEnd w:id="22597"/>
      <w:bookmarkEnd w:id="22598"/>
      <w:r w:rsidRPr="003A06D0">
        <w:rPr>
          <w:lang w:val="en-GB"/>
        </w:rPr>
        <w:fldChar w:fldCharType="end"/>
      </w:r>
    </w:p>
    <w:p w14:paraId="255C292C" w14:textId="77777777" w:rsidR="009D4EF5" w:rsidRPr="003A06D0" w:rsidRDefault="009D4EF5" w:rsidP="009D4EF5">
      <w:pPr>
        <w:rPr>
          <w:lang w:val="en-GB"/>
        </w:rPr>
      </w:pPr>
      <w:r w:rsidRPr="003A06D0">
        <w:rPr>
          <w:lang w:val="en-GB"/>
        </w:rPr>
        <w:t xml:space="preserve">A DSS server that verifies CMS signatures SHOULD perform the following steps, upon receiving a </w:t>
      </w:r>
      <w:r w:rsidRPr="003A06D0">
        <w:rPr>
          <w:rStyle w:val="Datatype"/>
          <w:lang w:val="en-GB"/>
        </w:rPr>
        <w:t>VerifyRequest</w:t>
      </w:r>
      <w:r w:rsidRPr="003A06D0">
        <w:rPr>
          <w:lang w:val="en-GB"/>
        </w:rPr>
        <w:t xml:space="preserve">.  These steps may be changed or overridden by the optional inputs, or by the profile or policy the server is operating under. </w:t>
      </w:r>
    </w:p>
    <w:p w14:paraId="5BA43268" w14:textId="77777777" w:rsidR="009D4EF5" w:rsidRPr="003A06D0" w:rsidRDefault="009D4EF5" w:rsidP="009D4EF5">
      <w:pPr>
        <w:pStyle w:val="berschrift3"/>
        <w:numPr>
          <w:ilvl w:val="2"/>
          <w:numId w:val="3"/>
        </w:numPr>
        <w:rPr>
          <w:lang w:val="en-GB"/>
        </w:rPr>
      </w:pPr>
      <w:bookmarkStart w:id="22599" w:name="_Toc516359911"/>
      <w:bookmarkStart w:id="22600" w:name="_Toc522668718"/>
      <w:bookmarkStart w:id="22601" w:name="_Toc534748907"/>
      <w:bookmarkStart w:id="22602" w:name="_Toc10202534"/>
      <w:r w:rsidRPr="003A06D0">
        <w:rPr>
          <w:lang w:val="en-GB"/>
        </w:rPr>
        <w:t>Sub process ‘</w:t>
      </w:r>
      <w:r w:rsidRPr="003A06D0">
        <w:rPr>
          <w:rStyle w:val="Datatype"/>
          <w:lang w:val="en-GB"/>
        </w:rPr>
        <w:t>retrieve CMS signature</w:t>
      </w:r>
      <w:r w:rsidRPr="003A06D0">
        <w:rPr>
          <w:lang w:val="en-GB"/>
        </w:rPr>
        <w:t>’</w:t>
      </w:r>
      <w:bookmarkEnd w:id="22599"/>
      <w:bookmarkEnd w:id="22600"/>
      <w:bookmarkEnd w:id="22601"/>
      <w:bookmarkEnd w:id="22602"/>
      <w:r w:rsidRPr="003A06D0">
        <w:rPr>
          <w:lang w:val="en-GB"/>
        </w:rPr>
        <w:t xml:space="preserve"> </w:t>
      </w:r>
    </w:p>
    <w:p w14:paraId="452EAD2D" w14:textId="77777777" w:rsidR="009D4EF5" w:rsidRPr="003A06D0" w:rsidRDefault="009D4EF5" w:rsidP="009D4EF5">
      <w:pPr>
        <w:pStyle w:val="Beschriftung"/>
        <w:rPr>
          <w:lang w:val="en-GB"/>
        </w:rPr>
      </w:pPr>
      <w:bookmarkStart w:id="22603" w:name="_Toc534748585"/>
      <w:bookmarkStart w:id="22604" w:name="_Toc53474942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12</w:t>
      </w:r>
      <w:r w:rsidRPr="003A06D0">
        <w:rPr>
          <w:noProof/>
          <w:lang w:val="en-GB"/>
        </w:rPr>
        <w:fldChar w:fldCharType="end"/>
      </w:r>
      <w:r w:rsidRPr="003A06D0">
        <w:rPr>
          <w:lang w:val="en-GB"/>
        </w:rPr>
        <w:t>: Retrieve CMS Signature</w:t>
      </w:r>
      <w:bookmarkEnd w:id="22603"/>
      <w:bookmarkEnd w:id="22604"/>
    </w:p>
    <w:p w14:paraId="2AB678AE" w14:textId="2BDCBA64" w:rsidR="009D4EF5" w:rsidRDefault="009D4EF5" w:rsidP="009D4EF5">
      <w:pPr>
        <w:keepNext/>
        <w:rPr>
          <w:ins w:id="22605" w:author="Andreas Kuehne" w:date="2019-05-31T12:45:00Z"/>
          <w:lang w:val="en-GB"/>
        </w:rPr>
      </w:pPr>
      <w:r w:rsidRPr="003A06D0">
        <w:rPr>
          <w:noProof/>
          <w:lang w:val="en-GB" w:eastAsia="en-GB"/>
        </w:rPr>
        <w:lastRenderedPageBreak/>
        <w:drawing>
          <wp:inline distT="0" distB="0" distL="0" distR="0" wp14:anchorId="333CFEED" wp14:editId="460C8717">
            <wp:extent cx="5943600" cy="20910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ieve CMS signature.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74A2C4B6" w14:textId="77777777" w:rsidR="008830AA" w:rsidRDefault="008830AA" w:rsidP="008830AA">
      <w:pPr>
        <w:pStyle w:val="Aufzhlungszeichen"/>
        <w:numPr>
          <w:ilvl w:val="0"/>
          <w:numId w:val="0"/>
        </w:numPr>
        <w:jc w:val="both"/>
        <w:rPr>
          <w:ins w:id="22606" w:author="Andreas Kuehne" w:date="2019-05-31T12:45:00Z"/>
          <w:lang w:val="en-GB"/>
        </w:rPr>
      </w:pPr>
      <w:ins w:id="22607" w:author="Andreas Kuehne" w:date="2019-05-31T12:45:00Z">
        <w:r>
          <w:rPr>
            <w:lang w:val="en-GB"/>
          </w:rPr>
          <w:t>This document describes uses cases for zero or one signatur</w:t>
        </w:r>
        <w:r w:rsidRPr="0038331B">
          <w:rPr>
            <w:lang w:val="en-GB"/>
          </w:rPr>
          <w:t xml:space="preserve">e. </w:t>
        </w:r>
        <w:r w:rsidRPr="00FE06C1">
          <w:rPr>
            <w:lang w:val="en-GB"/>
          </w:rPr>
          <w:t xml:space="preserve"> </w:t>
        </w:r>
        <w:r w:rsidRPr="0038331B">
          <w:rPr>
            <w:lang w:val="en-GB"/>
          </w:rPr>
          <w:t xml:space="preserve">Nevertheless, this sub process describes the retrieval process for an unlimited number of signatures as it may be required </w:t>
        </w:r>
        <w:r>
          <w:rPr>
            <w:lang w:val="en-GB"/>
          </w:rPr>
          <w:t>by specific</w:t>
        </w:r>
        <w:r w:rsidRPr="0038331B">
          <w:rPr>
            <w:lang w:val="en-GB"/>
          </w:rPr>
          <w:t xml:space="preserve"> profiles.</w:t>
        </w:r>
      </w:ins>
    </w:p>
    <w:p w14:paraId="4DE74925" w14:textId="77777777" w:rsidR="008830AA" w:rsidRPr="003A06D0" w:rsidRDefault="008830AA" w:rsidP="009D4EF5">
      <w:pPr>
        <w:keepNext/>
        <w:rPr>
          <w:lang w:val="en-GB"/>
        </w:rPr>
      </w:pPr>
    </w:p>
    <w:p w14:paraId="3540832D" w14:textId="77777777" w:rsidR="009D4EF5" w:rsidRPr="003A06D0" w:rsidRDefault="009D4EF5" w:rsidP="009D4EF5">
      <w:pPr>
        <w:pStyle w:val="Aufzhlungszeichen"/>
        <w:numPr>
          <w:ilvl w:val="0"/>
          <w:numId w:val="21"/>
        </w:numPr>
        <w:jc w:val="both"/>
        <w:rPr>
          <w:lang w:val="en-GB"/>
        </w:rPr>
      </w:pPr>
      <w:r w:rsidRPr="003A06D0">
        <w:rPr>
          <w:lang w:val="en-GB"/>
        </w:rPr>
        <w:t xml:space="preserve">The server retrieves the CMS signature by decoding the </w:t>
      </w:r>
      <w:r w:rsidRPr="003A06D0">
        <w:rPr>
          <w:rStyle w:val="Datatype"/>
          <w:lang w:val="en-GB"/>
        </w:rPr>
        <w:t>Base64Signature</w:t>
      </w:r>
      <w:r w:rsidRPr="003A06D0">
        <w:rPr>
          <w:lang w:val="en-GB"/>
        </w:rPr>
        <w:t xml:space="preserve"> children of all instances of </w:t>
      </w:r>
      <w:r w:rsidRPr="003A06D0">
        <w:rPr>
          <w:rStyle w:val="Datatype"/>
          <w:lang w:val="en-GB"/>
        </w:rPr>
        <w:t>SignatureObject</w:t>
      </w:r>
      <w:r w:rsidRPr="003A06D0">
        <w:rPr>
          <w:lang w:val="en-GB"/>
        </w:rPr>
        <w:t>.</w:t>
      </w:r>
    </w:p>
    <w:p w14:paraId="06F538A2" w14:textId="77777777" w:rsidR="009D4EF5" w:rsidRPr="003A06D0" w:rsidRDefault="009D4EF5" w:rsidP="009D4EF5">
      <w:pPr>
        <w:pStyle w:val="Aufzhlungszeichen"/>
        <w:numPr>
          <w:ilvl w:val="0"/>
          <w:numId w:val="21"/>
        </w:numPr>
        <w:jc w:val="both"/>
        <w:rPr>
          <w:lang w:val="en-GB"/>
        </w:rPr>
      </w:pPr>
      <w:bookmarkStart w:id="22608" w:name="_Ref157224359"/>
      <w:r w:rsidRPr="003A06D0">
        <w:rPr>
          <w:lang w:val="en-GB"/>
        </w:rPr>
        <w:t xml:space="preserve">The server retrieves the input data.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CMS signature is detached, there MUST be a single input document: i.e. a single </w:t>
      </w:r>
      <w:r w:rsidRPr="003A06D0">
        <w:rPr>
          <w:rStyle w:val="Datatype"/>
          <w:lang w:val="en-GB"/>
        </w:rPr>
        <w:t>Document</w:t>
      </w:r>
      <w:r w:rsidRPr="003A06D0">
        <w:rPr>
          <w:lang w:val="en-GB"/>
        </w:rPr>
        <w:t xml:space="preserve"> or </w:t>
      </w:r>
      <w:r w:rsidRPr="003A06D0">
        <w:rPr>
          <w:rStyle w:val="Datatype"/>
          <w:lang w:val="en-GB"/>
        </w:rPr>
        <w:t>DocumentHash</w:t>
      </w:r>
      <w:r w:rsidRPr="003A06D0">
        <w:rPr>
          <w:lang w:val="en-GB"/>
        </w:rPr>
        <w:t xml:space="preserve"> element. » [</w:t>
      </w:r>
      <w:r w:rsidRPr="003A06D0">
        <w:rPr>
          <w:color w:val="FF0000"/>
          <w:lang w:val="en-GB"/>
        </w:rPr>
        <w:t>DSS-6.2.1-1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Otherwise, if the CMS signature is enveloping, it contains its own input data and there MUST NOT be any input documents present. » [</w:t>
      </w:r>
      <w:r w:rsidRPr="003A06D0">
        <w:rPr>
          <w:color w:val="FF0000"/>
          <w:lang w:val="en-GB"/>
        </w:rPr>
        <w:t>DSS-6.2.1-2</w:t>
      </w:r>
      <w:r w:rsidRPr="003A06D0">
        <w:rPr>
          <w:lang w:val="en-GB"/>
        </w:rPr>
        <w:t>]</w:t>
      </w:r>
      <w:bookmarkEnd w:id="22608"/>
      <w:r w:rsidRPr="003A06D0">
        <w:rPr>
          <w:lang w:val="en-GB"/>
        </w:rPr>
        <w:t xml:space="preserve"> </w:t>
      </w:r>
    </w:p>
    <w:p w14:paraId="088A45D1" w14:textId="77777777" w:rsidR="009D4EF5" w:rsidRPr="003A06D0" w:rsidRDefault="009D4EF5" w:rsidP="009D4EF5">
      <w:pPr>
        <w:pStyle w:val="Aufzhlungszeichen"/>
        <w:numPr>
          <w:ilvl w:val="0"/>
          <w:numId w:val="21"/>
        </w:numPr>
        <w:jc w:val="both"/>
        <w:rPr>
          <w:lang w:val="en-GB"/>
        </w:rPr>
      </w:pPr>
      <w:r w:rsidRPr="003A06D0">
        <w:rPr>
          <w:lang w:val="en-GB"/>
        </w:rPr>
        <w:t xml:space="preserve">The CMS signature and input data are verified in the conventional way (see </w:t>
      </w:r>
      <w:r w:rsidRPr="003A06D0">
        <w:rPr>
          <w:b/>
          <w:bCs/>
          <w:color w:val="000000" w:themeColor="text1"/>
          <w:lang w:val="en-GB"/>
        </w:rPr>
        <w:t>[</w:t>
      </w:r>
      <w:hyperlink w:anchor="refRFC5652" w:history="1">
        <w:r w:rsidRPr="003A06D0">
          <w:rPr>
            <w:rStyle w:val="Hyperlink"/>
            <w:b/>
            <w:bCs/>
            <w:lang w:val="en-GB"/>
          </w:rPr>
          <w:t>RFC 5652</w:t>
        </w:r>
      </w:hyperlink>
      <w:r w:rsidRPr="003A06D0">
        <w:rPr>
          <w:b/>
          <w:bCs/>
          <w:color w:val="000000" w:themeColor="text1"/>
          <w:lang w:val="en-GB"/>
        </w:rPr>
        <w:t>]</w:t>
      </w:r>
      <w:r w:rsidRPr="003A06D0">
        <w:rPr>
          <w:lang w:val="en-GB"/>
        </w:rPr>
        <w:t xml:space="preserve"> for details).</w:t>
      </w:r>
    </w:p>
    <w:p w14:paraId="3BA527C9" w14:textId="77777777" w:rsidR="009D4EF5" w:rsidRPr="003A06D0" w:rsidRDefault="009D4EF5" w:rsidP="009D4EF5">
      <w:pPr>
        <w:pStyle w:val="Aufzhlungszeichen"/>
        <w:numPr>
          <w:ilvl w:val="0"/>
          <w:numId w:val="21"/>
        </w:numPr>
        <w:jc w:val="both"/>
        <w:rPr>
          <w:lang w:val="en-GB"/>
        </w:rPr>
      </w:pPr>
      <w:r w:rsidRPr="003A06D0">
        <w:rPr>
          <w:lang w:val="en-GB"/>
        </w:rPr>
        <w:t xml:space="preserve">If the signature validates correctly, the server returns the first </w:t>
      </w:r>
      <w:r w:rsidRPr="003A06D0">
        <w:rPr>
          <w:rStyle w:val="Datatype"/>
          <w:lang w:val="en-GB"/>
        </w:rPr>
        <w:t>ResultMinor</w:t>
      </w:r>
      <w:r w:rsidRPr="003A06D0">
        <w:rPr>
          <w:lang w:val="en-GB"/>
        </w:rPr>
        <w:t xml:space="preserve"> code listed in section</w:t>
      </w:r>
      <w:r w:rsidR="00522067">
        <w:rPr>
          <w:lang w:val="en-GB"/>
        </w:rPr>
        <w:t xml:space="preserve"> </w:t>
      </w:r>
      <w:r w:rsidR="00522067">
        <w:rPr>
          <w:lang w:val="en-GB"/>
        </w:rPr>
        <w:fldChar w:fldCharType="begin"/>
      </w:r>
      <w:r w:rsidR="00522067">
        <w:rPr>
          <w:lang w:val="en-GB"/>
        </w:rPr>
        <w:instrText xml:space="preserve"> REF _Ref534995333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If the signature fails to validate correctly, the server returns some other code; either one defined in section </w:t>
      </w:r>
      <w:r w:rsidR="00522067">
        <w:rPr>
          <w:lang w:val="en-GB"/>
        </w:rPr>
        <w:fldChar w:fldCharType="begin"/>
      </w:r>
      <w:r w:rsidR="00522067">
        <w:rPr>
          <w:lang w:val="en-GB"/>
        </w:rPr>
        <w:instrText xml:space="preserve"> REF _Ref534995348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49F42116" w14:textId="77777777" w:rsidR="009D4EF5" w:rsidRPr="003A06D0" w:rsidRDefault="009D4EF5" w:rsidP="009D4EF5">
      <w:pPr>
        <w:pStyle w:val="berschrift3"/>
        <w:numPr>
          <w:ilvl w:val="2"/>
          <w:numId w:val="3"/>
        </w:numPr>
        <w:rPr>
          <w:lang w:val="en-GB"/>
        </w:rPr>
      </w:pPr>
      <w:bookmarkStart w:id="22609" w:name="_Toc516359912"/>
      <w:bookmarkStart w:id="22610" w:name="_Toc522668719"/>
      <w:bookmarkStart w:id="22611" w:name="_Toc534748908"/>
      <w:bookmarkStart w:id="22612" w:name="_Toc10202535"/>
      <w:r w:rsidRPr="003A06D0">
        <w:rPr>
          <w:lang w:val="en-GB"/>
        </w:rPr>
        <w:t>Sub process ‘</w:t>
      </w:r>
      <w:r w:rsidRPr="003A06D0">
        <w:rPr>
          <w:rStyle w:val="Datatype"/>
          <w:lang w:val="en-GB"/>
        </w:rPr>
        <w:t>verify CMS signature</w:t>
      </w:r>
      <w:r w:rsidRPr="003A06D0">
        <w:rPr>
          <w:lang w:val="en-GB"/>
        </w:rPr>
        <w:t>’</w:t>
      </w:r>
      <w:bookmarkEnd w:id="22609"/>
      <w:bookmarkEnd w:id="22610"/>
      <w:bookmarkEnd w:id="22611"/>
      <w:bookmarkEnd w:id="22612"/>
    </w:p>
    <w:p w14:paraId="35A62561" w14:textId="77777777" w:rsidR="009D4EF5" w:rsidRPr="003A06D0" w:rsidRDefault="009D4EF5" w:rsidP="009D4EF5">
      <w:pPr>
        <w:pStyle w:val="Beschriftung"/>
        <w:rPr>
          <w:lang w:val="en-GB"/>
        </w:rPr>
      </w:pPr>
      <w:bookmarkStart w:id="22613" w:name="_Toc534748586"/>
      <w:bookmarkStart w:id="22614" w:name="_Toc53474942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13</w:t>
      </w:r>
      <w:r w:rsidRPr="003A06D0">
        <w:rPr>
          <w:noProof/>
          <w:lang w:val="en-GB"/>
        </w:rPr>
        <w:fldChar w:fldCharType="end"/>
      </w:r>
      <w:r w:rsidRPr="003A06D0">
        <w:rPr>
          <w:noProof/>
          <w:lang w:val="en-GB"/>
        </w:rPr>
        <w:t>: Verify CMS Signature</w:t>
      </w:r>
      <w:bookmarkEnd w:id="22613"/>
      <w:bookmarkEnd w:id="22614"/>
    </w:p>
    <w:p w14:paraId="41F4D2A7" w14:textId="77777777" w:rsidR="009D4EF5" w:rsidRPr="003A06D0" w:rsidRDefault="009D4EF5" w:rsidP="009D4EF5">
      <w:pPr>
        <w:keepNext/>
        <w:rPr>
          <w:lang w:val="en-GB"/>
        </w:rPr>
      </w:pPr>
      <w:r w:rsidRPr="003A06D0">
        <w:rPr>
          <w:noProof/>
          <w:lang w:val="en-GB" w:eastAsia="en-GB"/>
        </w:rPr>
        <w:drawing>
          <wp:inline distT="0" distB="0" distL="0" distR="0" wp14:anchorId="69A751A6" wp14:editId="52F43468">
            <wp:extent cx="5943600" cy="10077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07745"/>
                    </a:xfrm>
                    <a:prstGeom prst="rect">
                      <a:avLst/>
                    </a:prstGeom>
                  </pic:spPr>
                </pic:pic>
              </a:graphicData>
            </a:graphic>
          </wp:inline>
        </w:drawing>
      </w:r>
      <w:r w:rsidRPr="003A06D0">
        <w:rPr>
          <w:noProof/>
          <w:lang w:val="en-GB" w:eastAsia="en-GB"/>
        </w:rPr>
        <w:t xml:space="preserve"> </w:t>
      </w:r>
    </w:p>
    <w:p w14:paraId="68423764"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DSS-6.2.2-1</w:t>
      </w:r>
      <w:r w:rsidRPr="003A06D0">
        <w:rPr>
          <w:lang w:val="en-GB"/>
        </w:rPr>
        <w:t xml:space="preserve">] The ‘time of existence’ asserted by the timestamp MAY be used to decide the verification time. For details see </w:t>
      </w:r>
      <w:r w:rsidR="00522067">
        <w:rPr>
          <w:lang w:val="en-GB"/>
        </w:rPr>
        <w:t>the following section</w:t>
      </w:r>
      <w:r w:rsidRPr="003A06D0">
        <w:rPr>
          <w:lang w:val="en-GB"/>
        </w:rPr>
        <w:t>.</w:t>
      </w:r>
    </w:p>
    <w:p w14:paraId="4F53F8A7"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63770C23" w14:textId="144CBC47" w:rsidR="009D4EF5" w:rsidRPr="003A06D0" w:rsidRDefault="009D4EF5" w:rsidP="009D4EF5">
      <w:pPr>
        <w:rPr>
          <w:lang w:val="en-GB"/>
        </w:rPr>
      </w:pPr>
      <w:r w:rsidRPr="003A06D0">
        <w:rPr>
          <w:lang w:val="en-GB"/>
        </w:rPr>
        <w:t xml:space="preserve">If the signature validates correctly, the server returns one of the first three </w:t>
      </w:r>
      <w:r w:rsidRPr="003A06D0">
        <w:rPr>
          <w:rStyle w:val="Datatype"/>
          <w:lang w:val="en-GB"/>
        </w:rPr>
        <w:t>ResultMinor</w:t>
      </w:r>
      <w:r w:rsidRPr="003A06D0">
        <w:rPr>
          <w:lang w:val="en-GB"/>
        </w:rPr>
        <w:t xml:space="preserve"> codes listed in section </w:t>
      </w:r>
      <w:ins w:id="22615" w:author="Andreas Kuehne" w:date="2019-05-31T12:30:00Z">
        <w:r w:rsidR="0069488B">
          <w:rPr>
            <w:lang w:val="en-GB"/>
          </w:rPr>
          <w:fldChar w:fldCharType="begin"/>
        </w:r>
        <w:r w:rsidR="0069488B">
          <w:rPr>
            <w:lang w:val="en-GB"/>
          </w:rPr>
          <w:instrText xml:space="preserve"> REF _Ref10198236 \r \h </w:instrText>
        </w:r>
        <w:r w:rsidR="0069488B">
          <w:rPr>
            <w:lang w:val="en-GB"/>
          </w:rPr>
        </w:r>
      </w:ins>
      <w:r w:rsidR="0069488B">
        <w:rPr>
          <w:lang w:val="en-GB"/>
        </w:rPr>
        <w:fldChar w:fldCharType="separate"/>
      </w:r>
      <w:ins w:id="22616" w:author="Andreas Kuehne" w:date="2019-05-31T12:30:00Z">
        <w:r w:rsidR="0069488B">
          <w:rPr>
            <w:lang w:val="en-GB"/>
          </w:rPr>
          <w:t>4.2.7</w:t>
        </w:r>
        <w:r w:rsidR="0069488B">
          <w:rPr>
            <w:lang w:val="en-GB"/>
          </w:rPr>
          <w:fldChar w:fldCharType="end"/>
        </w:r>
      </w:ins>
      <w:del w:id="22617" w:author="Andreas Kuehne" w:date="2019-05-09T21:49: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del>
      <w:r w:rsidRPr="003A06D0">
        <w:rPr>
          <w:lang w:val="en-GB"/>
        </w:rPr>
        <w:t>.</w:t>
      </w:r>
      <w:del w:id="22618" w:author="Andreas Kuehne" w:date="2019-05-09T21:50:00Z">
        <w:r w:rsidRPr="003A06D0" w:rsidDel="002E56CD">
          <w:rPr>
            <w:lang w:val="en-GB"/>
          </w:rPr>
          <w:delText xml:space="preserve"> </w:delText>
        </w:r>
      </w:del>
      <w:r w:rsidRPr="003A06D0">
        <w:rPr>
          <w:lang w:val="en-GB"/>
        </w:rPr>
        <w:t xml:space="preserve"> If the signature fails to validate correctly, the server returns some other code; either one defined in section </w:t>
      </w:r>
      <w:ins w:id="22619" w:author="Andreas Kuehne" w:date="2019-05-31T12:30:00Z">
        <w:r w:rsidR="0069488B">
          <w:rPr>
            <w:lang w:val="en-GB"/>
          </w:rPr>
          <w:fldChar w:fldCharType="begin"/>
        </w:r>
        <w:r w:rsidR="0069488B">
          <w:rPr>
            <w:lang w:val="en-GB"/>
          </w:rPr>
          <w:instrText xml:space="preserve"> REF _Ref10198250 \r \h </w:instrText>
        </w:r>
        <w:r w:rsidR="0069488B">
          <w:rPr>
            <w:lang w:val="en-GB"/>
          </w:rPr>
        </w:r>
      </w:ins>
      <w:r w:rsidR="0069488B">
        <w:rPr>
          <w:lang w:val="en-GB"/>
        </w:rPr>
        <w:fldChar w:fldCharType="separate"/>
      </w:r>
      <w:ins w:id="22620" w:author="Andreas Kuehne" w:date="2019-05-31T12:30:00Z">
        <w:r w:rsidR="0069488B">
          <w:rPr>
            <w:lang w:val="en-GB"/>
          </w:rPr>
          <w:t>4.2.7</w:t>
        </w:r>
        <w:r w:rsidR="0069488B">
          <w:rPr>
            <w:lang w:val="en-GB"/>
          </w:rPr>
          <w:fldChar w:fldCharType="end"/>
        </w:r>
      </w:ins>
      <w:ins w:id="22621" w:author="Andreas Kuehne" w:date="2019-05-09T21:50:00Z">
        <w:r w:rsidR="002E56CD">
          <w:rPr>
            <w:lang w:val="en-GB"/>
          </w:rPr>
          <w:fldChar w:fldCharType="begin"/>
        </w:r>
        <w:r w:rsidR="002E56CD">
          <w:rPr>
            <w:lang w:val="en-GB"/>
          </w:rPr>
          <w:instrText xml:space="preserve"> REF _RefComp9481086E \r \h </w:instrText>
        </w:r>
      </w:ins>
      <w:r w:rsidR="002E56CD">
        <w:rPr>
          <w:lang w:val="en-GB"/>
        </w:rPr>
      </w:r>
      <w:r w:rsidR="002E56CD">
        <w:rPr>
          <w:lang w:val="en-GB"/>
        </w:rPr>
        <w:fldChar w:fldCharType="separate"/>
      </w:r>
      <w:ins w:id="22622" w:author="Andreas Kuehne" w:date="2019-05-09T21:50:00Z">
        <w:r w:rsidR="002E56CD">
          <w:rPr>
            <w:lang w:val="en-GB"/>
          </w:rPr>
          <w:fldChar w:fldCharType="end"/>
        </w:r>
        <w:r w:rsidR="002E56CD">
          <w:rPr>
            <w:lang w:val="en-GB"/>
          </w:rPr>
          <w:t xml:space="preserve"> </w:t>
        </w:r>
      </w:ins>
      <w:del w:id="22623" w:author="Andreas Kuehne" w:date="2019-05-09T21:50: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r w:rsidRPr="003A06D0" w:rsidDel="002E56CD">
          <w:rPr>
            <w:lang w:val="en-GB"/>
          </w:rPr>
          <w:delText xml:space="preserve"> </w:delText>
        </w:r>
      </w:del>
      <w:r w:rsidRPr="003A06D0">
        <w:rPr>
          <w:lang w:val="en-GB"/>
        </w:rPr>
        <w:t>of this specification, or one defined by some profile of this specification.</w:t>
      </w:r>
    </w:p>
    <w:p w14:paraId="69198303" w14:textId="77777777" w:rsidR="009D4EF5" w:rsidRPr="003A06D0" w:rsidRDefault="009D4EF5" w:rsidP="009D4EF5">
      <w:pPr>
        <w:pStyle w:val="berschrift4"/>
        <w:numPr>
          <w:ilvl w:val="3"/>
          <w:numId w:val="3"/>
        </w:numPr>
        <w:tabs>
          <w:tab w:val="num" w:pos="360"/>
        </w:tabs>
        <w:jc w:val="both"/>
        <w:rPr>
          <w:lang w:val="en-GB"/>
        </w:rPr>
      </w:pPr>
      <w:bookmarkStart w:id="22624" w:name="_Ref501131897"/>
      <w:bookmarkStart w:id="22625" w:name="_Toc522668720"/>
      <w:bookmarkStart w:id="22626" w:name="_Toc534748909"/>
      <w:bookmarkStart w:id="22627" w:name="_Toc10202536"/>
      <w:r w:rsidRPr="003A06D0">
        <w:rPr>
          <w:lang w:val="en-GB"/>
        </w:rPr>
        <w:t>Processing for RFC 3161 Timestamp tokens on CMS Signatures.</w:t>
      </w:r>
      <w:bookmarkEnd w:id="22624"/>
      <w:bookmarkEnd w:id="22625"/>
      <w:bookmarkEnd w:id="22626"/>
      <w:bookmarkEnd w:id="22627"/>
    </w:p>
    <w:p w14:paraId="12C4044D" w14:textId="77777777" w:rsidR="009D4EF5" w:rsidRPr="003A06D0" w:rsidRDefault="009D4EF5" w:rsidP="009D4EF5">
      <w:pPr>
        <w:rPr>
          <w:lang w:val="en-GB"/>
        </w:rPr>
      </w:pPr>
      <w:r w:rsidRPr="003A06D0">
        <w:rPr>
          <w:lang w:val="en-GB"/>
        </w:rPr>
        <w:t xml:space="preserve">The present section describes the processing rules for verifying a CMS RFC3161 timestamp token passed in on a Verify call within an element </w:t>
      </w:r>
      <w:r w:rsidRPr="003A06D0">
        <w:rPr>
          <w:rStyle w:val="Datatype"/>
          <w:lang w:val="en-GB"/>
        </w:rPr>
        <w:t>SignatureObject</w:t>
      </w:r>
      <w:r w:rsidRPr="003A06D0">
        <w:rPr>
          <w:lang w:val="en-GB"/>
        </w:rPr>
        <w:t xml:space="preserve"> of the </w:t>
      </w:r>
      <w:r w:rsidRPr="003A06D0">
        <w:rPr>
          <w:rStyle w:val="Datatype"/>
          <w:lang w:val="en-GB"/>
        </w:rPr>
        <w:t>VerifyRequest</w:t>
      </w:r>
      <w:r w:rsidRPr="003A06D0">
        <w:rPr>
          <w:lang w:val="en-GB"/>
        </w:rPr>
        <w:t xml:space="preserve"> component. In </w:t>
      </w:r>
      <w:r w:rsidRPr="003A06D0">
        <w:rPr>
          <w:lang w:val="en-GB"/>
        </w:rPr>
        <w:lastRenderedPageBreak/>
        <w:t>the CMS case, since the "signature timestamp" is embedded in the signature as an unsigned attribute, only the time stamped signature is required for verification processing. As such, no additional input is required.</w:t>
      </w:r>
    </w:p>
    <w:p w14:paraId="04E5BB45" w14:textId="77777777" w:rsidR="009D4EF5" w:rsidRPr="003A06D0" w:rsidRDefault="009D4EF5" w:rsidP="009D4EF5">
      <w:pPr>
        <w:rPr>
          <w:lang w:val="en-GB"/>
        </w:rPr>
      </w:pPr>
      <w:r w:rsidRPr="003A06D0">
        <w:rPr>
          <w:lang w:val="en-GB"/>
        </w:rPr>
        <w:t>The processing by the server is broken down into the following steps:</w:t>
      </w:r>
    </w:p>
    <w:p w14:paraId="7C4DE981" w14:textId="77777777" w:rsidR="009D4EF5" w:rsidRPr="003A06D0" w:rsidRDefault="009D4EF5" w:rsidP="009D4EF5">
      <w:pPr>
        <w:pStyle w:val="Algorithm"/>
        <w:numPr>
          <w:ilvl w:val="0"/>
          <w:numId w:val="20"/>
        </w:numPr>
      </w:pPr>
      <w:r w:rsidRPr="003A06D0">
        <w:t>The signature timestamp is embedded in the incoming signature as an unsigned attribute whose object identifier is 1.2.840.11359.1.9.16.2.14. Extract and verify the timestamp token.</w:t>
      </w:r>
    </w:p>
    <w:p w14:paraId="5403F6D8" w14:textId="77777777" w:rsidR="009D4EF5" w:rsidRPr="003A06D0" w:rsidRDefault="009D4EF5" w:rsidP="009D4EF5">
      <w:pPr>
        <w:pStyle w:val="Algorithm"/>
        <w:numPr>
          <w:ilvl w:val="0"/>
          <w:numId w:val="20"/>
        </w:numPr>
      </w:pPr>
      <w:r w:rsidRPr="003A06D0">
        <w:t>Verify that the token's public verification certificate is authorized for time stamping by examining the Extended Key Usage field for the presence of the time stamping OID "1.3.6.1.5.5.7.3.8".</w:t>
      </w:r>
    </w:p>
    <w:p w14:paraId="37219569" w14:textId="77777777" w:rsidR="009D4EF5" w:rsidRPr="003A06D0" w:rsidRDefault="009D4EF5" w:rsidP="009D4EF5">
      <w:pPr>
        <w:pStyle w:val="Algorithm"/>
        <w:numPr>
          <w:ilvl w:val="0"/>
          <w:numId w:val="20"/>
        </w:numPr>
      </w:pPr>
      <w:r w:rsidRPr="003A06D0">
        <w:t xml:space="preserve">Validate that the </w:t>
      </w:r>
      <w:r w:rsidRPr="003A06D0">
        <w:rPr>
          <w:rStyle w:val="Datatype"/>
        </w:rPr>
        <w:t xml:space="preserve">TstInfo </w:t>
      </w:r>
      <w:r w:rsidRPr="003A06D0">
        <w:t xml:space="preserve">structure has a valid layout as defined in </w:t>
      </w:r>
      <w:r w:rsidRPr="003A06D0">
        <w:rPr>
          <w:b/>
          <w:bCs/>
        </w:rPr>
        <w:t>[RFC 3161]</w:t>
      </w:r>
      <w:r w:rsidRPr="003A06D0">
        <w:t>.</w:t>
      </w:r>
    </w:p>
    <w:p w14:paraId="1E6DA7ED" w14:textId="77777777" w:rsidR="009D4EF5" w:rsidRPr="003A06D0" w:rsidRDefault="009D4EF5" w:rsidP="009D4EF5">
      <w:pPr>
        <w:pStyle w:val="Algorithm"/>
        <w:numPr>
          <w:ilvl w:val="0"/>
          <w:numId w:val="20"/>
        </w:numPr>
      </w:pPr>
      <w:r w:rsidRPr="003A06D0">
        <w:t xml:space="preserve">Extract the </w:t>
      </w:r>
      <w:r w:rsidRPr="003A06D0">
        <w:rPr>
          <w:rStyle w:val="Datatype"/>
        </w:rPr>
        <w:t>MessageImprint</w:t>
      </w:r>
      <w:r w:rsidRPr="003A06D0">
        <w:t xml:space="preserve"> hash value and associated algorithm from the </w:t>
      </w:r>
      <w:r w:rsidRPr="003A06D0">
        <w:rPr>
          <w:rStyle w:val="Datatype"/>
        </w:rPr>
        <w:t>TstInfo</w:t>
      </w:r>
      <w:r w:rsidRPr="003A06D0">
        <w:t xml:space="preserve"> structure which will be compared against the hash value derived in the next step.</w:t>
      </w:r>
    </w:p>
    <w:p w14:paraId="6FCFED36" w14:textId="77777777" w:rsidR="009D4EF5" w:rsidRPr="003A06D0" w:rsidRDefault="009D4EF5" w:rsidP="009D4EF5">
      <w:pPr>
        <w:pStyle w:val="Algorithm"/>
        <w:numPr>
          <w:ilvl w:val="0"/>
          <w:numId w:val="20"/>
        </w:numPr>
      </w:pPr>
      <w:r w:rsidRPr="003A06D0">
        <w:t>Recalculate the hash of the signature value field of the signature in which the timestamp is embedded.</w:t>
      </w:r>
    </w:p>
    <w:p w14:paraId="16CC20B6" w14:textId="77777777" w:rsidR="009D4EF5" w:rsidRPr="003A06D0" w:rsidRDefault="009D4EF5" w:rsidP="009D4EF5">
      <w:pPr>
        <w:pStyle w:val="Algorithm"/>
        <w:numPr>
          <w:ilvl w:val="0"/>
          <w:numId w:val="20"/>
        </w:numPr>
      </w:pPr>
      <w:r w:rsidRPr="003A06D0">
        <w:t>Compare the hash values from the two previous steps, and if they are equivalent, then this timestamp is valid for the signature that was time stamped.</w:t>
      </w:r>
    </w:p>
    <w:p w14:paraId="300FB5C4" w14:textId="77777777" w:rsidR="009D4EF5" w:rsidRPr="003A06D0" w:rsidRDefault="009D4EF5" w:rsidP="009D4EF5">
      <w:pPr>
        <w:pStyle w:val="Algorithm"/>
        <w:numPr>
          <w:ilvl w:val="0"/>
          <w:numId w:val="20"/>
        </w:numPr>
      </w:pPr>
      <w:r w:rsidRPr="003A06D0">
        <w:t>Verify that the public verification certificate conforms to all relevant aspects of the relying-party's policy including algorithm usage, policy OIDs, time accuracy tolerances, and the Nonce value.</w:t>
      </w:r>
    </w:p>
    <w:p w14:paraId="65BCFD43" w14:textId="77777777" w:rsidR="009D4EF5" w:rsidRPr="003A06D0" w:rsidRDefault="009D4EF5" w:rsidP="009D4EF5">
      <w:pPr>
        <w:pStyle w:val="Algorithm"/>
        <w:numPr>
          <w:ilvl w:val="0"/>
          <w:numId w:val="20"/>
        </w:numPr>
      </w:pPr>
      <w:r w:rsidRPr="003A06D0">
        <w:t xml:space="preserve">Set the </w:t>
      </w:r>
      <w:r w:rsidRPr="003A06D0">
        <w:rPr>
          <w:rStyle w:val="Datatype"/>
        </w:rPr>
        <w:t xml:space="preserve">Result </w:t>
      </w:r>
      <w:r w:rsidRPr="003A06D0">
        <w:t xml:space="preserve">element as defined in this specification.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22628" w:name="sec_GeneralProcessing"/>
    <w:bookmarkStart w:id="22629" w:name="_Ref516355471"/>
    <w:bookmarkStart w:id="22630" w:name="_Toc516358023"/>
    <w:bookmarkStart w:id="22631" w:name="_Toc114309520"/>
    <w:bookmarkStart w:id="22632" w:name="_Toc157225045"/>
    <w:bookmarkStart w:id="22633" w:name="_Toc158797512"/>
    <w:bookmarkStart w:id="22634" w:name="_Toc159076080"/>
    <w:bookmarkStart w:id="22635" w:name="_Ref481011529"/>
    <w:bookmarkStart w:id="22636" w:name="_Toc481064993"/>
    <w:bookmarkEnd w:id="22628"/>
    <w:commentRangeStart w:id="22637"/>
    <w:p w14:paraId="1E4CE41C" w14:textId="77777777" w:rsidR="009D4EF5" w:rsidRPr="003A06D0" w:rsidRDefault="009D4EF5" w:rsidP="009D4EF5">
      <w:pPr>
        <w:pStyle w:val="berschrift2"/>
        <w:numPr>
          <w:ilvl w:val="1"/>
          <w:numId w:val="3"/>
        </w:numPr>
        <w:rPr>
          <w:lang w:val="en-GB"/>
        </w:rPr>
      </w:pPr>
      <w:r w:rsidRPr="003A06D0">
        <w:rPr>
          <w:lang w:val="en-GB"/>
        </w:rPr>
        <w:fldChar w:fldCharType="begin"/>
      </w:r>
      <w:r w:rsidRPr="003A06D0">
        <w:rPr>
          <w:lang w:val="en-GB"/>
        </w:rPr>
        <w:instrText xml:space="preserve"> HYPERLINK  \l "sec_GeneralProcessing" </w:instrText>
      </w:r>
      <w:r w:rsidRPr="003A06D0">
        <w:rPr>
          <w:lang w:val="en-GB"/>
        </w:rPr>
        <w:fldChar w:fldCharType="separate"/>
      </w:r>
      <w:bookmarkStart w:id="22638" w:name="_Toc522668721"/>
      <w:bookmarkStart w:id="22639" w:name="_Toc534748910"/>
      <w:bookmarkStart w:id="22640" w:name="_Toc10202537"/>
      <w:r w:rsidRPr="003A06D0">
        <w:rPr>
          <w:rStyle w:val="Hyperlink"/>
          <w:lang w:val="en-GB"/>
        </w:rPr>
        <w:t>General Processing</w:t>
      </w:r>
      <w:bookmarkEnd w:id="22629"/>
      <w:bookmarkEnd w:id="22630"/>
      <w:bookmarkEnd w:id="22638"/>
      <w:bookmarkEnd w:id="22639"/>
      <w:r w:rsidRPr="003A06D0">
        <w:rPr>
          <w:lang w:val="en-GB"/>
        </w:rPr>
        <w:fldChar w:fldCharType="end"/>
      </w:r>
      <w:commentRangeEnd w:id="22637"/>
      <w:r w:rsidR="00B33063">
        <w:rPr>
          <w:rStyle w:val="Kommentarzeichen"/>
          <w:rFonts w:cs="Times New Roman"/>
          <w:b w:val="0"/>
          <w:iCs w:val="0"/>
          <w:color w:val="auto"/>
          <w:kern w:val="0"/>
        </w:rPr>
        <w:commentReference w:id="22637"/>
      </w:r>
      <w:bookmarkEnd w:id="22640"/>
    </w:p>
    <w:p w14:paraId="06D7C7D0" w14:textId="77777777" w:rsidR="009D4EF5" w:rsidRPr="003A06D0" w:rsidRDefault="009D4EF5" w:rsidP="009D4EF5">
      <w:pPr>
        <w:rPr>
          <w:lang w:val="en-GB"/>
        </w:rPr>
      </w:pPr>
      <w:r w:rsidRPr="003A06D0">
        <w:rPr>
          <w:lang w:val="en-GB"/>
        </w:rPr>
        <w:t xml:space="preserve">The following </w:t>
      </w:r>
      <w:r w:rsidR="00BF5E78" w:rsidRPr="003A06D0">
        <w:rPr>
          <w:lang w:val="en-GB"/>
        </w:rPr>
        <w:t>processing</w:t>
      </w:r>
      <w:r w:rsidRPr="003A06D0">
        <w:rPr>
          <w:lang w:val="en-GB"/>
        </w:rPr>
        <w:t xml:space="preserve"> </w:t>
      </w:r>
      <w:r w:rsidR="00BF5E78">
        <w:rPr>
          <w:lang w:val="en-GB"/>
        </w:rPr>
        <w:t>is</w:t>
      </w:r>
      <w:r w:rsidRPr="003A06D0">
        <w:rPr>
          <w:lang w:val="en-GB"/>
        </w:rPr>
        <w:t xml:space="preserve"> shared between all signature types.</w:t>
      </w:r>
    </w:p>
    <w:p w14:paraId="1F192E89" w14:textId="77777777" w:rsidR="0073092D" w:rsidDel="00564C22" w:rsidRDefault="0073092D" w:rsidP="00211740">
      <w:pPr>
        <w:pStyle w:val="berschrift3"/>
        <w:rPr>
          <w:moveFrom w:id="22641" w:author="Andreas Kuehne" w:date="2019-05-09T21:41:00Z"/>
          <w:lang w:val="en-GB"/>
        </w:rPr>
      </w:pPr>
      <w:bookmarkStart w:id="22642" w:name="_Ref516355121"/>
      <w:bookmarkStart w:id="22643" w:name="_Toc522668712"/>
      <w:bookmarkStart w:id="22644" w:name="_Toc534748901"/>
      <w:moveFromRangeStart w:id="22645" w:author="Andreas Kuehne" w:date="2019-05-09T21:41:00Z" w:name="move8330519"/>
      <w:moveFrom w:id="22646" w:author="Andreas Kuehne" w:date="2019-05-09T21:41:00Z">
        <w:r w:rsidDel="00564C22">
          <w:rPr>
            <w:lang w:val="en-GB"/>
          </w:rPr>
          <w:t>Multi-Signature Creation</w:t>
        </w:r>
        <w:bookmarkStart w:id="22647" w:name="_Toc8332124"/>
        <w:bookmarkStart w:id="22648" w:name="_Toc10202538"/>
        <w:bookmarkEnd w:id="22647"/>
        <w:bookmarkEnd w:id="22648"/>
      </w:moveFrom>
    </w:p>
    <w:p w14:paraId="241B0B8C" w14:textId="77777777" w:rsidR="0073092D" w:rsidDel="00564C22" w:rsidRDefault="0073092D" w:rsidP="0073092D">
      <w:pPr>
        <w:rPr>
          <w:moveFrom w:id="22649" w:author="Andreas Kuehne" w:date="2019-05-09T21:41:00Z"/>
          <w:lang w:val="en-GB"/>
        </w:rPr>
      </w:pPr>
      <w:moveFrom w:id="22650" w:author="Andreas Kuehne" w:date="2019-05-09T21:41:00Z">
        <w:r w:rsidDel="00564C22">
          <w:rPr>
            <w:lang w:val="en-GB"/>
          </w:rPr>
          <w:t xml:space="preserve">This specification </w:t>
        </w:r>
        <w:r w:rsidR="00C45DB7" w:rsidDel="00564C22">
          <w:rPr>
            <w:lang w:val="en-GB"/>
          </w:rPr>
          <w:t>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w:t>
        </w:r>
        <w:r w:rsidR="00EE4E37" w:rsidDel="00564C22">
          <w:rPr>
            <w:lang w:val="en-GB"/>
          </w:rPr>
          <w:t>,</w:t>
        </w:r>
        <w:r w:rsidR="00C45DB7" w:rsidDel="00564C22">
          <w:rPr>
            <w:lang w:val="en-GB"/>
          </w:rPr>
          <w:t xml:space="preserve"> there are several restrictions apply to this approach:</w:t>
        </w:r>
        <w:bookmarkStart w:id="22651" w:name="_Toc8332125"/>
        <w:bookmarkStart w:id="22652" w:name="_Toc10202539"/>
        <w:bookmarkEnd w:id="22651"/>
        <w:bookmarkEnd w:id="22652"/>
      </w:moveFrom>
    </w:p>
    <w:p w14:paraId="3C96C22A" w14:textId="77777777" w:rsidR="00C45DB7" w:rsidDel="00564C22" w:rsidRDefault="00C45DB7" w:rsidP="00C45DB7">
      <w:pPr>
        <w:pStyle w:val="Listenabsatz"/>
        <w:numPr>
          <w:ilvl w:val="0"/>
          <w:numId w:val="51"/>
        </w:numPr>
        <w:rPr>
          <w:moveFrom w:id="22653" w:author="Andreas Kuehne" w:date="2019-05-09T21:41:00Z"/>
          <w:lang w:val="en-GB"/>
        </w:rPr>
      </w:pPr>
      <w:moveFrom w:id="22654" w:author="Andreas Kuehne" w:date="2019-05-09T21:41:00Z">
        <w:r w:rsidDel="00564C22">
          <w:rPr>
            <w:lang w:val="en-GB"/>
          </w:rPr>
          <w:t>All signature MUST be of the same type produced with the same set of optional inputs and profiles</w:t>
        </w:r>
        <w:bookmarkStart w:id="22655" w:name="_Toc8332126"/>
        <w:bookmarkStart w:id="22656" w:name="_Toc10202540"/>
        <w:bookmarkEnd w:id="22655"/>
        <w:bookmarkEnd w:id="22656"/>
      </w:moveFrom>
    </w:p>
    <w:p w14:paraId="7EA3A9F5" w14:textId="77777777" w:rsidR="00C45DB7" w:rsidDel="00564C22" w:rsidRDefault="00C45DB7" w:rsidP="00C45DB7">
      <w:pPr>
        <w:pStyle w:val="Listenabsatz"/>
        <w:numPr>
          <w:ilvl w:val="0"/>
          <w:numId w:val="51"/>
        </w:numPr>
        <w:rPr>
          <w:moveFrom w:id="22657" w:author="Andreas Kuehne" w:date="2019-05-09T21:41:00Z"/>
          <w:lang w:val="en-GB"/>
        </w:rPr>
      </w:pPr>
      <w:moveFrom w:id="22658" w:author="Andreas Kuehne" w:date="2019-05-09T21:41:00Z">
        <w:r w:rsidDel="00564C22">
          <w:rPr>
            <w:lang w:val="en-GB"/>
          </w:rPr>
          <w:t>There MUST be a clear relationship between a single input document and the corresponding signature</w:t>
        </w:r>
        <w:bookmarkStart w:id="22659" w:name="_Toc8332127"/>
        <w:bookmarkStart w:id="22660" w:name="_Toc10202541"/>
        <w:bookmarkEnd w:id="22659"/>
        <w:bookmarkEnd w:id="22660"/>
      </w:moveFrom>
    </w:p>
    <w:p w14:paraId="67BC2100" w14:textId="77777777" w:rsidR="00C45DB7" w:rsidDel="00564C22" w:rsidRDefault="00C45DB7" w:rsidP="00C45DB7">
      <w:pPr>
        <w:pStyle w:val="Listenabsatz"/>
        <w:numPr>
          <w:ilvl w:val="0"/>
          <w:numId w:val="51"/>
        </w:numPr>
        <w:rPr>
          <w:moveFrom w:id="22661" w:author="Andreas Kuehne" w:date="2019-05-09T21:41:00Z"/>
          <w:lang w:val="en-GB"/>
        </w:rPr>
      </w:pPr>
      <w:moveFrom w:id="22662" w:author="Andreas Kuehne" w:date="2019-05-09T21:41:00Z">
        <w:r w:rsidDel="00564C22">
          <w:rPr>
            <w:lang w:val="en-GB"/>
          </w:rPr>
          <w:t>The handling of processing errors requires additional description, especially in the case of partial processing</w:t>
        </w:r>
        <w:bookmarkStart w:id="22663" w:name="_Toc8332128"/>
        <w:bookmarkStart w:id="22664" w:name="_Toc10202542"/>
        <w:bookmarkEnd w:id="22663"/>
        <w:bookmarkEnd w:id="22664"/>
      </w:moveFrom>
    </w:p>
    <w:p w14:paraId="374AE6BA" w14:textId="77777777" w:rsidR="00C45DB7" w:rsidDel="00564C22" w:rsidRDefault="00C45DB7" w:rsidP="00C45DB7">
      <w:pPr>
        <w:pStyle w:val="Listenabsatz"/>
        <w:numPr>
          <w:ilvl w:val="0"/>
          <w:numId w:val="51"/>
        </w:numPr>
        <w:rPr>
          <w:moveFrom w:id="22665" w:author="Andreas Kuehne" w:date="2019-05-09T21:41:00Z"/>
          <w:lang w:val="en-GB"/>
        </w:rPr>
      </w:pPr>
      <w:moveFrom w:id="22666" w:author="Andreas Kuehne" w:date="2019-05-09T21:41:00Z">
        <w:r w:rsidDel="00564C22">
          <w:rPr>
            <w:lang w:val="en-GB"/>
          </w:rPr>
          <w:t xml:space="preserve">The asynchronous processing model described in this document (see section </w:t>
        </w:r>
        <w:r w:rsidDel="00564C22">
          <w:rPr>
            <w:lang w:val="en-GB"/>
          </w:rPr>
          <w:fldChar w:fldCharType="begin"/>
        </w:r>
        <w:r w:rsidDel="00564C22">
          <w:rPr>
            <w:lang w:val="en-GB"/>
          </w:rPr>
          <w:instrText xml:space="preserve"> REF _Ref628073 \r \h </w:instrText>
        </w:r>
      </w:moveFrom>
      <w:del w:id="22667" w:author="Andreas Kuehne" w:date="2019-05-09T21:41:00Z">
        <w:r w:rsidDel="00564C22">
          <w:rPr>
            <w:lang w:val="en-GB"/>
          </w:rPr>
        </w:r>
      </w:del>
      <w:moveFrom w:id="22668" w:author="Andreas Kuehne" w:date="2019-05-09T21:41:00Z">
        <w:r w:rsidDel="00564C22">
          <w:rPr>
            <w:lang w:val="en-GB"/>
          </w:rPr>
          <w:fldChar w:fldCharType="separate"/>
        </w:r>
        <w:r w:rsidDel="00564C22">
          <w:rPr>
            <w:lang w:val="en-GB"/>
          </w:rPr>
          <w:t>7</w:t>
        </w:r>
        <w:r w:rsidDel="00564C22">
          <w:rPr>
            <w:lang w:val="en-GB"/>
          </w:rPr>
          <w:fldChar w:fldCharType="end"/>
        </w:r>
        <w:r w:rsidDel="00564C22">
          <w:rPr>
            <w:lang w:val="en-GB"/>
          </w:rPr>
          <w:t>)</w:t>
        </w:r>
        <w:r w:rsidR="00EE4E37" w:rsidDel="00564C22">
          <w:rPr>
            <w:lang w:val="en-GB"/>
          </w:rPr>
          <w:t xml:space="preserve"> cannot be used to return partial results</w:t>
        </w:r>
        <w:bookmarkStart w:id="22669" w:name="_Toc8332129"/>
        <w:bookmarkStart w:id="22670" w:name="_Toc10202543"/>
        <w:bookmarkEnd w:id="22669"/>
        <w:bookmarkEnd w:id="22670"/>
      </w:moveFrom>
    </w:p>
    <w:p w14:paraId="4F822C5C" w14:textId="77777777" w:rsidR="00EE4E37" w:rsidRPr="00EE4E37" w:rsidDel="00564C22" w:rsidRDefault="00EE4E37" w:rsidP="00EE4E37">
      <w:pPr>
        <w:rPr>
          <w:moveFrom w:id="22671" w:author="Andreas Kuehne" w:date="2019-05-09T21:41:00Z"/>
          <w:lang w:val="en-GB"/>
        </w:rPr>
      </w:pPr>
      <w:moveFrom w:id="22672" w:author="Andreas Kuehne" w:date="2019-05-09T21:41:00Z">
        <w:r w:rsidDel="00564C22">
          <w:rPr>
            <w:lang w:val="en-GB"/>
          </w:rPr>
          <w:t xml:space="preserve">This document enables profiles to define required processing step by extending the maximum cardinality of the </w:t>
        </w:r>
        <w:r w:rsidRPr="00EE4E37" w:rsidDel="00564C22">
          <w:rPr>
            <w:rStyle w:val="Datatype"/>
          </w:rPr>
          <w:t>SignatureObject</w:t>
        </w:r>
        <w:r w:rsidDel="00564C22">
          <w:rPr>
            <w:lang w:val="en-GB"/>
          </w:rPr>
          <w:t xml:space="preserve"> and </w:t>
        </w:r>
        <w:r w:rsidRPr="00EE4E37" w:rsidDel="00564C22">
          <w:rPr>
            <w:rStyle w:val="Datatype"/>
          </w:rPr>
          <w:t>DocumentWithSignature</w:t>
        </w:r>
        <w:r w:rsidDel="00564C22">
          <w:rPr>
            <w:lang w:val="en-GB"/>
          </w:rPr>
          <w:t xml:space="preserve"> elements to ‘unbounded’ and adding a </w:t>
        </w:r>
        <w:r w:rsidRPr="00EE4E37" w:rsidDel="00564C22">
          <w:rPr>
            <w:rStyle w:val="Datatype"/>
          </w:rPr>
          <w:t>WhichDoc</w:t>
        </w:r>
        <w:r w:rsidDel="00564C22">
          <w:rPr>
            <w:lang w:val="en-GB"/>
          </w:rPr>
          <w:t xml:space="preserve"> element to the corresponding components.</w:t>
        </w:r>
        <w:bookmarkStart w:id="22673" w:name="_Toc8332130"/>
        <w:bookmarkStart w:id="22674" w:name="_Toc10202544"/>
        <w:bookmarkEnd w:id="22673"/>
        <w:bookmarkEnd w:id="22674"/>
      </w:moveFrom>
    </w:p>
    <w:p w14:paraId="4FECA781" w14:textId="77777777" w:rsidR="00211740" w:rsidRPr="00166BB7" w:rsidRDefault="00211740" w:rsidP="00166BB7">
      <w:pPr>
        <w:pStyle w:val="berschrift3"/>
      </w:pPr>
      <w:bookmarkStart w:id="22675" w:name="_Toc10202545"/>
      <w:bookmarkStart w:id="22676" w:name="_GoBack"/>
      <w:bookmarkEnd w:id="22676"/>
      <w:moveFromRangeEnd w:id="22645"/>
      <w:r w:rsidRPr="00166BB7">
        <w:t>Multi-Signature Verification</w:t>
      </w:r>
      <w:bookmarkEnd w:id="22642"/>
      <w:bookmarkEnd w:id="22643"/>
      <w:bookmarkEnd w:id="22644"/>
      <w:bookmarkEnd w:id="22675"/>
    </w:p>
    <w:p w14:paraId="44E2D0C9"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a client requests verification of an entire input document, either using a </w:t>
      </w:r>
      <w:r w:rsidRPr="003A06D0">
        <w:rPr>
          <w:rStyle w:val="Datatype"/>
          <w:lang w:val="en-GB"/>
        </w:rPr>
        <w:t>SignaturePtr</w:t>
      </w:r>
      <w:r w:rsidRPr="003A06D0">
        <w:rPr>
          <w:lang w:val="en-GB"/>
        </w:rPr>
        <w:t xml:space="preserve"> without an </w:t>
      </w:r>
      <w:r w:rsidRPr="003A06D0">
        <w:rPr>
          <w:rStyle w:val="Datatype"/>
          <w:lang w:val="en-GB"/>
        </w:rPr>
        <w:t>XPath</w:t>
      </w:r>
      <w:r w:rsidRPr="003A06D0">
        <w:rPr>
          <w:lang w:val="en-GB"/>
        </w:rPr>
        <w:t xml:space="preserve"> or a missing </w:t>
      </w:r>
      <w:r w:rsidRPr="003A06D0">
        <w:rPr>
          <w:rStyle w:val="Datatype"/>
          <w:lang w:val="en-GB"/>
        </w:rPr>
        <w:t>SignaturePtr</w:t>
      </w:r>
      <w:r w:rsidRPr="003A06D0">
        <w:rPr>
          <w:lang w:val="en-GB"/>
        </w:rPr>
        <w:t>, then the server MUST determine whether the input document contains zero, one, or more than one signature elements. » [</w:t>
      </w:r>
      <w:r w:rsidRPr="003A06D0">
        <w:rPr>
          <w:color w:val="FF0000"/>
          <w:lang w:val="en-GB"/>
        </w:rPr>
        <w:t>DSS-6.3.1-1</w:t>
      </w:r>
      <w:r w:rsidRPr="003A06D0">
        <w:rPr>
          <w:lang w:val="en-GB"/>
        </w:rPr>
        <w:t xml:space="preserve">] If zero, the server SHOULD return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w:t>
      </w:r>
    </w:p>
    <w:p w14:paraId="4C708F74"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more than one signature element is present, the server MUST either reject the request with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 xml:space="preserve"> and a </w:t>
      </w:r>
      <w:r w:rsidRPr="003A06D0">
        <w:rPr>
          <w:rStyle w:val="Datatype"/>
          <w:lang w:val="en-GB"/>
        </w:rPr>
        <w:t>ResultMinor</w:t>
      </w:r>
      <w:r w:rsidRPr="003A06D0">
        <w:rPr>
          <w:lang w:val="en-GB"/>
        </w:rPr>
        <w:t xml:space="preserve"> code of </w:t>
      </w:r>
      <w:r w:rsidRPr="003A06D0">
        <w:rPr>
          <w:rStyle w:val="Datatype"/>
          <w:lang w:val="en-GB"/>
        </w:rPr>
        <w:t>NotSupported</w:t>
      </w:r>
      <w:r w:rsidRPr="003A06D0">
        <w:rPr>
          <w:lang w:val="en-GB"/>
        </w:rPr>
        <w:t>, or accept the request and verify all signatures. » [</w:t>
      </w:r>
      <w:r w:rsidRPr="003A06D0">
        <w:rPr>
          <w:color w:val="FF0000"/>
          <w:lang w:val="en-GB"/>
        </w:rPr>
        <w:t>DSS-6.3.1-2</w:t>
      </w:r>
      <w:r w:rsidRPr="003A06D0">
        <w:rPr>
          <w:lang w:val="en-GB"/>
        </w:rPr>
        <w:t>]</w:t>
      </w:r>
    </w:p>
    <w:p w14:paraId="153C2637" w14:textId="77777777" w:rsidR="00211740" w:rsidRPr="003A06D0" w:rsidRDefault="00211740" w:rsidP="00211740">
      <w:pPr>
        <w:rPr>
          <w:lang w:val="en-GB"/>
        </w:rPr>
      </w:pPr>
      <w:r w:rsidRPr="003A06D0">
        <w:rPr>
          <w:lang w:val="en-GB"/>
        </w:rPr>
        <w:t xml:space="preserve">If the server accepts the request in the multi-signature case (or if only a single signature is present) and one of the signatures fails to verify, the server should return one of the </w:t>
      </w:r>
      <w:r w:rsidR="008A6495" w:rsidRPr="003A06D0">
        <w:rPr>
          <w:rStyle w:val="Datatype"/>
          <w:lang w:val="en-GB"/>
        </w:rPr>
        <w:t>ResultMinor</w:t>
      </w:r>
      <w:r w:rsidR="008A6495" w:rsidRPr="003A06D0">
        <w:rPr>
          <w:lang w:val="en-GB"/>
        </w:rPr>
        <w:t xml:space="preserve"> </w:t>
      </w:r>
      <w:r w:rsidRPr="003A06D0">
        <w:rPr>
          <w:lang w:val="en-GB"/>
        </w:rPr>
        <w:t>error codes in section</w:t>
      </w:r>
      <w:r w:rsidR="008A6495" w:rsidRPr="003A06D0">
        <w:rPr>
          <w:lang w:val="en-GB"/>
        </w:rPr>
        <w:t xml:space="preserve"> </w:t>
      </w:r>
      <w:r w:rsidR="008A6495" w:rsidRPr="003A06D0">
        <w:rPr>
          <w:lang w:val="en-GB"/>
        </w:rPr>
        <w:fldChar w:fldCharType="begin"/>
      </w:r>
      <w:r w:rsidR="008A6495" w:rsidRPr="003A06D0">
        <w:rPr>
          <w:lang w:val="en-GB"/>
        </w:rPr>
        <w:instrText xml:space="preserve"> REF _Ref534804134 \r \h </w:instrText>
      </w:r>
      <w:r w:rsidR="008A6495" w:rsidRPr="003A06D0">
        <w:rPr>
          <w:lang w:val="en-GB"/>
        </w:rPr>
      </w:r>
      <w:r w:rsidR="008A6495" w:rsidRPr="003A06D0">
        <w:rPr>
          <w:lang w:val="en-GB"/>
        </w:rPr>
        <w:fldChar w:fldCharType="separate"/>
      </w:r>
      <w:r w:rsidR="008A6495" w:rsidRPr="003A06D0">
        <w:rPr>
          <w:lang w:val="en-GB"/>
        </w:rPr>
        <w:t>9.2</w:t>
      </w:r>
      <w:r w:rsidR="008A6495" w:rsidRPr="003A06D0">
        <w:rPr>
          <w:lang w:val="en-GB"/>
        </w:rPr>
        <w:fldChar w:fldCharType="end"/>
      </w:r>
      <w:r w:rsidRPr="003A06D0">
        <w:rPr>
          <w:lang w:val="en-GB"/>
        </w:rPr>
        <w:t>, reflecting the first error encountered.</w:t>
      </w:r>
    </w:p>
    <w:p w14:paraId="3F92D3FD" w14:textId="77777777" w:rsidR="00211740" w:rsidRPr="003A06D0" w:rsidRDefault="00211740" w:rsidP="00211740">
      <w:pPr>
        <w:rPr>
          <w:lang w:val="en-GB"/>
        </w:rPr>
      </w:pPr>
      <w:r w:rsidRPr="003A06D0">
        <w:rPr>
          <w:lang w:val="en-GB"/>
        </w:rPr>
        <w:t xml:space="preserve">If all of the signatures verify correctly, the server should return the </w:t>
      </w:r>
      <w:r w:rsidRPr="003A06D0">
        <w:rPr>
          <w:rStyle w:val="Datatype"/>
          <w:lang w:val="en-GB"/>
        </w:rPr>
        <w:t>Success</w:t>
      </w:r>
      <w:r w:rsidRPr="003A06D0">
        <w:rPr>
          <w:lang w:val="en-GB"/>
        </w:rPr>
        <w:t xml:space="preserve"> </w:t>
      </w:r>
      <w:r w:rsidRPr="003A06D0">
        <w:rPr>
          <w:rStyle w:val="Datatype"/>
          <w:lang w:val="en-GB"/>
        </w:rPr>
        <w:t>ResultMajor</w:t>
      </w:r>
      <w:r w:rsidRPr="003A06D0">
        <w:rPr>
          <w:lang w:val="en-GB"/>
        </w:rPr>
        <w:t xml:space="preserve"> code and the following </w:t>
      </w:r>
      <w:r w:rsidRPr="003A06D0">
        <w:rPr>
          <w:rStyle w:val="Datatype"/>
          <w:lang w:val="en-GB"/>
        </w:rPr>
        <w:t>ResultMinor</w:t>
      </w:r>
      <w:r w:rsidRPr="003A06D0">
        <w:rPr>
          <w:lang w:val="en-GB"/>
        </w:rPr>
        <w:t xml:space="preserve"> code:</w:t>
      </w:r>
    </w:p>
    <w:p w14:paraId="7EDB59BD" w14:textId="77777777" w:rsidR="00211740" w:rsidRPr="003A06D0" w:rsidRDefault="00211740" w:rsidP="00211740">
      <w:pPr>
        <w:rPr>
          <w:rStyle w:val="Datatype"/>
          <w:lang w:val="en-GB"/>
        </w:rPr>
      </w:pPr>
      <w:r w:rsidRPr="003A06D0">
        <w:rPr>
          <w:rStyle w:val="Datatype"/>
          <w:lang w:val="en-GB"/>
        </w:rPr>
        <w:t>urn:oasis:names:tc:dss:1.0:resultminor:ValidMultiSignatures</w:t>
      </w:r>
    </w:p>
    <w:p w14:paraId="400E96C7" w14:textId="77777777" w:rsidR="00211740" w:rsidRPr="003A06D0" w:rsidRDefault="00211740" w:rsidP="00211740">
      <w:pPr>
        <w:pStyle w:val="Non-normativeCommentHeading"/>
        <w:rPr>
          <w:lang w:val="en-GB"/>
        </w:rPr>
      </w:pPr>
      <w:r w:rsidRPr="003A06D0">
        <w:rPr>
          <w:lang w:val="en-GB"/>
        </w:rPr>
        <w:t>Non-normative Note:</w:t>
      </w:r>
    </w:p>
    <w:p w14:paraId="0ABB3886" w14:textId="77777777" w:rsidR="00211740" w:rsidRPr="003A06D0" w:rsidRDefault="008A6495" w:rsidP="008A6495">
      <w:pPr>
        <w:pStyle w:val="Non-normativeComment"/>
        <w:rPr>
          <w:lang w:val="en-GB"/>
        </w:rPr>
      </w:pPr>
      <w:r w:rsidRPr="003A06D0">
        <w:rPr>
          <w:lang w:val="en-GB"/>
        </w:rPr>
        <w:t xml:space="preserve">Multiple signatures may be present in multiple instances of the </w:t>
      </w:r>
      <w:r w:rsidRPr="003A06D0">
        <w:rPr>
          <w:rStyle w:val="Datatype"/>
          <w:lang w:val="en-GB"/>
        </w:rPr>
        <w:t>SignatureObject</w:t>
      </w:r>
      <w:r w:rsidRPr="003A06D0">
        <w:rPr>
          <w:lang w:val="en-GB"/>
        </w:rPr>
        <w:t xml:space="preserve"> component or within signature containers (e.g. XMLDSig document</w:t>
      </w:r>
      <w:r w:rsidR="008B059D" w:rsidRPr="003A06D0">
        <w:rPr>
          <w:lang w:val="en-GB"/>
        </w:rPr>
        <w:t>s</w:t>
      </w:r>
      <w:r w:rsidRPr="003A06D0">
        <w:rPr>
          <w:lang w:val="en-GB"/>
        </w:rPr>
        <w:t xml:space="preserve"> or CMS</w:t>
      </w:r>
      <w:r w:rsidR="008B059D" w:rsidRPr="003A06D0">
        <w:rPr>
          <w:lang w:val="en-GB"/>
        </w:rPr>
        <w:t xml:space="preserve"> files</w:t>
      </w:r>
      <w:r w:rsidRPr="003A06D0">
        <w:rPr>
          <w:lang w:val="en-GB"/>
        </w:rPr>
        <w:t>)</w:t>
      </w:r>
      <w:r w:rsidR="00211740" w:rsidRPr="003A06D0">
        <w:rPr>
          <w:lang w:val="en-GB"/>
        </w:rPr>
        <w:t>.</w:t>
      </w:r>
      <w:r w:rsidRPr="003A06D0">
        <w:rPr>
          <w:lang w:val="en-GB"/>
        </w:rPr>
        <w:t xml:space="preserve"> So even with just one </w:t>
      </w:r>
      <w:r w:rsidRPr="003A06D0">
        <w:rPr>
          <w:rStyle w:val="Datatype"/>
          <w:lang w:val="en-GB"/>
        </w:rPr>
        <w:t>SignatureObject</w:t>
      </w:r>
      <w:r w:rsidRPr="003A06D0">
        <w:rPr>
          <w:lang w:val="en-GB"/>
        </w:rPr>
        <w:t xml:space="preserve"> component present multiple signatures need to be processed.</w:t>
      </w:r>
    </w:p>
    <w:p w14:paraId="4B741331" w14:textId="77777777" w:rsidR="00211740" w:rsidRPr="003A06D0" w:rsidRDefault="00211740" w:rsidP="00211740">
      <w:pPr>
        <w:rPr>
          <w:lang w:val="en-GB"/>
        </w:rPr>
      </w:pPr>
      <w:r w:rsidRPr="003A06D0">
        <w:rPr>
          <w:lang w:val="en-GB"/>
        </w:rPr>
        <w:t xml:space="preserve">Only certain optional inputs and outputs are allowed when performing multi-signature verification.  See section </w:t>
      </w:r>
      <w:r w:rsidRPr="003A06D0">
        <w:rPr>
          <w:lang w:val="en-GB"/>
        </w:rPr>
        <w:fldChar w:fldCharType="begin"/>
      </w:r>
      <w:r w:rsidRPr="003A06D0">
        <w:rPr>
          <w:lang w:val="en-GB"/>
        </w:rPr>
        <w:instrText xml:space="preserve"> REF _Ref516355628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General processing" w:history="1">
        <w:r w:rsidRPr="003A06D0">
          <w:rPr>
            <w:rStyle w:val="Hyperlink"/>
            <w:lang w:val="en-GB"/>
          </w:rPr>
          <w:t>General processing</w:t>
        </w:r>
      </w:hyperlink>
      <w:r w:rsidRPr="003A06D0">
        <w:rPr>
          <w:lang w:val="en-GB"/>
        </w:rPr>
        <w:t xml:space="preserve"> for details.</w:t>
      </w:r>
    </w:p>
    <w:p w14:paraId="3F112694" w14:textId="77777777" w:rsidR="00211740" w:rsidRPr="003A06D0" w:rsidRDefault="00211740" w:rsidP="009D4EF5">
      <w:pPr>
        <w:rPr>
          <w:lang w:val="en-GB"/>
        </w:rPr>
      </w:pPr>
    </w:p>
    <w:p w14:paraId="1001C533" w14:textId="77777777" w:rsidR="009D4EF5" w:rsidRPr="003A06D0" w:rsidRDefault="009D4EF5" w:rsidP="009D4EF5">
      <w:pPr>
        <w:pStyle w:val="berschrift3"/>
        <w:numPr>
          <w:ilvl w:val="2"/>
          <w:numId w:val="3"/>
        </w:numPr>
        <w:rPr>
          <w:lang w:val="en-GB"/>
        </w:rPr>
      </w:pPr>
      <w:bookmarkStart w:id="22677" w:name="_Ref501440736"/>
      <w:bookmarkStart w:id="22678" w:name="_Toc516359913"/>
      <w:bookmarkStart w:id="22679" w:name="_Toc522668722"/>
      <w:bookmarkStart w:id="22680" w:name="_Toc534748911"/>
      <w:bookmarkStart w:id="22681" w:name="_Toc10202546"/>
      <w:r w:rsidRPr="003A06D0">
        <w:rPr>
          <w:lang w:val="en-GB"/>
        </w:rPr>
        <w:lastRenderedPageBreak/>
        <w:t>Sub process ‘augment Signature’</w:t>
      </w:r>
      <w:bookmarkEnd w:id="22677"/>
      <w:bookmarkEnd w:id="22678"/>
      <w:bookmarkEnd w:id="22679"/>
      <w:bookmarkEnd w:id="22680"/>
      <w:bookmarkEnd w:id="22681"/>
    </w:p>
    <w:p w14:paraId="2EF6E94E" w14:textId="77777777" w:rsidR="009D4EF5" w:rsidRPr="003A06D0" w:rsidRDefault="009D4EF5" w:rsidP="009D4EF5">
      <w:pPr>
        <w:rPr>
          <w:lang w:val="en-GB"/>
        </w:rPr>
      </w:pPr>
      <w:r w:rsidRPr="003A06D0">
        <w:rPr>
          <w:lang w:val="en-GB"/>
        </w:rPr>
        <w:t xml:space="preserve">The presence of the </w:t>
      </w:r>
      <w:r w:rsidRPr="003A06D0">
        <w:rPr>
          <w:rStyle w:val="Datatype"/>
          <w:lang w:val="en-GB"/>
        </w:rPr>
        <w:t>ReturnAugmentedSignature</w:t>
      </w:r>
      <w:r w:rsidRPr="003A06D0">
        <w:rPr>
          <w:lang w:val="en-GB"/>
        </w:rPr>
        <w:t xml:space="preserve"> element of </w:t>
      </w:r>
      <w:r w:rsidRPr="003A06D0">
        <w:rPr>
          <w:rStyle w:val="Datatype"/>
          <w:lang w:val="en-GB"/>
        </w:rPr>
        <w:t>OptionalInputsVerify</w:t>
      </w:r>
      <w:r w:rsidRPr="003A06D0">
        <w:rPr>
          <w:lang w:val="en-GB"/>
        </w:rPr>
        <w:t xml:space="preserve"> instructs the server to return an </w:t>
      </w:r>
      <w:r w:rsidRPr="003A06D0">
        <w:rPr>
          <w:rStyle w:val="Datatype"/>
          <w:lang w:val="en-GB"/>
        </w:rPr>
        <w:t>AugmentedSignature</w:t>
      </w:r>
      <w:r w:rsidRPr="003A06D0">
        <w:rPr>
          <w:lang w:val="en-GB"/>
        </w:rPr>
        <w:t xml:space="preserve"> output, containing a new or augmented signature.</w:t>
      </w:r>
      <w:r w:rsidR="00211740" w:rsidRPr="003A06D0">
        <w:rPr>
          <w:lang w:val="en-GB"/>
        </w:rPr>
        <w:t xml:space="preserve"> With multiple signature files provided in the verification request the server applies the augmentation to all signatures. The set of resulting signatures will be included in multiple instances of </w:t>
      </w:r>
      <w:r w:rsidR="00211740" w:rsidRPr="003A06D0">
        <w:rPr>
          <w:rStyle w:val="Datatype"/>
          <w:lang w:val="en-GB"/>
        </w:rPr>
        <w:t>AugmentedSignature</w:t>
      </w:r>
      <w:r w:rsidR="00211740" w:rsidRPr="003A06D0">
        <w:rPr>
          <w:lang w:val="en-GB"/>
        </w:rPr>
        <w:t xml:space="preserve"> optional output elements.</w:t>
      </w:r>
    </w:p>
    <w:p w14:paraId="51611C84" w14:textId="77777777" w:rsidR="009D4EF5" w:rsidRPr="003A06D0" w:rsidRDefault="009D4EF5" w:rsidP="009D4EF5">
      <w:pPr>
        <w:pStyle w:val="Beschriftung"/>
        <w:rPr>
          <w:lang w:val="en-GB"/>
        </w:rPr>
      </w:pPr>
      <w:bookmarkStart w:id="22682" w:name="_Toc534748587"/>
      <w:bookmarkStart w:id="22683" w:name="_Toc53474942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14</w:t>
      </w:r>
      <w:r w:rsidRPr="003A06D0">
        <w:rPr>
          <w:noProof/>
          <w:lang w:val="en-GB"/>
        </w:rPr>
        <w:fldChar w:fldCharType="end"/>
      </w:r>
      <w:r w:rsidRPr="003A06D0">
        <w:rPr>
          <w:noProof/>
          <w:lang w:val="en-GB"/>
        </w:rPr>
        <w:t>: Augment Signature</w:t>
      </w:r>
      <w:bookmarkEnd w:id="22682"/>
      <w:bookmarkEnd w:id="22683"/>
    </w:p>
    <w:p w14:paraId="158FE339" w14:textId="77777777" w:rsidR="009D4EF5" w:rsidRPr="003A06D0" w:rsidRDefault="009D4EF5" w:rsidP="009D4EF5">
      <w:pPr>
        <w:keepNext/>
        <w:rPr>
          <w:lang w:val="en-GB"/>
        </w:rPr>
      </w:pPr>
      <w:r w:rsidRPr="003A06D0">
        <w:rPr>
          <w:noProof/>
          <w:lang w:val="en-GB" w:eastAsia="en-GB"/>
        </w:rPr>
        <w:drawing>
          <wp:inline distT="0" distB="0" distL="0" distR="0" wp14:anchorId="7D8B5138" wp14:editId="64B7D092">
            <wp:extent cx="5943600" cy="1325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325880"/>
                    </a:xfrm>
                    <a:prstGeom prst="rect">
                      <a:avLst/>
                    </a:prstGeom>
                  </pic:spPr>
                </pic:pic>
              </a:graphicData>
            </a:graphic>
          </wp:inline>
        </w:drawing>
      </w:r>
      <w:r w:rsidRPr="003A06D0">
        <w:rPr>
          <w:noProof/>
          <w:lang w:val="en-GB" w:eastAsia="en-GB"/>
        </w:rPr>
        <w:t xml:space="preserve"> </w:t>
      </w:r>
    </w:p>
    <w:p w14:paraId="4C0CD16E" w14:textId="77777777" w:rsidR="009D4EF5" w:rsidRPr="003A06D0" w:rsidRDefault="009D4EF5" w:rsidP="009D4EF5">
      <w:pPr>
        <w:rPr>
          <w:lang w:val="en-GB"/>
        </w:rPr>
      </w:pPr>
      <w:r w:rsidRPr="003A06D0">
        <w:rPr>
          <w:lang w:val="en-GB"/>
        </w:rPr>
        <w:t xml:space="preserve">The </w:t>
      </w:r>
      <w:r w:rsidRPr="003A06D0">
        <w:rPr>
          <w:rStyle w:val="Datatype"/>
          <w:lang w:val="en-GB"/>
        </w:rPr>
        <w:t>Type</w:t>
      </w:r>
      <w:r w:rsidRPr="003A06D0">
        <w:rPr>
          <w:lang w:val="en-GB"/>
        </w:rPr>
        <w:t xml:space="preserve"> element of </w:t>
      </w:r>
      <w:r w:rsidRPr="003A06D0">
        <w:rPr>
          <w:rStyle w:val="Datatype"/>
          <w:lang w:val="en-GB"/>
        </w:rPr>
        <w:t>ReturnAugmentedSignature</w:t>
      </w:r>
      <w:r w:rsidRPr="003A06D0">
        <w:rPr>
          <w:lang w:val="en-GB"/>
        </w:rPr>
        <w:t xml:space="preserve"> defines the process of “augmenting” a signature. For example, the augmented signature may be the original signature with some additional unsigned signature properties added to it (such as timestamps, counter-signatures, or additional information for use in verification), or the augmented signature could be an entirely new signature calculated on the same input documents as the input signature.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their semantics, and the default value of </w:t>
      </w:r>
      <w:r w:rsidRPr="003A06D0">
        <w:rPr>
          <w:rStyle w:val="Datatype"/>
          <w:lang w:val="en-GB"/>
        </w:rPr>
        <w:t>ReturnAugmentedSignature</w:t>
      </w:r>
      <w:r w:rsidRPr="003A06D0">
        <w:rPr>
          <w:lang w:val="en-GB"/>
        </w:rPr>
        <w:t xml:space="preserve"> (unless only a single type of augmented signature is supported, in which case the element can be omitted). » [</w:t>
      </w:r>
      <w:r w:rsidRPr="003A06D0">
        <w:rPr>
          <w:color w:val="FF0000"/>
          <w:lang w:val="en-GB"/>
        </w:rPr>
        <w:t>DSS-6.3.1-1</w:t>
      </w:r>
      <w:r w:rsidRPr="003A06D0">
        <w:rPr>
          <w:lang w:val="en-GB"/>
        </w:rPr>
        <w:t>]</w:t>
      </w:r>
    </w:p>
    <w:p w14:paraId="22CB4CFE" w14:textId="77777777" w:rsidR="009D4EF5" w:rsidRPr="003A06D0" w:rsidRDefault="009D4EF5" w:rsidP="009D4EF5">
      <w:pPr>
        <w:rPr>
          <w:lang w:val="en-GB"/>
        </w:rPr>
      </w:pPr>
      <w:r w:rsidRPr="003A06D0">
        <w:rPr>
          <w:lang w:val="en-GB"/>
        </w:rPr>
        <w:t xml:space="preserve">Multiple occurrences of this optional input can be present in a single verify request message. </w:t>
      </w:r>
      <w:r w:rsidRPr="003A06D0">
        <w:rPr>
          <w:rFonts w:eastAsia="MS Mincho" w:cs="MS Mincho"/>
          <w:lang w:val="en-GB"/>
        </w:rPr>
        <w:t>«</w:t>
      </w:r>
      <w:r w:rsidRPr="003A06D0">
        <w:rPr>
          <w:rFonts w:ascii="MS Mincho" w:eastAsia="MS Mincho" w:hAnsi="MS Mincho" w:cs="MS Mincho"/>
          <w:lang w:val="en-GB"/>
        </w:rPr>
        <w:t> </w:t>
      </w:r>
      <w:r w:rsidRPr="003A06D0">
        <w:rPr>
          <w:lang w:val="en-GB"/>
        </w:rPr>
        <w:t>If multiple occurrences are present, each occurrence MUST have a different value. » [</w:t>
      </w:r>
      <w:r w:rsidRPr="003A06D0">
        <w:rPr>
          <w:color w:val="FF0000"/>
          <w:lang w:val="en-GB"/>
        </w:rPr>
        <w:t>DSS-6.3.1-2</w:t>
      </w:r>
      <w:r w:rsidRPr="003A06D0">
        <w:rPr>
          <w:lang w:val="en-GB"/>
        </w:rPr>
        <w:t xml:space="preserve">] Each occurrence will generate a corresponding </w:t>
      </w:r>
      <w:r w:rsidRPr="003A06D0">
        <w:rPr>
          <w:rStyle w:val="Datatype"/>
          <w:lang w:val="en-GB"/>
        </w:rPr>
        <w:t>AugmentedSignature</w:t>
      </w:r>
      <w:r w:rsidRPr="003A06D0">
        <w:rPr>
          <w:lang w:val="en-GB"/>
        </w:rPr>
        <w:t xml:space="preserve"> optional output.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These optional outputs SHALL be distinguishable based on their </w:t>
      </w:r>
      <w:r w:rsidRPr="003A06D0">
        <w:rPr>
          <w:rStyle w:val="Datatype"/>
          <w:lang w:val="en-GB"/>
        </w:rPr>
        <w:t>Type</w:t>
      </w:r>
      <w:r w:rsidRPr="003A06D0">
        <w:rPr>
          <w:lang w:val="en-GB"/>
        </w:rPr>
        <w:t xml:space="preserve"> element, which will match each output with an input. » [</w:t>
      </w:r>
      <w:r w:rsidRPr="003A06D0">
        <w:rPr>
          <w:color w:val="FF0000"/>
          <w:lang w:val="en-GB"/>
        </w:rPr>
        <w:t>DSS-6.3.1-3</w:t>
      </w:r>
      <w:r w:rsidRPr="003A06D0">
        <w:rPr>
          <w:lang w:val="en-GB"/>
        </w:rPr>
        <w:t>]</w:t>
      </w:r>
    </w:p>
    <w:p w14:paraId="6C55728E" w14:textId="77777777" w:rsidR="009D4EF5" w:rsidRPr="003A06D0" w:rsidRDefault="009D4EF5" w:rsidP="009D4EF5">
      <w:pPr>
        <w:rPr>
          <w:lang w:val="en-GB"/>
        </w:rPr>
      </w:pPr>
      <w:r w:rsidRPr="003A06D0">
        <w:rPr>
          <w:lang w:val="en-GB"/>
        </w:rPr>
        <w:t xml:space="preserve">A DSS server SHOULD perform the following steps to return the augmented signature </w:t>
      </w:r>
      <w:r w:rsidR="003D324A" w:rsidRPr="003A06D0">
        <w:rPr>
          <w:lang w:val="en-GB"/>
        </w:rPr>
        <w:t xml:space="preserve">in a </w:t>
      </w:r>
      <w:r w:rsidR="003D324A" w:rsidRPr="003A06D0">
        <w:rPr>
          <w:rStyle w:val="Datatype"/>
          <w:lang w:val="en-GB"/>
        </w:rPr>
        <w:t>AugmentedSignature</w:t>
      </w:r>
      <w:r w:rsidR="003D324A" w:rsidRPr="003A06D0">
        <w:rPr>
          <w:lang w:val="en-GB"/>
        </w:rPr>
        <w:t xml:space="preserve"> component </w:t>
      </w:r>
      <w:r w:rsidRPr="003A06D0">
        <w:rPr>
          <w:lang w:val="en-GB"/>
        </w:rPr>
        <w:t>appropriately. These steps may be changed or overridden by a profile or policy the server is operating under. (e.g. for PDF documents enveloping CMS signatures).</w:t>
      </w:r>
    </w:p>
    <w:p w14:paraId="251899F7" w14:textId="77777777" w:rsidR="009D4EF5" w:rsidRPr="003A06D0" w:rsidRDefault="009D4EF5" w:rsidP="009D4EF5">
      <w:pPr>
        <w:pStyle w:val="Beschriftung"/>
        <w:rPr>
          <w:lang w:val="en-GB"/>
        </w:rPr>
      </w:pPr>
      <w:bookmarkStart w:id="22684" w:name="_Toc534748588"/>
      <w:bookmarkStart w:id="22685" w:name="_Toc53474942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15</w:t>
      </w:r>
      <w:r w:rsidRPr="003A06D0">
        <w:rPr>
          <w:noProof/>
          <w:lang w:val="en-GB"/>
        </w:rPr>
        <w:fldChar w:fldCharType="end"/>
      </w:r>
      <w:r w:rsidRPr="003A06D0">
        <w:rPr>
          <w:noProof/>
          <w:lang w:val="en-GB"/>
        </w:rPr>
        <w:t xml:space="preserve">: </w:t>
      </w:r>
      <w:r w:rsidR="003D324A" w:rsidRPr="003A06D0">
        <w:rPr>
          <w:noProof/>
          <w:lang w:val="en-GB"/>
        </w:rPr>
        <w:t>Build</w:t>
      </w:r>
      <w:r w:rsidRPr="003A06D0">
        <w:rPr>
          <w:noProof/>
          <w:lang w:val="en-GB"/>
        </w:rPr>
        <w:t xml:space="preserve"> Augmente</w:t>
      </w:r>
      <w:bookmarkEnd w:id="22684"/>
      <w:bookmarkEnd w:id="22685"/>
      <w:r w:rsidR="003D324A" w:rsidRPr="003A06D0">
        <w:rPr>
          <w:noProof/>
          <w:lang w:val="en-GB"/>
        </w:rPr>
        <w:t>dSignature component</w:t>
      </w:r>
    </w:p>
    <w:p w14:paraId="3BD74D41" w14:textId="77777777" w:rsidR="009D4EF5" w:rsidRPr="003A06D0" w:rsidRDefault="003D324A" w:rsidP="009D4EF5">
      <w:pPr>
        <w:keepNext/>
        <w:rPr>
          <w:lang w:val="en-GB"/>
        </w:rPr>
      </w:pPr>
      <w:r w:rsidRPr="003A06D0">
        <w:rPr>
          <w:noProof/>
          <w:lang w:val="en-GB" w:eastAsia="en-GB"/>
        </w:rPr>
        <w:lastRenderedPageBreak/>
        <w:drawing>
          <wp:inline distT="0" distB="0" distL="0" distR="0" wp14:anchorId="7AC95B5C" wp14:editId="19C2CEF6">
            <wp:extent cx="5943600" cy="2410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410460"/>
                    </a:xfrm>
                    <a:prstGeom prst="rect">
                      <a:avLst/>
                    </a:prstGeom>
                  </pic:spPr>
                </pic:pic>
              </a:graphicData>
            </a:graphic>
          </wp:inline>
        </w:drawing>
      </w:r>
      <w:r w:rsidR="009D4EF5" w:rsidRPr="003A06D0">
        <w:rPr>
          <w:noProof/>
          <w:lang w:val="en-GB" w:eastAsia="en-GB"/>
        </w:rPr>
        <w:t xml:space="preserve"> </w:t>
      </w:r>
    </w:p>
    <w:p w14:paraId="4DBB9D1D"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detached or enveloping signature to be augmented appears within a </w:t>
      </w:r>
      <w:r w:rsidRPr="003A06D0">
        <w:rPr>
          <w:rStyle w:val="Datatype"/>
          <w:lang w:val="en-GB"/>
        </w:rPr>
        <w:t>Base64Signature</w:t>
      </w:r>
      <w:r w:rsidRPr="003A06D0">
        <w:rPr>
          <w:lang w:val="en-GB"/>
        </w:rPr>
        <w:t xml:space="preserve"> then the </w:t>
      </w:r>
      <w:r w:rsidRPr="003A06D0">
        <w:rPr>
          <w:rStyle w:val="Datatype"/>
          <w:lang w:val="en-GB"/>
        </w:rPr>
        <w:t>AugmentedSignature</w:t>
      </w:r>
      <w:r w:rsidRPr="003A06D0">
        <w:rPr>
          <w:lang w:val="en-GB"/>
        </w:rPr>
        <w:t xml:space="preserve"> optional output MUST contain the modified </w:t>
      </w:r>
      <w:r w:rsidRPr="003A06D0">
        <w:rPr>
          <w:rStyle w:val="Datatype"/>
          <w:lang w:val="en-GB"/>
        </w:rPr>
        <w:t>SignatureObject</w:t>
      </w:r>
      <w:r w:rsidRPr="003A06D0">
        <w:rPr>
          <w:lang w:val="en-GB"/>
        </w:rPr>
        <w:t xml:space="preserve"> with the augmented signature. » [</w:t>
      </w:r>
      <w:r w:rsidRPr="003A06D0">
        <w:rPr>
          <w:color w:val="FF0000"/>
          <w:lang w:val="en-GB"/>
        </w:rPr>
        <w:t>DSS-6.3.1-4</w:t>
      </w:r>
      <w:r w:rsidRPr="003A06D0">
        <w:rPr>
          <w:lang w:val="en-GB"/>
        </w:rPr>
        <w:t>]</w:t>
      </w:r>
    </w:p>
    <w:p w14:paraId="31874DF5"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signature to be augmented is enveloped, and if the </w:t>
      </w:r>
      <w:r w:rsidRPr="003A06D0">
        <w:rPr>
          <w:rStyle w:val="Datatype"/>
          <w:lang w:val="en-GB"/>
        </w:rPr>
        <w:t>VerifyRequest</w:t>
      </w:r>
      <w:r w:rsidRPr="003A06D0">
        <w:rPr>
          <w:lang w:val="en-GB"/>
        </w:rPr>
        <w:t xml:space="preserve"> contains a </w:t>
      </w:r>
      <w:r w:rsidRPr="003A06D0">
        <w:rPr>
          <w:rStyle w:val="Datatype"/>
          <w:lang w:val="en-GB"/>
        </w:rPr>
        <w:t>SignatureObject</w:t>
      </w:r>
      <w:r w:rsidRPr="003A06D0">
        <w:rPr>
          <w:lang w:val="en-GB"/>
        </w:rPr>
        <w:t xml:space="preserve"> with a </w:t>
      </w:r>
      <w:r w:rsidRPr="003A06D0">
        <w:rPr>
          <w:rStyle w:val="Datatype"/>
          <w:lang w:val="en-GB"/>
        </w:rPr>
        <w:t>SignaturePtr</w:t>
      </w:r>
      <w:r w:rsidRPr="003A06D0">
        <w:rPr>
          <w:lang w:val="en-GB"/>
        </w:rPr>
        <w:t xml:space="preserve"> pointing to an </w:t>
      </w:r>
      <w:r w:rsidRPr="003A06D0">
        <w:rPr>
          <w:rStyle w:val="Datatype"/>
          <w:lang w:val="en-GB"/>
        </w:rPr>
        <w:t>InputDocument</w:t>
      </w:r>
      <w:r w:rsidRPr="003A06D0">
        <w:rPr>
          <w:lang w:val="en-GB"/>
        </w:rPr>
        <w:t xml:space="preserve"> enveloping the signature then the server MUST produce </w:t>
      </w:r>
      <w:r w:rsidR="003D324A" w:rsidRPr="003A06D0">
        <w:rPr>
          <w:lang w:val="en-GB"/>
        </w:rPr>
        <w:t xml:space="preserve">an </w:t>
      </w:r>
      <w:r w:rsidR="003D324A" w:rsidRPr="003A06D0">
        <w:rPr>
          <w:rStyle w:val="Datatype"/>
          <w:lang w:val="en-GB"/>
        </w:rPr>
        <w:t>AugmentedSignature</w:t>
      </w:r>
      <w:r w:rsidR="003D324A" w:rsidRPr="003A06D0">
        <w:rPr>
          <w:lang w:val="en-GB"/>
        </w:rPr>
        <w:t xml:space="preserve"> </w:t>
      </w:r>
      <w:r w:rsidR="00BF5E78" w:rsidRPr="003A06D0">
        <w:rPr>
          <w:lang w:val="en-GB"/>
        </w:rPr>
        <w:t>component</w:t>
      </w:r>
      <w:r w:rsidR="003D324A" w:rsidRPr="003A06D0">
        <w:rPr>
          <w:lang w:val="en-GB"/>
        </w:rPr>
        <w:t xml:space="preserve"> with its subcomponents </w:t>
      </w:r>
      <w:r w:rsidR="003D324A" w:rsidRPr="003A06D0">
        <w:rPr>
          <w:rStyle w:val="Datatype"/>
          <w:lang w:val="en-GB"/>
        </w:rPr>
        <w:t>SignatureObject</w:t>
      </w:r>
      <w:r w:rsidR="003D324A" w:rsidRPr="003A06D0">
        <w:rPr>
          <w:lang w:val="en-GB"/>
        </w:rPr>
        <w:t xml:space="preserve"> and </w:t>
      </w:r>
      <w:r w:rsidR="003D324A" w:rsidRPr="003A06D0">
        <w:rPr>
          <w:rStyle w:val="Datatype"/>
          <w:lang w:val="en-GB"/>
        </w:rPr>
        <w:t>DocumentWithSignature</w:t>
      </w:r>
      <w:r w:rsidR="003D324A" w:rsidRPr="003A06D0">
        <w:rPr>
          <w:lang w:val="en-GB"/>
        </w:rPr>
        <w:t xml:space="preserve"> used. The</w:t>
      </w:r>
      <w:r w:rsidRPr="003A06D0">
        <w:rPr>
          <w:lang w:val="en-GB"/>
        </w:rPr>
        <w:t xml:space="preserve"> </w:t>
      </w:r>
      <w:r w:rsidRPr="003A06D0">
        <w:rPr>
          <w:rStyle w:val="Datatype"/>
          <w:lang w:val="en-GB"/>
        </w:rPr>
        <w:t>DocumentWithSignature</w:t>
      </w:r>
      <w:r w:rsidRPr="003A06D0">
        <w:rPr>
          <w:lang w:val="en-GB"/>
        </w:rPr>
        <w:t xml:space="preserve"> contain</w:t>
      </w:r>
      <w:r w:rsidR="003D324A" w:rsidRPr="003A06D0">
        <w:rPr>
          <w:lang w:val="en-GB"/>
        </w:rPr>
        <w:t>s</w:t>
      </w:r>
      <w:r w:rsidRPr="003A06D0">
        <w:rPr>
          <w:lang w:val="en-GB"/>
        </w:rPr>
        <w:t xml:space="preserve"> the document that envelopes the augmented signature, second a </w:t>
      </w:r>
      <w:r w:rsidRPr="003A06D0">
        <w:rPr>
          <w:rStyle w:val="Datatype"/>
          <w:lang w:val="en-GB"/>
        </w:rPr>
        <w:t>SignatureObject</w:t>
      </w:r>
      <w:r w:rsidRPr="003A06D0">
        <w:rPr>
          <w:lang w:val="en-GB"/>
        </w:rPr>
        <w:t xml:space="preserve"> having a </w:t>
      </w:r>
      <w:r w:rsidRPr="003A06D0">
        <w:rPr>
          <w:rStyle w:val="Datatype"/>
          <w:lang w:val="en-GB"/>
        </w:rPr>
        <w:t>SignaturePtr</w:t>
      </w:r>
      <w:r w:rsidRPr="003A06D0">
        <w:rPr>
          <w:lang w:val="en-GB"/>
        </w:rPr>
        <w:t xml:space="preserve"> element that MUST point to the former </w:t>
      </w:r>
      <w:r w:rsidRPr="003A06D0">
        <w:rPr>
          <w:rStyle w:val="Datatype"/>
          <w:lang w:val="en-GB"/>
        </w:rPr>
        <w:t>DocumentWithSignature</w:t>
      </w:r>
      <w:r w:rsidRPr="003A06D0">
        <w:rPr>
          <w:lang w:val="en-GB"/>
        </w:rPr>
        <w:t>. » [</w:t>
      </w:r>
      <w:r w:rsidRPr="003A06D0">
        <w:rPr>
          <w:color w:val="FF0000"/>
          <w:lang w:val="en-GB"/>
        </w:rPr>
        <w:t>DSS-6.3.1-5</w:t>
      </w:r>
      <w:r w:rsidRPr="003A06D0">
        <w:rPr>
          <w:lang w:val="en-GB"/>
        </w:rPr>
        <w:t>]</w:t>
      </w:r>
    </w:p>
    <w:p w14:paraId="2EC6837A"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there is no </w:t>
      </w:r>
      <w:r w:rsidRPr="003A06D0">
        <w:rPr>
          <w:rStyle w:val="Datatype"/>
          <w:lang w:val="en-GB"/>
        </w:rPr>
        <w:t>SignatureObject</w:t>
      </w:r>
      <w:r w:rsidRPr="003A06D0">
        <w:rPr>
          <w:lang w:val="en-GB"/>
        </w:rPr>
        <w:t xml:space="preserve"> included in the request then the server MUST produce a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containing the document with the augmented signature, only. » [</w:t>
      </w:r>
      <w:r w:rsidRPr="003A06D0">
        <w:rPr>
          <w:color w:val="FF0000"/>
          <w:lang w:val="en-GB"/>
        </w:rPr>
        <w:t>DSS-6.3.1-6</w:t>
      </w:r>
      <w:r w:rsidRPr="003A06D0">
        <w:rPr>
          <w:lang w:val="en-GB"/>
        </w:rPr>
        <w:t xml:space="preserve">] No </w:t>
      </w:r>
      <w:r w:rsidR="003D324A" w:rsidRPr="003A06D0">
        <w:rPr>
          <w:rStyle w:val="Datatype"/>
          <w:lang w:val="en-GB"/>
        </w:rPr>
        <w:t>SignatureObject</w:t>
      </w:r>
      <w:r w:rsidR="003D324A" w:rsidRPr="003A06D0">
        <w:rPr>
          <w:lang w:val="en-GB"/>
        </w:rPr>
        <w:t xml:space="preserve"> </w:t>
      </w:r>
      <w:r w:rsidRPr="003A06D0">
        <w:rPr>
          <w:lang w:val="en-GB"/>
        </w:rPr>
        <w:t>element will be generated.</w:t>
      </w:r>
    </w:p>
    <w:p w14:paraId="10AEA023" w14:textId="77777777" w:rsidR="009D4EF5" w:rsidRPr="003A06D0" w:rsidRDefault="009D4EF5" w:rsidP="009D4EF5">
      <w:pPr>
        <w:rPr>
          <w:lang w:val="en-GB"/>
        </w:rPr>
      </w:pPr>
      <w:r w:rsidRPr="003A06D0">
        <w:rPr>
          <w:lang w:val="en-GB"/>
        </w:rPr>
        <w:t xml:space="preserve">If created the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contains the input document with the given signature inserted. The server places the signature in the document </w:t>
      </w:r>
      <w:r w:rsidR="006C53FF">
        <w:rPr>
          <w:lang w:val="en-GB"/>
        </w:rPr>
        <w:t xml:space="preserve">and location </w:t>
      </w:r>
      <w:r w:rsidRPr="003A06D0">
        <w:rPr>
          <w:lang w:val="en-GB"/>
        </w:rPr>
        <w:t xml:space="preserve">identified using the </w:t>
      </w:r>
      <w:r w:rsidRPr="003A06D0">
        <w:rPr>
          <w:rStyle w:val="Datatype"/>
          <w:lang w:val="en-GB"/>
        </w:rPr>
        <w:t>SignatureObject</w:t>
      </w:r>
      <w:r w:rsidRPr="003A06D0">
        <w:rPr>
          <w:lang w:val="en-GB"/>
        </w:rPr>
        <w:t xml:space="preserve"> / </w:t>
      </w:r>
      <w:r w:rsidRPr="003A06D0">
        <w:rPr>
          <w:rStyle w:val="Datatype"/>
          <w:lang w:val="en-GB"/>
        </w:rPr>
        <w:t>SignaturePtr</w:t>
      </w:r>
      <w:r w:rsidRPr="003A06D0">
        <w:rPr>
          <w:lang w:val="en-GB"/>
        </w:rPr>
        <w:t xml:space="preserve"> </w:t>
      </w:r>
      <w:r w:rsidR="006C53FF">
        <w:rPr>
          <w:lang w:val="en-GB"/>
        </w:rPr>
        <w:t>compon</w:t>
      </w:r>
      <w:r w:rsidRPr="003A06D0">
        <w:rPr>
          <w:lang w:val="en-GB"/>
        </w:rPr>
        <w:t xml:space="preserve">ent.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This </w:t>
      </w:r>
      <w:r w:rsidRPr="003A06D0">
        <w:rPr>
          <w:rStyle w:val="Datatype"/>
          <w:lang w:val="en-GB"/>
        </w:rPr>
        <w:t>Document</w:t>
      </w:r>
      <w:r w:rsidRPr="003A06D0">
        <w:rPr>
          <w:lang w:val="en-GB"/>
        </w:rPr>
        <w:t xml:space="preserve"> MUST include a same-document </w:t>
      </w:r>
      <w:r w:rsidRPr="003A06D0">
        <w:rPr>
          <w:rStyle w:val="Datatype"/>
          <w:lang w:val="en-GB"/>
        </w:rPr>
        <w:t>RefURI</w:t>
      </w:r>
      <w:r w:rsidRPr="003A06D0">
        <w:rPr>
          <w:lang w:val="en-GB"/>
        </w:rPr>
        <w:t xml:space="preserve"> element which references the data augmented (</w:t>
      </w:r>
      <w:r w:rsidR="00BF5E78" w:rsidRPr="003A06D0">
        <w:rPr>
          <w:lang w:val="en-GB"/>
        </w:rPr>
        <w:t>e.g.</w:t>
      </w:r>
      <w:r w:rsidRPr="003A06D0">
        <w:rPr>
          <w:lang w:val="en-GB"/>
        </w:rPr>
        <w:t xml:space="preserve"> of the form </w:t>
      </w:r>
      <w:r w:rsidRPr="003A06D0">
        <w:rPr>
          <w:rStyle w:val="Datatype"/>
          <w:lang w:val="en-GB"/>
        </w:rPr>
        <w:t>RefURI</w:t>
      </w:r>
      <w:r w:rsidRPr="003A06D0">
        <w:rPr>
          <w:lang w:val="en-GB"/>
        </w:rPr>
        <w:t>). » [</w:t>
      </w:r>
      <w:r w:rsidRPr="003A06D0">
        <w:rPr>
          <w:color w:val="FF0000"/>
          <w:lang w:val="en-GB"/>
        </w:rPr>
        <w:t>DSS-6.3.1-7</w:t>
      </w:r>
      <w:r w:rsidRPr="003A06D0">
        <w:rPr>
          <w:lang w:val="en-GB"/>
        </w:rPr>
        <w:t>]</w:t>
      </w:r>
    </w:p>
    <w:p w14:paraId="164216C4" w14:textId="77777777" w:rsidR="009D4EF5" w:rsidRPr="003A06D0" w:rsidRDefault="009D4EF5" w:rsidP="009D4EF5">
      <w:pPr>
        <w:pStyle w:val="berschrift3"/>
        <w:numPr>
          <w:ilvl w:val="2"/>
          <w:numId w:val="3"/>
        </w:numPr>
        <w:rPr>
          <w:lang w:val="en-GB"/>
        </w:rPr>
      </w:pPr>
      <w:bookmarkStart w:id="22686" w:name="_Toc516359914"/>
      <w:bookmarkStart w:id="22687" w:name="_Toc522668723"/>
      <w:bookmarkStart w:id="22688" w:name="_Toc534748912"/>
      <w:bookmarkStart w:id="22689" w:name="_Toc10202547"/>
      <w:r w:rsidRPr="003A06D0">
        <w:rPr>
          <w:lang w:val="en-GB"/>
        </w:rPr>
        <w:t>Sub process ‘timestamp Signature’</w:t>
      </w:r>
      <w:bookmarkEnd w:id="22686"/>
      <w:bookmarkEnd w:id="22687"/>
      <w:bookmarkEnd w:id="22688"/>
      <w:bookmarkEnd w:id="22689"/>
    </w:p>
    <w:p w14:paraId="00700B97" w14:textId="77777777" w:rsidR="009D4EF5" w:rsidRPr="003A06D0" w:rsidRDefault="009D4EF5" w:rsidP="009D4EF5">
      <w:pPr>
        <w:rPr>
          <w:lang w:val="en-GB"/>
        </w:rPr>
      </w:pPr>
      <w:r w:rsidRPr="003A06D0">
        <w:rPr>
          <w:lang w:val="en-GB"/>
        </w:rPr>
        <w:t xml:space="preserve">If the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element of </w:t>
      </w:r>
      <w:r w:rsidRPr="003A06D0">
        <w:rPr>
          <w:rStyle w:val="Datatype"/>
          <w:lang w:val="en-GB"/>
        </w:rPr>
        <w:t>OptionalInputsVerify</w:t>
      </w:r>
      <w:r w:rsidRPr="003A06D0">
        <w:rPr>
          <w:lang w:val="en-GB"/>
        </w:rPr>
        <w:t xml:space="preserve"> is present the server </w:t>
      </w:r>
      <w:r w:rsidR="00BF5E78" w:rsidRPr="003A06D0">
        <w:rPr>
          <w:lang w:val="en-GB"/>
        </w:rPr>
        <w:t>augments</w:t>
      </w:r>
      <w:r w:rsidRPr="003A06D0">
        <w:rPr>
          <w:lang w:val="en-GB"/>
        </w:rPr>
        <w:t xml:space="preserve"> the signature after its verification by embedding a signature timestamp token as an unauthenticated attribute (see "</w:t>
      </w:r>
      <w:r w:rsidRPr="003A06D0">
        <w:rPr>
          <w:rStyle w:val="Datatype"/>
          <w:lang w:val="en-GB"/>
        </w:rPr>
        <w:t>unauthAttrs</w:t>
      </w:r>
      <w:r w:rsidRPr="003A06D0">
        <w:rPr>
          <w:lang w:val="en-GB"/>
        </w:rPr>
        <w:t>" in section 9.1 [</w:t>
      </w:r>
      <w:hyperlink w:anchor="refRFC5652" w:history="1">
        <w:r w:rsidRPr="003A06D0">
          <w:rPr>
            <w:rStyle w:val="Hyperlink"/>
            <w:b/>
            <w:bCs/>
            <w:lang w:val="en-GB"/>
          </w:rPr>
          <w:t>RFC 5652</w:t>
        </w:r>
      </w:hyperlink>
      <w:r w:rsidRPr="003A06D0">
        <w:rPr>
          <w:lang w:val="en-GB"/>
        </w:rPr>
        <w:t xml:space="preserve">]) or *unsigned* property (see section 6.2.5 "The </w:t>
      </w:r>
      <w:r w:rsidRPr="003A06D0">
        <w:rPr>
          <w:rStyle w:val="Datatype"/>
          <w:lang w:val="en-GB"/>
        </w:rPr>
        <w:t>UnsignedSignatureProperties</w:t>
      </w:r>
      <w:r w:rsidRPr="003A06D0">
        <w:rPr>
          <w:lang w:val="en-GB"/>
        </w:rPr>
        <w:t xml:space="preserve"> element" and section 7.3 "The SignatureTimeStamp element" [XAdES]) of the supplied signature.</w:t>
      </w:r>
    </w:p>
    <w:p w14:paraId="65793DAD" w14:textId="77777777" w:rsidR="009D4EF5" w:rsidRPr="003A06D0" w:rsidRDefault="009D4EF5" w:rsidP="009D4EF5">
      <w:pPr>
        <w:rPr>
          <w:lang w:val="en-GB"/>
        </w:rPr>
      </w:pPr>
      <w:r w:rsidRPr="003A06D0">
        <w:rPr>
          <w:lang w:val="en-GB"/>
        </w:rPr>
        <w:t xml:space="preserve">The timestamp token will be on the signature value in the case of CMS/PKCS7signatures or the </w:t>
      </w:r>
      <w:r w:rsidRPr="003A06D0">
        <w:rPr>
          <w:rStyle w:val="Datatype"/>
          <w:lang w:val="en-GB"/>
        </w:rPr>
        <w:t>&lt;ds:SignatureValue&gt;</w:t>
      </w:r>
      <w:r w:rsidRPr="003A06D0">
        <w:rPr>
          <w:lang w:val="en-GB"/>
        </w:rPr>
        <w:t xml:space="preserve"> element in the case of XML signatures.</w:t>
      </w:r>
    </w:p>
    <w:p w14:paraId="773FFAED" w14:textId="77777777" w:rsidR="009D4EF5" w:rsidRPr="003A06D0" w:rsidRDefault="009D4EF5" w:rsidP="009D4EF5">
      <w:pPr>
        <w:rPr>
          <w:lang w:val="en-GB"/>
        </w:rPr>
      </w:pPr>
    </w:p>
    <w:p w14:paraId="6C8A3CAC" w14:textId="77777777" w:rsidR="009D4EF5" w:rsidRPr="003A06D0" w:rsidRDefault="009D4EF5" w:rsidP="009D4EF5">
      <w:pPr>
        <w:pStyle w:val="Beschriftung"/>
        <w:rPr>
          <w:lang w:val="en-GB"/>
        </w:rPr>
      </w:pPr>
      <w:bookmarkStart w:id="22690" w:name="_Toc534748589"/>
      <w:bookmarkStart w:id="22691" w:name="_Toc53474942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16</w:t>
      </w:r>
      <w:r w:rsidRPr="003A06D0">
        <w:rPr>
          <w:noProof/>
          <w:lang w:val="en-GB"/>
        </w:rPr>
        <w:fldChar w:fldCharType="end"/>
      </w:r>
      <w:r w:rsidRPr="003A06D0">
        <w:rPr>
          <w:noProof/>
          <w:lang w:val="en-GB"/>
        </w:rPr>
        <w:t>: Timestamp Signature</w:t>
      </w:r>
      <w:bookmarkEnd w:id="22690"/>
      <w:bookmarkEnd w:id="22691"/>
    </w:p>
    <w:p w14:paraId="0E4685F4" w14:textId="77777777" w:rsidR="009D4EF5" w:rsidRPr="003A06D0" w:rsidRDefault="001C0CE9" w:rsidP="009D4EF5">
      <w:pPr>
        <w:keepNext/>
        <w:rPr>
          <w:lang w:val="en-GB"/>
        </w:rPr>
      </w:pPr>
      <w:r w:rsidRPr="003A06D0">
        <w:rPr>
          <w:noProof/>
          <w:lang w:val="en-GB" w:eastAsia="en-GB"/>
        </w:rPr>
        <w:lastRenderedPageBreak/>
        <w:drawing>
          <wp:inline distT="0" distB="0" distL="0" distR="0" wp14:anchorId="618A74A1" wp14:editId="17A92659">
            <wp:extent cx="5943600" cy="1093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3470"/>
                    </a:xfrm>
                    <a:prstGeom prst="rect">
                      <a:avLst/>
                    </a:prstGeom>
                  </pic:spPr>
                </pic:pic>
              </a:graphicData>
            </a:graphic>
          </wp:inline>
        </w:drawing>
      </w:r>
      <w:r w:rsidRPr="003A06D0">
        <w:rPr>
          <w:noProof/>
          <w:lang w:val="en-GB" w:eastAsia="en-GB"/>
        </w:rPr>
        <w:t xml:space="preserve"> </w:t>
      </w:r>
    </w:p>
    <w:p w14:paraId="428D91AB" w14:textId="77777777" w:rsidR="009D4EF5" w:rsidRPr="003A06D0" w:rsidRDefault="009D4EF5" w:rsidP="009D4EF5">
      <w:pPr>
        <w:rPr>
          <w:lang w:val="en-GB"/>
        </w:rPr>
      </w:pPr>
      <w:r w:rsidRPr="003A06D0">
        <w:rPr>
          <w:lang w:val="en-GB"/>
        </w:rPr>
        <w:t xml:space="preserve">The </w:t>
      </w:r>
      <w:r w:rsidR="001C0CE9" w:rsidRPr="003A06D0">
        <w:rPr>
          <w:rStyle w:val="Datatype"/>
          <w:lang w:val="en-GB"/>
        </w:rPr>
        <w:t>value</w:t>
      </w:r>
      <w:r w:rsidRPr="003A06D0">
        <w:rPr>
          <w:lang w:val="en-GB"/>
        </w:rPr>
        <w:t xml:space="preserve"> of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indicates what type of timestamp to build. This document defines two values for it, namely:</w:t>
      </w:r>
    </w:p>
    <w:p w14:paraId="4C1A3785" w14:textId="77777777" w:rsidR="009D4EF5" w:rsidRPr="003A06D0" w:rsidRDefault="009D4EF5" w:rsidP="009D4EF5">
      <w:pPr>
        <w:pStyle w:val="Listenabsatz"/>
        <w:numPr>
          <w:ilvl w:val="0"/>
          <w:numId w:val="33"/>
        </w:numPr>
        <w:rPr>
          <w:lang w:val="en-GB"/>
        </w:rPr>
      </w:pPr>
      <w:r w:rsidRPr="003A06D0">
        <w:rPr>
          <w:rStyle w:val="Datatype"/>
          <w:lang w:val="en-GB"/>
        </w:rPr>
        <w:t>urn:ietf:rfc:3161</w:t>
      </w:r>
      <w:r w:rsidRPr="003A06D0">
        <w:rPr>
          <w:lang w:val="en-GB"/>
        </w:rPr>
        <w:t xml:space="preserve"> for generating a RFC 3161 timestamp token on the signature</w:t>
      </w:r>
    </w:p>
    <w:p w14:paraId="24D0C076" w14:textId="77777777" w:rsidR="009D4EF5" w:rsidRPr="003A06D0" w:rsidRDefault="009D4EF5" w:rsidP="009D4EF5">
      <w:pPr>
        <w:pStyle w:val="Listenabsatz"/>
        <w:numPr>
          <w:ilvl w:val="0"/>
          <w:numId w:val="33"/>
        </w:numPr>
        <w:rPr>
          <w:lang w:val="en-GB"/>
        </w:rPr>
      </w:pPr>
      <w:r w:rsidRPr="003A06D0">
        <w:rPr>
          <w:rStyle w:val="Datatype"/>
          <w:lang w:val="en-GB"/>
        </w:rPr>
        <w:t>urn:oasis:names:tc:dss:1.0:core:schema:XMLTimeStampToken</w:t>
      </w:r>
      <w:r w:rsidRPr="003A06D0">
        <w:rPr>
          <w:lang w:val="en-GB"/>
        </w:rPr>
        <w:t xml:space="preserve">, for generating a XML timestamp token as defined in section </w:t>
      </w:r>
      <w:r w:rsidRPr="003A06D0">
        <w:rPr>
          <w:lang w:val="en-GB"/>
        </w:rPr>
        <w:fldChar w:fldCharType="begin"/>
      </w:r>
      <w:r w:rsidRPr="003A06D0">
        <w:rPr>
          <w:lang w:val="en-GB"/>
        </w:rPr>
        <w:instrText xml:space="preserve"> REF _Ref522558898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_General_Timestamp_Processing" w:history="1">
        <w:r w:rsidRPr="003A06D0">
          <w:rPr>
            <w:rStyle w:val="Hyperlink"/>
            <w:lang w:val="en-GB"/>
          </w:rPr>
          <w:t>General Processing</w:t>
        </w:r>
      </w:hyperlink>
      <w:r w:rsidRPr="003A06D0">
        <w:rPr>
          <w:lang w:val="en-GB"/>
        </w:rPr>
        <w:t xml:space="preserve"> of this document.</w:t>
      </w:r>
    </w:p>
    <w:p w14:paraId="77742BDB"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 default value for the </w:t>
      </w:r>
      <w:r w:rsidRPr="003A06D0">
        <w:rPr>
          <w:rStyle w:val="Datatype"/>
          <w:lang w:val="en-GB"/>
        </w:rPr>
        <w:t>Type</w:t>
      </w:r>
      <w:r w:rsidRPr="003A06D0">
        <w:rPr>
          <w:lang w:val="en-GB"/>
        </w:rPr>
        <w:t xml:space="preserve"> element (unless only a single type of timestamp is supported, in which case </w:t>
      </w:r>
      <w:r w:rsidRPr="003A06D0">
        <w:rPr>
          <w:rStyle w:val="Datatype"/>
          <w:lang w:val="en-GB"/>
        </w:rPr>
        <w:t>Type</w:t>
      </w:r>
      <w:r w:rsidRPr="003A06D0">
        <w:rPr>
          <w:lang w:val="en-GB"/>
        </w:rPr>
        <w:t xml:space="preserve"> can be omitted). » [</w:t>
      </w:r>
      <w:r w:rsidRPr="003A06D0">
        <w:rPr>
          <w:color w:val="FF0000"/>
          <w:lang w:val="en-GB"/>
        </w:rPr>
        <w:t>DSS-6.3.2-1</w:t>
      </w:r>
      <w:r w:rsidRPr="003A06D0">
        <w:rPr>
          <w:lang w:val="en-GB"/>
        </w:rPr>
        <w:t>]</w:t>
      </w:r>
    </w:p>
    <w:p w14:paraId="3EC36B37" w14:textId="77777777" w:rsidR="009D4EF5" w:rsidRPr="003A06D0" w:rsidRDefault="009D4EF5" w:rsidP="009D4EF5">
      <w:pPr>
        <w:rPr>
          <w:lang w:val="en-GB"/>
        </w:rPr>
      </w:pPr>
      <w:r w:rsidRPr="003A06D0">
        <w:rPr>
          <w:lang w:val="en-GB"/>
        </w:rPr>
        <w:t>The sub process of returning the augmented signatures is the same as described in the sub process ‘augment Signature’ (see section</w:t>
      </w:r>
      <w:r w:rsidR="00C77497" w:rsidRPr="003A06D0">
        <w:rPr>
          <w:lang w:val="en-GB"/>
        </w:rPr>
        <w:t xml:space="preserve"> </w:t>
      </w:r>
      <w:r w:rsidR="00C77497" w:rsidRPr="003A06D0">
        <w:rPr>
          <w:lang w:val="en-GB"/>
        </w:rPr>
        <w:fldChar w:fldCharType="begin"/>
      </w:r>
      <w:r w:rsidR="00C77497" w:rsidRPr="003A06D0">
        <w:rPr>
          <w:lang w:val="en-GB"/>
        </w:rPr>
        <w:instrText xml:space="preserve"> REF _Ref501440736 \r \h </w:instrText>
      </w:r>
      <w:r w:rsidR="00C77497" w:rsidRPr="003A06D0">
        <w:rPr>
          <w:lang w:val="en-GB"/>
        </w:rPr>
      </w:r>
      <w:r w:rsidR="00C77497" w:rsidRPr="003A06D0">
        <w:rPr>
          <w:lang w:val="en-GB"/>
        </w:rPr>
        <w:fldChar w:fldCharType="separate"/>
      </w:r>
      <w:r w:rsidR="00C77497" w:rsidRPr="003A06D0">
        <w:rPr>
          <w:lang w:val="en-GB"/>
        </w:rPr>
        <w:t>6.3.2</w:t>
      </w:r>
      <w:r w:rsidR="00C77497" w:rsidRPr="003A06D0">
        <w:rPr>
          <w:lang w:val="en-GB"/>
        </w:rPr>
        <w:fldChar w:fldCharType="end"/>
      </w:r>
      <w:r w:rsidRPr="003A06D0">
        <w:rPr>
          <w:lang w:val="en-GB"/>
        </w:rPr>
        <w:t>).</w:t>
      </w:r>
    </w:p>
    <w:p w14:paraId="69F50428" w14:textId="77777777" w:rsidR="009D4EF5" w:rsidRPr="003A06D0" w:rsidRDefault="009D4EF5" w:rsidP="009D4EF5">
      <w:pPr>
        <w:rPr>
          <w:lang w:val="en-GB"/>
        </w:rPr>
      </w:pPr>
      <w:r w:rsidRPr="003A06D0">
        <w:rPr>
          <w:lang w:val="en-GB"/>
        </w:rPr>
        <w:t>Note: Procedures for handling other forms of timestamp may be defined in profiles of the Core. In particular, the DSS XAdES profile [DSS-XAdES-P] defines procedures for handling timestamps against the document being signed, and the DSS Timestamp profile [DSS-TS-P] defines procedures for handling standalone timestamps.</w:t>
      </w:r>
    </w:p>
    <w:p w14:paraId="77AD50F0" w14:textId="77777777" w:rsidR="009D4EF5" w:rsidRPr="003A06D0" w:rsidRDefault="009D4EF5" w:rsidP="009D4EF5">
      <w:pPr>
        <w:pStyle w:val="berschrift3"/>
        <w:numPr>
          <w:ilvl w:val="2"/>
          <w:numId w:val="3"/>
        </w:numPr>
        <w:rPr>
          <w:lang w:val="en-GB"/>
        </w:rPr>
      </w:pPr>
      <w:bookmarkStart w:id="22692" w:name="_Toc516359915"/>
      <w:bookmarkStart w:id="22693" w:name="_Toc522668724"/>
      <w:bookmarkStart w:id="22694" w:name="_Toc534748913"/>
      <w:bookmarkStart w:id="22695" w:name="_Toc10202548"/>
      <w:r w:rsidRPr="003A06D0">
        <w:rPr>
          <w:lang w:val="en-GB"/>
        </w:rPr>
        <w:t>Task ‘build VerifyResponse’</w:t>
      </w:r>
      <w:bookmarkEnd w:id="22692"/>
      <w:bookmarkEnd w:id="22693"/>
      <w:bookmarkEnd w:id="22694"/>
      <w:bookmarkEnd w:id="22695"/>
    </w:p>
    <w:p w14:paraId="4F07024B" w14:textId="77777777" w:rsidR="009D4EF5" w:rsidRPr="003A06D0" w:rsidRDefault="009D4EF5" w:rsidP="009D4EF5">
      <w:pPr>
        <w:rPr>
          <w:lang w:val="en-GB"/>
        </w:rPr>
      </w:pPr>
      <w:r w:rsidRPr="003A06D0">
        <w:rPr>
          <w:lang w:val="en-GB"/>
        </w:rPr>
        <w:t xml:space="preserve">The task of building the </w:t>
      </w:r>
      <w:r w:rsidRPr="003A06D0">
        <w:rPr>
          <w:rStyle w:val="Datatype"/>
          <w:lang w:val="en-GB"/>
        </w:rPr>
        <w:t>VerifyResponse</w:t>
      </w:r>
      <w:r w:rsidRPr="003A06D0">
        <w:rPr>
          <w:lang w:val="en-GB"/>
        </w:rPr>
        <w:t xml:space="preserve"> is shared between all signature formats. The </w:t>
      </w:r>
      <w:r w:rsidRPr="003A06D0">
        <w:rPr>
          <w:rStyle w:val="Datatype"/>
          <w:lang w:val="en-GB"/>
        </w:rPr>
        <w:t>OptionalInputsVerify</w:t>
      </w:r>
      <w:r w:rsidRPr="003A06D0">
        <w:rPr>
          <w:lang w:val="en-GB"/>
        </w:rPr>
        <w:t xml:space="preserve"> element, server configuration and applied policies may affect the set of elements included in the </w:t>
      </w:r>
      <w:r w:rsidRPr="003A06D0">
        <w:rPr>
          <w:rStyle w:val="Datatype"/>
          <w:lang w:val="en-GB"/>
        </w:rPr>
        <w:t>OptionalOutputsVerify</w:t>
      </w:r>
      <w:r w:rsidRPr="003A06D0">
        <w:rPr>
          <w:lang w:val="en-GB"/>
        </w:rPr>
        <w:t>.</w:t>
      </w:r>
    </w:p>
    <w:p w14:paraId="5AEFE1DE" w14:textId="77777777" w:rsidR="009D4EF5" w:rsidRPr="003A06D0" w:rsidRDefault="009D4EF5" w:rsidP="009D4EF5">
      <w:pPr>
        <w:rPr>
          <w:lang w:val="en-GB"/>
        </w:rPr>
      </w:pPr>
      <w:r w:rsidRPr="003A06D0">
        <w:rPr>
          <w:lang w:val="en-GB"/>
        </w:rPr>
        <w:t xml:space="preserve">If the </w:t>
      </w:r>
      <w:r w:rsidRPr="003A06D0">
        <w:rPr>
          <w:rStyle w:val="Datatype"/>
          <w:lang w:val="en-GB"/>
        </w:rPr>
        <w:t>ReturnVerificationTimeInfo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VerificationTimeInfo</w:t>
      </w:r>
      <w:r w:rsidRPr="003A06D0">
        <w:rPr>
          <w:lang w:val="en-GB"/>
        </w:rPr>
        <w:t xml:space="preserve"> within the </w:t>
      </w:r>
      <w:r w:rsidRPr="003A06D0">
        <w:rPr>
          <w:rStyle w:val="Datatype"/>
          <w:lang w:val="en-GB"/>
        </w:rPr>
        <w:t>OptionalOutputsVerify</w:t>
      </w:r>
      <w:r w:rsidRPr="003A06D0">
        <w:rPr>
          <w:lang w:val="en-GB"/>
        </w:rPr>
        <w:t>. It contains the verification time and optionally other relevant time instants that may have been used when determining the verification time or that may be useful for its qualification.</w:t>
      </w:r>
    </w:p>
    <w:p w14:paraId="3FB8EDB2" w14:textId="77777777" w:rsidR="009D4EF5" w:rsidRPr="003A06D0" w:rsidRDefault="009D4EF5" w:rsidP="009D4EF5">
      <w:pPr>
        <w:rPr>
          <w:lang w:val="en-GB"/>
        </w:rPr>
      </w:pPr>
      <w:r w:rsidRPr="003A06D0">
        <w:rPr>
          <w:lang w:val="en-GB"/>
        </w:rPr>
        <w:t xml:space="preserve">If the </w:t>
      </w:r>
      <w:r w:rsidRPr="003A06D0">
        <w:rPr>
          <w:rStyle w:val="Datatype"/>
          <w:lang w:val="en-GB"/>
        </w:rPr>
        <w:t>ReturnSigningTimeInfo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SigningTimeInfo</w:t>
      </w:r>
      <w:r w:rsidRPr="003A06D0">
        <w:rPr>
          <w:lang w:val="en-GB"/>
        </w:rPr>
        <w:t xml:space="preserve"> within the </w:t>
      </w:r>
      <w:r w:rsidRPr="003A06D0">
        <w:rPr>
          <w:rStyle w:val="Datatype"/>
          <w:lang w:val="en-GB"/>
        </w:rPr>
        <w:t>OptionalOutputsVerify</w:t>
      </w:r>
      <w:r w:rsidRPr="003A06D0">
        <w:rPr>
          <w:lang w:val="en-GB"/>
        </w:rPr>
        <w:t xml:space="preserve">. It allows the client to obtain the time instant associated to the signature creation. Depending on the applicable server policy, this signing time needs to be qualified, in order to avoid unacceptable measurement errors or false claims, using time boundaries associated to trustworthy time values (based on timestamps or time-marks created using trusted time sources). In this case, the server MAY include these values in the </w:t>
      </w:r>
      <w:r w:rsidRPr="003A06D0">
        <w:rPr>
          <w:rStyle w:val="Datatype"/>
          <w:lang w:val="en-GB"/>
        </w:rPr>
        <w:t>LowerBoundary</w:t>
      </w:r>
      <w:r w:rsidRPr="003A06D0">
        <w:rPr>
          <w:lang w:val="en-GB"/>
        </w:rPr>
        <w:t xml:space="preserve"> and </w:t>
      </w:r>
      <w:r w:rsidRPr="003A06D0">
        <w:rPr>
          <w:rStyle w:val="Datatype"/>
          <w:lang w:val="en-GB"/>
        </w:rPr>
        <w:t>UpperBoundary</w:t>
      </w:r>
      <w:r w:rsidRPr="003A06D0">
        <w:rPr>
          <w:lang w:val="en-GB"/>
        </w:rPr>
        <w:t xml:space="preserve"> elements, respectively.</w:t>
      </w:r>
    </w:p>
    <w:p w14:paraId="34839CA8" w14:textId="77777777" w:rsidR="009D4EF5" w:rsidRPr="003A06D0" w:rsidRDefault="009D4EF5" w:rsidP="009D4EF5">
      <w:pPr>
        <w:rPr>
          <w:rStyle w:val="Datatype"/>
          <w:rFonts w:ascii="Arial" w:hAnsi="Arial"/>
          <w:lang w:val="en-GB"/>
        </w:rPr>
      </w:pPr>
      <w:r w:rsidRPr="003A06D0">
        <w:rPr>
          <w:lang w:val="en-GB"/>
        </w:rPr>
        <w:t>Criteria for determining when a time instant can be considered trustworthy and for determining the maximum acceptable delays between the signing time and their boundaries (if any) is outside the scope of this specification.</w:t>
      </w:r>
    </w:p>
    <w:p w14:paraId="381DAE73"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When there's no way for the server to determine the signing time, the server MUST omit the </w:t>
      </w:r>
      <w:r w:rsidRPr="003A06D0">
        <w:rPr>
          <w:rStyle w:val="Datatype"/>
          <w:lang w:val="en-GB"/>
        </w:rPr>
        <w:t>SigningTimeInfo</w:t>
      </w:r>
      <w:r w:rsidRPr="003A06D0">
        <w:rPr>
          <w:lang w:val="en-GB"/>
        </w:rPr>
        <w:t xml:space="preserve"> output. » [</w:t>
      </w:r>
      <w:r w:rsidRPr="003A06D0">
        <w:rPr>
          <w:color w:val="FF0000"/>
          <w:lang w:val="en-GB"/>
        </w:rPr>
        <w:t>DSS-6.3.3-1</w:t>
      </w:r>
      <w:r w:rsidRPr="003A06D0">
        <w:rPr>
          <w:lang w:val="en-GB"/>
        </w:rPr>
        <w:t>]</w:t>
      </w:r>
    </w:p>
    <w:p w14:paraId="65BA4E50" w14:textId="77777777" w:rsidR="009D4EF5" w:rsidRPr="003A06D0" w:rsidRDefault="009D4EF5" w:rsidP="009D4EF5">
      <w:pPr>
        <w:rPr>
          <w:lang w:val="en-GB"/>
        </w:rPr>
      </w:pPr>
      <w:r w:rsidRPr="003A06D0">
        <w:rPr>
          <w:lang w:val="en-GB"/>
        </w:rPr>
        <w:t xml:space="preserve">If the </w:t>
      </w:r>
      <w:r w:rsidRPr="003A06D0">
        <w:rPr>
          <w:rStyle w:val="Datatype"/>
          <w:lang w:val="en-GB"/>
        </w:rPr>
        <w:t>ReturnSignerIdentity</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SignerIdentity</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SignerIdentity</w:t>
      </w:r>
      <w:r w:rsidRPr="003A06D0">
        <w:rPr>
          <w:lang w:val="en-GB"/>
        </w:rPr>
        <w:t xml:space="preserve"> optional output contains an indication of who performed the signature. This option is not allowed in multi-signature verification.</w:t>
      </w:r>
    </w:p>
    <w:p w14:paraId="375B396A" w14:textId="77777777" w:rsidR="009D4EF5" w:rsidRPr="003A06D0" w:rsidRDefault="009D4EF5" w:rsidP="009D4EF5">
      <w:pPr>
        <w:rPr>
          <w:lang w:val="en-GB"/>
        </w:rPr>
      </w:pPr>
      <w:r w:rsidRPr="003A06D0">
        <w:rPr>
          <w:lang w:val="en-GB"/>
        </w:rPr>
        <w:t xml:space="preserve">If the </w:t>
      </w:r>
      <w:r w:rsidRPr="003A06D0">
        <w:rPr>
          <w:rStyle w:val="Datatype"/>
          <w:lang w:val="en-GB"/>
        </w:rPr>
        <w:t>ReturnTransformedDocument</w:t>
      </w:r>
      <w:r w:rsidRPr="003A06D0">
        <w:rPr>
          <w:lang w:val="en-GB"/>
        </w:rPr>
        <w:t xml:space="preserve"> element of </w:t>
      </w:r>
      <w:r w:rsidRPr="003A06D0">
        <w:rPr>
          <w:rStyle w:val="Datatype"/>
          <w:lang w:val="en-GB"/>
        </w:rPr>
        <w:t>OptionalInputsVerify</w:t>
      </w:r>
      <w:r w:rsidRPr="003A06D0">
        <w:rPr>
          <w:lang w:val="en-GB"/>
        </w:rPr>
        <w:t xml:space="preserve"> is present</w:t>
      </w:r>
      <w:r w:rsidR="00BF5E78">
        <w:rPr>
          <w:lang w:val="en-GB"/>
        </w:rPr>
        <w:t>,</w:t>
      </w:r>
      <w:r w:rsidRPr="003A06D0">
        <w:rPr>
          <w:lang w:val="en-GB"/>
        </w:rPr>
        <w:t xml:space="preserve"> the server returns an input document to which the XML signature transforms specified by a particular </w:t>
      </w:r>
      <w:r w:rsidRPr="003A06D0">
        <w:rPr>
          <w:rStyle w:val="Datatype"/>
          <w:lang w:val="en-GB"/>
        </w:rPr>
        <w:t>&lt;ds:Reference&gt;</w:t>
      </w:r>
      <w:r w:rsidRPr="003A06D0">
        <w:rPr>
          <w:lang w:val="en-GB"/>
        </w:rPr>
        <w:t xml:space="preserve"> have been applied. The </w:t>
      </w:r>
      <w:r w:rsidRPr="003A06D0">
        <w:rPr>
          <w:rStyle w:val="Datatype"/>
          <w:lang w:val="en-GB"/>
        </w:rPr>
        <w:t>&lt;ds:Reference&gt;</w:t>
      </w:r>
      <w:r w:rsidRPr="003A06D0">
        <w:rPr>
          <w:lang w:val="en-GB"/>
        </w:rPr>
        <w:t xml:space="preserve"> is indicated by the zero-based </w:t>
      </w:r>
      <w:r w:rsidRPr="003A06D0">
        <w:rPr>
          <w:rStyle w:val="Datatype"/>
          <w:lang w:val="en-GB"/>
        </w:rPr>
        <w:lastRenderedPageBreak/>
        <w:t>WhichReference</w:t>
      </w:r>
      <w:r w:rsidRPr="003A06D0">
        <w:rPr>
          <w:lang w:val="en-GB"/>
        </w:rPr>
        <w:t xml:space="preserve"> element (0 means the first </w:t>
      </w:r>
      <w:r w:rsidRPr="003A06D0">
        <w:rPr>
          <w:rStyle w:val="Datatype"/>
          <w:lang w:val="en-GB"/>
        </w:rPr>
        <w:t>&lt;ds:Reference&gt;</w:t>
      </w:r>
      <w:r w:rsidRPr="003A06D0">
        <w:rPr>
          <w:lang w:val="en-GB"/>
        </w:rPr>
        <w:t xml:space="preserve"> in the signature, 1 means the second, and so on). Multiple occurrences of this optional input can be present in a single verify request message. Each occurrence will generate a corresponding optional output. These options are not allowed in multi-signature verification.</w:t>
      </w:r>
    </w:p>
    <w:p w14:paraId="41B675FE" w14:textId="77777777" w:rsidR="009D4EF5" w:rsidRPr="003A06D0" w:rsidRDefault="009D4EF5" w:rsidP="009D4EF5">
      <w:pPr>
        <w:rPr>
          <w:lang w:val="en-GB"/>
        </w:rPr>
      </w:pPr>
      <w:r w:rsidRPr="003A06D0">
        <w:rPr>
          <w:lang w:val="en-GB"/>
        </w:rPr>
        <w:t xml:space="preserve">The </w:t>
      </w:r>
      <w:r w:rsidRPr="003A06D0">
        <w:rPr>
          <w:rStyle w:val="Datatype"/>
          <w:lang w:val="en-GB"/>
        </w:rPr>
        <w:t>TransformedDocument</w:t>
      </w:r>
      <w:r w:rsidRPr="003A06D0">
        <w:rPr>
          <w:lang w:val="en-GB"/>
        </w:rPr>
        <w:t xml:space="preserve"> element within the </w:t>
      </w:r>
      <w:r w:rsidRPr="003A06D0">
        <w:rPr>
          <w:rStyle w:val="Datatype"/>
          <w:lang w:val="en-GB"/>
        </w:rPr>
        <w:t>OptionalOutputsVerify</w:t>
      </w:r>
      <w:r w:rsidRPr="003A06D0">
        <w:rPr>
          <w:lang w:val="en-GB"/>
        </w:rPr>
        <w:t xml:space="preserve"> contains a document corresponding to the specified </w:t>
      </w:r>
      <w:r w:rsidRPr="003A06D0">
        <w:rPr>
          <w:rStyle w:val="Datatype"/>
          <w:lang w:val="en-GB"/>
        </w:rPr>
        <w:t>&lt;ds:Reference&gt;</w:t>
      </w:r>
      <w:r w:rsidRPr="003A06D0">
        <w:rPr>
          <w:lang w:val="en-GB"/>
        </w:rPr>
        <w:t xml:space="preserve"> after all the transforms in the reference have been applied. In other words, the hash value of the returned document should equal the </w:t>
      </w:r>
      <w:r w:rsidRPr="003A06D0">
        <w:rPr>
          <w:rStyle w:val="Datatype"/>
          <w:lang w:val="en-GB"/>
        </w:rPr>
        <w:t>&lt;ds:Reference&gt;</w:t>
      </w:r>
      <w:r w:rsidRPr="003A06D0">
        <w:rPr>
          <w:lang w:val="en-GB"/>
        </w:rPr>
        <w:t xml:space="preserve"> element’s </w:t>
      </w:r>
      <w:r w:rsidRPr="003A06D0">
        <w:rPr>
          <w:rStyle w:val="Datatype"/>
          <w:lang w:val="en-GB"/>
        </w:rPr>
        <w:t>&lt;ds:DigestValue&gt;</w:t>
      </w:r>
      <w:r w:rsidRPr="003A06D0">
        <w:rPr>
          <w:lang w:val="en-GB"/>
        </w:rPr>
        <w:t xml:space="preserve">. To match outputs to inputs, each </w:t>
      </w:r>
      <w:r w:rsidRPr="003A06D0">
        <w:rPr>
          <w:rStyle w:val="Datatype"/>
          <w:lang w:val="en-GB"/>
        </w:rPr>
        <w:t>TransformedDocument</w:t>
      </w:r>
      <w:r w:rsidRPr="003A06D0">
        <w:rPr>
          <w:lang w:val="en-GB"/>
        </w:rPr>
        <w:t xml:space="preserve"> component will contain a </w:t>
      </w:r>
      <w:r w:rsidRPr="003A06D0">
        <w:rPr>
          <w:rStyle w:val="Datatype"/>
          <w:lang w:val="en-GB"/>
        </w:rPr>
        <w:t>WhichReference</w:t>
      </w:r>
      <w:r w:rsidRPr="003A06D0">
        <w:rPr>
          <w:lang w:val="en-GB"/>
        </w:rPr>
        <w:t xml:space="preserve"> element which matches the corresponding </w:t>
      </w:r>
      <w:r w:rsidRPr="003A06D0">
        <w:rPr>
          <w:rStyle w:val="Datatype"/>
          <w:lang w:val="en-GB"/>
        </w:rPr>
        <w:t>ReturnTransformedDocument</w:t>
      </w:r>
      <w:r w:rsidRPr="003A06D0">
        <w:rPr>
          <w:lang w:val="en-GB"/>
        </w:rPr>
        <w:t xml:space="preserve"> optional input element.</w:t>
      </w:r>
    </w:p>
    <w:p w14:paraId="0FD96CFD" w14:textId="77777777" w:rsidR="009D4EF5" w:rsidRPr="003A06D0" w:rsidRDefault="009D4EF5" w:rsidP="009D4EF5">
      <w:pPr>
        <w:rPr>
          <w:lang w:val="en-GB"/>
        </w:rPr>
      </w:pPr>
      <w:r w:rsidRPr="003A06D0">
        <w:rPr>
          <w:lang w:val="en-GB"/>
        </w:rPr>
        <w:t xml:space="preserve">If the </w:t>
      </w:r>
      <w:r w:rsidRPr="003A06D0">
        <w:rPr>
          <w:rStyle w:val="Datatype"/>
          <w:lang w:val="en-GB"/>
        </w:rPr>
        <w:t>ReturnProcessingDetails</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ProcessingDetails</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ProcessingDetails</w:t>
      </w:r>
      <w:r w:rsidRPr="003A06D0">
        <w:rPr>
          <w:lang w:val="en-GB"/>
        </w:rPr>
        <w:t xml:space="preserve"> element elaborates on what signature verification steps succeeded or failed. This option is not allowed in multi-signature verification.</w:t>
      </w:r>
    </w:p>
    <w:bookmarkEnd w:id="22631"/>
    <w:bookmarkEnd w:id="22632"/>
    <w:bookmarkEnd w:id="22633"/>
    <w:bookmarkEnd w:id="22634"/>
    <w:bookmarkEnd w:id="22635"/>
    <w:bookmarkEnd w:id="22636"/>
    <w:p w14:paraId="2336E5FA"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"sec_AsyncProcessingModel" </w:instrText>
      </w:r>
      <w:r w:rsidRPr="003A06D0">
        <w:rPr>
          <w:lang w:val="en-GB"/>
        </w:rPr>
        <w:fldChar w:fldCharType="separate"/>
      </w:r>
      <w:bookmarkStart w:id="22696" w:name="_Ref628073"/>
      <w:bookmarkStart w:id="22697" w:name="_Ref534888702"/>
      <w:bookmarkStart w:id="22698" w:name="_Toc522668725"/>
      <w:bookmarkStart w:id="22699" w:name="_Ref522794364"/>
      <w:bookmarkStart w:id="22700" w:name="_Toc10202549"/>
      <w:r w:rsidRPr="003A06D0">
        <w:rPr>
          <w:rStyle w:val="Hyperlink"/>
          <w:lang w:val="en-GB"/>
        </w:rPr>
        <w:t>Asynchronous Processing Model</w:t>
      </w:r>
      <w:bookmarkEnd w:id="22696"/>
      <w:bookmarkEnd w:id="22697"/>
      <w:bookmarkEnd w:id="22698"/>
      <w:bookmarkEnd w:id="22699"/>
      <w:bookmarkEnd w:id="22700"/>
      <w:r w:rsidRPr="003A06D0">
        <w:rPr>
          <w:lang w:val="en-GB"/>
        </w:rPr>
        <w:fldChar w:fldCharType="end"/>
      </w:r>
    </w:p>
    <w:p w14:paraId="0C2166EA" w14:textId="77777777" w:rsidR="00BF4F83" w:rsidRPr="003A06D0" w:rsidRDefault="00BF4F83" w:rsidP="0067485C">
      <w:pPr>
        <w:rPr>
          <w:lang w:val="en-GB"/>
        </w:rPr>
      </w:pPr>
      <w:r w:rsidRPr="003A06D0">
        <w:rPr>
          <w:lang w:val="en-GB"/>
        </w:rPr>
        <w:t xml:space="preserve">The main functionality of the ‘Asynchronous Processing Profile’ </w:t>
      </w:r>
      <w:hyperlink w:anchor="refDSSAsync" w:history="1">
        <w:r w:rsidRPr="003A06D0">
          <w:rPr>
            <w:rStyle w:val="Hyperlink"/>
            <w:lang w:val="en-GB"/>
          </w:rPr>
          <w:t>[DSSAsync]</w:t>
        </w:r>
      </w:hyperlink>
      <w:r w:rsidRPr="003A06D0">
        <w:rPr>
          <w:lang w:val="en-GB"/>
        </w:rPr>
        <w:t xml:space="preserve"> is included in this version of the core. </w:t>
      </w:r>
      <w:r w:rsidR="0067485C" w:rsidRPr="003A06D0">
        <w:rPr>
          <w:lang w:val="en-GB"/>
        </w:rPr>
        <w:t xml:space="preserve">The asynchronous processing is </w:t>
      </w:r>
      <w:r w:rsidR="00493949">
        <w:rPr>
          <w:lang w:val="en-GB"/>
        </w:rPr>
        <w:t>selec</w:t>
      </w:r>
      <w:r w:rsidR="0067485C" w:rsidRPr="003A06D0">
        <w:rPr>
          <w:lang w:val="en-GB"/>
        </w:rPr>
        <w:t xml:space="preserve">ted by adding the </w:t>
      </w:r>
      <w:r w:rsidR="00DB18B3" w:rsidRPr="003A06D0">
        <w:rPr>
          <w:lang w:val="en-GB"/>
        </w:rPr>
        <w:t xml:space="preserve">profile </w:t>
      </w:r>
      <w:r w:rsidR="003A1FBF" w:rsidRPr="003A06D0">
        <w:rPr>
          <w:lang w:val="en-GB"/>
        </w:rPr>
        <w:t>identifier</w:t>
      </w:r>
    </w:p>
    <w:p w14:paraId="7875D03C" w14:textId="77777777" w:rsidR="003A1FBF" w:rsidRPr="003A06D0" w:rsidRDefault="003A1FBF" w:rsidP="0067485C">
      <w:pPr>
        <w:rPr>
          <w:rStyle w:val="Datatype"/>
          <w:lang w:val="en-GB"/>
        </w:rPr>
      </w:pPr>
      <w:r w:rsidRPr="003A06D0">
        <w:rPr>
          <w:rStyle w:val="Datatype"/>
          <w:lang w:val="en-GB"/>
        </w:rPr>
        <w:t>urn:oasis:names:tc:dss:1.0:profiles:asynchronousprocessing:1.0</w:t>
      </w:r>
    </w:p>
    <w:p w14:paraId="5AC27499" w14:textId="77777777" w:rsidR="003A1FBF" w:rsidRPr="003A06D0" w:rsidRDefault="003A1FBF" w:rsidP="003A1FBF">
      <w:pPr>
        <w:rPr>
          <w:rStyle w:val="Datatype"/>
          <w:lang w:val="en-GB"/>
        </w:rPr>
      </w:pPr>
      <w:r w:rsidRPr="003A06D0">
        <w:rPr>
          <w:lang w:val="en-GB"/>
        </w:rPr>
        <w:t xml:space="preserve">(defined in </w:t>
      </w:r>
      <w:r w:rsidRPr="003A06D0">
        <w:rPr>
          <w:rStyle w:val="Refterm"/>
          <w:lang w:val="en-GB"/>
        </w:rPr>
        <w:t>[DSS1Async]</w:t>
      </w:r>
      <w:r w:rsidRPr="003A06D0">
        <w:rPr>
          <w:rStyle w:val="Refterm"/>
          <w:b w:val="0"/>
          <w:lang w:val="en-GB"/>
        </w:rPr>
        <w:t xml:space="preserve">) to the requests set of </w:t>
      </w:r>
      <w:r w:rsidRPr="003A06D0">
        <w:rPr>
          <w:rStyle w:val="Datatype"/>
          <w:lang w:val="en-GB"/>
        </w:rPr>
        <w:t>Profile</w:t>
      </w:r>
      <w:r w:rsidRPr="003A06D0">
        <w:rPr>
          <w:lang w:val="en-GB"/>
        </w:rPr>
        <w:t xml:space="preserve"> elements.</w:t>
      </w:r>
    </w:p>
    <w:p w14:paraId="70FFF383" w14:textId="77777777" w:rsidR="003A1FBF" w:rsidRPr="003A06D0" w:rsidRDefault="003A1FBF" w:rsidP="0067485C">
      <w:pPr>
        <w:rPr>
          <w:lang w:val="en-GB"/>
        </w:rPr>
      </w:pPr>
    </w:p>
    <w:p w14:paraId="262DD1F1" w14:textId="77777777" w:rsidR="00BF4F83" w:rsidRPr="003A06D0" w:rsidRDefault="00BF4F83" w:rsidP="00BF4F83">
      <w:pPr>
        <w:rPr>
          <w:lang w:val="en-GB"/>
        </w:rPr>
      </w:pPr>
      <w:r w:rsidRPr="003A06D0">
        <w:rPr>
          <w:lang w:val="en-GB"/>
        </w:rPr>
        <w:t>The server MAY decide that the processing of a request cannot be performed within a reasonable timeframe and therefore return an instance of the ‘</w:t>
      </w:r>
      <w:r w:rsidRPr="003A06D0">
        <w:rPr>
          <w:lang w:val="en-GB"/>
        </w:rPr>
        <w:fldChar w:fldCharType="begin"/>
      </w:r>
      <w:r w:rsidRPr="003A06D0">
        <w:rPr>
          <w:lang w:val="en-GB"/>
        </w:rPr>
        <w:instrText xml:space="preserve"> REF _RefComp131BCFE5 \h </w:instrText>
      </w:r>
      <w:r w:rsidRPr="003A06D0">
        <w:rPr>
          <w:lang w:val="en-GB"/>
        </w:rPr>
      </w:r>
      <w:r w:rsidRPr="003A06D0">
        <w:rPr>
          <w:lang w:val="en-GB"/>
        </w:rPr>
        <w:fldChar w:fldCharType="separate"/>
      </w:r>
      <w:r w:rsidRPr="003A06D0">
        <w:rPr>
          <w:lang w:val="en-GB"/>
        </w:rPr>
        <w:t>Component ResponseBase</w:t>
      </w:r>
      <w:r w:rsidRPr="003A06D0">
        <w:rPr>
          <w:lang w:val="en-GB"/>
        </w:rPr>
        <w:fldChar w:fldCharType="end"/>
      </w:r>
      <w:r w:rsidRPr="003A06D0">
        <w:rPr>
          <w:lang w:val="en-GB"/>
        </w:rPr>
        <w:t xml:space="preserve">’ with the </w:t>
      </w:r>
      <w:r w:rsidRPr="003A06D0">
        <w:rPr>
          <w:rStyle w:val="Datatype"/>
          <w:lang w:val="en-GB"/>
        </w:rPr>
        <w:t>ResultMajor</w:t>
      </w:r>
      <w:r w:rsidRPr="003A06D0">
        <w:rPr>
          <w:lang w:val="en-GB"/>
        </w:rPr>
        <w:t xml:space="preserve"> value of</w:t>
      </w:r>
    </w:p>
    <w:p w14:paraId="46DBCD03" w14:textId="77777777" w:rsidR="00BF4F83" w:rsidRPr="003A06D0" w:rsidRDefault="00BF4F83" w:rsidP="00BF4F83">
      <w:pPr>
        <w:rPr>
          <w:lang w:val="en-GB"/>
        </w:rPr>
      </w:pPr>
      <w:r w:rsidRPr="003A06D0">
        <w:rPr>
          <w:rStyle w:val="Datatype"/>
          <w:sz w:val="18"/>
          <w:lang w:val="en-GB"/>
        </w:rPr>
        <w:t>urn:oasis:names:tc:dss:1.0:profiles:asynchronousprocessing:resultmajor:Pending</w:t>
      </w:r>
    </w:p>
    <w:p w14:paraId="7954CA59" w14:textId="77777777" w:rsidR="00BF4F83" w:rsidRPr="003A06D0" w:rsidRDefault="00BF4F83" w:rsidP="00BF4F83">
      <w:pPr>
        <w:rPr>
          <w:lang w:val="en-GB"/>
        </w:rPr>
      </w:pPr>
      <w:r w:rsidRPr="003A06D0">
        <w:rPr>
          <w:lang w:val="en-GB"/>
        </w:rPr>
        <w:t xml:space="preserve">and the </w:t>
      </w:r>
      <w:r w:rsidRPr="003A06D0">
        <w:rPr>
          <w:rStyle w:val="Datatype"/>
          <w:lang w:val="en-GB"/>
        </w:rPr>
        <w:t>ResponseID</w:t>
      </w:r>
      <w:r w:rsidRPr="003A06D0">
        <w:rPr>
          <w:lang w:val="en-GB"/>
        </w:rPr>
        <w:t xml:space="preserve"> element set to a server generated value.</w:t>
      </w:r>
    </w:p>
    <w:p w14:paraId="44E3A581" w14:textId="77777777" w:rsidR="000D0396" w:rsidRPr="003A06D0" w:rsidRDefault="000D0396" w:rsidP="00BF4F83">
      <w:pPr>
        <w:rPr>
          <w:lang w:val="en-GB"/>
        </w:rPr>
      </w:pPr>
    </w:p>
    <w:p w14:paraId="6C51125D" w14:textId="77777777" w:rsidR="00D02FB8" w:rsidRPr="003A06D0" w:rsidRDefault="00BF4F83" w:rsidP="00D02FB8">
      <w:pPr>
        <w:rPr>
          <w:lang w:val="en-GB"/>
        </w:rPr>
      </w:pPr>
      <w:r w:rsidRPr="003A06D0">
        <w:rPr>
          <w:lang w:val="en-GB"/>
        </w:rPr>
        <w:t xml:space="preserve">The client MAY initiate a request with the top-level component </w:t>
      </w:r>
      <w:r w:rsidRPr="003A06D0">
        <w:rPr>
          <w:rStyle w:val="Datatype"/>
          <w:lang w:val="en-GB"/>
        </w:rPr>
        <w:t>PendingRequest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_RefCompD39ED54B \r \h </w:instrText>
      </w:r>
      <w:r w:rsidR="00195249">
        <w:rPr>
          <w:lang w:val="en-GB"/>
        </w:rPr>
      </w:r>
      <w:r w:rsidR="00195249">
        <w:rPr>
          <w:lang w:val="en-GB"/>
        </w:rPr>
        <w:fldChar w:fldCharType="separate"/>
      </w:r>
      <w:r w:rsidR="00195249">
        <w:rPr>
          <w:lang w:val="en-GB"/>
        </w:rPr>
        <w:t>4.2.5</w:t>
      </w:r>
      <w:r w:rsidR="00195249">
        <w:rPr>
          <w:lang w:val="en-GB"/>
        </w:rPr>
        <w:fldChar w:fldCharType="end"/>
      </w:r>
      <w:r w:rsidRPr="003A06D0">
        <w:rPr>
          <w:lang w:val="en-GB"/>
        </w:rPr>
        <w:t xml:space="preserve">) from time to time with the </w:t>
      </w:r>
      <w:r w:rsidRPr="003A06D0">
        <w:rPr>
          <w:rStyle w:val="Datatype"/>
          <w:lang w:val="en-GB"/>
        </w:rPr>
        <w:t>ResponseID</w:t>
      </w:r>
      <w:r w:rsidRPr="003A06D0">
        <w:rPr>
          <w:lang w:val="en-GB"/>
        </w:rPr>
        <w:t xml:space="preserve"> of the initial response included in the </w:t>
      </w:r>
      <w:r w:rsidRPr="003A06D0">
        <w:rPr>
          <w:rStyle w:val="Datatype"/>
          <w:lang w:val="en-GB"/>
        </w:rPr>
        <w:t>RequestID</w:t>
      </w:r>
      <w:r w:rsidRPr="003A06D0">
        <w:rPr>
          <w:lang w:val="en-GB"/>
        </w:rPr>
        <w:t xml:space="preserve"> element.</w:t>
      </w:r>
      <w:r w:rsidR="00D02FB8" w:rsidRPr="003A06D0">
        <w:rPr>
          <w:lang w:val="en-GB"/>
        </w:rPr>
        <w:t xml:space="preserve"> The </w:t>
      </w:r>
      <w:r w:rsidR="00D02FB8" w:rsidRPr="003A06D0">
        <w:rPr>
          <w:rStyle w:val="Datatype"/>
          <w:lang w:val="en-GB"/>
        </w:rPr>
        <w:t>RequestID</w:t>
      </w:r>
      <w:r w:rsidR="00D02FB8" w:rsidRPr="003A06D0">
        <w:rPr>
          <w:lang w:val="en-GB"/>
        </w:rPr>
        <w:t xml:space="preserve"> of the related request maybe reused but a client MUST NOT depend on such reuse of </w:t>
      </w:r>
      <w:r w:rsidR="00D02FB8" w:rsidRPr="003A06D0">
        <w:rPr>
          <w:rStyle w:val="Datatype"/>
          <w:lang w:val="en-GB"/>
        </w:rPr>
        <w:t>RequestID</w:t>
      </w:r>
      <w:r w:rsidR="00D02FB8" w:rsidRPr="003A06D0">
        <w:rPr>
          <w:lang w:val="en-GB"/>
        </w:rPr>
        <w:t>. The</w:t>
      </w:r>
      <w:r w:rsidR="00BA0D8E" w:rsidRPr="003A06D0">
        <w:rPr>
          <w:lang w:val="en-GB"/>
        </w:rPr>
        <w:t xml:space="preserve"> server</w:t>
      </w:r>
      <w:r w:rsidR="00D02FB8" w:rsidRPr="003A06D0">
        <w:rPr>
          <w:lang w:val="en-GB"/>
        </w:rPr>
        <w:t xml:space="preserve"> may consider a given value of </w:t>
      </w:r>
      <w:r w:rsidR="00D02FB8" w:rsidRPr="003A06D0">
        <w:rPr>
          <w:rStyle w:val="Datatype"/>
          <w:lang w:val="en-GB"/>
        </w:rPr>
        <w:t>RequestID</w:t>
      </w:r>
      <w:r w:rsidR="00D02FB8" w:rsidRPr="003A06D0">
        <w:rPr>
          <w:lang w:val="en-GB"/>
        </w:rPr>
        <w:t xml:space="preserve"> as not appropriate for internal request/response matching or may generally produce its own values for </w:t>
      </w:r>
      <w:r w:rsidR="00D02FB8" w:rsidRPr="003A06D0">
        <w:rPr>
          <w:rStyle w:val="Datatype"/>
          <w:lang w:val="en-GB"/>
        </w:rPr>
        <w:t>ResponseID.</w:t>
      </w:r>
    </w:p>
    <w:p w14:paraId="7D3A6514" w14:textId="77777777" w:rsidR="00BF4F83" w:rsidRPr="003A06D0" w:rsidRDefault="00BF4F83" w:rsidP="00BF4F83">
      <w:pPr>
        <w:rPr>
          <w:lang w:val="en-GB"/>
        </w:rPr>
      </w:pPr>
      <w:r w:rsidRPr="003A06D0">
        <w:rPr>
          <w:lang w:val="en-GB"/>
        </w:rPr>
        <w:t xml:space="preserve">If the server is still not able to return the requested response, it will respond with a </w:t>
      </w:r>
      <w:r w:rsidRPr="003A06D0">
        <w:rPr>
          <w:rStyle w:val="Datatype"/>
          <w:lang w:val="en-GB"/>
        </w:rPr>
        <w:t>ResultMajor</w:t>
      </w:r>
      <w:r w:rsidRPr="003A06D0">
        <w:rPr>
          <w:lang w:val="en-GB"/>
        </w:rPr>
        <w:t xml:space="preserve"> of ‘Pending’ again. When the server finally succeeds with its processing the results will be delivered to the client with its next polling call.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In this case the </w:t>
      </w:r>
      <w:r w:rsidRPr="003A06D0">
        <w:rPr>
          <w:rStyle w:val="Datatype"/>
          <w:lang w:val="en-GB"/>
        </w:rPr>
        <w:t>ResultMajor</w:t>
      </w:r>
      <w:r w:rsidR="000D0396" w:rsidRPr="003A06D0">
        <w:rPr>
          <w:lang w:val="en-GB"/>
        </w:rPr>
        <w:t xml:space="preserve"> value MUST NOT be </w:t>
      </w:r>
      <w:r w:rsidR="000D0396" w:rsidRPr="003A06D0">
        <w:rPr>
          <w:rStyle w:val="Datatype"/>
          <w:lang w:val="en-GB"/>
        </w:rPr>
        <w:t>Pending</w:t>
      </w:r>
      <w:r w:rsidRPr="003A06D0">
        <w:rPr>
          <w:lang w:val="en-GB"/>
        </w:rPr>
        <w:t xml:space="preserve"> but the </w:t>
      </w:r>
      <w:r w:rsidRPr="003A06D0">
        <w:rPr>
          <w:rStyle w:val="Datatype"/>
          <w:lang w:val="en-GB"/>
        </w:rPr>
        <w:t>ResultMajor</w:t>
      </w:r>
      <w:r w:rsidRPr="003A06D0">
        <w:rPr>
          <w:lang w:val="en-GB"/>
        </w:rPr>
        <w:t xml:space="preserve"> resulting from the request processing. » [</w:t>
      </w:r>
      <w:r w:rsidRPr="003A06D0">
        <w:rPr>
          <w:color w:val="FF0000"/>
          <w:lang w:val="en-GB"/>
        </w:rPr>
        <w:t>DSS-7-1</w:t>
      </w:r>
      <w:r w:rsidRPr="003A06D0">
        <w:rPr>
          <w:lang w:val="en-GB"/>
        </w:rPr>
        <w:t>]</w:t>
      </w:r>
    </w:p>
    <w:p w14:paraId="4444B4AA" w14:textId="77777777" w:rsidR="000D0396" w:rsidRPr="003A06D0" w:rsidRDefault="000D0396" w:rsidP="000D0396">
      <w:pPr>
        <w:rPr>
          <w:lang w:val="en-GB"/>
        </w:rPr>
      </w:pPr>
    </w:p>
    <w:p w14:paraId="1AD3B61A" w14:textId="77777777" w:rsidR="000D0396" w:rsidRPr="003A06D0" w:rsidRDefault="000D0396" w:rsidP="000D0396">
      <w:pPr>
        <w:rPr>
          <w:lang w:val="en-GB" w:eastAsia="en-GB"/>
        </w:rPr>
      </w:pPr>
      <w:r w:rsidRPr="003A06D0">
        <w:rPr>
          <w:lang w:val="en-GB" w:eastAsia="en-GB"/>
        </w:rPr>
        <w:t xml:space="preserve">In response to a </w:t>
      </w:r>
      <w:r w:rsidRPr="003A06D0">
        <w:rPr>
          <w:rStyle w:val="Datatype"/>
          <w:lang w:val="en-GB"/>
        </w:rPr>
        <w:t>PendingRequest</w:t>
      </w:r>
      <w:r w:rsidRPr="003A06D0">
        <w:rPr>
          <w:lang w:val="en-GB" w:eastAsia="en-GB"/>
        </w:rPr>
        <w:t xml:space="preserve"> the server may response with the generic </w:t>
      </w:r>
      <w:r w:rsidRPr="003A06D0">
        <w:rPr>
          <w:rStyle w:val="Datatype"/>
          <w:lang w:val="en-GB"/>
        </w:rPr>
        <w:t>Response</w:t>
      </w:r>
      <w:r w:rsidRPr="003A06D0">
        <w:rPr>
          <w:lang w:val="en-GB" w:eastAsia="en-GB"/>
        </w:rPr>
        <w:t xml:space="preserve"> in cases where the service is unable to specialise down to </w:t>
      </w:r>
      <w:r w:rsidRPr="003A06D0">
        <w:rPr>
          <w:rStyle w:val="Datatype"/>
          <w:lang w:val="en-GB"/>
        </w:rPr>
        <w:t>SignResponse</w:t>
      </w:r>
      <w:r w:rsidRPr="003A06D0">
        <w:rPr>
          <w:lang w:val="en-GB" w:eastAsia="en-GB"/>
        </w:rPr>
        <w:t xml:space="preserve"> or </w:t>
      </w:r>
      <w:r w:rsidRPr="003A06D0">
        <w:rPr>
          <w:rStyle w:val="Datatype"/>
          <w:lang w:val="en-GB"/>
        </w:rPr>
        <w:t>VerificationResponse</w:t>
      </w:r>
      <w:r w:rsidRPr="003A06D0">
        <w:rPr>
          <w:lang w:val="en-GB"/>
        </w:rPr>
        <w:t xml:space="preserve"> components. </w:t>
      </w:r>
      <w:r w:rsidRPr="003A06D0">
        <w:rPr>
          <w:lang w:val="en-GB" w:eastAsia="en-GB"/>
        </w:rPr>
        <w:t xml:space="preserve">This will happen when the service doesn't recognise the given </w:t>
      </w:r>
      <w:r w:rsidRPr="003A06D0">
        <w:rPr>
          <w:rStyle w:val="Datatype"/>
          <w:lang w:val="en-GB"/>
        </w:rPr>
        <w:t>ResponseID</w:t>
      </w:r>
      <w:r w:rsidRPr="003A06D0">
        <w:rPr>
          <w:lang w:val="en-GB" w:eastAsia="en-GB"/>
        </w:rPr>
        <w:t xml:space="preserve">. The </w:t>
      </w:r>
      <w:r w:rsidRPr="003A06D0">
        <w:rPr>
          <w:rStyle w:val="Datatype"/>
          <w:lang w:val="en-GB"/>
        </w:rPr>
        <w:t>ResultMinor</w:t>
      </w:r>
      <w:r w:rsidRPr="003A06D0">
        <w:rPr>
          <w:lang w:val="en-GB" w:eastAsia="en-GB"/>
        </w:rPr>
        <w:t xml:space="preserve"> is set to the special value of </w:t>
      </w:r>
    </w:p>
    <w:p w14:paraId="46FDBCD7" w14:textId="77777777" w:rsidR="000D0396" w:rsidRPr="003A06D0" w:rsidRDefault="000D0396" w:rsidP="000D0396">
      <w:pPr>
        <w:rPr>
          <w:rStyle w:val="Datatype"/>
          <w:sz w:val="16"/>
          <w:lang w:val="en-GB"/>
        </w:rPr>
      </w:pPr>
      <w:r w:rsidRPr="003A06D0">
        <w:rPr>
          <w:rStyle w:val="Datatype"/>
          <w:sz w:val="16"/>
          <w:lang w:val="en-GB"/>
        </w:rPr>
        <w:t>urn:oasis:names:tc:dss:1.0:profiles:asynchronousprocessing:resultminor:ResponseIdUnknown</w:t>
      </w:r>
    </w:p>
    <w:p w14:paraId="0F426331" w14:textId="77777777" w:rsidR="000D0396" w:rsidRPr="003A06D0" w:rsidRDefault="000D0396" w:rsidP="000D0396">
      <w:pPr>
        <w:rPr>
          <w:lang w:val="en-GB" w:eastAsia="en-GB"/>
        </w:rPr>
      </w:pPr>
    </w:p>
    <w:p w14:paraId="00E4158A" w14:textId="77777777" w:rsidR="000D0396" w:rsidRPr="003A06D0" w:rsidRDefault="000D0396" w:rsidP="000D0396">
      <w:pPr>
        <w:rPr>
          <w:lang w:val="en-GB" w:eastAsia="en-GB"/>
        </w:rPr>
      </w:pPr>
      <w:r w:rsidRPr="003A06D0">
        <w:rPr>
          <w:lang w:val="en-GB" w:eastAsia="en-GB"/>
        </w:rPr>
        <w:t xml:space="preserve">The </w:t>
      </w:r>
      <w:r w:rsidRPr="003A06D0">
        <w:rPr>
          <w:rStyle w:val="Datatype"/>
          <w:lang w:val="en-GB"/>
        </w:rPr>
        <w:t>ResultMajor</w:t>
      </w:r>
      <w:r w:rsidRPr="003A06D0">
        <w:rPr>
          <w:lang w:val="en-GB" w:eastAsia="en-GB"/>
        </w:rPr>
        <w:t xml:space="preserve"> code in this case is </w:t>
      </w:r>
      <w:r w:rsidRPr="003A06D0">
        <w:rPr>
          <w:rStyle w:val="Datatype"/>
          <w:lang w:val="en-GB"/>
        </w:rPr>
        <w:t>RequesterError</w:t>
      </w:r>
      <w:r w:rsidRPr="003A06D0">
        <w:rPr>
          <w:lang w:val="en-GB" w:eastAsia="en-GB"/>
        </w:rPr>
        <w:t xml:space="preserve">. This result </w:t>
      </w:r>
      <w:r w:rsidR="00214606" w:rsidRPr="003A06D0">
        <w:rPr>
          <w:lang w:val="en-GB" w:eastAsia="en-GB"/>
        </w:rPr>
        <w:t xml:space="preserve">min or </w:t>
      </w:r>
      <w:r w:rsidRPr="003A06D0">
        <w:rPr>
          <w:lang w:val="en-GB" w:eastAsia="en-GB"/>
        </w:rPr>
        <w:t xml:space="preserve">code shows up only in response to a </w:t>
      </w:r>
      <w:r w:rsidRPr="003A06D0">
        <w:rPr>
          <w:rStyle w:val="Datatype"/>
          <w:lang w:val="en-GB"/>
        </w:rPr>
        <w:t>PendingRequest</w:t>
      </w:r>
      <w:r w:rsidRPr="003A06D0">
        <w:rPr>
          <w:lang w:val="en-GB" w:eastAsia="en-GB"/>
        </w:rPr>
        <w:t>.</w:t>
      </w:r>
    </w:p>
    <w:p w14:paraId="491AEE3A" w14:textId="77777777" w:rsidR="000D0396" w:rsidRPr="003A06D0" w:rsidRDefault="000D0396" w:rsidP="00BF4F83">
      <w:pPr>
        <w:rPr>
          <w:lang w:val="en-GB"/>
        </w:rPr>
      </w:pPr>
    </w:p>
    <w:p w14:paraId="29320F86" w14:textId="77777777" w:rsidR="00BF4F83" w:rsidRPr="003A06D0" w:rsidRDefault="00BF4F83" w:rsidP="00BF4F83">
      <w:pPr>
        <w:rPr>
          <w:lang w:val="en-GB"/>
        </w:rPr>
      </w:pPr>
      <w:r w:rsidRPr="003A06D0">
        <w:rPr>
          <w:lang w:val="en-GB"/>
        </w:rPr>
        <w:t xml:space="preserve">Clients not able to perform the Asynchronous Processing Model MAY treat the </w:t>
      </w:r>
      <w:r w:rsidRPr="003A06D0">
        <w:rPr>
          <w:rStyle w:val="Datatype"/>
          <w:lang w:val="en-GB"/>
        </w:rPr>
        <w:t>Pending</w:t>
      </w:r>
      <w:r w:rsidRPr="003A06D0">
        <w:rPr>
          <w:lang w:val="en-GB"/>
        </w:rPr>
        <w:t xml:space="preserve"> response as an error or try to perform the operation at later point in time. Even without referring to the </w:t>
      </w:r>
      <w:r w:rsidRPr="003A06D0">
        <w:rPr>
          <w:rStyle w:val="Datatype"/>
          <w:lang w:val="en-GB"/>
        </w:rPr>
        <w:t>ResponseID</w:t>
      </w:r>
      <w:r w:rsidRPr="003A06D0">
        <w:rPr>
          <w:lang w:val="en-GB"/>
        </w:rPr>
        <w:t xml:space="preserve"> the server MAY be able to respond with full result immediately.</w:t>
      </w:r>
    </w:p>
    <w:p w14:paraId="008A4E91" w14:textId="77777777" w:rsidR="003A1FBF" w:rsidRPr="003A06D0" w:rsidRDefault="003A1FBF" w:rsidP="00BF4F83">
      <w:pPr>
        <w:rPr>
          <w:lang w:val="en-GB"/>
        </w:rPr>
      </w:pPr>
    </w:p>
    <w:p w14:paraId="54F4BDB5" w14:textId="77777777" w:rsidR="003A1FBF" w:rsidRPr="003A06D0" w:rsidRDefault="003A1FBF" w:rsidP="003A1FBF">
      <w:pPr>
        <w:pStyle w:val="berschrift2"/>
        <w:rPr>
          <w:lang w:val="en-GB"/>
        </w:rPr>
      </w:pPr>
      <w:bookmarkStart w:id="22701" w:name="_Toc10202550"/>
      <w:r w:rsidRPr="003A06D0">
        <w:rPr>
          <w:lang w:val="en-GB"/>
        </w:rPr>
        <w:t>Asynchronous-only Processing</w:t>
      </w:r>
      <w:bookmarkEnd w:id="22701"/>
      <w:r w:rsidRPr="003A06D0">
        <w:rPr>
          <w:lang w:val="en-GB"/>
        </w:rPr>
        <w:t xml:space="preserve"> </w:t>
      </w:r>
    </w:p>
    <w:p w14:paraId="4C1EA8F6" w14:textId="77777777" w:rsidR="003A1FBF" w:rsidRPr="003A06D0" w:rsidRDefault="003A1FBF" w:rsidP="00BF4F83">
      <w:pPr>
        <w:rPr>
          <w:lang w:val="en-GB"/>
        </w:rPr>
      </w:pPr>
      <w:r w:rsidRPr="003A06D0">
        <w:rPr>
          <w:lang w:val="en-GB"/>
        </w:rPr>
        <w:t xml:space="preserve">In case an asynchronous service is unable to reply in a synchronous manner and a requests to this service is made without profiling the call as asynchronous (using the given profile identifier within the </w:t>
      </w:r>
      <w:r w:rsidRPr="003A06D0">
        <w:rPr>
          <w:rStyle w:val="Datatype"/>
          <w:lang w:val="en-GB"/>
        </w:rPr>
        <w:t>Profile</w:t>
      </w:r>
      <w:r w:rsidRPr="003A06D0">
        <w:rPr>
          <w:lang w:val="en-GB"/>
        </w:rPr>
        <w:t xml:space="preserve"> element), the service returns a </w:t>
      </w:r>
      <w:r w:rsidRPr="003A06D0">
        <w:rPr>
          <w:rStyle w:val="Datatype"/>
          <w:lang w:val="en-GB"/>
        </w:rPr>
        <w:t>ResultMajor</w:t>
      </w:r>
      <w:r w:rsidRPr="003A06D0">
        <w:rPr>
          <w:lang w:val="en-GB"/>
        </w:rPr>
        <w:t xml:space="preserve"> of </w:t>
      </w:r>
      <w:r w:rsidRPr="003A06D0">
        <w:rPr>
          <w:rStyle w:val="Datatype"/>
          <w:lang w:val="en-GB"/>
        </w:rPr>
        <w:t>RequesterError</w:t>
      </w:r>
      <w:r w:rsidRPr="003A06D0">
        <w:rPr>
          <w:lang w:val="en-GB"/>
        </w:rPr>
        <w:t xml:space="preserve"> and a </w:t>
      </w:r>
      <w:r w:rsidRPr="003A06D0">
        <w:rPr>
          <w:rStyle w:val="Datatype"/>
          <w:lang w:val="en-GB"/>
        </w:rPr>
        <w:t>ResultMinor</w:t>
      </w:r>
      <w:r w:rsidR="000D0396" w:rsidRPr="003A06D0">
        <w:rPr>
          <w:lang w:val="en-GB"/>
        </w:rPr>
        <w:t xml:space="preserve"> of </w:t>
      </w:r>
    </w:p>
    <w:p w14:paraId="4F44D35C" w14:textId="77777777" w:rsidR="000D0396" w:rsidRPr="003A06D0" w:rsidRDefault="000D0396" w:rsidP="00BF4F83">
      <w:pPr>
        <w:rPr>
          <w:rStyle w:val="Datatype"/>
          <w:sz w:val="16"/>
          <w:lang w:val="en-GB"/>
        </w:rPr>
      </w:pPr>
      <w:r w:rsidRPr="003A06D0">
        <w:rPr>
          <w:rStyle w:val="Datatype"/>
          <w:sz w:val="16"/>
          <w:lang w:val="en-GB"/>
        </w:rPr>
        <w:t>urn:oasis:names:tc:dss:1.0:profiles:asynchronousprocessing:resultminor:asynchronousOnly</w:t>
      </w:r>
    </w:p>
    <w:p w14:paraId="1E6D6324" w14:textId="77777777" w:rsidR="000D0396" w:rsidRPr="003A06D0" w:rsidRDefault="000D0396" w:rsidP="000D0396">
      <w:pPr>
        <w:rPr>
          <w:rStyle w:val="Datatype"/>
          <w:sz w:val="16"/>
          <w:lang w:val="en-GB"/>
        </w:rPr>
      </w:pPr>
      <w:r w:rsidRPr="003A06D0">
        <w:rPr>
          <w:lang w:val="en-GB"/>
        </w:rPr>
        <w:t xml:space="preserve">(as defined in </w:t>
      </w:r>
      <w:r w:rsidRPr="003A06D0">
        <w:rPr>
          <w:rStyle w:val="Refterm"/>
          <w:lang w:val="en-GB"/>
        </w:rPr>
        <w:t>[DSS1Async]</w:t>
      </w:r>
      <w:r w:rsidRPr="003A06D0">
        <w:rPr>
          <w:rStyle w:val="Refterm"/>
          <w:b w:val="0"/>
          <w:lang w:val="en-GB"/>
        </w:rPr>
        <w:t>).</w:t>
      </w:r>
    </w:p>
    <w:p w14:paraId="65811313" w14:textId="77777777" w:rsidR="004819C2" w:rsidRPr="003A06D0" w:rsidRDefault="0067485C" w:rsidP="004819C2">
      <w:pPr>
        <w:pStyle w:val="berschrift2"/>
        <w:rPr>
          <w:lang w:val="en-GB"/>
        </w:rPr>
      </w:pPr>
      <w:bookmarkStart w:id="22702" w:name="_Toc10202551"/>
      <w:r w:rsidRPr="003A06D0">
        <w:rPr>
          <w:lang w:val="en-GB"/>
        </w:rPr>
        <w:lastRenderedPageBreak/>
        <w:t>Enfor</w:t>
      </w:r>
      <w:r w:rsidR="003A06D0" w:rsidRPr="003A06D0">
        <w:rPr>
          <w:lang w:val="en-GB"/>
        </w:rPr>
        <w:t>cing A</w:t>
      </w:r>
      <w:r w:rsidRPr="003A06D0">
        <w:rPr>
          <w:lang w:val="en-GB"/>
        </w:rPr>
        <w:t>synchr</w:t>
      </w:r>
      <w:r w:rsidR="004819C2" w:rsidRPr="003A06D0">
        <w:rPr>
          <w:lang w:val="en-GB"/>
        </w:rPr>
        <w:t xml:space="preserve">onous </w:t>
      </w:r>
      <w:r w:rsidR="003A06D0" w:rsidRPr="003A06D0">
        <w:rPr>
          <w:lang w:val="en-GB"/>
        </w:rPr>
        <w:t>P</w:t>
      </w:r>
      <w:r w:rsidR="004819C2" w:rsidRPr="003A06D0">
        <w:rPr>
          <w:lang w:val="en-GB"/>
        </w:rPr>
        <w:t>rocessing</w:t>
      </w:r>
      <w:bookmarkEnd w:id="22702"/>
    </w:p>
    <w:p w14:paraId="23C5A62E" w14:textId="77777777" w:rsidR="004819C2" w:rsidRPr="003A06D0" w:rsidRDefault="004819C2" w:rsidP="004819C2">
      <w:pPr>
        <w:rPr>
          <w:lang w:val="en-GB"/>
        </w:rPr>
      </w:pPr>
      <w:r w:rsidRPr="003A06D0">
        <w:rPr>
          <w:lang w:val="en-GB"/>
        </w:rPr>
        <w:t>Once the server is able to reply with a full response immediately, e.g. by</w:t>
      </w:r>
      <w:r w:rsidR="003A06D0" w:rsidRPr="003A06D0">
        <w:rPr>
          <w:lang w:val="en-GB"/>
        </w:rPr>
        <w:t xml:space="preserve"> using</w:t>
      </w:r>
      <w:r w:rsidRPr="003A06D0">
        <w:rPr>
          <w:lang w:val="en-GB"/>
        </w:rPr>
        <w:t xml:space="preserve"> cach</w:t>
      </w:r>
      <w:r w:rsidR="003A06D0" w:rsidRPr="003A06D0">
        <w:rPr>
          <w:lang w:val="en-GB"/>
        </w:rPr>
        <w:t xml:space="preserve">ed responses of </w:t>
      </w:r>
      <w:r w:rsidRPr="003A06D0">
        <w:rPr>
          <w:lang w:val="en-GB"/>
        </w:rPr>
        <w:t>preceding processing results</w:t>
      </w:r>
      <w:r w:rsidR="003A06D0">
        <w:rPr>
          <w:lang w:val="en-GB"/>
        </w:rPr>
        <w:t>, it will not perform asynchronous processing at all</w:t>
      </w:r>
      <w:r w:rsidRPr="003A06D0">
        <w:rPr>
          <w:lang w:val="en-GB"/>
        </w:rPr>
        <w:t xml:space="preserve">. </w:t>
      </w:r>
      <w:r w:rsidR="003A06D0">
        <w:rPr>
          <w:lang w:val="en-GB"/>
        </w:rPr>
        <w:t>Even with the asynchronous profile included in the request i</w:t>
      </w:r>
      <w:r w:rsidRPr="003A06D0">
        <w:rPr>
          <w:lang w:val="en-GB"/>
        </w:rPr>
        <w:t>t is the decision of the server to reply to the i</w:t>
      </w:r>
      <w:r w:rsidR="003A06D0" w:rsidRPr="003A06D0">
        <w:rPr>
          <w:lang w:val="en-GB"/>
        </w:rPr>
        <w:t>ni</w:t>
      </w:r>
      <w:r w:rsidRPr="003A06D0">
        <w:rPr>
          <w:lang w:val="en-GB"/>
        </w:rPr>
        <w:t>t</w:t>
      </w:r>
      <w:r w:rsidR="003A06D0" w:rsidRPr="003A06D0">
        <w:rPr>
          <w:lang w:val="en-GB"/>
        </w:rPr>
        <w:t>i</w:t>
      </w:r>
      <w:r w:rsidRPr="003A06D0">
        <w:rPr>
          <w:lang w:val="en-GB"/>
        </w:rPr>
        <w:t>al call with a ‘Pending’ or with the final response.</w:t>
      </w:r>
      <w:r w:rsidR="003A06D0">
        <w:rPr>
          <w:lang w:val="en-GB"/>
        </w:rPr>
        <w:t xml:space="preserve"> The latter saves unnecessary network roundtrips.</w:t>
      </w:r>
    </w:p>
    <w:p w14:paraId="70850A39" w14:textId="77777777" w:rsidR="004819C2" w:rsidRPr="003A06D0" w:rsidRDefault="004819C2" w:rsidP="004819C2">
      <w:pPr>
        <w:rPr>
          <w:lang w:val="en-GB"/>
        </w:rPr>
      </w:pPr>
      <w:r w:rsidRPr="003A06D0">
        <w:rPr>
          <w:lang w:val="en-GB"/>
        </w:rPr>
        <w:t xml:space="preserve">On the other hand, it may simplify the processing on the client side if just one </w:t>
      </w:r>
      <w:r w:rsidR="00493949">
        <w:rPr>
          <w:lang w:val="en-GB"/>
        </w:rPr>
        <w:t xml:space="preserve">single execution path needs to </w:t>
      </w:r>
      <w:r w:rsidRPr="003A06D0">
        <w:rPr>
          <w:lang w:val="en-GB"/>
        </w:rPr>
        <w:t xml:space="preserve">be implemented. To enforce the server to use the asynchronous processing model unconditionally </w:t>
      </w:r>
      <w:r w:rsidR="00A72B29" w:rsidRPr="003A06D0">
        <w:rPr>
          <w:lang w:val="en-GB"/>
        </w:rPr>
        <w:t xml:space="preserve">the optional input element </w:t>
      </w:r>
      <w:r w:rsidR="00A72B29" w:rsidRPr="003A06D0">
        <w:rPr>
          <w:rStyle w:val="Datatype"/>
          <w:lang w:val="en-GB"/>
        </w:rPr>
        <w:t>EnforceAsynchronousProcessing</w:t>
      </w:r>
      <w:r w:rsidRPr="003A06D0">
        <w:rPr>
          <w:lang w:val="en-GB"/>
        </w:rPr>
        <w:t xml:space="preserve"> </w:t>
      </w:r>
      <w:r w:rsidR="00A72B29" w:rsidRPr="003A06D0">
        <w:rPr>
          <w:lang w:val="en-GB"/>
        </w:rPr>
        <w:t xml:space="preserve">set to </w:t>
      </w:r>
      <w:r w:rsidR="00A72B29" w:rsidRPr="003A06D0">
        <w:rPr>
          <w:rStyle w:val="Datatype"/>
          <w:lang w:val="en-GB"/>
        </w:rPr>
        <w:t>true.</w:t>
      </w:r>
      <w:r w:rsidR="00A72B29" w:rsidRPr="003A06D0">
        <w:rPr>
          <w:lang w:val="en-GB"/>
        </w:rPr>
        <w:t xml:space="preserve"> This element will be ignored with a </w:t>
      </w:r>
      <w:r w:rsidR="00A72B29" w:rsidRPr="003A06D0">
        <w:rPr>
          <w:rStyle w:val="Datatype"/>
          <w:lang w:val="en-GB"/>
        </w:rPr>
        <w:t>PendingRequest</w:t>
      </w:r>
      <w:r w:rsidR="00A72B29" w:rsidRPr="003A06D0">
        <w:rPr>
          <w:lang w:val="en-GB"/>
        </w:rPr>
        <w:t xml:space="preserve"> component.</w:t>
      </w:r>
    </w:p>
    <w:bookmarkStart w:id="22703" w:name="sec_DssCoreBindings"/>
    <w:bookmarkEnd w:id="22703"/>
    <w:p w14:paraId="3AE632E7"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"sec_DssCoreBindings" </w:instrText>
      </w:r>
      <w:r w:rsidRPr="003A06D0">
        <w:rPr>
          <w:lang w:val="en-GB"/>
        </w:rPr>
        <w:fldChar w:fldCharType="separate"/>
      </w:r>
      <w:bookmarkStart w:id="22704" w:name="_Toc522668726"/>
      <w:bookmarkStart w:id="22705" w:name="_Toc10202552"/>
      <w:r w:rsidRPr="003A06D0">
        <w:rPr>
          <w:rStyle w:val="Hyperlink"/>
          <w:lang w:val="en-GB"/>
        </w:rPr>
        <w:t>DSS Core Bindings</w:t>
      </w:r>
      <w:bookmarkEnd w:id="22520"/>
      <w:bookmarkEnd w:id="22521"/>
      <w:bookmarkEnd w:id="22522"/>
      <w:bookmarkEnd w:id="22523"/>
      <w:bookmarkEnd w:id="22524"/>
      <w:bookmarkEnd w:id="22525"/>
      <w:bookmarkEnd w:id="22526"/>
      <w:bookmarkEnd w:id="22704"/>
      <w:bookmarkEnd w:id="22705"/>
      <w:r w:rsidRPr="003A06D0">
        <w:rPr>
          <w:lang w:val="en-GB"/>
        </w:rPr>
        <w:fldChar w:fldCharType="end"/>
      </w:r>
    </w:p>
    <w:p w14:paraId="2C3BAE0C" w14:textId="77777777" w:rsidR="00BF4F83" w:rsidRPr="003A06D0" w:rsidRDefault="00BF4F83" w:rsidP="00BF4F83">
      <w:pPr>
        <w:rPr>
          <w:lang w:val="en-GB"/>
        </w:rPr>
      </w:pPr>
      <w:r w:rsidRPr="003A06D0">
        <w:rPr>
          <w:lang w:val="en-GB"/>
        </w:rPr>
        <w:t xml:space="preserve">Mappings from DSS messages into standard communications protocols are called DSS </w:t>
      </w:r>
      <w:r w:rsidRPr="003A06D0">
        <w:rPr>
          <w:i/>
          <w:iCs/>
          <w:lang w:val="en-GB"/>
        </w:rPr>
        <w:t>bindings</w:t>
      </w:r>
      <w:r w:rsidRPr="003A06D0">
        <w:rPr>
          <w:lang w:val="en-GB"/>
        </w:rPr>
        <w:t xml:space="preserve">.  </w:t>
      </w:r>
      <w:r w:rsidRPr="003A06D0">
        <w:rPr>
          <w:i/>
          <w:iCs/>
          <w:lang w:val="en-GB"/>
        </w:rPr>
        <w:t>Transport bindings</w:t>
      </w:r>
      <w:r w:rsidRPr="003A06D0">
        <w:rPr>
          <w:lang w:val="en-GB"/>
        </w:rPr>
        <w:t xml:space="preserve"> specify how DSS messages are encoded and carried over some lower-level transport protocol. </w:t>
      </w:r>
      <w:r w:rsidRPr="003A06D0">
        <w:rPr>
          <w:i/>
          <w:iCs/>
          <w:lang w:val="en-GB"/>
        </w:rPr>
        <w:t>Security bindings</w:t>
      </w:r>
      <w:r w:rsidRPr="003A06D0">
        <w:rPr>
          <w:lang w:val="en-GB"/>
        </w:rPr>
        <w:t xml:space="preserve"> specify how confidentiality, authentication, and integrity can be achieved for DSS messages in the context of some transport binding. Below we specify an initial set of bindings for DSS. Future bindings may be introduced by the OASIS DSS TC or by other parties.</w:t>
      </w:r>
    </w:p>
    <w:bookmarkStart w:id="22706" w:name="sec_HttpPostTransportBinding"/>
    <w:bookmarkStart w:id="22707" w:name="_Toc114309536"/>
    <w:bookmarkStart w:id="22708" w:name="_Toc157225062"/>
    <w:bookmarkStart w:id="22709" w:name="_Toc158797529"/>
    <w:bookmarkStart w:id="22710" w:name="_Toc159076097"/>
    <w:bookmarkStart w:id="22711" w:name="_Toc481065034"/>
    <w:bookmarkStart w:id="22712" w:name="_Toc516358024"/>
    <w:bookmarkEnd w:id="22706"/>
    <w:p w14:paraId="0890CBF1"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"sec_HttpPostTransportBinding" </w:instrText>
      </w:r>
      <w:r w:rsidRPr="003A06D0">
        <w:rPr>
          <w:lang w:val="en-GB"/>
        </w:rPr>
        <w:fldChar w:fldCharType="separate"/>
      </w:r>
      <w:bookmarkStart w:id="22713" w:name="_Toc522668727"/>
      <w:bookmarkStart w:id="22714" w:name="_Toc10202553"/>
      <w:r w:rsidRPr="003A06D0">
        <w:rPr>
          <w:rStyle w:val="Hyperlink"/>
          <w:lang w:val="en-GB"/>
        </w:rPr>
        <w:t>HTTP POST Transport Binding</w:t>
      </w:r>
      <w:bookmarkEnd w:id="22707"/>
      <w:bookmarkEnd w:id="22708"/>
      <w:bookmarkEnd w:id="22709"/>
      <w:bookmarkEnd w:id="22710"/>
      <w:bookmarkEnd w:id="22711"/>
      <w:bookmarkEnd w:id="22712"/>
      <w:bookmarkEnd w:id="22713"/>
      <w:bookmarkEnd w:id="22714"/>
      <w:r w:rsidRPr="003A06D0">
        <w:rPr>
          <w:lang w:val="en-GB"/>
        </w:rPr>
        <w:fldChar w:fldCharType="end"/>
      </w:r>
    </w:p>
    <w:p w14:paraId="35EC9E44" w14:textId="77777777" w:rsidR="00BF4F83" w:rsidRPr="003A06D0" w:rsidRDefault="00BF4F83" w:rsidP="00BF4F83">
      <w:pPr>
        <w:rPr>
          <w:lang w:val="en-GB"/>
        </w:rPr>
      </w:pPr>
      <w:r w:rsidRPr="003A06D0">
        <w:rPr>
          <w:lang w:val="en-GB"/>
        </w:rPr>
        <w:t xml:space="preserve">In this binding, the DSS request/response exchange occurs within an HTTP POST exchange </w:t>
      </w:r>
      <w:r w:rsidRPr="003A06D0">
        <w:rPr>
          <w:b/>
          <w:bCs/>
          <w:lang w:val="en-GB"/>
        </w:rPr>
        <w:t>[RFC 2616]</w:t>
      </w:r>
      <w:r w:rsidRPr="003A06D0">
        <w:rPr>
          <w:lang w:val="en-GB"/>
        </w:rPr>
        <w:t>.</w:t>
      </w:r>
    </w:p>
    <w:p w14:paraId="518055A4" w14:textId="77777777" w:rsidR="00BF4F83" w:rsidRPr="003A06D0" w:rsidRDefault="00BF4F83" w:rsidP="00BF4F83">
      <w:pPr>
        <w:rPr>
          <w:lang w:val="en-GB"/>
        </w:rPr>
      </w:pPr>
      <w:r w:rsidRPr="003A06D0">
        <w:rPr>
          <w:lang w:val="en-GB"/>
        </w:rPr>
        <w:t>The following rules apply to the HTTP request:</w:t>
      </w:r>
    </w:p>
    <w:p w14:paraId="43626499" w14:textId="77777777" w:rsidR="00BF4F83" w:rsidRPr="003A06D0" w:rsidRDefault="00BF4F83" w:rsidP="0001259E">
      <w:pPr>
        <w:pStyle w:val="Listenabsatz"/>
        <w:numPr>
          <w:ilvl w:val="0"/>
          <w:numId w:val="42"/>
        </w:numPr>
        <w:rPr>
          <w:lang w:val="en-GB"/>
        </w:rPr>
      </w:pPr>
      <w:r w:rsidRPr="003A06D0">
        <w:rPr>
          <w:lang w:val="en-GB"/>
        </w:rPr>
        <w:t>The client may send an HTTP/1.0 or HTTP/1.1 request.</w:t>
      </w:r>
    </w:p>
    <w:p w14:paraId="30BA0A44" w14:textId="77777777" w:rsidR="00BF4F83" w:rsidRPr="003A06D0" w:rsidRDefault="00BF4F83" w:rsidP="0001259E">
      <w:pPr>
        <w:pStyle w:val="Listenabsatz"/>
        <w:numPr>
          <w:ilvl w:val="0"/>
          <w:numId w:val="42"/>
        </w:numPr>
        <w:rPr>
          <w:lang w:val="en-GB"/>
        </w:rPr>
      </w:pPr>
      <w:r w:rsidRPr="003A06D0">
        <w:rPr>
          <w:lang w:val="en-GB"/>
        </w:rPr>
        <w:t>The Request URI may be used to indicate a particular service endpoint.</w:t>
      </w:r>
    </w:p>
    <w:p w14:paraId="6C288D8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“application/xml” or “application/json”. » [</w:t>
      </w:r>
      <w:r w:rsidRPr="003A06D0">
        <w:rPr>
          <w:color w:val="FF0000"/>
          <w:lang w:val="en-GB"/>
        </w:rPr>
        <w:t>DSS-8.1-1</w:t>
      </w:r>
      <w:r w:rsidRPr="003A06D0">
        <w:rPr>
          <w:lang w:val="en-GB"/>
        </w:rPr>
        <w:t>]</w:t>
      </w:r>
    </w:p>
    <w:p w14:paraId="6ACA17B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 xml:space="preserve">Content-Length </w:t>
      </w:r>
      <w:r w:rsidRPr="003A06D0">
        <w:rPr>
          <w:lang w:val="en-GB"/>
        </w:rPr>
        <w:t>header MUST be present and correct. » [</w:t>
      </w:r>
      <w:r w:rsidRPr="003A06D0">
        <w:rPr>
          <w:color w:val="FF0000"/>
          <w:lang w:val="en-GB"/>
        </w:rPr>
        <w:t>DSS-8.1-2</w:t>
      </w:r>
      <w:r w:rsidRPr="003A06D0">
        <w:rPr>
          <w:lang w:val="en-GB"/>
        </w:rPr>
        <w:t>]</w:t>
      </w:r>
    </w:p>
    <w:p w14:paraId="65FC6646"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request message MUST be sent in the body of the HTTP Request. » [</w:t>
      </w:r>
      <w:r w:rsidRPr="003A06D0">
        <w:rPr>
          <w:color w:val="FF0000"/>
          <w:lang w:val="en-GB"/>
        </w:rPr>
        <w:t>DSS-8.1-3</w:t>
      </w:r>
      <w:r w:rsidRPr="003A06D0">
        <w:rPr>
          <w:lang w:val="en-GB"/>
        </w:rPr>
        <w:t>]</w:t>
      </w:r>
    </w:p>
    <w:p w14:paraId="1EEC7E72" w14:textId="77777777" w:rsidR="00BF4F83" w:rsidRPr="003A06D0" w:rsidRDefault="00BF4F83" w:rsidP="00BF4F83">
      <w:pPr>
        <w:rPr>
          <w:lang w:val="en-GB"/>
        </w:rPr>
      </w:pPr>
      <w:r w:rsidRPr="003A06D0">
        <w:rPr>
          <w:lang w:val="en-GB"/>
        </w:rPr>
        <w:t>The following rules apply to the HTTP Response:</w:t>
      </w:r>
    </w:p>
    <w:p w14:paraId="71BBAE48"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“text/xml” or “application/json”. » [</w:t>
      </w:r>
      <w:r w:rsidRPr="003A06D0">
        <w:rPr>
          <w:color w:val="FF0000"/>
          <w:lang w:val="en-GB"/>
        </w:rPr>
        <w:t>DSS-8.1-4</w:t>
      </w:r>
      <w:r w:rsidRPr="003A06D0">
        <w:rPr>
          <w:lang w:val="en-GB"/>
        </w:rPr>
        <w:t>]</w:t>
      </w:r>
    </w:p>
    <w:p w14:paraId="4819FC50"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Content-Length</w:t>
      </w:r>
      <w:r w:rsidRPr="003A06D0">
        <w:rPr>
          <w:lang w:val="en-GB"/>
        </w:rPr>
        <w:t xml:space="preserve"> header MUST be present and correct. » [</w:t>
      </w:r>
      <w:r w:rsidRPr="003A06D0">
        <w:rPr>
          <w:color w:val="FF0000"/>
          <w:lang w:val="en-GB"/>
        </w:rPr>
        <w:t>DSS-8.1-5</w:t>
      </w:r>
      <w:r w:rsidRPr="003A06D0">
        <w:rPr>
          <w:lang w:val="en-GB"/>
        </w:rPr>
        <w:t>]</w:t>
      </w:r>
    </w:p>
    <w:p w14:paraId="27F16227"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response message MUST be sent in the body of the HTTP Response. » [</w:t>
      </w:r>
      <w:r w:rsidRPr="003A06D0">
        <w:rPr>
          <w:color w:val="FF0000"/>
          <w:lang w:val="en-GB"/>
        </w:rPr>
        <w:t>DSS-8.1-6</w:t>
      </w:r>
      <w:r w:rsidRPr="003A06D0">
        <w:rPr>
          <w:lang w:val="en-GB"/>
        </w:rPr>
        <w:t>]</w:t>
      </w:r>
    </w:p>
    <w:p w14:paraId="724F4AE1"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HTTP status code MUST be </w:t>
      </w:r>
    </w:p>
    <w:p w14:paraId="66F89C56" w14:textId="77777777" w:rsidR="00BF4F83" w:rsidRPr="003A06D0" w:rsidRDefault="00BF4F83" w:rsidP="0001259E">
      <w:pPr>
        <w:pStyle w:val="Listenabsatz"/>
        <w:numPr>
          <w:ilvl w:val="1"/>
          <w:numId w:val="43"/>
        </w:numPr>
        <w:rPr>
          <w:lang w:val="en-GB"/>
        </w:rPr>
      </w:pPr>
      <w:r w:rsidRPr="003A06D0">
        <w:rPr>
          <w:lang w:val="en-GB"/>
        </w:rPr>
        <w:t xml:space="preserve">either set to 200 if a DSS response message is returned.  </w:t>
      </w:r>
    </w:p>
    <w:p w14:paraId="6A928028" w14:textId="77777777" w:rsidR="00BF4F83" w:rsidRPr="003A06D0" w:rsidRDefault="00BF4F83" w:rsidP="0001259E">
      <w:pPr>
        <w:pStyle w:val="Listenabsatz"/>
        <w:numPr>
          <w:ilvl w:val="1"/>
          <w:numId w:val="43"/>
        </w:numPr>
        <w:rPr>
          <w:lang w:val="en-GB"/>
        </w:rPr>
      </w:pPr>
      <w:r w:rsidRPr="003A06D0">
        <w:rPr>
          <w:lang w:val="en-GB"/>
        </w:rPr>
        <w:t xml:space="preserve">or the status code can be set to </w:t>
      </w:r>
    </w:p>
    <w:p w14:paraId="114B7479" w14:textId="77777777" w:rsidR="00BF4F83" w:rsidRPr="003A06D0" w:rsidRDefault="00BF4F83" w:rsidP="0001259E">
      <w:pPr>
        <w:pStyle w:val="Listenabsatz"/>
        <w:numPr>
          <w:ilvl w:val="2"/>
          <w:numId w:val="43"/>
        </w:numPr>
        <w:rPr>
          <w:lang w:val="en-GB"/>
        </w:rPr>
      </w:pPr>
      <w:r w:rsidRPr="003A06D0">
        <w:rPr>
          <w:lang w:val="en-GB"/>
        </w:rPr>
        <w:t>either 3</w:t>
      </w:r>
      <w:r w:rsidRPr="003A06D0">
        <w:rPr>
          <w:i/>
          <w:iCs/>
          <w:lang w:val="en-GB"/>
        </w:rPr>
        <w:t>xx</w:t>
      </w:r>
      <w:r w:rsidRPr="003A06D0">
        <w:rPr>
          <w:lang w:val="en-GB"/>
        </w:rPr>
        <w:t xml:space="preserve"> to indicate a redirection</w:t>
      </w:r>
    </w:p>
    <w:p w14:paraId="16BFF5B0" w14:textId="77777777" w:rsidR="00BF4F83" w:rsidRPr="003A06D0" w:rsidRDefault="00BF4F83" w:rsidP="0001259E">
      <w:pPr>
        <w:pStyle w:val="Listenabsatz"/>
        <w:numPr>
          <w:ilvl w:val="2"/>
          <w:numId w:val="43"/>
        </w:numPr>
        <w:rPr>
          <w:lang w:val="en-GB"/>
        </w:rPr>
      </w:pPr>
      <w:r w:rsidRPr="003A06D0">
        <w:rPr>
          <w:lang w:val="en-GB"/>
        </w:rPr>
        <w:t>or 4</w:t>
      </w:r>
      <w:r w:rsidRPr="003A06D0">
        <w:rPr>
          <w:i/>
          <w:iCs/>
          <w:lang w:val="en-GB"/>
        </w:rPr>
        <w:t>xx</w:t>
      </w:r>
      <w:r w:rsidRPr="003A06D0">
        <w:rPr>
          <w:lang w:val="en-GB"/>
        </w:rPr>
        <w:t xml:space="preserve"> to indicate a low-level client error (such as a malformed request)</w:t>
      </w:r>
    </w:p>
    <w:p w14:paraId="5D412F76" w14:textId="77777777" w:rsidR="00BF4F83" w:rsidRPr="003A06D0" w:rsidRDefault="00BF4F83" w:rsidP="0001259E">
      <w:pPr>
        <w:pStyle w:val="Listenabsatz"/>
        <w:numPr>
          <w:ilvl w:val="2"/>
          <w:numId w:val="43"/>
        </w:numPr>
        <w:rPr>
          <w:lang w:val="en-GB"/>
        </w:rPr>
      </w:pPr>
      <w:r w:rsidRPr="003A06D0">
        <w:rPr>
          <w:lang w:val="en-GB"/>
        </w:rPr>
        <w:t>or 5</w:t>
      </w:r>
      <w:r w:rsidRPr="003A06D0">
        <w:rPr>
          <w:i/>
          <w:iCs/>
          <w:lang w:val="en-GB"/>
        </w:rPr>
        <w:t>xx</w:t>
      </w:r>
      <w:r w:rsidRPr="003A06D0">
        <w:rPr>
          <w:lang w:val="en-GB"/>
        </w:rPr>
        <w:t xml:space="preserve"> to indicate a low-level server error » [</w:t>
      </w:r>
      <w:r w:rsidRPr="003A06D0">
        <w:rPr>
          <w:color w:val="FF0000"/>
          <w:lang w:val="en-GB"/>
        </w:rPr>
        <w:t>DSS-8.1-7</w:t>
      </w:r>
      <w:r w:rsidRPr="003A06D0">
        <w:rPr>
          <w:lang w:val="en-GB"/>
        </w:rPr>
        <w:t>]</w:t>
      </w:r>
    </w:p>
    <w:bookmarkStart w:id="22715" w:name="sec_Soap12TransportBinding"/>
    <w:bookmarkStart w:id="22716" w:name="_Toc114309537"/>
    <w:bookmarkStart w:id="22717" w:name="_Toc157225063"/>
    <w:bookmarkStart w:id="22718" w:name="_Toc158797530"/>
    <w:bookmarkStart w:id="22719" w:name="_Toc159076098"/>
    <w:bookmarkStart w:id="22720" w:name="_Toc481065035"/>
    <w:bookmarkStart w:id="22721" w:name="_Toc516358025"/>
    <w:bookmarkEnd w:id="22715"/>
    <w:p w14:paraId="28C6A97F"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HYPERLINK  \l "sec_Soap12TransportBinding"</w:instrText>
      </w:r>
      <w:r w:rsidRPr="003A06D0">
        <w:rPr>
          <w:lang w:val="en-GB"/>
        </w:rPr>
        <w:fldChar w:fldCharType="separate"/>
      </w:r>
      <w:bookmarkStart w:id="22722" w:name="_Toc522668728"/>
      <w:bookmarkStart w:id="22723" w:name="_Toc10202554"/>
      <w:r w:rsidRPr="003A06D0">
        <w:rPr>
          <w:rStyle w:val="Hyperlink"/>
          <w:lang w:val="en-GB"/>
        </w:rPr>
        <w:t>SOAP 1.2 Transport Binding</w:t>
      </w:r>
      <w:bookmarkEnd w:id="22716"/>
      <w:bookmarkEnd w:id="22717"/>
      <w:bookmarkEnd w:id="22718"/>
      <w:bookmarkEnd w:id="22719"/>
      <w:bookmarkEnd w:id="22720"/>
      <w:bookmarkEnd w:id="22721"/>
      <w:bookmarkEnd w:id="22722"/>
      <w:bookmarkEnd w:id="22723"/>
      <w:r w:rsidRPr="003A06D0">
        <w:rPr>
          <w:lang w:val="en-GB"/>
        </w:rPr>
        <w:fldChar w:fldCharType="end"/>
      </w:r>
    </w:p>
    <w:p w14:paraId="686128A1" w14:textId="77777777" w:rsidR="00BF4F83" w:rsidRPr="003A06D0" w:rsidRDefault="00BF4F83" w:rsidP="00BF4F83">
      <w:pPr>
        <w:rPr>
          <w:lang w:val="en-GB"/>
        </w:rPr>
      </w:pPr>
      <w:r w:rsidRPr="003A06D0">
        <w:rPr>
          <w:lang w:val="en-GB"/>
        </w:rPr>
        <w:t xml:space="preserve">In this binding, the DSS request/response exchange occurs using the SOAP 1.2 message protocol </w:t>
      </w:r>
      <w:r w:rsidRPr="003A06D0">
        <w:rPr>
          <w:b/>
          <w:bCs/>
          <w:color w:val="000000" w:themeColor="text1"/>
          <w:lang w:val="en-GB"/>
        </w:rPr>
        <w:t>[SOAP]</w:t>
      </w:r>
      <w:r w:rsidRPr="003A06D0">
        <w:rPr>
          <w:lang w:val="en-GB"/>
        </w:rPr>
        <w:t>.</w:t>
      </w:r>
    </w:p>
    <w:p w14:paraId="72608ADE" w14:textId="77777777" w:rsidR="00BF4F83" w:rsidRPr="003A06D0" w:rsidRDefault="00BF4F83" w:rsidP="00BF4F83">
      <w:pPr>
        <w:rPr>
          <w:lang w:val="en-GB"/>
        </w:rPr>
      </w:pPr>
      <w:r w:rsidRPr="003A06D0">
        <w:rPr>
          <w:lang w:val="en-GB"/>
        </w:rPr>
        <w:t>The following rules apply to the SOAP request:</w:t>
      </w:r>
    </w:p>
    <w:p w14:paraId="7CBC5371" w14:textId="77777777" w:rsidR="00BF4F83" w:rsidRPr="003A06D0" w:rsidRDefault="00BF4F83" w:rsidP="0001259E">
      <w:pPr>
        <w:pStyle w:val="Listenabsatz"/>
        <w:numPr>
          <w:ilvl w:val="0"/>
          <w:numId w:val="40"/>
        </w:numPr>
        <w:rPr>
          <w:lang w:val="en-GB"/>
        </w:rPr>
      </w:pPr>
      <w:r w:rsidRPr="003A06D0">
        <w:rPr>
          <w:lang w:val="en-GB"/>
        </w:rPr>
        <w:t xml:space="preserve">A single DSS </w:t>
      </w:r>
      <w:r w:rsidRPr="003A06D0">
        <w:rPr>
          <w:rStyle w:val="Datatype"/>
          <w:lang w:val="en-GB"/>
        </w:rPr>
        <w:t>SignRequest</w:t>
      </w:r>
      <w:r w:rsidRPr="003A06D0">
        <w:rPr>
          <w:lang w:val="en-GB"/>
        </w:rPr>
        <w:t xml:space="preserve"> or </w:t>
      </w:r>
      <w:r w:rsidRPr="003A06D0">
        <w:rPr>
          <w:rStyle w:val="Datatype"/>
          <w:lang w:val="en-GB"/>
        </w:rPr>
        <w:t>VerifyRequest</w:t>
      </w:r>
      <w:r w:rsidRPr="003A06D0">
        <w:rPr>
          <w:lang w:val="en-GB"/>
        </w:rPr>
        <w:t xml:space="preserve"> element will be transmitted within the body of the SOAP message.</w:t>
      </w:r>
    </w:p>
    <w:p w14:paraId="5FDA0C5C"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client MUST NOT include any additional XML elements in the SOAP body. » [</w:t>
      </w:r>
      <w:r w:rsidRPr="003A06D0">
        <w:rPr>
          <w:color w:val="FF0000"/>
          <w:lang w:val="en-GB"/>
        </w:rPr>
        <w:t>DSS-8.2-1</w:t>
      </w:r>
      <w:r w:rsidRPr="003A06D0">
        <w:rPr>
          <w:lang w:val="en-GB"/>
        </w:rPr>
        <w:t>]</w:t>
      </w:r>
    </w:p>
    <w:p w14:paraId="4B191E6E"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DSS-8.2-2</w:t>
      </w:r>
      <w:r w:rsidRPr="003A06D0">
        <w:rPr>
          <w:lang w:val="en-GB"/>
        </w:rPr>
        <w:t>]</w:t>
      </w:r>
    </w:p>
    <w:p w14:paraId="1DB14937" w14:textId="77777777" w:rsidR="00BF4F83" w:rsidRPr="003A06D0" w:rsidRDefault="00BF4F83" w:rsidP="0001259E">
      <w:pPr>
        <w:pStyle w:val="Listenabsatz"/>
        <w:numPr>
          <w:ilvl w:val="0"/>
          <w:numId w:val="40"/>
        </w:numPr>
        <w:rPr>
          <w:lang w:val="en-GB"/>
        </w:rPr>
      </w:pPr>
      <w:r w:rsidRPr="003A06D0">
        <w:rPr>
          <w:lang w:val="en-GB"/>
        </w:rPr>
        <w:t>Arbitrary SOAP headers may be present.</w:t>
      </w:r>
    </w:p>
    <w:p w14:paraId="355281FF" w14:textId="77777777" w:rsidR="00BF4F83" w:rsidRPr="003A06D0" w:rsidRDefault="00BF4F83" w:rsidP="00BF4F83">
      <w:pPr>
        <w:rPr>
          <w:lang w:val="en-GB"/>
        </w:rPr>
      </w:pPr>
      <w:r w:rsidRPr="003A06D0">
        <w:rPr>
          <w:lang w:val="en-GB"/>
        </w:rPr>
        <w:t>The following rules apply to the SOAP response:</w:t>
      </w:r>
    </w:p>
    <w:p w14:paraId="3951E443"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return either a single DSS </w:t>
      </w:r>
      <w:r w:rsidRPr="003A06D0">
        <w:rPr>
          <w:rStyle w:val="Datatype"/>
          <w:lang w:val="en-GB"/>
        </w:rPr>
        <w:t>SignResponse</w:t>
      </w:r>
      <w:r w:rsidRPr="003A06D0">
        <w:rPr>
          <w:lang w:val="en-GB"/>
        </w:rPr>
        <w:t xml:space="preserve"> or </w:t>
      </w:r>
      <w:r w:rsidRPr="003A06D0">
        <w:rPr>
          <w:rStyle w:val="Datatype"/>
          <w:lang w:val="en-GB"/>
        </w:rPr>
        <w:t>VerifyResponse</w:t>
      </w:r>
      <w:r w:rsidRPr="003A06D0">
        <w:rPr>
          <w:lang w:val="en-GB"/>
        </w:rPr>
        <w:t xml:space="preserve"> element within the body of the SOAP message, or a SOAP fault code. » [</w:t>
      </w:r>
      <w:r w:rsidRPr="003A06D0">
        <w:rPr>
          <w:color w:val="FF0000"/>
          <w:lang w:val="en-GB"/>
        </w:rPr>
        <w:t>DSS-8.2-3</w:t>
      </w:r>
      <w:r w:rsidRPr="003A06D0">
        <w:rPr>
          <w:lang w:val="en-GB"/>
        </w:rPr>
        <w:t>]</w:t>
      </w:r>
    </w:p>
    <w:p w14:paraId="15AEA2E7"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server MUST NOT include any additional XML elements in the SOAP body. » [</w:t>
      </w:r>
      <w:r w:rsidRPr="003A06D0">
        <w:rPr>
          <w:color w:val="FF0000"/>
          <w:lang w:val="en-GB"/>
        </w:rPr>
        <w:t>DSS-8.2-4</w:t>
      </w:r>
      <w:r w:rsidRPr="003A06D0">
        <w:rPr>
          <w:lang w:val="en-GB"/>
        </w:rPr>
        <w:t>]</w:t>
      </w:r>
    </w:p>
    <w:p w14:paraId="67AC331C"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a DSS server cannot parse a DSS request, or there is some error with the SOAP envelope, the server MUST return a SOAP fault code » [</w:t>
      </w:r>
      <w:r w:rsidRPr="003A06D0">
        <w:rPr>
          <w:color w:val="FF0000"/>
          <w:lang w:val="en-GB"/>
        </w:rPr>
        <w:t>DSS-8.2-5</w:t>
      </w:r>
      <w:r w:rsidRPr="003A06D0">
        <w:rPr>
          <w:lang w:val="en-GB"/>
        </w:rPr>
        <w:t>].  Otherwise, a DSS result code should be used to signal errors.</w:t>
      </w:r>
    </w:p>
    <w:p w14:paraId="5431A60B" w14:textId="77777777" w:rsidR="00BF4F83" w:rsidRPr="003A06D0" w:rsidRDefault="00BF4F83" w:rsidP="0001259E">
      <w:pPr>
        <w:pStyle w:val="Listenabsatz"/>
        <w:numPr>
          <w:ilvl w:val="0"/>
          <w:numId w:val="41"/>
        </w:numPr>
        <w:rPr>
          <w:lang w:val="en-GB"/>
        </w:rPr>
      </w:pPr>
      <w:r w:rsidRPr="003A06D0">
        <w:rPr>
          <w:rFonts w:eastAsia="MS Mincho" w:cs="MS Mincho"/>
          <w:lang w:val="en-GB"/>
        </w:rPr>
        <w:lastRenderedPageBreak/>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DSS-8.2-6</w:t>
      </w:r>
      <w:r w:rsidRPr="003A06D0">
        <w:rPr>
          <w:lang w:val="en-GB"/>
        </w:rPr>
        <w:t>]</w:t>
      </w:r>
    </w:p>
    <w:p w14:paraId="0FBBCAEB" w14:textId="77777777" w:rsidR="00BF4F83" w:rsidRPr="003A06D0" w:rsidRDefault="00BF4F83" w:rsidP="0001259E">
      <w:pPr>
        <w:pStyle w:val="Listenabsatz"/>
        <w:numPr>
          <w:ilvl w:val="0"/>
          <w:numId w:val="41"/>
        </w:numPr>
        <w:rPr>
          <w:lang w:val="en-GB"/>
        </w:rPr>
      </w:pPr>
      <w:r w:rsidRPr="003A06D0">
        <w:rPr>
          <w:lang w:val="en-GB"/>
        </w:rPr>
        <w:t>Arbitrary SOAP headers may be present.</w:t>
      </w:r>
    </w:p>
    <w:p w14:paraId="32644175"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On receiving a DSS response in a SOAP message, the client MUST NOT send a fault code to the DSS server. » [</w:t>
      </w:r>
      <w:r w:rsidRPr="003A06D0">
        <w:rPr>
          <w:color w:val="FF0000"/>
          <w:lang w:val="en-GB"/>
        </w:rPr>
        <w:t>DSS-8.2-7</w:t>
      </w:r>
      <w:r w:rsidRPr="003A06D0">
        <w:rPr>
          <w:lang w:val="en-GB"/>
        </w:rPr>
        <w:t xml:space="preserve">] </w:t>
      </w:r>
    </w:p>
    <w:bookmarkStart w:id="22724" w:name="sec_SecurityBindings"/>
    <w:bookmarkStart w:id="22725" w:name="_Toc516358026"/>
    <w:bookmarkEnd w:id="22724"/>
    <w:p w14:paraId="4B30062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"sec_SecurityBindings" </w:instrText>
      </w:r>
      <w:r w:rsidRPr="003A06D0">
        <w:rPr>
          <w:lang w:val="en-GB"/>
        </w:rPr>
        <w:fldChar w:fldCharType="separate"/>
      </w:r>
      <w:bookmarkStart w:id="22726" w:name="_Toc522668729"/>
      <w:bookmarkStart w:id="22727" w:name="_Toc10202555"/>
      <w:r w:rsidRPr="003A06D0">
        <w:rPr>
          <w:rStyle w:val="Hyperlink"/>
          <w:lang w:val="en-GB"/>
        </w:rPr>
        <w:t>Security Bindings</w:t>
      </w:r>
      <w:bookmarkEnd w:id="22725"/>
      <w:bookmarkEnd w:id="22726"/>
      <w:bookmarkEnd w:id="22727"/>
      <w:r w:rsidRPr="003A06D0">
        <w:rPr>
          <w:lang w:val="en-GB"/>
        </w:rPr>
        <w:fldChar w:fldCharType="end"/>
      </w:r>
    </w:p>
    <w:p w14:paraId="0C6938E0" w14:textId="77777777" w:rsidR="00BF4F83" w:rsidRPr="003A06D0" w:rsidRDefault="00BF4F83" w:rsidP="00BF4F83">
      <w:pPr>
        <w:rPr>
          <w:lang w:val="en-GB"/>
        </w:rPr>
      </w:pPr>
      <w:r w:rsidRPr="003A06D0">
        <w:rPr>
          <w:lang w:val="en-GB"/>
        </w:rPr>
        <w:t xml:space="preserve">It is good practice to use a security binding (e.g. TLS) to provide confidentiality, authentication and integrity. </w:t>
      </w:r>
    </w:p>
    <w:p w14:paraId="3BB7A505" w14:textId="77777777" w:rsidR="00BF4F83" w:rsidRPr="003A06D0" w:rsidRDefault="00BF4F83" w:rsidP="00BF4F83">
      <w:pPr>
        <w:rPr>
          <w:lang w:val="en-GB"/>
        </w:rPr>
      </w:pPr>
      <w:r w:rsidRPr="003A06D0">
        <w:rPr>
          <w:lang w:val="en-GB"/>
        </w:rPr>
        <w:t>The selection of security mechanism and the used parameters depends on many aspects of the usage scenario, for example:</w:t>
      </w:r>
    </w:p>
    <w:p w14:paraId="0F427AC6" w14:textId="77777777" w:rsidR="00BF4F83" w:rsidRPr="003A06D0" w:rsidRDefault="00BF4F83" w:rsidP="0001259E">
      <w:pPr>
        <w:pStyle w:val="Listenabsatz"/>
        <w:numPr>
          <w:ilvl w:val="0"/>
          <w:numId w:val="38"/>
        </w:numPr>
        <w:rPr>
          <w:lang w:val="en-GB"/>
        </w:rPr>
      </w:pPr>
      <w:r w:rsidRPr="003A06D0">
        <w:rPr>
          <w:lang w:val="en-GB"/>
        </w:rPr>
        <w:t>Required protection level of the content</w:t>
      </w:r>
    </w:p>
    <w:p w14:paraId="046CBC20" w14:textId="77777777" w:rsidR="00BF4F83" w:rsidRPr="003A06D0" w:rsidRDefault="00BF4F83" w:rsidP="0001259E">
      <w:pPr>
        <w:pStyle w:val="Listenabsatz"/>
        <w:numPr>
          <w:ilvl w:val="0"/>
          <w:numId w:val="38"/>
        </w:numPr>
        <w:rPr>
          <w:lang w:val="en-GB"/>
        </w:rPr>
      </w:pPr>
      <w:r w:rsidRPr="003A06D0">
        <w:rPr>
          <w:lang w:val="en-GB"/>
        </w:rPr>
        <w:t>Technical limitations (e.g. introduced by mobile clients)</w:t>
      </w:r>
    </w:p>
    <w:p w14:paraId="5A79C1F5" w14:textId="77777777" w:rsidR="00BF4F83" w:rsidRPr="003A06D0" w:rsidRDefault="00BF4F83" w:rsidP="0001259E">
      <w:pPr>
        <w:pStyle w:val="Listenabsatz"/>
        <w:numPr>
          <w:ilvl w:val="0"/>
          <w:numId w:val="38"/>
        </w:numPr>
        <w:rPr>
          <w:lang w:val="en-GB"/>
        </w:rPr>
      </w:pPr>
      <w:r w:rsidRPr="003A06D0">
        <w:rPr>
          <w:lang w:val="en-GB"/>
        </w:rPr>
        <w:t>Regulatory requirements</w:t>
      </w:r>
    </w:p>
    <w:p w14:paraId="0C12C5E6" w14:textId="77777777" w:rsidR="00BF4F83" w:rsidRPr="003A06D0" w:rsidRDefault="00BF4F83" w:rsidP="0001259E">
      <w:pPr>
        <w:pStyle w:val="Listenabsatz"/>
        <w:numPr>
          <w:ilvl w:val="0"/>
          <w:numId w:val="38"/>
        </w:numPr>
        <w:rPr>
          <w:lang w:val="en-GB"/>
        </w:rPr>
      </w:pPr>
      <w:r w:rsidRPr="003A06D0">
        <w:rPr>
          <w:lang w:val="en-GB"/>
        </w:rPr>
        <w:t>Export restrictions</w:t>
      </w:r>
    </w:p>
    <w:p w14:paraId="473EBFA0" w14:textId="77777777" w:rsidR="00BF4F83" w:rsidRPr="003A06D0" w:rsidRDefault="00BF4F83" w:rsidP="00BF4F83">
      <w:pPr>
        <w:rPr>
          <w:lang w:val="en-GB"/>
        </w:rPr>
      </w:pPr>
      <w:r w:rsidRPr="003A06D0">
        <w:rPr>
          <w:lang w:val="en-GB"/>
        </w:rPr>
        <w:t>Moreover, these decisions always need to be reconsidered due to new results crypto analysis and known vulnerabilities. Therefore, details regarding protocols and cipher suites are out of scope of this document.</w:t>
      </w:r>
    </w:p>
    <w:bookmarkStart w:id="22728" w:name="_XML_–_Type"/>
    <w:bookmarkStart w:id="22729" w:name="sec_DssDefinedIdentifiers"/>
    <w:bookmarkStart w:id="22730" w:name="_Toc481065050"/>
    <w:bookmarkEnd w:id="22527"/>
    <w:bookmarkEnd w:id="22728"/>
    <w:bookmarkEnd w:id="22729"/>
    <w:p w14:paraId="4D4A4A5F"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"sec_DssDefinedIdentifiers" </w:instrText>
      </w:r>
      <w:r w:rsidRPr="003A06D0">
        <w:rPr>
          <w:lang w:val="en-GB"/>
        </w:rPr>
        <w:fldChar w:fldCharType="separate"/>
      </w:r>
      <w:bookmarkStart w:id="22731" w:name="_Toc522668730"/>
      <w:bookmarkStart w:id="22732" w:name="_Toc10202556"/>
      <w:r w:rsidRPr="003A06D0">
        <w:rPr>
          <w:rStyle w:val="Hyperlink"/>
          <w:lang w:val="en-GB"/>
        </w:rPr>
        <w:t>DSS-Defined Identifiers</w:t>
      </w:r>
      <w:bookmarkEnd w:id="22730"/>
      <w:bookmarkEnd w:id="22731"/>
      <w:bookmarkEnd w:id="22732"/>
      <w:r w:rsidRPr="003A06D0">
        <w:rPr>
          <w:lang w:val="en-GB"/>
        </w:rPr>
        <w:fldChar w:fldCharType="end"/>
      </w:r>
    </w:p>
    <w:p w14:paraId="3613F1E8" w14:textId="77777777" w:rsidR="00BF4F83" w:rsidRPr="003A06D0" w:rsidRDefault="00BF4F83" w:rsidP="00BF4F83">
      <w:pPr>
        <w:rPr>
          <w:lang w:val="en-GB"/>
        </w:rPr>
      </w:pPr>
      <w:r w:rsidRPr="003A06D0">
        <w:rPr>
          <w:lang w:val="en-GB"/>
        </w:rPr>
        <w:t xml:space="preserve">The following sections define various URI-based identifiers.  Where possible an existing URN is used to specify a protocol.  In the case of IETF protocols the URN of the most current RFC that specifies the protocol is used (see </w:t>
      </w:r>
      <w:r w:rsidRPr="003A06D0">
        <w:rPr>
          <w:b/>
          <w:bCs/>
          <w:lang w:val="en-GB"/>
        </w:rPr>
        <w:t>[RFC 2648]</w:t>
      </w:r>
      <w:r w:rsidRPr="003A06D0">
        <w:rPr>
          <w:lang w:val="en-GB"/>
        </w:rPr>
        <w:t xml:space="preserve">).  URI references created specifically for DSS have the following stem: </w:t>
      </w:r>
    </w:p>
    <w:p w14:paraId="3634317D" w14:textId="77777777" w:rsidR="00BF4F83" w:rsidRPr="003A06D0" w:rsidRDefault="00493949" w:rsidP="00BF4F83">
      <w:pPr>
        <w:rPr>
          <w:rStyle w:val="Datatype"/>
          <w:lang w:val="en-GB"/>
        </w:rPr>
      </w:pPr>
      <w:r w:rsidRPr="003A06D0">
        <w:rPr>
          <w:rStyle w:val="Element"/>
          <w:lang w:val="en-GB"/>
        </w:rPr>
        <w:t>http://docs.oasis-open.org/dss-x/ns/core</w:t>
      </w:r>
    </w:p>
    <w:bookmarkStart w:id="22733" w:name="sec_SignatureTypeIdentifiers"/>
    <w:bookmarkStart w:id="22734" w:name="_Toc481065051"/>
    <w:bookmarkStart w:id="22735" w:name="_Toc516358027"/>
    <w:bookmarkEnd w:id="22733"/>
    <w:p w14:paraId="0B5B6AF2"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"sec_SignatureTypeIdentifiers" </w:instrText>
      </w:r>
      <w:r w:rsidRPr="003A06D0">
        <w:rPr>
          <w:lang w:val="en-GB"/>
        </w:rPr>
        <w:fldChar w:fldCharType="separate"/>
      </w:r>
      <w:bookmarkStart w:id="22736" w:name="_Toc522668731"/>
      <w:bookmarkStart w:id="22737" w:name="_Toc10202557"/>
      <w:r w:rsidRPr="003A06D0">
        <w:rPr>
          <w:rStyle w:val="Hyperlink"/>
          <w:lang w:val="en-GB"/>
        </w:rPr>
        <w:t>Signature Type Identifiers</w:t>
      </w:r>
      <w:bookmarkEnd w:id="22734"/>
      <w:bookmarkEnd w:id="22735"/>
      <w:bookmarkEnd w:id="22736"/>
      <w:bookmarkEnd w:id="22737"/>
      <w:r w:rsidRPr="003A06D0">
        <w:rPr>
          <w:lang w:val="en-GB"/>
        </w:rPr>
        <w:fldChar w:fldCharType="end"/>
      </w:r>
    </w:p>
    <w:p w14:paraId="4D2273EB" w14:textId="77777777" w:rsidR="00BF4F83" w:rsidRPr="003A06D0" w:rsidRDefault="00BF4F83" w:rsidP="00BF4F83">
      <w:pPr>
        <w:rPr>
          <w:lang w:val="en-GB"/>
        </w:rPr>
      </w:pPr>
      <w:r w:rsidRPr="003A06D0">
        <w:rPr>
          <w:lang w:val="en-GB"/>
        </w:rPr>
        <w:t xml:space="preserve">The following identifiers MAY be used as the content of the </w:t>
      </w:r>
      <w:r w:rsidRPr="003A06D0">
        <w:rPr>
          <w:rStyle w:val="Element"/>
          <w:lang w:val="en-GB"/>
        </w:rPr>
        <w:t>Signat</w:t>
      </w:r>
      <w:r w:rsidR="00195249">
        <w:rPr>
          <w:rStyle w:val="Element"/>
          <w:lang w:val="en-GB"/>
        </w:rPr>
        <w:t>ureType</w:t>
      </w:r>
      <w:r w:rsidRPr="003A06D0">
        <w:rPr>
          <w:lang w:val="en-GB"/>
        </w:rPr>
        <w:t xml:space="preserve"> o</w:t>
      </w:r>
      <w:r w:rsidR="00195249">
        <w:rPr>
          <w:lang w:val="en-GB"/>
        </w:rPr>
        <w:t xml:space="preserve">ptional input (see section </w:t>
      </w:r>
      <w:r w:rsidR="00195249">
        <w:rPr>
          <w:lang w:val="en-GB"/>
        </w:rPr>
        <w:fldChar w:fldCharType="begin"/>
      </w:r>
      <w:r w:rsidR="00195249">
        <w:rPr>
          <w:lang w:val="en-GB"/>
        </w:rPr>
        <w:instrText xml:space="preserve"> REF _RefComp84D46F92 \r \h </w:instrText>
      </w:r>
      <w:r w:rsidR="00195249">
        <w:rPr>
          <w:lang w:val="en-GB"/>
        </w:rPr>
      </w:r>
      <w:r w:rsidR="00195249">
        <w:rPr>
          <w:lang w:val="en-GB"/>
        </w:rPr>
        <w:fldChar w:fldCharType="separate"/>
      </w:r>
      <w:r w:rsidR="00195249">
        <w:rPr>
          <w:lang w:val="en-GB"/>
        </w:rPr>
        <w:t>4.3.4</w:t>
      </w:r>
      <w:r w:rsidR="00195249">
        <w:rPr>
          <w:lang w:val="en-GB"/>
        </w:rPr>
        <w:fldChar w:fldCharType="end"/>
      </w:r>
      <w:r w:rsidR="00195249">
        <w:rPr>
          <w:lang w:val="en-GB"/>
        </w:rPr>
        <w:t xml:space="preserve"> and </w:t>
      </w:r>
      <w:r w:rsidR="00195249">
        <w:rPr>
          <w:lang w:val="en-GB"/>
        </w:rPr>
        <w:fldChar w:fldCharType="begin"/>
      </w:r>
      <w:r w:rsidR="00195249">
        <w:rPr>
          <w:lang w:val="en-GB"/>
        </w:rPr>
        <w:instrText xml:space="preserve"> REF _RefComp5BA2A20A \r \h </w:instrText>
      </w:r>
      <w:r w:rsidR="00195249">
        <w:rPr>
          <w:lang w:val="en-GB"/>
        </w:rPr>
      </w:r>
      <w:r w:rsidR="00195249">
        <w:rPr>
          <w:lang w:val="en-GB"/>
        </w:rPr>
        <w:fldChar w:fldCharType="separate"/>
      </w:r>
      <w:r w:rsidR="00195249">
        <w:rPr>
          <w:lang w:val="en-GB"/>
        </w:rPr>
        <w:t>4.3.5</w:t>
      </w:r>
      <w:r w:rsidR="00195249">
        <w:rPr>
          <w:lang w:val="en-GB"/>
        </w:rPr>
        <w:fldChar w:fldCharType="end"/>
      </w:r>
      <w:r w:rsidRPr="003A06D0">
        <w:rPr>
          <w:lang w:val="en-GB"/>
        </w:rPr>
        <w:t>).</w:t>
      </w:r>
    </w:p>
    <w:p w14:paraId="3DC5EC71" w14:textId="77777777" w:rsidR="00BF4F83" w:rsidRPr="003A06D0" w:rsidRDefault="00BF4F83" w:rsidP="00AA52F6">
      <w:pPr>
        <w:pStyle w:val="berschrift3"/>
        <w:numPr>
          <w:ilvl w:val="2"/>
          <w:numId w:val="3"/>
        </w:numPr>
        <w:jc w:val="both"/>
        <w:rPr>
          <w:lang w:val="en-GB"/>
        </w:rPr>
      </w:pPr>
      <w:bookmarkStart w:id="22738" w:name="_Toc481065052"/>
      <w:bookmarkStart w:id="22739" w:name="_Toc516359916"/>
      <w:bookmarkStart w:id="22740" w:name="_Toc522668732"/>
      <w:bookmarkStart w:id="22741" w:name="_Toc10202558"/>
      <w:r w:rsidRPr="003A06D0">
        <w:rPr>
          <w:lang w:val="en-GB"/>
        </w:rPr>
        <w:t>XML Signature</w:t>
      </w:r>
      <w:bookmarkEnd w:id="22738"/>
      <w:bookmarkEnd w:id="22739"/>
      <w:bookmarkEnd w:id="22740"/>
      <w:bookmarkEnd w:id="22741"/>
    </w:p>
    <w:p w14:paraId="6D0C7E5E" w14:textId="77777777" w:rsidR="00BF4F83" w:rsidRPr="003A06D0" w:rsidRDefault="00BF4F83" w:rsidP="0001259E">
      <w:pPr>
        <w:numPr>
          <w:ilvl w:val="0"/>
          <w:numId w:val="14"/>
        </w:numPr>
        <w:jc w:val="both"/>
        <w:rPr>
          <w:lang w:val="en-GB"/>
        </w:rPr>
      </w:pPr>
      <w:r w:rsidRPr="003A06D0">
        <w:rPr>
          <w:b/>
          <w:bCs/>
          <w:lang w:val="en-GB"/>
        </w:rPr>
        <w:t>URI:</w:t>
      </w:r>
      <w:r w:rsidRPr="003A06D0">
        <w:rPr>
          <w:lang w:val="en-GB"/>
        </w:rPr>
        <w:t xml:space="preserve"> </w:t>
      </w:r>
      <w:r w:rsidRPr="003A06D0">
        <w:rPr>
          <w:rStyle w:val="Datatype"/>
          <w:lang w:val="en-GB"/>
        </w:rPr>
        <w:t>urn:ietf:rfc:3275</w:t>
      </w:r>
    </w:p>
    <w:p w14:paraId="1358DBC1" w14:textId="77777777" w:rsidR="00BF4F83" w:rsidRPr="003A06D0" w:rsidRDefault="00BF4F83" w:rsidP="0001259E">
      <w:pPr>
        <w:numPr>
          <w:ilvl w:val="0"/>
          <w:numId w:val="14"/>
        </w:numPr>
        <w:jc w:val="both"/>
        <w:rPr>
          <w:lang w:val="en-GB"/>
        </w:rPr>
      </w:pPr>
      <w:r w:rsidRPr="003A06D0">
        <w:rPr>
          <w:lang w:val="en-GB"/>
        </w:rPr>
        <w:t xml:space="preserve">This refers to an XML signature per </w:t>
      </w:r>
      <w:r w:rsidRPr="003A06D0">
        <w:rPr>
          <w:rFonts w:ascii="Helvetica-Bold" w:eastAsia="Helvetica-Bold" w:hAnsi="Helvetica-Bold" w:cs="Helvetica-Bold"/>
          <w:b/>
          <w:bCs/>
          <w:color w:val="000000" w:themeColor="text1"/>
          <w:lang w:val="en-GB"/>
        </w:rPr>
        <w:t>[XMLDSIG]</w:t>
      </w:r>
      <w:r w:rsidRPr="003A06D0">
        <w:rPr>
          <w:lang w:val="en-GB"/>
        </w:rPr>
        <w:t>.</w:t>
      </w:r>
    </w:p>
    <w:p w14:paraId="52F33B7A" w14:textId="77777777" w:rsidR="00BF4F83" w:rsidRPr="003A06D0" w:rsidRDefault="00BF4F83" w:rsidP="00AA52F6">
      <w:pPr>
        <w:pStyle w:val="berschrift3"/>
        <w:numPr>
          <w:ilvl w:val="2"/>
          <w:numId w:val="3"/>
        </w:numPr>
        <w:jc w:val="both"/>
        <w:rPr>
          <w:lang w:val="en-GB"/>
        </w:rPr>
      </w:pPr>
      <w:bookmarkStart w:id="22742" w:name="_Toc481065053"/>
      <w:bookmarkStart w:id="22743" w:name="_Toc516359917"/>
      <w:bookmarkStart w:id="22744" w:name="_Toc522668733"/>
      <w:bookmarkStart w:id="22745" w:name="_Toc10202559"/>
      <w:r w:rsidRPr="003A06D0">
        <w:rPr>
          <w:lang w:val="en-GB"/>
        </w:rPr>
        <w:t>XML TimeStampToken</w:t>
      </w:r>
      <w:bookmarkEnd w:id="22742"/>
      <w:bookmarkEnd w:id="22743"/>
      <w:bookmarkEnd w:id="22744"/>
      <w:bookmarkEnd w:id="22745"/>
    </w:p>
    <w:p w14:paraId="583D9248" w14:textId="77777777" w:rsidR="00BF4F83" w:rsidRPr="003A06D0" w:rsidRDefault="00BF4F83" w:rsidP="0001259E">
      <w:pPr>
        <w:numPr>
          <w:ilvl w:val="0"/>
          <w:numId w:val="15"/>
        </w:numPr>
        <w:jc w:val="both"/>
        <w:rPr>
          <w:lang w:val="en-GB"/>
        </w:rPr>
      </w:pPr>
      <w:r w:rsidRPr="003A06D0">
        <w:rPr>
          <w:b/>
          <w:bCs/>
          <w:lang w:val="en-GB"/>
        </w:rPr>
        <w:t>URI:</w:t>
      </w:r>
      <w:r w:rsidRPr="003A06D0">
        <w:rPr>
          <w:lang w:val="en-GB"/>
        </w:rPr>
        <w:t xml:space="preserve"> </w:t>
      </w:r>
      <w:r w:rsidRPr="003A06D0">
        <w:rPr>
          <w:rStyle w:val="Datatype"/>
          <w:lang w:val="en-GB"/>
        </w:rPr>
        <w:t>urn:oasis:names:tc:dss:2.0:core:schema:XMLTimeStampToken</w:t>
      </w:r>
    </w:p>
    <w:p w14:paraId="4D21C1A0" w14:textId="77777777" w:rsidR="00BF4F83" w:rsidRPr="003A06D0" w:rsidRDefault="00BF4F83" w:rsidP="0001259E">
      <w:pPr>
        <w:numPr>
          <w:ilvl w:val="0"/>
          <w:numId w:val="15"/>
        </w:numPr>
        <w:jc w:val="both"/>
        <w:rPr>
          <w:lang w:val="en-GB"/>
        </w:rPr>
      </w:pPr>
      <w:r w:rsidRPr="003A06D0">
        <w:rPr>
          <w:lang w:val="en-GB"/>
        </w:rPr>
        <w:t>This refers to an XML timestamp containing an XML signature.</w:t>
      </w:r>
    </w:p>
    <w:p w14:paraId="230DFF6D" w14:textId="77777777" w:rsidR="00BF4F83" w:rsidRPr="003A06D0" w:rsidRDefault="00BF4F83" w:rsidP="00AA52F6">
      <w:pPr>
        <w:pStyle w:val="berschrift3"/>
        <w:numPr>
          <w:ilvl w:val="2"/>
          <w:numId w:val="3"/>
        </w:numPr>
        <w:jc w:val="both"/>
        <w:rPr>
          <w:lang w:val="en-GB"/>
        </w:rPr>
      </w:pPr>
      <w:bookmarkStart w:id="22746" w:name="_Toc481065054"/>
      <w:bookmarkStart w:id="22747" w:name="_Toc516359918"/>
      <w:bookmarkStart w:id="22748" w:name="_Toc522668734"/>
      <w:bookmarkStart w:id="22749" w:name="_Toc10202560"/>
      <w:r w:rsidRPr="003A06D0">
        <w:rPr>
          <w:lang w:val="en-GB"/>
        </w:rPr>
        <w:t>RFC 3161 TimeStampToken</w:t>
      </w:r>
      <w:bookmarkEnd w:id="22746"/>
      <w:bookmarkEnd w:id="22747"/>
      <w:bookmarkEnd w:id="22748"/>
      <w:bookmarkEnd w:id="22749"/>
    </w:p>
    <w:p w14:paraId="6B0CCC71" w14:textId="77777777" w:rsidR="00BF4F83" w:rsidRPr="003A06D0" w:rsidRDefault="00BF4F83" w:rsidP="0001259E">
      <w:pPr>
        <w:numPr>
          <w:ilvl w:val="0"/>
          <w:numId w:val="13"/>
        </w:numPr>
        <w:jc w:val="both"/>
        <w:rPr>
          <w:lang w:val="en-GB"/>
        </w:rPr>
      </w:pPr>
      <w:r w:rsidRPr="003A06D0">
        <w:rPr>
          <w:b/>
          <w:bCs/>
          <w:lang w:val="en-GB"/>
        </w:rPr>
        <w:t>URI:</w:t>
      </w:r>
      <w:r w:rsidRPr="003A06D0">
        <w:rPr>
          <w:lang w:val="en-GB"/>
        </w:rPr>
        <w:t xml:space="preserve"> </w:t>
      </w:r>
      <w:r w:rsidRPr="003A06D0">
        <w:rPr>
          <w:rStyle w:val="Datatype"/>
          <w:lang w:val="en-GB"/>
        </w:rPr>
        <w:t>urn:ietf:rfc:3161</w:t>
      </w:r>
    </w:p>
    <w:p w14:paraId="650BEEB4" w14:textId="77777777" w:rsidR="00BF4F83" w:rsidRPr="003A06D0" w:rsidRDefault="00BF4F83" w:rsidP="0001259E">
      <w:pPr>
        <w:numPr>
          <w:ilvl w:val="0"/>
          <w:numId w:val="13"/>
        </w:numPr>
        <w:jc w:val="both"/>
        <w:rPr>
          <w:lang w:val="en-GB"/>
        </w:rPr>
      </w:pPr>
      <w:r w:rsidRPr="003A06D0">
        <w:rPr>
          <w:lang w:val="en-GB"/>
        </w:rPr>
        <w:t xml:space="preserve">This refers to an XML timestamp containing an ASN.1 TimeStampToken, per </w:t>
      </w:r>
      <w:r w:rsidRPr="003A06D0">
        <w:rPr>
          <w:rFonts w:ascii="Helvetica-Bold" w:eastAsia="Helvetica-Bold" w:hAnsi="Helvetica-Bold" w:cs="Helvetica-Bold"/>
          <w:b/>
          <w:bCs/>
          <w:color w:val="000000" w:themeColor="text1"/>
          <w:lang w:val="en-GB"/>
        </w:rPr>
        <w:t>[RFC 3161]</w:t>
      </w:r>
      <w:r w:rsidRPr="003A06D0">
        <w:rPr>
          <w:lang w:val="en-GB"/>
        </w:rPr>
        <w:t>.</w:t>
      </w:r>
    </w:p>
    <w:p w14:paraId="15D15FB6" w14:textId="77777777" w:rsidR="00BF4F83" w:rsidRPr="003A06D0" w:rsidRDefault="00BF4F83" w:rsidP="00AA52F6">
      <w:pPr>
        <w:pStyle w:val="berschrift3"/>
        <w:numPr>
          <w:ilvl w:val="2"/>
          <w:numId w:val="3"/>
        </w:numPr>
        <w:jc w:val="both"/>
        <w:rPr>
          <w:lang w:val="en-GB"/>
        </w:rPr>
      </w:pPr>
      <w:bookmarkStart w:id="22750" w:name="_Toc481065055"/>
      <w:bookmarkStart w:id="22751" w:name="_Toc516359919"/>
      <w:bookmarkStart w:id="22752" w:name="_Toc522668735"/>
      <w:bookmarkStart w:id="22753" w:name="_Toc10202561"/>
      <w:r w:rsidRPr="003A06D0">
        <w:rPr>
          <w:lang w:val="en-GB"/>
        </w:rPr>
        <w:t>CMS Signature</w:t>
      </w:r>
      <w:bookmarkEnd w:id="22750"/>
      <w:bookmarkEnd w:id="22751"/>
      <w:bookmarkEnd w:id="22752"/>
      <w:bookmarkEnd w:id="22753"/>
    </w:p>
    <w:p w14:paraId="1C51874F" w14:textId="77777777" w:rsidR="00BF4F83" w:rsidRPr="003A06D0" w:rsidRDefault="00BF4F83" w:rsidP="0001259E">
      <w:pPr>
        <w:numPr>
          <w:ilvl w:val="0"/>
          <w:numId w:val="16"/>
        </w:numPr>
        <w:jc w:val="both"/>
        <w:rPr>
          <w:lang w:val="en-GB"/>
        </w:rPr>
      </w:pPr>
      <w:r w:rsidRPr="003A06D0">
        <w:rPr>
          <w:b/>
          <w:bCs/>
          <w:lang w:val="en-GB"/>
        </w:rPr>
        <w:t>URI:</w:t>
      </w:r>
      <w:r w:rsidRPr="003A06D0">
        <w:rPr>
          <w:lang w:val="en-GB"/>
        </w:rPr>
        <w:t xml:space="preserve"> </w:t>
      </w:r>
      <w:r w:rsidRPr="003A06D0">
        <w:rPr>
          <w:rStyle w:val="Datatype"/>
          <w:lang w:val="en-GB"/>
        </w:rPr>
        <w:t>urn:ietf:rfc:3369</w:t>
      </w:r>
    </w:p>
    <w:p w14:paraId="7EC0B265" w14:textId="77777777" w:rsidR="00BF4F83" w:rsidRPr="003A06D0" w:rsidRDefault="00BF4F83" w:rsidP="0001259E">
      <w:pPr>
        <w:numPr>
          <w:ilvl w:val="0"/>
          <w:numId w:val="16"/>
        </w:numPr>
        <w:jc w:val="both"/>
        <w:rPr>
          <w:lang w:val="en-GB"/>
        </w:rPr>
      </w:pPr>
      <w:r w:rsidRPr="003A06D0">
        <w:rPr>
          <w:lang w:val="en-GB"/>
        </w:rPr>
        <w:t xml:space="preserve">This refers to a CMS signature per </w:t>
      </w:r>
      <w:r w:rsidRPr="003A06D0">
        <w:rPr>
          <w:rFonts w:ascii="Helvetica-Bold" w:eastAsia="Helvetica-Bold" w:hAnsi="Helvetica-Bold" w:cs="Helvetica-Bold"/>
          <w:b/>
          <w:bCs/>
          <w:color w:val="000000" w:themeColor="text1"/>
          <w:lang w:val="en-GB"/>
        </w:rPr>
        <w:t>[</w:t>
      </w:r>
      <w:hyperlink w:anchor="refRFC5652" w:history="1">
        <w:r w:rsidRPr="003A06D0">
          <w:rPr>
            <w:rStyle w:val="Hyperlink"/>
            <w:b/>
            <w:bCs/>
            <w:lang w:val="en-GB"/>
          </w:rPr>
          <w:t>RFC 5652</w:t>
        </w:r>
      </w:hyperlink>
      <w:r w:rsidRPr="003A06D0">
        <w:rPr>
          <w:rFonts w:ascii="Helvetica-Bold" w:eastAsia="Helvetica-Bold" w:hAnsi="Helvetica-Bold" w:cs="Helvetica-Bold"/>
          <w:b/>
          <w:bCs/>
          <w:color w:val="000000" w:themeColor="text1"/>
          <w:lang w:val="en-GB"/>
        </w:rPr>
        <w:t>]</w:t>
      </w:r>
      <w:r w:rsidRPr="003A06D0">
        <w:rPr>
          <w:lang w:val="en-GB"/>
        </w:rPr>
        <w:t xml:space="preserve"> or prior versions of CMS.</w:t>
      </w:r>
    </w:p>
    <w:p w14:paraId="4188BE95" w14:textId="77777777" w:rsidR="00BF4F83" w:rsidRPr="003A06D0" w:rsidRDefault="00BF4F83" w:rsidP="00AA52F6">
      <w:pPr>
        <w:pStyle w:val="berschrift3"/>
        <w:numPr>
          <w:ilvl w:val="2"/>
          <w:numId w:val="3"/>
        </w:numPr>
        <w:jc w:val="both"/>
        <w:rPr>
          <w:lang w:val="en-GB"/>
        </w:rPr>
      </w:pPr>
      <w:bookmarkStart w:id="22754" w:name="_Toc481065056"/>
      <w:bookmarkStart w:id="22755" w:name="_Toc516359920"/>
      <w:bookmarkStart w:id="22756" w:name="_Toc522668736"/>
      <w:bookmarkStart w:id="22757" w:name="_Toc10202562"/>
      <w:r w:rsidRPr="003A06D0">
        <w:rPr>
          <w:lang w:val="en-GB"/>
        </w:rPr>
        <w:t>PGP Signature</w:t>
      </w:r>
      <w:bookmarkEnd w:id="22754"/>
      <w:bookmarkEnd w:id="22755"/>
      <w:bookmarkEnd w:id="22756"/>
      <w:bookmarkEnd w:id="22757"/>
    </w:p>
    <w:p w14:paraId="36043791" w14:textId="77777777" w:rsidR="00BF4F83" w:rsidRPr="003A06D0" w:rsidRDefault="00BF4F83" w:rsidP="0001259E">
      <w:pPr>
        <w:numPr>
          <w:ilvl w:val="0"/>
          <w:numId w:val="17"/>
        </w:numPr>
        <w:jc w:val="both"/>
        <w:rPr>
          <w:lang w:val="en-GB"/>
        </w:rPr>
      </w:pPr>
      <w:r w:rsidRPr="003A06D0">
        <w:rPr>
          <w:b/>
          <w:bCs/>
          <w:lang w:val="en-GB"/>
        </w:rPr>
        <w:t>URI:</w:t>
      </w:r>
      <w:r w:rsidRPr="003A06D0">
        <w:rPr>
          <w:lang w:val="en-GB"/>
        </w:rPr>
        <w:t xml:space="preserve"> </w:t>
      </w:r>
      <w:r w:rsidRPr="003A06D0">
        <w:rPr>
          <w:rStyle w:val="Datatype"/>
          <w:lang w:val="en-GB"/>
        </w:rPr>
        <w:t>urn:ietf:rfc:2440</w:t>
      </w:r>
    </w:p>
    <w:p w14:paraId="5AD47C8E" w14:textId="77777777" w:rsidR="00BF4F83" w:rsidRPr="003A06D0" w:rsidRDefault="00BF4F83" w:rsidP="0001259E">
      <w:pPr>
        <w:numPr>
          <w:ilvl w:val="0"/>
          <w:numId w:val="17"/>
        </w:numPr>
        <w:jc w:val="both"/>
        <w:rPr>
          <w:lang w:val="en-GB"/>
        </w:rPr>
      </w:pPr>
      <w:r w:rsidRPr="003A06D0">
        <w:rPr>
          <w:lang w:val="en-GB"/>
        </w:rPr>
        <w:t xml:space="preserve">This refers to a PGP signature per </w:t>
      </w:r>
      <w:r w:rsidRPr="003A06D0">
        <w:rPr>
          <w:rFonts w:ascii="Helvetica-Bold" w:eastAsia="Helvetica-Bold" w:hAnsi="Helvetica-Bold" w:cs="Helvetica-Bold"/>
          <w:b/>
          <w:bCs/>
          <w:color w:val="000000" w:themeColor="text1"/>
          <w:lang w:val="en-GB"/>
        </w:rPr>
        <w:t>[RFC 2440]</w:t>
      </w:r>
      <w:r w:rsidRPr="003A06D0">
        <w:rPr>
          <w:lang w:val="en-GB"/>
        </w:rPr>
        <w:t>.</w:t>
      </w:r>
    </w:p>
    <w:bookmarkStart w:id="22758" w:name="sec_ResultMinors"/>
    <w:bookmarkStart w:id="22759" w:name="_Toc516358028"/>
    <w:bookmarkEnd w:id="22758"/>
    <w:p w14:paraId="24BB4D5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"sec_ResultMinors" </w:instrText>
      </w:r>
      <w:r w:rsidRPr="003A06D0">
        <w:rPr>
          <w:lang w:val="en-GB"/>
        </w:rPr>
        <w:fldChar w:fldCharType="separate"/>
      </w:r>
      <w:bookmarkStart w:id="22760" w:name="_Ref534995348"/>
      <w:bookmarkStart w:id="22761" w:name="_Ref534995333"/>
      <w:bookmarkStart w:id="22762" w:name="_Ref534995314"/>
      <w:bookmarkStart w:id="22763" w:name="_Ref534995297"/>
      <w:bookmarkStart w:id="22764" w:name="_Ref534804134"/>
      <w:bookmarkStart w:id="22765" w:name="_Toc522668737"/>
      <w:bookmarkStart w:id="22766" w:name="_Toc10202563"/>
      <w:r w:rsidRPr="003A06D0">
        <w:rPr>
          <w:rStyle w:val="Hyperlink"/>
          <w:lang w:val="en-GB"/>
        </w:rPr>
        <w:t>ResultMinors</w:t>
      </w:r>
      <w:bookmarkEnd w:id="22759"/>
      <w:bookmarkEnd w:id="22760"/>
      <w:bookmarkEnd w:id="22761"/>
      <w:bookmarkEnd w:id="22762"/>
      <w:bookmarkEnd w:id="22763"/>
      <w:bookmarkEnd w:id="22764"/>
      <w:bookmarkEnd w:id="22765"/>
      <w:bookmarkEnd w:id="22766"/>
      <w:r w:rsidRPr="003A06D0">
        <w:rPr>
          <w:lang w:val="en-GB"/>
        </w:rPr>
        <w:fldChar w:fldCharType="end"/>
      </w:r>
    </w:p>
    <w:p w14:paraId="4093092D" w14:textId="77777777" w:rsidR="00BF4F83" w:rsidRPr="003A06D0" w:rsidRDefault="00BF4F83" w:rsidP="00BF4F83">
      <w:pPr>
        <w:rPr>
          <w:lang w:val="en-GB"/>
        </w:rPr>
      </w:pPr>
      <w:r w:rsidRPr="003A06D0">
        <w:rPr>
          <w:lang w:val="en-GB"/>
        </w:rPr>
        <w:t xml:space="preserve">The following list contains the values of ResultMinor that are </w:t>
      </w:r>
      <w:r w:rsidR="00493949">
        <w:rPr>
          <w:lang w:val="en-GB"/>
        </w:rPr>
        <w:t>defined in the preceding version of this standard (</w:t>
      </w:r>
      <w:r w:rsidR="00493949" w:rsidRPr="003A06D0">
        <w:rPr>
          <w:rStyle w:val="Refterm"/>
          <w:lang w:val="en-GB"/>
        </w:rPr>
        <w:t>[DSS1Core]</w:t>
      </w:r>
      <w:r w:rsidR="00493949">
        <w:rPr>
          <w:lang w:val="en-GB"/>
        </w:rPr>
        <w:t xml:space="preserve">) and are </w:t>
      </w:r>
      <w:r w:rsidRPr="003A06D0">
        <w:rPr>
          <w:lang w:val="en-GB"/>
        </w:rPr>
        <w:t>used in this document.</w:t>
      </w:r>
    </w:p>
    <w:tbl>
      <w:tblPr>
        <w:tblStyle w:val="Gitternetztabelle1hell1"/>
        <w:tblW w:w="9634" w:type="dxa"/>
        <w:tblLook w:val="04A0" w:firstRow="1" w:lastRow="0" w:firstColumn="1" w:lastColumn="0" w:noHBand="0" w:noVBand="1"/>
      </w:tblPr>
      <w:tblGrid>
        <w:gridCol w:w="1777"/>
        <w:gridCol w:w="7898"/>
      </w:tblGrid>
      <w:tr w:rsidR="00BF4F83" w:rsidRPr="003A06D0" w14:paraId="1031A2E2" w14:textId="77777777" w:rsidTr="00827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3D3E5E0" w14:textId="77777777" w:rsidR="00BF4F83" w:rsidRPr="003A06D0" w:rsidRDefault="00BF4F83" w:rsidP="00BF4F83">
            <w:pPr>
              <w:rPr>
                <w:lang w:val="en-GB"/>
              </w:rPr>
            </w:pPr>
            <w:r w:rsidRPr="003A06D0">
              <w:rPr>
                <w:lang w:val="en-GB"/>
              </w:rPr>
              <w:t>Abbreviation</w:t>
            </w:r>
          </w:p>
        </w:tc>
        <w:tc>
          <w:tcPr>
            <w:tcW w:w="7912" w:type="dxa"/>
          </w:tcPr>
          <w:p w14:paraId="5326BD1B" w14:textId="77777777" w:rsidR="00BF4F83" w:rsidRPr="003A06D0" w:rsidRDefault="00BF4F83" w:rsidP="00BF4F83">
            <w:pPr>
              <w:cnfStyle w:val="100000000000" w:firstRow="1" w:lastRow="0" w:firstColumn="0" w:lastColumn="0" w:oddVBand="0" w:evenVBand="0" w:oddHBand="0" w:evenHBand="0" w:firstRowFirstColumn="0" w:firstRowLastColumn="0" w:lastRowFirstColumn="0" w:lastRowLastColumn="0"/>
              <w:rPr>
                <w:lang w:val="en-GB"/>
              </w:rPr>
            </w:pPr>
            <w:r w:rsidRPr="003A06D0">
              <w:rPr>
                <w:lang w:val="en-GB"/>
              </w:rPr>
              <w:t>URI</w:t>
            </w:r>
          </w:p>
        </w:tc>
      </w:tr>
      <w:tr w:rsidR="00BF4F83" w:rsidRPr="003A06D0" w14:paraId="33E54B9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B42650F" w14:textId="77777777" w:rsidR="00BF4F83" w:rsidRPr="003A06D0" w:rsidRDefault="00BF4F83" w:rsidP="00BF4F83">
            <w:pPr>
              <w:rPr>
                <w:lang w:val="en-GB"/>
              </w:rPr>
            </w:pPr>
            <w:r w:rsidRPr="003A06D0">
              <w:rPr>
                <w:rStyle w:val="Element"/>
                <w:lang w:val="en-GB"/>
              </w:rPr>
              <w:t>OnAll</w:t>
            </w:r>
            <w:r w:rsidRPr="003A06D0">
              <w:rPr>
                <w:rStyle w:val="Element"/>
                <w:lang w:val="en-GB"/>
              </w:rPr>
              <w:br/>
              <w:t>Documents</w:t>
            </w:r>
          </w:p>
        </w:tc>
        <w:tc>
          <w:tcPr>
            <w:tcW w:w="7912" w:type="dxa"/>
          </w:tcPr>
          <w:p w14:paraId="1D2BC9B1" w14:textId="77777777" w:rsidR="00BF4F83" w:rsidRPr="003A06D0" w:rsidRDefault="00493949" w:rsidP="00BF4F83">
            <w:pPr>
              <w:pStyle w:val="Indented"/>
              <w:ind w:left="0"/>
              <w:cnfStyle w:val="000000000000" w:firstRow="0" w:lastRow="0" w:firstColumn="0" w:lastColumn="0" w:oddVBand="0" w:evenVBand="0" w:oddHBand="0" w:evenHBand="0" w:firstRowFirstColumn="0" w:firstRowLastColumn="0" w:lastRowFirstColumn="0" w:lastRowLastColumn="0"/>
              <w:rPr>
                <w:rFonts w:ascii="Courier New" w:hAnsi="Courier New"/>
                <w:sz w:val="16"/>
                <w:szCs w:val="16"/>
                <w:lang w:val="en-GB"/>
              </w:rPr>
            </w:pPr>
            <w:r>
              <w:rPr>
                <w:rStyle w:val="Element"/>
                <w:sz w:val="16"/>
                <w:szCs w:val="16"/>
                <w:lang w:val="en-GB"/>
              </w:rPr>
              <w:t>urn:oasis:names:tc:dss:1</w:t>
            </w:r>
            <w:r w:rsidR="00BF4F83" w:rsidRPr="003A06D0">
              <w:rPr>
                <w:rStyle w:val="Element"/>
                <w:sz w:val="16"/>
                <w:szCs w:val="16"/>
                <w:lang w:val="en-GB"/>
              </w:rPr>
              <w:t>.0:resultminor:valid:signature:OnAllDocuments</w:t>
            </w:r>
          </w:p>
        </w:tc>
      </w:tr>
      <w:tr w:rsidR="00BF4F83" w:rsidRPr="003A06D0" w14:paraId="0C8E7C4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91B3D9" w14:textId="77777777" w:rsidR="00BF4F83" w:rsidRPr="003A06D0" w:rsidRDefault="00BF4F83" w:rsidP="00BF4F83">
            <w:pPr>
              <w:rPr>
                <w:lang w:val="en-GB"/>
              </w:rPr>
            </w:pPr>
            <w:r w:rsidRPr="003A06D0">
              <w:rPr>
                <w:rStyle w:val="Element"/>
                <w:lang w:val="en-GB"/>
              </w:rPr>
              <w:t>NotAll</w:t>
            </w:r>
            <w:r w:rsidRPr="003A06D0">
              <w:rPr>
                <w:rStyle w:val="Element"/>
                <w:lang w:val="en-GB"/>
              </w:rPr>
              <w:br/>
              <w:t>Documents</w:t>
            </w:r>
            <w:r w:rsidRPr="003A06D0">
              <w:rPr>
                <w:rStyle w:val="Element"/>
                <w:lang w:val="en-GB"/>
              </w:rPr>
              <w:br/>
              <w:t>Referenced</w:t>
            </w:r>
          </w:p>
        </w:tc>
        <w:tc>
          <w:tcPr>
            <w:tcW w:w="7912" w:type="dxa"/>
          </w:tcPr>
          <w:p w14:paraId="36AD7D6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w:t>
            </w:r>
            <w:r w:rsidR="00493949">
              <w:rPr>
                <w:rStyle w:val="Element"/>
                <w:rFonts w:eastAsia="Times New Roman" w:cs="Times New Roman"/>
                <w:sz w:val="16"/>
                <w:szCs w:val="16"/>
                <w:lang w:val="en-GB"/>
              </w:rPr>
              <w:t>rn:oasis:names:tc:dss:1</w:t>
            </w:r>
            <w:r w:rsidRPr="003A06D0">
              <w:rPr>
                <w:rStyle w:val="Element"/>
                <w:rFonts w:eastAsia="Times New Roman" w:cs="Times New Roman"/>
                <w:sz w:val="16"/>
                <w:szCs w:val="16"/>
                <w:lang w:val="en-GB"/>
              </w:rPr>
              <w:t>.0:resultminor:valid:signature:NotAllDocumentsReferenced</w:t>
            </w:r>
          </w:p>
          <w:p w14:paraId="38B18029"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06BA70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141E83C" w14:textId="77777777" w:rsidR="00BF4F83" w:rsidRPr="003A06D0" w:rsidRDefault="00BF4F83" w:rsidP="00BF4F83">
            <w:pPr>
              <w:rPr>
                <w:lang w:val="en-GB"/>
              </w:rPr>
            </w:pPr>
            <w:r w:rsidRPr="003A06D0">
              <w:rPr>
                <w:rStyle w:val="Element"/>
                <w:lang w:val="en-GB"/>
              </w:rPr>
              <w:t>Incorrect</w:t>
            </w:r>
            <w:r w:rsidRPr="003A06D0">
              <w:rPr>
                <w:rStyle w:val="Element"/>
                <w:lang w:val="en-GB"/>
              </w:rPr>
              <w:br/>
              <w:t>Signature</w:t>
            </w:r>
          </w:p>
        </w:tc>
        <w:tc>
          <w:tcPr>
            <w:tcW w:w="7912" w:type="dxa"/>
          </w:tcPr>
          <w:p w14:paraId="68773417"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.0:resultminor:invalid:IncorrectSignature</w:t>
            </w:r>
          </w:p>
          <w:p w14:paraId="40163E95"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DF9796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CF2B924" w14:textId="77777777" w:rsidR="00BF4F83" w:rsidRPr="003A06D0" w:rsidRDefault="00BF4F83" w:rsidP="00BF4F83">
            <w:pPr>
              <w:rPr>
                <w:lang w:val="en-GB"/>
              </w:rPr>
            </w:pPr>
            <w:r w:rsidRPr="003A06D0">
              <w:rPr>
                <w:rStyle w:val="Element"/>
                <w:lang w:val="en-GB"/>
              </w:rPr>
              <w:lastRenderedPageBreak/>
              <w:t>HasManifest</w:t>
            </w:r>
            <w:r w:rsidRPr="003A06D0">
              <w:rPr>
                <w:rStyle w:val="Element"/>
                <w:lang w:val="en-GB"/>
              </w:rPr>
              <w:br/>
              <w:t>Results</w:t>
            </w:r>
          </w:p>
        </w:tc>
        <w:tc>
          <w:tcPr>
            <w:tcW w:w="7912" w:type="dxa"/>
          </w:tcPr>
          <w:p w14:paraId="76B5638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urn:oa</w:t>
            </w:r>
            <w:r w:rsidR="00493949">
              <w:rPr>
                <w:rStyle w:val="Element"/>
                <w:rFonts w:eastAsia="Times New Roman" w:cs="Times New Roman"/>
                <w:sz w:val="16"/>
                <w:szCs w:val="16"/>
                <w:lang w:val="en-GB"/>
              </w:rPr>
              <w:t>sis:names:tc:dss:1</w:t>
            </w:r>
            <w:r w:rsidRPr="003A06D0">
              <w:rPr>
                <w:rStyle w:val="Element"/>
                <w:rFonts w:eastAsia="Times New Roman" w:cs="Times New Roman"/>
                <w:sz w:val="16"/>
                <w:szCs w:val="16"/>
                <w:lang w:val="en-GB"/>
              </w:rPr>
              <w:t>.0:resultminor:valid:signature:HasManifestResults</w:t>
            </w:r>
          </w:p>
          <w:p w14:paraId="27B74C5E"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6AB1BFB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6B35AA8" w14:textId="77777777" w:rsidR="00BF4F83" w:rsidRPr="003A06D0" w:rsidRDefault="00BF4F83" w:rsidP="00BF4F83">
            <w:pPr>
              <w:rPr>
                <w:lang w:val="en-GB"/>
              </w:rPr>
            </w:pPr>
            <w:r w:rsidRPr="003A06D0">
              <w:rPr>
                <w:rStyle w:val="Element"/>
                <w:lang w:val="en-GB"/>
              </w:rPr>
              <w:t>Invalid</w:t>
            </w:r>
            <w:r w:rsidRPr="003A06D0">
              <w:rPr>
                <w:rStyle w:val="Element"/>
                <w:lang w:val="en-GB"/>
              </w:rPr>
              <w:br/>
              <w:t>Signature</w:t>
            </w:r>
            <w:r w:rsidRPr="003A06D0">
              <w:rPr>
                <w:rStyle w:val="Element"/>
                <w:lang w:val="en-GB"/>
              </w:rPr>
              <w:br/>
              <w:t>Timestamp</w:t>
            </w:r>
          </w:p>
        </w:tc>
        <w:tc>
          <w:tcPr>
            <w:tcW w:w="7912" w:type="dxa"/>
          </w:tcPr>
          <w:p w14:paraId="49A9AAA2"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.0:resultminor:valid:signature:InvalidSignatureTimestamp</w:t>
            </w:r>
          </w:p>
          <w:p w14:paraId="0D03ED42"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A0FA8AD"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015896E" w14:textId="77777777" w:rsidR="00BF4F83" w:rsidRPr="003A06D0" w:rsidRDefault="00BF4F83" w:rsidP="00BF4F83">
            <w:pPr>
              <w:rPr>
                <w:lang w:val="en-GB"/>
              </w:rPr>
            </w:pPr>
            <w:r w:rsidRPr="003A06D0">
              <w:rPr>
                <w:rStyle w:val="Element"/>
                <w:lang w:val="en-GB"/>
              </w:rPr>
              <w:t>Referenced</w:t>
            </w:r>
            <w:r w:rsidRPr="003A06D0">
              <w:rPr>
                <w:rStyle w:val="Element"/>
                <w:lang w:val="en-GB"/>
              </w:rPr>
              <w:br/>
              <w:t>DocumentNot</w:t>
            </w:r>
            <w:r w:rsidRPr="003A06D0">
              <w:rPr>
                <w:rStyle w:val="Element"/>
                <w:lang w:val="en-GB"/>
              </w:rPr>
              <w:br/>
              <w:t>Present</w:t>
            </w:r>
          </w:p>
        </w:tc>
        <w:tc>
          <w:tcPr>
            <w:tcW w:w="7912" w:type="dxa"/>
          </w:tcPr>
          <w:p w14:paraId="15461DA6"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.0:resultminor:ReferencedDocumentNotPresent</w:t>
            </w:r>
          </w:p>
          <w:p w14:paraId="3DEC373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307BC2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35C6D14F" w14:textId="77777777" w:rsidR="00BF4F83" w:rsidRPr="003A06D0" w:rsidRDefault="00BF4F83" w:rsidP="00BF4F83">
            <w:pPr>
              <w:rPr>
                <w:lang w:val="en-GB"/>
              </w:rPr>
            </w:pPr>
            <w:r w:rsidRPr="003A06D0">
              <w:rPr>
                <w:rStyle w:val="Element"/>
                <w:lang w:val="en-GB"/>
              </w:rPr>
              <w:t>KeyInfoNot</w:t>
            </w:r>
            <w:r w:rsidRPr="003A06D0">
              <w:rPr>
                <w:rStyle w:val="Element"/>
                <w:lang w:val="en-GB"/>
              </w:rPr>
              <w:br/>
              <w:t>Provided</w:t>
            </w:r>
          </w:p>
        </w:tc>
        <w:tc>
          <w:tcPr>
            <w:tcW w:w="7912" w:type="dxa"/>
          </w:tcPr>
          <w:p w14:paraId="2758A31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urn:oasis:names:tc:dss:1.0:resultminor:KeyInfoNotProvided</w:t>
            </w:r>
          </w:p>
          <w:p w14:paraId="0E753F3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682C1626"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AC94E4E" w14:textId="77777777" w:rsidR="00BF4F83" w:rsidRPr="003A06D0" w:rsidRDefault="00BF4F83" w:rsidP="00BF4F83">
            <w:pPr>
              <w:rPr>
                <w:lang w:val="en-GB"/>
              </w:rPr>
            </w:pPr>
            <w:r w:rsidRPr="003A06D0">
              <w:rPr>
                <w:rStyle w:val="Element"/>
                <w:lang w:val="en-GB"/>
              </w:rPr>
              <w:t>MoreThanOne</w:t>
            </w:r>
            <w:r w:rsidRPr="003A06D0">
              <w:rPr>
                <w:rStyle w:val="Element"/>
                <w:lang w:val="en-GB"/>
              </w:rPr>
              <w:br/>
              <w:t>RefUriOmitted</w:t>
            </w:r>
          </w:p>
        </w:tc>
        <w:tc>
          <w:tcPr>
            <w:tcW w:w="7912" w:type="dxa"/>
          </w:tcPr>
          <w:p w14:paraId="37CDB3AB"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.0:resultminor:MoreThanOneRefUriOmitted</w:t>
            </w:r>
          </w:p>
          <w:p w14:paraId="69727CD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25080D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5AAC08" w14:textId="77777777" w:rsidR="00BF4F83" w:rsidRPr="003A06D0" w:rsidRDefault="00BF4F83" w:rsidP="00BF4F83">
            <w:pPr>
              <w:rPr>
                <w:lang w:val="en-GB"/>
              </w:rPr>
            </w:pPr>
            <w:r w:rsidRPr="003A06D0">
              <w:rPr>
                <w:rStyle w:val="Element"/>
                <w:lang w:val="en-GB"/>
              </w:rPr>
              <w:t>InvalidRefURI</w:t>
            </w:r>
          </w:p>
        </w:tc>
        <w:tc>
          <w:tcPr>
            <w:tcW w:w="7912" w:type="dxa"/>
          </w:tcPr>
          <w:p w14:paraId="7786B540"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.0:resultminor:InvalidRefURI</w:t>
            </w:r>
          </w:p>
          <w:p w14:paraId="05E44C5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B7988E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056B818A" w14:textId="77777777" w:rsidR="00BF4F83" w:rsidRPr="003A06D0" w:rsidRDefault="00BF4F83" w:rsidP="00BF4F83">
            <w:pPr>
              <w:rPr>
                <w:lang w:val="en-GB"/>
              </w:rPr>
            </w:pPr>
            <w:r w:rsidRPr="003A06D0">
              <w:rPr>
                <w:rStyle w:val="Element"/>
                <w:lang w:val="en-GB"/>
              </w:rPr>
              <w:t>NotSupported</w:t>
            </w:r>
          </w:p>
        </w:tc>
        <w:tc>
          <w:tcPr>
            <w:tcW w:w="7912" w:type="dxa"/>
          </w:tcPr>
          <w:p w14:paraId="08553EE9"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.0:resultminor:NotSupported</w:t>
            </w:r>
          </w:p>
          <w:p w14:paraId="495B37D3"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263E61A"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0869576" w14:textId="77777777" w:rsidR="00BF4F83" w:rsidRPr="003A06D0" w:rsidRDefault="00BF4F83" w:rsidP="00BF4F83">
            <w:pPr>
              <w:rPr>
                <w:lang w:val="en-GB"/>
              </w:rPr>
            </w:pPr>
            <w:r w:rsidRPr="003A06D0">
              <w:rPr>
                <w:rStyle w:val="Element"/>
                <w:lang w:val="en-GB"/>
              </w:rPr>
              <w:t>Inappropriate</w:t>
            </w:r>
            <w:r w:rsidRPr="003A06D0">
              <w:rPr>
                <w:rStyle w:val="Element"/>
                <w:lang w:val="en-GB"/>
              </w:rPr>
              <w:br/>
              <w:t>Signature</w:t>
            </w:r>
          </w:p>
        </w:tc>
        <w:tc>
          <w:tcPr>
            <w:tcW w:w="7912" w:type="dxa"/>
          </w:tcPr>
          <w:p w14:paraId="16208D89"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.0:resultminor:Inappropriate:signature</w:t>
            </w:r>
          </w:p>
          <w:p w14:paraId="79E2870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634395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D7F27F8" w14:textId="77777777" w:rsidR="00BF4F83" w:rsidRPr="003A06D0" w:rsidRDefault="00BF4F83" w:rsidP="00BF4F83">
            <w:pPr>
              <w:rPr>
                <w:lang w:val="en-GB"/>
              </w:rPr>
            </w:pPr>
            <w:r w:rsidRPr="003A06D0">
              <w:rPr>
                <w:rStyle w:val="Element"/>
                <w:lang w:val="en-GB"/>
              </w:rPr>
              <w:t>General</w:t>
            </w:r>
            <w:r w:rsidRPr="003A06D0">
              <w:rPr>
                <w:rStyle w:val="Element"/>
                <w:lang w:val="en-GB"/>
              </w:rPr>
              <w:br/>
              <w:t>Error</w:t>
            </w:r>
          </w:p>
        </w:tc>
        <w:tc>
          <w:tcPr>
            <w:tcW w:w="7912" w:type="dxa"/>
          </w:tcPr>
          <w:p w14:paraId="222D3B9A"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.0:resultminor:GeneralError</w:t>
            </w:r>
          </w:p>
          <w:p w14:paraId="3C5439A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DEE3F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C88CCF9" w14:textId="77777777" w:rsidR="00BF4F83" w:rsidRPr="003A06D0" w:rsidRDefault="00BF4F83" w:rsidP="00BF4F83">
            <w:pPr>
              <w:rPr>
                <w:lang w:val="en-GB"/>
              </w:rPr>
            </w:pPr>
            <w:r w:rsidRPr="003A06D0">
              <w:rPr>
                <w:rStyle w:val="Element"/>
                <w:lang w:val="en-GB"/>
              </w:rPr>
              <w:t>KeyLookup</w:t>
            </w:r>
            <w:r w:rsidRPr="003A06D0">
              <w:rPr>
                <w:rStyle w:val="Element"/>
                <w:lang w:val="en-GB"/>
              </w:rPr>
              <w:br/>
              <w:t>Failed</w:t>
            </w:r>
          </w:p>
        </w:tc>
        <w:tc>
          <w:tcPr>
            <w:tcW w:w="7912" w:type="dxa"/>
          </w:tcPr>
          <w:p w14:paraId="472C246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w:t>
            </w:r>
            <w:r w:rsidR="00493949">
              <w:rPr>
                <w:rStyle w:val="Element"/>
                <w:rFonts w:eastAsia="Times New Roman" w:cs="Times New Roman"/>
                <w:sz w:val="16"/>
                <w:szCs w:val="16"/>
                <w:lang w:val="en-GB"/>
              </w:rPr>
              <w:t>es:tc:dss:1</w:t>
            </w:r>
            <w:r w:rsidRPr="003A06D0">
              <w:rPr>
                <w:rStyle w:val="Element"/>
                <w:rFonts w:eastAsia="Times New Roman" w:cs="Times New Roman"/>
                <w:sz w:val="16"/>
                <w:szCs w:val="16"/>
                <w:lang w:val="en-GB"/>
              </w:rPr>
              <w:t>.0:resultminor:invalid:KeyLookupFailed</w:t>
            </w:r>
          </w:p>
          <w:p w14:paraId="037E5DB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5D1F3FB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DC5F6E" w14:textId="77777777" w:rsidR="00BF4F83" w:rsidRPr="003A06D0" w:rsidRDefault="00BF4F83" w:rsidP="00BF4F83">
            <w:pPr>
              <w:rPr>
                <w:lang w:val="en-GB"/>
              </w:rPr>
            </w:pPr>
            <w:r w:rsidRPr="003A06D0">
              <w:rPr>
                <w:rStyle w:val="Element"/>
                <w:lang w:val="en-GB"/>
              </w:rPr>
              <w:t>CrlNot</w:t>
            </w:r>
            <w:r w:rsidRPr="003A06D0">
              <w:rPr>
                <w:rStyle w:val="Element"/>
                <w:lang w:val="en-GB"/>
              </w:rPr>
              <w:br/>
              <w:t>Availiable</w:t>
            </w:r>
          </w:p>
        </w:tc>
        <w:tc>
          <w:tcPr>
            <w:tcW w:w="7912" w:type="dxa"/>
          </w:tcPr>
          <w:p w14:paraId="674603F5"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.0:resultminor:CrlNotAvailiable</w:t>
            </w:r>
          </w:p>
          <w:p w14:paraId="0412B7B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3763602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2DC7E4B" w14:textId="77777777" w:rsidR="00BF4F83" w:rsidRPr="003A06D0" w:rsidRDefault="00BF4F83" w:rsidP="00BF4F83">
            <w:pPr>
              <w:rPr>
                <w:lang w:val="en-GB"/>
              </w:rPr>
            </w:pPr>
            <w:r w:rsidRPr="003A06D0">
              <w:rPr>
                <w:rStyle w:val="Element"/>
                <w:lang w:val="en-GB"/>
              </w:rPr>
              <w:t>OcspNot</w:t>
            </w:r>
            <w:r w:rsidRPr="003A06D0">
              <w:rPr>
                <w:rStyle w:val="Element"/>
                <w:lang w:val="en-GB"/>
              </w:rPr>
              <w:br/>
              <w:t>Availiable</w:t>
            </w:r>
          </w:p>
        </w:tc>
        <w:tc>
          <w:tcPr>
            <w:tcW w:w="7912" w:type="dxa"/>
          </w:tcPr>
          <w:p w14:paraId="2FE5ADCF"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.0:resultminor:OcspNotAvailiable</w:t>
            </w:r>
          </w:p>
          <w:p w14:paraId="1949984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2FDDE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A6C0D15" w14:textId="77777777" w:rsidR="00BF4F83" w:rsidRPr="003A06D0" w:rsidRDefault="00BF4F83" w:rsidP="00BF4F83">
            <w:pPr>
              <w:rPr>
                <w:lang w:val="en-GB"/>
              </w:rPr>
            </w:pPr>
            <w:r w:rsidRPr="003A06D0">
              <w:rPr>
                <w:rStyle w:val="Element"/>
                <w:lang w:val="en-GB"/>
              </w:rPr>
              <w:t>Certificate</w:t>
            </w:r>
            <w:r w:rsidRPr="003A06D0">
              <w:rPr>
                <w:rStyle w:val="Element"/>
                <w:lang w:val="en-GB"/>
              </w:rPr>
              <w:br/>
              <w:t>Chain</w:t>
            </w:r>
            <w:r w:rsidRPr="003A06D0">
              <w:rPr>
                <w:rStyle w:val="Element"/>
                <w:lang w:val="en-GB"/>
              </w:rPr>
              <w:br/>
              <w:t>NotComplete</w:t>
            </w:r>
          </w:p>
        </w:tc>
        <w:tc>
          <w:tcPr>
            <w:tcW w:w="7912" w:type="dxa"/>
          </w:tcPr>
          <w:p w14:paraId="1E3ECDD3"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.0:resultminor:CertificateChainNotComplete</w:t>
            </w:r>
          </w:p>
          <w:p w14:paraId="6A6AE068"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F2001C" w:rsidRPr="003A06D0" w14:paraId="604D586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461DFBB" w14:textId="77777777" w:rsidR="00F2001C" w:rsidRPr="003A06D0" w:rsidRDefault="00F2001C" w:rsidP="00F2001C">
            <w:pPr>
              <w:rPr>
                <w:rStyle w:val="Element"/>
                <w:lang w:val="en-GB"/>
              </w:rPr>
            </w:pPr>
            <w:r w:rsidRPr="003A06D0">
              <w:rPr>
                <w:rStyle w:val="Element"/>
                <w:lang w:val="en-GB"/>
              </w:rPr>
              <w:t>Inappropriate</w:t>
            </w:r>
            <w:r w:rsidRPr="003A06D0">
              <w:rPr>
                <w:rStyle w:val="Element"/>
                <w:lang w:val="en-GB"/>
              </w:rPr>
              <w:br/>
            </w:r>
            <w:r>
              <w:rPr>
                <w:rStyle w:val="Element"/>
                <w:lang w:val="en-GB"/>
              </w:rPr>
              <w:t>HashAlgorithm</w:t>
            </w:r>
          </w:p>
        </w:tc>
        <w:tc>
          <w:tcPr>
            <w:tcW w:w="7912" w:type="dxa"/>
          </w:tcPr>
          <w:p w14:paraId="79D0F4D4" w14:textId="77777777" w:rsidR="00F2001C" w:rsidRPr="00F2001C" w:rsidRDefault="00F2001C" w:rsidP="00F2001C">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Pr>
                <w:rStyle w:val="Element"/>
                <w:rFonts w:eastAsia="Times New Roman" w:cs="Times New Roman"/>
                <w:sz w:val="16"/>
                <w:szCs w:val="16"/>
                <w:lang w:val="en-GB"/>
              </w:rPr>
              <w:t>:names:tc:dssx:2</w:t>
            </w:r>
            <w:r w:rsidRPr="003A06D0">
              <w:rPr>
                <w:rStyle w:val="Element"/>
                <w:rFonts w:eastAsia="Times New Roman" w:cs="Times New Roman"/>
                <w:sz w:val="16"/>
                <w:szCs w:val="16"/>
                <w:lang w:val="en-GB"/>
              </w:rPr>
              <w:t>.0:resu</w:t>
            </w:r>
            <w:r>
              <w:rPr>
                <w:rStyle w:val="Element"/>
                <w:rFonts w:eastAsia="Times New Roman" w:cs="Times New Roman"/>
                <w:sz w:val="16"/>
                <w:szCs w:val="16"/>
                <w:lang w:val="en-GB"/>
              </w:rPr>
              <w:t>ltminor:Inappropriate:HashAlgorithm</w:t>
            </w:r>
          </w:p>
        </w:tc>
      </w:tr>
    </w:tbl>
    <w:p w14:paraId="12467810" w14:textId="77777777" w:rsidR="00BF4F83" w:rsidRPr="003A06D0" w:rsidRDefault="00BF4F83" w:rsidP="00BF4F83">
      <w:pPr>
        <w:rPr>
          <w:lang w:val="en-GB"/>
        </w:rPr>
      </w:pPr>
    </w:p>
    <w:bookmarkStart w:id="22767" w:name="_Security_Considerations"/>
    <w:bookmarkStart w:id="22768" w:name="_Toc388881068"/>
    <w:bookmarkStart w:id="22769" w:name="_Toc391634662"/>
    <w:bookmarkStart w:id="22770" w:name="_Toc519870678"/>
    <w:bookmarkStart w:id="22771" w:name="sec_SecurityConsiderations"/>
    <w:bookmarkEnd w:id="22767"/>
    <w:p w14:paraId="3478BA35"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"_Security_Considerations" </w:instrText>
      </w:r>
      <w:r w:rsidRPr="003A06D0">
        <w:rPr>
          <w:lang w:val="en-GB"/>
        </w:rPr>
        <w:fldChar w:fldCharType="separate"/>
      </w:r>
      <w:bookmarkStart w:id="22772" w:name="_Toc522668738"/>
      <w:bookmarkStart w:id="22773" w:name="_Toc10202564"/>
      <w:r w:rsidRPr="003A06D0">
        <w:rPr>
          <w:rStyle w:val="Hyperlink"/>
          <w:lang w:val="en-GB"/>
        </w:rPr>
        <w:t>Security Considerations</w:t>
      </w:r>
      <w:bookmarkEnd w:id="22768"/>
      <w:bookmarkEnd w:id="22769"/>
      <w:bookmarkEnd w:id="22770"/>
      <w:bookmarkEnd w:id="22771"/>
      <w:bookmarkEnd w:id="22772"/>
      <w:bookmarkEnd w:id="22773"/>
      <w:r w:rsidRPr="003A06D0">
        <w:rPr>
          <w:lang w:val="en-GB"/>
        </w:rPr>
        <w:fldChar w:fldCharType="end"/>
      </w:r>
    </w:p>
    <w:p w14:paraId="168C462B" w14:textId="77777777" w:rsidR="00BF4F83" w:rsidRPr="003A06D0" w:rsidRDefault="00BF4F83" w:rsidP="00BF4F83">
      <w:pPr>
        <w:rPr>
          <w:lang w:val="en-GB"/>
        </w:rPr>
      </w:pPr>
      <w:r w:rsidRPr="003A06D0">
        <w:rPr>
          <w:lang w:val="en-GB"/>
        </w:rPr>
        <w:t xml:space="preserve">There are several potential avenues for attack when processing incoming DSS documents. The following list is non-exhaustive and should not and </w:t>
      </w:r>
      <w:r w:rsidR="00602B81" w:rsidRPr="003A06D0">
        <w:rPr>
          <w:lang w:val="en-GB"/>
        </w:rPr>
        <w:t>cannot</w:t>
      </w:r>
      <w:r w:rsidRPr="003A06D0">
        <w:rPr>
          <w:lang w:val="en-GB"/>
        </w:rPr>
        <w:t xml:space="preserve"> replace a comprehensive security review. </w:t>
      </w:r>
    </w:p>
    <w:p w14:paraId="1E6C9AF7" w14:textId="77777777" w:rsidR="00BF4F83" w:rsidRPr="003A06D0" w:rsidRDefault="00BF4F83" w:rsidP="00BF4F83">
      <w:pPr>
        <w:rPr>
          <w:lang w:val="en-GB"/>
        </w:rPr>
      </w:pPr>
      <w:r w:rsidRPr="003A06D0">
        <w:rPr>
          <w:lang w:val="en-GB"/>
        </w:rPr>
        <w:t>A comprehensive security review considers the unique technology stack and processes specific to an implementation and not of all implementations.</w:t>
      </w:r>
    </w:p>
    <w:bookmarkStart w:id="22774" w:name="_Standard_Attack_Vectors"/>
    <w:bookmarkStart w:id="22775" w:name="sec_StandardAttackVectors"/>
    <w:bookmarkEnd w:id="22774"/>
    <w:p w14:paraId="4781CA2D"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"_Standard_Attack_Vectors" </w:instrText>
      </w:r>
      <w:r w:rsidRPr="003A06D0">
        <w:rPr>
          <w:lang w:val="en-GB"/>
        </w:rPr>
        <w:fldChar w:fldCharType="separate"/>
      </w:r>
      <w:bookmarkStart w:id="22776" w:name="_Toc522668739"/>
      <w:bookmarkStart w:id="22777" w:name="_Toc10202565"/>
      <w:r w:rsidRPr="003A06D0">
        <w:rPr>
          <w:rStyle w:val="Hyperlink"/>
          <w:lang w:val="en-GB"/>
        </w:rPr>
        <w:t>Well-Known Attack Vectors</w:t>
      </w:r>
      <w:bookmarkEnd w:id="22775"/>
      <w:bookmarkEnd w:id="22776"/>
      <w:bookmarkEnd w:id="22777"/>
      <w:r w:rsidRPr="003A06D0">
        <w:rPr>
          <w:lang w:val="en-GB"/>
        </w:rPr>
        <w:fldChar w:fldCharType="end"/>
      </w:r>
    </w:p>
    <w:p w14:paraId="5935EF05" w14:textId="77777777" w:rsidR="00BF4F83" w:rsidRPr="003A06D0" w:rsidRDefault="00BF4F83" w:rsidP="00BF4F83">
      <w:pPr>
        <w:rPr>
          <w:lang w:val="en-GB"/>
        </w:rPr>
      </w:pPr>
      <w:r w:rsidRPr="003A06D0">
        <w:rPr>
          <w:lang w:val="en-GB"/>
        </w:rPr>
        <w:t>In the following subsections four well-known classes of attack vectors are highlighted:</w:t>
      </w:r>
    </w:p>
    <w:p w14:paraId="051F8862" w14:textId="77777777" w:rsidR="00BF4F83" w:rsidRPr="003A06D0" w:rsidRDefault="00BF4F83" w:rsidP="0001259E">
      <w:pPr>
        <w:pStyle w:val="Listenabsatz"/>
        <w:numPr>
          <w:ilvl w:val="0"/>
          <w:numId w:val="47"/>
        </w:numPr>
        <w:rPr>
          <w:lang w:val="en-GB"/>
        </w:rPr>
      </w:pPr>
      <w:r w:rsidRPr="003A06D0">
        <w:rPr>
          <w:lang w:val="en-GB"/>
        </w:rPr>
        <w:t>XML Parsing Vulnerabilities</w:t>
      </w:r>
    </w:p>
    <w:p w14:paraId="25BFCADB" w14:textId="77777777" w:rsidR="00BF4F83" w:rsidRPr="003A06D0" w:rsidRDefault="00BF4F83" w:rsidP="0001259E">
      <w:pPr>
        <w:pStyle w:val="Listenabsatz"/>
        <w:numPr>
          <w:ilvl w:val="0"/>
          <w:numId w:val="47"/>
        </w:numPr>
        <w:rPr>
          <w:lang w:val="en-GB"/>
        </w:rPr>
      </w:pPr>
      <w:r w:rsidRPr="003A06D0">
        <w:rPr>
          <w:lang w:val="en-GB"/>
        </w:rPr>
        <w:t>XML Canonicalization Vulnerabilities</w:t>
      </w:r>
    </w:p>
    <w:p w14:paraId="49D5F053" w14:textId="77777777" w:rsidR="00BF4F83" w:rsidRPr="003A06D0" w:rsidRDefault="00BF4F83" w:rsidP="0001259E">
      <w:pPr>
        <w:pStyle w:val="Listenabsatz"/>
        <w:numPr>
          <w:ilvl w:val="0"/>
          <w:numId w:val="47"/>
        </w:numPr>
        <w:rPr>
          <w:lang w:val="en-GB"/>
        </w:rPr>
      </w:pPr>
      <w:r w:rsidRPr="003A06D0">
        <w:rPr>
          <w:lang w:val="en-GB"/>
        </w:rPr>
        <w:t>Injection Attacks</w:t>
      </w:r>
    </w:p>
    <w:p w14:paraId="2F7185E8" w14:textId="77777777" w:rsidR="00BF4F83" w:rsidRPr="003A06D0" w:rsidRDefault="00BF4F83" w:rsidP="0001259E">
      <w:pPr>
        <w:pStyle w:val="Listenabsatz"/>
        <w:numPr>
          <w:ilvl w:val="0"/>
          <w:numId w:val="47"/>
        </w:numPr>
        <w:rPr>
          <w:lang w:val="en-GB"/>
        </w:rPr>
      </w:pPr>
      <w:r w:rsidRPr="003A06D0">
        <w:rPr>
          <w:lang w:val="en-GB"/>
        </w:rPr>
        <w:t>JSON Deserialization Through Evaluation Attacks</w:t>
      </w:r>
    </w:p>
    <w:p w14:paraId="312AE262" w14:textId="77777777" w:rsidR="00BF4F83" w:rsidRPr="003A06D0" w:rsidRDefault="00BF4F83" w:rsidP="00BF4F83">
      <w:pPr>
        <w:rPr>
          <w:lang w:val="en-GB"/>
        </w:rPr>
      </w:pPr>
      <w:r w:rsidRPr="003A06D0">
        <w:rPr>
          <w:lang w:val="en-GB"/>
        </w:rPr>
        <w:t xml:space="preserve">The first two attack vector classes “XML Parsing Vulnerabilities” and “XML Canonicalization Vulnerabilities” can occur in any XML language and therefore do not rely on any specific DSS capabilities. </w:t>
      </w:r>
    </w:p>
    <w:p w14:paraId="553B9FEB" w14:textId="77777777" w:rsidR="00BF4F83" w:rsidRPr="003A06D0" w:rsidRDefault="00BF4F83" w:rsidP="00BF4F83">
      <w:pPr>
        <w:rPr>
          <w:lang w:val="en-GB"/>
        </w:rPr>
      </w:pPr>
      <w:r w:rsidRPr="003A06D0">
        <w:rPr>
          <w:lang w:val="en-GB"/>
        </w:rPr>
        <w:t xml:space="preserve">The third class, “Injection Attacks” applies to any format that is being processed in a deterministic way by an active processor with additional capabilities potentially being triggered by an unexpected and malicious payload. </w:t>
      </w:r>
    </w:p>
    <w:p w14:paraId="6B72DDCC" w14:textId="77777777" w:rsidR="00BF4F83" w:rsidRPr="003A06D0" w:rsidRDefault="00BF4F83" w:rsidP="00BF4F83">
      <w:pPr>
        <w:rPr>
          <w:lang w:val="en-GB"/>
        </w:rPr>
      </w:pPr>
      <w:r w:rsidRPr="003A06D0">
        <w:rPr>
          <w:lang w:val="en-GB"/>
        </w:rPr>
        <w:t>“JSON Deserialization Through Evaluation Attacks” attack vectors consider processing programming languages and specifically collisions of constructs in the processing language used to consumer any JSON text and the allowed constructs in the JSON format.</w:t>
      </w:r>
    </w:p>
    <w:p w14:paraId="30B3DCBD" w14:textId="77777777" w:rsidR="00BF4F83" w:rsidRPr="003A06D0" w:rsidRDefault="00BF4F83" w:rsidP="00BF4F83">
      <w:pPr>
        <w:rPr>
          <w:lang w:val="en-GB"/>
        </w:rPr>
      </w:pPr>
      <w:r w:rsidRPr="003A06D0">
        <w:rPr>
          <w:lang w:val="en-GB"/>
        </w:rPr>
        <w:t>In addition to the attack vectors listed and further detailed in the following non-normative subsections, DSS document processing requires interfaces to BASE64 and ASN.1 encoding and decoding in practical implementations, which MAY result in further attack vectors.</w:t>
      </w:r>
    </w:p>
    <w:bookmarkStart w:id="22778" w:name="sec_XMLParsingVulnerabilities"/>
    <w:p w14:paraId="7F27FB6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"sec_XMLParsingVulnerabilities" </w:instrText>
      </w:r>
      <w:r w:rsidRPr="003A06D0">
        <w:rPr>
          <w:lang w:val="en-GB"/>
        </w:rPr>
        <w:fldChar w:fldCharType="separate"/>
      </w:r>
      <w:bookmarkStart w:id="22779" w:name="_Toc522668740"/>
      <w:bookmarkStart w:id="22780" w:name="_Toc10202566"/>
      <w:r w:rsidRPr="003A06D0">
        <w:rPr>
          <w:rStyle w:val="Hyperlink"/>
          <w:lang w:val="en-GB"/>
        </w:rPr>
        <w:t>XML Parsing Vulnerabilities [non-normative]</w:t>
      </w:r>
      <w:bookmarkEnd w:id="22778"/>
      <w:bookmarkEnd w:id="22779"/>
      <w:bookmarkEnd w:id="22780"/>
      <w:r w:rsidRPr="003A06D0">
        <w:rPr>
          <w:lang w:val="en-GB"/>
        </w:rPr>
        <w:fldChar w:fldCharType="end"/>
      </w:r>
    </w:p>
    <w:p w14:paraId="3BE56A5A" w14:textId="77777777" w:rsidR="00BF4F83" w:rsidRPr="003A06D0" w:rsidRDefault="00BF4F83" w:rsidP="00BF4F83">
      <w:pPr>
        <w:rPr>
          <w:lang w:val="en-GB"/>
        </w:rPr>
      </w:pPr>
      <w:r w:rsidRPr="003A06D0">
        <w:rPr>
          <w:lang w:val="en-GB"/>
        </w:rPr>
        <w:t xml:space="preserve">There have been vulnerabilities in XML parsing libraries that can cause either denial of service or actual exploits. As an example, see Microsoft’s article on </w:t>
      </w:r>
      <w:hyperlink r:id="rId98" w:history="1">
        <w:r w:rsidRPr="003A06D0">
          <w:rPr>
            <w:rStyle w:val="Hyperlink"/>
            <w:lang w:val="en-GB"/>
          </w:rPr>
          <w:t>XML Denial of Service Attacks and Defenses</w:t>
        </w:r>
      </w:hyperlink>
      <w:r w:rsidRPr="003A06D0">
        <w:rPr>
          <w:lang w:val="en-GB"/>
        </w:rPr>
        <w:t xml:space="preserve">. The best </w:t>
      </w:r>
      <w:r w:rsidR="00912C71" w:rsidRPr="003A06D0">
        <w:rPr>
          <w:lang w:val="en-GB"/>
        </w:rPr>
        <w:t>defence</w:t>
      </w:r>
      <w:r w:rsidRPr="003A06D0">
        <w:rPr>
          <w:lang w:val="en-GB"/>
        </w:rPr>
        <w:t xml:space="preserve"> for these types of attacks is, in short, to keep the XML parser up-to-date and ensure to perform full validation prior to attempting to process the document.</w:t>
      </w:r>
    </w:p>
    <w:bookmarkStart w:id="22781" w:name="sec_XMLCanonicalizationVulnerabilities"/>
    <w:p w14:paraId="6B2DCBF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"sec_XMLCanonicalizationVulnerabilities" </w:instrText>
      </w:r>
      <w:r w:rsidRPr="003A06D0">
        <w:rPr>
          <w:lang w:val="en-GB"/>
        </w:rPr>
        <w:fldChar w:fldCharType="separate"/>
      </w:r>
      <w:bookmarkStart w:id="22782" w:name="_Toc522668741"/>
      <w:bookmarkStart w:id="22783" w:name="_Toc10202567"/>
      <w:r w:rsidRPr="003A06D0">
        <w:rPr>
          <w:rStyle w:val="Hyperlink"/>
          <w:lang w:val="en-GB"/>
        </w:rPr>
        <w:t>XML Canonicalization Vulnerabilities [non-normative]</w:t>
      </w:r>
      <w:bookmarkEnd w:id="22781"/>
      <w:bookmarkEnd w:id="22782"/>
      <w:bookmarkEnd w:id="22783"/>
      <w:r w:rsidRPr="003A06D0">
        <w:rPr>
          <w:lang w:val="en-GB"/>
        </w:rPr>
        <w:fldChar w:fldCharType="end"/>
      </w:r>
    </w:p>
    <w:p w14:paraId="56F5E72B" w14:textId="77777777" w:rsidR="00BF4F83" w:rsidRPr="003A06D0" w:rsidRDefault="00BF4F83" w:rsidP="00BF4F83">
      <w:pPr>
        <w:rPr>
          <w:lang w:val="en-GB"/>
        </w:rPr>
      </w:pPr>
      <w:r w:rsidRPr="003A06D0">
        <w:rPr>
          <w:lang w:val="en-GB"/>
        </w:rPr>
        <w:t xml:space="preserve">Exploitation of the use of canonicalization as content extractor MAY impact an implementation that offers e.g. inclusion and processing of XML Fragments in payloads as described e.g. in </w:t>
      </w:r>
      <w:hyperlink w:anchor="refJENSEN2009" w:history="1">
        <w:r w:rsidRPr="003A06D0">
          <w:rPr>
            <w:rStyle w:val="Hyperlink"/>
            <w:lang w:val="en-GB"/>
          </w:rPr>
          <w:t>[JENSEN-2009]</w:t>
        </w:r>
      </w:hyperlink>
      <w:r w:rsidRPr="003A06D0">
        <w:rPr>
          <w:lang w:val="en-GB"/>
        </w:rPr>
        <w:t>.</w:t>
      </w:r>
    </w:p>
    <w:bookmarkStart w:id="22784" w:name="sec_InjectionAttacks"/>
    <w:p w14:paraId="32B237F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"sec_InjectionAttacks" </w:instrText>
      </w:r>
      <w:r w:rsidRPr="003A06D0">
        <w:rPr>
          <w:lang w:val="en-GB"/>
        </w:rPr>
        <w:fldChar w:fldCharType="separate"/>
      </w:r>
      <w:bookmarkStart w:id="22785" w:name="_Toc522668742"/>
      <w:bookmarkStart w:id="22786" w:name="_Toc10202568"/>
      <w:r w:rsidRPr="003A06D0">
        <w:rPr>
          <w:rStyle w:val="Hyperlink"/>
          <w:lang w:val="en-GB"/>
        </w:rPr>
        <w:t>Injection Attacks [non-normative]</w:t>
      </w:r>
      <w:bookmarkEnd w:id="22784"/>
      <w:bookmarkEnd w:id="22785"/>
      <w:bookmarkEnd w:id="22786"/>
      <w:r w:rsidRPr="003A06D0">
        <w:rPr>
          <w:lang w:val="en-GB"/>
        </w:rPr>
        <w:fldChar w:fldCharType="end"/>
      </w:r>
    </w:p>
    <w:p w14:paraId="7A199BF3" w14:textId="77777777" w:rsidR="00BF4F83" w:rsidRPr="003A06D0" w:rsidRDefault="00BF4F83" w:rsidP="00BF4F83">
      <w:pPr>
        <w:rPr>
          <w:lang w:val="en-GB"/>
        </w:rPr>
      </w:pPr>
      <w:r w:rsidRPr="003A06D0">
        <w:rPr>
          <w:lang w:val="en-GB"/>
        </w:rPr>
        <w:t xml:space="preserve">Any DSS content MAY be processed somewhere, thus injection attacks MAY occur in many places which are not specific to DSS. The best </w:t>
      </w:r>
      <w:r w:rsidR="00602B81" w:rsidRPr="003A06D0">
        <w:rPr>
          <w:lang w:val="en-GB"/>
        </w:rPr>
        <w:t>defence</w:t>
      </w:r>
      <w:r w:rsidRPr="003A06D0">
        <w:rPr>
          <w:lang w:val="en-GB"/>
        </w:rPr>
        <w:t xml:space="preserve"> known, is to sanitize untrusted output (and anything inside a DSS document received from outside the client or server system boundaries should be considered untrusted). For more explanation on injection attacks, see e.g. </w:t>
      </w:r>
      <w:hyperlink r:id="rId99" w:history="1">
        <w:r w:rsidRPr="003A06D0">
          <w:rPr>
            <w:rStyle w:val="Hyperlink"/>
            <w:lang w:val="en-GB"/>
          </w:rPr>
          <w:t>this OWASP article</w:t>
        </w:r>
      </w:hyperlink>
      <w:r w:rsidRPr="003A06D0">
        <w:rPr>
          <w:lang w:val="en-GB"/>
        </w:rPr>
        <w:t xml:space="preserve"> (</w:t>
      </w:r>
      <w:hyperlink r:id="rId100" w:history="1">
        <w:r w:rsidRPr="003A06D0">
          <w:rPr>
            <w:rStyle w:val="Hyperlink"/>
            <w:lang w:val="en-GB"/>
          </w:rPr>
          <w:t>https://www.owasp.org/index.php/Top_10-2017_A1-Injection</w:t>
        </w:r>
      </w:hyperlink>
      <w:r w:rsidRPr="003A06D0">
        <w:rPr>
          <w:lang w:val="en-GB"/>
        </w:rPr>
        <w:t>).</w:t>
      </w:r>
    </w:p>
    <w:bookmarkStart w:id="22787" w:name="sec_JSONDeserialThroughEvalAttacks"/>
    <w:p w14:paraId="4380B35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"sec_JSONDeserialThroughEvalAttacks" </w:instrText>
      </w:r>
      <w:r w:rsidRPr="003A06D0">
        <w:rPr>
          <w:lang w:val="en-GB"/>
        </w:rPr>
        <w:fldChar w:fldCharType="separate"/>
      </w:r>
      <w:bookmarkStart w:id="22788" w:name="_Toc522668743"/>
      <w:bookmarkStart w:id="22789" w:name="_Toc10202569"/>
      <w:r w:rsidRPr="003A06D0">
        <w:rPr>
          <w:rStyle w:val="Hyperlink"/>
          <w:lang w:val="en-GB"/>
        </w:rPr>
        <w:t>JSON Deserialization Through Evaluation Attacks [non-normative]</w:t>
      </w:r>
      <w:bookmarkEnd w:id="22787"/>
      <w:bookmarkEnd w:id="22788"/>
      <w:bookmarkEnd w:id="22789"/>
      <w:r w:rsidRPr="003A06D0">
        <w:rPr>
          <w:lang w:val="en-GB"/>
        </w:rPr>
        <w:fldChar w:fldCharType="end"/>
      </w:r>
    </w:p>
    <w:p w14:paraId="3B6CC009" w14:textId="77777777" w:rsidR="00BF4F83" w:rsidRPr="003A06D0" w:rsidRDefault="00BF4F83" w:rsidP="00BF4F83">
      <w:pPr>
        <w:rPr>
          <w:lang w:val="en-GB"/>
        </w:rPr>
      </w:pPr>
      <w:r w:rsidRPr="003A06D0">
        <w:rPr>
          <w:lang w:val="en-GB"/>
        </w:rPr>
        <w:t xml:space="preserve">Generally, there are security issues with processing languages that are capable to evaluate text in that processing language during runtime and dynamically.  </w:t>
      </w:r>
    </w:p>
    <w:p w14:paraId="560FF249" w14:textId="77777777" w:rsidR="00BF4F83" w:rsidRPr="003A06D0" w:rsidRDefault="00BF4F83" w:rsidP="00BF4F83">
      <w:pPr>
        <w:rPr>
          <w:lang w:val="en-GB"/>
        </w:rPr>
      </w:pPr>
      <w:r w:rsidRPr="003A06D0">
        <w:rPr>
          <w:lang w:val="en-GB"/>
        </w:rPr>
        <w:t xml:space="preserve">Sample vector for JavaScript: </w:t>
      </w:r>
    </w:p>
    <w:p w14:paraId="3CCEAC44" w14:textId="77777777" w:rsidR="00BF4F83" w:rsidRPr="003A06D0" w:rsidRDefault="00BF4F83" w:rsidP="00BF4F83">
      <w:pPr>
        <w:rPr>
          <w:lang w:val="en-GB"/>
        </w:rPr>
      </w:pPr>
      <w:r w:rsidRPr="003A06D0">
        <w:rPr>
          <w:lang w:val="en-GB"/>
        </w:rPr>
        <w:t xml:space="preserve">“JSON is a subset of JavaScript that excludes assignment and invocation. Since JSON's syntax is borrowed from JavaScript, it is possible to use that language's "eval()" function to parse most JSON texts (but not all; certain characters such as U+2028 LINE SEPARATOR and U+2029 PARAGRAPH </w:t>
      </w:r>
      <w:r w:rsidRPr="003A06D0">
        <w:rPr>
          <w:lang w:val="en-GB"/>
        </w:rPr>
        <w:lastRenderedPageBreak/>
        <w:t xml:space="preserve">SEPARATOR are legal in JSON but not JavaScript).  This generally constitutes an unacceptable security risk, since the text could contain executable code along with data declarations.  The same consideration applies to the use of eval()-like functions in any other programming language in which JSON texts conform to that language's syntax.” (cf. </w:t>
      </w:r>
      <w:hyperlink w:anchor="refRFC8259" w:history="1">
        <w:r w:rsidRPr="003A06D0">
          <w:rPr>
            <w:rStyle w:val="Hyperlink"/>
            <w:lang w:val="en-GB"/>
          </w:rPr>
          <w:t>[RFC8259]</w:t>
        </w:r>
      </w:hyperlink>
      <w:r w:rsidRPr="003A06D0">
        <w:rPr>
          <w:lang w:val="en-GB"/>
        </w:rPr>
        <w:t xml:space="preserve"> section 12 “Security Considerations”.</w:t>
      </w:r>
    </w:p>
    <w:bookmarkStart w:id="22790" w:name="sec_Conformance"/>
    <w:bookmarkStart w:id="22791" w:name="_Toc478074898"/>
    <w:bookmarkStart w:id="22792" w:name="_Toc480914758"/>
    <w:bookmarkStart w:id="22793" w:name="_Toc481065057"/>
    <w:bookmarkEnd w:id="22790"/>
    <w:p w14:paraId="5FB38D0F"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"sec_Conformance" </w:instrText>
      </w:r>
      <w:r w:rsidRPr="003A06D0">
        <w:rPr>
          <w:lang w:val="en-GB"/>
        </w:rPr>
        <w:fldChar w:fldCharType="separate"/>
      </w:r>
      <w:bookmarkStart w:id="22794" w:name="_Toc522668744"/>
      <w:bookmarkStart w:id="22795" w:name="_Toc10202570"/>
      <w:r w:rsidRPr="003A06D0">
        <w:rPr>
          <w:rStyle w:val="Hyperlink"/>
          <w:lang w:val="en-GB"/>
        </w:rPr>
        <w:t>Conformance</w:t>
      </w:r>
      <w:bookmarkEnd w:id="22791"/>
      <w:bookmarkEnd w:id="22792"/>
      <w:bookmarkEnd w:id="22793"/>
      <w:bookmarkEnd w:id="22794"/>
      <w:bookmarkEnd w:id="22795"/>
      <w:r w:rsidRPr="003A06D0">
        <w:rPr>
          <w:lang w:val="en-GB"/>
        </w:rPr>
        <w:fldChar w:fldCharType="end"/>
      </w:r>
    </w:p>
    <w:bookmarkStart w:id="22796" w:name="sec_ConformanceAsDss2"/>
    <w:bookmarkStart w:id="22797" w:name="_Toc478074899"/>
    <w:bookmarkStart w:id="22798" w:name="_Toc480914759"/>
    <w:bookmarkStart w:id="22799" w:name="_Toc481065058"/>
    <w:bookmarkStart w:id="22800" w:name="_Toc516358029"/>
    <w:bookmarkEnd w:id="22796"/>
    <w:p w14:paraId="063768E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"sec_ConformanceAsDss2" </w:instrText>
      </w:r>
      <w:r w:rsidRPr="003A06D0">
        <w:rPr>
          <w:lang w:val="en-GB"/>
        </w:rPr>
        <w:fldChar w:fldCharType="separate"/>
      </w:r>
      <w:bookmarkStart w:id="22801" w:name="_Toc522668745"/>
      <w:bookmarkStart w:id="22802" w:name="_Toc10202571"/>
      <w:r w:rsidRPr="003A06D0">
        <w:rPr>
          <w:rStyle w:val="Hyperlink"/>
          <w:lang w:val="en-GB"/>
        </w:rPr>
        <w:t>Conformance as a DSS version 2.0 document</w:t>
      </w:r>
      <w:bookmarkEnd w:id="22797"/>
      <w:bookmarkEnd w:id="22798"/>
      <w:bookmarkEnd w:id="22799"/>
      <w:bookmarkEnd w:id="22800"/>
      <w:bookmarkEnd w:id="22801"/>
      <w:bookmarkEnd w:id="22802"/>
      <w:r w:rsidRPr="003A06D0">
        <w:rPr>
          <w:lang w:val="en-GB"/>
        </w:rPr>
        <w:fldChar w:fldCharType="end"/>
      </w:r>
    </w:p>
    <w:p w14:paraId="16C0CB80" w14:textId="77777777" w:rsidR="00BF4F83" w:rsidRPr="003A06D0" w:rsidRDefault="00BF4F83" w:rsidP="00BF4F83">
      <w:pPr>
        <w:rPr>
          <w:lang w:val="en-GB"/>
        </w:rPr>
      </w:pPr>
      <w:r w:rsidRPr="003A06D0">
        <w:rPr>
          <w:lang w:val="en-GB"/>
        </w:rPr>
        <w:t xml:space="preserve">To ease communication and subsequent resolution of any specific partial conformance violation, the preceding chapters already provide minimal requirements, that a specific instance component must </w:t>
      </w:r>
      <w:r w:rsidR="00912C71" w:rsidRPr="003A06D0">
        <w:rPr>
          <w:lang w:val="en-GB"/>
        </w:rPr>
        <w:t>fulfil</w:t>
      </w:r>
      <w:r w:rsidRPr="003A06D0">
        <w:rPr>
          <w:lang w:val="en-GB"/>
        </w:rPr>
        <w:t>, to permit conformance of the complete DSS version 2.0 document.</w:t>
      </w:r>
    </w:p>
    <w:bookmarkStart w:id="22803" w:name="sec_ConformanceForXmlFormat"/>
    <w:bookmarkStart w:id="22804" w:name="_Toc480914761"/>
    <w:bookmarkStart w:id="22805" w:name="_Toc481065060"/>
    <w:bookmarkStart w:id="22806" w:name="_Toc516359922"/>
    <w:bookmarkStart w:id="22807" w:name="_Toc480914760"/>
    <w:bookmarkStart w:id="22808" w:name="_Toc481065059"/>
    <w:bookmarkStart w:id="22809" w:name="_Toc516359921"/>
    <w:bookmarkEnd w:id="22803"/>
    <w:p w14:paraId="7D4BB5F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"sec_ConformanceForJsonFormat" </w:instrText>
      </w:r>
      <w:r w:rsidRPr="003A06D0">
        <w:rPr>
          <w:lang w:val="en-GB"/>
        </w:rPr>
        <w:fldChar w:fldCharType="separate"/>
      </w:r>
      <w:bookmarkStart w:id="22810" w:name="_Toc522668746"/>
      <w:bookmarkStart w:id="22811" w:name="_Toc10202572"/>
      <w:r w:rsidRPr="003A06D0">
        <w:rPr>
          <w:rStyle w:val="Hyperlink"/>
          <w:lang w:val="en-GB"/>
        </w:rPr>
        <w:t>Conformance for JSON format</w:t>
      </w:r>
      <w:bookmarkEnd w:id="22804"/>
      <w:bookmarkEnd w:id="22805"/>
      <w:bookmarkEnd w:id="22806"/>
      <w:bookmarkEnd w:id="22810"/>
      <w:bookmarkEnd w:id="22811"/>
      <w:r w:rsidRPr="003A06D0">
        <w:rPr>
          <w:lang w:val="en-GB"/>
        </w:rPr>
        <w:fldChar w:fldCharType="end"/>
      </w:r>
    </w:p>
    <w:p w14:paraId="5C904448" w14:textId="77777777" w:rsidR="00BF4F83" w:rsidRPr="003A06D0" w:rsidRDefault="00BF4F83" w:rsidP="00BF4F83">
      <w:pPr>
        <w:rPr>
          <w:lang w:val="en-GB"/>
        </w:rPr>
      </w:pPr>
      <w:r w:rsidRPr="003A06D0">
        <w:rPr>
          <w:lang w:val="en-GB"/>
        </w:rPr>
        <w:t xml:space="preserve">The following clause offers a simple </w:t>
      </w:r>
      <w:r w:rsidR="00602B81" w:rsidRPr="003A06D0">
        <w:rPr>
          <w:lang w:val="en-GB"/>
        </w:rPr>
        <w:t>two-step</w:t>
      </w:r>
      <w:r w:rsidRPr="003A06D0">
        <w:rPr>
          <w:lang w:val="en-GB"/>
        </w:rPr>
        <w:t xml:space="preserve"> process, to either prove or disprove the conformance of a complete JSON document (formulated in terms specific to that implementation language) to this version of DSS:</w:t>
      </w:r>
    </w:p>
    <w:p w14:paraId="259854B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w:t>
      </w:r>
      <w:r w:rsidRPr="003A06D0">
        <w:rPr>
          <w:rFonts w:ascii="MS Mincho" w:eastAsia="MS Mincho" w:hAnsi="MS Mincho" w:cs="MS Mincho"/>
          <w:lang w:val="en-GB"/>
        </w:rPr>
        <w:t xml:space="preserve"> </w:t>
      </w:r>
      <w:r w:rsidRPr="003A06D0">
        <w:rPr>
          <w:lang w:val="en-GB"/>
        </w:rPr>
        <w:t>“Valid JSON DSS Document”</w:t>
      </w:r>
      <w:r w:rsidRPr="003A06D0">
        <w:rPr>
          <w:lang w:val="en-GB"/>
        </w:rPr>
        <w:br/>
        <w:t>A JSON document instance conforms to this specification as a DSS document if it meets all of the following COUNT_ME conditions:</w:t>
      </w:r>
    </w:p>
    <w:p w14:paraId="5FF628FF" w14:textId="77777777" w:rsidR="00BF4F83" w:rsidRPr="003A06D0" w:rsidRDefault="00BF4F83" w:rsidP="0001259E">
      <w:pPr>
        <w:pStyle w:val="Listenabsatz"/>
        <w:numPr>
          <w:ilvl w:val="0"/>
          <w:numId w:val="12"/>
        </w:numPr>
        <w:rPr>
          <w:lang w:val="en-GB"/>
        </w:rPr>
      </w:pPr>
      <w:r w:rsidRPr="003A06D0">
        <w:rPr>
          <w:lang w:val="en-GB"/>
        </w:rPr>
        <w:t>Is valid JSON</w:t>
      </w:r>
    </w:p>
    <w:p w14:paraId="018FB3E7" w14:textId="77777777" w:rsidR="00BF4F83" w:rsidRPr="003A06D0" w:rsidRDefault="00BF4F83" w:rsidP="0001259E">
      <w:pPr>
        <w:pStyle w:val="Listenabsatz"/>
        <w:numPr>
          <w:ilvl w:val="0"/>
          <w:numId w:val="12"/>
        </w:numPr>
        <w:rPr>
          <w:lang w:val="en-GB"/>
        </w:rPr>
      </w:pPr>
      <w:r w:rsidRPr="003A06D0">
        <w:rPr>
          <w:lang w:val="en-GB"/>
        </w:rPr>
        <w:t>Validates against the JSON Schema</w:t>
      </w:r>
    </w:p>
    <w:p w14:paraId="00F562AA" w14:textId="77777777" w:rsidR="00BF4F83" w:rsidRPr="003A06D0" w:rsidRDefault="00BF4F83" w:rsidP="00BF4F83">
      <w:pPr>
        <w:rPr>
          <w:lang w:val="en-GB"/>
        </w:rPr>
      </w:pPr>
      <w:r w:rsidRPr="003A06D0">
        <w:rPr>
          <w:lang w:val="en-GB"/>
        </w:rPr>
        <w:t>» </w:t>
      </w:r>
      <w:r w:rsidRPr="003A06D0">
        <w:rPr>
          <w:color w:val="FF0000"/>
          <w:lang w:val="en-GB"/>
        </w:rPr>
        <w:t>DSS-11.1.1-1</w:t>
      </w:r>
      <w:r w:rsidRPr="003A06D0">
        <w:rPr>
          <w:lang w:val="en-GB"/>
        </w:rPr>
        <w:t>]</w:t>
      </w:r>
    </w:p>
    <w:p w14:paraId="60D6BAA5" w14:textId="77777777" w:rsidR="00BF4F83" w:rsidRPr="003A06D0" w:rsidRDefault="00B33063" w:rsidP="00AA52F6">
      <w:pPr>
        <w:pStyle w:val="berschrift3"/>
        <w:numPr>
          <w:ilvl w:val="2"/>
          <w:numId w:val="3"/>
        </w:numPr>
        <w:rPr>
          <w:lang w:val="en-GB"/>
        </w:rPr>
      </w:pPr>
      <w:hyperlink w:anchor="sec_ConformanceForXmlFormat" w:history="1">
        <w:bookmarkStart w:id="22812" w:name="_Toc522668747"/>
        <w:bookmarkStart w:id="22813" w:name="_Toc10202573"/>
        <w:r w:rsidR="00BF4F83" w:rsidRPr="003A06D0">
          <w:rPr>
            <w:rStyle w:val="Hyperlink"/>
            <w:lang w:val="en-GB"/>
          </w:rPr>
          <w:t>Conformance for XML format</w:t>
        </w:r>
        <w:bookmarkEnd w:id="22807"/>
        <w:bookmarkEnd w:id="22808"/>
        <w:bookmarkEnd w:id="22809"/>
        <w:bookmarkEnd w:id="22812"/>
        <w:bookmarkEnd w:id="22813"/>
      </w:hyperlink>
    </w:p>
    <w:p w14:paraId="28C33BB2" w14:textId="77777777" w:rsidR="00BF4F83" w:rsidRPr="003A06D0" w:rsidRDefault="00BF4F83" w:rsidP="00BF4F83">
      <w:pPr>
        <w:rPr>
          <w:lang w:val="en-GB"/>
        </w:rPr>
      </w:pPr>
      <w:r w:rsidRPr="003A06D0">
        <w:rPr>
          <w:lang w:val="en-GB"/>
        </w:rPr>
        <w:t>The following clause offers a simple three step process, to either prove or disprove the conformance of a complete XML document (formulated in terms specific to that implementation language) to this version of DSS:</w:t>
      </w:r>
    </w:p>
    <w:p w14:paraId="64D5EE8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“Valid XML DSS Document”</w:t>
      </w:r>
      <w:r w:rsidRPr="003A06D0">
        <w:rPr>
          <w:lang w:val="en-GB"/>
        </w:rPr>
        <w:br/>
        <w:t>An XML document instance conforms to this specification as a DSS document if it meets all of the following three conditions:</w:t>
      </w:r>
    </w:p>
    <w:p w14:paraId="7E2CD38F" w14:textId="77777777" w:rsidR="00BF4F83" w:rsidRPr="003A06D0" w:rsidRDefault="00BF4F83" w:rsidP="0001259E">
      <w:pPr>
        <w:pStyle w:val="Listenabsatz"/>
        <w:numPr>
          <w:ilvl w:val="0"/>
          <w:numId w:val="11"/>
        </w:numPr>
        <w:rPr>
          <w:lang w:val="en-GB"/>
        </w:rPr>
      </w:pPr>
      <w:r w:rsidRPr="003A06D0">
        <w:rPr>
          <w:lang w:val="en-GB"/>
        </w:rPr>
        <w:t>Is well-formed XML.</w:t>
      </w:r>
    </w:p>
    <w:p w14:paraId="18BD1454" w14:textId="77777777" w:rsidR="00BF4F83" w:rsidRPr="003A06D0" w:rsidRDefault="00BF4F83" w:rsidP="0001259E">
      <w:pPr>
        <w:pStyle w:val="Listenabsatz"/>
        <w:numPr>
          <w:ilvl w:val="0"/>
          <w:numId w:val="11"/>
        </w:numPr>
        <w:rPr>
          <w:lang w:val="en-GB"/>
        </w:rPr>
      </w:pPr>
      <w:r w:rsidRPr="003A06D0">
        <w:rPr>
          <w:lang w:val="en-GB"/>
        </w:rPr>
        <w:t xml:space="preserve">Consists of a single root element instance as defined in </w:t>
      </w:r>
      <w:r w:rsidRPr="003A06D0">
        <w:rPr>
          <w:lang w:val="en-GB"/>
        </w:rPr>
        <w:br/>
        <w:t xml:space="preserve">the namespace </w:t>
      </w:r>
      <w:r w:rsidRPr="003A06D0">
        <w:rPr>
          <w:rStyle w:val="Element"/>
          <w:lang w:val="en-GB"/>
        </w:rPr>
        <w:t>http://docs.oasis-open.org/dss-x/ns/core</w:t>
      </w:r>
      <w:r w:rsidRPr="003A06D0">
        <w:rPr>
          <w:lang w:val="en-GB"/>
        </w:rPr>
        <w:t>.</w:t>
      </w:r>
    </w:p>
    <w:p w14:paraId="28C1AC44" w14:textId="77777777" w:rsidR="00BF4F83" w:rsidRPr="003A06D0" w:rsidRDefault="00BF4F83" w:rsidP="0001259E">
      <w:pPr>
        <w:pStyle w:val="Listenabsatz"/>
        <w:numPr>
          <w:ilvl w:val="0"/>
          <w:numId w:val="11"/>
        </w:numPr>
        <w:rPr>
          <w:lang w:val="en-GB"/>
        </w:rPr>
      </w:pPr>
      <w:r w:rsidRPr="003A06D0">
        <w:rPr>
          <w:lang w:val="en-GB"/>
        </w:rPr>
        <w:t>Is valid XML.</w:t>
      </w:r>
    </w:p>
    <w:p w14:paraId="28FA66B3" w14:textId="77777777" w:rsidR="00BF4F83" w:rsidRPr="003A06D0" w:rsidRDefault="00BF4F83" w:rsidP="00BF4F83">
      <w:pPr>
        <w:rPr>
          <w:lang w:val="en-GB"/>
        </w:rPr>
      </w:pPr>
      <w:r w:rsidRPr="003A06D0">
        <w:rPr>
          <w:lang w:val="en-GB"/>
        </w:rPr>
        <w:t>» [</w:t>
      </w:r>
      <w:bookmarkStart w:id="22814" w:name="confValidCSAFCVRFXML"/>
      <w:r w:rsidRPr="003A06D0">
        <w:rPr>
          <w:color w:val="FF0000"/>
          <w:lang w:val="en-GB"/>
        </w:rPr>
        <w:t>DSS-11.1.2-1</w:t>
      </w:r>
      <w:bookmarkEnd w:id="22814"/>
      <w:r w:rsidRPr="003A06D0">
        <w:rPr>
          <w:lang w:val="en-GB"/>
        </w:rPr>
        <w:t>]</w:t>
      </w:r>
    </w:p>
    <w:bookmarkStart w:id="22815" w:name="sec_ConformanceForJsonFormat"/>
    <w:bookmarkStart w:id="22816" w:name="sec_ConformanceForServer"/>
    <w:bookmarkEnd w:id="22815"/>
    <w:p w14:paraId="2942AB2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"sec_ConformanceForServer" </w:instrText>
      </w:r>
      <w:r w:rsidRPr="003A06D0">
        <w:rPr>
          <w:lang w:val="en-GB"/>
        </w:rPr>
        <w:fldChar w:fldCharType="separate"/>
      </w:r>
      <w:bookmarkStart w:id="22817" w:name="_Toc522668748"/>
      <w:bookmarkStart w:id="22818" w:name="_Toc10202574"/>
      <w:r w:rsidRPr="003A06D0">
        <w:rPr>
          <w:rStyle w:val="Hyperlink"/>
          <w:lang w:val="en-GB"/>
        </w:rPr>
        <w:t>Conformance for DSS Server</w:t>
      </w:r>
      <w:bookmarkEnd w:id="22817"/>
      <w:bookmarkEnd w:id="22818"/>
      <w:r w:rsidRPr="003A06D0">
        <w:rPr>
          <w:lang w:val="en-GB"/>
        </w:rPr>
        <w:fldChar w:fldCharType="end"/>
      </w:r>
    </w:p>
    <w:bookmarkEnd w:id="22816"/>
    <w:p w14:paraId="7DAC037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Server”</w:t>
      </w:r>
      <w:r w:rsidRPr="003A06D0">
        <w:rPr>
          <w:lang w:val="en-GB"/>
        </w:rPr>
        <w:br/>
        <w:t xml:space="preserve">A DSS server instance conforms to this specification if the server </w:t>
      </w:r>
      <w:r w:rsidR="00602B81" w:rsidRPr="003A06D0">
        <w:rPr>
          <w:lang w:val="en-GB"/>
        </w:rPr>
        <w:t>fulfils</w:t>
      </w:r>
      <w:r w:rsidRPr="003A06D0">
        <w:rPr>
          <w:lang w:val="en-GB"/>
        </w:rPr>
        <w:t xml:space="preserve"> all requirements on servers stated in the normative sections of this document. » [</w:t>
      </w:r>
      <w:r w:rsidRPr="003A06D0">
        <w:rPr>
          <w:color w:val="FF0000"/>
          <w:lang w:val="en-GB"/>
        </w:rPr>
        <w:t>DSS-11.1.3-1</w:t>
      </w:r>
      <w:r w:rsidRPr="003A06D0">
        <w:rPr>
          <w:lang w:val="en-GB"/>
        </w:rPr>
        <w:t>]</w:t>
      </w:r>
    </w:p>
    <w:bookmarkStart w:id="22819" w:name="sec_ConformanceForClient"/>
    <w:p w14:paraId="4B0E4E2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"sec_ConformanceForClient" </w:instrText>
      </w:r>
      <w:r w:rsidRPr="003A06D0">
        <w:rPr>
          <w:lang w:val="en-GB"/>
        </w:rPr>
        <w:fldChar w:fldCharType="separate"/>
      </w:r>
      <w:bookmarkStart w:id="22820" w:name="_Toc522668749"/>
      <w:bookmarkStart w:id="22821" w:name="_Toc10202575"/>
      <w:r w:rsidRPr="003A06D0">
        <w:rPr>
          <w:rStyle w:val="Hyperlink"/>
          <w:lang w:val="en-GB"/>
        </w:rPr>
        <w:t>Conformance for DSS Client</w:t>
      </w:r>
      <w:bookmarkEnd w:id="22819"/>
      <w:bookmarkEnd w:id="22820"/>
      <w:bookmarkEnd w:id="22821"/>
      <w:r w:rsidRPr="003A06D0">
        <w:rPr>
          <w:lang w:val="en-GB"/>
        </w:rPr>
        <w:fldChar w:fldCharType="end"/>
      </w:r>
    </w:p>
    <w:p w14:paraId="7ED8876D"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Client”</w:t>
      </w:r>
      <w:r w:rsidRPr="003A06D0">
        <w:rPr>
          <w:lang w:val="en-GB"/>
        </w:rPr>
        <w:br/>
        <w:t xml:space="preserve">A DSS client instance conforms to this specification if the client </w:t>
      </w:r>
      <w:r w:rsidR="00602B81" w:rsidRPr="003A06D0">
        <w:rPr>
          <w:lang w:val="en-GB"/>
        </w:rPr>
        <w:t>fulfils</w:t>
      </w:r>
      <w:r w:rsidRPr="003A06D0">
        <w:rPr>
          <w:lang w:val="en-GB"/>
        </w:rPr>
        <w:t xml:space="preserve"> all requirements on clients stated in the normative sections of this document. » [</w:t>
      </w:r>
      <w:r w:rsidRPr="003A06D0">
        <w:rPr>
          <w:color w:val="FF0000"/>
          <w:lang w:val="en-GB"/>
        </w:rPr>
        <w:t>DSS-11.1.4-1</w:t>
      </w:r>
      <w:r w:rsidRPr="003A06D0">
        <w:rPr>
          <w:lang w:val="en-GB"/>
        </w:rPr>
        <w:t>]</w:t>
      </w:r>
    </w:p>
    <w:bookmarkStart w:id="22822" w:name="sec_Acknowledgements"/>
    <w:bookmarkStart w:id="22823" w:name="_Toc85472897"/>
    <w:bookmarkStart w:id="22824" w:name="_Toc287332012"/>
    <w:bookmarkStart w:id="22825" w:name="_Toc478074900"/>
    <w:bookmarkStart w:id="22826" w:name="_Toc480914769"/>
    <w:bookmarkStart w:id="22827" w:name="_Toc481065063"/>
    <w:bookmarkEnd w:id="22822"/>
    <w:p w14:paraId="53D06452" w14:textId="77777777" w:rsidR="00BF4F83" w:rsidRPr="003A06D0" w:rsidRDefault="00BF4F83" w:rsidP="005C561D">
      <w:pPr>
        <w:pStyle w:val="AppendixHeading1"/>
        <w:rPr>
          <w:lang w:val="en-GB"/>
        </w:rPr>
      </w:pPr>
      <w:r w:rsidRPr="003A06D0">
        <w:rPr>
          <w:lang w:val="en-GB"/>
        </w:rPr>
        <w:lastRenderedPageBreak/>
        <w:fldChar w:fldCharType="begin"/>
      </w:r>
      <w:r w:rsidRPr="003A06D0">
        <w:rPr>
          <w:lang w:val="en-GB"/>
        </w:rPr>
        <w:instrText xml:space="preserve"> HYPERLINK  \l "sec_Acknowledgements" </w:instrText>
      </w:r>
      <w:r w:rsidRPr="003A06D0">
        <w:rPr>
          <w:lang w:val="en-GB"/>
        </w:rPr>
        <w:fldChar w:fldCharType="separate"/>
      </w:r>
      <w:bookmarkStart w:id="22828" w:name="_Toc522668750"/>
      <w:bookmarkStart w:id="22829" w:name="_Toc10202576"/>
      <w:r w:rsidRPr="003A06D0">
        <w:rPr>
          <w:rStyle w:val="Hyperlink"/>
          <w:lang w:val="en-GB"/>
        </w:rPr>
        <w:t>Acknowledgments</w:t>
      </w:r>
      <w:bookmarkEnd w:id="22823"/>
      <w:bookmarkEnd w:id="22824"/>
      <w:bookmarkEnd w:id="22825"/>
      <w:bookmarkEnd w:id="22826"/>
      <w:bookmarkEnd w:id="22827"/>
      <w:bookmarkEnd w:id="22828"/>
      <w:bookmarkEnd w:id="22829"/>
      <w:r w:rsidRPr="003A06D0">
        <w:rPr>
          <w:lang w:val="en-GB"/>
        </w:rPr>
        <w:fldChar w:fldCharType="end"/>
      </w:r>
    </w:p>
    <w:p w14:paraId="7CA58436" w14:textId="77777777" w:rsidR="00BF4F83" w:rsidRPr="003A06D0" w:rsidRDefault="00BF4F83" w:rsidP="00BF4F83">
      <w:pPr>
        <w:rPr>
          <w:lang w:val="en-GB"/>
        </w:rPr>
      </w:pPr>
      <w:r w:rsidRPr="003A06D0">
        <w:rPr>
          <w:lang w:val="en-GB"/>
        </w:rPr>
        <w:t>The following individuals have participated in the creation of this specification and are gratefully acknowledged:</w:t>
      </w:r>
    </w:p>
    <w:p w14:paraId="74CE176E" w14:textId="2F8919A8" w:rsidR="00BF4F83" w:rsidRPr="003A06D0" w:rsidRDefault="00BF4F83" w:rsidP="00BF4F83">
      <w:pPr>
        <w:pStyle w:val="Contributor"/>
        <w:rPr>
          <w:lang w:val="en-GB"/>
        </w:rPr>
      </w:pPr>
      <w:r w:rsidRPr="003A06D0">
        <w:rPr>
          <w:lang w:val="en-GB"/>
        </w:rPr>
        <w:t>Andreas Kuehne, Individual</w:t>
      </w:r>
    </w:p>
    <w:p w14:paraId="2165D511" w14:textId="77777777" w:rsidR="00BF4F83" w:rsidRPr="003A06D0" w:rsidRDefault="00BF4F83" w:rsidP="00BF4F83">
      <w:pPr>
        <w:pStyle w:val="Contributor"/>
        <w:rPr>
          <w:lang w:val="en-GB"/>
        </w:rPr>
      </w:pPr>
      <w:r w:rsidRPr="003A06D0">
        <w:rPr>
          <w:lang w:val="en-GB"/>
        </w:rPr>
        <w:t>Detlef Huehnlein, Individual</w:t>
      </w:r>
    </w:p>
    <w:p w14:paraId="5AABBBA0" w14:textId="74D0136E" w:rsidR="00BF4F83" w:rsidRPr="003A06D0" w:rsidRDefault="00BF4F83" w:rsidP="00BF4F83">
      <w:pPr>
        <w:pStyle w:val="Contributor"/>
        <w:rPr>
          <w:lang w:val="en-GB"/>
        </w:rPr>
      </w:pPr>
      <w:r w:rsidRPr="003A06D0">
        <w:rPr>
          <w:lang w:val="en-GB"/>
        </w:rPr>
        <w:t>Ernst Jan van Nigtevecht, Sonnenglanz Consulting</w:t>
      </w:r>
    </w:p>
    <w:p w14:paraId="0949C9C9" w14:textId="77777777" w:rsidR="00BF4F83" w:rsidRPr="003A06D0" w:rsidRDefault="00BF4F83" w:rsidP="00BF4F83">
      <w:pPr>
        <w:pStyle w:val="Contributor"/>
        <w:rPr>
          <w:lang w:val="en-GB"/>
        </w:rPr>
      </w:pPr>
      <w:r w:rsidRPr="003A06D0">
        <w:rPr>
          <w:lang w:val="en-GB"/>
        </w:rPr>
        <w:t>Juan Carlos Cruellas, Univ Politecnica de Cataluna</w:t>
      </w:r>
    </w:p>
    <w:p w14:paraId="6ECEE3A2" w14:textId="77777777" w:rsidR="00BF4F83" w:rsidRPr="003A06D0" w:rsidRDefault="00BF4F83" w:rsidP="00BF4F83">
      <w:pPr>
        <w:pStyle w:val="Contributor"/>
        <w:rPr>
          <w:lang w:val="en-GB"/>
        </w:rPr>
      </w:pPr>
      <w:r w:rsidRPr="003A06D0">
        <w:rPr>
          <w:lang w:val="en-GB"/>
        </w:rPr>
        <w:t>Stefan Hagen, Individual</w:t>
      </w:r>
    </w:p>
    <w:bookmarkStart w:id="22830" w:name="sec_IndexOfComponentsAndElements"/>
    <w:bookmarkStart w:id="22831" w:name="_Toc478074901"/>
    <w:bookmarkStart w:id="22832" w:name="_Toc480914770"/>
    <w:bookmarkStart w:id="22833" w:name="_Toc481065064"/>
    <w:bookmarkEnd w:id="22830"/>
    <w:p w14:paraId="11FF9FDC" w14:textId="77777777" w:rsidR="00BF4F83" w:rsidRPr="003A06D0" w:rsidRDefault="00BF4F83" w:rsidP="00757629">
      <w:pPr>
        <w:pStyle w:val="AppendixHeading1"/>
        <w:rPr>
          <w:lang w:val="en-GB"/>
        </w:rPr>
      </w:pPr>
      <w:r w:rsidRPr="003A06D0">
        <w:rPr>
          <w:lang w:val="en-GB"/>
        </w:rPr>
        <w:lastRenderedPageBreak/>
        <w:fldChar w:fldCharType="begin"/>
      </w:r>
      <w:r w:rsidRPr="003A06D0">
        <w:rPr>
          <w:lang w:val="en-GB"/>
        </w:rPr>
        <w:instrText xml:space="preserve"> HYPERLINK  \l "sec_IndexOfComponentsAndElements" </w:instrText>
      </w:r>
      <w:r w:rsidRPr="003A06D0">
        <w:rPr>
          <w:lang w:val="en-GB"/>
        </w:rPr>
        <w:fldChar w:fldCharType="separate"/>
      </w:r>
      <w:bookmarkStart w:id="22834" w:name="_Toc522668751"/>
      <w:bookmarkStart w:id="22835" w:name="_Toc10202577"/>
      <w:r w:rsidRPr="003A06D0">
        <w:rPr>
          <w:rStyle w:val="Hyperlink"/>
          <w:lang w:val="en-GB"/>
        </w:rPr>
        <w:t>Index of Components and Elements</w:t>
      </w:r>
      <w:bookmarkEnd w:id="22831"/>
      <w:bookmarkEnd w:id="22832"/>
      <w:bookmarkEnd w:id="22833"/>
      <w:bookmarkEnd w:id="22834"/>
      <w:bookmarkEnd w:id="22835"/>
      <w:r w:rsidRPr="003A06D0">
        <w:rPr>
          <w:lang w:val="en-GB"/>
        </w:rPr>
        <w:fldChar w:fldCharType="end"/>
      </w:r>
    </w:p>
    <w:p w14:paraId="16A484E1" w14:textId="77777777" w:rsidR="00BF4F83" w:rsidRPr="003A06D0" w:rsidRDefault="00BF4F83" w:rsidP="00BF4F83">
      <w:pPr>
        <w:rPr>
          <w:lang w:val="en-GB"/>
        </w:rPr>
        <w:sectPr w:rsidR="00BF4F83" w:rsidRPr="003A06D0" w:rsidSect="00BF4F83">
          <w:pgSz w:w="12240" w:h="15840" w:code="1"/>
          <w:pgMar w:top="1440" w:right="1440" w:bottom="720" w:left="1440" w:header="720" w:footer="720" w:gutter="0"/>
          <w:cols w:space="709"/>
          <w:docGrid w:linePitch="360"/>
        </w:sectPr>
      </w:pPr>
    </w:p>
    <w:p w14:paraId="408A69EE" w14:textId="77777777" w:rsidR="00602EA3" w:rsidRPr="003A06D0" w:rsidRDefault="00BF4F83" w:rsidP="00BF4F83">
      <w:pPr>
        <w:pStyle w:val="Verzeichnis1"/>
        <w:rPr>
          <w:noProof/>
          <w:lang w:val="en-GB"/>
        </w:rPr>
        <w:sectPr w:rsidR="00602EA3" w:rsidRPr="003A06D0" w:rsidSect="00602EA3">
          <w:type w:val="continuous"/>
          <w:pgSz w:w="12240" w:h="15840" w:code="1"/>
          <w:pgMar w:top="1440" w:right="1440" w:bottom="720" w:left="1440" w:header="720" w:footer="720" w:gutter="0"/>
          <w:cols w:space="720"/>
          <w:docGrid w:linePitch="360"/>
        </w:sectPr>
      </w:pPr>
      <w:r w:rsidRPr="003A06D0">
        <w:rPr>
          <w:lang w:val="en-GB"/>
        </w:rPr>
        <w:fldChar w:fldCharType="begin"/>
      </w:r>
      <w:r w:rsidRPr="003A06D0">
        <w:rPr>
          <w:lang w:val="en-GB"/>
        </w:rPr>
        <w:instrText xml:space="preserve"> INDEX \c "2" \z "1031" </w:instrText>
      </w:r>
      <w:r w:rsidRPr="003A06D0">
        <w:rPr>
          <w:lang w:val="en-GB"/>
        </w:rPr>
        <w:fldChar w:fldCharType="separate"/>
      </w:r>
    </w:p>
    <w:p w14:paraId="190EA029" w14:textId="77777777" w:rsidR="00602EA3" w:rsidRPr="003A06D0" w:rsidRDefault="00602EA3">
      <w:pPr>
        <w:pStyle w:val="Index1"/>
        <w:tabs>
          <w:tab w:val="right" w:leader="dot" w:pos="4310"/>
        </w:tabs>
        <w:rPr>
          <w:noProof/>
          <w:lang w:val="en-GB"/>
        </w:rPr>
      </w:pPr>
      <w:r w:rsidRPr="003A06D0">
        <w:rPr>
          <w:noProof/>
          <w:lang w:val="en-GB"/>
        </w:rPr>
        <w:t>AdditionalKeyInfo</w:t>
      </w:r>
    </w:p>
    <w:p w14:paraId="6123106C" w14:textId="77777777" w:rsidR="00602EA3" w:rsidRPr="003A06D0" w:rsidRDefault="00602EA3">
      <w:pPr>
        <w:pStyle w:val="Index2"/>
        <w:tabs>
          <w:tab w:val="right" w:leader="dot" w:pos="4310"/>
        </w:tabs>
        <w:rPr>
          <w:noProof/>
          <w:lang w:val="en-GB"/>
        </w:rPr>
      </w:pPr>
      <w:r w:rsidRPr="003A06D0">
        <w:rPr>
          <w:noProof/>
          <w:lang w:val="en-GB"/>
        </w:rPr>
        <w:t>KeyName, 97</w:t>
      </w:r>
    </w:p>
    <w:p w14:paraId="1939DCAC" w14:textId="77777777" w:rsidR="00602EA3" w:rsidRPr="003A06D0" w:rsidRDefault="00602EA3">
      <w:pPr>
        <w:pStyle w:val="Index2"/>
        <w:tabs>
          <w:tab w:val="right" w:leader="dot" w:pos="4310"/>
        </w:tabs>
        <w:rPr>
          <w:noProof/>
          <w:lang w:val="en-GB"/>
        </w:rPr>
      </w:pPr>
      <w:r w:rsidRPr="003A06D0">
        <w:rPr>
          <w:noProof/>
          <w:lang w:val="en-GB"/>
        </w:rPr>
        <w:t>X509Certificate, 97</w:t>
      </w:r>
    </w:p>
    <w:p w14:paraId="5BD3795D" w14:textId="77777777" w:rsidR="00602EA3" w:rsidRPr="003A06D0" w:rsidRDefault="00602EA3">
      <w:pPr>
        <w:pStyle w:val="Index2"/>
        <w:tabs>
          <w:tab w:val="right" w:leader="dot" w:pos="4310"/>
        </w:tabs>
        <w:rPr>
          <w:noProof/>
          <w:lang w:val="en-GB"/>
        </w:rPr>
      </w:pPr>
      <w:r w:rsidRPr="003A06D0">
        <w:rPr>
          <w:noProof/>
          <w:lang w:val="en-GB"/>
        </w:rPr>
        <w:t>X509CRL, 97</w:t>
      </w:r>
    </w:p>
    <w:p w14:paraId="5AE3DE8B" w14:textId="77777777" w:rsidR="00602EA3" w:rsidRPr="003A06D0" w:rsidRDefault="00602EA3">
      <w:pPr>
        <w:pStyle w:val="Index2"/>
        <w:tabs>
          <w:tab w:val="right" w:leader="dot" w:pos="4310"/>
        </w:tabs>
        <w:rPr>
          <w:noProof/>
          <w:lang w:val="en-GB"/>
        </w:rPr>
      </w:pPr>
      <w:r w:rsidRPr="003A06D0">
        <w:rPr>
          <w:noProof/>
          <w:lang w:val="en-GB"/>
        </w:rPr>
        <w:t>X509Digest, 96</w:t>
      </w:r>
    </w:p>
    <w:p w14:paraId="72DD5AB4" w14:textId="77777777" w:rsidR="00602EA3" w:rsidRPr="003A06D0" w:rsidRDefault="00602EA3">
      <w:pPr>
        <w:pStyle w:val="Index2"/>
        <w:tabs>
          <w:tab w:val="right" w:leader="dot" w:pos="4310"/>
        </w:tabs>
        <w:rPr>
          <w:noProof/>
          <w:lang w:val="en-GB"/>
        </w:rPr>
      </w:pPr>
      <w:r w:rsidRPr="003A06D0">
        <w:rPr>
          <w:noProof/>
          <w:lang w:val="en-GB"/>
        </w:rPr>
        <w:t>X509SKI, 97</w:t>
      </w:r>
    </w:p>
    <w:p w14:paraId="30ED8DEC" w14:textId="77777777" w:rsidR="00602EA3" w:rsidRPr="003A06D0" w:rsidRDefault="00602EA3">
      <w:pPr>
        <w:pStyle w:val="Index2"/>
        <w:tabs>
          <w:tab w:val="right" w:leader="dot" w:pos="4310"/>
        </w:tabs>
        <w:rPr>
          <w:noProof/>
          <w:lang w:val="en-GB"/>
        </w:rPr>
      </w:pPr>
      <w:r w:rsidRPr="003A06D0">
        <w:rPr>
          <w:noProof/>
          <w:lang w:val="en-GB"/>
        </w:rPr>
        <w:t>X509SubjectName, 96</w:t>
      </w:r>
    </w:p>
    <w:p w14:paraId="246A6B2E" w14:textId="77777777" w:rsidR="00602EA3" w:rsidRPr="003A06D0" w:rsidRDefault="00602EA3">
      <w:pPr>
        <w:pStyle w:val="Index1"/>
        <w:tabs>
          <w:tab w:val="right" w:leader="dot" w:pos="4310"/>
        </w:tabs>
        <w:rPr>
          <w:noProof/>
          <w:lang w:val="en-GB"/>
        </w:rPr>
      </w:pPr>
      <w:r w:rsidRPr="003A06D0">
        <w:rPr>
          <w:noProof/>
          <w:lang w:val="en-GB"/>
        </w:rPr>
        <w:t>AdditionalTimeInfo</w:t>
      </w:r>
    </w:p>
    <w:p w14:paraId="219E9263" w14:textId="77777777" w:rsidR="00602EA3" w:rsidRPr="003A06D0" w:rsidRDefault="00602EA3">
      <w:pPr>
        <w:pStyle w:val="Index2"/>
        <w:tabs>
          <w:tab w:val="right" w:leader="dot" w:pos="4310"/>
        </w:tabs>
        <w:rPr>
          <w:noProof/>
          <w:lang w:val="en-GB"/>
        </w:rPr>
      </w:pPr>
      <w:r w:rsidRPr="003A06D0">
        <w:rPr>
          <w:noProof/>
          <w:lang w:val="en-GB"/>
        </w:rPr>
        <w:t>Ref, 94</w:t>
      </w:r>
    </w:p>
    <w:p w14:paraId="5B62AF2A" w14:textId="77777777" w:rsidR="00602EA3" w:rsidRPr="003A06D0" w:rsidRDefault="00602EA3">
      <w:pPr>
        <w:pStyle w:val="Index2"/>
        <w:tabs>
          <w:tab w:val="right" w:leader="dot" w:pos="4310"/>
        </w:tabs>
        <w:rPr>
          <w:noProof/>
          <w:lang w:val="en-GB"/>
        </w:rPr>
      </w:pPr>
      <w:r w:rsidRPr="003A06D0">
        <w:rPr>
          <w:noProof/>
          <w:lang w:val="en-GB"/>
        </w:rPr>
        <w:t>Type, 94</w:t>
      </w:r>
    </w:p>
    <w:p w14:paraId="73E6B7DF" w14:textId="77777777" w:rsidR="00602EA3" w:rsidRPr="003A06D0" w:rsidRDefault="00602EA3">
      <w:pPr>
        <w:pStyle w:val="Index2"/>
        <w:tabs>
          <w:tab w:val="right" w:leader="dot" w:pos="4310"/>
        </w:tabs>
        <w:rPr>
          <w:noProof/>
          <w:lang w:val="en-GB"/>
        </w:rPr>
      </w:pPr>
      <w:r w:rsidRPr="003A06D0">
        <w:rPr>
          <w:noProof/>
          <w:lang w:val="en-GB"/>
        </w:rPr>
        <w:t>value, 93</w:t>
      </w:r>
    </w:p>
    <w:p w14:paraId="7528C924" w14:textId="77777777" w:rsidR="00602EA3" w:rsidRPr="003A06D0" w:rsidRDefault="00602EA3">
      <w:pPr>
        <w:pStyle w:val="Index1"/>
        <w:tabs>
          <w:tab w:val="right" w:leader="dot" w:pos="4310"/>
        </w:tabs>
        <w:rPr>
          <w:noProof/>
          <w:lang w:val="en-GB"/>
        </w:rPr>
      </w:pPr>
      <w:r w:rsidRPr="003A06D0">
        <w:rPr>
          <w:noProof/>
          <w:lang w:val="en-GB"/>
        </w:rPr>
        <w:t>Any, 23</w:t>
      </w:r>
    </w:p>
    <w:p w14:paraId="38B94FE8" w14:textId="77777777" w:rsidR="00602EA3" w:rsidRPr="003A06D0" w:rsidRDefault="00602EA3">
      <w:pPr>
        <w:pStyle w:val="Index1"/>
        <w:tabs>
          <w:tab w:val="right" w:leader="dot" w:pos="4310"/>
        </w:tabs>
        <w:rPr>
          <w:noProof/>
          <w:lang w:val="en-GB"/>
        </w:rPr>
      </w:pPr>
      <w:r w:rsidRPr="003A06D0">
        <w:rPr>
          <w:noProof/>
          <w:lang w:val="en-GB"/>
        </w:rPr>
        <w:t>AttachmentReference</w:t>
      </w:r>
    </w:p>
    <w:p w14:paraId="383B4B6D" w14:textId="77777777" w:rsidR="00602EA3" w:rsidRPr="003A06D0" w:rsidRDefault="00602EA3">
      <w:pPr>
        <w:pStyle w:val="Index2"/>
        <w:tabs>
          <w:tab w:val="right" w:leader="dot" w:pos="4310"/>
        </w:tabs>
        <w:rPr>
          <w:noProof/>
          <w:lang w:val="en-GB"/>
        </w:rPr>
      </w:pPr>
      <w:r w:rsidRPr="003A06D0">
        <w:rPr>
          <w:noProof/>
          <w:lang w:val="en-GB"/>
        </w:rPr>
        <w:t>AttRefURI, 26</w:t>
      </w:r>
    </w:p>
    <w:p w14:paraId="55C96DC3" w14:textId="77777777" w:rsidR="00602EA3" w:rsidRPr="003A06D0" w:rsidRDefault="00602EA3">
      <w:pPr>
        <w:pStyle w:val="Index2"/>
        <w:tabs>
          <w:tab w:val="right" w:leader="dot" w:pos="4310"/>
        </w:tabs>
        <w:rPr>
          <w:noProof/>
          <w:lang w:val="en-GB"/>
        </w:rPr>
      </w:pPr>
      <w:r w:rsidRPr="003A06D0">
        <w:rPr>
          <w:noProof/>
          <w:lang w:val="en-GB"/>
        </w:rPr>
        <w:t>DigestInfo, 26</w:t>
      </w:r>
    </w:p>
    <w:p w14:paraId="2B84B186" w14:textId="77777777" w:rsidR="00602EA3" w:rsidRPr="003A06D0" w:rsidRDefault="00602EA3">
      <w:pPr>
        <w:pStyle w:val="Index1"/>
        <w:tabs>
          <w:tab w:val="right" w:leader="dot" w:pos="4310"/>
        </w:tabs>
        <w:rPr>
          <w:noProof/>
          <w:lang w:val="en-GB"/>
        </w:rPr>
      </w:pPr>
      <w:r w:rsidRPr="003A06D0">
        <w:rPr>
          <w:noProof/>
          <w:lang w:val="en-GB"/>
        </w:rPr>
        <w:t>AugmentedSignature</w:t>
      </w:r>
    </w:p>
    <w:p w14:paraId="1C9B39CC" w14:textId="77777777" w:rsidR="00602EA3" w:rsidRPr="003A06D0" w:rsidRDefault="00602EA3">
      <w:pPr>
        <w:pStyle w:val="Index2"/>
        <w:tabs>
          <w:tab w:val="right" w:leader="dot" w:pos="4310"/>
        </w:tabs>
        <w:rPr>
          <w:noProof/>
          <w:lang w:val="en-GB"/>
        </w:rPr>
      </w:pPr>
      <w:r w:rsidRPr="003A06D0">
        <w:rPr>
          <w:noProof/>
          <w:lang w:val="en-GB"/>
        </w:rPr>
        <w:t>SignatureObject, 104</w:t>
      </w:r>
    </w:p>
    <w:p w14:paraId="0A0511F7" w14:textId="77777777" w:rsidR="00602EA3" w:rsidRPr="003A06D0" w:rsidRDefault="00602EA3">
      <w:pPr>
        <w:pStyle w:val="Index2"/>
        <w:tabs>
          <w:tab w:val="right" w:leader="dot" w:pos="4310"/>
        </w:tabs>
        <w:rPr>
          <w:noProof/>
          <w:lang w:val="en-GB"/>
        </w:rPr>
      </w:pPr>
      <w:r w:rsidRPr="003A06D0">
        <w:rPr>
          <w:noProof/>
          <w:lang w:val="en-GB"/>
        </w:rPr>
        <w:t>Type, 104</w:t>
      </w:r>
    </w:p>
    <w:p w14:paraId="7F8EF5D0" w14:textId="77777777" w:rsidR="00602EA3" w:rsidRPr="003A06D0" w:rsidRDefault="00602EA3">
      <w:pPr>
        <w:pStyle w:val="Index1"/>
        <w:tabs>
          <w:tab w:val="right" w:leader="dot" w:pos="4310"/>
        </w:tabs>
        <w:rPr>
          <w:noProof/>
          <w:lang w:val="en-GB"/>
        </w:rPr>
      </w:pPr>
      <w:r w:rsidRPr="003A06D0">
        <w:rPr>
          <w:noProof/>
          <w:lang w:val="en-GB"/>
        </w:rPr>
        <w:t>AugmentSignatureInstruction</w:t>
      </w:r>
    </w:p>
    <w:p w14:paraId="2A791889" w14:textId="77777777" w:rsidR="00602EA3" w:rsidRPr="003A06D0" w:rsidRDefault="00602EA3">
      <w:pPr>
        <w:pStyle w:val="Index2"/>
        <w:tabs>
          <w:tab w:val="right" w:leader="dot" w:pos="4310"/>
        </w:tabs>
        <w:rPr>
          <w:noProof/>
          <w:lang w:val="en-GB"/>
        </w:rPr>
      </w:pPr>
      <w:r w:rsidRPr="003A06D0">
        <w:rPr>
          <w:noProof/>
          <w:lang w:val="en-GB"/>
        </w:rPr>
        <w:t>Type, 74</w:t>
      </w:r>
    </w:p>
    <w:p w14:paraId="02AF0FDF" w14:textId="77777777" w:rsidR="00602EA3" w:rsidRPr="003A06D0" w:rsidRDefault="00602EA3">
      <w:pPr>
        <w:pStyle w:val="Index1"/>
        <w:tabs>
          <w:tab w:val="right" w:leader="dot" w:pos="4310"/>
        </w:tabs>
        <w:rPr>
          <w:noProof/>
          <w:lang w:val="en-GB"/>
        </w:rPr>
      </w:pPr>
      <w:r w:rsidRPr="003A06D0">
        <w:rPr>
          <w:noProof/>
          <w:lang w:val="en-GB"/>
        </w:rPr>
        <w:t>Base64</w:t>
      </w:r>
    </w:p>
    <w:p w14:paraId="11009829" w14:textId="77777777" w:rsidR="00602EA3" w:rsidRPr="003A06D0" w:rsidRDefault="00602EA3">
      <w:pPr>
        <w:pStyle w:val="Index2"/>
        <w:tabs>
          <w:tab w:val="right" w:leader="dot" w:pos="4310"/>
        </w:tabs>
        <w:rPr>
          <w:noProof/>
          <w:lang w:val="en-GB"/>
        </w:rPr>
      </w:pPr>
      <w:r w:rsidRPr="003A06D0">
        <w:rPr>
          <w:noProof/>
          <w:lang w:val="en-GB"/>
        </w:rPr>
        <w:t>AttRef, 28</w:t>
      </w:r>
    </w:p>
    <w:p w14:paraId="5EDA0E93" w14:textId="77777777" w:rsidR="00602EA3" w:rsidRPr="003A06D0" w:rsidRDefault="00602EA3">
      <w:pPr>
        <w:pStyle w:val="Index2"/>
        <w:tabs>
          <w:tab w:val="right" w:leader="dot" w:pos="4310"/>
        </w:tabs>
        <w:rPr>
          <w:noProof/>
          <w:lang w:val="en-GB"/>
        </w:rPr>
      </w:pPr>
      <w:r w:rsidRPr="003A06D0">
        <w:rPr>
          <w:noProof/>
          <w:lang w:val="en-GB"/>
        </w:rPr>
        <w:t>Id, 28</w:t>
      </w:r>
    </w:p>
    <w:p w14:paraId="6E6DF84A" w14:textId="77777777" w:rsidR="00602EA3" w:rsidRPr="003A06D0" w:rsidRDefault="00602EA3">
      <w:pPr>
        <w:pStyle w:val="Index2"/>
        <w:tabs>
          <w:tab w:val="right" w:leader="dot" w:pos="4310"/>
        </w:tabs>
        <w:rPr>
          <w:noProof/>
          <w:lang w:val="en-GB"/>
        </w:rPr>
      </w:pPr>
      <w:r w:rsidRPr="003A06D0">
        <w:rPr>
          <w:noProof/>
          <w:lang w:val="en-GB"/>
        </w:rPr>
        <w:t>IdRef, 28</w:t>
      </w:r>
    </w:p>
    <w:p w14:paraId="0BDB1563" w14:textId="77777777" w:rsidR="00602EA3" w:rsidRPr="003A06D0" w:rsidRDefault="00602EA3">
      <w:pPr>
        <w:pStyle w:val="Index2"/>
        <w:tabs>
          <w:tab w:val="right" w:leader="dot" w:pos="4310"/>
        </w:tabs>
        <w:rPr>
          <w:noProof/>
          <w:lang w:val="en-GB"/>
        </w:rPr>
      </w:pPr>
      <w:r w:rsidRPr="003A06D0">
        <w:rPr>
          <w:noProof/>
          <w:lang w:val="en-GB"/>
        </w:rPr>
        <w:t>MimeType, 28</w:t>
      </w:r>
    </w:p>
    <w:p w14:paraId="6ED03D05" w14:textId="77777777" w:rsidR="00602EA3" w:rsidRPr="003A06D0" w:rsidRDefault="00602EA3">
      <w:pPr>
        <w:pStyle w:val="Index2"/>
        <w:tabs>
          <w:tab w:val="right" w:leader="dot" w:pos="4310"/>
        </w:tabs>
        <w:rPr>
          <w:noProof/>
          <w:lang w:val="en-GB"/>
        </w:rPr>
      </w:pPr>
      <w:r w:rsidRPr="003A06D0">
        <w:rPr>
          <w:noProof/>
          <w:lang w:val="en-GB"/>
        </w:rPr>
        <w:t>Value, 28</w:t>
      </w:r>
    </w:p>
    <w:p w14:paraId="45C1E2A6" w14:textId="77777777" w:rsidR="00602EA3" w:rsidRPr="003A06D0" w:rsidRDefault="00602EA3">
      <w:pPr>
        <w:pStyle w:val="Index1"/>
        <w:tabs>
          <w:tab w:val="right" w:leader="dot" w:pos="4310"/>
        </w:tabs>
        <w:rPr>
          <w:noProof/>
          <w:lang w:val="en-GB"/>
        </w:rPr>
      </w:pPr>
      <w:r w:rsidRPr="003A06D0">
        <w:rPr>
          <w:noProof/>
          <w:lang w:val="en-GB"/>
        </w:rPr>
        <w:t>ClaimedIdentity</w:t>
      </w:r>
    </w:p>
    <w:p w14:paraId="3A20E1A2" w14:textId="77777777" w:rsidR="00602EA3" w:rsidRPr="003A06D0" w:rsidRDefault="00602EA3">
      <w:pPr>
        <w:pStyle w:val="Index2"/>
        <w:tabs>
          <w:tab w:val="right" w:leader="dot" w:pos="4310"/>
        </w:tabs>
        <w:rPr>
          <w:noProof/>
          <w:lang w:val="en-GB"/>
        </w:rPr>
      </w:pPr>
      <w:r w:rsidRPr="003A06D0">
        <w:rPr>
          <w:noProof/>
          <w:lang w:val="en-GB"/>
        </w:rPr>
        <w:t>Name, 71</w:t>
      </w:r>
    </w:p>
    <w:p w14:paraId="1A7CC9D6" w14:textId="77777777" w:rsidR="00602EA3" w:rsidRPr="003A06D0" w:rsidRDefault="00602EA3">
      <w:pPr>
        <w:pStyle w:val="Index2"/>
        <w:tabs>
          <w:tab w:val="right" w:leader="dot" w:pos="4310"/>
        </w:tabs>
        <w:rPr>
          <w:noProof/>
          <w:lang w:val="en-GB"/>
        </w:rPr>
      </w:pPr>
      <w:r w:rsidRPr="003A06D0">
        <w:rPr>
          <w:noProof/>
          <w:lang w:val="en-GB"/>
        </w:rPr>
        <w:t>SupportingInfo, 71</w:t>
      </w:r>
    </w:p>
    <w:p w14:paraId="4057E33F" w14:textId="77777777" w:rsidR="00602EA3" w:rsidRPr="003A06D0" w:rsidRDefault="00602EA3">
      <w:pPr>
        <w:pStyle w:val="Index1"/>
        <w:tabs>
          <w:tab w:val="right" w:leader="dot" w:pos="4310"/>
        </w:tabs>
        <w:rPr>
          <w:noProof/>
          <w:lang w:val="en-GB"/>
        </w:rPr>
      </w:pPr>
      <w:r w:rsidRPr="003A06D0">
        <w:rPr>
          <w:noProof/>
          <w:lang w:val="en-GB"/>
        </w:rPr>
        <w:t>Detail</w:t>
      </w:r>
    </w:p>
    <w:p w14:paraId="06B5ACD3" w14:textId="77777777" w:rsidR="00602EA3" w:rsidRPr="003A06D0" w:rsidRDefault="00602EA3">
      <w:pPr>
        <w:pStyle w:val="Index2"/>
        <w:tabs>
          <w:tab w:val="right" w:leader="dot" w:pos="4310"/>
        </w:tabs>
        <w:rPr>
          <w:noProof/>
          <w:lang w:val="en-GB"/>
        </w:rPr>
      </w:pPr>
      <w:r w:rsidRPr="003A06D0">
        <w:rPr>
          <w:noProof/>
          <w:lang w:val="en-GB"/>
        </w:rPr>
        <w:t>Base64Content, 101</w:t>
      </w:r>
    </w:p>
    <w:p w14:paraId="02B3D254" w14:textId="77777777" w:rsidR="00602EA3" w:rsidRPr="003A06D0" w:rsidRDefault="00602EA3">
      <w:pPr>
        <w:pStyle w:val="Index2"/>
        <w:tabs>
          <w:tab w:val="right" w:leader="dot" w:pos="4310"/>
        </w:tabs>
        <w:rPr>
          <w:noProof/>
          <w:lang w:val="en-GB"/>
        </w:rPr>
      </w:pPr>
      <w:r w:rsidRPr="003A06D0">
        <w:rPr>
          <w:noProof/>
          <w:lang w:val="en-GB"/>
        </w:rPr>
        <w:t>Code, 100</w:t>
      </w:r>
    </w:p>
    <w:p w14:paraId="4798926B" w14:textId="77777777" w:rsidR="00602EA3" w:rsidRPr="003A06D0" w:rsidRDefault="00602EA3">
      <w:pPr>
        <w:pStyle w:val="Index2"/>
        <w:tabs>
          <w:tab w:val="right" w:leader="dot" w:pos="4310"/>
        </w:tabs>
        <w:rPr>
          <w:noProof/>
          <w:lang w:val="en-GB"/>
        </w:rPr>
      </w:pPr>
      <w:r w:rsidRPr="003A06D0">
        <w:rPr>
          <w:noProof/>
          <w:lang w:val="en-GB"/>
        </w:rPr>
        <w:t>Message, 100</w:t>
      </w:r>
    </w:p>
    <w:p w14:paraId="4335EBAA" w14:textId="77777777" w:rsidR="00602EA3" w:rsidRPr="003A06D0" w:rsidRDefault="00602EA3">
      <w:pPr>
        <w:pStyle w:val="Index2"/>
        <w:tabs>
          <w:tab w:val="right" w:leader="dot" w:pos="4310"/>
        </w:tabs>
        <w:rPr>
          <w:noProof/>
          <w:lang w:val="en-GB"/>
        </w:rPr>
      </w:pPr>
      <w:r w:rsidRPr="003A06D0">
        <w:rPr>
          <w:noProof/>
          <w:lang w:val="en-GB"/>
        </w:rPr>
        <w:t>Type, 101</w:t>
      </w:r>
    </w:p>
    <w:p w14:paraId="069EAC9B" w14:textId="77777777" w:rsidR="00602EA3" w:rsidRPr="003A06D0" w:rsidRDefault="00602EA3">
      <w:pPr>
        <w:pStyle w:val="Index1"/>
        <w:tabs>
          <w:tab w:val="right" w:leader="dot" w:pos="4310"/>
        </w:tabs>
        <w:rPr>
          <w:noProof/>
          <w:lang w:val="en-GB"/>
        </w:rPr>
      </w:pPr>
      <w:r w:rsidRPr="003A06D0">
        <w:rPr>
          <w:noProof/>
          <w:lang w:val="en-GB"/>
        </w:rPr>
        <w:t>DigestInfo</w:t>
      </w:r>
    </w:p>
    <w:p w14:paraId="1050739A" w14:textId="77777777" w:rsidR="00602EA3" w:rsidRPr="003A06D0" w:rsidRDefault="00602EA3">
      <w:pPr>
        <w:pStyle w:val="Index2"/>
        <w:tabs>
          <w:tab w:val="right" w:leader="dot" w:pos="4310"/>
        </w:tabs>
        <w:rPr>
          <w:noProof/>
          <w:lang w:val="en-GB"/>
        </w:rPr>
      </w:pPr>
      <w:r w:rsidRPr="003A06D0">
        <w:rPr>
          <w:noProof/>
          <w:lang w:val="en-GB"/>
        </w:rPr>
        <w:t>DigestMethod, 25</w:t>
      </w:r>
    </w:p>
    <w:p w14:paraId="796FA4BF" w14:textId="77777777" w:rsidR="00602EA3" w:rsidRPr="003A06D0" w:rsidRDefault="00602EA3">
      <w:pPr>
        <w:pStyle w:val="Index2"/>
        <w:tabs>
          <w:tab w:val="right" w:leader="dot" w:pos="4310"/>
        </w:tabs>
        <w:rPr>
          <w:noProof/>
          <w:lang w:val="en-GB"/>
        </w:rPr>
      </w:pPr>
      <w:r w:rsidRPr="003A06D0">
        <w:rPr>
          <w:noProof/>
          <w:lang w:val="en-GB"/>
        </w:rPr>
        <w:t>DigestValue, 25</w:t>
      </w:r>
    </w:p>
    <w:p w14:paraId="4B10305E" w14:textId="77777777" w:rsidR="00602EA3" w:rsidRPr="003A06D0" w:rsidRDefault="00602EA3">
      <w:pPr>
        <w:pStyle w:val="Index1"/>
        <w:tabs>
          <w:tab w:val="right" w:leader="dot" w:pos="4310"/>
        </w:tabs>
        <w:rPr>
          <w:noProof/>
          <w:lang w:val="en-GB"/>
        </w:rPr>
      </w:pPr>
      <w:r w:rsidRPr="003A06D0">
        <w:rPr>
          <w:noProof/>
          <w:lang w:val="en-GB"/>
        </w:rPr>
        <w:t>Document</w:t>
      </w:r>
    </w:p>
    <w:p w14:paraId="471C5F17" w14:textId="77777777" w:rsidR="00602EA3" w:rsidRPr="003A06D0" w:rsidRDefault="00602EA3">
      <w:pPr>
        <w:pStyle w:val="Index2"/>
        <w:tabs>
          <w:tab w:val="right" w:leader="dot" w:pos="4310"/>
        </w:tabs>
        <w:rPr>
          <w:noProof/>
          <w:lang w:val="en-GB"/>
        </w:rPr>
      </w:pPr>
      <w:r w:rsidRPr="003A06D0">
        <w:rPr>
          <w:noProof/>
          <w:lang w:val="en-GB"/>
        </w:rPr>
        <w:t>Base64Data, 39</w:t>
      </w:r>
    </w:p>
    <w:p w14:paraId="2678C023" w14:textId="77777777" w:rsidR="00602EA3" w:rsidRPr="003A06D0" w:rsidRDefault="00602EA3">
      <w:pPr>
        <w:pStyle w:val="Index1"/>
        <w:tabs>
          <w:tab w:val="right" w:leader="dot" w:pos="4310"/>
        </w:tabs>
        <w:rPr>
          <w:noProof/>
          <w:lang w:val="en-GB"/>
        </w:rPr>
      </w:pPr>
      <w:r w:rsidRPr="003A06D0">
        <w:rPr>
          <w:noProof/>
          <w:lang w:val="en-GB"/>
        </w:rPr>
        <w:t>DocumentBase</w:t>
      </w:r>
    </w:p>
    <w:p w14:paraId="016FBCD6" w14:textId="77777777" w:rsidR="00602EA3" w:rsidRPr="003A06D0" w:rsidRDefault="00602EA3">
      <w:pPr>
        <w:pStyle w:val="Index2"/>
        <w:tabs>
          <w:tab w:val="right" w:leader="dot" w:pos="4310"/>
        </w:tabs>
        <w:rPr>
          <w:noProof/>
          <w:lang w:val="en-GB"/>
        </w:rPr>
      </w:pPr>
      <w:r w:rsidRPr="003A06D0">
        <w:rPr>
          <w:noProof/>
          <w:lang w:val="en-GB"/>
        </w:rPr>
        <w:t>Id, 37</w:t>
      </w:r>
    </w:p>
    <w:p w14:paraId="36AC011C" w14:textId="77777777" w:rsidR="00602EA3" w:rsidRPr="003A06D0" w:rsidRDefault="00602EA3">
      <w:pPr>
        <w:pStyle w:val="Index2"/>
        <w:tabs>
          <w:tab w:val="right" w:leader="dot" w:pos="4310"/>
        </w:tabs>
        <w:rPr>
          <w:noProof/>
          <w:lang w:val="en-GB"/>
        </w:rPr>
      </w:pPr>
      <w:r w:rsidRPr="003A06D0">
        <w:rPr>
          <w:noProof/>
          <w:lang w:val="en-GB"/>
        </w:rPr>
        <w:t>RefType, 37</w:t>
      </w:r>
    </w:p>
    <w:p w14:paraId="7FB35ED1" w14:textId="77777777" w:rsidR="00602EA3" w:rsidRPr="003A06D0" w:rsidRDefault="00602EA3">
      <w:pPr>
        <w:pStyle w:val="Index2"/>
        <w:tabs>
          <w:tab w:val="right" w:leader="dot" w:pos="4310"/>
        </w:tabs>
        <w:rPr>
          <w:noProof/>
          <w:lang w:val="en-GB"/>
        </w:rPr>
      </w:pPr>
      <w:r w:rsidRPr="003A06D0">
        <w:rPr>
          <w:noProof/>
          <w:lang w:val="en-GB"/>
        </w:rPr>
        <w:t>RefURI, 37</w:t>
      </w:r>
    </w:p>
    <w:p w14:paraId="1F4986D1" w14:textId="77777777" w:rsidR="00602EA3" w:rsidRPr="003A06D0" w:rsidRDefault="00602EA3">
      <w:pPr>
        <w:pStyle w:val="Index2"/>
        <w:tabs>
          <w:tab w:val="right" w:leader="dot" w:pos="4310"/>
        </w:tabs>
        <w:rPr>
          <w:noProof/>
          <w:lang w:val="en-GB"/>
        </w:rPr>
      </w:pPr>
      <w:r w:rsidRPr="003A06D0">
        <w:rPr>
          <w:noProof/>
          <w:lang w:val="en-GB"/>
        </w:rPr>
        <w:t>SchemaRefs, 37</w:t>
      </w:r>
    </w:p>
    <w:p w14:paraId="62C5C263" w14:textId="77777777" w:rsidR="00602EA3" w:rsidRPr="003A06D0" w:rsidRDefault="00602EA3">
      <w:pPr>
        <w:pStyle w:val="Index1"/>
        <w:tabs>
          <w:tab w:val="right" w:leader="dot" w:pos="4310"/>
        </w:tabs>
        <w:rPr>
          <w:noProof/>
          <w:lang w:val="en-GB"/>
        </w:rPr>
      </w:pPr>
      <w:r w:rsidRPr="003A06D0">
        <w:rPr>
          <w:noProof/>
          <w:lang w:val="en-GB"/>
        </w:rPr>
        <w:t>DocumentHash</w:t>
      </w:r>
    </w:p>
    <w:p w14:paraId="57BF2E39" w14:textId="77777777" w:rsidR="00602EA3" w:rsidRPr="003A06D0" w:rsidRDefault="00602EA3">
      <w:pPr>
        <w:pStyle w:val="Index2"/>
        <w:tabs>
          <w:tab w:val="right" w:leader="dot" w:pos="4310"/>
        </w:tabs>
        <w:rPr>
          <w:noProof/>
          <w:lang w:val="en-GB"/>
        </w:rPr>
      </w:pPr>
      <w:r w:rsidRPr="003A06D0">
        <w:rPr>
          <w:noProof/>
          <w:lang w:val="en-GB"/>
        </w:rPr>
        <w:t>DigestInfos, 43</w:t>
      </w:r>
    </w:p>
    <w:p w14:paraId="5C5D2DE0" w14:textId="77777777" w:rsidR="00602EA3" w:rsidRPr="003A06D0" w:rsidRDefault="00602EA3">
      <w:pPr>
        <w:pStyle w:val="Index2"/>
        <w:tabs>
          <w:tab w:val="right" w:leader="dot" w:pos="4310"/>
        </w:tabs>
        <w:rPr>
          <w:noProof/>
          <w:lang w:val="en-GB"/>
        </w:rPr>
      </w:pPr>
      <w:r w:rsidRPr="003A06D0">
        <w:rPr>
          <w:noProof/>
          <w:lang w:val="en-GB"/>
        </w:rPr>
        <w:t>Tramsforms, 43</w:t>
      </w:r>
    </w:p>
    <w:p w14:paraId="7DB5DD29" w14:textId="77777777" w:rsidR="00602EA3" w:rsidRPr="003A06D0" w:rsidRDefault="00602EA3">
      <w:pPr>
        <w:pStyle w:val="Index2"/>
        <w:tabs>
          <w:tab w:val="right" w:leader="dot" w:pos="4310"/>
        </w:tabs>
        <w:rPr>
          <w:noProof/>
          <w:lang w:val="en-GB"/>
        </w:rPr>
      </w:pPr>
      <w:r w:rsidRPr="003A06D0">
        <w:rPr>
          <w:noProof/>
          <w:lang w:val="en-GB"/>
        </w:rPr>
        <w:t>WhichReference, 43</w:t>
      </w:r>
    </w:p>
    <w:p w14:paraId="44F27896" w14:textId="77777777" w:rsidR="00602EA3" w:rsidRPr="003A06D0" w:rsidRDefault="00602EA3">
      <w:pPr>
        <w:pStyle w:val="Index1"/>
        <w:tabs>
          <w:tab w:val="right" w:leader="dot" w:pos="4310"/>
        </w:tabs>
        <w:rPr>
          <w:noProof/>
          <w:lang w:val="en-GB"/>
        </w:rPr>
      </w:pPr>
      <w:r w:rsidRPr="003A06D0">
        <w:rPr>
          <w:noProof/>
          <w:lang w:val="en-GB"/>
        </w:rPr>
        <w:t>DocumentWithSignature</w:t>
      </w:r>
    </w:p>
    <w:p w14:paraId="2508F4BA" w14:textId="77777777" w:rsidR="00602EA3" w:rsidRPr="003A06D0" w:rsidRDefault="00602EA3">
      <w:pPr>
        <w:pStyle w:val="Index2"/>
        <w:tabs>
          <w:tab w:val="right" w:leader="dot" w:pos="4310"/>
        </w:tabs>
        <w:rPr>
          <w:noProof/>
          <w:lang w:val="en-GB"/>
        </w:rPr>
      </w:pPr>
      <w:r w:rsidRPr="003A06D0">
        <w:rPr>
          <w:noProof/>
          <w:lang w:val="en-GB"/>
        </w:rPr>
        <w:t>Document, 86</w:t>
      </w:r>
    </w:p>
    <w:p w14:paraId="63A13C10" w14:textId="77777777" w:rsidR="00602EA3" w:rsidRPr="003A06D0" w:rsidRDefault="00602EA3">
      <w:pPr>
        <w:pStyle w:val="Index1"/>
        <w:tabs>
          <w:tab w:val="right" w:leader="dot" w:pos="4310"/>
        </w:tabs>
        <w:rPr>
          <w:noProof/>
          <w:lang w:val="en-GB"/>
        </w:rPr>
      </w:pPr>
      <w:r w:rsidRPr="003A06D0">
        <w:rPr>
          <w:noProof/>
          <w:lang w:val="en-GB"/>
        </w:rPr>
        <w:t>IncludeObject</w:t>
      </w:r>
    </w:p>
    <w:p w14:paraId="3B8A305E" w14:textId="77777777" w:rsidR="00602EA3" w:rsidRPr="003A06D0" w:rsidRDefault="00602EA3">
      <w:pPr>
        <w:pStyle w:val="Index2"/>
        <w:tabs>
          <w:tab w:val="right" w:leader="dot" w:pos="4310"/>
        </w:tabs>
        <w:rPr>
          <w:noProof/>
          <w:lang w:val="en-GB"/>
        </w:rPr>
      </w:pPr>
      <w:r w:rsidRPr="003A06D0">
        <w:rPr>
          <w:noProof/>
          <w:lang w:val="en-GB"/>
        </w:rPr>
        <w:t>createReference, 82</w:t>
      </w:r>
    </w:p>
    <w:p w14:paraId="3F6E57F8" w14:textId="77777777" w:rsidR="00602EA3" w:rsidRPr="003A06D0" w:rsidRDefault="00602EA3">
      <w:pPr>
        <w:pStyle w:val="Index2"/>
        <w:tabs>
          <w:tab w:val="right" w:leader="dot" w:pos="4310"/>
        </w:tabs>
        <w:rPr>
          <w:noProof/>
          <w:lang w:val="en-GB"/>
        </w:rPr>
      </w:pPr>
      <w:r w:rsidRPr="003A06D0">
        <w:rPr>
          <w:noProof/>
          <w:lang w:val="en-GB"/>
        </w:rPr>
        <w:t>hasObjectTagsAndAttributesSet, 82</w:t>
      </w:r>
    </w:p>
    <w:p w14:paraId="0731AC6C" w14:textId="77777777" w:rsidR="00602EA3" w:rsidRPr="003A06D0" w:rsidRDefault="00602EA3">
      <w:pPr>
        <w:pStyle w:val="Index2"/>
        <w:tabs>
          <w:tab w:val="right" w:leader="dot" w:pos="4310"/>
        </w:tabs>
        <w:rPr>
          <w:noProof/>
          <w:lang w:val="en-GB"/>
        </w:rPr>
      </w:pPr>
      <w:r w:rsidRPr="003A06D0">
        <w:rPr>
          <w:noProof/>
          <w:lang w:val="en-GB"/>
        </w:rPr>
        <w:t>ObjId, 82</w:t>
      </w:r>
    </w:p>
    <w:p w14:paraId="17B07138" w14:textId="77777777" w:rsidR="00602EA3" w:rsidRPr="003A06D0" w:rsidRDefault="00602EA3">
      <w:pPr>
        <w:pStyle w:val="Index2"/>
        <w:tabs>
          <w:tab w:val="right" w:leader="dot" w:pos="4310"/>
        </w:tabs>
        <w:rPr>
          <w:noProof/>
          <w:lang w:val="en-GB"/>
        </w:rPr>
      </w:pPr>
      <w:r w:rsidRPr="003A06D0">
        <w:rPr>
          <w:noProof/>
          <w:lang w:val="en-GB"/>
        </w:rPr>
        <w:t>WhichDocument, 82</w:t>
      </w:r>
    </w:p>
    <w:p w14:paraId="66F43DD8" w14:textId="77777777" w:rsidR="00602EA3" w:rsidRPr="003A06D0" w:rsidRDefault="00602EA3">
      <w:pPr>
        <w:pStyle w:val="Index1"/>
        <w:tabs>
          <w:tab w:val="right" w:leader="dot" w:pos="4310"/>
        </w:tabs>
        <w:rPr>
          <w:noProof/>
          <w:lang w:val="en-GB"/>
        </w:rPr>
      </w:pPr>
      <w:r w:rsidRPr="003A06D0">
        <w:rPr>
          <w:noProof/>
          <w:lang w:val="en-GB"/>
        </w:rPr>
        <w:t>InputDocuments</w:t>
      </w:r>
    </w:p>
    <w:p w14:paraId="42F572C4" w14:textId="77777777" w:rsidR="00602EA3" w:rsidRPr="003A06D0" w:rsidRDefault="00602EA3">
      <w:pPr>
        <w:pStyle w:val="Index2"/>
        <w:tabs>
          <w:tab w:val="right" w:leader="dot" w:pos="4310"/>
        </w:tabs>
        <w:rPr>
          <w:noProof/>
          <w:lang w:val="en-GB"/>
        </w:rPr>
      </w:pPr>
      <w:r w:rsidRPr="003A06D0">
        <w:rPr>
          <w:noProof/>
          <w:lang w:val="en-GB"/>
        </w:rPr>
        <w:t>Document, 36</w:t>
      </w:r>
    </w:p>
    <w:p w14:paraId="5D40A73D" w14:textId="77777777" w:rsidR="00602EA3" w:rsidRPr="003A06D0" w:rsidRDefault="00602EA3">
      <w:pPr>
        <w:pStyle w:val="Index2"/>
        <w:tabs>
          <w:tab w:val="right" w:leader="dot" w:pos="4310"/>
        </w:tabs>
        <w:rPr>
          <w:noProof/>
          <w:lang w:val="en-GB"/>
        </w:rPr>
      </w:pPr>
      <w:r w:rsidRPr="003A06D0">
        <w:rPr>
          <w:noProof/>
          <w:lang w:val="en-GB"/>
        </w:rPr>
        <w:t>DocumentHash, 36</w:t>
      </w:r>
    </w:p>
    <w:p w14:paraId="145CA76E" w14:textId="77777777" w:rsidR="00602EA3" w:rsidRPr="003A06D0" w:rsidRDefault="00602EA3">
      <w:pPr>
        <w:pStyle w:val="Index2"/>
        <w:tabs>
          <w:tab w:val="right" w:leader="dot" w:pos="4310"/>
        </w:tabs>
        <w:rPr>
          <w:noProof/>
          <w:lang w:val="en-GB"/>
        </w:rPr>
      </w:pPr>
      <w:r w:rsidRPr="003A06D0">
        <w:rPr>
          <w:noProof/>
          <w:lang w:val="en-GB"/>
        </w:rPr>
        <w:t>TransformedData, 36</w:t>
      </w:r>
    </w:p>
    <w:p w14:paraId="418FD963" w14:textId="77777777" w:rsidR="00602EA3" w:rsidRPr="003A06D0" w:rsidRDefault="00602EA3">
      <w:pPr>
        <w:pStyle w:val="Index1"/>
        <w:tabs>
          <w:tab w:val="right" w:leader="dot" w:pos="4310"/>
        </w:tabs>
        <w:rPr>
          <w:noProof/>
          <w:lang w:val="en-GB"/>
        </w:rPr>
      </w:pPr>
      <w:r w:rsidRPr="003A06D0">
        <w:rPr>
          <w:noProof/>
          <w:lang w:val="en-GB"/>
        </w:rPr>
        <w:t>IntendedAudience</w:t>
      </w:r>
    </w:p>
    <w:p w14:paraId="46938E2B" w14:textId="77777777" w:rsidR="00602EA3" w:rsidRPr="003A06D0" w:rsidRDefault="00602EA3">
      <w:pPr>
        <w:pStyle w:val="Index2"/>
        <w:tabs>
          <w:tab w:val="right" w:leader="dot" w:pos="4310"/>
        </w:tabs>
        <w:rPr>
          <w:noProof/>
          <w:lang w:val="en-GB"/>
        </w:rPr>
      </w:pPr>
      <w:r w:rsidRPr="003A06D0">
        <w:rPr>
          <w:noProof/>
          <w:lang w:val="en-GB"/>
        </w:rPr>
        <w:t>Recipient, 75</w:t>
      </w:r>
    </w:p>
    <w:p w14:paraId="25C1F458" w14:textId="77777777" w:rsidR="00602EA3" w:rsidRPr="003A06D0" w:rsidRDefault="00602EA3">
      <w:pPr>
        <w:pStyle w:val="Index1"/>
        <w:tabs>
          <w:tab w:val="right" w:leader="dot" w:pos="4310"/>
        </w:tabs>
        <w:rPr>
          <w:noProof/>
          <w:lang w:val="en-GB"/>
        </w:rPr>
      </w:pPr>
      <w:r w:rsidRPr="003A06D0">
        <w:rPr>
          <w:noProof/>
          <w:lang w:val="en-GB"/>
        </w:rPr>
        <w:t>InternationalString</w:t>
      </w:r>
    </w:p>
    <w:p w14:paraId="1CC79CF4" w14:textId="77777777" w:rsidR="00602EA3" w:rsidRPr="003A06D0" w:rsidRDefault="00602EA3">
      <w:pPr>
        <w:pStyle w:val="Index2"/>
        <w:tabs>
          <w:tab w:val="right" w:leader="dot" w:pos="4310"/>
        </w:tabs>
        <w:rPr>
          <w:noProof/>
          <w:lang w:val="en-GB"/>
        </w:rPr>
      </w:pPr>
      <w:r w:rsidRPr="003A06D0">
        <w:rPr>
          <w:noProof/>
          <w:lang w:val="en-GB"/>
        </w:rPr>
        <w:t>lang, 24</w:t>
      </w:r>
    </w:p>
    <w:p w14:paraId="30DCECF8" w14:textId="77777777" w:rsidR="00602EA3" w:rsidRPr="003A06D0" w:rsidRDefault="00602EA3">
      <w:pPr>
        <w:pStyle w:val="Index2"/>
        <w:tabs>
          <w:tab w:val="right" w:leader="dot" w:pos="4310"/>
        </w:tabs>
        <w:rPr>
          <w:noProof/>
          <w:lang w:val="en-GB"/>
        </w:rPr>
      </w:pPr>
      <w:r w:rsidRPr="003A06D0">
        <w:rPr>
          <w:noProof/>
          <w:lang w:val="en-GB"/>
        </w:rPr>
        <w:t>value, 24</w:t>
      </w:r>
    </w:p>
    <w:p w14:paraId="267BC601" w14:textId="77777777" w:rsidR="00602EA3" w:rsidRPr="003A06D0" w:rsidRDefault="00602EA3">
      <w:pPr>
        <w:pStyle w:val="Index1"/>
        <w:tabs>
          <w:tab w:val="right" w:leader="dot" w:pos="4310"/>
        </w:tabs>
        <w:rPr>
          <w:noProof/>
          <w:lang w:val="en-GB"/>
        </w:rPr>
      </w:pPr>
      <w:r w:rsidRPr="003A06D0">
        <w:rPr>
          <w:noProof/>
          <w:lang w:val="en-GB"/>
        </w:rPr>
        <w:t>KeySelector</w:t>
      </w:r>
    </w:p>
    <w:p w14:paraId="7567DB05" w14:textId="77777777" w:rsidR="00602EA3" w:rsidRPr="003A06D0" w:rsidRDefault="00602EA3">
      <w:pPr>
        <w:pStyle w:val="Index2"/>
        <w:tabs>
          <w:tab w:val="right" w:leader="dot" w:pos="4310"/>
        </w:tabs>
        <w:rPr>
          <w:noProof/>
          <w:lang w:val="en-GB"/>
        </w:rPr>
      </w:pPr>
      <w:r w:rsidRPr="003A06D0">
        <w:rPr>
          <w:noProof/>
          <w:lang w:val="en-GB"/>
        </w:rPr>
        <w:t>KeyName, 76</w:t>
      </w:r>
    </w:p>
    <w:p w14:paraId="2C4A33AC" w14:textId="77777777" w:rsidR="00602EA3" w:rsidRPr="003A06D0" w:rsidRDefault="00602EA3">
      <w:pPr>
        <w:pStyle w:val="Index2"/>
        <w:tabs>
          <w:tab w:val="right" w:leader="dot" w:pos="4310"/>
        </w:tabs>
        <w:rPr>
          <w:noProof/>
          <w:lang w:val="en-GB"/>
        </w:rPr>
      </w:pPr>
      <w:r w:rsidRPr="003A06D0">
        <w:rPr>
          <w:noProof/>
          <w:lang w:val="en-GB"/>
        </w:rPr>
        <w:t>X509Certificate, 76</w:t>
      </w:r>
    </w:p>
    <w:p w14:paraId="35AD13D8" w14:textId="77777777" w:rsidR="00602EA3" w:rsidRPr="003A06D0" w:rsidRDefault="00602EA3">
      <w:pPr>
        <w:pStyle w:val="Index2"/>
        <w:tabs>
          <w:tab w:val="right" w:leader="dot" w:pos="4310"/>
        </w:tabs>
        <w:rPr>
          <w:noProof/>
          <w:lang w:val="en-GB"/>
        </w:rPr>
      </w:pPr>
      <w:r w:rsidRPr="003A06D0">
        <w:rPr>
          <w:noProof/>
          <w:lang w:val="en-GB"/>
        </w:rPr>
        <w:t>X509Digest, 76</w:t>
      </w:r>
    </w:p>
    <w:p w14:paraId="4BDF0E73" w14:textId="77777777" w:rsidR="00602EA3" w:rsidRPr="003A06D0" w:rsidRDefault="00602EA3">
      <w:pPr>
        <w:pStyle w:val="Index2"/>
        <w:tabs>
          <w:tab w:val="right" w:leader="dot" w:pos="4310"/>
        </w:tabs>
        <w:rPr>
          <w:noProof/>
          <w:lang w:val="en-GB"/>
        </w:rPr>
      </w:pPr>
      <w:r w:rsidRPr="003A06D0">
        <w:rPr>
          <w:noProof/>
          <w:lang w:val="en-GB"/>
        </w:rPr>
        <w:t>X509SKI, 76</w:t>
      </w:r>
    </w:p>
    <w:p w14:paraId="473A2878" w14:textId="77777777" w:rsidR="00602EA3" w:rsidRPr="003A06D0" w:rsidRDefault="00602EA3">
      <w:pPr>
        <w:pStyle w:val="Index2"/>
        <w:tabs>
          <w:tab w:val="right" w:leader="dot" w:pos="4310"/>
        </w:tabs>
        <w:rPr>
          <w:noProof/>
          <w:lang w:val="en-GB"/>
        </w:rPr>
      </w:pPr>
      <w:r w:rsidRPr="003A06D0">
        <w:rPr>
          <w:noProof/>
          <w:lang w:val="en-GB"/>
        </w:rPr>
        <w:t>X509SubjectName, 76</w:t>
      </w:r>
    </w:p>
    <w:p w14:paraId="1D2F6381" w14:textId="77777777" w:rsidR="00602EA3" w:rsidRPr="003A06D0" w:rsidRDefault="00602EA3">
      <w:pPr>
        <w:pStyle w:val="Index1"/>
        <w:tabs>
          <w:tab w:val="right" w:leader="dot" w:pos="4310"/>
        </w:tabs>
        <w:rPr>
          <w:noProof/>
          <w:lang w:val="en-GB"/>
        </w:rPr>
      </w:pPr>
      <w:r w:rsidRPr="003A06D0">
        <w:rPr>
          <w:noProof/>
          <w:lang w:val="en-GB"/>
        </w:rPr>
        <w:t>ManifestResult</w:t>
      </w:r>
    </w:p>
    <w:p w14:paraId="3E091285" w14:textId="77777777" w:rsidR="00602EA3" w:rsidRPr="003A06D0" w:rsidRDefault="00602EA3">
      <w:pPr>
        <w:pStyle w:val="Index2"/>
        <w:tabs>
          <w:tab w:val="right" w:leader="dot" w:pos="4310"/>
        </w:tabs>
        <w:rPr>
          <w:noProof/>
          <w:lang w:val="en-GB"/>
        </w:rPr>
      </w:pPr>
      <w:r w:rsidRPr="003A06D0">
        <w:rPr>
          <w:noProof/>
          <w:lang w:val="en-GB"/>
        </w:rPr>
        <w:t>NsPrefixMapping, 90</w:t>
      </w:r>
    </w:p>
    <w:p w14:paraId="7D185D2B" w14:textId="77777777" w:rsidR="00602EA3" w:rsidRPr="003A06D0" w:rsidRDefault="00602EA3">
      <w:pPr>
        <w:pStyle w:val="Index2"/>
        <w:tabs>
          <w:tab w:val="right" w:leader="dot" w:pos="4310"/>
        </w:tabs>
        <w:rPr>
          <w:noProof/>
          <w:lang w:val="en-GB"/>
        </w:rPr>
      </w:pPr>
      <w:r w:rsidRPr="003A06D0">
        <w:rPr>
          <w:noProof/>
          <w:lang w:val="en-GB"/>
        </w:rPr>
        <w:t>ReferenceXpath, 90</w:t>
      </w:r>
    </w:p>
    <w:p w14:paraId="2ABB2732" w14:textId="77777777" w:rsidR="00602EA3" w:rsidRPr="003A06D0" w:rsidRDefault="00602EA3">
      <w:pPr>
        <w:pStyle w:val="Index2"/>
        <w:tabs>
          <w:tab w:val="right" w:leader="dot" w:pos="4310"/>
        </w:tabs>
        <w:rPr>
          <w:noProof/>
          <w:lang w:val="en-GB"/>
        </w:rPr>
      </w:pPr>
      <w:r w:rsidRPr="003A06D0">
        <w:rPr>
          <w:noProof/>
          <w:lang w:val="en-GB"/>
        </w:rPr>
        <w:t>Status, 90</w:t>
      </w:r>
    </w:p>
    <w:p w14:paraId="68DB6448" w14:textId="77777777" w:rsidR="00602EA3" w:rsidRPr="003A06D0" w:rsidRDefault="00602EA3">
      <w:pPr>
        <w:pStyle w:val="Index1"/>
        <w:tabs>
          <w:tab w:val="right" w:leader="dot" w:pos="4310"/>
        </w:tabs>
        <w:rPr>
          <w:noProof/>
          <w:lang w:val="en-GB"/>
        </w:rPr>
      </w:pPr>
      <w:r w:rsidRPr="003A06D0">
        <w:rPr>
          <w:noProof/>
          <w:lang w:val="en-GB"/>
        </w:rPr>
        <w:t>NameID</w:t>
      </w:r>
    </w:p>
    <w:p w14:paraId="43A3040F" w14:textId="77777777" w:rsidR="00602EA3" w:rsidRPr="003A06D0" w:rsidRDefault="00602EA3">
      <w:pPr>
        <w:pStyle w:val="Index2"/>
        <w:tabs>
          <w:tab w:val="right" w:leader="dot" w:pos="4310"/>
        </w:tabs>
        <w:rPr>
          <w:noProof/>
          <w:lang w:val="en-GB"/>
        </w:rPr>
      </w:pPr>
      <w:r w:rsidRPr="003A06D0">
        <w:rPr>
          <w:noProof/>
          <w:lang w:val="en-GB"/>
        </w:rPr>
        <w:t>Format, 107</w:t>
      </w:r>
    </w:p>
    <w:p w14:paraId="5FDF8E7C" w14:textId="77777777" w:rsidR="00602EA3" w:rsidRPr="003A06D0" w:rsidRDefault="00602EA3">
      <w:pPr>
        <w:pStyle w:val="Index2"/>
        <w:tabs>
          <w:tab w:val="right" w:leader="dot" w:pos="4310"/>
        </w:tabs>
        <w:rPr>
          <w:noProof/>
          <w:lang w:val="en-GB"/>
        </w:rPr>
      </w:pPr>
      <w:r w:rsidRPr="003A06D0">
        <w:rPr>
          <w:noProof/>
          <w:lang w:val="en-GB"/>
        </w:rPr>
        <w:t>NameQualifier, 108</w:t>
      </w:r>
    </w:p>
    <w:p w14:paraId="1E6A1F7D" w14:textId="77777777" w:rsidR="00602EA3" w:rsidRPr="003A06D0" w:rsidRDefault="00602EA3">
      <w:pPr>
        <w:pStyle w:val="Index2"/>
        <w:tabs>
          <w:tab w:val="right" w:leader="dot" w:pos="4310"/>
        </w:tabs>
        <w:rPr>
          <w:noProof/>
          <w:lang w:val="en-GB"/>
        </w:rPr>
      </w:pPr>
      <w:r w:rsidRPr="003A06D0">
        <w:rPr>
          <w:noProof/>
          <w:lang w:val="en-GB"/>
        </w:rPr>
        <w:t>SPNameQualifier, 108</w:t>
      </w:r>
    </w:p>
    <w:p w14:paraId="6846BC39" w14:textId="77777777" w:rsidR="00602EA3" w:rsidRPr="003A06D0" w:rsidRDefault="00602EA3">
      <w:pPr>
        <w:pStyle w:val="Index2"/>
        <w:tabs>
          <w:tab w:val="right" w:leader="dot" w:pos="4310"/>
        </w:tabs>
        <w:rPr>
          <w:noProof/>
          <w:lang w:val="en-GB"/>
        </w:rPr>
      </w:pPr>
      <w:r w:rsidRPr="003A06D0">
        <w:rPr>
          <w:noProof/>
          <w:lang w:val="en-GB"/>
        </w:rPr>
        <w:lastRenderedPageBreak/>
        <w:t>SPProvidedID, 107</w:t>
      </w:r>
    </w:p>
    <w:p w14:paraId="7CAFD149" w14:textId="77777777" w:rsidR="00602EA3" w:rsidRPr="003A06D0" w:rsidRDefault="00602EA3">
      <w:pPr>
        <w:pStyle w:val="Index2"/>
        <w:tabs>
          <w:tab w:val="right" w:leader="dot" w:pos="4310"/>
        </w:tabs>
        <w:rPr>
          <w:noProof/>
          <w:lang w:val="en-GB"/>
        </w:rPr>
      </w:pPr>
      <w:r w:rsidRPr="003A06D0">
        <w:rPr>
          <w:noProof/>
          <w:lang w:val="en-GB"/>
        </w:rPr>
        <w:t>value, 107</w:t>
      </w:r>
    </w:p>
    <w:p w14:paraId="7FFCE403" w14:textId="77777777" w:rsidR="00602EA3" w:rsidRPr="003A06D0" w:rsidRDefault="00602EA3">
      <w:pPr>
        <w:pStyle w:val="Index1"/>
        <w:tabs>
          <w:tab w:val="right" w:leader="dot" w:pos="4310"/>
        </w:tabs>
        <w:rPr>
          <w:noProof/>
          <w:lang w:val="en-GB"/>
        </w:rPr>
      </w:pPr>
      <w:r w:rsidRPr="003A06D0">
        <w:rPr>
          <w:noProof/>
          <w:lang w:val="en-GB"/>
        </w:rPr>
        <w:t>NsPrefixMapping</w:t>
      </w:r>
    </w:p>
    <w:p w14:paraId="23C44918" w14:textId="77777777" w:rsidR="00602EA3" w:rsidRPr="003A06D0" w:rsidRDefault="00602EA3">
      <w:pPr>
        <w:pStyle w:val="Index2"/>
        <w:tabs>
          <w:tab w:val="right" w:leader="dot" w:pos="4310"/>
        </w:tabs>
        <w:rPr>
          <w:noProof/>
          <w:lang w:val="en-GB"/>
        </w:rPr>
      </w:pPr>
      <w:r w:rsidRPr="003A06D0">
        <w:rPr>
          <w:noProof/>
          <w:lang w:val="en-GB"/>
        </w:rPr>
        <w:t>NamespacePrefix, 22</w:t>
      </w:r>
    </w:p>
    <w:p w14:paraId="3C34D6E4" w14:textId="77777777" w:rsidR="00602EA3" w:rsidRPr="003A06D0" w:rsidRDefault="00602EA3">
      <w:pPr>
        <w:pStyle w:val="Index2"/>
        <w:tabs>
          <w:tab w:val="right" w:leader="dot" w:pos="4310"/>
        </w:tabs>
        <w:rPr>
          <w:noProof/>
          <w:lang w:val="en-GB"/>
        </w:rPr>
      </w:pPr>
      <w:r w:rsidRPr="003A06D0">
        <w:rPr>
          <w:noProof/>
          <w:lang w:val="en-GB"/>
        </w:rPr>
        <w:t>NamespaceURI, 22</w:t>
      </w:r>
    </w:p>
    <w:p w14:paraId="5224B302" w14:textId="77777777" w:rsidR="00602EA3" w:rsidRPr="003A06D0" w:rsidRDefault="00602EA3">
      <w:pPr>
        <w:pStyle w:val="Index1"/>
        <w:tabs>
          <w:tab w:val="right" w:leader="dot" w:pos="4310"/>
        </w:tabs>
        <w:rPr>
          <w:noProof/>
          <w:lang w:val="en-GB"/>
        </w:rPr>
      </w:pPr>
      <w:r w:rsidRPr="003A06D0">
        <w:rPr>
          <w:noProof/>
          <w:lang w:val="en-GB"/>
        </w:rPr>
        <w:t>OptionalInputs</w:t>
      </w:r>
    </w:p>
    <w:p w14:paraId="64F426D2" w14:textId="77777777" w:rsidR="00602EA3" w:rsidRPr="003A06D0" w:rsidRDefault="00602EA3">
      <w:pPr>
        <w:pStyle w:val="Index2"/>
        <w:tabs>
          <w:tab w:val="right" w:leader="dot" w:pos="4310"/>
        </w:tabs>
        <w:rPr>
          <w:noProof/>
          <w:lang w:val="en-GB"/>
        </w:rPr>
      </w:pPr>
      <w:r w:rsidRPr="003A06D0">
        <w:rPr>
          <w:noProof/>
          <w:lang w:val="en-GB"/>
        </w:rPr>
        <w:t>Language, 32</w:t>
      </w:r>
    </w:p>
    <w:p w14:paraId="058230FE" w14:textId="77777777" w:rsidR="00602EA3" w:rsidRPr="003A06D0" w:rsidRDefault="00602EA3">
      <w:pPr>
        <w:pStyle w:val="Index2"/>
        <w:tabs>
          <w:tab w:val="right" w:leader="dot" w:pos="4310"/>
        </w:tabs>
        <w:rPr>
          <w:noProof/>
          <w:lang w:val="en-GB"/>
        </w:rPr>
      </w:pPr>
      <w:r w:rsidRPr="003A06D0">
        <w:rPr>
          <w:noProof/>
          <w:lang w:val="en-GB"/>
        </w:rPr>
        <w:t>Other, 32</w:t>
      </w:r>
    </w:p>
    <w:p w14:paraId="6E9E268F" w14:textId="77777777" w:rsidR="00602EA3" w:rsidRPr="003A06D0" w:rsidRDefault="00602EA3">
      <w:pPr>
        <w:pStyle w:val="Index2"/>
        <w:tabs>
          <w:tab w:val="right" w:leader="dot" w:pos="4310"/>
        </w:tabs>
        <w:rPr>
          <w:noProof/>
          <w:lang w:val="en-GB"/>
        </w:rPr>
      </w:pPr>
      <w:r w:rsidRPr="003A06D0">
        <w:rPr>
          <w:noProof/>
          <w:lang w:val="en-GB"/>
        </w:rPr>
        <w:t>ServicePolicy, 32</w:t>
      </w:r>
    </w:p>
    <w:p w14:paraId="443A352F" w14:textId="77777777" w:rsidR="00602EA3" w:rsidRPr="003A06D0" w:rsidRDefault="00602EA3">
      <w:pPr>
        <w:pStyle w:val="Index1"/>
        <w:tabs>
          <w:tab w:val="right" w:leader="dot" w:pos="4310"/>
        </w:tabs>
        <w:rPr>
          <w:noProof/>
          <w:lang w:val="en-GB"/>
        </w:rPr>
      </w:pPr>
      <w:r w:rsidRPr="003A06D0">
        <w:rPr>
          <w:noProof/>
          <w:lang w:val="en-GB"/>
        </w:rPr>
        <w:t>OptionalInputsBase</w:t>
      </w:r>
    </w:p>
    <w:p w14:paraId="08172205" w14:textId="77777777" w:rsidR="00602EA3" w:rsidRPr="003A06D0" w:rsidRDefault="00602EA3">
      <w:pPr>
        <w:pStyle w:val="Index2"/>
        <w:tabs>
          <w:tab w:val="right" w:leader="dot" w:pos="4310"/>
        </w:tabs>
        <w:rPr>
          <w:noProof/>
          <w:lang w:val="en-GB"/>
        </w:rPr>
      </w:pPr>
      <w:r w:rsidRPr="003A06D0">
        <w:rPr>
          <w:noProof/>
          <w:lang w:val="en-GB"/>
        </w:rPr>
        <w:t>AddTimestamp, 57</w:t>
      </w:r>
    </w:p>
    <w:p w14:paraId="7A80DA67" w14:textId="77777777" w:rsidR="00602EA3" w:rsidRPr="003A06D0" w:rsidRDefault="00602EA3">
      <w:pPr>
        <w:pStyle w:val="Index2"/>
        <w:tabs>
          <w:tab w:val="right" w:leader="dot" w:pos="4310"/>
        </w:tabs>
        <w:rPr>
          <w:noProof/>
          <w:lang w:val="en-GB"/>
        </w:rPr>
      </w:pPr>
      <w:r w:rsidRPr="003A06D0">
        <w:rPr>
          <w:noProof/>
          <w:lang w:val="en-GB"/>
        </w:rPr>
        <w:t>ClaimedIdentity, 57</w:t>
      </w:r>
    </w:p>
    <w:p w14:paraId="3C479149" w14:textId="77777777" w:rsidR="00602EA3" w:rsidRPr="003A06D0" w:rsidRDefault="00602EA3">
      <w:pPr>
        <w:pStyle w:val="Index2"/>
        <w:tabs>
          <w:tab w:val="right" w:leader="dot" w:pos="4310"/>
        </w:tabs>
        <w:rPr>
          <w:noProof/>
          <w:lang w:val="en-GB"/>
        </w:rPr>
      </w:pPr>
      <w:r w:rsidRPr="003A06D0">
        <w:rPr>
          <w:noProof/>
          <w:lang w:val="en-GB"/>
        </w:rPr>
        <w:t>Schemas, 57</w:t>
      </w:r>
    </w:p>
    <w:p w14:paraId="209D7EB4" w14:textId="77777777" w:rsidR="00602EA3" w:rsidRPr="003A06D0" w:rsidRDefault="00602EA3">
      <w:pPr>
        <w:pStyle w:val="Index1"/>
        <w:tabs>
          <w:tab w:val="right" w:leader="dot" w:pos="4310"/>
        </w:tabs>
        <w:rPr>
          <w:noProof/>
          <w:lang w:val="en-GB"/>
        </w:rPr>
      </w:pPr>
      <w:r w:rsidRPr="003A06D0">
        <w:rPr>
          <w:noProof/>
          <w:lang w:val="en-GB"/>
        </w:rPr>
        <w:t>OptionalInputsSign</w:t>
      </w:r>
    </w:p>
    <w:p w14:paraId="5512896B" w14:textId="77777777" w:rsidR="00602EA3" w:rsidRPr="003A06D0" w:rsidRDefault="00602EA3">
      <w:pPr>
        <w:pStyle w:val="Index2"/>
        <w:tabs>
          <w:tab w:val="right" w:leader="dot" w:pos="4310"/>
        </w:tabs>
        <w:rPr>
          <w:noProof/>
          <w:lang w:val="en-GB"/>
        </w:rPr>
      </w:pPr>
      <w:r w:rsidRPr="003A06D0">
        <w:rPr>
          <w:noProof/>
          <w:lang w:val="en-GB"/>
        </w:rPr>
        <w:t>IncludeEContent, 58</w:t>
      </w:r>
    </w:p>
    <w:p w14:paraId="432EB965" w14:textId="77777777" w:rsidR="00602EA3" w:rsidRPr="003A06D0" w:rsidRDefault="00602EA3">
      <w:pPr>
        <w:pStyle w:val="Index2"/>
        <w:tabs>
          <w:tab w:val="right" w:leader="dot" w:pos="4310"/>
        </w:tabs>
        <w:rPr>
          <w:noProof/>
          <w:lang w:val="en-GB"/>
        </w:rPr>
      </w:pPr>
      <w:r w:rsidRPr="003A06D0">
        <w:rPr>
          <w:noProof/>
          <w:lang w:val="en-GB"/>
        </w:rPr>
        <w:t>IncludeObject, 58</w:t>
      </w:r>
    </w:p>
    <w:p w14:paraId="728B2444" w14:textId="77777777" w:rsidR="00602EA3" w:rsidRPr="003A06D0" w:rsidRDefault="00602EA3">
      <w:pPr>
        <w:pStyle w:val="Index2"/>
        <w:tabs>
          <w:tab w:val="right" w:leader="dot" w:pos="4310"/>
        </w:tabs>
        <w:rPr>
          <w:noProof/>
          <w:lang w:val="en-GB"/>
        </w:rPr>
      </w:pPr>
      <w:r w:rsidRPr="003A06D0">
        <w:rPr>
          <w:noProof/>
          <w:lang w:val="en-GB"/>
        </w:rPr>
        <w:t>IntendedAudience, 58</w:t>
      </w:r>
    </w:p>
    <w:p w14:paraId="5EFB36F8" w14:textId="77777777" w:rsidR="00602EA3" w:rsidRPr="003A06D0" w:rsidRDefault="00602EA3">
      <w:pPr>
        <w:pStyle w:val="Index2"/>
        <w:tabs>
          <w:tab w:val="right" w:leader="dot" w:pos="4310"/>
        </w:tabs>
        <w:rPr>
          <w:noProof/>
          <w:lang w:val="en-GB"/>
        </w:rPr>
      </w:pPr>
      <w:r w:rsidRPr="003A06D0">
        <w:rPr>
          <w:noProof/>
          <w:lang w:val="en-GB"/>
        </w:rPr>
        <w:t>KeySelector, 58</w:t>
      </w:r>
    </w:p>
    <w:p w14:paraId="6678A215" w14:textId="77777777" w:rsidR="00602EA3" w:rsidRPr="003A06D0" w:rsidRDefault="00602EA3">
      <w:pPr>
        <w:pStyle w:val="Index2"/>
        <w:tabs>
          <w:tab w:val="right" w:leader="dot" w:pos="4310"/>
        </w:tabs>
        <w:rPr>
          <w:noProof/>
          <w:lang w:val="en-GB"/>
        </w:rPr>
      </w:pPr>
      <w:r w:rsidRPr="003A06D0">
        <w:rPr>
          <w:noProof/>
          <w:lang w:val="en-GB"/>
        </w:rPr>
        <w:t>Nonce, 59</w:t>
      </w:r>
    </w:p>
    <w:p w14:paraId="3CEEDF3D" w14:textId="77777777" w:rsidR="00602EA3" w:rsidRPr="003A06D0" w:rsidRDefault="00602EA3">
      <w:pPr>
        <w:pStyle w:val="Index2"/>
        <w:tabs>
          <w:tab w:val="right" w:leader="dot" w:pos="4310"/>
        </w:tabs>
        <w:rPr>
          <w:noProof/>
          <w:lang w:val="en-GB"/>
        </w:rPr>
      </w:pPr>
      <w:r w:rsidRPr="003A06D0">
        <w:rPr>
          <w:noProof/>
          <w:lang w:val="en-GB"/>
        </w:rPr>
        <w:t>Properties, 58</w:t>
      </w:r>
    </w:p>
    <w:p w14:paraId="32F6F84F" w14:textId="77777777" w:rsidR="00602EA3" w:rsidRPr="003A06D0" w:rsidRDefault="00602EA3">
      <w:pPr>
        <w:pStyle w:val="Index2"/>
        <w:tabs>
          <w:tab w:val="right" w:leader="dot" w:pos="4310"/>
        </w:tabs>
        <w:rPr>
          <w:noProof/>
          <w:lang w:val="en-GB"/>
        </w:rPr>
      </w:pPr>
      <w:r w:rsidRPr="003A06D0">
        <w:rPr>
          <w:noProof/>
          <w:lang w:val="en-GB"/>
        </w:rPr>
        <w:t>SignatureAlgorithm, 59</w:t>
      </w:r>
    </w:p>
    <w:p w14:paraId="47A0BDAC" w14:textId="77777777" w:rsidR="00602EA3" w:rsidRPr="003A06D0" w:rsidRDefault="00602EA3">
      <w:pPr>
        <w:pStyle w:val="Index2"/>
        <w:tabs>
          <w:tab w:val="right" w:leader="dot" w:pos="4310"/>
        </w:tabs>
        <w:rPr>
          <w:noProof/>
          <w:lang w:val="en-GB"/>
        </w:rPr>
      </w:pPr>
      <w:r w:rsidRPr="003A06D0">
        <w:rPr>
          <w:noProof/>
          <w:lang w:val="en-GB"/>
        </w:rPr>
        <w:t>SignaturePlacement, 59</w:t>
      </w:r>
    </w:p>
    <w:p w14:paraId="7C995A8E" w14:textId="77777777" w:rsidR="00602EA3" w:rsidRPr="003A06D0" w:rsidRDefault="00602EA3">
      <w:pPr>
        <w:pStyle w:val="Index2"/>
        <w:tabs>
          <w:tab w:val="right" w:leader="dot" w:pos="4310"/>
        </w:tabs>
        <w:rPr>
          <w:noProof/>
          <w:lang w:val="en-GB"/>
        </w:rPr>
      </w:pPr>
      <w:r w:rsidRPr="003A06D0">
        <w:rPr>
          <w:noProof/>
          <w:lang w:val="en-GB"/>
        </w:rPr>
        <w:t>SignatureQualityLevel, 59</w:t>
      </w:r>
    </w:p>
    <w:p w14:paraId="2233E915" w14:textId="77777777" w:rsidR="00602EA3" w:rsidRPr="003A06D0" w:rsidRDefault="00602EA3">
      <w:pPr>
        <w:pStyle w:val="Index2"/>
        <w:tabs>
          <w:tab w:val="right" w:leader="dot" w:pos="4310"/>
        </w:tabs>
        <w:rPr>
          <w:noProof/>
          <w:lang w:val="en-GB"/>
        </w:rPr>
      </w:pPr>
      <w:r w:rsidRPr="003A06D0">
        <w:rPr>
          <w:noProof/>
          <w:lang w:val="en-GB"/>
        </w:rPr>
        <w:t>SignatureType, 58</w:t>
      </w:r>
    </w:p>
    <w:p w14:paraId="3C8188E5" w14:textId="77777777" w:rsidR="00602EA3" w:rsidRPr="003A06D0" w:rsidRDefault="00602EA3">
      <w:pPr>
        <w:pStyle w:val="Index2"/>
        <w:tabs>
          <w:tab w:val="right" w:leader="dot" w:pos="4310"/>
        </w:tabs>
        <w:rPr>
          <w:noProof/>
          <w:lang w:val="en-GB"/>
        </w:rPr>
      </w:pPr>
      <w:r w:rsidRPr="003A06D0">
        <w:rPr>
          <w:noProof/>
          <w:lang w:val="en-GB"/>
        </w:rPr>
        <w:t>SignedReference, 59</w:t>
      </w:r>
    </w:p>
    <w:p w14:paraId="506D90DB" w14:textId="77777777" w:rsidR="00602EA3" w:rsidRPr="003A06D0" w:rsidRDefault="00602EA3">
      <w:pPr>
        <w:pStyle w:val="Index1"/>
        <w:tabs>
          <w:tab w:val="right" w:leader="dot" w:pos="4310"/>
        </w:tabs>
        <w:rPr>
          <w:noProof/>
          <w:lang w:val="en-GB"/>
        </w:rPr>
      </w:pPr>
      <w:r w:rsidRPr="003A06D0">
        <w:rPr>
          <w:noProof/>
          <w:lang w:val="en-GB"/>
        </w:rPr>
        <w:t>OptionalInputsVerify</w:t>
      </w:r>
    </w:p>
    <w:p w14:paraId="165B0F55" w14:textId="77777777" w:rsidR="00602EA3" w:rsidRPr="003A06D0" w:rsidRDefault="00602EA3">
      <w:pPr>
        <w:pStyle w:val="Index2"/>
        <w:tabs>
          <w:tab w:val="right" w:leader="dot" w:pos="4310"/>
        </w:tabs>
        <w:rPr>
          <w:noProof/>
          <w:lang w:val="en-GB"/>
        </w:rPr>
      </w:pPr>
      <w:r w:rsidRPr="003A06D0">
        <w:rPr>
          <w:noProof/>
          <w:lang w:val="en-GB"/>
        </w:rPr>
        <w:t>AdditionalKeyInfo, 62</w:t>
      </w:r>
    </w:p>
    <w:p w14:paraId="3E67E754" w14:textId="77777777" w:rsidR="00602EA3" w:rsidRPr="003A06D0" w:rsidRDefault="00602EA3">
      <w:pPr>
        <w:pStyle w:val="Index2"/>
        <w:tabs>
          <w:tab w:val="right" w:leader="dot" w:pos="4310"/>
        </w:tabs>
        <w:rPr>
          <w:noProof/>
          <w:lang w:val="en-GB"/>
        </w:rPr>
      </w:pPr>
      <w:r w:rsidRPr="003A06D0">
        <w:rPr>
          <w:noProof/>
          <w:lang w:val="en-GB"/>
        </w:rPr>
        <w:t>ReturnAugmentedSignature, 62</w:t>
      </w:r>
    </w:p>
    <w:p w14:paraId="332244E1" w14:textId="77777777" w:rsidR="00602EA3" w:rsidRPr="003A06D0" w:rsidRDefault="00602EA3">
      <w:pPr>
        <w:pStyle w:val="Index2"/>
        <w:tabs>
          <w:tab w:val="right" w:leader="dot" w:pos="4310"/>
        </w:tabs>
        <w:rPr>
          <w:noProof/>
          <w:lang w:val="en-GB"/>
        </w:rPr>
      </w:pPr>
      <w:r w:rsidRPr="003A06D0">
        <w:rPr>
          <w:noProof/>
          <w:lang w:val="en-GB"/>
        </w:rPr>
        <w:t>ReturnProcessingDetails, 62</w:t>
      </w:r>
    </w:p>
    <w:p w14:paraId="44B92A87" w14:textId="77777777" w:rsidR="00602EA3" w:rsidRPr="003A06D0" w:rsidRDefault="00602EA3">
      <w:pPr>
        <w:pStyle w:val="Index2"/>
        <w:tabs>
          <w:tab w:val="right" w:leader="dot" w:pos="4310"/>
        </w:tabs>
        <w:rPr>
          <w:noProof/>
          <w:lang w:val="en-GB"/>
        </w:rPr>
      </w:pPr>
      <w:r w:rsidRPr="003A06D0">
        <w:rPr>
          <w:noProof/>
          <w:lang w:val="en-GB"/>
        </w:rPr>
        <w:t>ReturnSignerIdentity, 62</w:t>
      </w:r>
    </w:p>
    <w:p w14:paraId="0EA15F21" w14:textId="77777777" w:rsidR="00602EA3" w:rsidRPr="003A06D0" w:rsidRDefault="00602EA3">
      <w:pPr>
        <w:pStyle w:val="Index2"/>
        <w:tabs>
          <w:tab w:val="right" w:leader="dot" w:pos="4310"/>
        </w:tabs>
        <w:rPr>
          <w:noProof/>
          <w:lang w:val="en-GB"/>
        </w:rPr>
      </w:pPr>
      <w:r w:rsidRPr="003A06D0">
        <w:rPr>
          <w:noProof/>
          <w:lang w:val="en-GB"/>
        </w:rPr>
        <w:t>ReturnSigningTimeInfo, 62</w:t>
      </w:r>
    </w:p>
    <w:p w14:paraId="5FCB1F8C" w14:textId="77777777" w:rsidR="00602EA3" w:rsidRPr="003A06D0" w:rsidRDefault="00602EA3">
      <w:pPr>
        <w:pStyle w:val="Index2"/>
        <w:tabs>
          <w:tab w:val="right" w:leader="dot" w:pos="4310"/>
        </w:tabs>
        <w:rPr>
          <w:noProof/>
          <w:lang w:val="en-GB"/>
        </w:rPr>
      </w:pPr>
      <w:r w:rsidRPr="003A06D0">
        <w:rPr>
          <w:noProof/>
          <w:lang w:val="en-GB"/>
        </w:rPr>
        <w:t>ReturnTimestampedSignature, 63</w:t>
      </w:r>
    </w:p>
    <w:p w14:paraId="0E861E4C" w14:textId="77777777" w:rsidR="00602EA3" w:rsidRPr="003A06D0" w:rsidRDefault="00602EA3">
      <w:pPr>
        <w:pStyle w:val="Index2"/>
        <w:tabs>
          <w:tab w:val="right" w:leader="dot" w:pos="4310"/>
        </w:tabs>
        <w:rPr>
          <w:noProof/>
          <w:lang w:val="en-GB"/>
        </w:rPr>
      </w:pPr>
      <w:r w:rsidRPr="003A06D0">
        <w:rPr>
          <w:noProof/>
          <w:lang w:val="en-GB"/>
        </w:rPr>
        <w:t>ReturnTransformedDocument, 63</w:t>
      </w:r>
    </w:p>
    <w:p w14:paraId="4A44F451" w14:textId="77777777" w:rsidR="00602EA3" w:rsidRPr="003A06D0" w:rsidRDefault="00602EA3">
      <w:pPr>
        <w:pStyle w:val="Index2"/>
        <w:tabs>
          <w:tab w:val="right" w:leader="dot" w:pos="4310"/>
        </w:tabs>
        <w:rPr>
          <w:noProof/>
          <w:lang w:val="en-GB"/>
        </w:rPr>
      </w:pPr>
      <w:r w:rsidRPr="003A06D0">
        <w:rPr>
          <w:noProof/>
          <w:lang w:val="en-GB"/>
        </w:rPr>
        <w:t>ReturnVerificationTimeInfo, 62</w:t>
      </w:r>
    </w:p>
    <w:p w14:paraId="525DB5CB" w14:textId="77777777" w:rsidR="00602EA3" w:rsidRPr="003A06D0" w:rsidRDefault="00602EA3">
      <w:pPr>
        <w:pStyle w:val="Index2"/>
        <w:tabs>
          <w:tab w:val="right" w:leader="dot" w:pos="4310"/>
        </w:tabs>
        <w:rPr>
          <w:noProof/>
          <w:lang w:val="en-GB"/>
        </w:rPr>
      </w:pPr>
      <w:r w:rsidRPr="003A06D0">
        <w:rPr>
          <w:noProof/>
          <w:lang w:val="en-GB"/>
        </w:rPr>
        <w:t>UseVerificationTime, 62</w:t>
      </w:r>
    </w:p>
    <w:p w14:paraId="70141BF0" w14:textId="77777777" w:rsidR="00602EA3" w:rsidRPr="003A06D0" w:rsidRDefault="00602EA3">
      <w:pPr>
        <w:pStyle w:val="Index2"/>
        <w:tabs>
          <w:tab w:val="right" w:leader="dot" w:pos="4310"/>
        </w:tabs>
        <w:rPr>
          <w:noProof/>
          <w:lang w:val="en-GB"/>
        </w:rPr>
      </w:pPr>
      <w:r w:rsidRPr="003A06D0">
        <w:rPr>
          <w:noProof/>
          <w:lang w:val="en-GB"/>
        </w:rPr>
        <w:t>VerifyManifest, 63</w:t>
      </w:r>
    </w:p>
    <w:p w14:paraId="4E80B54E" w14:textId="77777777" w:rsidR="00602EA3" w:rsidRPr="003A06D0" w:rsidRDefault="00602EA3">
      <w:pPr>
        <w:pStyle w:val="Index1"/>
        <w:tabs>
          <w:tab w:val="right" w:leader="dot" w:pos="4310"/>
        </w:tabs>
        <w:rPr>
          <w:noProof/>
          <w:lang w:val="en-GB"/>
        </w:rPr>
      </w:pPr>
      <w:r w:rsidRPr="003A06D0">
        <w:rPr>
          <w:noProof/>
          <w:lang w:val="en-GB"/>
        </w:rPr>
        <w:t>OptionalOutputs</w:t>
      </w:r>
    </w:p>
    <w:p w14:paraId="3AB85990" w14:textId="77777777" w:rsidR="00602EA3" w:rsidRPr="003A06D0" w:rsidRDefault="00602EA3">
      <w:pPr>
        <w:pStyle w:val="Index2"/>
        <w:tabs>
          <w:tab w:val="right" w:leader="dot" w:pos="4310"/>
        </w:tabs>
        <w:rPr>
          <w:noProof/>
          <w:lang w:val="en-GB"/>
        </w:rPr>
      </w:pPr>
      <w:r w:rsidRPr="003A06D0">
        <w:rPr>
          <w:noProof/>
          <w:lang w:val="en-GB"/>
        </w:rPr>
        <w:t>AppliedPolicy, 33</w:t>
      </w:r>
    </w:p>
    <w:p w14:paraId="4D50B630" w14:textId="77777777" w:rsidR="00602EA3" w:rsidRPr="003A06D0" w:rsidRDefault="00602EA3">
      <w:pPr>
        <w:pStyle w:val="Index2"/>
        <w:tabs>
          <w:tab w:val="right" w:leader="dot" w:pos="4310"/>
        </w:tabs>
        <w:rPr>
          <w:noProof/>
          <w:lang w:val="en-GB"/>
        </w:rPr>
      </w:pPr>
      <w:r w:rsidRPr="003A06D0">
        <w:rPr>
          <w:noProof/>
          <w:lang w:val="en-GB"/>
        </w:rPr>
        <w:t>Other, 33</w:t>
      </w:r>
    </w:p>
    <w:p w14:paraId="2C6A3737" w14:textId="77777777" w:rsidR="00602EA3" w:rsidRPr="003A06D0" w:rsidRDefault="00602EA3">
      <w:pPr>
        <w:pStyle w:val="Index1"/>
        <w:tabs>
          <w:tab w:val="right" w:leader="dot" w:pos="4310"/>
        </w:tabs>
        <w:rPr>
          <w:noProof/>
          <w:lang w:val="en-GB"/>
        </w:rPr>
      </w:pPr>
      <w:r w:rsidRPr="003A06D0">
        <w:rPr>
          <w:noProof/>
          <w:lang w:val="en-GB"/>
        </w:rPr>
        <w:t>OptionalOutputsBase</w:t>
      </w:r>
    </w:p>
    <w:p w14:paraId="01D5026A" w14:textId="77777777" w:rsidR="00602EA3" w:rsidRPr="003A06D0" w:rsidRDefault="00602EA3">
      <w:pPr>
        <w:pStyle w:val="Index2"/>
        <w:tabs>
          <w:tab w:val="right" w:leader="dot" w:pos="4310"/>
        </w:tabs>
        <w:rPr>
          <w:noProof/>
          <w:lang w:val="en-GB"/>
        </w:rPr>
      </w:pPr>
      <w:r w:rsidRPr="003A06D0">
        <w:rPr>
          <w:noProof/>
          <w:lang w:val="en-GB"/>
        </w:rPr>
        <w:t>DocumentWithSignature, 66</w:t>
      </w:r>
    </w:p>
    <w:p w14:paraId="63CA5048" w14:textId="77777777" w:rsidR="00602EA3" w:rsidRPr="003A06D0" w:rsidRDefault="00602EA3">
      <w:pPr>
        <w:pStyle w:val="Index2"/>
        <w:tabs>
          <w:tab w:val="right" w:leader="dot" w:pos="4310"/>
        </w:tabs>
        <w:rPr>
          <w:noProof/>
          <w:lang w:val="en-GB"/>
        </w:rPr>
      </w:pPr>
      <w:r w:rsidRPr="003A06D0">
        <w:rPr>
          <w:noProof/>
          <w:lang w:val="en-GB"/>
        </w:rPr>
        <w:t>Schemas, 66</w:t>
      </w:r>
    </w:p>
    <w:p w14:paraId="6376C7B4" w14:textId="77777777" w:rsidR="00602EA3" w:rsidRPr="003A06D0" w:rsidRDefault="00602EA3">
      <w:pPr>
        <w:pStyle w:val="Index2"/>
        <w:tabs>
          <w:tab w:val="right" w:leader="dot" w:pos="4310"/>
        </w:tabs>
        <w:rPr>
          <w:noProof/>
          <w:lang w:val="en-GB"/>
        </w:rPr>
      </w:pPr>
      <w:r w:rsidRPr="003A06D0">
        <w:rPr>
          <w:noProof/>
          <w:lang w:val="en-GB"/>
        </w:rPr>
        <w:t>TransformedDocument, 66</w:t>
      </w:r>
    </w:p>
    <w:p w14:paraId="5ED8244C" w14:textId="77777777" w:rsidR="00602EA3" w:rsidRPr="003A06D0" w:rsidRDefault="00602EA3">
      <w:pPr>
        <w:pStyle w:val="Index1"/>
        <w:tabs>
          <w:tab w:val="right" w:leader="dot" w:pos="4310"/>
        </w:tabs>
        <w:rPr>
          <w:noProof/>
          <w:lang w:val="en-GB"/>
        </w:rPr>
      </w:pPr>
      <w:r w:rsidRPr="003A06D0">
        <w:rPr>
          <w:noProof/>
          <w:lang w:val="en-GB"/>
        </w:rPr>
        <w:t>OptionalOutputsVerify</w:t>
      </w:r>
    </w:p>
    <w:p w14:paraId="24F564A2" w14:textId="77777777" w:rsidR="00602EA3" w:rsidRPr="003A06D0" w:rsidRDefault="00602EA3">
      <w:pPr>
        <w:pStyle w:val="Index2"/>
        <w:tabs>
          <w:tab w:val="right" w:leader="dot" w:pos="4310"/>
        </w:tabs>
        <w:rPr>
          <w:noProof/>
          <w:lang w:val="en-GB"/>
        </w:rPr>
      </w:pPr>
      <w:r w:rsidRPr="003A06D0">
        <w:rPr>
          <w:noProof/>
          <w:lang w:val="en-GB"/>
        </w:rPr>
        <w:t>AugmentedSignature, 69</w:t>
      </w:r>
    </w:p>
    <w:p w14:paraId="75225957" w14:textId="77777777" w:rsidR="00602EA3" w:rsidRPr="003A06D0" w:rsidRDefault="00602EA3">
      <w:pPr>
        <w:pStyle w:val="Index2"/>
        <w:tabs>
          <w:tab w:val="right" w:leader="dot" w:pos="4310"/>
        </w:tabs>
        <w:rPr>
          <w:noProof/>
          <w:lang w:val="en-GB"/>
        </w:rPr>
      </w:pPr>
      <w:r w:rsidRPr="003A06D0">
        <w:rPr>
          <w:noProof/>
          <w:lang w:val="en-GB"/>
        </w:rPr>
        <w:t>ProcessingDetails, 69</w:t>
      </w:r>
    </w:p>
    <w:p w14:paraId="41CA4B2D" w14:textId="77777777" w:rsidR="00602EA3" w:rsidRPr="003A06D0" w:rsidRDefault="00602EA3">
      <w:pPr>
        <w:pStyle w:val="Index2"/>
        <w:tabs>
          <w:tab w:val="right" w:leader="dot" w:pos="4310"/>
        </w:tabs>
        <w:rPr>
          <w:noProof/>
          <w:lang w:val="en-GB"/>
        </w:rPr>
      </w:pPr>
      <w:r w:rsidRPr="003A06D0">
        <w:rPr>
          <w:noProof/>
          <w:lang w:val="en-GB"/>
        </w:rPr>
        <w:t>SignerIdentity, 69</w:t>
      </w:r>
    </w:p>
    <w:p w14:paraId="08B2DED5" w14:textId="77777777" w:rsidR="00602EA3" w:rsidRPr="003A06D0" w:rsidRDefault="00602EA3">
      <w:pPr>
        <w:pStyle w:val="Index2"/>
        <w:tabs>
          <w:tab w:val="right" w:leader="dot" w:pos="4310"/>
        </w:tabs>
        <w:rPr>
          <w:noProof/>
          <w:lang w:val="en-GB"/>
        </w:rPr>
      </w:pPr>
      <w:r w:rsidRPr="003A06D0">
        <w:rPr>
          <w:noProof/>
          <w:lang w:val="en-GB"/>
        </w:rPr>
        <w:t>SigningTimeInfo, 69</w:t>
      </w:r>
    </w:p>
    <w:p w14:paraId="511B50EB" w14:textId="77777777" w:rsidR="00602EA3" w:rsidRPr="003A06D0" w:rsidRDefault="00602EA3">
      <w:pPr>
        <w:pStyle w:val="Index2"/>
        <w:tabs>
          <w:tab w:val="right" w:leader="dot" w:pos="4310"/>
        </w:tabs>
        <w:rPr>
          <w:noProof/>
          <w:lang w:val="en-GB"/>
        </w:rPr>
      </w:pPr>
      <w:r w:rsidRPr="003A06D0">
        <w:rPr>
          <w:noProof/>
          <w:lang w:val="en-GB"/>
        </w:rPr>
        <w:t>TimestampedSignature, 69</w:t>
      </w:r>
    </w:p>
    <w:p w14:paraId="1FFC2269" w14:textId="77777777" w:rsidR="00602EA3" w:rsidRPr="003A06D0" w:rsidRDefault="00602EA3">
      <w:pPr>
        <w:pStyle w:val="Index2"/>
        <w:tabs>
          <w:tab w:val="right" w:leader="dot" w:pos="4310"/>
        </w:tabs>
        <w:rPr>
          <w:noProof/>
          <w:lang w:val="en-GB"/>
        </w:rPr>
      </w:pPr>
      <w:r w:rsidRPr="003A06D0">
        <w:rPr>
          <w:noProof/>
          <w:lang w:val="en-GB"/>
        </w:rPr>
        <w:t>VerificationTimeInfo, 69</w:t>
      </w:r>
    </w:p>
    <w:p w14:paraId="26C0E439" w14:textId="77777777" w:rsidR="00602EA3" w:rsidRPr="003A06D0" w:rsidRDefault="00602EA3">
      <w:pPr>
        <w:pStyle w:val="Index2"/>
        <w:tabs>
          <w:tab w:val="right" w:leader="dot" w:pos="4310"/>
        </w:tabs>
        <w:rPr>
          <w:noProof/>
          <w:lang w:val="en-GB"/>
        </w:rPr>
      </w:pPr>
      <w:r w:rsidRPr="003A06D0">
        <w:rPr>
          <w:noProof/>
          <w:lang w:val="en-GB"/>
        </w:rPr>
        <w:t>VerifyManifestResults, 68</w:t>
      </w:r>
    </w:p>
    <w:p w14:paraId="51001C86" w14:textId="77777777" w:rsidR="00602EA3" w:rsidRPr="003A06D0" w:rsidRDefault="00602EA3">
      <w:pPr>
        <w:pStyle w:val="Index1"/>
        <w:tabs>
          <w:tab w:val="right" w:leader="dot" w:pos="4310"/>
        </w:tabs>
        <w:rPr>
          <w:noProof/>
          <w:lang w:val="en-GB"/>
        </w:rPr>
      </w:pPr>
      <w:r w:rsidRPr="003A06D0">
        <w:rPr>
          <w:noProof/>
          <w:lang w:val="en-GB"/>
        </w:rPr>
        <w:t>PendingRequest</w:t>
      </w:r>
    </w:p>
    <w:p w14:paraId="0C5314E7" w14:textId="77777777" w:rsidR="00602EA3" w:rsidRPr="003A06D0" w:rsidRDefault="00602EA3">
      <w:pPr>
        <w:pStyle w:val="Index2"/>
        <w:tabs>
          <w:tab w:val="right" w:leader="dot" w:pos="4310"/>
        </w:tabs>
        <w:rPr>
          <w:noProof/>
          <w:lang w:val="en-GB"/>
        </w:rPr>
      </w:pPr>
      <w:r w:rsidRPr="003A06D0">
        <w:rPr>
          <w:noProof/>
          <w:lang w:val="en-GB"/>
        </w:rPr>
        <w:t>ClaimedIdentity, 54</w:t>
      </w:r>
    </w:p>
    <w:p w14:paraId="6A559BAF" w14:textId="77777777" w:rsidR="00602EA3" w:rsidRPr="003A06D0" w:rsidRDefault="00602EA3">
      <w:pPr>
        <w:pStyle w:val="Index1"/>
        <w:tabs>
          <w:tab w:val="right" w:leader="dot" w:pos="4310"/>
        </w:tabs>
        <w:rPr>
          <w:noProof/>
          <w:lang w:val="en-GB"/>
        </w:rPr>
      </w:pPr>
      <w:r w:rsidRPr="003A06D0">
        <w:rPr>
          <w:noProof/>
          <w:lang w:val="en-GB"/>
        </w:rPr>
        <w:t>ProcessingDetails</w:t>
      </w:r>
    </w:p>
    <w:p w14:paraId="71428A7F" w14:textId="77777777" w:rsidR="00602EA3" w:rsidRPr="003A06D0" w:rsidRDefault="00602EA3">
      <w:pPr>
        <w:pStyle w:val="Index2"/>
        <w:tabs>
          <w:tab w:val="right" w:leader="dot" w:pos="4310"/>
        </w:tabs>
        <w:rPr>
          <w:noProof/>
          <w:lang w:val="en-GB"/>
        </w:rPr>
      </w:pPr>
      <w:r w:rsidRPr="003A06D0">
        <w:rPr>
          <w:noProof/>
          <w:lang w:val="en-GB"/>
        </w:rPr>
        <w:t>IndeterminateDetail, 99</w:t>
      </w:r>
    </w:p>
    <w:p w14:paraId="20C828FE" w14:textId="77777777" w:rsidR="00602EA3" w:rsidRPr="003A06D0" w:rsidRDefault="00602EA3">
      <w:pPr>
        <w:pStyle w:val="Index2"/>
        <w:tabs>
          <w:tab w:val="right" w:leader="dot" w:pos="4310"/>
        </w:tabs>
        <w:rPr>
          <w:noProof/>
          <w:lang w:val="en-GB"/>
        </w:rPr>
      </w:pPr>
      <w:r w:rsidRPr="003A06D0">
        <w:rPr>
          <w:noProof/>
          <w:lang w:val="en-GB"/>
        </w:rPr>
        <w:t>InvalidDetail, 99</w:t>
      </w:r>
    </w:p>
    <w:p w14:paraId="39D95FAE" w14:textId="77777777" w:rsidR="00602EA3" w:rsidRPr="003A06D0" w:rsidRDefault="00602EA3">
      <w:pPr>
        <w:pStyle w:val="Index2"/>
        <w:tabs>
          <w:tab w:val="right" w:leader="dot" w:pos="4310"/>
        </w:tabs>
        <w:rPr>
          <w:noProof/>
          <w:lang w:val="en-GB"/>
        </w:rPr>
      </w:pPr>
      <w:r w:rsidRPr="003A06D0">
        <w:rPr>
          <w:noProof/>
          <w:lang w:val="en-GB"/>
        </w:rPr>
        <w:t>ValidDetail, 99</w:t>
      </w:r>
    </w:p>
    <w:p w14:paraId="63387405" w14:textId="77777777" w:rsidR="00602EA3" w:rsidRPr="003A06D0" w:rsidRDefault="00602EA3">
      <w:pPr>
        <w:pStyle w:val="Index1"/>
        <w:tabs>
          <w:tab w:val="right" w:leader="dot" w:pos="4310"/>
        </w:tabs>
        <w:rPr>
          <w:noProof/>
          <w:lang w:val="en-GB"/>
        </w:rPr>
      </w:pPr>
      <w:r w:rsidRPr="003A06D0">
        <w:rPr>
          <w:noProof/>
          <w:lang w:val="en-GB"/>
        </w:rPr>
        <w:t>Properties</w:t>
      </w:r>
    </w:p>
    <w:p w14:paraId="07C7CD8B" w14:textId="77777777" w:rsidR="00602EA3" w:rsidRPr="003A06D0" w:rsidRDefault="00602EA3">
      <w:pPr>
        <w:pStyle w:val="Index2"/>
        <w:tabs>
          <w:tab w:val="right" w:leader="dot" w:pos="4310"/>
        </w:tabs>
        <w:rPr>
          <w:noProof/>
          <w:lang w:val="en-GB"/>
        </w:rPr>
      </w:pPr>
      <w:r w:rsidRPr="003A06D0">
        <w:rPr>
          <w:noProof/>
          <w:lang w:val="en-GB"/>
        </w:rPr>
        <w:t>Property, 80</w:t>
      </w:r>
    </w:p>
    <w:p w14:paraId="17250C4A" w14:textId="77777777" w:rsidR="00602EA3" w:rsidRPr="003A06D0" w:rsidRDefault="00602EA3">
      <w:pPr>
        <w:pStyle w:val="Index1"/>
        <w:tabs>
          <w:tab w:val="right" w:leader="dot" w:pos="4310"/>
        </w:tabs>
        <w:rPr>
          <w:noProof/>
          <w:lang w:val="en-GB"/>
        </w:rPr>
      </w:pPr>
      <w:r w:rsidRPr="003A06D0">
        <w:rPr>
          <w:noProof/>
          <w:lang w:val="en-GB"/>
        </w:rPr>
        <w:t>PropertiesHolder</w:t>
      </w:r>
    </w:p>
    <w:p w14:paraId="03552E9B" w14:textId="77777777" w:rsidR="00602EA3" w:rsidRPr="003A06D0" w:rsidRDefault="00602EA3">
      <w:pPr>
        <w:pStyle w:val="Index2"/>
        <w:tabs>
          <w:tab w:val="right" w:leader="dot" w:pos="4310"/>
        </w:tabs>
        <w:rPr>
          <w:noProof/>
          <w:lang w:val="en-GB"/>
        </w:rPr>
      </w:pPr>
      <w:r w:rsidRPr="003A06D0">
        <w:rPr>
          <w:noProof/>
          <w:lang w:val="en-GB"/>
        </w:rPr>
        <w:t>SignedProperties, 79</w:t>
      </w:r>
    </w:p>
    <w:p w14:paraId="75E99ADD" w14:textId="77777777" w:rsidR="00602EA3" w:rsidRPr="003A06D0" w:rsidRDefault="00602EA3">
      <w:pPr>
        <w:pStyle w:val="Index2"/>
        <w:tabs>
          <w:tab w:val="right" w:leader="dot" w:pos="4310"/>
        </w:tabs>
        <w:rPr>
          <w:noProof/>
          <w:lang w:val="en-GB"/>
        </w:rPr>
      </w:pPr>
      <w:r w:rsidRPr="003A06D0">
        <w:rPr>
          <w:noProof/>
          <w:lang w:val="en-GB"/>
        </w:rPr>
        <w:t>UnsignedProperties, 79</w:t>
      </w:r>
    </w:p>
    <w:p w14:paraId="1DE71716" w14:textId="77777777" w:rsidR="00602EA3" w:rsidRPr="003A06D0" w:rsidRDefault="00602EA3">
      <w:pPr>
        <w:pStyle w:val="Index1"/>
        <w:tabs>
          <w:tab w:val="right" w:leader="dot" w:pos="4310"/>
        </w:tabs>
        <w:rPr>
          <w:noProof/>
          <w:lang w:val="en-GB"/>
        </w:rPr>
      </w:pPr>
      <w:r w:rsidRPr="003A06D0">
        <w:rPr>
          <w:noProof/>
          <w:lang w:val="en-GB"/>
        </w:rPr>
        <w:t>Property</w:t>
      </w:r>
    </w:p>
    <w:p w14:paraId="456D68B4" w14:textId="77777777" w:rsidR="00602EA3" w:rsidRPr="003A06D0" w:rsidRDefault="00602EA3">
      <w:pPr>
        <w:pStyle w:val="Index2"/>
        <w:tabs>
          <w:tab w:val="right" w:leader="dot" w:pos="4310"/>
        </w:tabs>
        <w:rPr>
          <w:noProof/>
          <w:lang w:val="en-GB"/>
        </w:rPr>
      </w:pPr>
      <w:r w:rsidRPr="003A06D0">
        <w:rPr>
          <w:noProof/>
          <w:lang w:val="en-GB"/>
        </w:rPr>
        <w:t>Property, 81</w:t>
      </w:r>
    </w:p>
    <w:p w14:paraId="1156A6B2" w14:textId="77777777" w:rsidR="00602EA3" w:rsidRPr="003A06D0" w:rsidRDefault="00602EA3">
      <w:pPr>
        <w:pStyle w:val="Index2"/>
        <w:tabs>
          <w:tab w:val="right" w:leader="dot" w:pos="4310"/>
        </w:tabs>
        <w:rPr>
          <w:noProof/>
          <w:lang w:val="en-GB"/>
        </w:rPr>
      </w:pPr>
      <w:r w:rsidRPr="003A06D0">
        <w:rPr>
          <w:noProof/>
          <w:lang w:val="en-GB"/>
        </w:rPr>
        <w:t>Value, 81</w:t>
      </w:r>
    </w:p>
    <w:p w14:paraId="4445C452" w14:textId="77777777" w:rsidR="00602EA3" w:rsidRPr="003A06D0" w:rsidRDefault="00602EA3">
      <w:pPr>
        <w:pStyle w:val="Index1"/>
        <w:tabs>
          <w:tab w:val="right" w:leader="dot" w:pos="4310"/>
        </w:tabs>
        <w:rPr>
          <w:noProof/>
          <w:lang w:val="en-GB"/>
        </w:rPr>
      </w:pPr>
      <w:r w:rsidRPr="003A06D0">
        <w:rPr>
          <w:noProof/>
          <w:lang w:val="en-GB"/>
        </w:rPr>
        <w:t>RequestBase</w:t>
      </w:r>
    </w:p>
    <w:p w14:paraId="43894678" w14:textId="77777777" w:rsidR="00602EA3" w:rsidRPr="003A06D0" w:rsidRDefault="00602EA3">
      <w:pPr>
        <w:pStyle w:val="Index2"/>
        <w:tabs>
          <w:tab w:val="right" w:leader="dot" w:pos="4310"/>
        </w:tabs>
        <w:rPr>
          <w:noProof/>
          <w:lang w:val="en-GB"/>
        </w:rPr>
      </w:pPr>
      <w:r w:rsidRPr="003A06D0">
        <w:rPr>
          <w:noProof/>
          <w:lang w:val="en-GB"/>
        </w:rPr>
        <w:t>Profile, 33</w:t>
      </w:r>
    </w:p>
    <w:p w14:paraId="04614AC8" w14:textId="77777777" w:rsidR="00602EA3" w:rsidRPr="003A06D0" w:rsidRDefault="00602EA3">
      <w:pPr>
        <w:pStyle w:val="Index2"/>
        <w:tabs>
          <w:tab w:val="right" w:leader="dot" w:pos="4310"/>
        </w:tabs>
        <w:rPr>
          <w:noProof/>
          <w:lang w:val="en-GB"/>
        </w:rPr>
      </w:pPr>
      <w:r w:rsidRPr="003A06D0">
        <w:rPr>
          <w:noProof/>
          <w:lang w:val="en-GB"/>
        </w:rPr>
        <w:t>RequestID, 33</w:t>
      </w:r>
    </w:p>
    <w:p w14:paraId="237E7E53" w14:textId="77777777" w:rsidR="00602EA3" w:rsidRPr="003A06D0" w:rsidRDefault="00602EA3">
      <w:pPr>
        <w:pStyle w:val="Index1"/>
        <w:tabs>
          <w:tab w:val="right" w:leader="dot" w:pos="4310"/>
        </w:tabs>
        <w:rPr>
          <w:noProof/>
          <w:lang w:val="en-GB"/>
        </w:rPr>
      </w:pPr>
      <w:r w:rsidRPr="003A06D0">
        <w:rPr>
          <w:noProof/>
          <w:lang w:val="en-GB"/>
        </w:rPr>
        <w:t>RequestID</w:t>
      </w:r>
    </w:p>
    <w:p w14:paraId="46C0FB50" w14:textId="77777777" w:rsidR="00602EA3" w:rsidRPr="003A06D0" w:rsidRDefault="00602EA3">
      <w:pPr>
        <w:pStyle w:val="Index2"/>
        <w:tabs>
          <w:tab w:val="right" w:leader="dot" w:pos="4310"/>
        </w:tabs>
        <w:rPr>
          <w:noProof/>
          <w:lang w:val="en-GB"/>
        </w:rPr>
      </w:pPr>
      <w:r w:rsidRPr="003A06D0">
        <w:rPr>
          <w:noProof/>
          <w:lang w:val="en-GB"/>
        </w:rPr>
        <w:t>value, 55</w:t>
      </w:r>
    </w:p>
    <w:p w14:paraId="7475F8A3" w14:textId="77777777" w:rsidR="00602EA3" w:rsidRPr="003A06D0" w:rsidRDefault="00602EA3">
      <w:pPr>
        <w:pStyle w:val="Index1"/>
        <w:tabs>
          <w:tab w:val="right" w:leader="dot" w:pos="4310"/>
        </w:tabs>
        <w:rPr>
          <w:noProof/>
          <w:lang w:val="en-GB"/>
        </w:rPr>
      </w:pPr>
      <w:r w:rsidRPr="003A06D0">
        <w:rPr>
          <w:noProof/>
          <w:lang w:val="en-GB"/>
        </w:rPr>
        <w:t>ResponseBase</w:t>
      </w:r>
    </w:p>
    <w:p w14:paraId="6CD0777A" w14:textId="77777777" w:rsidR="00602EA3" w:rsidRPr="003A06D0" w:rsidRDefault="00602EA3">
      <w:pPr>
        <w:pStyle w:val="Index2"/>
        <w:tabs>
          <w:tab w:val="right" w:leader="dot" w:pos="4310"/>
        </w:tabs>
        <w:rPr>
          <w:noProof/>
          <w:lang w:val="en-GB"/>
        </w:rPr>
      </w:pPr>
      <w:r w:rsidRPr="003A06D0">
        <w:rPr>
          <w:noProof/>
          <w:lang w:val="en-GB"/>
        </w:rPr>
        <w:t>AppliedProfile, 34</w:t>
      </w:r>
    </w:p>
    <w:p w14:paraId="148483AD" w14:textId="77777777" w:rsidR="00602EA3" w:rsidRPr="003A06D0" w:rsidRDefault="00602EA3">
      <w:pPr>
        <w:pStyle w:val="Index2"/>
        <w:tabs>
          <w:tab w:val="right" w:leader="dot" w:pos="4310"/>
        </w:tabs>
        <w:rPr>
          <w:noProof/>
          <w:lang w:val="en-GB"/>
        </w:rPr>
      </w:pPr>
      <w:r w:rsidRPr="003A06D0">
        <w:rPr>
          <w:noProof/>
          <w:lang w:val="en-GB"/>
        </w:rPr>
        <w:t>RequestID, 34</w:t>
      </w:r>
    </w:p>
    <w:p w14:paraId="3ABC3D2B" w14:textId="77777777" w:rsidR="00602EA3" w:rsidRPr="003A06D0" w:rsidRDefault="00602EA3">
      <w:pPr>
        <w:pStyle w:val="Index2"/>
        <w:tabs>
          <w:tab w:val="right" w:leader="dot" w:pos="4310"/>
        </w:tabs>
        <w:rPr>
          <w:noProof/>
          <w:lang w:val="en-GB"/>
        </w:rPr>
      </w:pPr>
      <w:r w:rsidRPr="003A06D0">
        <w:rPr>
          <w:noProof/>
          <w:lang w:val="en-GB"/>
        </w:rPr>
        <w:t>ResponseID, 34</w:t>
      </w:r>
    </w:p>
    <w:p w14:paraId="628372BC" w14:textId="77777777" w:rsidR="00602EA3" w:rsidRPr="003A06D0" w:rsidRDefault="00602EA3">
      <w:pPr>
        <w:pStyle w:val="Index2"/>
        <w:tabs>
          <w:tab w:val="right" w:leader="dot" w:pos="4310"/>
        </w:tabs>
        <w:rPr>
          <w:noProof/>
          <w:lang w:val="en-GB"/>
        </w:rPr>
      </w:pPr>
      <w:r w:rsidRPr="003A06D0">
        <w:rPr>
          <w:noProof/>
          <w:lang w:val="en-GB"/>
        </w:rPr>
        <w:t>Result, 34</w:t>
      </w:r>
    </w:p>
    <w:p w14:paraId="67D58783" w14:textId="77777777" w:rsidR="00602EA3" w:rsidRPr="003A06D0" w:rsidRDefault="00602EA3">
      <w:pPr>
        <w:pStyle w:val="Index1"/>
        <w:tabs>
          <w:tab w:val="right" w:leader="dot" w:pos="4310"/>
        </w:tabs>
        <w:rPr>
          <w:noProof/>
          <w:lang w:val="en-GB"/>
        </w:rPr>
      </w:pPr>
      <w:r w:rsidRPr="003A06D0">
        <w:rPr>
          <w:noProof/>
          <w:lang w:val="en-GB"/>
        </w:rPr>
        <w:t>ResponseID</w:t>
      </w:r>
    </w:p>
    <w:p w14:paraId="05BC980A" w14:textId="77777777" w:rsidR="00602EA3" w:rsidRPr="003A06D0" w:rsidRDefault="00602EA3">
      <w:pPr>
        <w:pStyle w:val="Index2"/>
        <w:tabs>
          <w:tab w:val="right" w:leader="dot" w:pos="4310"/>
        </w:tabs>
        <w:rPr>
          <w:noProof/>
          <w:lang w:val="en-GB"/>
        </w:rPr>
      </w:pPr>
      <w:r w:rsidRPr="003A06D0">
        <w:rPr>
          <w:noProof/>
          <w:lang w:val="en-GB"/>
        </w:rPr>
        <w:t>value, 56</w:t>
      </w:r>
    </w:p>
    <w:p w14:paraId="2F217D3E" w14:textId="77777777" w:rsidR="00602EA3" w:rsidRPr="003A06D0" w:rsidRDefault="00602EA3">
      <w:pPr>
        <w:pStyle w:val="Index1"/>
        <w:tabs>
          <w:tab w:val="right" w:leader="dot" w:pos="4310"/>
        </w:tabs>
        <w:rPr>
          <w:noProof/>
          <w:lang w:val="en-GB"/>
        </w:rPr>
      </w:pPr>
      <w:r w:rsidRPr="003A06D0">
        <w:rPr>
          <w:noProof/>
          <w:lang w:val="en-GB"/>
        </w:rPr>
        <w:t>Result</w:t>
      </w:r>
    </w:p>
    <w:p w14:paraId="32CE838C" w14:textId="77777777" w:rsidR="00602EA3" w:rsidRPr="003A06D0" w:rsidRDefault="00602EA3">
      <w:pPr>
        <w:pStyle w:val="Index2"/>
        <w:tabs>
          <w:tab w:val="right" w:leader="dot" w:pos="4310"/>
        </w:tabs>
        <w:rPr>
          <w:noProof/>
          <w:lang w:val="en-GB"/>
        </w:rPr>
      </w:pPr>
      <w:r w:rsidRPr="003A06D0">
        <w:rPr>
          <w:noProof/>
          <w:lang w:val="en-GB"/>
        </w:rPr>
        <w:t>ProblemReference, 30</w:t>
      </w:r>
    </w:p>
    <w:p w14:paraId="37996B66" w14:textId="77777777" w:rsidR="00602EA3" w:rsidRPr="003A06D0" w:rsidRDefault="00602EA3">
      <w:pPr>
        <w:pStyle w:val="Index2"/>
        <w:tabs>
          <w:tab w:val="right" w:leader="dot" w:pos="4310"/>
        </w:tabs>
        <w:rPr>
          <w:noProof/>
          <w:lang w:val="en-GB"/>
        </w:rPr>
      </w:pPr>
      <w:r w:rsidRPr="003A06D0">
        <w:rPr>
          <w:noProof/>
          <w:lang w:val="en-GB"/>
        </w:rPr>
        <w:t>ResultMajor, 29</w:t>
      </w:r>
    </w:p>
    <w:p w14:paraId="13BA0438" w14:textId="77777777" w:rsidR="00602EA3" w:rsidRPr="003A06D0" w:rsidRDefault="00602EA3">
      <w:pPr>
        <w:pStyle w:val="Index2"/>
        <w:tabs>
          <w:tab w:val="right" w:leader="dot" w:pos="4310"/>
        </w:tabs>
        <w:rPr>
          <w:noProof/>
          <w:lang w:val="en-GB"/>
        </w:rPr>
      </w:pPr>
      <w:r w:rsidRPr="003A06D0">
        <w:rPr>
          <w:noProof/>
          <w:lang w:val="en-GB"/>
        </w:rPr>
        <w:t>ResultMessage, 30</w:t>
      </w:r>
    </w:p>
    <w:p w14:paraId="62409BDA" w14:textId="77777777" w:rsidR="00602EA3" w:rsidRPr="003A06D0" w:rsidRDefault="00602EA3">
      <w:pPr>
        <w:pStyle w:val="Index2"/>
        <w:tabs>
          <w:tab w:val="right" w:leader="dot" w:pos="4310"/>
        </w:tabs>
        <w:rPr>
          <w:noProof/>
          <w:lang w:val="en-GB"/>
        </w:rPr>
      </w:pPr>
      <w:r w:rsidRPr="003A06D0">
        <w:rPr>
          <w:noProof/>
          <w:lang w:val="en-GB"/>
        </w:rPr>
        <w:t>ResultMinor, 30</w:t>
      </w:r>
    </w:p>
    <w:p w14:paraId="63A7ED49" w14:textId="77777777" w:rsidR="00602EA3" w:rsidRPr="003A06D0" w:rsidRDefault="00602EA3">
      <w:pPr>
        <w:pStyle w:val="Index1"/>
        <w:tabs>
          <w:tab w:val="right" w:leader="dot" w:pos="4310"/>
        </w:tabs>
        <w:rPr>
          <w:noProof/>
          <w:lang w:val="en-GB"/>
        </w:rPr>
      </w:pPr>
      <w:r w:rsidRPr="003A06D0">
        <w:rPr>
          <w:noProof/>
          <w:lang w:val="en-GB"/>
        </w:rPr>
        <w:t>ReturnTransformedDocument</w:t>
      </w:r>
    </w:p>
    <w:p w14:paraId="3C46E35C" w14:textId="77777777" w:rsidR="00602EA3" w:rsidRPr="003A06D0" w:rsidRDefault="00602EA3">
      <w:pPr>
        <w:pStyle w:val="Index2"/>
        <w:tabs>
          <w:tab w:val="right" w:leader="dot" w:pos="4310"/>
        </w:tabs>
        <w:rPr>
          <w:noProof/>
          <w:lang w:val="en-GB"/>
        </w:rPr>
      </w:pPr>
      <w:r w:rsidRPr="003A06D0">
        <w:rPr>
          <w:noProof/>
          <w:lang w:val="en-GB"/>
        </w:rPr>
        <w:t>WhichReference, 105</w:t>
      </w:r>
    </w:p>
    <w:p w14:paraId="068D1219" w14:textId="77777777" w:rsidR="00602EA3" w:rsidRPr="003A06D0" w:rsidRDefault="00602EA3">
      <w:pPr>
        <w:pStyle w:val="Index1"/>
        <w:tabs>
          <w:tab w:val="right" w:leader="dot" w:pos="4310"/>
        </w:tabs>
        <w:rPr>
          <w:noProof/>
          <w:lang w:val="en-GB"/>
        </w:rPr>
      </w:pPr>
      <w:r w:rsidRPr="003A06D0">
        <w:rPr>
          <w:noProof/>
          <w:lang w:val="en-GB"/>
        </w:rPr>
        <w:lastRenderedPageBreak/>
        <w:t>Schemas</w:t>
      </w:r>
    </w:p>
    <w:p w14:paraId="6CFBFC1B" w14:textId="77777777" w:rsidR="00602EA3" w:rsidRPr="003A06D0" w:rsidRDefault="00602EA3">
      <w:pPr>
        <w:pStyle w:val="Index2"/>
        <w:tabs>
          <w:tab w:val="right" w:leader="dot" w:pos="4310"/>
        </w:tabs>
        <w:rPr>
          <w:noProof/>
          <w:lang w:val="en-GB"/>
        </w:rPr>
      </w:pPr>
      <w:r w:rsidRPr="003A06D0">
        <w:rPr>
          <w:noProof/>
          <w:lang w:val="en-GB"/>
        </w:rPr>
        <w:t>Schema, 73</w:t>
      </w:r>
    </w:p>
    <w:p w14:paraId="1A038C66" w14:textId="77777777" w:rsidR="00602EA3" w:rsidRPr="003A06D0" w:rsidRDefault="00602EA3">
      <w:pPr>
        <w:pStyle w:val="Index1"/>
        <w:tabs>
          <w:tab w:val="right" w:leader="dot" w:pos="4310"/>
        </w:tabs>
        <w:rPr>
          <w:noProof/>
          <w:lang w:val="en-GB"/>
        </w:rPr>
      </w:pPr>
      <w:r w:rsidRPr="003A06D0">
        <w:rPr>
          <w:noProof/>
          <w:lang w:val="en-GB"/>
        </w:rPr>
        <w:t>SignatureObject</w:t>
      </w:r>
    </w:p>
    <w:p w14:paraId="152DF0CF" w14:textId="77777777" w:rsidR="00602EA3" w:rsidRPr="003A06D0" w:rsidRDefault="00602EA3">
      <w:pPr>
        <w:pStyle w:val="Index2"/>
        <w:tabs>
          <w:tab w:val="right" w:leader="dot" w:pos="4310"/>
        </w:tabs>
        <w:rPr>
          <w:noProof/>
          <w:lang w:val="en-GB"/>
        </w:rPr>
      </w:pPr>
      <w:r w:rsidRPr="003A06D0">
        <w:rPr>
          <w:noProof/>
          <w:lang w:val="en-GB"/>
        </w:rPr>
        <w:t>Base64Signature, 48</w:t>
      </w:r>
    </w:p>
    <w:p w14:paraId="1E7C012E" w14:textId="77777777" w:rsidR="00602EA3" w:rsidRPr="003A06D0" w:rsidRDefault="00602EA3">
      <w:pPr>
        <w:pStyle w:val="Index2"/>
        <w:tabs>
          <w:tab w:val="right" w:leader="dot" w:pos="4310"/>
        </w:tabs>
        <w:rPr>
          <w:noProof/>
          <w:lang w:val="en-GB"/>
        </w:rPr>
      </w:pPr>
      <w:r w:rsidRPr="003A06D0">
        <w:rPr>
          <w:noProof/>
          <w:lang w:val="en-GB"/>
        </w:rPr>
        <w:t>SchemaRefs, 48</w:t>
      </w:r>
    </w:p>
    <w:p w14:paraId="1645FC3C" w14:textId="77777777" w:rsidR="00602EA3" w:rsidRPr="003A06D0" w:rsidRDefault="00602EA3">
      <w:pPr>
        <w:pStyle w:val="Index2"/>
        <w:tabs>
          <w:tab w:val="right" w:leader="dot" w:pos="4310"/>
        </w:tabs>
        <w:rPr>
          <w:noProof/>
          <w:lang w:val="en-GB"/>
        </w:rPr>
      </w:pPr>
      <w:r w:rsidRPr="003A06D0">
        <w:rPr>
          <w:noProof/>
          <w:lang w:val="en-GB"/>
        </w:rPr>
        <w:t>SignaturePtr, 48</w:t>
      </w:r>
    </w:p>
    <w:p w14:paraId="15EA37F5" w14:textId="77777777" w:rsidR="00602EA3" w:rsidRPr="003A06D0" w:rsidRDefault="00602EA3">
      <w:pPr>
        <w:pStyle w:val="Index1"/>
        <w:tabs>
          <w:tab w:val="right" w:leader="dot" w:pos="4310"/>
        </w:tabs>
        <w:rPr>
          <w:noProof/>
          <w:lang w:val="en-GB"/>
        </w:rPr>
      </w:pPr>
      <w:r w:rsidRPr="003A06D0">
        <w:rPr>
          <w:noProof/>
          <w:lang w:val="en-GB"/>
        </w:rPr>
        <w:t>SignaturePlacement</w:t>
      </w:r>
    </w:p>
    <w:p w14:paraId="55716148" w14:textId="77777777" w:rsidR="00602EA3" w:rsidRPr="003A06D0" w:rsidRDefault="00602EA3">
      <w:pPr>
        <w:pStyle w:val="Index2"/>
        <w:tabs>
          <w:tab w:val="right" w:leader="dot" w:pos="4310"/>
        </w:tabs>
        <w:rPr>
          <w:noProof/>
          <w:lang w:val="en-GB"/>
        </w:rPr>
      </w:pPr>
      <w:r w:rsidRPr="003A06D0">
        <w:rPr>
          <w:noProof/>
          <w:lang w:val="en-GB"/>
        </w:rPr>
        <w:t>CreateEnvelopedSignature, 84</w:t>
      </w:r>
    </w:p>
    <w:p w14:paraId="79ADF898" w14:textId="77777777" w:rsidR="00602EA3" w:rsidRPr="003A06D0" w:rsidRDefault="00602EA3">
      <w:pPr>
        <w:pStyle w:val="Index2"/>
        <w:tabs>
          <w:tab w:val="right" w:leader="dot" w:pos="4310"/>
        </w:tabs>
        <w:rPr>
          <w:noProof/>
          <w:lang w:val="en-GB"/>
        </w:rPr>
      </w:pPr>
      <w:r w:rsidRPr="003A06D0">
        <w:rPr>
          <w:noProof/>
          <w:lang w:val="en-GB"/>
        </w:rPr>
        <w:t>NsPrefixMapping, 84</w:t>
      </w:r>
    </w:p>
    <w:p w14:paraId="2226DF93" w14:textId="77777777" w:rsidR="00602EA3" w:rsidRPr="003A06D0" w:rsidRDefault="00602EA3">
      <w:pPr>
        <w:pStyle w:val="Index2"/>
        <w:tabs>
          <w:tab w:val="right" w:leader="dot" w:pos="4310"/>
        </w:tabs>
        <w:rPr>
          <w:noProof/>
          <w:lang w:val="en-GB"/>
        </w:rPr>
      </w:pPr>
      <w:r w:rsidRPr="003A06D0">
        <w:rPr>
          <w:noProof/>
          <w:lang w:val="en-GB"/>
        </w:rPr>
        <w:t>WhichDocument, 84</w:t>
      </w:r>
    </w:p>
    <w:p w14:paraId="485BC3B9" w14:textId="77777777" w:rsidR="00602EA3" w:rsidRPr="003A06D0" w:rsidRDefault="00602EA3">
      <w:pPr>
        <w:pStyle w:val="Index2"/>
        <w:tabs>
          <w:tab w:val="right" w:leader="dot" w:pos="4310"/>
        </w:tabs>
        <w:rPr>
          <w:noProof/>
          <w:lang w:val="en-GB"/>
        </w:rPr>
      </w:pPr>
      <w:r w:rsidRPr="003A06D0">
        <w:rPr>
          <w:noProof/>
          <w:lang w:val="en-GB"/>
        </w:rPr>
        <w:t>XPathAfter, 84</w:t>
      </w:r>
    </w:p>
    <w:p w14:paraId="03706854" w14:textId="77777777" w:rsidR="00602EA3" w:rsidRPr="003A06D0" w:rsidRDefault="00602EA3">
      <w:pPr>
        <w:pStyle w:val="Index2"/>
        <w:tabs>
          <w:tab w:val="right" w:leader="dot" w:pos="4310"/>
        </w:tabs>
        <w:rPr>
          <w:noProof/>
          <w:lang w:val="en-GB"/>
        </w:rPr>
      </w:pPr>
      <w:r w:rsidRPr="003A06D0">
        <w:rPr>
          <w:noProof/>
          <w:lang w:val="en-GB"/>
        </w:rPr>
        <w:t>XPathFirstChildOf, 84</w:t>
      </w:r>
    </w:p>
    <w:p w14:paraId="0A5F0302" w14:textId="77777777" w:rsidR="00602EA3" w:rsidRPr="003A06D0" w:rsidRDefault="00602EA3">
      <w:pPr>
        <w:pStyle w:val="Index1"/>
        <w:tabs>
          <w:tab w:val="right" w:leader="dot" w:pos="4310"/>
        </w:tabs>
        <w:rPr>
          <w:noProof/>
          <w:lang w:val="en-GB"/>
        </w:rPr>
      </w:pPr>
      <w:r w:rsidRPr="003A06D0">
        <w:rPr>
          <w:noProof/>
          <w:lang w:val="en-GB"/>
        </w:rPr>
        <w:t>SignaturePtr</w:t>
      </w:r>
    </w:p>
    <w:p w14:paraId="7A0328CF" w14:textId="77777777" w:rsidR="00602EA3" w:rsidRPr="003A06D0" w:rsidRDefault="00602EA3">
      <w:pPr>
        <w:pStyle w:val="Index2"/>
        <w:tabs>
          <w:tab w:val="right" w:leader="dot" w:pos="4310"/>
        </w:tabs>
        <w:rPr>
          <w:noProof/>
          <w:lang w:val="en-GB"/>
        </w:rPr>
      </w:pPr>
      <w:r w:rsidRPr="003A06D0">
        <w:rPr>
          <w:noProof/>
          <w:lang w:val="en-GB"/>
        </w:rPr>
        <w:t>NsPrefixMapping, 49</w:t>
      </w:r>
    </w:p>
    <w:p w14:paraId="6641792B" w14:textId="77777777" w:rsidR="00602EA3" w:rsidRPr="003A06D0" w:rsidRDefault="00602EA3">
      <w:pPr>
        <w:pStyle w:val="Index2"/>
        <w:tabs>
          <w:tab w:val="right" w:leader="dot" w:pos="4310"/>
        </w:tabs>
        <w:rPr>
          <w:noProof/>
          <w:lang w:val="en-GB"/>
        </w:rPr>
      </w:pPr>
      <w:r w:rsidRPr="003A06D0">
        <w:rPr>
          <w:noProof/>
          <w:lang w:val="en-GB"/>
        </w:rPr>
        <w:t>WhichDocument, 49</w:t>
      </w:r>
    </w:p>
    <w:p w14:paraId="78D25D14" w14:textId="77777777" w:rsidR="00602EA3" w:rsidRPr="003A06D0" w:rsidRDefault="00602EA3">
      <w:pPr>
        <w:pStyle w:val="Index2"/>
        <w:tabs>
          <w:tab w:val="right" w:leader="dot" w:pos="4310"/>
        </w:tabs>
        <w:rPr>
          <w:noProof/>
          <w:lang w:val="en-GB"/>
        </w:rPr>
      </w:pPr>
      <w:r w:rsidRPr="003A06D0">
        <w:rPr>
          <w:noProof/>
          <w:lang w:val="en-GB"/>
        </w:rPr>
        <w:t>XPath, 50</w:t>
      </w:r>
    </w:p>
    <w:p w14:paraId="3949CF23" w14:textId="77777777" w:rsidR="00602EA3" w:rsidRPr="003A06D0" w:rsidRDefault="00602EA3">
      <w:pPr>
        <w:pStyle w:val="Index1"/>
        <w:tabs>
          <w:tab w:val="right" w:leader="dot" w:pos="4310"/>
        </w:tabs>
        <w:rPr>
          <w:noProof/>
          <w:lang w:val="en-GB"/>
        </w:rPr>
      </w:pPr>
      <w:r w:rsidRPr="003A06D0">
        <w:rPr>
          <w:noProof/>
          <w:lang w:val="en-GB"/>
        </w:rPr>
        <w:t>SignedReference</w:t>
      </w:r>
    </w:p>
    <w:p w14:paraId="5F9C49C1" w14:textId="77777777" w:rsidR="00602EA3" w:rsidRPr="003A06D0" w:rsidRDefault="00602EA3">
      <w:pPr>
        <w:pStyle w:val="Index2"/>
        <w:tabs>
          <w:tab w:val="right" w:leader="dot" w:pos="4310"/>
        </w:tabs>
        <w:rPr>
          <w:noProof/>
          <w:lang w:val="en-GB"/>
        </w:rPr>
      </w:pPr>
      <w:r w:rsidRPr="003A06D0">
        <w:rPr>
          <w:noProof/>
          <w:lang w:val="en-GB"/>
        </w:rPr>
        <w:t>RefId, 88</w:t>
      </w:r>
    </w:p>
    <w:p w14:paraId="09C65B5D" w14:textId="77777777" w:rsidR="00602EA3" w:rsidRPr="003A06D0" w:rsidRDefault="00602EA3">
      <w:pPr>
        <w:pStyle w:val="Index2"/>
        <w:tabs>
          <w:tab w:val="right" w:leader="dot" w:pos="4310"/>
        </w:tabs>
        <w:rPr>
          <w:noProof/>
          <w:lang w:val="en-GB"/>
        </w:rPr>
      </w:pPr>
      <w:r w:rsidRPr="003A06D0">
        <w:rPr>
          <w:noProof/>
          <w:lang w:val="en-GB"/>
        </w:rPr>
        <w:t>RefURI, 88</w:t>
      </w:r>
    </w:p>
    <w:p w14:paraId="19ABC7FE" w14:textId="77777777" w:rsidR="00602EA3" w:rsidRPr="003A06D0" w:rsidRDefault="00602EA3">
      <w:pPr>
        <w:pStyle w:val="Index2"/>
        <w:tabs>
          <w:tab w:val="right" w:leader="dot" w:pos="4310"/>
        </w:tabs>
        <w:rPr>
          <w:noProof/>
          <w:lang w:val="en-GB"/>
        </w:rPr>
      </w:pPr>
      <w:r w:rsidRPr="003A06D0">
        <w:rPr>
          <w:noProof/>
          <w:lang w:val="en-GB"/>
        </w:rPr>
        <w:t>Transforms, 88</w:t>
      </w:r>
    </w:p>
    <w:p w14:paraId="6E242081" w14:textId="77777777" w:rsidR="00602EA3" w:rsidRPr="003A06D0" w:rsidRDefault="00602EA3">
      <w:pPr>
        <w:pStyle w:val="Index2"/>
        <w:tabs>
          <w:tab w:val="right" w:leader="dot" w:pos="4310"/>
        </w:tabs>
        <w:rPr>
          <w:noProof/>
          <w:lang w:val="en-GB"/>
        </w:rPr>
      </w:pPr>
      <w:r w:rsidRPr="003A06D0">
        <w:rPr>
          <w:noProof/>
          <w:lang w:val="en-GB"/>
        </w:rPr>
        <w:t>WhichDocument, 88</w:t>
      </w:r>
    </w:p>
    <w:p w14:paraId="7AFFEEC5" w14:textId="77777777" w:rsidR="00602EA3" w:rsidRPr="003A06D0" w:rsidRDefault="00602EA3">
      <w:pPr>
        <w:pStyle w:val="Index1"/>
        <w:tabs>
          <w:tab w:val="right" w:leader="dot" w:pos="4310"/>
        </w:tabs>
        <w:rPr>
          <w:noProof/>
          <w:lang w:val="en-GB"/>
        </w:rPr>
      </w:pPr>
      <w:r w:rsidRPr="003A06D0">
        <w:rPr>
          <w:noProof/>
          <w:lang w:val="en-GB"/>
        </w:rPr>
        <w:t>SignedReferences</w:t>
      </w:r>
    </w:p>
    <w:p w14:paraId="4777E9C9" w14:textId="77777777" w:rsidR="00602EA3" w:rsidRPr="003A06D0" w:rsidRDefault="00602EA3">
      <w:pPr>
        <w:pStyle w:val="Index2"/>
        <w:tabs>
          <w:tab w:val="right" w:leader="dot" w:pos="4310"/>
        </w:tabs>
        <w:rPr>
          <w:noProof/>
          <w:lang w:val="en-GB"/>
        </w:rPr>
      </w:pPr>
      <w:r w:rsidRPr="003A06D0">
        <w:rPr>
          <w:noProof/>
          <w:lang w:val="en-GB"/>
        </w:rPr>
        <w:t>SignedReference, 87</w:t>
      </w:r>
    </w:p>
    <w:p w14:paraId="5E50A55A" w14:textId="77777777" w:rsidR="00602EA3" w:rsidRPr="003A06D0" w:rsidRDefault="00602EA3">
      <w:pPr>
        <w:pStyle w:val="Index1"/>
        <w:tabs>
          <w:tab w:val="right" w:leader="dot" w:pos="4310"/>
        </w:tabs>
        <w:rPr>
          <w:noProof/>
          <w:lang w:val="en-GB"/>
        </w:rPr>
      </w:pPr>
      <w:r w:rsidRPr="003A06D0">
        <w:rPr>
          <w:noProof/>
          <w:lang w:val="en-GB"/>
        </w:rPr>
        <w:t>SigningTimeInfo</w:t>
      </w:r>
    </w:p>
    <w:p w14:paraId="56E445A9" w14:textId="77777777" w:rsidR="00602EA3" w:rsidRPr="003A06D0" w:rsidRDefault="00602EA3">
      <w:pPr>
        <w:pStyle w:val="Index2"/>
        <w:tabs>
          <w:tab w:val="right" w:leader="dot" w:pos="4310"/>
        </w:tabs>
        <w:rPr>
          <w:noProof/>
          <w:lang w:val="en-GB"/>
        </w:rPr>
      </w:pPr>
      <w:r w:rsidRPr="003A06D0">
        <w:rPr>
          <w:noProof/>
          <w:lang w:val="en-GB"/>
        </w:rPr>
        <w:t>LowerBoundary, 102</w:t>
      </w:r>
    </w:p>
    <w:p w14:paraId="0E5147AE" w14:textId="77777777" w:rsidR="00602EA3" w:rsidRPr="003A06D0" w:rsidRDefault="00602EA3">
      <w:pPr>
        <w:pStyle w:val="Index2"/>
        <w:tabs>
          <w:tab w:val="right" w:leader="dot" w:pos="4310"/>
        </w:tabs>
        <w:rPr>
          <w:noProof/>
          <w:lang w:val="en-GB"/>
        </w:rPr>
      </w:pPr>
      <w:r w:rsidRPr="003A06D0">
        <w:rPr>
          <w:noProof/>
          <w:lang w:val="en-GB"/>
        </w:rPr>
        <w:t>SigningTime, 102</w:t>
      </w:r>
    </w:p>
    <w:p w14:paraId="5F37852C" w14:textId="77777777" w:rsidR="00602EA3" w:rsidRPr="003A06D0" w:rsidRDefault="00602EA3">
      <w:pPr>
        <w:pStyle w:val="Index2"/>
        <w:tabs>
          <w:tab w:val="right" w:leader="dot" w:pos="4310"/>
        </w:tabs>
        <w:rPr>
          <w:noProof/>
          <w:lang w:val="en-GB"/>
        </w:rPr>
      </w:pPr>
      <w:r w:rsidRPr="003A06D0">
        <w:rPr>
          <w:noProof/>
          <w:lang w:val="en-GB"/>
        </w:rPr>
        <w:t>SigningTimeBoundaries, 102</w:t>
      </w:r>
    </w:p>
    <w:p w14:paraId="6FFCD434" w14:textId="77777777" w:rsidR="00602EA3" w:rsidRPr="003A06D0" w:rsidRDefault="00602EA3">
      <w:pPr>
        <w:pStyle w:val="Index2"/>
        <w:tabs>
          <w:tab w:val="right" w:leader="dot" w:pos="4310"/>
        </w:tabs>
        <w:rPr>
          <w:noProof/>
          <w:lang w:val="en-GB"/>
        </w:rPr>
      </w:pPr>
      <w:r w:rsidRPr="003A06D0">
        <w:rPr>
          <w:noProof/>
          <w:lang w:val="en-GB"/>
        </w:rPr>
        <w:t>UpperBoundary, 102</w:t>
      </w:r>
    </w:p>
    <w:p w14:paraId="5165CC52" w14:textId="77777777" w:rsidR="00602EA3" w:rsidRPr="003A06D0" w:rsidRDefault="00602EA3">
      <w:pPr>
        <w:pStyle w:val="Index1"/>
        <w:tabs>
          <w:tab w:val="right" w:leader="dot" w:pos="4310"/>
        </w:tabs>
        <w:rPr>
          <w:noProof/>
          <w:lang w:val="en-GB"/>
        </w:rPr>
      </w:pPr>
      <w:r w:rsidRPr="003A06D0">
        <w:rPr>
          <w:noProof/>
          <w:lang w:val="en-GB"/>
        </w:rPr>
        <w:t>SignRequests</w:t>
      </w:r>
    </w:p>
    <w:p w14:paraId="495C4253" w14:textId="77777777" w:rsidR="00602EA3" w:rsidRPr="003A06D0" w:rsidRDefault="00602EA3">
      <w:pPr>
        <w:pStyle w:val="Index2"/>
        <w:tabs>
          <w:tab w:val="right" w:leader="dot" w:pos="4310"/>
        </w:tabs>
        <w:rPr>
          <w:noProof/>
          <w:lang w:val="en-GB"/>
        </w:rPr>
      </w:pPr>
      <w:r w:rsidRPr="003A06D0">
        <w:rPr>
          <w:noProof/>
          <w:lang w:val="en-GB"/>
        </w:rPr>
        <w:t>InputDocuments, 45</w:t>
      </w:r>
    </w:p>
    <w:p w14:paraId="73695080" w14:textId="77777777" w:rsidR="00602EA3" w:rsidRPr="003A06D0" w:rsidRDefault="00602EA3">
      <w:pPr>
        <w:pStyle w:val="Index2"/>
        <w:tabs>
          <w:tab w:val="right" w:leader="dot" w:pos="4310"/>
        </w:tabs>
        <w:rPr>
          <w:noProof/>
          <w:lang w:val="en-GB"/>
        </w:rPr>
      </w:pPr>
      <w:r w:rsidRPr="003A06D0">
        <w:rPr>
          <w:noProof/>
          <w:lang w:val="en-GB"/>
        </w:rPr>
        <w:t>OptionalInputs, 45</w:t>
      </w:r>
    </w:p>
    <w:p w14:paraId="2A424359" w14:textId="77777777" w:rsidR="00602EA3" w:rsidRPr="003A06D0" w:rsidRDefault="00602EA3">
      <w:pPr>
        <w:pStyle w:val="Index1"/>
        <w:tabs>
          <w:tab w:val="right" w:leader="dot" w:pos="4310"/>
        </w:tabs>
        <w:rPr>
          <w:noProof/>
          <w:lang w:val="en-GB"/>
        </w:rPr>
      </w:pPr>
      <w:r w:rsidRPr="003A06D0">
        <w:rPr>
          <w:noProof/>
          <w:lang w:val="en-GB"/>
        </w:rPr>
        <w:t>SignResponse</w:t>
      </w:r>
    </w:p>
    <w:p w14:paraId="4B1E891E" w14:textId="77777777" w:rsidR="00602EA3" w:rsidRPr="003A06D0" w:rsidRDefault="00602EA3">
      <w:pPr>
        <w:pStyle w:val="Index2"/>
        <w:tabs>
          <w:tab w:val="right" w:leader="dot" w:pos="4310"/>
        </w:tabs>
        <w:rPr>
          <w:noProof/>
          <w:lang w:val="en-GB"/>
        </w:rPr>
      </w:pPr>
      <w:r w:rsidRPr="003A06D0">
        <w:rPr>
          <w:noProof/>
          <w:lang w:val="en-GB"/>
        </w:rPr>
        <w:t>OptionalOutputs, 46</w:t>
      </w:r>
    </w:p>
    <w:p w14:paraId="6D7F314B" w14:textId="77777777" w:rsidR="00602EA3" w:rsidRPr="003A06D0" w:rsidRDefault="00602EA3">
      <w:pPr>
        <w:pStyle w:val="Index2"/>
        <w:tabs>
          <w:tab w:val="right" w:leader="dot" w:pos="4310"/>
        </w:tabs>
        <w:rPr>
          <w:noProof/>
          <w:lang w:val="en-GB"/>
        </w:rPr>
      </w:pPr>
      <w:r w:rsidRPr="003A06D0">
        <w:rPr>
          <w:noProof/>
          <w:lang w:val="en-GB"/>
        </w:rPr>
        <w:t>SignatureObject, 46</w:t>
      </w:r>
    </w:p>
    <w:p w14:paraId="4392EB94" w14:textId="77777777" w:rsidR="00602EA3" w:rsidRPr="003A06D0" w:rsidRDefault="00602EA3">
      <w:pPr>
        <w:pStyle w:val="Index1"/>
        <w:tabs>
          <w:tab w:val="right" w:leader="dot" w:pos="4310"/>
        </w:tabs>
        <w:rPr>
          <w:noProof/>
          <w:lang w:val="en-GB"/>
        </w:rPr>
      </w:pPr>
      <w:r w:rsidRPr="003A06D0">
        <w:rPr>
          <w:noProof/>
          <w:lang w:val="en-GB"/>
        </w:rPr>
        <w:t>Transform</w:t>
      </w:r>
    </w:p>
    <w:p w14:paraId="766464CE" w14:textId="77777777" w:rsidR="00602EA3" w:rsidRPr="003A06D0" w:rsidRDefault="00602EA3">
      <w:pPr>
        <w:pStyle w:val="Index2"/>
        <w:tabs>
          <w:tab w:val="right" w:leader="dot" w:pos="4310"/>
        </w:tabs>
        <w:rPr>
          <w:noProof/>
          <w:lang w:val="en-GB"/>
        </w:rPr>
      </w:pPr>
      <w:r w:rsidRPr="003A06D0">
        <w:rPr>
          <w:noProof/>
          <w:lang w:val="en-GB"/>
        </w:rPr>
        <w:t>Algorithm, 111</w:t>
      </w:r>
    </w:p>
    <w:p w14:paraId="047C1D17" w14:textId="77777777" w:rsidR="00602EA3" w:rsidRPr="003A06D0" w:rsidRDefault="00602EA3">
      <w:pPr>
        <w:pStyle w:val="Index2"/>
        <w:tabs>
          <w:tab w:val="right" w:leader="dot" w:pos="4310"/>
        </w:tabs>
        <w:rPr>
          <w:noProof/>
          <w:lang w:val="en-GB"/>
        </w:rPr>
      </w:pPr>
      <w:r w:rsidRPr="003A06D0">
        <w:rPr>
          <w:noProof/>
          <w:lang w:val="en-GB"/>
        </w:rPr>
        <w:t>Base64Content, 111</w:t>
      </w:r>
    </w:p>
    <w:p w14:paraId="28749E59" w14:textId="77777777" w:rsidR="00602EA3" w:rsidRPr="003A06D0" w:rsidRDefault="00602EA3">
      <w:pPr>
        <w:pStyle w:val="Index2"/>
        <w:tabs>
          <w:tab w:val="right" w:leader="dot" w:pos="4310"/>
        </w:tabs>
        <w:rPr>
          <w:noProof/>
          <w:lang w:val="en-GB"/>
        </w:rPr>
      </w:pPr>
      <w:r w:rsidRPr="003A06D0">
        <w:rPr>
          <w:noProof/>
          <w:lang w:val="en-GB"/>
        </w:rPr>
        <w:t>NsPrefixMapping, 111</w:t>
      </w:r>
    </w:p>
    <w:p w14:paraId="1CEB8F81" w14:textId="77777777" w:rsidR="00602EA3" w:rsidRPr="003A06D0" w:rsidRDefault="00602EA3">
      <w:pPr>
        <w:pStyle w:val="Index2"/>
        <w:tabs>
          <w:tab w:val="right" w:leader="dot" w:pos="4310"/>
        </w:tabs>
        <w:rPr>
          <w:noProof/>
          <w:lang w:val="en-GB"/>
        </w:rPr>
      </w:pPr>
      <w:r w:rsidRPr="003A06D0">
        <w:rPr>
          <w:noProof/>
          <w:lang w:val="en-GB"/>
        </w:rPr>
        <w:t>value, 111</w:t>
      </w:r>
    </w:p>
    <w:p w14:paraId="13ED132B" w14:textId="77777777" w:rsidR="00602EA3" w:rsidRPr="003A06D0" w:rsidRDefault="00602EA3">
      <w:pPr>
        <w:pStyle w:val="Index2"/>
        <w:tabs>
          <w:tab w:val="right" w:leader="dot" w:pos="4310"/>
        </w:tabs>
        <w:rPr>
          <w:noProof/>
          <w:lang w:val="en-GB"/>
        </w:rPr>
      </w:pPr>
      <w:r w:rsidRPr="003A06D0">
        <w:rPr>
          <w:noProof/>
          <w:lang w:val="en-GB"/>
        </w:rPr>
        <w:t>XPath, 111</w:t>
      </w:r>
    </w:p>
    <w:p w14:paraId="09052128" w14:textId="77777777" w:rsidR="00602EA3" w:rsidRPr="003A06D0" w:rsidRDefault="00602EA3">
      <w:pPr>
        <w:pStyle w:val="Index1"/>
        <w:tabs>
          <w:tab w:val="right" w:leader="dot" w:pos="4310"/>
        </w:tabs>
        <w:rPr>
          <w:noProof/>
          <w:lang w:val="en-GB"/>
        </w:rPr>
      </w:pPr>
      <w:r w:rsidRPr="003A06D0">
        <w:rPr>
          <w:noProof/>
          <w:lang w:val="en-GB"/>
        </w:rPr>
        <w:t>TransformedData</w:t>
      </w:r>
    </w:p>
    <w:p w14:paraId="24D5A86A" w14:textId="77777777" w:rsidR="00602EA3" w:rsidRPr="003A06D0" w:rsidRDefault="00602EA3">
      <w:pPr>
        <w:pStyle w:val="Index2"/>
        <w:tabs>
          <w:tab w:val="right" w:leader="dot" w:pos="4310"/>
        </w:tabs>
        <w:rPr>
          <w:noProof/>
          <w:lang w:val="en-GB"/>
        </w:rPr>
      </w:pPr>
      <w:r w:rsidRPr="003A06D0">
        <w:rPr>
          <w:noProof/>
          <w:lang w:val="en-GB"/>
        </w:rPr>
        <w:t>Base64Data, 41</w:t>
      </w:r>
    </w:p>
    <w:p w14:paraId="33AABCC8" w14:textId="77777777" w:rsidR="00602EA3" w:rsidRPr="003A06D0" w:rsidRDefault="00602EA3">
      <w:pPr>
        <w:pStyle w:val="Index2"/>
        <w:tabs>
          <w:tab w:val="right" w:leader="dot" w:pos="4310"/>
        </w:tabs>
        <w:rPr>
          <w:noProof/>
          <w:lang w:val="en-GB"/>
        </w:rPr>
      </w:pPr>
      <w:r w:rsidRPr="003A06D0">
        <w:rPr>
          <w:noProof/>
          <w:lang w:val="en-GB"/>
        </w:rPr>
        <w:t>Transforms, 40</w:t>
      </w:r>
    </w:p>
    <w:p w14:paraId="38190911" w14:textId="77777777" w:rsidR="00602EA3" w:rsidRPr="003A06D0" w:rsidRDefault="00602EA3">
      <w:pPr>
        <w:pStyle w:val="Index2"/>
        <w:tabs>
          <w:tab w:val="right" w:leader="dot" w:pos="4310"/>
        </w:tabs>
        <w:rPr>
          <w:noProof/>
          <w:lang w:val="en-GB"/>
        </w:rPr>
      </w:pPr>
      <w:r w:rsidRPr="003A06D0">
        <w:rPr>
          <w:noProof/>
          <w:lang w:val="en-GB"/>
        </w:rPr>
        <w:t>WhichReference, 41</w:t>
      </w:r>
    </w:p>
    <w:p w14:paraId="337DA4CC" w14:textId="77777777" w:rsidR="00602EA3" w:rsidRPr="003A06D0" w:rsidRDefault="00602EA3">
      <w:pPr>
        <w:pStyle w:val="Index1"/>
        <w:tabs>
          <w:tab w:val="right" w:leader="dot" w:pos="4310"/>
        </w:tabs>
        <w:rPr>
          <w:noProof/>
          <w:lang w:val="en-GB"/>
        </w:rPr>
      </w:pPr>
      <w:r w:rsidRPr="003A06D0">
        <w:rPr>
          <w:noProof/>
          <w:lang w:val="en-GB"/>
        </w:rPr>
        <w:t>TransformedDocument</w:t>
      </w:r>
    </w:p>
    <w:p w14:paraId="7627F4DB" w14:textId="77777777" w:rsidR="00602EA3" w:rsidRPr="003A06D0" w:rsidRDefault="00602EA3">
      <w:pPr>
        <w:pStyle w:val="Index2"/>
        <w:tabs>
          <w:tab w:val="right" w:leader="dot" w:pos="4310"/>
        </w:tabs>
        <w:rPr>
          <w:noProof/>
          <w:lang w:val="en-GB"/>
        </w:rPr>
      </w:pPr>
      <w:r w:rsidRPr="003A06D0">
        <w:rPr>
          <w:noProof/>
          <w:lang w:val="en-GB"/>
        </w:rPr>
        <w:t>Document, 106</w:t>
      </w:r>
    </w:p>
    <w:p w14:paraId="75E97216" w14:textId="77777777" w:rsidR="00602EA3" w:rsidRPr="003A06D0" w:rsidRDefault="00602EA3">
      <w:pPr>
        <w:pStyle w:val="Index2"/>
        <w:tabs>
          <w:tab w:val="right" w:leader="dot" w:pos="4310"/>
        </w:tabs>
        <w:rPr>
          <w:noProof/>
          <w:lang w:val="en-GB"/>
        </w:rPr>
      </w:pPr>
      <w:r w:rsidRPr="003A06D0">
        <w:rPr>
          <w:noProof/>
          <w:lang w:val="en-GB"/>
        </w:rPr>
        <w:t>WhichReference, 106</w:t>
      </w:r>
    </w:p>
    <w:p w14:paraId="17CAB200" w14:textId="77777777" w:rsidR="00602EA3" w:rsidRPr="003A06D0" w:rsidRDefault="00602EA3">
      <w:pPr>
        <w:pStyle w:val="Index1"/>
        <w:tabs>
          <w:tab w:val="right" w:leader="dot" w:pos="4310"/>
        </w:tabs>
        <w:rPr>
          <w:noProof/>
          <w:lang w:val="en-GB"/>
        </w:rPr>
      </w:pPr>
      <w:r w:rsidRPr="003A06D0">
        <w:rPr>
          <w:noProof/>
          <w:lang w:val="en-GB"/>
        </w:rPr>
        <w:t>Transforms</w:t>
      </w:r>
    </w:p>
    <w:p w14:paraId="561B7527" w14:textId="77777777" w:rsidR="00602EA3" w:rsidRPr="003A06D0" w:rsidRDefault="00602EA3">
      <w:pPr>
        <w:pStyle w:val="Index2"/>
        <w:tabs>
          <w:tab w:val="right" w:leader="dot" w:pos="4310"/>
        </w:tabs>
        <w:rPr>
          <w:noProof/>
          <w:lang w:val="en-GB"/>
        </w:rPr>
      </w:pPr>
      <w:r w:rsidRPr="003A06D0">
        <w:rPr>
          <w:noProof/>
          <w:lang w:val="en-GB"/>
        </w:rPr>
        <w:t>Transform, 110</w:t>
      </w:r>
    </w:p>
    <w:p w14:paraId="766A3A1F" w14:textId="77777777" w:rsidR="00602EA3" w:rsidRPr="003A06D0" w:rsidRDefault="00602EA3">
      <w:pPr>
        <w:pStyle w:val="Index1"/>
        <w:tabs>
          <w:tab w:val="right" w:leader="dot" w:pos="4310"/>
        </w:tabs>
        <w:rPr>
          <w:noProof/>
          <w:lang w:val="en-GB"/>
        </w:rPr>
      </w:pPr>
      <w:r w:rsidRPr="003A06D0">
        <w:rPr>
          <w:noProof/>
          <w:lang w:val="en-GB"/>
        </w:rPr>
        <w:t>UseVerificationTime</w:t>
      </w:r>
    </w:p>
    <w:p w14:paraId="6444B91C" w14:textId="77777777" w:rsidR="00602EA3" w:rsidRPr="003A06D0" w:rsidRDefault="00602EA3">
      <w:pPr>
        <w:pStyle w:val="Index2"/>
        <w:tabs>
          <w:tab w:val="right" w:leader="dot" w:pos="4310"/>
        </w:tabs>
        <w:rPr>
          <w:noProof/>
          <w:lang w:val="en-GB"/>
        </w:rPr>
      </w:pPr>
      <w:r w:rsidRPr="003A06D0">
        <w:rPr>
          <w:noProof/>
          <w:lang w:val="en-GB"/>
        </w:rPr>
        <w:t>Base64Content, 92</w:t>
      </w:r>
    </w:p>
    <w:p w14:paraId="3B7E5F22" w14:textId="77777777" w:rsidR="00602EA3" w:rsidRPr="003A06D0" w:rsidRDefault="00602EA3">
      <w:pPr>
        <w:pStyle w:val="Index2"/>
        <w:tabs>
          <w:tab w:val="right" w:leader="dot" w:pos="4310"/>
        </w:tabs>
        <w:rPr>
          <w:noProof/>
          <w:lang w:val="en-GB"/>
        </w:rPr>
      </w:pPr>
      <w:r w:rsidRPr="003A06D0">
        <w:rPr>
          <w:noProof/>
          <w:lang w:val="en-GB"/>
        </w:rPr>
        <w:t>CurrentTime, 92</w:t>
      </w:r>
    </w:p>
    <w:p w14:paraId="7A146DC5" w14:textId="77777777" w:rsidR="00602EA3" w:rsidRPr="003A06D0" w:rsidRDefault="00602EA3">
      <w:pPr>
        <w:pStyle w:val="Index2"/>
        <w:tabs>
          <w:tab w:val="right" w:leader="dot" w:pos="4310"/>
        </w:tabs>
        <w:rPr>
          <w:noProof/>
          <w:lang w:val="en-GB"/>
        </w:rPr>
      </w:pPr>
      <w:r w:rsidRPr="003A06D0">
        <w:rPr>
          <w:noProof/>
          <w:lang w:val="en-GB"/>
        </w:rPr>
        <w:t>SpecificTime, 92</w:t>
      </w:r>
    </w:p>
    <w:p w14:paraId="7CC41746" w14:textId="77777777" w:rsidR="00602EA3" w:rsidRPr="003A06D0" w:rsidRDefault="00602EA3">
      <w:pPr>
        <w:pStyle w:val="Index1"/>
        <w:tabs>
          <w:tab w:val="right" w:leader="dot" w:pos="4310"/>
        </w:tabs>
        <w:rPr>
          <w:noProof/>
          <w:lang w:val="en-GB"/>
        </w:rPr>
      </w:pPr>
      <w:r w:rsidRPr="003A06D0">
        <w:rPr>
          <w:noProof/>
          <w:lang w:val="en-GB"/>
        </w:rPr>
        <w:t>VerificationTimeInfo</w:t>
      </w:r>
    </w:p>
    <w:p w14:paraId="09BDCA40" w14:textId="77777777" w:rsidR="00602EA3" w:rsidRPr="003A06D0" w:rsidRDefault="00602EA3">
      <w:pPr>
        <w:pStyle w:val="Index2"/>
        <w:tabs>
          <w:tab w:val="right" w:leader="dot" w:pos="4310"/>
        </w:tabs>
        <w:rPr>
          <w:noProof/>
          <w:lang w:val="en-GB"/>
        </w:rPr>
      </w:pPr>
      <w:r w:rsidRPr="003A06D0">
        <w:rPr>
          <w:noProof/>
          <w:lang w:val="en-GB"/>
        </w:rPr>
        <w:t>AdditionalTimeInfo, 95</w:t>
      </w:r>
    </w:p>
    <w:p w14:paraId="5104A96E" w14:textId="77777777" w:rsidR="00602EA3" w:rsidRPr="003A06D0" w:rsidRDefault="00602EA3">
      <w:pPr>
        <w:pStyle w:val="Index2"/>
        <w:tabs>
          <w:tab w:val="right" w:leader="dot" w:pos="4310"/>
        </w:tabs>
        <w:rPr>
          <w:noProof/>
          <w:lang w:val="en-GB"/>
        </w:rPr>
      </w:pPr>
      <w:r w:rsidRPr="003A06D0">
        <w:rPr>
          <w:noProof/>
          <w:lang w:val="en-GB"/>
        </w:rPr>
        <w:t>VerificationTime, 95</w:t>
      </w:r>
    </w:p>
    <w:p w14:paraId="3AE4B2EF" w14:textId="77777777" w:rsidR="00602EA3" w:rsidRPr="003A06D0" w:rsidRDefault="00602EA3">
      <w:pPr>
        <w:pStyle w:val="Index1"/>
        <w:tabs>
          <w:tab w:val="right" w:leader="dot" w:pos="4310"/>
        </w:tabs>
        <w:rPr>
          <w:noProof/>
          <w:lang w:val="en-GB"/>
        </w:rPr>
      </w:pPr>
      <w:r w:rsidRPr="003A06D0">
        <w:rPr>
          <w:noProof/>
          <w:lang w:val="en-GB"/>
        </w:rPr>
        <w:t>VerifyManifestResults</w:t>
      </w:r>
    </w:p>
    <w:p w14:paraId="72B149B9" w14:textId="77777777" w:rsidR="00602EA3" w:rsidRPr="003A06D0" w:rsidRDefault="00602EA3">
      <w:pPr>
        <w:pStyle w:val="Index2"/>
        <w:tabs>
          <w:tab w:val="right" w:leader="dot" w:pos="4310"/>
        </w:tabs>
        <w:rPr>
          <w:noProof/>
          <w:lang w:val="en-GB"/>
        </w:rPr>
      </w:pPr>
      <w:r w:rsidRPr="003A06D0">
        <w:rPr>
          <w:noProof/>
          <w:lang w:val="en-GB"/>
        </w:rPr>
        <w:t>ManifestResult, 89</w:t>
      </w:r>
    </w:p>
    <w:p w14:paraId="16662250" w14:textId="77777777" w:rsidR="00602EA3" w:rsidRPr="003A06D0" w:rsidRDefault="00602EA3">
      <w:pPr>
        <w:pStyle w:val="Index1"/>
        <w:tabs>
          <w:tab w:val="right" w:leader="dot" w:pos="4310"/>
        </w:tabs>
        <w:rPr>
          <w:noProof/>
          <w:lang w:val="en-GB"/>
        </w:rPr>
      </w:pPr>
      <w:r w:rsidRPr="003A06D0">
        <w:rPr>
          <w:noProof/>
          <w:lang w:val="en-GB"/>
        </w:rPr>
        <w:t>VerifyRequest</w:t>
      </w:r>
    </w:p>
    <w:p w14:paraId="673F2450" w14:textId="77777777" w:rsidR="00602EA3" w:rsidRPr="003A06D0" w:rsidRDefault="00602EA3">
      <w:pPr>
        <w:pStyle w:val="Index2"/>
        <w:tabs>
          <w:tab w:val="right" w:leader="dot" w:pos="4310"/>
        </w:tabs>
        <w:rPr>
          <w:noProof/>
          <w:lang w:val="en-GB"/>
        </w:rPr>
      </w:pPr>
      <w:r w:rsidRPr="003A06D0">
        <w:rPr>
          <w:noProof/>
          <w:lang w:val="en-GB"/>
        </w:rPr>
        <w:t>InputDocuments, 51</w:t>
      </w:r>
    </w:p>
    <w:p w14:paraId="7C60F550" w14:textId="77777777" w:rsidR="00602EA3" w:rsidRPr="003A06D0" w:rsidRDefault="00602EA3">
      <w:pPr>
        <w:pStyle w:val="Index2"/>
        <w:tabs>
          <w:tab w:val="right" w:leader="dot" w:pos="4310"/>
        </w:tabs>
        <w:rPr>
          <w:noProof/>
          <w:lang w:val="en-GB"/>
        </w:rPr>
      </w:pPr>
      <w:r w:rsidRPr="003A06D0">
        <w:rPr>
          <w:noProof/>
          <w:lang w:val="en-GB"/>
        </w:rPr>
        <w:t>OptionalInputs, 51</w:t>
      </w:r>
    </w:p>
    <w:p w14:paraId="2EAFFF9D" w14:textId="77777777" w:rsidR="00602EA3" w:rsidRPr="003A06D0" w:rsidRDefault="00602EA3">
      <w:pPr>
        <w:pStyle w:val="Index2"/>
        <w:tabs>
          <w:tab w:val="right" w:leader="dot" w:pos="4310"/>
        </w:tabs>
        <w:rPr>
          <w:noProof/>
          <w:lang w:val="en-GB"/>
        </w:rPr>
      </w:pPr>
      <w:r w:rsidRPr="003A06D0">
        <w:rPr>
          <w:noProof/>
          <w:lang w:val="en-GB"/>
        </w:rPr>
        <w:t>SignatureObject, 51</w:t>
      </w:r>
    </w:p>
    <w:p w14:paraId="30EE0620" w14:textId="77777777" w:rsidR="00602EA3" w:rsidRPr="003A06D0" w:rsidRDefault="00602EA3">
      <w:pPr>
        <w:pStyle w:val="Index1"/>
        <w:tabs>
          <w:tab w:val="right" w:leader="dot" w:pos="4310"/>
        </w:tabs>
        <w:rPr>
          <w:noProof/>
          <w:lang w:val="en-GB"/>
        </w:rPr>
      </w:pPr>
      <w:r w:rsidRPr="003A06D0">
        <w:rPr>
          <w:noProof/>
          <w:lang w:val="en-GB"/>
        </w:rPr>
        <w:t>VerifyResponse</w:t>
      </w:r>
    </w:p>
    <w:p w14:paraId="366DB62B" w14:textId="77777777" w:rsidR="00602EA3" w:rsidRPr="003A06D0" w:rsidRDefault="00602EA3">
      <w:pPr>
        <w:pStyle w:val="Index2"/>
        <w:tabs>
          <w:tab w:val="right" w:leader="dot" w:pos="4310"/>
        </w:tabs>
        <w:rPr>
          <w:noProof/>
          <w:lang w:val="en-GB"/>
        </w:rPr>
      </w:pPr>
      <w:r w:rsidRPr="003A06D0">
        <w:rPr>
          <w:noProof/>
          <w:lang w:val="en-GB"/>
        </w:rPr>
        <w:t>OptionalOutputs, 52</w:t>
      </w:r>
    </w:p>
    <w:p w14:paraId="29F26078" w14:textId="77777777" w:rsidR="00602EA3" w:rsidRPr="003A06D0" w:rsidRDefault="00602EA3">
      <w:pPr>
        <w:pStyle w:val="Index1"/>
        <w:tabs>
          <w:tab w:val="right" w:leader="dot" w:pos="4310"/>
        </w:tabs>
        <w:rPr>
          <w:noProof/>
          <w:lang w:val="en-GB"/>
        </w:rPr>
      </w:pPr>
      <w:r w:rsidRPr="003A06D0">
        <w:rPr>
          <w:noProof/>
          <w:lang w:val="en-GB"/>
        </w:rPr>
        <w:t>X509Digest</w:t>
      </w:r>
    </w:p>
    <w:p w14:paraId="526BB50F" w14:textId="77777777" w:rsidR="00602EA3" w:rsidRPr="003A06D0" w:rsidRDefault="00602EA3">
      <w:pPr>
        <w:pStyle w:val="Index2"/>
        <w:tabs>
          <w:tab w:val="right" w:leader="dot" w:pos="4310"/>
        </w:tabs>
        <w:rPr>
          <w:noProof/>
          <w:lang w:val="en-GB"/>
        </w:rPr>
      </w:pPr>
      <w:r w:rsidRPr="003A06D0">
        <w:rPr>
          <w:noProof/>
          <w:lang w:val="en-GB"/>
        </w:rPr>
        <w:t>Algorithm, 78</w:t>
      </w:r>
    </w:p>
    <w:p w14:paraId="090DD5A5" w14:textId="77777777" w:rsidR="00602EA3" w:rsidRPr="003A06D0" w:rsidRDefault="00602EA3">
      <w:pPr>
        <w:pStyle w:val="Index2"/>
        <w:tabs>
          <w:tab w:val="right" w:leader="dot" w:pos="4310"/>
        </w:tabs>
        <w:rPr>
          <w:noProof/>
          <w:lang w:val="en-GB"/>
        </w:rPr>
      </w:pPr>
      <w:r w:rsidRPr="003A06D0">
        <w:rPr>
          <w:noProof/>
          <w:lang w:val="en-GB"/>
        </w:rPr>
        <w:t>value, 77</w:t>
      </w:r>
    </w:p>
    <w:p w14:paraId="72C9E292" w14:textId="77777777" w:rsidR="00602EA3" w:rsidRPr="003A06D0" w:rsidRDefault="00602EA3" w:rsidP="00BF4F83">
      <w:pPr>
        <w:pStyle w:val="Verzeichnis1"/>
        <w:rPr>
          <w:noProof/>
          <w:lang w:val="en-GB"/>
        </w:rPr>
        <w:sectPr w:rsidR="00602EA3" w:rsidRPr="003A06D0" w:rsidSect="00602EA3">
          <w:type w:val="continuous"/>
          <w:pgSz w:w="12240" w:h="15840" w:code="1"/>
          <w:pgMar w:top="1440" w:right="1440" w:bottom="720" w:left="1440" w:header="720" w:footer="720" w:gutter="0"/>
          <w:cols w:num="2" w:space="720"/>
          <w:docGrid w:linePitch="360"/>
        </w:sectPr>
      </w:pPr>
    </w:p>
    <w:p w14:paraId="4605EDC1" w14:textId="77777777" w:rsidR="00BF4F83" w:rsidRPr="003A06D0" w:rsidRDefault="00BF4F83" w:rsidP="00BF4F83">
      <w:pPr>
        <w:pStyle w:val="Verzeichnis1"/>
        <w:rPr>
          <w:lang w:val="en-GB"/>
        </w:rPr>
      </w:pPr>
      <w:r w:rsidRPr="003A06D0">
        <w:rPr>
          <w:lang w:val="en-GB"/>
        </w:rPr>
        <w:fldChar w:fldCharType="end"/>
      </w:r>
    </w:p>
    <w:bookmarkStart w:id="22836" w:name="sec_ListOfFigures"/>
    <w:bookmarkStart w:id="22837" w:name="_Toc478074902"/>
    <w:bookmarkStart w:id="22838" w:name="_Toc480914771"/>
    <w:bookmarkStart w:id="22839" w:name="_Toc481065065"/>
    <w:bookmarkEnd w:id="22836"/>
    <w:p w14:paraId="6C7EE28C" w14:textId="77777777" w:rsidR="00BF4F83" w:rsidRPr="003A06D0" w:rsidRDefault="00BF4F83" w:rsidP="00757629">
      <w:pPr>
        <w:pStyle w:val="AppendixHeading1"/>
        <w:rPr>
          <w:lang w:val="en-GB"/>
        </w:rPr>
      </w:pPr>
      <w:r w:rsidRPr="003A06D0">
        <w:rPr>
          <w:lang w:val="en-GB"/>
        </w:rPr>
        <w:lastRenderedPageBreak/>
        <w:fldChar w:fldCharType="begin"/>
      </w:r>
      <w:r w:rsidRPr="003A06D0">
        <w:rPr>
          <w:lang w:val="en-GB"/>
        </w:rPr>
        <w:instrText xml:space="preserve"> HYPERLINK  \l "sec_ListOfFigures" </w:instrText>
      </w:r>
      <w:r w:rsidRPr="003A06D0">
        <w:rPr>
          <w:lang w:val="en-GB"/>
        </w:rPr>
        <w:fldChar w:fldCharType="separate"/>
      </w:r>
      <w:bookmarkStart w:id="22840" w:name="_Toc522668752"/>
      <w:bookmarkStart w:id="22841" w:name="_Toc10202578"/>
      <w:r w:rsidRPr="003A06D0">
        <w:rPr>
          <w:rStyle w:val="Hyperlink"/>
          <w:lang w:val="en-GB"/>
        </w:rPr>
        <w:t>List of Figures</w:t>
      </w:r>
      <w:bookmarkEnd w:id="22837"/>
      <w:bookmarkEnd w:id="22838"/>
      <w:bookmarkEnd w:id="22839"/>
      <w:bookmarkEnd w:id="22840"/>
      <w:bookmarkEnd w:id="22841"/>
      <w:r w:rsidRPr="003A06D0">
        <w:rPr>
          <w:lang w:val="en-GB"/>
        </w:rPr>
        <w:fldChar w:fldCharType="end"/>
      </w:r>
    </w:p>
    <w:p w14:paraId="5AC6021B" w14:textId="77777777" w:rsidR="00AD3D5F" w:rsidRPr="003A06D0" w:rsidRDefault="00BF4F83">
      <w:pPr>
        <w:pStyle w:val="Abbildungsverzeichnis"/>
        <w:rPr>
          <w:rFonts w:eastAsiaTheme="minorEastAsia" w:cstheme="minorBidi"/>
          <w:b w:val="0"/>
          <w:bCs w:val="0"/>
          <w:noProof/>
          <w:sz w:val="22"/>
          <w:szCs w:val="22"/>
          <w:lang w:val="en-GB" w:eastAsia="en-GB"/>
        </w:rPr>
      </w:pPr>
      <w:r w:rsidRPr="003A06D0">
        <w:rPr>
          <w:lang w:val="en-GB"/>
        </w:rPr>
        <w:fldChar w:fldCharType="begin"/>
      </w:r>
      <w:r w:rsidRPr="003A06D0">
        <w:rPr>
          <w:lang w:val="en-GB"/>
        </w:rPr>
        <w:instrText xml:space="preserve"> TOC \c "Figure" </w:instrText>
      </w:r>
      <w:r w:rsidRPr="003A06D0">
        <w:rPr>
          <w:lang w:val="en-GB"/>
        </w:rPr>
        <w:fldChar w:fldCharType="separate"/>
      </w:r>
      <w:r w:rsidR="00AD3D5F" w:rsidRPr="003A06D0">
        <w:rPr>
          <w:noProof/>
          <w:lang w:val="en-GB"/>
        </w:rPr>
        <w:t>Figure 1:Component overview</w:t>
      </w:r>
      <w:r w:rsidR="00AD3D5F" w:rsidRPr="003A06D0">
        <w:rPr>
          <w:noProof/>
          <w:lang w:val="en-GB"/>
        </w:rPr>
        <w:tab/>
      </w:r>
      <w:r w:rsidR="00AD3D5F" w:rsidRPr="003A06D0">
        <w:rPr>
          <w:noProof/>
          <w:lang w:val="en-GB"/>
        </w:rPr>
        <w:fldChar w:fldCharType="begin"/>
      </w:r>
      <w:r w:rsidR="00AD3D5F" w:rsidRPr="003A06D0">
        <w:rPr>
          <w:noProof/>
          <w:lang w:val="en-GB"/>
        </w:rPr>
        <w:instrText xml:space="preserve"> PAGEREF _Toc534749413 \h </w:instrText>
      </w:r>
      <w:r w:rsidR="00AD3D5F" w:rsidRPr="003A06D0">
        <w:rPr>
          <w:noProof/>
          <w:lang w:val="en-GB"/>
        </w:rPr>
      </w:r>
      <w:r w:rsidR="00AD3D5F" w:rsidRPr="003A06D0">
        <w:rPr>
          <w:noProof/>
          <w:lang w:val="en-GB"/>
        </w:rPr>
        <w:fldChar w:fldCharType="separate"/>
      </w:r>
      <w:r w:rsidR="00AD3D5F" w:rsidRPr="003A06D0">
        <w:rPr>
          <w:noProof/>
          <w:lang w:val="en-GB"/>
        </w:rPr>
        <w:t>19</w:t>
      </w:r>
      <w:r w:rsidR="00AD3D5F" w:rsidRPr="003A06D0">
        <w:rPr>
          <w:noProof/>
          <w:lang w:val="en-GB"/>
        </w:rPr>
        <w:fldChar w:fldCharType="end"/>
      </w:r>
    </w:p>
    <w:p w14:paraId="794B995A"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2: Signing Overview</w:t>
      </w:r>
      <w:r w:rsidRPr="003A06D0">
        <w:rPr>
          <w:noProof/>
          <w:lang w:val="en-GB"/>
        </w:rPr>
        <w:tab/>
      </w:r>
      <w:r w:rsidRPr="003A06D0">
        <w:rPr>
          <w:noProof/>
          <w:lang w:val="en-GB"/>
        </w:rPr>
        <w:fldChar w:fldCharType="begin"/>
      </w:r>
      <w:r w:rsidRPr="003A06D0">
        <w:rPr>
          <w:noProof/>
          <w:lang w:val="en-GB"/>
        </w:rPr>
        <w:instrText xml:space="preserve"> PAGEREF _Toc534749414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6446FFD7"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3: Process References</w:t>
      </w:r>
      <w:r w:rsidRPr="003A06D0">
        <w:rPr>
          <w:noProof/>
          <w:lang w:val="en-GB"/>
        </w:rPr>
        <w:tab/>
      </w:r>
      <w:r w:rsidRPr="003A06D0">
        <w:rPr>
          <w:noProof/>
          <w:lang w:val="en-GB"/>
        </w:rPr>
        <w:fldChar w:fldCharType="begin"/>
      </w:r>
      <w:r w:rsidRPr="003A06D0">
        <w:rPr>
          <w:noProof/>
          <w:lang w:val="en-GB"/>
        </w:rPr>
        <w:instrText xml:space="preserve"> PAGEREF _Toc534749415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12D1B58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4: Create XML Signature</w:t>
      </w:r>
      <w:r w:rsidRPr="003A06D0">
        <w:rPr>
          <w:noProof/>
          <w:lang w:val="en-GB"/>
        </w:rPr>
        <w:tab/>
      </w:r>
      <w:r w:rsidRPr="003A06D0">
        <w:rPr>
          <w:noProof/>
          <w:lang w:val="en-GB"/>
        </w:rPr>
        <w:fldChar w:fldCharType="begin"/>
      </w:r>
      <w:r w:rsidRPr="003A06D0">
        <w:rPr>
          <w:noProof/>
          <w:lang w:val="en-GB"/>
        </w:rPr>
        <w:instrText xml:space="preserve"> PAGEREF _Toc534749416 \h </w:instrText>
      </w:r>
      <w:r w:rsidRPr="003A06D0">
        <w:rPr>
          <w:noProof/>
          <w:lang w:val="en-GB"/>
        </w:rPr>
      </w:r>
      <w:r w:rsidRPr="003A06D0">
        <w:rPr>
          <w:noProof/>
          <w:lang w:val="en-GB"/>
        </w:rPr>
        <w:fldChar w:fldCharType="separate"/>
      </w:r>
      <w:r w:rsidRPr="003A06D0">
        <w:rPr>
          <w:noProof/>
          <w:lang w:val="en-GB"/>
        </w:rPr>
        <w:t>121</w:t>
      </w:r>
      <w:r w:rsidRPr="003A06D0">
        <w:rPr>
          <w:noProof/>
          <w:lang w:val="en-GB"/>
        </w:rPr>
        <w:fldChar w:fldCharType="end"/>
      </w:r>
    </w:p>
    <w:p w14:paraId="122E788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5: Process Digest</w:t>
      </w:r>
      <w:r w:rsidRPr="003A06D0">
        <w:rPr>
          <w:noProof/>
          <w:lang w:val="en-GB"/>
        </w:rPr>
        <w:tab/>
      </w:r>
      <w:r w:rsidRPr="003A06D0">
        <w:rPr>
          <w:noProof/>
          <w:lang w:val="en-GB"/>
        </w:rPr>
        <w:fldChar w:fldCharType="begin"/>
      </w:r>
      <w:r w:rsidRPr="003A06D0">
        <w:rPr>
          <w:noProof/>
          <w:lang w:val="en-GB"/>
        </w:rPr>
        <w:instrText xml:space="preserve"> PAGEREF _Toc534749417 \h </w:instrText>
      </w:r>
      <w:r w:rsidRPr="003A06D0">
        <w:rPr>
          <w:noProof/>
          <w:lang w:val="en-GB"/>
        </w:rPr>
      </w:r>
      <w:r w:rsidRPr="003A06D0">
        <w:rPr>
          <w:noProof/>
          <w:lang w:val="en-GB"/>
        </w:rPr>
        <w:fldChar w:fldCharType="separate"/>
      </w:r>
      <w:r w:rsidRPr="003A06D0">
        <w:rPr>
          <w:noProof/>
          <w:lang w:val="en-GB"/>
        </w:rPr>
        <w:t>123</w:t>
      </w:r>
      <w:r w:rsidRPr="003A06D0">
        <w:rPr>
          <w:noProof/>
          <w:lang w:val="en-GB"/>
        </w:rPr>
        <w:fldChar w:fldCharType="end"/>
      </w:r>
    </w:p>
    <w:p w14:paraId="1BD39802"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6: Create CMS signature</w:t>
      </w:r>
      <w:r w:rsidRPr="003A06D0">
        <w:rPr>
          <w:noProof/>
          <w:lang w:val="en-GB"/>
        </w:rPr>
        <w:tab/>
      </w:r>
      <w:r w:rsidRPr="003A06D0">
        <w:rPr>
          <w:noProof/>
          <w:lang w:val="en-GB"/>
        </w:rPr>
        <w:fldChar w:fldCharType="begin"/>
      </w:r>
      <w:r w:rsidRPr="003A06D0">
        <w:rPr>
          <w:noProof/>
          <w:lang w:val="en-GB"/>
        </w:rPr>
        <w:instrText xml:space="preserve"> PAGEREF _Toc534749418 \h </w:instrText>
      </w:r>
      <w:r w:rsidRPr="003A06D0">
        <w:rPr>
          <w:noProof/>
          <w:lang w:val="en-GB"/>
        </w:rPr>
      </w:r>
      <w:r w:rsidRPr="003A06D0">
        <w:rPr>
          <w:noProof/>
          <w:lang w:val="en-GB"/>
        </w:rPr>
        <w:fldChar w:fldCharType="separate"/>
      </w:r>
      <w:r w:rsidRPr="003A06D0">
        <w:rPr>
          <w:noProof/>
          <w:lang w:val="en-GB"/>
        </w:rPr>
        <w:t>124</w:t>
      </w:r>
      <w:r w:rsidRPr="003A06D0">
        <w:rPr>
          <w:noProof/>
          <w:lang w:val="en-GB"/>
        </w:rPr>
        <w:fldChar w:fldCharType="end"/>
      </w:r>
    </w:p>
    <w:p w14:paraId="1F7B55F3"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7: Add Timestamp</w:t>
      </w:r>
      <w:r w:rsidRPr="003A06D0">
        <w:rPr>
          <w:noProof/>
          <w:lang w:val="en-GB"/>
        </w:rPr>
        <w:tab/>
      </w:r>
      <w:r w:rsidRPr="003A06D0">
        <w:rPr>
          <w:noProof/>
          <w:lang w:val="en-GB"/>
        </w:rPr>
        <w:fldChar w:fldCharType="begin"/>
      </w:r>
      <w:r w:rsidRPr="003A06D0">
        <w:rPr>
          <w:noProof/>
          <w:lang w:val="en-GB"/>
        </w:rPr>
        <w:instrText xml:space="preserve"> PAGEREF _Toc534749419 \h </w:instrText>
      </w:r>
      <w:r w:rsidRPr="003A06D0">
        <w:rPr>
          <w:noProof/>
          <w:lang w:val="en-GB"/>
        </w:rPr>
      </w:r>
      <w:r w:rsidRPr="003A06D0">
        <w:rPr>
          <w:noProof/>
          <w:lang w:val="en-GB"/>
        </w:rPr>
        <w:fldChar w:fldCharType="separate"/>
      </w:r>
      <w:r w:rsidRPr="003A06D0">
        <w:rPr>
          <w:noProof/>
          <w:lang w:val="en-GB"/>
        </w:rPr>
        <w:t>125</w:t>
      </w:r>
      <w:r w:rsidRPr="003A06D0">
        <w:rPr>
          <w:noProof/>
          <w:lang w:val="en-GB"/>
        </w:rPr>
        <w:fldChar w:fldCharType="end"/>
      </w:r>
    </w:p>
    <w:p w14:paraId="599D213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8: Verification Overview</w:t>
      </w:r>
      <w:r w:rsidRPr="003A06D0">
        <w:rPr>
          <w:noProof/>
          <w:lang w:val="en-GB"/>
        </w:rPr>
        <w:tab/>
      </w:r>
      <w:r w:rsidRPr="003A06D0">
        <w:rPr>
          <w:noProof/>
          <w:lang w:val="en-GB"/>
        </w:rPr>
        <w:fldChar w:fldCharType="begin"/>
      </w:r>
      <w:r w:rsidRPr="003A06D0">
        <w:rPr>
          <w:noProof/>
          <w:lang w:val="en-GB"/>
        </w:rPr>
        <w:instrText xml:space="preserve"> PAGEREF _Toc534749420 \h </w:instrText>
      </w:r>
      <w:r w:rsidRPr="003A06D0">
        <w:rPr>
          <w:noProof/>
          <w:lang w:val="en-GB"/>
        </w:rPr>
      </w:r>
      <w:r w:rsidRPr="003A06D0">
        <w:rPr>
          <w:noProof/>
          <w:lang w:val="en-GB"/>
        </w:rPr>
        <w:fldChar w:fldCharType="separate"/>
      </w:r>
      <w:r w:rsidRPr="003A06D0">
        <w:rPr>
          <w:noProof/>
          <w:lang w:val="en-GB"/>
        </w:rPr>
        <w:t>127</w:t>
      </w:r>
      <w:r w:rsidRPr="003A06D0">
        <w:rPr>
          <w:noProof/>
          <w:lang w:val="en-GB"/>
        </w:rPr>
        <w:fldChar w:fldCharType="end"/>
      </w:r>
    </w:p>
    <w:p w14:paraId="7C10484B"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9: Retrieve XML Signature</w:t>
      </w:r>
      <w:r w:rsidRPr="003A06D0">
        <w:rPr>
          <w:noProof/>
          <w:lang w:val="en-GB"/>
        </w:rPr>
        <w:tab/>
      </w:r>
      <w:r w:rsidRPr="003A06D0">
        <w:rPr>
          <w:noProof/>
          <w:lang w:val="en-GB"/>
        </w:rPr>
        <w:fldChar w:fldCharType="begin"/>
      </w:r>
      <w:r w:rsidRPr="003A06D0">
        <w:rPr>
          <w:noProof/>
          <w:lang w:val="en-GB"/>
        </w:rPr>
        <w:instrText xml:space="preserve"> PAGEREF _Toc534749421 \h </w:instrText>
      </w:r>
      <w:r w:rsidRPr="003A06D0">
        <w:rPr>
          <w:noProof/>
          <w:lang w:val="en-GB"/>
        </w:rPr>
      </w:r>
      <w:r w:rsidRPr="003A06D0">
        <w:rPr>
          <w:noProof/>
          <w:lang w:val="en-GB"/>
        </w:rPr>
        <w:fldChar w:fldCharType="separate"/>
      </w:r>
      <w:r w:rsidRPr="003A06D0">
        <w:rPr>
          <w:noProof/>
          <w:lang w:val="en-GB"/>
        </w:rPr>
        <w:t>128</w:t>
      </w:r>
      <w:r w:rsidRPr="003A06D0">
        <w:rPr>
          <w:noProof/>
          <w:lang w:val="en-GB"/>
        </w:rPr>
        <w:fldChar w:fldCharType="end"/>
      </w:r>
    </w:p>
    <w:p w14:paraId="17B2551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10: Recalculate References</w:t>
      </w:r>
      <w:r w:rsidRPr="003A06D0">
        <w:rPr>
          <w:noProof/>
          <w:lang w:val="en-GB"/>
        </w:rPr>
        <w:tab/>
      </w:r>
      <w:r w:rsidRPr="003A06D0">
        <w:rPr>
          <w:noProof/>
          <w:lang w:val="en-GB"/>
        </w:rPr>
        <w:fldChar w:fldCharType="begin"/>
      </w:r>
      <w:r w:rsidRPr="003A06D0">
        <w:rPr>
          <w:noProof/>
          <w:lang w:val="en-GB"/>
        </w:rPr>
        <w:instrText xml:space="preserve"> PAGEREF _Toc534749422 \h </w:instrText>
      </w:r>
      <w:r w:rsidRPr="003A06D0">
        <w:rPr>
          <w:noProof/>
          <w:lang w:val="en-GB"/>
        </w:rPr>
      </w:r>
      <w:r w:rsidRPr="003A06D0">
        <w:rPr>
          <w:noProof/>
          <w:lang w:val="en-GB"/>
        </w:rPr>
        <w:fldChar w:fldCharType="separate"/>
      </w:r>
      <w:r w:rsidRPr="003A06D0">
        <w:rPr>
          <w:noProof/>
          <w:lang w:val="en-GB"/>
        </w:rPr>
        <w:t>129</w:t>
      </w:r>
      <w:r w:rsidRPr="003A06D0">
        <w:rPr>
          <w:noProof/>
          <w:lang w:val="en-GB"/>
        </w:rPr>
        <w:fldChar w:fldCharType="end"/>
      </w:r>
    </w:p>
    <w:p w14:paraId="2F781AB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11: Verify XML Signature</w:t>
      </w:r>
      <w:r w:rsidRPr="003A06D0">
        <w:rPr>
          <w:noProof/>
          <w:lang w:val="en-GB"/>
        </w:rPr>
        <w:tab/>
      </w:r>
      <w:r w:rsidRPr="003A06D0">
        <w:rPr>
          <w:noProof/>
          <w:lang w:val="en-GB"/>
        </w:rPr>
        <w:fldChar w:fldCharType="begin"/>
      </w:r>
      <w:r w:rsidRPr="003A06D0">
        <w:rPr>
          <w:noProof/>
          <w:lang w:val="en-GB"/>
        </w:rPr>
        <w:instrText xml:space="preserve"> PAGEREF _Toc534749423 \h </w:instrText>
      </w:r>
      <w:r w:rsidRPr="003A06D0">
        <w:rPr>
          <w:noProof/>
          <w:lang w:val="en-GB"/>
        </w:rPr>
      </w:r>
      <w:r w:rsidRPr="003A06D0">
        <w:rPr>
          <w:noProof/>
          <w:lang w:val="en-GB"/>
        </w:rPr>
        <w:fldChar w:fldCharType="separate"/>
      </w:r>
      <w:r w:rsidRPr="003A06D0">
        <w:rPr>
          <w:noProof/>
          <w:lang w:val="en-GB"/>
        </w:rPr>
        <w:t>130</w:t>
      </w:r>
      <w:r w:rsidRPr="003A06D0">
        <w:rPr>
          <w:noProof/>
          <w:lang w:val="en-GB"/>
        </w:rPr>
        <w:fldChar w:fldCharType="end"/>
      </w:r>
    </w:p>
    <w:p w14:paraId="2DA5CEE0"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12: Retrieve CMS Signature</w:t>
      </w:r>
      <w:r w:rsidRPr="003A06D0">
        <w:rPr>
          <w:noProof/>
          <w:lang w:val="en-GB"/>
        </w:rPr>
        <w:tab/>
      </w:r>
      <w:r w:rsidRPr="003A06D0">
        <w:rPr>
          <w:noProof/>
          <w:lang w:val="en-GB"/>
        </w:rPr>
        <w:fldChar w:fldCharType="begin"/>
      </w:r>
      <w:r w:rsidRPr="003A06D0">
        <w:rPr>
          <w:noProof/>
          <w:lang w:val="en-GB"/>
        </w:rPr>
        <w:instrText xml:space="preserve"> PAGEREF _Toc534749424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CFE2C8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13: Verify CMS Signature</w:t>
      </w:r>
      <w:r w:rsidRPr="003A06D0">
        <w:rPr>
          <w:noProof/>
          <w:lang w:val="en-GB"/>
        </w:rPr>
        <w:tab/>
      </w:r>
      <w:r w:rsidRPr="003A06D0">
        <w:rPr>
          <w:noProof/>
          <w:lang w:val="en-GB"/>
        </w:rPr>
        <w:fldChar w:fldCharType="begin"/>
      </w:r>
      <w:r w:rsidRPr="003A06D0">
        <w:rPr>
          <w:noProof/>
          <w:lang w:val="en-GB"/>
        </w:rPr>
        <w:instrText xml:space="preserve"> PAGEREF _Toc534749425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DFF505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14: Augment Signature</w:t>
      </w:r>
      <w:r w:rsidRPr="003A06D0">
        <w:rPr>
          <w:noProof/>
          <w:lang w:val="en-GB"/>
        </w:rPr>
        <w:tab/>
      </w:r>
      <w:r w:rsidRPr="003A06D0">
        <w:rPr>
          <w:noProof/>
          <w:lang w:val="en-GB"/>
        </w:rPr>
        <w:fldChar w:fldCharType="begin"/>
      </w:r>
      <w:r w:rsidRPr="003A06D0">
        <w:rPr>
          <w:noProof/>
          <w:lang w:val="en-GB"/>
        </w:rPr>
        <w:instrText xml:space="preserve"> PAGEREF _Toc534749426 \h </w:instrText>
      </w:r>
      <w:r w:rsidRPr="003A06D0">
        <w:rPr>
          <w:noProof/>
          <w:lang w:val="en-GB"/>
        </w:rPr>
      </w:r>
      <w:r w:rsidRPr="003A06D0">
        <w:rPr>
          <w:noProof/>
          <w:lang w:val="en-GB"/>
        </w:rPr>
        <w:fldChar w:fldCharType="separate"/>
      </w:r>
      <w:r w:rsidRPr="003A06D0">
        <w:rPr>
          <w:noProof/>
          <w:lang w:val="en-GB"/>
        </w:rPr>
        <w:t>133</w:t>
      </w:r>
      <w:r w:rsidRPr="003A06D0">
        <w:rPr>
          <w:noProof/>
          <w:lang w:val="en-GB"/>
        </w:rPr>
        <w:fldChar w:fldCharType="end"/>
      </w:r>
    </w:p>
    <w:p w14:paraId="56BA323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15: Select Augmentation Target</w:t>
      </w:r>
      <w:r w:rsidRPr="003A06D0">
        <w:rPr>
          <w:noProof/>
          <w:lang w:val="en-GB"/>
        </w:rPr>
        <w:tab/>
      </w:r>
      <w:r w:rsidRPr="003A06D0">
        <w:rPr>
          <w:noProof/>
          <w:lang w:val="en-GB"/>
        </w:rPr>
        <w:fldChar w:fldCharType="begin"/>
      </w:r>
      <w:r w:rsidRPr="003A06D0">
        <w:rPr>
          <w:noProof/>
          <w:lang w:val="en-GB"/>
        </w:rPr>
        <w:instrText xml:space="preserve"> PAGEREF _Toc534749427 \h </w:instrText>
      </w:r>
      <w:r w:rsidRPr="003A06D0">
        <w:rPr>
          <w:noProof/>
          <w:lang w:val="en-GB"/>
        </w:rPr>
      </w:r>
      <w:r w:rsidRPr="003A06D0">
        <w:rPr>
          <w:noProof/>
          <w:lang w:val="en-GB"/>
        </w:rPr>
        <w:fldChar w:fldCharType="separate"/>
      </w:r>
      <w:r w:rsidRPr="003A06D0">
        <w:rPr>
          <w:noProof/>
          <w:lang w:val="en-GB"/>
        </w:rPr>
        <w:t>134</w:t>
      </w:r>
      <w:r w:rsidRPr="003A06D0">
        <w:rPr>
          <w:noProof/>
          <w:lang w:val="en-GB"/>
        </w:rPr>
        <w:fldChar w:fldCharType="end"/>
      </w:r>
    </w:p>
    <w:p w14:paraId="402601B6"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16: Timestamp Signature</w:t>
      </w:r>
      <w:r w:rsidRPr="003A06D0">
        <w:rPr>
          <w:noProof/>
          <w:lang w:val="en-GB"/>
        </w:rPr>
        <w:tab/>
      </w:r>
      <w:r w:rsidRPr="003A06D0">
        <w:rPr>
          <w:noProof/>
          <w:lang w:val="en-GB"/>
        </w:rPr>
        <w:fldChar w:fldCharType="begin"/>
      </w:r>
      <w:r w:rsidRPr="003A06D0">
        <w:rPr>
          <w:noProof/>
          <w:lang w:val="en-GB"/>
        </w:rPr>
        <w:instrText xml:space="preserve"> PAGEREF _Toc534749428 \h </w:instrText>
      </w:r>
      <w:r w:rsidRPr="003A06D0">
        <w:rPr>
          <w:noProof/>
          <w:lang w:val="en-GB"/>
        </w:rPr>
      </w:r>
      <w:r w:rsidRPr="003A06D0">
        <w:rPr>
          <w:noProof/>
          <w:lang w:val="en-GB"/>
        </w:rPr>
        <w:fldChar w:fldCharType="separate"/>
      </w:r>
      <w:r w:rsidRPr="003A06D0">
        <w:rPr>
          <w:noProof/>
          <w:lang w:val="en-GB"/>
        </w:rPr>
        <w:t>135</w:t>
      </w:r>
      <w:r w:rsidRPr="003A06D0">
        <w:rPr>
          <w:noProof/>
          <w:lang w:val="en-GB"/>
        </w:rPr>
        <w:fldChar w:fldCharType="end"/>
      </w:r>
    </w:p>
    <w:p w14:paraId="0D1C7BC3" w14:textId="77777777" w:rsidR="00BF4F83" w:rsidRPr="003A06D0" w:rsidRDefault="00BF4F83" w:rsidP="00BF4F83">
      <w:pPr>
        <w:rPr>
          <w:lang w:val="en-GB"/>
        </w:rPr>
      </w:pPr>
      <w:r w:rsidRPr="003A06D0">
        <w:rPr>
          <w:lang w:val="en-GB"/>
        </w:rPr>
        <w:fldChar w:fldCharType="end"/>
      </w:r>
    </w:p>
    <w:bookmarkStart w:id="22842" w:name="sec_RevisionHistory"/>
    <w:bookmarkStart w:id="22843" w:name="_Toc85472898"/>
    <w:bookmarkStart w:id="22844" w:name="_Toc287332014"/>
    <w:bookmarkStart w:id="22845" w:name="_Toc480914774"/>
    <w:bookmarkStart w:id="22846" w:name="_Toc481065068"/>
    <w:bookmarkEnd w:id="22842"/>
    <w:p w14:paraId="18C496BF" w14:textId="77777777" w:rsidR="00BF4F83" w:rsidRPr="003A06D0" w:rsidRDefault="00BF4F83" w:rsidP="00827213">
      <w:pPr>
        <w:pStyle w:val="AppendixHeading1"/>
        <w:rPr>
          <w:lang w:val="en-GB"/>
        </w:rPr>
      </w:pPr>
      <w:r w:rsidRPr="003A06D0">
        <w:rPr>
          <w:lang w:val="en-GB"/>
        </w:rPr>
        <w:lastRenderedPageBreak/>
        <w:fldChar w:fldCharType="begin"/>
      </w:r>
      <w:r w:rsidRPr="003A06D0">
        <w:rPr>
          <w:lang w:val="en-GB"/>
        </w:rPr>
        <w:instrText xml:space="preserve"> HYPERLINK  \l "sec_RevisionHistory" </w:instrText>
      </w:r>
      <w:r w:rsidRPr="003A06D0">
        <w:rPr>
          <w:lang w:val="en-GB"/>
        </w:rPr>
        <w:fldChar w:fldCharType="separate"/>
      </w:r>
      <w:bookmarkStart w:id="22847" w:name="_Toc522668753"/>
      <w:bookmarkStart w:id="22848" w:name="_Toc10202579"/>
      <w:r w:rsidRPr="003A06D0">
        <w:rPr>
          <w:rStyle w:val="Hyperlink"/>
          <w:lang w:val="en-GB"/>
        </w:rPr>
        <w:t>Revision History</w:t>
      </w:r>
      <w:bookmarkEnd w:id="22843"/>
      <w:bookmarkEnd w:id="22844"/>
      <w:bookmarkEnd w:id="22845"/>
      <w:bookmarkEnd w:id="22846"/>
      <w:bookmarkEnd w:id="22847"/>
      <w:bookmarkEnd w:id="22848"/>
      <w:r w:rsidRPr="003A06D0">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410"/>
        <w:gridCol w:w="2109"/>
        <w:gridCol w:w="4305"/>
      </w:tblGrid>
      <w:tr w:rsidR="00BF4F83" w:rsidRPr="003A06D0" w14:paraId="0F1F49DA" w14:textId="77777777" w:rsidTr="00912C71">
        <w:tc>
          <w:tcPr>
            <w:tcW w:w="1526" w:type="dxa"/>
          </w:tcPr>
          <w:p w14:paraId="48D7EBFC" w14:textId="77777777" w:rsidR="00BF4F83" w:rsidRPr="003A06D0" w:rsidRDefault="00BF4F83" w:rsidP="00BF4F83">
            <w:pPr>
              <w:jc w:val="center"/>
              <w:rPr>
                <w:b/>
                <w:bCs/>
                <w:lang w:val="en-GB"/>
              </w:rPr>
            </w:pPr>
            <w:r w:rsidRPr="003A06D0">
              <w:rPr>
                <w:b/>
                <w:bCs/>
                <w:lang w:val="en-GB"/>
              </w:rPr>
              <w:t>Revision</w:t>
            </w:r>
          </w:p>
        </w:tc>
        <w:tc>
          <w:tcPr>
            <w:tcW w:w="1410" w:type="dxa"/>
          </w:tcPr>
          <w:p w14:paraId="1E851125" w14:textId="77777777" w:rsidR="00BF4F83" w:rsidRPr="003A06D0" w:rsidRDefault="00BF4F83" w:rsidP="00BF4F83">
            <w:pPr>
              <w:jc w:val="center"/>
              <w:rPr>
                <w:b/>
                <w:bCs/>
                <w:lang w:val="en-GB"/>
              </w:rPr>
            </w:pPr>
            <w:r w:rsidRPr="003A06D0">
              <w:rPr>
                <w:b/>
                <w:bCs/>
                <w:lang w:val="en-GB"/>
              </w:rPr>
              <w:t>Date</w:t>
            </w:r>
          </w:p>
        </w:tc>
        <w:tc>
          <w:tcPr>
            <w:tcW w:w="2109" w:type="dxa"/>
          </w:tcPr>
          <w:p w14:paraId="71EF6FD0" w14:textId="77777777" w:rsidR="00BF4F83" w:rsidRPr="003A06D0" w:rsidRDefault="00BF4F83" w:rsidP="00BF4F83">
            <w:pPr>
              <w:jc w:val="center"/>
              <w:rPr>
                <w:b/>
                <w:bCs/>
                <w:lang w:val="en-GB"/>
              </w:rPr>
            </w:pPr>
            <w:r w:rsidRPr="003A06D0">
              <w:rPr>
                <w:b/>
                <w:bCs/>
                <w:lang w:val="en-GB"/>
              </w:rPr>
              <w:t>Editor</w:t>
            </w:r>
          </w:p>
        </w:tc>
        <w:tc>
          <w:tcPr>
            <w:tcW w:w="4305" w:type="dxa"/>
          </w:tcPr>
          <w:p w14:paraId="09A16152" w14:textId="77777777" w:rsidR="00BF4F83" w:rsidRPr="003A06D0" w:rsidRDefault="00BF4F83" w:rsidP="00BF4F83">
            <w:pPr>
              <w:rPr>
                <w:b/>
                <w:bCs/>
                <w:lang w:val="en-GB"/>
              </w:rPr>
            </w:pPr>
            <w:r w:rsidRPr="003A06D0">
              <w:rPr>
                <w:b/>
                <w:bCs/>
                <w:lang w:val="en-GB"/>
              </w:rPr>
              <w:t>Changes Made</w:t>
            </w:r>
          </w:p>
        </w:tc>
      </w:tr>
      <w:tr w:rsidR="00BF4F83" w:rsidRPr="003A06D0" w14:paraId="7D5D3292" w14:textId="77777777" w:rsidTr="00912C71">
        <w:tc>
          <w:tcPr>
            <w:tcW w:w="1526" w:type="dxa"/>
          </w:tcPr>
          <w:p w14:paraId="3E60F97A" w14:textId="77777777" w:rsidR="00BF4F83" w:rsidRPr="003A06D0" w:rsidRDefault="00BF4F83" w:rsidP="00BF4F83">
            <w:pPr>
              <w:rPr>
                <w:lang w:val="en-GB"/>
              </w:rPr>
            </w:pPr>
            <w:r w:rsidRPr="003A06D0">
              <w:rPr>
                <w:lang w:val="en-GB"/>
              </w:rPr>
              <w:t>WD06</w:t>
            </w:r>
          </w:p>
        </w:tc>
        <w:tc>
          <w:tcPr>
            <w:tcW w:w="1410" w:type="dxa"/>
          </w:tcPr>
          <w:p w14:paraId="294F8986" w14:textId="77777777" w:rsidR="00BF4F83" w:rsidRPr="003A06D0" w:rsidRDefault="00BF4F83" w:rsidP="00BF4F83">
            <w:pPr>
              <w:rPr>
                <w:lang w:val="en-GB"/>
              </w:rPr>
            </w:pPr>
            <w:r w:rsidRPr="003A06D0">
              <w:rPr>
                <w:lang w:val="en-GB"/>
              </w:rPr>
              <w:t>2018-06-10</w:t>
            </w:r>
          </w:p>
        </w:tc>
        <w:tc>
          <w:tcPr>
            <w:tcW w:w="2109" w:type="dxa"/>
          </w:tcPr>
          <w:p w14:paraId="6B5BA91A" w14:textId="77777777" w:rsidR="00BF4F83" w:rsidRPr="003A06D0" w:rsidRDefault="00BF4F83" w:rsidP="00BF4F83">
            <w:pPr>
              <w:rPr>
                <w:lang w:val="en-GB"/>
              </w:rPr>
            </w:pPr>
            <w:r w:rsidRPr="003A06D0">
              <w:rPr>
                <w:lang w:val="en-GB"/>
              </w:rPr>
              <w:t>Andreas Kuehne and Stefan Hagen</w:t>
            </w:r>
          </w:p>
        </w:tc>
        <w:tc>
          <w:tcPr>
            <w:tcW w:w="4305" w:type="dxa"/>
          </w:tcPr>
          <w:p w14:paraId="367338F7" w14:textId="77777777" w:rsidR="00BF4F83" w:rsidRPr="003A06D0" w:rsidRDefault="00BF4F83" w:rsidP="00BF4F83">
            <w:pPr>
              <w:rPr>
                <w:lang w:val="en-GB"/>
              </w:rPr>
            </w:pPr>
            <w:r w:rsidRPr="003A06D0">
              <w:rPr>
                <w:lang w:val="en-GB"/>
              </w:rPr>
              <w:t>Initial Draft version with feedback from the TC</w:t>
            </w:r>
          </w:p>
        </w:tc>
      </w:tr>
      <w:tr w:rsidR="00BF4F83" w:rsidRPr="003A06D0" w14:paraId="001E5B36" w14:textId="77777777" w:rsidTr="00912C71">
        <w:tc>
          <w:tcPr>
            <w:tcW w:w="1526" w:type="dxa"/>
          </w:tcPr>
          <w:p w14:paraId="7B69F8E1" w14:textId="77777777" w:rsidR="00BF4F83" w:rsidRPr="003A06D0" w:rsidRDefault="00BF4F83" w:rsidP="00BF4F83">
            <w:pPr>
              <w:rPr>
                <w:lang w:val="en-GB"/>
              </w:rPr>
            </w:pPr>
            <w:r w:rsidRPr="003A06D0">
              <w:rPr>
                <w:lang w:val="en-GB"/>
              </w:rPr>
              <w:t>WD07</w:t>
            </w:r>
          </w:p>
        </w:tc>
        <w:tc>
          <w:tcPr>
            <w:tcW w:w="1410" w:type="dxa"/>
          </w:tcPr>
          <w:p w14:paraId="2B7DDB08" w14:textId="77777777" w:rsidR="00BF4F83" w:rsidRPr="003A06D0" w:rsidRDefault="00BF4F83" w:rsidP="00BF4F83">
            <w:pPr>
              <w:rPr>
                <w:lang w:val="en-GB"/>
              </w:rPr>
            </w:pPr>
            <w:r w:rsidRPr="003A06D0">
              <w:rPr>
                <w:lang w:val="en-GB"/>
              </w:rPr>
              <w:t>2018-08-12</w:t>
            </w:r>
          </w:p>
        </w:tc>
        <w:tc>
          <w:tcPr>
            <w:tcW w:w="2109" w:type="dxa"/>
          </w:tcPr>
          <w:p w14:paraId="16488F29" w14:textId="77777777" w:rsidR="00BF4F83" w:rsidRPr="003A06D0" w:rsidRDefault="00BF4F83" w:rsidP="00BF4F83">
            <w:pPr>
              <w:rPr>
                <w:lang w:val="en-GB"/>
              </w:rPr>
            </w:pPr>
            <w:r w:rsidRPr="003A06D0">
              <w:rPr>
                <w:lang w:val="en-GB"/>
              </w:rPr>
              <w:t>Stefan Hagen</w:t>
            </w:r>
          </w:p>
        </w:tc>
        <w:tc>
          <w:tcPr>
            <w:tcW w:w="4305" w:type="dxa"/>
          </w:tcPr>
          <w:p w14:paraId="78A8D5C8" w14:textId="77777777" w:rsidR="00BF4F83" w:rsidRPr="003A06D0" w:rsidRDefault="00BF4F83" w:rsidP="00BF4F83">
            <w:pPr>
              <w:rPr>
                <w:lang w:val="en-GB"/>
              </w:rPr>
            </w:pPr>
            <w:r w:rsidRPr="003A06D0">
              <w:rPr>
                <w:lang w:val="en-GB"/>
              </w:rPr>
              <w:t>Minor editorial fixes</w:t>
            </w:r>
          </w:p>
        </w:tc>
      </w:tr>
      <w:tr w:rsidR="00BF4F83" w:rsidRPr="003A06D0" w14:paraId="059E8C3E" w14:textId="77777777" w:rsidTr="00912C71">
        <w:tc>
          <w:tcPr>
            <w:tcW w:w="1526" w:type="dxa"/>
          </w:tcPr>
          <w:p w14:paraId="279DDC58" w14:textId="77777777" w:rsidR="00BF4F83" w:rsidRPr="003A06D0" w:rsidRDefault="00BF4F83" w:rsidP="00BF4F83">
            <w:pPr>
              <w:rPr>
                <w:lang w:val="en-GB"/>
              </w:rPr>
            </w:pPr>
            <w:r w:rsidRPr="003A06D0">
              <w:rPr>
                <w:lang w:val="en-GB"/>
              </w:rPr>
              <w:t>WD08</w:t>
            </w:r>
          </w:p>
        </w:tc>
        <w:tc>
          <w:tcPr>
            <w:tcW w:w="1410" w:type="dxa"/>
          </w:tcPr>
          <w:p w14:paraId="6E1AD883" w14:textId="77777777" w:rsidR="00BF4F83" w:rsidRPr="003A06D0" w:rsidRDefault="00BF4F83" w:rsidP="00BF4F83">
            <w:pPr>
              <w:rPr>
                <w:lang w:val="en-GB"/>
              </w:rPr>
            </w:pPr>
            <w:r w:rsidRPr="003A06D0">
              <w:rPr>
                <w:lang w:val="en-GB"/>
              </w:rPr>
              <w:t>2018-08-13</w:t>
            </w:r>
          </w:p>
        </w:tc>
        <w:tc>
          <w:tcPr>
            <w:tcW w:w="2109" w:type="dxa"/>
          </w:tcPr>
          <w:p w14:paraId="16F0F8D4" w14:textId="77777777" w:rsidR="00BF4F83" w:rsidRPr="003A06D0" w:rsidRDefault="00BF4F83" w:rsidP="00BF4F83">
            <w:pPr>
              <w:rPr>
                <w:lang w:val="en-GB"/>
              </w:rPr>
            </w:pPr>
            <w:r w:rsidRPr="003A06D0">
              <w:rPr>
                <w:lang w:val="en-GB"/>
              </w:rPr>
              <w:t>Andreas Kuehne</w:t>
            </w:r>
          </w:p>
        </w:tc>
        <w:tc>
          <w:tcPr>
            <w:tcW w:w="4305" w:type="dxa"/>
          </w:tcPr>
          <w:p w14:paraId="35868B66" w14:textId="77777777" w:rsidR="00BF4F83" w:rsidRPr="003A06D0" w:rsidRDefault="00BF4F83" w:rsidP="00BF4F83">
            <w:pPr>
              <w:rPr>
                <w:lang w:val="en-GB"/>
              </w:rPr>
            </w:pPr>
            <w:r w:rsidRPr="003A06D0">
              <w:rPr>
                <w:lang w:val="en-GB"/>
              </w:rPr>
              <w:t>Editorial fixes to ease reading for newcomers (grouping of elements)</w:t>
            </w:r>
          </w:p>
        </w:tc>
      </w:tr>
      <w:tr w:rsidR="00BF4F83" w:rsidRPr="003A06D0" w14:paraId="03507A0D" w14:textId="77777777" w:rsidTr="00912C71">
        <w:tc>
          <w:tcPr>
            <w:tcW w:w="1526" w:type="dxa"/>
          </w:tcPr>
          <w:p w14:paraId="2E76E53D" w14:textId="77777777" w:rsidR="00BF4F83" w:rsidRPr="003A06D0" w:rsidRDefault="00BF4F83" w:rsidP="00BF4F83">
            <w:pPr>
              <w:rPr>
                <w:lang w:val="en-GB"/>
              </w:rPr>
            </w:pPr>
            <w:r w:rsidRPr="003A06D0">
              <w:rPr>
                <w:lang w:val="en-GB"/>
              </w:rPr>
              <w:t>WD09</w:t>
            </w:r>
          </w:p>
        </w:tc>
        <w:tc>
          <w:tcPr>
            <w:tcW w:w="1410" w:type="dxa"/>
          </w:tcPr>
          <w:p w14:paraId="22453046" w14:textId="77777777" w:rsidR="00BF4F83" w:rsidRPr="003A06D0" w:rsidRDefault="00BF4F83" w:rsidP="00BF4F83">
            <w:pPr>
              <w:rPr>
                <w:lang w:val="en-GB"/>
              </w:rPr>
            </w:pPr>
            <w:r w:rsidRPr="003A06D0">
              <w:rPr>
                <w:lang w:val="en-GB"/>
              </w:rPr>
              <w:t>2018-08-20</w:t>
            </w:r>
          </w:p>
        </w:tc>
        <w:tc>
          <w:tcPr>
            <w:tcW w:w="2109" w:type="dxa"/>
          </w:tcPr>
          <w:p w14:paraId="5359C279" w14:textId="77777777" w:rsidR="00BF4F83" w:rsidRPr="003A06D0" w:rsidRDefault="00BF4F83" w:rsidP="00BF4F83">
            <w:pPr>
              <w:rPr>
                <w:lang w:val="en-GB"/>
              </w:rPr>
            </w:pPr>
            <w:r w:rsidRPr="003A06D0">
              <w:rPr>
                <w:lang w:val="en-GB"/>
              </w:rPr>
              <w:t>Stefan Hagen</w:t>
            </w:r>
          </w:p>
        </w:tc>
        <w:tc>
          <w:tcPr>
            <w:tcW w:w="4305" w:type="dxa"/>
          </w:tcPr>
          <w:p w14:paraId="35867C04" w14:textId="77777777" w:rsidR="00BF4F83" w:rsidRPr="003A06D0" w:rsidRDefault="00BF4F83" w:rsidP="00BF4F83">
            <w:pPr>
              <w:rPr>
                <w:lang w:val="en-GB"/>
              </w:rPr>
            </w:pPr>
            <w:r w:rsidRPr="003A06D0">
              <w:rPr>
                <w:lang w:val="en-GB"/>
              </w:rPr>
              <w:t xml:space="preserve">Revision of namespaces </w:t>
            </w:r>
          </w:p>
        </w:tc>
      </w:tr>
      <w:tr w:rsidR="00BF4F83" w:rsidRPr="003A06D0" w14:paraId="0ED1926D" w14:textId="77777777" w:rsidTr="00912C71">
        <w:tc>
          <w:tcPr>
            <w:tcW w:w="1526" w:type="dxa"/>
          </w:tcPr>
          <w:p w14:paraId="4166FAF9" w14:textId="77777777" w:rsidR="00BF4F83" w:rsidRPr="003A06D0" w:rsidRDefault="00BF4F83" w:rsidP="00BF4F83">
            <w:pPr>
              <w:rPr>
                <w:lang w:val="en-GB"/>
              </w:rPr>
            </w:pPr>
            <w:r w:rsidRPr="003A06D0">
              <w:rPr>
                <w:lang w:val="en-GB"/>
              </w:rPr>
              <w:t>WD10</w:t>
            </w:r>
          </w:p>
        </w:tc>
        <w:tc>
          <w:tcPr>
            <w:tcW w:w="1410" w:type="dxa"/>
          </w:tcPr>
          <w:p w14:paraId="26B6E96B" w14:textId="77777777" w:rsidR="00BF4F83" w:rsidRPr="003A06D0" w:rsidRDefault="00BF4F83" w:rsidP="00BF4F83">
            <w:pPr>
              <w:rPr>
                <w:lang w:val="en-GB"/>
              </w:rPr>
            </w:pPr>
            <w:r w:rsidRPr="003A06D0">
              <w:rPr>
                <w:lang w:val="en-GB"/>
              </w:rPr>
              <w:t>2018-08-21</w:t>
            </w:r>
          </w:p>
        </w:tc>
        <w:tc>
          <w:tcPr>
            <w:tcW w:w="2109" w:type="dxa"/>
          </w:tcPr>
          <w:p w14:paraId="522578E0" w14:textId="77777777" w:rsidR="00BF4F83" w:rsidRPr="003A06D0" w:rsidRDefault="00BF4F83" w:rsidP="00BF4F83">
            <w:pPr>
              <w:rPr>
                <w:lang w:val="en-GB"/>
              </w:rPr>
            </w:pPr>
            <w:r w:rsidRPr="003A06D0">
              <w:rPr>
                <w:lang w:val="en-GB"/>
              </w:rPr>
              <w:t>Andreas Kuehne and Stefan Hagen</w:t>
            </w:r>
          </w:p>
        </w:tc>
        <w:tc>
          <w:tcPr>
            <w:tcW w:w="4305" w:type="dxa"/>
          </w:tcPr>
          <w:p w14:paraId="029AFC66" w14:textId="77777777" w:rsidR="00BF4F83" w:rsidRPr="003A06D0" w:rsidRDefault="00BF4F83" w:rsidP="00912C71">
            <w:pPr>
              <w:rPr>
                <w:lang w:val="en-GB"/>
              </w:rPr>
            </w:pPr>
            <w:r w:rsidRPr="003A06D0">
              <w:rPr>
                <w:lang w:val="en-GB"/>
              </w:rPr>
              <w:t>Fix for JSON Schema URL Encoded ref attribute, alphabetical ordering of refere</w:t>
            </w:r>
            <w:r w:rsidR="00912C71">
              <w:rPr>
                <w:lang w:val="en-GB"/>
              </w:rPr>
              <w:t>n</w:t>
            </w:r>
            <w:r w:rsidRPr="003A06D0">
              <w:rPr>
                <w:lang w:val="en-GB"/>
              </w:rPr>
              <w:t>ces, application of OASIS conformance guidelines, addition of Security Considerations section, repair of broken links, and insertion of test assertion tags.</w:t>
            </w:r>
          </w:p>
        </w:tc>
      </w:tr>
      <w:tr w:rsidR="00431A67" w:rsidRPr="003A06D0" w14:paraId="1349E8F7" w14:textId="77777777" w:rsidTr="00912C71">
        <w:tc>
          <w:tcPr>
            <w:tcW w:w="1526" w:type="dxa"/>
          </w:tcPr>
          <w:p w14:paraId="18EB0A03" w14:textId="77777777" w:rsidR="00431A67" w:rsidRPr="003A06D0" w:rsidRDefault="00431A67" w:rsidP="00BF4F83">
            <w:pPr>
              <w:rPr>
                <w:lang w:val="en-GB"/>
              </w:rPr>
            </w:pPr>
            <w:r>
              <w:rPr>
                <w:lang w:val="en-GB"/>
              </w:rPr>
              <w:t>CD02</w:t>
            </w:r>
          </w:p>
        </w:tc>
        <w:tc>
          <w:tcPr>
            <w:tcW w:w="1410" w:type="dxa"/>
          </w:tcPr>
          <w:p w14:paraId="0BEBD83B" w14:textId="77777777" w:rsidR="00431A67" w:rsidRPr="003A06D0" w:rsidRDefault="00431A67" w:rsidP="00BF4F83">
            <w:pPr>
              <w:rPr>
                <w:lang w:val="en-GB"/>
              </w:rPr>
            </w:pPr>
            <w:r>
              <w:rPr>
                <w:lang w:val="en-GB"/>
              </w:rPr>
              <w:t>2019-01-21</w:t>
            </w:r>
          </w:p>
        </w:tc>
        <w:tc>
          <w:tcPr>
            <w:tcW w:w="2109" w:type="dxa"/>
          </w:tcPr>
          <w:p w14:paraId="71D2F951" w14:textId="77777777" w:rsidR="00431A67" w:rsidRPr="003A06D0" w:rsidRDefault="00431A67" w:rsidP="00BF4F83">
            <w:pPr>
              <w:rPr>
                <w:lang w:val="en-GB"/>
              </w:rPr>
            </w:pPr>
            <w:r w:rsidRPr="003A06D0">
              <w:rPr>
                <w:lang w:val="en-GB"/>
              </w:rPr>
              <w:t>Andreas Kuehne</w:t>
            </w:r>
          </w:p>
        </w:tc>
        <w:tc>
          <w:tcPr>
            <w:tcW w:w="4305" w:type="dxa"/>
          </w:tcPr>
          <w:p w14:paraId="45B386DF" w14:textId="77777777" w:rsidR="00431A67" w:rsidRPr="003A06D0" w:rsidRDefault="00431A67" w:rsidP="00BF4F83">
            <w:pPr>
              <w:rPr>
                <w:lang w:val="en-GB"/>
              </w:rPr>
            </w:pPr>
            <w:r>
              <w:rPr>
                <w:lang w:val="en-GB"/>
              </w:rPr>
              <w:t>Handled the remarks received from the public review of csprd01</w:t>
            </w:r>
          </w:p>
        </w:tc>
      </w:tr>
      <w:tr w:rsidR="00912C71" w:rsidRPr="003A06D0" w14:paraId="1C9B612D" w14:textId="77777777" w:rsidTr="00912C71">
        <w:tc>
          <w:tcPr>
            <w:tcW w:w="1526" w:type="dxa"/>
          </w:tcPr>
          <w:p w14:paraId="157AF7F1" w14:textId="77777777" w:rsidR="00912C71" w:rsidRDefault="00912C71" w:rsidP="00912C71">
            <w:pPr>
              <w:rPr>
                <w:lang w:val="en-GB"/>
              </w:rPr>
            </w:pPr>
            <w:r>
              <w:rPr>
                <w:lang w:val="en-GB"/>
              </w:rPr>
              <w:t>CD03</w:t>
            </w:r>
          </w:p>
        </w:tc>
        <w:tc>
          <w:tcPr>
            <w:tcW w:w="1410" w:type="dxa"/>
          </w:tcPr>
          <w:p w14:paraId="29869279" w14:textId="77777777" w:rsidR="00912C71" w:rsidRDefault="00912C71" w:rsidP="00912C71">
            <w:pPr>
              <w:rPr>
                <w:lang w:val="en-GB"/>
              </w:rPr>
            </w:pPr>
            <w:r>
              <w:rPr>
                <w:lang w:val="en-GB"/>
              </w:rPr>
              <w:t>2019-02-09</w:t>
            </w:r>
          </w:p>
        </w:tc>
        <w:tc>
          <w:tcPr>
            <w:tcW w:w="2109" w:type="dxa"/>
          </w:tcPr>
          <w:p w14:paraId="2AADEF18" w14:textId="77777777" w:rsidR="00912C71" w:rsidRPr="003A06D0" w:rsidRDefault="00912C71" w:rsidP="00912C71">
            <w:pPr>
              <w:rPr>
                <w:lang w:val="en-GB"/>
              </w:rPr>
            </w:pPr>
            <w:r w:rsidRPr="003A06D0">
              <w:rPr>
                <w:lang w:val="en-GB"/>
              </w:rPr>
              <w:t>Andreas Kuehne</w:t>
            </w:r>
          </w:p>
        </w:tc>
        <w:tc>
          <w:tcPr>
            <w:tcW w:w="4305" w:type="dxa"/>
          </w:tcPr>
          <w:p w14:paraId="6DBA3BF7" w14:textId="77777777" w:rsidR="00912C71" w:rsidRDefault="00912C71" w:rsidP="00912C71">
            <w:pPr>
              <w:rPr>
                <w:lang w:val="en-GB"/>
              </w:rPr>
            </w:pPr>
            <w:r>
              <w:rPr>
                <w:lang w:val="en-GB"/>
              </w:rPr>
              <w:t>Added support for multi-signature creation per sign request by changing the related cardinalities to ‘unbounded’</w:t>
            </w:r>
          </w:p>
        </w:tc>
      </w:tr>
    </w:tbl>
    <w:p w14:paraId="0FEBCB4D" w14:textId="77777777" w:rsidR="00BF4F83" w:rsidRPr="003A06D0" w:rsidRDefault="00BF4F83" w:rsidP="00BF4F83">
      <w:pPr>
        <w:rPr>
          <w:lang w:val="en-GB"/>
        </w:rPr>
      </w:pPr>
    </w:p>
    <w:sectPr w:rsidR="00BF4F83" w:rsidRPr="003A06D0" w:rsidSect="00602EA3">
      <w:type w:val="continuous"/>
      <w:pgSz w:w="12240" w:h="15840" w:code="1"/>
      <w:pgMar w:top="144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28" w:author="Andreas Kuehne" w:date="2019-05-09T21:40:00Z" w:initials="AK">
    <w:p w14:paraId="4F30E059" w14:textId="73D60500" w:rsidR="00A71F46" w:rsidRDefault="00A71F46">
      <w:pPr>
        <w:pStyle w:val="Kommentartext"/>
      </w:pPr>
      <w:r>
        <w:rPr>
          <w:rStyle w:val="Kommentarzeichen"/>
        </w:rPr>
        <w:annotationRef/>
      </w:r>
      <w:r>
        <w:t>Diagram alignment with metadata spec</w:t>
      </w:r>
    </w:p>
  </w:comment>
  <w:comment w:id="22416" w:author="Andreas Kuehne" w:date="2019-05-09T21:41:00Z" w:initials="AK">
    <w:p w14:paraId="211BA321" w14:textId="77777777" w:rsidR="00A71F46" w:rsidRDefault="00A71F46">
      <w:pPr>
        <w:pStyle w:val="Kommentartext"/>
      </w:pPr>
      <w:r>
        <w:rPr>
          <w:rStyle w:val="Kommentarzeichen"/>
        </w:rPr>
        <w:annotationRef/>
      </w:r>
      <w:r>
        <w:t>Moved the unmodified section ‘Multi-Signature Creation’ from section 6 (‘Verification’) to section 5 (‘Signing’).</w:t>
      </w:r>
    </w:p>
  </w:comment>
  <w:comment w:id="22569" w:author="Andreas Kuehne" w:date="2019-05-09T21:46:00Z" w:initials="AK">
    <w:p w14:paraId="3C4DF8F0" w14:textId="77777777" w:rsidR="00A71F46" w:rsidRDefault="00A71F46">
      <w:pPr>
        <w:pStyle w:val="Kommentartext"/>
      </w:pPr>
      <w:r>
        <w:rPr>
          <w:rStyle w:val="Kommentarzeichen"/>
        </w:rPr>
        <w:annotationRef/>
      </w:r>
      <w:r>
        <w:t>Only the first two minors (‘OnAllDocuments’ and ‘NotAllDocumentsReferenced’) denote a correct signature verification (for at least a subset of documents).</w:t>
      </w:r>
    </w:p>
  </w:comment>
  <w:comment w:id="22637" w:author="Andreas Kuehne" w:date="2019-05-31T12:24:00Z" w:initials="AK">
    <w:p w14:paraId="09D1C740" w14:textId="61DE5593" w:rsidR="00A71F46" w:rsidRDefault="00A71F46">
      <w:pPr>
        <w:pStyle w:val="Kommentartext"/>
      </w:pPr>
      <w:r>
        <w:rPr>
          <w:rStyle w:val="Kommentarzeichen"/>
        </w:rPr>
        <w:annotationRef/>
      </w:r>
      <w:r>
        <w:t>Moved the unmodified section ‘Multi-Signature Creation’ from section 6 (‘Verification’) to section 5 (‘Signing’).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0E059" w15:done="0"/>
  <w15:commentEx w15:paraId="211BA321" w15:done="0"/>
  <w15:commentEx w15:paraId="3C4DF8F0" w15:done="0"/>
  <w15:commentEx w15:paraId="09D1C74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7C239" w14:textId="77777777" w:rsidR="00A71F46" w:rsidRDefault="00A71F46" w:rsidP="008C100C">
      <w:r>
        <w:separator/>
      </w:r>
    </w:p>
    <w:p w14:paraId="6D42C7D7" w14:textId="77777777" w:rsidR="00A71F46" w:rsidRDefault="00A71F46" w:rsidP="008C100C"/>
    <w:p w14:paraId="35F979B8" w14:textId="77777777" w:rsidR="00A71F46" w:rsidRDefault="00A71F46" w:rsidP="008C100C"/>
    <w:p w14:paraId="3EBF5000" w14:textId="77777777" w:rsidR="00A71F46" w:rsidRDefault="00A71F46" w:rsidP="008C100C"/>
    <w:p w14:paraId="4C6CE6C4" w14:textId="77777777" w:rsidR="00A71F46" w:rsidRDefault="00A71F46" w:rsidP="008C100C"/>
    <w:p w14:paraId="08DDD415" w14:textId="77777777" w:rsidR="00A71F46" w:rsidRDefault="00A71F46" w:rsidP="008C100C"/>
    <w:p w14:paraId="411DEC2A" w14:textId="77777777" w:rsidR="00A71F46" w:rsidRDefault="00A71F46" w:rsidP="008C100C"/>
  </w:endnote>
  <w:endnote w:type="continuationSeparator" w:id="0">
    <w:p w14:paraId="15F23A19" w14:textId="77777777" w:rsidR="00A71F46" w:rsidRDefault="00A71F46" w:rsidP="008C100C">
      <w:r>
        <w:continuationSeparator/>
      </w:r>
    </w:p>
    <w:p w14:paraId="08AB9DE3" w14:textId="77777777" w:rsidR="00A71F46" w:rsidRDefault="00A71F46" w:rsidP="008C100C"/>
    <w:p w14:paraId="3AD4C7E9" w14:textId="77777777" w:rsidR="00A71F46" w:rsidRDefault="00A71F46" w:rsidP="008C100C"/>
    <w:p w14:paraId="10060333" w14:textId="77777777" w:rsidR="00A71F46" w:rsidRDefault="00A71F46" w:rsidP="008C100C"/>
    <w:p w14:paraId="51B56EED" w14:textId="77777777" w:rsidR="00A71F46" w:rsidRDefault="00A71F46" w:rsidP="008C100C"/>
    <w:p w14:paraId="386D6B2A" w14:textId="77777777" w:rsidR="00A71F46" w:rsidRDefault="00A71F46" w:rsidP="008C100C"/>
    <w:p w14:paraId="58B507C4" w14:textId="77777777" w:rsidR="00A71F46" w:rsidRDefault="00A71F46"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Grande">
    <w:charset w:val="00"/>
    <w:family w:val="swiss"/>
    <w:pitch w:val="variable"/>
    <w:sig w:usb0="E1000AEF" w:usb1="5000A1FF" w:usb2="00000000" w:usb3="00000000" w:csb0="000001BF" w:csb1="00000000"/>
  </w:font>
  <w:font w:name="MS Mincho">
    <w:altName w:val="Yu Gothic UI"/>
    <w:panose1 w:val="02020609040205080304"/>
    <w:charset w:val="80"/>
    <w:family w:val="modern"/>
    <w:pitch w:val="fixed"/>
    <w:sig w:usb0="E00002FF" w:usb1="6AC7FDFB" w:usb2="08000012" w:usb3="00000000" w:csb0="0002009F" w:csb1="00000000"/>
  </w:font>
  <w:font w:name="Helvetica-Bold">
    <w:altName w:val="Arial"/>
    <w:charset w:val="00"/>
    <w:family w:val="swiss"/>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EA90" w14:textId="631AB6F9" w:rsidR="00A71F46" w:rsidRDefault="00A71F46" w:rsidP="00560795">
    <w:pPr>
      <w:pStyle w:val="Fuzeile"/>
      <w:tabs>
        <w:tab w:val="clear" w:pos="4320"/>
        <w:tab w:val="clear" w:pos="8640"/>
        <w:tab w:val="center" w:pos="4680"/>
        <w:tab w:val="right" w:pos="9360"/>
      </w:tabs>
      <w:spacing w:after="0"/>
      <w:rPr>
        <w:sz w:val="16"/>
        <w:szCs w:val="16"/>
      </w:rPr>
    </w:pPr>
    <w:r>
      <w:rPr>
        <w:sz w:val="16"/>
        <w:szCs w:val="16"/>
      </w:rPr>
      <w:t>dss-core-v2.0-cs</w:t>
    </w:r>
    <w:del w:id="1475" w:author="Andreas Kuehne" w:date="2019-05-09T22:03:00Z">
      <w:r w:rsidDel="00EB1DAE">
        <w:rPr>
          <w:sz w:val="16"/>
          <w:szCs w:val="16"/>
        </w:rPr>
        <w:delText>prd</w:delText>
      </w:r>
    </w:del>
    <w:r>
      <w:rPr>
        <w:sz w:val="16"/>
        <w:szCs w:val="16"/>
      </w:rPr>
      <w:t>0</w:t>
    </w:r>
    <w:del w:id="1476" w:author="Andreas Kuehne" w:date="2019-05-09T22:03:00Z">
      <w:r w:rsidDel="00EB1DAE">
        <w:rPr>
          <w:sz w:val="16"/>
          <w:szCs w:val="16"/>
        </w:rPr>
        <w:delText>3</w:delText>
      </w:r>
    </w:del>
    <w:ins w:id="1477" w:author="Andreas Kuehne" w:date="2019-05-09T22:03:00Z">
      <w:r>
        <w:rPr>
          <w:sz w:val="16"/>
          <w:szCs w:val="16"/>
        </w:rPr>
        <w:t>1</w:t>
      </w:r>
    </w:ins>
    <w:r>
      <w:rPr>
        <w:sz w:val="16"/>
        <w:szCs w:val="16"/>
      </w:rPr>
      <w:tab/>
    </w:r>
    <w:r>
      <w:rPr>
        <w:sz w:val="16"/>
        <w:szCs w:val="16"/>
      </w:rPr>
      <w:tab/>
    </w:r>
    <w:ins w:id="1478" w:author="Andreas Kuehne" w:date="2019-05-09T22:03:00Z">
      <w:r>
        <w:rPr>
          <w:sz w:val="16"/>
          <w:szCs w:val="16"/>
        </w:rPr>
        <w:t>31</w:t>
      </w:r>
    </w:ins>
    <w:del w:id="1479" w:author="Andreas Kuehne" w:date="2019-05-09T22:03:00Z">
      <w:r w:rsidDel="00EB1DAE">
        <w:rPr>
          <w:sz w:val="16"/>
          <w:szCs w:val="16"/>
        </w:rPr>
        <w:delText>13</w:delText>
      </w:r>
    </w:del>
    <w:r>
      <w:rPr>
        <w:sz w:val="16"/>
        <w:szCs w:val="16"/>
      </w:rPr>
      <w:t xml:space="preserve"> </w:t>
    </w:r>
    <w:del w:id="1480" w:author="Andreas Kuehne" w:date="2019-05-09T22:03:00Z">
      <w:r w:rsidDel="00EB1DAE">
        <w:rPr>
          <w:sz w:val="16"/>
          <w:szCs w:val="16"/>
        </w:rPr>
        <w:delText xml:space="preserve">February </w:delText>
      </w:r>
    </w:del>
    <w:ins w:id="1481" w:author="Andreas Kuehne" w:date="2019-05-09T22:03:00Z">
      <w:r>
        <w:rPr>
          <w:sz w:val="16"/>
          <w:szCs w:val="16"/>
        </w:rPr>
        <w:t xml:space="preserve">May </w:t>
      </w:r>
    </w:ins>
    <w:r>
      <w:rPr>
        <w:sz w:val="16"/>
        <w:szCs w:val="16"/>
      </w:rPr>
      <w:t>2019</w:t>
    </w:r>
  </w:p>
  <w:p w14:paraId="04CA8642" w14:textId="46F15E59" w:rsidR="00A71F46" w:rsidRPr="00F50E2C" w:rsidRDefault="00A71F46" w:rsidP="00560795">
    <w:pPr>
      <w:pStyle w:val="Fuzeile"/>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2019</w:t>
    </w:r>
    <w:r w:rsidRPr="00852E10">
      <w:rPr>
        <w:sz w:val="16"/>
        <w:szCs w:val="16"/>
      </w:rPr>
      <w:t>. All Rights Reserved.</w:t>
    </w:r>
    <w:r>
      <w:rPr>
        <w:sz w:val="16"/>
        <w:szCs w:val="16"/>
      </w:rPr>
      <w:tab/>
    </w:r>
    <w:r w:rsidRPr="0051640A">
      <w:rPr>
        <w:sz w:val="16"/>
        <w:szCs w:val="16"/>
      </w:rPr>
      <w:t xml:space="preserve">Page </w:t>
    </w:r>
    <w:r w:rsidRPr="0051640A">
      <w:rPr>
        <w:rStyle w:val="Seitenzahl"/>
        <w:sz w:val="16"/>
        <w:szCs w:val="16"/>
      </w:rPr>
      <w:fldChar w:fldCharType="begin"/>
    </w:r>
    <w:r w:rsidRPr="0051640A">
      <w:rPr>
        <w:rStyle w:val="Seitenzahl"/>
        <w:sz w:val="16"/>
        <w:szCs w:val="16"/>
      </w:rPr>
      <w:instrText xml:space="preserve"> PAGE </w:instrText>
    </w:r>
    <w:r w:rsidRPr="0051640A">
      <w:rPr>
        <w:rStyle w:val="Seitenzahl"/>
        <w:sz w:val="16"/>
        <w:szCs w:val="16"/>
      </w:rPr>
      <w:fldChar w:fldCharType="separate"/>
    </w:r>
    <w:r w:rsidR="008830AA">
      <w:rPr>
        <w:rStyle w:val="Seitenzahl"/>
        <w:noProof/>
        <w:sz w:val="16"/>
        <w:szCs w:val="16"/>
      </w:rPr>
      <w:t>138</w:t>
    </w:r>
    <w:r w:rsidRPr="0051640A">
      <w:rPr>
        <w:rStyle w:val="Seitenzahl"/>
        <w:sz w:val="16"/>
        <w:szCs w:val="16"/>
      </w:rPr>
      <w:fldChar w:fldCharType="end"/>
    </w:r>
    <w:r w:rsidRPr="0051640A">
      <w:rPr>
        <w:rStyle w:val="Seitenzahl"/>
        <w:sz w:val="16"/>
        <w:szCs w:val="16"/>
      </w:rPr>
      <w:t xml:space="preserve"> of </w:t>
    </w:r>
    <w:r w:rsidRPr="0051640A">
      <w:rPr>
        <w:rStyle w:val="Seitenzahl"/>
        <w:sz w:val="16"/>
        <w:szCs w:val="16"/>
      </w:rPr>
      <w:fldChar w:fldCharType="begin"/>
    </w:r>
    <w:r w:rsidRPr="0051640A">
      <w:rPr>
        <w:rStyle w:val="Seitenzahl"/>
        <w:sz w:val="16"/>
        <w:szCs w:val="16"/>
      </w:rPr>
      <w:instrText xml:space="preserve"> NUMPAGES </w:instrText>
    </w:r>
    <w:r w:rsidRPr="0051640A">
      <w:rPr>
        <w:rStyle w:val="Seitenzahl"/>
        <w:sz w:val="16"/>
        <w:szCs w:val="16"/>
      </w:rPr>
      <w:fldChar w:fldCharType="separate"/>
    </w:r>
    <w:r w:rsidR="008830AA">
      <w:rPr>
        <w:rStyle w:val="Seitenzahl"/>
        <w:noProof/>
        <w:sz w:val="16"/>
        <w:szCs w:val="16"/>
      </w:rPr>
      <w:t>156</w:t>
    </w:r>
    <w:r w:rsidRPr="0051640A">
      <w:rPr>
        <w:rStyle w:val="Seitenzah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6C3E" w14:textId="77777777" w:rsidR="00A71F46" w:rsidRPr="007611CD" w:rsidRDefault="00A71F46" w:rsidP="007611CD">
    <w:pPr>
      <w:pStyle w:val="Fuzeile"/>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26D5502E" w14:textId="77777777" w:rsidR="00A71F46" w:rsidRPr="007611CD" w:rsidRDefault="00A71F46" w:rsidP="007611CD">
    <w:pPr>
      <w:pStyle w:val="Fuzeile"/>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Seitenzahl"/>
        <w:sz w:val="16"/>
        <w:szCs w:val="16"/>
      </w:rPr>
      <w:tab/>
      <w:t xml:space="preserve">Page </w:t>
    </w:r>
    <w:r w:rsidRPr="007611CD">
      <w:rPr>
        <w:rStyle w:val="Seitenzahl"/>
        <w:sz w:val="16"/>
        <w:szCs w:val="16"/>
      </w:rPr>
      <w:fldChar w:fldCharType="begin"/>
    </w:r>
    <w:r w:rsidRPr="007611CD">
      <w:rPr>
        <w:rStyle w:val="Seitenzahl"/>
        <w:sz w:val="16"/>
        <w:szCs w:val="16"/>
      </w:rPr>
      <w:instrText xml:space="preserve"> PAGE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r w:rsidRPr="007611CD">
      <w:rPr>
        <w:rStyle w:val="Seitenzahl"/>
        <w:sz w:val="16"/>
        <w:szCs w:val="16"/>
      </w:rPr>
      <w:t xml:space="preserve"> of </w:t>
    </w:r>
    <w:r w:rsidRPr="007611CD">
      <w:rPr>
        <w:rStyle w:val="Seitenzahl"/>
        <w:sz w:val="16"/>
        <w:szCs w:val="16"/>
      </w:rPr>
      <w:fldChar w:fldCharType="begin"/>
    </w:r>
    <w:r w:rsidRPr="007611CD">
      <w:rPr>
        <w:rStyle w:val="Seitenzahl"/>
        <w:sz w:val="16"/>
        <w:szCs w:val="16"/>
      </w:rPr>
      <w:instrText xml:space="preserve"> NUMPAGES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AFC3" w14:textId="77777777" w:rsidR="00A71F46" w:rsidRDefault="00A71F46" w:rsidP="008C100C">
      <w:r>
        <w:separator/>
      </w:r>
    </w:p>
    <w:p w14:paraId="074B8EFB" w14:textId="77777777" w:rsidR="00A71F46" w:rsidRDefault="00A71F46" w:rsidP="008C100C"/>
  </w:footnote>
  <w:footnote w:type="continuationSeparator" w:id="0">
    <w:p w14:paraId="6705C39E" w14:textId="77777777" w:rsidR="00A71F46" w:rsidRDefault="00A71F46" w:rsidP="008C100C">
      <w:r>
        <w:continuationSeparator/>
      </w:r>
    </w:p>
    <w:p w14:paraId="632E7AB5" w14:textId="77777777" w:rsidR="00A71F46" w:rsidRDefault="00A71F46"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C7E25" w14:textId="77777777" w:rsidR="00A71F46" w:rsidRDefault="00A71F46" w:rsidP="008C100C"/>
  <w:p w14:paraId="2B203207" w14:textId="77777777" w:rsidR="00A71F46" w:rsidRDefault="00A71F46" w:rsidP="008C100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C703C70"/>
    <w:lvl w:ilvl="0">
      <w:start w:val="1"/>
      <w:numFmt w:val="bullet"/>
      <w:pStyle w:val="Aufzhlungszeichen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DFA6857"/>
    <w:multiLevelType w:val="hybridMultilevel"/>
    <w:tmpl w:val="5BB49666"/>
    <w:lvl w:ilvl="0" w:tplc="EEEA0D7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01280"/>
    <w:multiLevelType w:val="hybridMultilevel"/>
    <w:tmpl w:val="CC88F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6F48EC"/>
    <w:multiLevelType w:val="hybridMultilevel"/>
    <w:tmpl w:val="73F6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1128E"/>
    <w:multiLevelType w:val="hybridMultilevel"/>
    <w:tmpl w:val="22AA3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C0A7E"/>
    <w:multiLevelType w:val="hybridMultilevel"/>
    <w:tmpl w:val="72E64D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E9748C"/>
    <w:multiLevelType w:val="hybridMultilevel"/>
    <w:tmpl w:val="C598F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64FBD"/>
    <w:multiLevelType w:val="hybridMultilevel"/>
    <w:tmpl w:val="7A9879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10452"/>
    <w:multiLevelType w:val="hybridMultilevel"/>
    <w:tmpl w:val="C4464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9F7C2C"/>
    <w:multiLevelType w:val="hybridMultilevel"/>
    <w:tmpl w:val="FA52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F73"/>
    <w:multiLevelType w:val="hybridMultilevel"/>
    <w:tmpl w:val="1D0497A8"/>
    <w:lvl w:ilvl="0" w:tplc="04070001">
      <w:start w:val="1"/>
      <w:numFmt w:val="bullet"/>
      <w:lvlText w:val=""/>
      <w:lvlJc w:val="left"/>
      <w:pPr>
        <w:ind w:left="791" w:hanging="360"/>
      </w:pPr>
      <w:rPr>
        <w:rFonts w:ascii="Symbol" w:hAnsi="Symbol" w:hint="default"/>
      </w:rPr>
    </w:lvl>
    <w:lvl w:ilvl="1" w:tplc="04070003" w:tentative="1">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2" w15:restartNumberingAfterBreak="0">
    <w:nsid w:val="25724AA4"/>
    <w:multiLevelType w:val="hybridMultilevel"/>
    <w:tmpl w:val="79BE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77C80"/>
    <w:multiLevelType w:val="hybridMultilevel"/>
    <w:tmpl w:val="164E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C7BF3"/>
    <w:multiLevelType w:val="hybridMultilevel"/>
    <w:tmpl w:val="CC2AF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57520"/>
    <w:multiLevelType w:val="hybridMultilevel"/>
    <w:tmpl w:val="1EF059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94B7C"/>
    <w:multiLevelType w:val="hybridMultilevel"/>
    <w:tmpl w:val="0BD09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6D1C3A"/>
    <w:multiLevelType w:val="hybridMultilevel"/>
    <w:tmpl w:val="4B32180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887E40"/>
    <w:multiLevelType w:val="hybridMultilevel"/>
    <w:tmpl w:val="C36A68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36A25B0"/>
    <w:multiLevelType w:val="hybridMultilevel"/>
    <w:tmpl w:val="22F68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ED3F0F"/>
    <w:multiLevelType w:val="multilevel"/>
    <w:tmpl w:val="4A1A572A"/>
    <w:lvl w:ilvl="0">
      <w:start w:val="1"/>
      <w:numFmt w:val="upperLetter"/>
      <w:pStyle w:val="AppendixHeading1"/>
      <w:suff w:val="space"/>
      <w:lvlText w:val="Appendix %1."/>
      <w:lvlJc w:val="left"/>
      <w:pPr>
        <w:ind w:left="360" w:hanging="36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1" w15:restartNumberingAfterBreak="0">
    <w:nsid w:val="352B6282"/>
    <w:multiLevelType w:val="hybridMultilevel"/>
    <w:tmpl w:val="D1AC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46732D"/>
    <w:multiLevelType w:val="multilevel"/>
    <w:tmpl w:val="AE4ACC2A"/>
    <w:lvl w:ilvl="0">
      <w:start w:val="1"/>
      <w:numFmt w:val="decimal"/>
      <w:pStyle w:val="Algorithm"/>
      <w:lvlText w:val="%1."/>
      <w:lvlJc w:val="left"/>
      <w:pPr>
        <w:tabs>
          <w:tab w:val="num" w:pos="360"/>
        </w:tabs>
        <w:ind w:left="360" w:hanging="360"/>
      </w:pPr>
      <w:rPr>
        <w:rFonts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3" w15:restartNumberingAfterBreak="0">
    <w:nsid w:val="38C47EF0"/>
    <w:multiLevelType w:val="multilevel"/>
    <w:tmpl w:val="493AC3B6"/>
    <w:lvl w:ilvl="0">
      <w:start w:val="1"/>
      <w:numFmt w:val="bullet"/>
      <w:lvlText w:val=""/>
      <w:lvlJc w:val="left"/>
      <w:pPr>
        <w:tabs>
          <w:tab w:val="num" w:pos="360"/>
        </w:tabs>
        <w:ind w:left="360" w:hanging="360"/>
      </w:pPr>
      <w:rPr>
        <w:rFonts w:ascii="Symbol" w:hAnsi="Symbol"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15:restartNumberingAfterBreak="0">
    <w:nsid w:val="3D90794A"/>
    <w:multiLevelType w:val="hybridMultilevel"/>
    <w:tmpl w:val="C602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6381"/>
    <w:multiLevelType w:val="hybridMultilevel"/>
    <w:tmpl w:val="3D1A9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42E71"/>
    <w:multiLevelType w:val="hybridMultilevel"/>
    <w:tmpl w:val="9FA0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7734C"/>
    <w:multiLevelType w:val="hybridMultilevel"/>
    <w:tmpl w:val="1D00F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02D66"/>
    <w:multiLevelType w:val="hybridMultilevel"/>
    <w:tmpl w:val="B684845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B4C49F9"/>
    <w:multiLevelType w:val="hybridMultilevel"/>
    <w:tmpl w:val="14A6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B31357"/>
    <w:multiLevelType w:val="multilevel"/>
    <w:tmpl w:val="5C0A649E"/>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suff w:val="space"/>
      <w:lvlText w:val="%1.%2.%3.%4"/>
      <w:lvlJc w:val="left"/>
      <w:pPr>
        <w:ind w:left="864" w:hanging="864"/>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2EE0029"/>
    <w:multiLevelType w:val="hybridMultilevel"/>
    <w:tmpl w:val="A6FA6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071FE"/>
    <w:multiLevelType w:val="hybridMultilevel"/>
    <w:tmpl w:val="EB8CD9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505B4"/>
    <w:multiLevelType w:val="multilevel"/>
    <w:tmpl w:val="3E7C65A2"/>
    <w:lvl w:ilvl="0">
      <w:start w:val="1"/>
      <w:numFmt w:val="decimal"/>
      <w:pStyle w:val="AlgorithmSignedRef"/>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E4469B"/>
    <w:multiLevelType w:val="hybridMultilevel"/>
    <w:tmpl w:val="B8260A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09279F"/>
    <w:multiLevelType w:val="hybridMultilevel"/>
    <w:tmpl w:val="6D3C1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BE55DB"/>
    <w:multiLevelType w:val="hybridMultilevel"/>
    <w:tmpl w:val="E9620B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E726C4F"/>
    <w:multiLevelType w:val="hybridMultilevel"/>
    <w:tmpl w:val="A64E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D73050"/>
    <w:multiLevelType w:val="hybridMultilevel"/>
    <w:tmpl w:val="597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1735D9"/>
    <w:multiLevelType w:val="hybridMultilevel"/>
    <w:tmpl w:val="F3D6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7CF2504"/>
    <w:multiLevelType w:val="hybridMultilevel"/>
    <w:tmpl w:val="7284CA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D00B3E"/>
    <w:multiLevelType w:val="hybridMultilevel"/>
    <w:tmpl w:val="D4B83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CC6544"/>
    <w:multiLevelType w:val="hybridMultilevel"/>
    <w:tmpl w:val="6FB87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4A2B71"/>
    <w:multiLevelType w:val="multilevel"/>
    <w:tmpl w:val="5D04B8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5"/>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abstractNumId w:val="33"/>
  </w:num>
  <w:num w:numId="2">
    <w:abstractNumId w:val="1"/>
  </w:num>
  <w:num w:numId="3">
    <w:abstractNumId w:val="30"/>
  </w:num>
  <w:num w:numId="4">
    <w:abstractNumId w:val="0"/>
  </w:num>
  <w:num w:numId="5">
    <w:abstractNumId w:val="40"/>
  </w:num>
  <w:num w:numId="6">
    <w:abstractNumId w:val="20"/>
  </w:num>
  <w:num w:numId="7">
    <w:abstractNumId w:val="31"/>
  </w:num>
  <w:num w:numId="8">
    <w:abstractNumId w:val="8"/>
  </w:num>
  <w:num w:numId="9">
    <w:abstractNumId w:val="29"/>
  </w:num>
  <w:num w:numId="10">
    <w:abstractNumId w:val="7"/>
  </w:num>
  <w:num w:numId="11">
    <w:abstractNumId w:val="14"/>
  </w:num>
  <w:num w:numId="12">
    <w:abstractNumId w:val="10"/>
  </w:num>
  <w:num w:numId="13">
    <w:abstractNumId w:val="15"/>
  </w:num>
  <w:num w:numId="14">
    <w:abstractNumId w:val="2"/>
  </w:num>
  <w:num w:numId="15">
    <w:abstractNumId w:val="17"/>
  </w:num>
  <w:num w:numId="16">
    <w:abstractNumId w:val="25"/>
  </w:num>
  <w:num w:numId="17">
    <w:abstractNumId w:val="41"/>
  </w:num>
  <w:num w:numId="18">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9"/>
  </w:num>
  <w:num w:numId="24">
    <w:abstractNumId w:val="3"/>
  </w:num>
  <w:num w:numId="25">
    <w:abstractNumId w:val="23"/>
  </w:num>
  <w:num w:numId="26">
    <w:abstractNumId w:val="21"/>
  </w:num>
  <w:num w:numId="27">
    <w:abstractNumId w:val="26"/>
  </w:num>
  <w:num w:numId="28">
    <w:abstractNumId w:val="13"/>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8"/>
  </w:num>
  <w:num w:numId="32">
    <w:abstractNumId w:val="27"/>
  </w:num>
  <w:num w:numId="33">
    <w:abstractNumId w:val="4"/>
  </w:num>
  <w:num w:numId="34">
    <w:abstractNumId w:val="4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4"/>
  </w:num>
  <w:num w:numId="38">
    <w:abstractNumId w:val="38"/>
  </w:num>
  <w:num w:numId="39">
    <w:abstractNumId w:val="16"/>
  </w:num>
  <w:num w:numId="40">
    <w:abstractNumId w:val="6"/>
  </w:num>
  <w:num w:numId="41">
    <w:abstractNumId w:val="9"/>
  </w:num>
  <w:num w:numId="42">
    <w:abstractNumId w:val="34"/>
  </w:num>
  <w:num w:numId="43">
    <w:abstractNumId w:val="28"/>
  </w:num>
  <w:num w:numId="44">
    <w:abstractNumId w:val="36"/>
  </w:num>
  <w:num w:numId="45">
    <w:abstractNumId w:val="5"/>
  </w:num>
  <w:num w:numId="46">
    <w:abstractNumId w:val="35"/>
  </w:num>
  <w:num w:numId="47">
    <w:abstractNumId w:val="19"/>
  </w:num>
  <w:num w:numId="48">
    <w:abstractNumId w:val="20"/>
  </w:num>
  <w:num w:numId="49">
    <w:abstractNumId w:val="30"/>
  </w:num>
  <w:num w:numId="50">
    <w:abstractNumId w:val="11"/>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Kuehne">
    <w15:presenceInfo w15:providerId="Windows Live" w15:userId="8d878c91115d1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Gitternetztabelle1hell1"/>
  <w:noPunctuationKerning/>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25AA"/>
    <w:rsid w:val="00005F1F"/>
    <w:rsid w:val="00006B3A"/>
    <w:rsid w:val="0001259E"/>
    <w:rsid w:val="00023528"/>
    <w:rsid w:val="00024C43"/>
    <w:rsid w:val="00025DE3"/>
    <w:rsid w:val="00030624"/>
    <w:rsid w:val="00033041"/>
    <w:rsid w:val="00034345"/>
    <w:rsid w:val="000409FC"/>
    <w:rsid w:val="00043925"/>
    <w:rsid w:val="000449B0"/>
    <w:rsid w:val="000508CE"/>
    <w:rsid w:val="0005213E"/>
    <w:rsid w:val="00060BBB"/>
    <w:rsid w:val="0006408F"/>
    <w:rsid w:val="00070519"/>
    <w:rsid w:val="0007308D"/>
    <w:rsid w:val="00076079"/>
    <w:rsid w:val="00076EFC"/>
    <w:rsid w:val="00082C02"/>
    <w:rsid w:val="0008320C"/>
    <w:rsid w:val="00085F7C"/>
    <w:rsid w:val="00092265"/>
    <w:rsid w:val="000963B1"/>
    <w:rsid w:val="00096E2D"/>
    <w:rsid w:val="000A02CD"/>
    <w:rsid w:val="000A6E00"/>
    <w:rsid w:val="000B4B21"/>
    <w:rsid w:val="000C11FC"/>
    <w:rsid w:val="000D0396"/>
    <w:rsid w:val="000D208F"/>
    <w:rsid w:val="000E28CA"/>
    <w:rsid w:val="000E5705"/>
    <w:rsid w:val="000F26C3"/>
    <w:rsid w:val="000F450A"/>
    <w:rsid w:val="001009D3"/>
    <w:rsid w:val="00101D6D"/>
    <w:rsid w:val="00106344"/>
    <w:rsid w:val="00112ECA"/>
    <w:rsid w:val="001157F7"/>
    <w:rsid w:val="00123F2F"/>
    <w:rsid w:val="0013391D"/>
    <w:rsid w:val="00147F63"/>
    <w:rsid w:val="001579B5"/>
    <w:rsid w:val="00166BB7"/>
    <w:rsid w:val="001725A5"/>
    <w:rsid w:val="00177DED"/>
    <w:rsid w:val="001832F8"/>
    <w:rsid w:val="00195249"/>
    <w:rsid w:val="00197607"/>
    <w:rsid w:val="001A76DB"/>
    <w:rsid w:val="001B3221"/>
    <w:rsid w:val="001C0CE9"/>
    <w:rsid w:val="001C1D5A"/>
    <w:rsid w:val="001C782B"/>
    <w:rsid w:val="001D1D6C"/>
    <w:rsid w:val="001E34B8"/>
    <w:rsid w:val="001E46CF"/>
    <w:rsid w:val="001E4B99"/>
    <w:rsid w:val="001F05E0"/>
    <w:rsid w:val="001F51AB"/>
    <w:rsid w:val="001F57CC"/>
    <w:rsid w:val="00206130"/>
    <w:rsid w:val="00211740"/>
    <w:rsid w:val="00214606"/>
    <w:rsid w:val="002153A1"/>
    <w:rsid w:val="00223C24"/>
    <w:rsid w:val="0022546A"/>
    <w:rsid w:val="00231710"/>
    <w:rsid w:val="00232273"/>
    <w:rsid w:val="002423FB"/>
    <w:rsid w:val="00243E16"/>
    <w:rsid w:val="00255718"/>
    <w:rsid w:val="002659E9"/>
    <w:rsid w:val="002714A2"/>
    <w:rsid w:val="00277205"/>
    <w:rsid w:val="00286EC7"/>
    <w:rsid w:val="00294283"/>
    <w:rsid w:val="00297F2F"/>
    <w:rsid w:val="002A2B33"/>
    <w:rsid w:val="002A7671"/>
    <w:rsid w:val="002A79A0"/>
    <w:rsid w:val="002B197B"/>
    <w:rsid w:val="002B261C"/>
    <w:rsid w:val="002B267E"/>
    <w:rsid w:val="002B3320"/>
    <w:rsid w:val="002B7E99"/>
    <w:rsid w:val="002C0868"/>
    <w:rsid w:val="002C12BC"/>
    <w:rsid w:val="002E56CD"/>
    <w:rsid w:val="002F10B8"/>
    <w:rsid w:val="002F1E2B"/>
    <w:rsid w:val="00300B86"/>
    <w:rsid w:val="0030202A"/>
    <w:rsid w:val="00302159"/>
    <w:rsid w:val="00303110"/>
    <w:rsid w:val="003129C6"/>
    <w:rsid w:val="00316300"/>
    <w:rsid w:val="0031788B"/>
    <w:rsid w:val="00333ECA"/>
    <w:rsid w:val="00337D65"/>
    <w:rsid w:val="00342831"/>
    <w:rsid w:val="00343109"/>
    <w:rsid w:val="00362160"/>
    <w:rsid w:val="00366C20"/>
    <w:rsid w:val="003707E2"/>
    <w:rsid w:val="003734F5"/>
    <w:rsid w:val="00373F41"/>
    <w:rsid w:val="00383FF4"/>
    <w:rsid w:val="003857AC"/>
    <w:rsid w:val="00396734"/>
    <w:rsid w:val="003A06D0"/>
    <w:rsid w:val="003A0D47"/>
    <w:rsid w:val="003A1FBF"/>
    <w:rsid w:val="003B0E37"/>
    <w:rsid w:val="003B1F5B"/>
    <w:rsid w:val="003C18EF"/>
    <w:rsid w:val="003C20A1"/>
    <w:rsid w:val="003C61EA"/>
    <w:rsid w:val="003D15AE"/>
    <w:rsid w:val="003D1945"/>
    <w:rsid w:val="003D324A"/>
    <w:rsid w:val="003D5C65"/>
    <w:rsid w:val="003D798F"/>
    <w:rsid w:val="003E324B"/>
    <w:rsid w:val="003E6731"/>
    <w:rsid w:val="0040052F"/>
    <w:rsid w:val="00402E3A"/>
    <w:rsid w:val="00412A4B"/>
    <w:rsid w:val="0042094E"/>
    <w:rsid w:val="004226B7"/>
    <w:rsid w:val="0042272F"/>
    <w:rsid w:val="0042627A"/>
    <w:rsid w:val="00427622"/>
    <w:rsid w:val="0043023F"/>
    <w:rsid w:val="00430C66"/>
    <w:rsid w:val="00431A67"/>
    <w:rsid w:val="00445475"/>
    <w:rsid w:val="00453E33"/>
    <w:rsid w:val="00462FBF"/>
    <w:rsid w:val="00472D17"/>
    <w:rsid w:val="00473B6C"/>
    <w:rsid w:val="004819C2"/>
    <w:rsid w:val="00485993"/>
    <w:rsid w:val="004904F9"/>
    <w:rsid w:val="004925B5"/>
    <w:rsid w:val="00493949"/>
    <w:rsid w:val="00494EE0"/>
    <w:rsid w:val="004A4186"/>
    <w:rsid w:val="004A5BBB"/>
    <w:rsid w:val="004B203E"/>
    <w:rsid w:val="004B2AA0"/>
    <w:rsid w:val="004B584D"/>
    <w:rsid w:val="004B7567"/>
    <w:rsid w:val="004C0E19"/>
    <w:rsid w:val="004C4D7C"/>
    <w:rsid w:val="004D0E5E"/>
    <w:rsid w:val="004D3D90"/>
    <w:rsid w:val="004E374A"/>
    <w:rsid w:val="004F390D"/>
    <w:rsid w:val="004F5BEF"/>
    <w:rsid w:val="004F6E66"/>
    <w:rsid w:val="005034EB"/>
    <w:rsid w:val="005126F2"/>
    <w:rsid w:val="00514964"/>
    <w:rsid w:val="0051640A"/>
    <w:rsid w:val="0052099F"/>
    <w:rsid w:val="00522067"/>
    <w:rsid w:val="00527ED7"/>
    <w:rsid w:val="00536316"/>
    <w:rsid w:val="00537163"/>
    <w:rsid w:val="00542191"/>
    <w:rsid w:val="00547D8B"/>
    <w:rsid w:val="00547E3B"/>
    <w:rsid w:val="005538B5"/>
    <w:rsid w:val="00554D3F"/>
    <w:rsid w:val="00560795"/>
    <w:rsid w:val="00564C22"/>
    <w:rsid w:val="0056573B"/>
    <w:rsid w:val="00572BC4"/>
    <w:rsid w:val="00581419"/>
    <w:rsid w:val="00590FE3"/>
    <w:rsid w:val="00591B31"/>
    <w:rsid w:val="00596B92"/>
    <w:rsid w:val="005A05CB"/>
    <w:rsid w:val="005A293B"/>
    <w:rsid w:val="005A5678"/>
    <w:rsid w:val="005A5E41"/>
    <w:rsid w:val="005B5688"/>
    <w:rsid w:val="005C4A13"/>
    <w:rsid w:val="005C561D"/>
    <w:rsid w:val="005D2EE1"/>
    <w:rsid w:val="005E5C94"/>
    <w:rsid w:val="005F4F93"/>
    <w:rsid w:val="0060033A"/>
    <w:rsid w:val="00602B81"/>
    <w:rsid w:val="00602EA3"/>
    <w:rsid w:val="006047D8"/>
    <w:rsid w:val="0060747C"/>
    <w:rsid w:val="006107FC"/>
    <w:rsid w:val="00611D26"/>
    <w:rsid w:val="00634A4D"/>
    <w:rsid w:val="00635370"/>
    <w:rsid w:val="00643C24"/>
    <w:rsid w:val="0067485C"/>
    <w:rsid w:val="006852B0"/>
    <w:rsid w:val="0069488B"/>
    <w:rsid w:val="006970AF"/>
    <w:rsid w:val="006A0100"/>
    <w:rsid w:val="006A3443"/>
    <w:rsid w:val="006B2C49"/>
    <w:rsid w:val="006C53FF"/>
    <w:rsid w:val="006C6AF6"/>
    <w:rsid w:val="006D31DB"/>
    <w:rsid w:val="006F11AC"/>
    <w:rsid w:val="006F2371"/>
    <w:rsid w:val="006F2C2B"/>
    <w:rsid w:val="007001D7"/>
    <w:rsid w:val="00704663"/>
    <w:rsid w:val="007057F1"/>
    <w:rsid w:val="00711729"/>
    <w:rsid w:val="00711B66"/>
    <w:rsid w:val="0071217C"/>
    <w:rsid w:val="007132C1"/>
    <w:rsid w:val="007139E9"/>
    <w:rsid w:val="007165BD"/>
    <w:rsid w:val="007167BB"/>
    <w:rsid w:val="00716D9A"/>
    <w:rsid w:val="007212A8"/>
    <w:rsid w:val="00724667"/>
    <w:rsid w:val="00727F08"/>
    <w:rsid w:val="0073092D"/>
    <w:rsid w:val="007402C5"/>
    <w:rsid w:val="00742471"/>
    <w:rsid w:val="0074463C"/>
    <w:rsid w:val="00745446"/>
    <w:rsid w:val="00746D5A"/>
    <w:rsid w:val="00754545"/>
    <w:rsid w:val="00757629"/>
    <w:rsid w:val="007611CD"/>
    <w:rsid w:val="00763A94"/>
    <w:rsid w:val="00765F2F"/>
    <w:rsid w:val="0077006B"/>
    <w:rsid w:val="0077347A"/>
    <w:rsid w:val="007816D7"/>
    <w:rsid w:val="007824D4"/>
    <w:rsid w:val="007902D4"/>
    <w:rsid w:val="00790B4C"/>
    <w:rsid w:val="007A1064"/>
    <w:rsid w:val="007A5948"/>
    <w:rsid w:val="007A60C0"/>
    <w:rsid w:val="007A63CE"/>
    <w:rsid w:val="007A7669"/>
    <w:rsid w:val="007A7CF7"/>
    <w:rsid w:val="007C0E03"/>
    <w:rsid w:val="007C625D"/>
    <w:rsid w:val="007E3373"/>
    <w:rsid w:val="007F4325"/>
    <w:rsid w:val="008012F5"/>
    <w:rsid w:val="008020C7"/>
    <w:rsid w:val="00805611"/>
    <w:rsid w:val="00805977"/>
    <w:rsid w:val="00806704"/>
    <w:rsid w:val="00827213"/>
    <w:rsid w:val="00831022"/>
    <w:rsid w:val="00850AB8"/>
    <w:rsid w:val="00851329"/>
    <w:rsid w:val="008514A0"/>
    <w:rsid w:val="00852E10"/>
    <w:rsid w:val="00854241"/>
    <w:rsid w:val="008546B3"/>
    <w:rsid w:val="00860008"/>
    <w:rsid w:val="00861E18"/>
    <w:rsid w:val="008677C6"/>
    <w:rsid w:val="00875F61"/>
    <w:rsid w:val="0087606C"/>
    <w:rsid w:val="00876B32"/>
    <w:rsid w:val="0088011D"/>
    <w:rsid w:val="00882FC4"/>
    <w:rsid w:val="008830AA"/>
    <w:rsid w:val="0088339A"/>
    <w:rsid w:val="00885BC6"/>
    <w:rsid w:val="00890065"/>
    <w:rsid w:val="008A31C5"/>
    <w:rsid w:val="008A6495"/>
    <w:rsid w:val="008A68CC"/>
    <w:rsid w:val="008B059D"/>
    <w:rsid w:val="008B35FC"/>
    <w:rsid w:val="008B5BF1"/>
    <w:rsid w:val="008B7EC0"/>
    <w:rsid w:val="008C100C"/>
    <w:rsid w:val="008C3923"/>
    <w:rsid w:val="008C7396"/>
    <w:rsid w:val="008D23C9"/>
    <w:rsid w:val="008D40EE"/>
    <w:rsid w:val="008D464F"/>
    <w:rsid w:val="008D603F"/>
    <w:rsid w:val="008F06B3"/>
    <w:rsid w:val="008F4458"/>
    <w:rsid w:val="00906C70"/>
    <w:rsid w:val="00912C71"/>
    <w:rsid w:val="00922029"/>
    <w:rsid w:val="009228C8"/>
    <w:rsid w:val="00930197"/>
    <w:rsid w:val="00930A73"/>
    <w:rsid w:val="00930E31"/>
    <w:rsid w:val="009442F2"/>
    <w:rsid w:val="00945F43"/>
    <w:rsid w:val="00950197"/>
    <w:rsid w:val="00951C02"/>
    <w:rsid w:val="009523EF"/>
    <w:rsid w:val="00960A34"/>
    <w:rsid w:val="0096165F"/>
    <w:rsid w:val="00962F1F"/>
    <w:rsid w:val="009750E3"/>
    <w:rsid w:val="009821F7"/>
    <w:rsid w:val="00982437"/>
    <w:rsid w:val="0099403E"/>
    <w:rsid w:val="00995224"/>
    <w:rsid w:val="00995E1B"/>
    <w:rsid w:val="009A2E52"/>
    <w:rsid w:val="009A44D0"/>
    <w:rsid w:val="009A4727"/>
    <w:rsid w:val="009B1AF1"/>
    <w:rsid w:val="009B1FA0"/>
    <w:rsid w:val="009B28A5"/>
    <w:rsid w:val="009C0ECF"/>
    <w:rsid w:val="009C3825"/>
    <w:rsid w:val="009C4CD6"/>
    <w:rsid w:val="009C7DCE"/>
    <w:rsid w:val="009D1CDA"/>
    <w:rsid w:val="009D4EF5"/>
    <w:rsid w:val="009E44E7"/>
    <w:rsid w:val="009F04EF"/>
    <w:rsid w:val="009F7F75"/>
    <w:rsid w:val="00A05FDF"/>
    <w:rsid w:val="00A12E16"/>
    <w:rsid w:val="00A31FB9"/>
    <w:rsid w:val="00A34900"/>
    <w:rsid w:val="00A42CB7"/>
    <w:rsid w:val="00A44E81"/>
    <w:rsid w:val="00A471E7"/>
    <w:rsid w:val="00A50716"/>
    <w:rsid w:val="00A55556"/>
    <w:rsid w:val="00A63756"/>
    <w:rsid w:val="00A710C8"/>
    <w:rsid w:val="00A71F46"/>
    <w:rsid w:val="00A72B29"/>
    <w:rsid w:val="00A74011"/>
    <w:rsid w:val="00A833D1"/>
    <w:rsid w:val="00A83CAA"/>
    <w:rsid w:val="00A9135E"/>
    <w:rsid w:val="00A9241B"/>
    <w:rsid w:val="00A93A73"/>
    <w:rsid w:val="00A9675F"/>
    <w:rsid w:val="00AA0D5A"/>
    <w:rsid w:val="00AA2F0A"/>
    <w:rsid w:val="00AA52F6"/>
    <w:rsid w:val="00AC0AAD"/>
    <w:rsid w:val="00AC5012"/>
    <w:rsid w:val="00AD0665"/>
    <w:rsid w:val="00AD0F45"/>
    <w:rsid w:val="00AD3D5F"/>
    <w:rsid w:val="00AD4630"/>
    <w:rsid w:val="00AE0702"/>
    <w:rsid w:val="00AE79E2"/>
    <w:rsid w:val="00AF5EEC"/>
    <w:rsid w:val="00AF6DEF"/>
    <w:rsid w:val="00B0161A"/>
    <w:rsid w:val="00B03FBA"/>
    <w:rsid w:val="00B07128"/>
    <w:rsid w:val="00B103B8"/>
    <w:rsid w:val="00B10527"/>
    <w:rsid w:val="00B1130E"/>
    <w:rsid w:val="00B12364"/>
    <w:rsid w:val="00B12A5A"/>
    <w:rsid w:val="00B1598A"/>
    <w:rsid w:val="00B16092"/>
    <w:rsid w:val="00B23535"/>
    <w:rsid w:val="00B2415D"/>
    <w:rsid w:val="00B311CC"/>
    <w:rsid w:val="00B33063"/>
    <w:rsid w:val="00B34A7A"/>
    <w:rsid w:val="00B569DB"/>
    <w:rsid w:val="00B573DB"/>
    <w:rsid w:val="00B638C0"/>
    <w:rsid w:val="00B7301F"/>
    <w:rsid w:val="00B809FD"/>
    <w:rsid w:val="00B80CDB"/>
    <w:rsid w:val="00B82C6F"/>
    <w:rsid w:val="00BA0D8E"/>
    <w:rsid w:val="00BA2083"/>
    <w:rsid w:val="00BA42A2"/>
    <w:rsid w:val="00BB79DE"/>
    <w:rsid w:val="00BC5AF2"/>
    <w:rsid w:val="00BC6A3B"/>
    <w:rsid w:val="00BE1CE0"/>
    <w:rsid w:val="00BF4F83"/>
    <w:rsid w:val="00BF5E78"/>
    <w:rsid w:val="00C02DEC"/>
    <w:rsid w:val="00C04BCD"/>
    <w:rsid w:val="00C17A88"/>
    <w:rsid w:val="00C217E0"/>
    <w:rsid w:val="00C2337F"/>
    <w:rsid w:val="00C23558"/>
    <w:rsid w:val="00C304DB"/>
    <w:rsid w:val="00C32606"/>
    <w:rsid w:val="00C407A4"/>
    <w:rsid w:val="00C44407"/>
    <w:rsid w:val="00C451D7"/>
    <w:rsid w:val="00C45DB7"/>
    <w:rsid w:val="00C474B1"/>
    <w:rsid w:val="00C52EFC"/>
    <w:rsid w:val="00C5515D"/>
    <w:rsid w:val="00C65AD9"/>
    <w:rsid w:val="00C71349"/>
    <w:rsid w:val="00C7321D"/>
    <w:rsid w:val="00C76CAA"/>
    <w:rsid w:val="00C76CCB"/>
    <w:rsid w:val="00C77497"/>
    <w:rsid w:val="00C77916"/>
    <w:rsid w:val="00C8290A"/>
    <w:rsid w:val="00C836B6"/>
    <w:rsid w:val="00C86459"/>
    <w:rsid w:val="00C9139F"/>
    <w:rsid w:val="00C926F1"/>
    <w:rsid w:val="00C964B1"/>
    <w:rsid w:val="00C97EDB"/>
    <w:rsid w:val="00CA1215"/>
    <w:rsid w:val="00CA2698"/>
    <w:rsid w:val="00CC28F5"/>
    <w:rsid w:val="00CC2F1E"/>
    <w:rsid w:val="00CC5EC1"/>
    <w:rsid w:val="00CC6472"/>
    <w:rsid w:val="00CD33CA"/>
    <w:rsid w:val="00CE2CD5"/>
    <w:rsid w:val="00CE48E3"/>
    <w:rsid w:val="00CE59AF"/>
    <w:rsid w:val="00CF5184"/>
    <w:rsid w:val="00CF5335"/>
    <w:rsid w:val="00CF5D9B"/>
    <w:rsid w:val="00CF629C"/>
    <w:rsid w:val="00D00DF9"/>
    <w:rsid w:val="00D011BE"/>
    <w:rsid w:val="00D02FB8"/>
    <w:rsid w:val="00D04A7F"/>
    <w:rsid w:val="00D06C3A"/>
    <w:rsid w:val="00D1002F"/>
    <w:rsid w:val="00D14266"/>
    <w:rsid w:val="00D27CAB"/>
    <w:rsid w:val="00D303F1"/>
    <w:rsid w:val="00D34FFC"/>
    <w:rsid w:val="00D43CB9"/>
    <w:rsid w:val="00D5207A"/>
    <w:rsid w:val="00D54431"/>
    <w:rsid w:val="00D54A1C"/>
    <w:rsid w:val="00D55226"/>
    <w:rsid w:val="00D56DEC"/>
    <w:rsid w:val="00D56E36"/>
    <w:rsid w:val="00D57FAD"/>
    <w:rsid w:val="00D61DB1"/>
    <w:rsid w:val="00D61FFC"/>
    <w:rsid w:val="00D64A4C"/>
    <w:rsid w:val="00D65C25"/>
    <w:rsid w:val="00D73156"/>
    <w:rsid w:val="00D75ED0"/>
    <w:rsid w:val="00D77705"/>
    <w:rsid w:val="00D8216B"/>
    <w:rsid w:val="00D844BE"/>
    <w:rsid w:val="00D852A1"/>
    <w:rsid w:val="00D861BB"/>
    <w:rsid w:val="00DA5475"/>
    <w:rsid w:val="00DB18B3"/>
    <w:rsid w:val="00DB27A1"/>
    <w:rsid w:val="00DB7C3C"/>
    <w:rsid w:val="00DC2EB1"/>
    <w:rsid w:val="00DC37AC"/>
    <w:rsid w:val="00DD0002"/>
    <w:rsid w:val="00DD0D58"/>
    <w:rsid w:val="00DD3493"/>
    <w:rsid w:val="00DD5A0D"/>
    <w:rsid w:val="00DE105D"/>
    <w:rsid w:val="00DE6F0E"/>
    <w:rsid w:val="00DF1F29"/>
    <w:rsid w:val="00DF3A4F"/>
    <w:rsid w:val="00DF3B48"/>
    <w:rsid w:val="00DF5EAF"/>
    <w:rsid w:val="00E01B2E"/>
    <w:rsid w:val="00E06267"/>
    <w:rsid w:val="00E15FDC"/>
    <w:rsid w:val="00E21636"/>
    <w:rsid w:val="00E21D05"/>
    <w:rsid w:val="00E230BA"/>
    <w:rsid w:val="00E30DE0"/>
    <w:rsid w:val="00E31A55"/>
    <w:rsid w:val="00E33995"/>
    <w:rsid w:val="00E36FE1"/>
    <w:rsid w:val="00E4299F"/>
    <w:rsid w:val="00E50F08"/>
    <w:rsid w:val="00E5513E"/>
    <w:rsid w:val="00E624E6"/>
    <w:rsid w:val="00E7674F"/>
    <w:rsid w:val="00E828C7"/>
    <w:rsid w:val="00E83D98"/>
    <w:rsid w:val="00EA5FB6"/>
    <w:rsid w:val="00EB1DAE"/>
    <w:rsid w:val="00EB7A3C"/>
    <w:rsid w:val="00EC42BE"/>
    <w:rsid w:val="00ED7C33"/>
    <w:rsid w:val="00EE0FF4"/>
    <w:rsid w:val="00EE32B1"/>
    <w:rsid w:val="00EE3786"/>
    <w:rsid w:val="00EE3BEF"/>
    <w:rsid w:val="00EE4E37"/>
    <w:rsid w:val="00EE6AD9"/>
    <w:rsid w:val="00EF4464"/>
    <w:rsid w:val="00EF63FB"/>
    <w:rsid w:val="00EF78A5"/>
    <w:rsid w:val="00F102AA"/>
    <w:rsid w:val="00F1108A"/>
    <w:rsid w:val="00F2001C"/>
    <w:rsid w:val="00F275C1"/>
    <w:rsid w:val="00F275CE"/>
    <w:rsid w:val="00F316B4"/>
    <w:rsid w:val="00F342DA"/>
    <w:rsid w:val="00F3464C"/>
    <w:rsid w:val="00F42CC9"/>
    <w:rsid w:val="00F442F9"/>
    <w:rsid w:val="00F50E2C"/>
    <w:rsid w:val="00F71295"/>
    <w:rsid w:val="00F92033"/>
    <w:rsid w:val="00F9240B"/>
    <w:rsid w:val="00F9293F"/>
    <w:rsid w:val="00F95656"/>
    <w:rsid w:val="00FA361D"/>
    <w:rsid w:val="00FB384A"/>
    <w:rsid w:val="00FB3A75"/>
    <w:rsid w:val="00FB69AD"/>
    <w:rsid w:val="00FC06F0"/>
    <w:rsid w:val="00FC3563"/>
    <w:rsid w:val="00FC6559"/>
    <w:rsid w:val="00FE0355"/>
    <w:rsid w:val="00FE5628"/>
    <w:rsid w:val="00FE5C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249"/>
    <o:shapelayout v:ext="edit">
      <o:idmap v:ext="edit" data="1"/>
    </o:shapelayout>
  </w:shapeDefaults>
  <w:decimalSymbol w:val="."/>
  <w:listSeparator w:val=","/>
  <w14:docId w14:val="187DF296"/>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unhideWhenUsed="1"/>
    <w:lsdException w:name="List 4"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629"/>
    <w:pPr>
      <w:spacing w:before="80" w:after="80"/>
    </w:pPr>
    <w:rPr>
      <w:rFonts w:ascii="Arial" w:hAnsi="Arial"/>
      <w:szCs w:val="24"/>
    </w:rPr>
  </w:style>
  <w:style w:type="paragraph" w:styleId="berschrift1">
    <w:name w:val="heading 1"/>
    <w:basedOn w:val="Standard"/>
    <w:next w:val="Standard"/>
    <w:link w:val="berschrift1Zchn"/>
    <w:qFormat/>
    <w:rsid w:val="00757629"/>
    <w:pPr>
      <w:keepNext/>
      <w:pageBreakBefore/>
      <w:numPr>
        <w:numId w:val="49"/>
      </w:numPr>
      <w:pBdr>
        <w:top w:val="single" w:sz="4" w:space="6" w:color="808080"/>
      </w:pBdr>
      <w:spacing w:before="480" w:after="120"/>
      <w:outlineLvl w:val="0"/>
    </w:pPr>
    <w:rPr>
      <w:rFonts w:cs="Arial"/>
      <w:b/>
      <w:bCs/>
      <w:color w:val="446CAA"/>
      <w:kern w:val="32"/>
      <w:sz w:val="36"/>
      <w:szCs w:val="36"/>
    </w:rPr>
  </w:style>
  <w:style w:type="paragraph" w:styleId="berschrift2">
    <w:name w:val="heading 2"/>
    <w:aliases w:val="H2"/>
    <w:basedOn w:val="berschrift1"/>
    <w:next w:val="Standard"/>
    <w:link w:val="berschrift2Zchn"/>
    <w:qFormat/>
    <w:rsid w:val="00757629"/>
    <w:pPr>
      <w:pageBreakBefore w:val="0"/>
      <w:numPr>
        <w:ilvl w:val="1"/>
      </w:numPr>
      <w:pBdr>
        <w:top w:val="none" w:sz="0" w:space="0" w:color="auto"/>
      </w:pBdr>
      <w:spacing w:before="240"/>
      <w:outlineLvl w:val="1"/>
    </w:pPr>
    <w:rPr>
      <w:bCs w:val="0"/>
      <w:iCs/>
      <w:sz w:val="28"/>
      <w:szCs w:val="28"/>
    </w:rPr>
  </w:style>
  <w:style w:type="paragraph" w:styleId="berschrift3">
    <w:name w:val="heading 3"/>
    <w:aliases w:val="H3"/>
    <w:basedOn w:val="berschrift2"/>
    <w:next w:val="Standard"/>
    <w:qFormat/>
    <w:rsid w:val="00757629"/>
    <w:pPr>
      <w:numPr>
        <w:ilvl w:val="2"/>
      </w:numPr>
      <w:outlineLvl w:val="2"/>
    </w:pPr>
    <w:rPr>
      <w:bCs/>
      <w:sz w:val="26"/>
      <w:szCs w:val="26"/>
    </w:rPr>
  </w:style>
  <w:style w:type="paragraph" w:styleId="berschrift4">
    <w:name w:val="heading 4"/>
    <w:aliases w:val="H4"/>
    <w:basedOn w:val="berschrift3"/>
    <w:next w:val="Standard"/>
    <w:link w:val="berschrift4Zchn"/>
    <w:qFormat/>
    <w:rsid w:val="00757629"/>
    <w:pPr>
      <w:numPr>
        <w:ilvl w:val="3"/>
      </w:numPr>
      <w:outlineLvl w:val="3"/>
    </w:pPr>
    <w:rPr>
      <w:bCs w:val="0"/>
      <w:sz w:val="24"/>
      <w:szCs w:val="28"/>
    </w:rPr>
  </w:style>
  <w:style w:type="paragraph" w:styleId="berschrift5">
    <w:name w:val="heading 5"/>
    <w:basedOn w:val="berschrift4"/>
    <w:next w:val="Standard"/>
    <w:qFormat/>
    <w:rsid w:val="00757629"/>
    <w:pPr>
      <w:numPr>
        <w:ilvl w:val="4"/>
      </w:numPr>
      <w:outlineLvl w:val="4"/>
    </w:pPr>
    <w:rPr>
      <w:bCs/>
      <w:iCs w:val="0"/>
      <w:szCs w:val="26"/>
    </w:rPr>
  </w:style>
  <w:style w:type="paragraph" w:styleId="berschrift6">
    <w:name w:val="heading 6"/>
    <w:basedOn w:val="berschrift5"/>
    <w:next w:val="Standard"/>
    <w:qFormat/>
    <w:rsid w:val="00757629"/>
    <w:pPr>
      <w:numPr>
        <w:ilvl w:val="5"/>
      </w:numPr>
      <w:outlineLvl w:val="5"/>
    </w:pPr>
    <w:rPr>
      <w:bCs w:val="0"/>
      <w:sz w:val="22"/>
      <w:szCs w:val="22"/>
    </w:rPr>
  </w:style>
  <w:style w:type="paragraph" w:styleId="berschrift7">
    <w:name w:val="heading 7"/>
    <w:basedOn w:val="berschrift6"/>
    <w:next w:val="Standard"/>
    <w:qFormat/>
    <w:rsid w:val="00757629"/>
    <w:pPr>
      <w:numPr>
        <w:ilvl w:val="6"/>
      </w:numPr>
      <w:outlineLvl w:val="6"/>
    </w:pPr>
  </w:style>
  <w:style w:type="paragraph" w:styleId="berschrift8">
    <w:name w:val="heading 8"/>
    <w:basedOn w:val="berschrift7"/>
    <w:next w:val="Standard"/>
    <w:rsid w:val="00757629"/>
    <w:pPr>
      <w:numPr>
        <w:ilvl w:val="7"/>
      </w:numPr>
      <w:outlineLvl w:val="7"/>
    </w:pPr>
    <w:rPr>
      <w:i/>
      <w:iCs/>
    </w:rPr>
  </w:style>
  <w:style w:type="paragraph" w:styleId="berschrift9">
    <w:name w:val="heading 9"/>
    <w:basedOn w:val="berschrift8"/>
    <w:next w:val="Standard"/>
    <w:rsid w:val="0075762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F4F83"/>
    <w:rPr>
      <w:rFonts w:ascii="Arial" w:hAnsi="Arial" w:cs="Arial"/>
      <w:b/>
      <w:bCs/>
      <w:color w:val="446CAA"/>
      <w:kern w:val="32"/>
      <w:sz w:val="36"/>
      <w:szCs w:val="36"/>
    </w:rPr>
  </w:style>
  <w:style w:type="character" w:customStyle="1" w:styleId="berschrift2Zchn">
    <w:name w:val="Überschrift 2 Zchn"/>
    <w:aliases w:val="H2 Zchn"/>
    <w:basedOn w:val="Absatz-Standardschriftart"/>
    <w:link w:val="berschrift2"/>
    <w:rsid w:val="00BF4F83"/>
    <w:rPr>
      <w:rFonts w:ascii="Arial" w:hAnsi="Arial" w:cs="Arial"/>
      <w:b/>
      <w:iCs/>
      <w:color w:val="446CAA"/>
      <w:kern w:val="32"/>
      <w:sz w:val="28"/>
      <w:szCs w:val="28"/>
    </w:rPr>
  </w:style>
  <w:style w:type="character" w:customStyle="1" w:styleId="berschrift4Zchn">
    <w:name w:val="Überschrift 4 Zchn"/>
    <w:aliases w:val="H4 Zchn"/>
    <w:basedOn w:val="Absatz-Standardschriftart"/>
    <w:link w:val="berschrift4"/>
    <w:rsid w:val="00BF4F83"/>
    <w:rPr>
      <w:rFonts w:ascii="Arial" w:hAnsi="Arial" w:cs="Arial"/>
      <w:b/>
      <w:iCs/>
      <w:color w:val="446CAA"/>
      <w:kern w:val="32"/>
      <w:sz w:val="24"/>
      <w:szCs w:val="28"/>
    </w:rPr>
  </w:style>
  <w:style w:type="paragraph" w:styleId="Titel">
    <w:name w:val="Title"/>
    <w:basedOn w:val="Standard"/>
    <w:qFormat/>
    <w:rsid w:val="00757629"/>
    <w:pPr>
      <w:pBdr>
        <w:top w:val="single" w:sz="4" w:space="1" w:color="808080"/>
      </w:pBdr>
      <w:spacing w:before="0" w:after="240"/>
    </w:pPr>
    <w:rPr>
      <w:rFonts w:cs="Arial"/>
      <w:b/>
      <w:bCs/>
      <w:color w:val="446CAA"/>
      <w:kern w:val="28"/>
      <w:sz w:val="48"/>
      <w:szCs w:val="48"/>
    </w:rPr>
  </w:style>
  <w:style w:type="paragraph" w:styleId="Untertitel">
    <w:name w:val="Subtitle"/>
    <w:basedOn w:val="Titel"/>
    <w:qFormat/>
    <w:rsid w:val="00757629"/>
    <w:rPr>
      <w:sz w:val="36"/>
      <w:szCs w:val="36"/>
    </w:rPr>
  </w:style>
  <w:style w:type="paragraph" w:customStyle="1" w:styleId="Titlepageinfo">
    <w:name w:val="Title page info"/>
    <w:basedOn w:val="Standard"/>
    <w:next w:val="Standard"/>
    <w:rsid w:val="00757629"/>
    <w:pPr>
      <w:keepNext/>
      <w:spacing w:before="0" w:after="0"/>
    </w:pPr>
    <w:rPr>
      <w:b/>
      <w:color w:val="446CAA"/>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qFormat/>
    <w:rPr>
      <w:rFonts w:ascii="Courier New" w:hAnsi="Courier New"/>
    </w:rPr>
  </w:style>
  <w:style w:type="character" w:styleId="Hyperlink">
    <w:name w:val="Hyperlink"/>
    <w:uiPriority w:val="99"/>
    <w:qFormat/>
    <w:rPr>
      <w:color w:val="0000EE"/>
      <w:u w:val="none"/>
    </w:rPr>
  </w:style>
  <w:style w:type="paragraph" w:styleId="Verzeichnis1">
    <w:name w:val="toc 1"/>
    <w:basedOn w:val="Standard"/>
    <w:next w:val="Standard"/>
    <w:autoRedefine/>
    <w:uiPriority w:val="39"/>
    <w:rsid w:val="00757629"/>
    <w:pPr>
      <w:tabs>
        <w:tab w:val="left" w:pos="480"/>
        <w:tab w:val="right" w:leader="dot" w:pos="9350"/>
      </w:tabs>
      <w:spacing w:before="60" w:after="60"/>
    </w:pPr>
  </w:style>
  <w:style w:type="paragraph" w:styleId="Verzeichnis2">
    <w:name w:val="toc 2"/>
    <w:basedOn w:val="Standard"/>
    <w:next w:val="Standard"/>
    <w:autoRedefine/>
    <w:uiPriority w:val="39"/>
    <w:rsid w:val="00757629"/>
    <w:pPr>
      <w:spacing w:before="60" w:after="60"/>
      <w:ind w:left="240"/>
    </w:pPr>
  </w:style>
  <w:style w:type="paragraph" w:styleId="Verzeichnis3">
    <w:name w:val="toc 3"/>
    <w:basedOn w:val="Standard"/>
    <w:next w:val="Standard"/>
    <w:autoRedefine/>
    <w:uiPriority w:val="39"/>
    <w:rsid w:val="00757629"/>
    <w:pPr>
      <w:spacing w:before="60" w:after="60"/>
      <w:ind w:left="480"/>
    </w:pPr>
  </w:style>
  <w:style w:type="paragraph" w:customStyle="1" w:styleId="Code">
    <w:name w:val="Code"/>
    <w:basedOn w:val="Standard"/>
    <w:qFormat/>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berschrift2"/>
    <w:next w:val="Standard"/>
    <w:qFormat/>
    <w:rsid w:val="00757629"/>
    <w:pPr>
      <w:numPr>
        <w:numId w:val="48"/>
      </w:numPr>
    </w:pPr>
  </w:style>
  <w:style w:type="character" w:styleId="Besucht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rPr>
  </w:style>
  <w:style w:type="character" w:styleId="Hervorhebung">
    <w:name w:val="Emphasis"/>
    <w:qFormat/>
    <w:rPr>
      <w:i/>
      <w:iCs/>
    </w:rPr>
  </w:style>
  <w:style w:type="character" w:styleId="HTMLSchreibmaschine">
    <w:name w:val="HTML Typewriter"/>
    <w:rPr>
      <w:rFonts w:ascii="Arial Unicode MS" w:eastAsia="Arial Unicode MS" w:hAnsi="Arial Unicode MS" w:cs="Arial Unicode MS"/>
      <w:sz w:val="20"/>
      <w:szCs w:val="20"/>
    </w:rPr>
  </w:style>
  <w:style w:type="paragraph" w:styleId="HTMLVorformatiert">
    <w:name w:val="HTML Preformatted"/>
    <w:basedOn w:val="Standard"/>
    <w:link w:val="HTMLVorformatiertZchn"/>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VorformatiertZchn">
    <w:name w:val="HTML Vorformatiert Zchn"/>
    <w:basedOn w:val="Absatz-Standardschriftart"/>
    <w:link w:val="HTMLVorformatiert"/>
    <w:uiPriority w:val="99"/>
    <w:rsid w:val="00BF4F83"/>
    <w:rPr>
      <w:rFonts w:ascii="Arial Unicode MS" w:eastAsia="Arial Unicode MS" w:hAnsi="Arial Unicode MS" w:cs="Arial Unicode MS"/>
    </w:rPr>
  </w:style>
  <w:style w:type="paragraph" w:styleId="Fu-Endnotenberschrift">
    <w:name w:val="Note Heading"/>
    <w:basedOn w:val="Standard"/>
    <w:next w:val="Standard"/>
  </w:style>
  <w:style w:type="paragraph" w:customStyle="1" w:styleId="Note">
    <w:name w:val="Note"/>
    <w:basedOn w:val="Standard"/>
    <w:next w:val="Standard"/>
    <w:pPr>
      <w:spacing w:before="120" w:after="120"/>
      <w:ind w:left="720" w:right="720"/>
    </w:pPr>
  </w:style>
  <w:style w:type="paragraph" w:customStyle="1" w:styleId="Definitionterm">
    <w:name w:val="Definition term"/>
    <w:basedOn w:val="Standard"/>
    <w:next w:val="Definition"/>
    <w:pPr>
      <w:ind w:right="2880"/>
    </w:pPr>
    <w:rPr>
      <w:rFonts w:eastAsia="Arial Unicode MS"/>
      <w:b/>
    </w:rPr>
  </w:style>
  <w:style w:type="paragraph" w:customStyle="1" w:styleId="Definition">
    <w:name w:val="Definition"/>
    <w:basedOn w:val="Standard"/>
    <w:next w:val="Definitionterm"/>
    <w:pPr>
      <w:spacing w:after="120"/>
      <w:ind w:left="720"/>
    </w:pPr>
    <w:rPr>
      <w:rFonts w:eastAsia="Arial Unicode MS"/>
    </w:rPr>
  </w:style>
  <w:style w:type="paragraph" w:customStyle="1" w:styleId="Ref">
    <w:name w:val="Ref"/>
    <w:basedOn w:val="Standard"/>
    <w:autoRedefine/>
    <w:qFormat/>
    <w:rsid w:val="00757629"/>
    <w:pPr>
      <w:spacing w:before="40" w:after="40"/>
      <w:ind w:left="2160" w:hanging="1800"/>
    </w:pPr>
    <w:rPr>
      <w:bCs/>
      <w:color w:val="000000"/>
    </w:rPr>
  </w:style>
  <w:style w:type="paragraph" w:styleId="Kopfzeile">
    <w:name w:val="header"/>
    <w:basedOn w:val="Standard"/>
    <w:pPr>
      <w:tabs>
        <w:tab w:val="center" w:pos="4320"/>
        <w:tab w:val="right" w:pos="8640"/>
      </w:tabs>
    </w:pPr>
  </w:style>
  <w:style w:type="paragraph" w:styleId="Fuzeile">
    <w:name w:val="footer"/>
    <w:basedOn w:val="Standard"/>
    <w:link w:val="FuzeileZchn"/>
    <w:pPr>
      <w:tabs>
        <w:tab w:val="center" w:pos="4320"/>
        <w:tab w:val="right" w:pos="8640"/>
      </w:tabs>
    </w:pPr>
  </w:style>
  <w:style w:type="character" w:customStyle="1" w:styleId="FuzeileZchn">
    <w:name w:val="Fußzeile Zchn"/>
    <w:link w:val="Fuzeile"/>
    <w:rsid w:val="00BF4F83"/>
    <w:rPr>
      <w:rFonts w:ascii="Arial" w:hAnsi="Arial"/>
      <w:szCs w:val="24"/>
    </w:rPr>
  </w:style>
  <w:style w:type="character" w:styleId="Seitenzahl">
    <w:name w:val="page number"/>
    <w:basedOn w:val="Absatz-Standardschriftart"/>
  </w:style>
  <w:style w:type="paragraph" w:customStyle="1" w:styleId="AppendixHeading1">
    <w:name w:val="AppendixHeading1"/>
    <w:basedOn w:val="berschrift1"/>
    <w:next w:val="Standard"/>
    <w:qFormat/>
    <w:rsid w:val="00757629"/>
    <w:pPr>
      <w:numPr>
        <w:numId w:val="48"/>
      </w:numPr>
      <w:spacing w:before="100" w:beforeAutospacing="1" w:after="100" w:afterAutospacing="1"/>
    </w:pPr>
    <w:rPr>
      <w:kern w:val="36"/>
    </w:rPr>
  </w:style>
  <w:style w:type="character" w:customStyle="1" w:styleId="Refterm">
    <w:name w:val="Ref term"/>
    <w:rPr>
      <w:b/>
    </w:rPr>
  </w:style>
  <w:style w:type="character" w:styleId="Zeilennummer">
    <w:name w:val="line number"/>
    <w:basedOn w:val="Absatz-Standardschriftart"/>
  </w:style>
  <w:style w:type="paragraph" w:styleId="Verzeichnis7">
    <w:name w:val="toc 7"/>
    <w:basedOn w:val="Standard"/>
    <w:next w:val="Standard"/>
    <w:autoRedefine/>
    <w:uiPriority w:val="39"/>
    <w:rsid w:val="0075762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Aufzhlungszeichen">
    <w:name w:val="List Bullet"/>
    <w:basedOn w:val="Standard"/>
    <w:pPr>
      <w:numPr>
        <w:numId w:val="2"/>
      </w:numPr>
    </w:pPr>
  </w:style>
  <w:style w:type="paragraph" w:styleId="Verzeichnis4">
    <w:name w:val="toc 4"/>
    <w:basedOn w:val="Verzeichnis3"/>
    <w:next w:val="Standard"/>
    <w:autoRedefine/>
    <w:uiPriority w:val="39"/>
    <w:rsid w:val="00757629"/>
    <w:pPr>
      <w:ind w:left="720"/>
    </w:pPr>
    <w:rPr>
      <w:sz w:val="18"/>
    </w:rPr>
  </w:style>
  <w:style w:type="character" w:customStyle="1" w:styleId="Variable">
    <w:name w:val="Variable"/>
    <w:rPr>
      <w:i/>
    </w:rPr>
  </w:style>
  <w:style w:type="paragraph" w:styleId="Verzeichnis5">
    <w:name w:val="toc 5"/>
    <w:basedOn w:val="Verzeichnis4"/>
    <w:next w:val="Standard"/>
    <w:autoRedefine/>
    <w:uiPriority w:val="39"/>
    <w:rsid w:val="00757629"/>
    <w:pPr>
      <w:ind w:left="960"/>
    </w:pPr>
  </w:style>
  <w:style w:type="paragraph" w:styleId="Verzeichnis6">
    <w:name w:val="toc 6"/>
    <w:basedOn w:val="Standard"/>
    <w:next w:val="Standard"/>
    <w:autoRedefine/>
    <w:uiPriority w:val="39"/>
    <w:rsid w:val="00757629"/>
    <w:pPr>
      <w:ind w:left="1200"/>
    </w:pPr>
    <w:rPr>
      <w:sz w:val="18"/>
    </w:rPr>
  </w:style>
  <w:style w:type="paragraph" w:styleId="Funotentext">
    <w:name w:val="footnote text"/>
    <w:basedOn w:val="Standard"/>
    <w:link w:val="FunotentextZchn"/>
    <w:rsid w:val="00A9241B"/>
    <w:rPr>
      <w:szCs w:val="20"/>
    </w:rPr>
  </w:style>
  <w:style w:type="character" w:customStyle="1" w:styleId="FunotentextZchn">
    <w:name w:val="Fußnotentext Zchn"/>
    <w:link w:val="Funotentext"/>
    <w:rsid w:val="00A9241B"/>
    <w:rPr>
      <w:rFonts w:ascii="Arial" w:hAnsi="Arial"/>
    </w:rPr>
  </w:style>
  <w:style w:type="paragraph" w:styleId="Beschriftung">
    <w:name w:val="caption"/>
    <w:basedOn w:val="Standard"/>
    <w:next w:val="Standard"/>
    <w:autoRedefine/>
    <w:qFormat/>
    <w:rsid w:val="0005213E"/>
    <w:pPr>
      <w:spacing w:before="120" w:after="120"/>
    </w:pPr>
    <w:rPr>
      <w:sz w:val="18"/>
      <w:szCs w:val="20"/>
    </w:rPr>
  </w:style>
  <w:style w:type="paragraph" w:styleId="Aufzhlungszeichen2">
    <w:name w:val="List Bullet 2"/>
    <w:basedOn w:val="Standard"/>
    <w:pPr>
      <w:numPr>
        <w:numId w:val="4"/>
      </w:numPr>
    </w:pPr>
  </w:style>
  <w:style w:type="paragraph" w:customStyle="1" w:styleId="RelatedWork">
    <w:name w:val="Related Work"/>
    <w:basedOn w:val="Titlepageinfodescription"/>
    <w:rsid w:val="004C4D7C"/>
    <w:pPr>
      <w:numPr>
        <w:numId w:val="5"/>
      </w:numPr>
    </w:pPr>
  </w:style>
  <w:style w:type="paragraph" w:customStyle="1" w:styleId="Abstract">
    <w:name w:val="Abstract"/>
    <w:basedOn w:val="Titlepageinfodescription"/>
    <w:rsid w:val="00B569DB"/>
    <w:pPr>
      <w:contextualSpacing w:val="0"/>
    </w:pPr>
  </w:style>
  <w:style w:type="paragraph" w:customStyle="1" w:styleId="Notices">
    <w:name w:val="Notices"/>
    <w:basedOn w:val="Untertitel"/>
    <w:next w:val="TextBody"/>
    <w:rsid w:val="00757629"/>
    <w:pPr>
      <w:pageBreakBefore/>
    </w:pPr>
  </w:style>
  <w:style w:type="paragraph" w:customStyle="1" w:styleId="TextBody">
    <w:name w:val="Text Body"/>
    <w:basedOn w:val="Standard"/>
    <w:rsid w:val="00757629"/>
    <w:pPr>
      <w:spacing w:before="0"/>
    </w:pPr>
    <w:rPr>
      <w:szCs w:val="20"/>
    </w:rPr>
  </w:style>
  <w:style w:type="table" w:styleId="Tabellenraster">
    <w:name w:val="Table Grid"/>
    <w:basedOn w:val="NormaleTabelle"/>
    <w:rsid w:val="00757629"/>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berschrift3"/>
    <w:next w:val="Standard"/>
    <w:rsid w:val="00757629"/>
    <w:pPr>
      <w:numPr>
        <w:numId w:val="48"/>
      </w:numPr>
    </w:pPr>
  </w:style>
  <w:style w:type="character" w:styleId="Funotenzeichen">
    <w:name w:val="footnote reference"/>
    <w:rsid w:val="00A9241B"/>
    <w:rPr>
      <w:vertAlign w:val="superscript"/>
    </w:rPr>
  </w:style>
  <w:style w:type="paragraph" w:styleId="Endnotentext">
    <w:name w:val="endnote text"/>
    <w:basedOn w:val="Standard"/>
    <w:link w:val="EndnotentextZchn"/>
    <w:rsid w:val="00982437"/>
    <w:rPr>
      <w:szCs w:val="20"/>
    </w:rPr>
  </w:style>
  <w:style w:type="character" w:customStyle="1" w:styleId="EndnotentextZchn">
    <w:name w:val="Endnotentext Zchn"/>
    <w:link w:val="Endnotentext"/>
    <w:rsid w:val="00982437"/>
    <w:rPr>
      <w:rFonts w:ascii="Arial" w:hAnsi="Arial"/>
    </w:rPr>
  </w:style>
  <w:style w:type="character" w:styleId="Endnotenzeichen">
    <w:name w:val="endnote reference"/>
    <w:rsid w:val="00982437"/>
    <w:rPr>
      <w:vertAlign w:val="superscript"/>
    </w:rPr>
  </w:style>
  <w:style w:type="paragraph" w:customStyle="1" w:styleId="AppendixHeading4">
    <w:name w:val="AppendixHeading4"/>
    <w:basedOn w:val="AppendixHeading3"/>
    <w:next w:val="Standard"/>
    <w:rsid w:val="00757629"/>
    <w:pPr>
      <w:numPr>
        <w:ilvl w:val="3"/>
      </w:numPr>
      <w:outlineLvl w:val="3"/>
    </w:pPr>
    <w:rPr>
      <w:iCs w:val="0"/>
      <w:sz w:val="24"/>
    </w:rPr>
  </w:style>
  <w:style w:type="paragraph" w:customStyle="1" w:styleId="AppendixHeading5">
    <w:name w:val="AppendixHeading5"/>
    <w:basedOn w:val="AppendixHeading4"/>
    <w:next w:val="Standard"/>
    <w:rsid w:val="00757629"/>
    <w:pPr>
      <w:numPr>
        <w:ilvl w:val="4"/>
      </w:numPr>
      <w:spacing w:before="200"/>
      <w:outlineLvl w:val="4"/>
    </w:pPr>
    <w:rPr>
      <w:sz w:val="20"/>
    </w:rPr>
  </w:style>
  <w:style w:type="character" w:customStyle="1" w:styleId="UnresolvedMention">
    <w:name w:val="Unresolved Mention"/>
    <w:basedOn w:val="Absatz-Standardschriftart"/>
    <w:uiPriority w:val="99"/>
    <w:semiHidden/>
    <w:unhideWhenUsed/>
    <w:rsid w:val="00757629"/>
    <w:rPr>
      <w:color w:val="808080"/>
      <w:shd w:val="clear" w:color="auto" w:fill="E6E6E6"/>
    </w:rPr>
  </w:style>
  <w:style w:type="paragraph" w:styleId="Sprechblasentext">
    <w:name w:val="Balloon Text"/>
    <w:basedOn w:val="Standard"/>
    <w:link w:val="SprechblasentextZchn"/>
    <w:rsid w:val="00BF4F83"/>
    <w:pPr>
      <w:spacing w:before="0" w:after="0"/>
    </w:pPr>
    <w:rPr>
      <w:rFonts w:ascii="Tahoma" w:hAnsi="Tahoma"/>
      <w:sz w:val="16"/>
      <w:szCs w:val="16"/>
      <w:lang w:val="x-none" w:eastAsia="x-none"/>
    </w:rPr>
  </w:style>
  <w:style w:type="character" w:customStyle="1" w:styleId="SprechblasentextZchn">
    <w:name w:val="Sprechblasentext Zchn"/>
    <w:basedOn w:val="Absatz-Standardschriftart"/>
    <w:link w:val="Sprechblasentext"/>
    <w:rsid w:val="00BF4F83"/>
    <w:rPr>
      <w:rFonts w:ascii="Tahoma" w:hAnsi="Tahoma"/>
      <w:sz w:val="16"/>
      <w:szCs w:val="16"/>
      <w:lang w:val="x-none" w:eastAsia="x-none"/>
    </w:rPr>
  </w:style>
  <w:style w:type="paragraph" w:styleId="Verzeichnis8">
    <w:name w:val="toc 8"/>
    <w:basedOn w:val="Standard"/>
    <w:next w:val="Standard"/>
    <w:autoRedefine/>
    <w:uiPriority w:val="39"/>
    <w:unhideWhenUsed/>
    <w:rsid w:val="00757629"/>
    <w:pPr>
      <w:spacing w:after="100"/>
      <w:ind w:left="1400"/>
    </w:pPr>
  </w:style>
  <w:style w:type="paragraph" w:styleId="Verzeichnis9">
    <w:name w:val="toc 9"/>
    <w:basedOn w:val="Standard"/>
    <w:next w:val="Standard"/>
    <w:autoRedefine/>
    <w:uiPriority w:val="39"/>
    <w:unhideWhenUsed/>
    <w:rsid w:val="00757629"/>
    <w:pPr>
      <w:spacing w:after="100"/>
      <w:ind w:left="1600"/>
    </w:pPr>
  </w:style>
  <w:style w:type="paragraph" w:styleId="IntensivesZitat">
    <w:name w:val="Intense Quote"/>
    <w:basedOn w:val="Standard"/>
    <w:next w:val="Standard"/>
    <w:link w:val="IntensivesZitatZchn"/>
    <w:uiPriority w:val="30"/>
    <w:qFormat/>
    <w:rsid w:val="00BF4F8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4F83"/>
    <w:rPr>
      <w:rFonts w:ascii="Arial" w:hAnsi="Arial"/>
      <w:i/>
      <w:iCs/>
      <w:color w:val="4F81BD" w:themeColor="accent1"/>
      <w:szCs w:val="24"/>
    </w:rPr>
  </w:style>
  <w:style w:type="table" w:customStyle="1" w:styleId="Gitternetztabelle1hell1">
    <w:name w:val="Gitternetztabelle 1 hell1"/>
    <w:basedOn w:val="NormaleTabelle"/>
    <w:uiPriority w:val="46"/>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mplextype">
    <w:name w:val="Complex type"/>
    <w:basedOn w:val="Absatz-Standardschriftart"/>
    <w:rsid w:val="00BF4F83"/>
    <w:rPr>
      <w:b/>
    </w:rPr>
  </w:style>
  <w:style w:type="character" w:customStyle="1" w:styleId="RefZchn">
    <w:name w:val="Ref Zchn"/>
    <w:basedOn w:val="Absatz-Standardschriftart"/>
    <w:rsid w:val="00BF4F83"/>
    <w:rPr>
      <w:rFonts w:ascii="Arial" w:hAnsi="Arial"/>
      <w:bCs/>
      <w:color w:val="000000"/>
      <w:szCs w:val="24"/>
      <w:lang w:val="en-US" w:eastAsia="en-US" w:bidi="ar-SA"/>
    </w:rPr>
  </w:style>
  <w:style w:type="paragraph" w:styleId="Listenabsatz">
    <w:name w:val="List Paragraph"/>
    <w:basedOn w:val="Standard"/>
    <w:uiPriority w:val="34"/>
    <w:qFormat/>
    <w:rsid w:val="00BF4F83"/>
    <w:pPr>
      <w:ind w:left="720"/>
      <w:contextualSpacing/>
    </w:pPr>
  </w:style>
  <w:style w:type="paragraph" w:customStyle="1" w:styleId="SourceCode">
    <w:name w:val="Source Code"/>
    <w:basedOn w:val="Standard"/>
    <w:link w:val="VerbatimChar"/>
    <w:qFormat/>
    <w:rsid w:val="00BF4F83"/>
    <w:pPr>
      <w:wordWrap w:val="0"/>
      <w:spacing w:before="0" w:after="200"/>
      <w:ind w:left="425"/>
      <w:contextualSpacing/>
    </w:pPr>
    <w:rPr>
      <w:rFonts w:ascii="Courier New" w:hAnsi="Courier New"/>
      <w:szCs w:val="20"/>
    </w:rPr>
  </w:style>
  <w:style w:type="character" w:customStyle="1" w:styleId="VerbatimChar">
    <w:name w:val="Verbatim Char"/>
    <w:link w:val="SourceCode"/>
    <w:rsid w:val="00BF4F83"/>
    <w:rPr>
      <w:rFonts w:ascii="Courier New" w:hAnsi="Courier New"/>
    </w:rPr>
  </w:style>
  <w:style w:type="paragraph" w:customStyle="1" w:styleId="Member">
    <w:name w:val="Member"/>
    <w:basedOn w:val="Standard"/>
    <w:qFormat/>
    <w:rsid w:val="00BF4F83"/>
    <w:pPr>
      <w:keepNext/>
      <w:keepLines/>
      <w:pBdr>
        <w:left w:val="triple" w:sz="4" w:space="8" w:color="auto"/>
      </w:pBdr>
      <w:ind w:left="431" w:right="431"/>
    </w:pPr>
  </w:style>
  <w:style w:type="paragraph" w:customStyle="1" w:styleId="MemberHeading-noTOC">
    <w:name w:val="Member Heading - no TOC"/>
    <w:basedOn w:val="Standard"/>
    <w:qFormat/>
    <w:rsid w:val="00BF4F83"/>
    <w:pPr>
      <w:keepNext/>
      <w:pBdr>
        <w:left w:val="triple" w:sz="4" w:space="8" w:color="auto"/>
      </w:pBdr>
      <w:spacing w:before="200"/>
      <w:ind w:left="431"/>
    </w:pPr>
    <w:rPr>
      <w:rFonts w:cs="Arial"/>
      <w:b/>
      <w:bCs/>
      <w:color w:val="3B006F"/>
      <w:kern w:val="32"/>
      <w:sz w:val="24"/>
      <w:szCs w:val="26"/>
    </w:rPr>
  </w:style>
  <w:style w:type="paragraph" w:customStyle="1" w:styleId="Non-normativeCommentHeading">
    <w:name w:val="Non-normative Comment Heading"/>
    <w:basedOn w:val="Fu-Endnotenberschrift"/>
    <w:next w:val="Non-normativeComment"/>
    <w:qFormat/>
    <w:rsid w:val="00BF4F83"/>
    <w:pPr>
      <w:keepNext/>
      <w:keepLines/>
      <w:ind w:left="227"/>
    </w:pPr>
    <w:rPr>
      <w:b/>
      <w:i/>
      <w:sz w:val="24"/>
    </w:rPr>
  </w:style>
  <w:style w:type="paragraph" w:customStyle="1" w:styleId="Non-normativeComment">
    <w:name w:val="Non-normative Comment"/>
    <w:basedOn w:val="Member"/>
    <w:qFormat/>
    <w:rsid w:val="00BF4F83"/>
    <w:pPr>
      <w:pBdr>
        <w:left w:val="dotDotDash" w:sz="4" w:space="8" w:color="auto"/>
      </w:pBdr>
    </w:pPr>
  </w:style>
  <w:style w:type="paragraph" w:customStyle="1" w:styleId="MemberHeading">
    <w:name w:val="Member Heading"/>
    <w:basedOn w:val="berschrift5"/>
    <w:next w:val="Standard"/>
    <w:qFormat/>
    <w:rsid w:val="00BF4F83"/>
    <w:pPr>
      <w:numPr>
        <w:ilvl w:val="0"/>
        <w:numId w:val="0"/>
      </w:numPr>
      <w:pBdr>
        <w:left w:val="triple" w:sz="4" w:space="8" w:color="auto"/>
      </w:pBdr>
      <w:spacing w:before="200" w:after="80"/>
      <w:ind w:left="431"/>
      <w:outlineLvl w:val="9"/>
    </w:pPr>
    <w:rPr>
      <w:color w:val="3B006F"/>
    </w:rPr>
  </w:style>
  <w:style w:type="paragraph" w:customStyle="1" w:styleId="p1">
    <w:name w:val="p1"/>
    <w:basedOn w:val="Standard"/>
    <w:rsid w:val="00BF4F83"/>
    <w:pPr>
      <w:spacing w:before="0" w:after="0"/>
    </w:pPr>
    <w:rPr>
      <w:rFonts w:ascii="Helvetica" w:hAnsi="Helvetica"/>
      <w:sz w:val="21"/>
      <w:szCs w:val="21"/>
    </w:rPr>
  </w:style>
  <w:style w:type="paragraph" w:customStyle="1" w:styleId="ObjectHeading">
    <w:name w:val="Object Heading"/>
    <w:basedOn w:val="Standard"/>
    <w:next w:val="Member"/>
    <w:qFormat/>
    <w:rsid w:val="00BF4F83"/>
    <w:pPr>
      <w:keepNext/>
      <w:pBdr>
        <w:left w:val="triple" w:sz="4" w:space="8" w:color="auto"/>
      </w:pBdr>
      <w:spacing w:before="200"/>
      <w:ind w:left="431"/>
    </w:pPr>
    <w:rPr>
      <w:rFonts w:cs="Arial"/>
      <w:b/>
      <w:bCs/>
      <w:color w:val="3B006F"/>
      <w:kern w:val="32"/>
      <w:sz w:val="24"/>
      <w:szCs w:val="26"/>
    </w:rPr>
  </w:style>
  <w:style w:type="paragraph" w:styleId="Abbildungsverzeichnis">
    <w:name w:val="table of figures"/>
    <w:basedOn w:val="Verzeichnis1"/>
    <w:next w:val="Standard"/>
    <w:uiPriority w:val="99"/>
    <w:unhideWhenUsed/>
    <w:rsid w:val="00BF4F83"/>
    <w:pPr>
      <w:tabs>
        <w:tab w:val="right" w:leader="dot" w:pos="4536"/>
      </w:tabs>
      <w:spacing w:before="240" w:after="0"/>
    </w:pPr>
    <w:rPr>
      <w:rFonts w:asciiTheme="minorHAnsi" w:hAnsiTheme="minorHAnsi" w:cstheme="minorHAnsi"/>
      <w:b/>
      <w:bCs/>
      <w:szCs w:val="20"/>
    </w:rPr>
  </w:style>
  <w:style w:type="paragraph" w:styleId="Index1">
    <w:name w:val="index 1"/>
    <w:basedOn w:val="Standard"/>
    <w:next w:val="Standard"/>
    <w:autoRedefine/>
    <w:uiPriority w:val="99"/>
    <w:unhideWhenUsed/>
    <w:rsid w:val="00BF4F83"/>
    <w:pPr>
      <w:spacing w:before="0" w:after="0"/>
      <w:ind w:left="200" w:hanging="200"/>
    </w:pPr>
  </w:style>
  <w:style w:type="paragraph" w:styleId="Index2">
    <w:name w:val="index 2"/>
    <w:basedOn w:val="Standard"/>
    <w:next w:val="Standard"/>
    <w:autoRedefine/>
    <w:uiPriority w:val="99"/>
    <w:unhideWhenUsed/>
    <w:rsid w:val="00BF4F83"/>
    <w:pPr>
      <w:ind w:left="400" w:hanging="200"/>
    </w:pPr>
  </w:style>
  <w:style w:type="paragraph" w:styleId="Index3">
    <w:name w:val="index 3"/>
    <w:basedOn w:val="Standard"/>
    <w:next w:val="Standard"/>
    <w:autoRedefine/>
    <w:unhideWhenUsed/>
    <w:rsid w:val="00BF4F83"/>
    <w:pPr>
      <w:ind w:left="600" w:hanging="200"/>
    </w:pPr>
  </w:style>
  <w:style w:type="paragraph" w:styleId="Index4">
    <w:name w:val="index 4"/>
    <w:basedOn w:val="Standard"/>
    <w:next w:val="Standard"/>
    <w:autoRedefine/>
    <w:unhideWhenUsed/>
    <w:rsid w:val="00BF4F83"/>
    <w:pPr>
      <w:ind w:left="800" w:hanging="200"/>
    </w:pPr>
  </w:style>
  <w:style w:type="paragraph" w:styleId="Index5">
    <w:name w:val="index 5"/>
    <w:basedOn w:val="Standard"/>
    <w:next w:val="Standard"/>
    <w:autoRedefine/>
    <w:unhideWhenUsed/>
    <w:rsid w:val="00BF4F83"/>
    <w:pPr>
      <w:ind w:left="1000" w:hanging="200"/>
    </w:pPr>
  </w:style>
  <w:style w:type="paragraph" w:styleId="Index6">
    <w:name w:val="index 6"/>
    <w:basedOn w:val="Standard"/>
    <w:next w:val="Standard"/>
    <w:autoRedefine/>
    <w:unhideWhenUsed/>
    <w:rsid w:val="00BF4F83"/>
    <w:pPr>
      <w:ind w:left="1200" w:hanging="200"/>
    </w:pPr>
  </w:style>
  <w:style w:type="paragraph" w:styleId="Index7">
    <w:name w:val="index 7"/>
    <w:basedOn w:val="Standard"/>
    <w:next w:val="Standard"/>
    <w:autoRedefine/>
    <w:unhideWhenUsed/>
    <w:rsid w:val="00BF4F83"/>
    <w:pPr>
      <w:ind w:left="1400" w:hanging="200"/>
    </w:pPr>
  </w:style>
  <w:style w:type="paragraph" w:styleId="Index8">
    <w:name w:val="index 8"/>
    <w:basedOn w:val="Standard"/>
    <w:next w:val="Standard"/>
    <w:autoRedefine/>
    <w:unhideWhenUsed/>
    <w:rsid w:val="00BF4F83"/>
    <w:pPr>
      <w:ind w:left="1600" w:hanging="200"/>
    </w:pPr>
  </w:style>
  <w:style w:type="paragraph" w:styleId="Index9">
    <w:name w:val="index 9"/>
    <w:basedOn w:val="Standard"/>
    <w:next w:val="Standard"/>
    <w:autoRedefine/>
    <w:unhideWhenUsed/>
    <w:rsid w:val="00BF4F83"/>
    <w:pPr>
      <w:ind w:left="1800" w:hanging="200"/>
    </w:pPr>
  </w:style>
  <w:style w:type="paragraph" w:styleId="Indexberschrift">
    <w:name w:val="index heading"/>
    <w:basedOn w:val="Standard"/>
    <w:next w:val="Index1"/>
    <w:unhideWhenUsed/>
    <w:rsid w:val="00BF4F83"/>
  </w:style>
  <w:style w:type="paragraph" w:customStyle="1" w:styleId="Indented">
    <w:name w:val="Indented"/>
    <w:basedOn w:val="Standard"/>
    <w:rsid w:val="00BF4F83"/>
    <w:pPr>
      <w:ind w:left="284"/>
      <w:jc w:val="both"/>
    </w:pPr>
  </w:style>
  <w:style w:type="paragraph" w:styleId="Kommentartext">
    <w:name w:val="annotation text"/>
    <w:basedOn w:val="Standard"/>
    <w:link w:val="KommentartextZchn"/>
    <w:uiPriority w:val="99"/>
    <w:unhideWhenUsed/>
    <w:rsid w:val="00BF4F83"/>
    <w:rPr>
      <w:szCs w:val="20"/>
    </w:rPr>
  </w:style>
  <w:style w:type="character" w:customStyle="1" w:styleId="KommentartextZchn">
    <w:name w:val="Kommentartext Zchn"/>
    <w:basedOn w:val="Absatz-Standardschriftart"/>
    <w:link w:val="Kommentartext"/>
    <w:uiPriority w:val="99"/>
    <w:rsid w:val="00BF4F83"/>
    <w:rPr>
      <w:rFonts w:ascii="Arial" w:hAnsi="Arial"/>
    </w:rPr>
  </w:style>
  <w:style w:type="character" w:customStyle="1" w:styleId="KommentarthemaZchn">
    <w:name w:val="Kommentarthema Zchn"/>
    <w:basedOn w:val="KommentartextZchn"/>
    <w:link w:val="Kommentarthema"/>
    <w:semiHidden/>
    <w:rsid w:val="00BF4F83"/>
    <w:rPr>
      <w:rFonts w:ascii="Arial" w:hAnsi="Arial"/>
      <w:b/>
      <w:bCs/>
    </w:rPr>
  </w:style>
  <w:style w:type="paragraph" w:styleId="Kommentarthema">
    <w:name w:val="annotation subject"/>
    <w:basedOn w:val="Kommentartext"/>
    <w:next w:val="Kommentartext"/>
    <w:link w:val="KommentarthemaZchn"/>
    <w:semiHidden/>
    <w:unhideWhenUsed/>
    <w:rsid w:val="00BF4F83"/>
    <w:rPr>
      <w:b/>
      <w:bCs/>
    </w:rPr>
  </w:style>
  <w:style w:type="character" w:customStyle="1" w:styleId="IndentedZchn">
    <w:name w:val="Indented Zchn"/>
    <w:basedOn w:val="Absatz-Standardschriftart"/>
    <w:rsid w:val="00BF4F83"/>
    <w:rPr>
      <w:rFonts w:ascii="Arial" w:hAnsi="Arial"/>
      <w:szCs w:val="24"/>
      <w:lang w:val="en-US" w:eastAsia="en-US" w:bidi="ar-SA"/>
    </w:rPr>
  </w:style>
  <w:style w:type="paragraph" w:customStyle="1" w:styleId="Algorithm">
    <w:name w:val="Algorithm"/>
    <w:basedOn w:val="Aufzhlungszeichen"/>
    <w:rsid w:val="00BF4F83"/>
    <w:pPr>
      <w:numPr>
        <w:numId w:val="18"/>
      </w:numPr>
      <w:jc w:val="both"/>
    </w:pPr>
    <w:rPr>
      <w:lang w:val="en-GB"/>
    </w:rPr>
  </w:style>
  <w:style w:type="paragraph" w:customStyle="1" w:styleId="AlgorithmSignedRef">
    <w:name w:val="AlgorithmSignedRef"/>
    <w:basedOn w:val="Algorithm"/>
    <w:rsid w:val="00BF4F83"/>
    <w:pPr>
      <w:numPr>
        <w:numId w:val="1"/>
      </w:numPr>
    </w:pPr>
    <w:rPr>
      <w:i/>
      <w:iCs/>
    </w:rPr>
  </w:style>
  <w:style w:type="character" w:customStyle="1" w:styleId="headingtext">
    <w:name w:val="headingtext"/>
    <w:basedOn w:val="Absatz-Standardschriftart"/>
    <w:rsid w:val="00BF4F83"/>
  </w:style>
  <w:style w:type="character" w:customStyle="1" w:styleId="Typename">
    <w:name w:val="Type name"/>
    <w:basedOn w:val="Absatz-Standardschriftart"/>
    <w:rsid w:val="00BF4F83"/>
    <w:rPr>
      <w:b/>
    </w:rPr>
  </w:style>
  <w:style w:type="paragraph" w:customStyle="1" w:styleId="DefinitionList">
    <w:name w:val="Definition List"/>
    <w:basedOn w:val="Standard"/>
    <w:next w:val="Definitionterm"/>
    <w:autoRedefine/>
    <w:rsid w:val="00BF4F83"/>
    <w:pPr>
      <w:keepNext/>
      <w:widowControl w:val="0"/>
      <w:ind w:left="360"/>
      <w:jc w:val="both"/>
    </w:pPr>
    <w:rPr>
      <w:snapToGrid w:val="0"/>
    </w:rPr>
  </w:style>
  <w:style w:type="paragraph" w:customStyle="1" w:styleId="DefinitionTerm0">
    <w:name w:val="Definition Term"/>
    <w:basedOn w:val="Standard"/>
    <w:next w:val="DefinitionList"/>
    <w:autoRedefine/>
    <w:rsid w:val="00BF4F83"/>
    <w:pPr>
      <w:keepNext/>
      <w:widowControl w:val="0"/>
      <w:spacing w:after="0"/>
      <w:jc w:val="both"/>
    </w:pPr>
    <w:rPr>
      <w:snapToGrid w:val="0"/>
    </w:rPr>
  </w:style>
  <w:style w:type="paragraph" w:styleId="Listenfortsetzung">
    <w:name w:val="List Continue"/>
    <w:basedOn w:val="Standard"/>
    <w:rsid w:val="00BF4F83"/>
    <w:pPr>
      <w:spacing w:after="120"/>
      <w:ind w:left="360"/>
      <w:jc w:val="both"/>
    </w:pPr>
  </w:style>
  <w:style w:type="paragraph" w:styleId="Listenfortsetzung2">
    <w:name w:val="List Continue 2"/>
    <w:basedOn w:val="Standard"/>
    <w:rsid w:val="00BF4F83"/>
    <w:pPr>
      <w:spacing w:after="120"/>
      <w:ind w:left="720"/>
      <w:jc w:val="both"/>
    </w:pPr>
  </w:style>
  <w:style w:type="paragraph" w:styleId="Blocktext">
    <w:name w:val="Block Text"/>
    <w:basedOn w:val="Standard"/>
    <w:rsid w:val="00BF4F83"/>
    <w:pPr>
      <w:autoSpaceDE w:val="0"/>
      <w:autoSpaceDN w:val="0"/>
      <w:adjustRightInd w:val="0"/>
      <w:ind w:left="720" w:right="1008"/>
      <w:jc w:val="both"/>
    </w:pPr>
    <w:rPr>
      <w:rFonts w:ascii="Times New Roman" w:hAnsi="Times New Roman"/>
      <w:szCs w:val="20"/>
    </w:rPr>
  </w:style>
  <w:style w:type="character" w:styleId="HTMLCode">
    <w:name w:val="HTML Code"/>
    <w:basedOn w:val="Absatz-Standardschriftart"/>
    <w:rsid w:val="00BF4F83"/>
    <w:rPr>
      <w:rFonts w:ascii="Courier New" w:eastAsia="Arial Unicode MS" w:hAnsi="Courier New" w:cs="Courier New" w:hint="default"/>
      <w:b w:val="0"/>
      <w:bCs w:val="0"/>
      <w:sz w:val="20"/>
      <w:szCs w:val="20"/>
    </w:rPr>
  </w:style>
  <w:style w:type="character" w:customStyle="1" w:styleId="id">
    <w:name w:val="id"/>
    <w:basedOn w:val="Absatz-Standardschriftart"/>
    <w:rsid w:val="00BF4F83"/>
    <w:rPr>
      <w:rFonts w:ascii="Courier" w:hAnsi="Courier" w:hint="default"/>
    </w:rPr>
  </w:style>
  <w:style w:type="character" w:customStyle="1" w:styleId="q">
    <w:name w:val="q"/>
    <w:basedOn w:val="Absatz-Standardschriftart"/>
    <w:rsid w:val="00BF4F83"/>
  </w:style>
  <w:style w:type="paragraph" w:styleId="NurText">
    <w:name w:val="Plain Text"/>
    <w:basedOn w:val="Standard"/>
    <w:link w:val="NurTextZchn"/>
    <w:rsid w:val="00BF4F83"/>
    <w:pPr>
      <w:spacing w:before="100" w:beforeAutospacing="1" w:after="100" w:afterAutospacing="1"/>
    </w:pPr>
    <w:rPr>
      <w:rFonts w:ascii="Times New Roman" w:hAnsi="Times New Roman"/>
      <w:sz w:val="24"/>
      <w:lang w:val="de-DE" w:eastAsia="de-DE"/>
    </w:rPr>
  </w:style>
  <w:style w:type="character" w:customStyle="1" w:styleId="NurTextZchn">
    <w:name w:val="Nur Text Zchn"/>
    <w:basedOn w:val="Absatz-Standardschriftart"/>
    <w:link w:val="NurText"/>
    <w:rsid w:val="00BF4F83"/>
    <w:rPr>
      <w:sz w:val="24"/>
      <w:szCs w:val="24"/>
      <w:lang w:val="de-DE" w:eastAsia="de-DE"/>
    </w:rPr>
  </w:style>
  <w:style w:type="character" w:styleId="Fett">
    <w:name w:val="Strong"/>
    <w:basedOn w:val="Absatz-Standardschriftart"/>
    <w:qFormat/>
    <w:rsid w:val="00BF4F83"/>
    <w:rPr>
      <w:b/>
      <w:bCs/>
    </w:rPr>
  </w:style>
  <w:style w:type="table" w:customStyle="1" w:styleId="EinfacheTabelle11">
    <w:name w:val="Einfache Tabelle 11"/>
    <w:basedOn w:val="NormaleTabelle"/>
    <w:uiPriority w:val="41"/>
    <w:rsid w:val="00BF4F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Head">
    <w:name w:val="TableHead"/>
    <w:basedOn w:val="Standard"/>
    <w:qFormat/>
    <w:rsid w:val="00BF4F83"/>
    <w:pPr>
      <w:spacing w:line="288" w:lineRule="auto"/>
    </w:pPr>
    <w:rPr>
      <w:b/>
      <w:color w:val="FFFFFF"/>
      <w:shd w:val="clear" w:color="auto" w:fill="073763"/>
    </w:rPr>
  </w:style>
  <w:style w:type="paragraph" w:customStyle="1" w:styleId="TableBodyRow">
    <w:name w:val="TableBodyRow"/>
    <w:basedOn w:val="Standard"/>
    <w:qFormat/>
    <w:rsid w:val="00BF4F83"/>
    <w:rPr>
      <w:rFonts w:eastAsia="Consolas"/>
    </w:rPr>
  </w:style>
  <w:style w:type="character" w:customStyle="1" w:styleId="DokumentstrukturZchn">
    <w:name w:val="Dokumentstruktur Zchn"/>
    <w:basedOn w:val="Absatz-Standardschriftart"/>
    <w:link w:val="Dokumentstruktur"/>
    <w:semiHidden/>
    <w:rsid w:val="00BF4F83"/>
    <w:rPr>
      <w:rFonts w:ascii="Lucida Grande" w:hAnsi="Lucida Grande" w:cs="Lucida Grande"/>
      <w:sz w:val="24"/>
      <w:szCs w:val="24"/>
    </w:rPr>
  </w:style>
  <w:style w:type="paragraph" w:styleId="Dokumentstruktur">
    <w:name w:val="Document Map"/>
    <w:basedOn w:val="Standard"/>
    <w:link w:val="DokumentstrukturZchn"/>
    <w:semiHidden/>
    <w:unhideWhenUsed/>
    <w:rsid w:val="00BF4F83"/>
    <w:pPr>
      <w:spacing w:before="0" w:after="0"/>
    </w:pPr>
    <w:rPr>
      <w:rFonts w:ascii="Lucida Grande" w:hAnsi="Lucida Grande" w:cs="Lucida Grande"/>
      <w:sz w:val="24"/>
    </w:rPr>
  </w:style>
  <w:style w:type="table" w:styleId="Gitternetztabelle1hell">
    <w:name w:val="Grid Table 1 Light"/>
    <w:basedOn w:val="NormaleTabelle"/>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Absatz-Standardschriftart"/>
    <w:uiPriority w:val="99"/>
    <w:semiHidden/>
    <w:unhideWhenUsed/>
    <w:rsid w:val="00757629"/>
    <w:rPr>
      <w:color w:val="808080"/>
      <w:shd w:val="clear" w:color="auto" w:fill="E6E6E6"/>
    </w:rPr>
  </w:style>
  <w:style w:type="table" w:customStyle="1" w:styleId="Style1">
    <w:name w:val="Style1"/>
    <w:basedOn w:val="NormaleTabelle"/>
    <w:uiPriority w:val="99"/>
    <w:rsid w:val="0005213E"/>
    <w:tblPr/>
    <w:tblStylePr w:type="firstRow">
      <w:rPr>
        <w:rFonts w:ascii="Arial" w:hAnsi="Arial"/>
        <w:b/>
        <w:sz w:val="16"/>
      </w:rPr>
    </w:tblStylePr>
    <w:tblStylePr w:type="firstCol">
      <w:rPr>
        <w:rFonts w:ascii="Courier New" w:hAnsi="Courier New"/>
        <w:b/>
        <w:sz w:val="16"/>
      </w:rPr>
    </w:tblStylePr>
  </w:style>
  <w:style w:type="character" w:customStyle="1" w:styleId="attribute0">
    <w:name w:val="attribute"/>
    <w:basedOn w:val="Absatz-Standardschriftart"/>
    <w:rsid w:val="003A1FBF"/>
  </w:style>
  <w:style w:type="character" w:customStyle="1" w:styleId="element0">
    <w:name w:val="element"/>
    <w:basedOn w:val="Absatz-Standardschriftart"/>
    <w:rsid w:val="003A1FBF"/>
  </w:style>
  <w:style w:type="character" w:customStyle="1" w:styleId="c21">
    <w:name w:val="c21"/>
    <w:basedOn w:val="Absatz-Standardschriftart"/>
    <w:rsid w:val="000D0396"/>
  </w:style>
  <w:style w:type="character" w:customStyle="1" w:styleId="c20">
    <w:name w:val="c20"/>
    <w:basedOn w:val="Absatz-Standardschriftart"/>
    <w:rsid w:val="000D0396"/>
  </w:style>
  <w:style w:type="character" w:customStyle="1" w:styleId="c22">
    <w:name w:val="c22"/>
    <w:basedOn w:val="Absatz-Standardschriftart"/>
    <w:rsid w:val="000D0396"/>
  </w:style>
  <w:style w:type="paragraph" w:customStyle="1" w:styleId="codesmall0">
    <w:name w:val="codesmall"/>
    <w:basedOn w:val="Standard"/>
    <w:rsid w:val="000D0396"/>
    <w:pPr>
      <w:spacing w:before="100" w:beforeAutospacing="1" w:after="100" w:afterAutospacing="1"/>
    </w:pPr>
    <w:rPr>
      <w:rFonts w:ascii="Times New Roman" w:hAnsi="Times New Roman"/>
      <w:sz w:val="24"/>
      <w:lang w:val="en-GB" w:eastAsia="en-GB"/>
    </w:rPr>
  </w:style>
  <w:style w:type="character" w:customStyle="1" w:styleId="c12">
    <w:name w:val="c12"/>
    <w:basedOn w:val="Absatz-Standardschriftart"/>
    <w:rsid w:val="000D0396"/>
  </w:style>
  <w:style w:type="character" w:styleId="Kommentarzeichen">
    <w:name w:val="annotation reference"/>
    <w:basedOn w:val="Absatz-Standardschriftart"/>
    <w:uiPriority w:val="99"/>
    <w:semiHidden/>
    <w:unhideWhenUsed/>
    <w:rsid w:val="0052206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7274">
      <w:bodyDiv w:val="1"/>
      <w:marLeft w:val="0"/>
      <w:marRight w:val="0"/>
      <w:marTop w:val="0"/>
      <w:marBottom w:val="0"/>
      <w:divBdr>
        <w:top w:val="none" w:sz="0" w:space="0" w:color="auto"/>
        <w:left w:val="none" w:sz="0" w:space="0" w:color="auto"/>
        <w:bottom w:val="none" w:sz="0" w:space="0" w:color="auto"/>
        <w:right w:val="none" w:sz="0" w:space="0" w:color="auto"/>
      </w:divBdr>
      <w:divsChild>
        <w:div w:id="517429618">
          <w:marLeft w:val="0"/>
          <w:marRight w:val="0"/>
          <w:marTop w:val="0"/>
          <w:marBottom w:val="0"/>
          <w:divBdr>
            <w:top w:val="none" w:sz="0" w:space="0" w:color="auto"/>
            <w:left w:val="none" w:sz="0" w:space="0" w:color="auto"/>
            <w:bottom w:val="none" w:sz="0" w:space="0" w:color="auto"/>
            <w:right w:val="none" w:sz="0" w:space="0" w:color="auto"/>
          </w:divBdr>
        </w:div>
      </w:divsChild>
    </w:div>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docs.oasis-open.org/dss-x/dss-core/v2.0/csprd02/dss-core-v2.0-csprd02.html" TargetMode="External"/><Relationship Id="rId21" Type="http://schemas.openxmlformats.org/officeDocument/2006/relationships/hyperlink" Target="https://www.oasis-open.org/committees/dss-x/" TargetMode="External"/><Relationship Id="rId42" Type="http://schemas.openxmlformats.org/officeDocument/2006/relationships/hyperlink" Target="http://www.ietf.org/rfc/rfc2396.txt" TargetMode="External"/><Relationship Id="rId47" Type="http://schemas.openxmlformats.org/officeDocument/2006/relationships/hyperlink" Target="http://www.ietf.org/rfc/rfc3075.txt" TargetMode="External"/><Relationship Id="rId63" Type="http://schemas.openxmlformats.org/officeDocument/2006/relationships/hyperlink" Target="http://www.w3.org/TR/2012/REC-xmlschema11-1-20120405/" TargetMode="External"/><Relationship Id="rId68" Type="http://schemas.openxmlformats.org/officeDocument/2006/relationships/hyperlink" Target="http://www.w3.org/TR/xpath20/" TargetMode="External"/><Relationship Id="rId84" Type="http://schemas.openxmlformats.org/officeDocument/2006/relationships/image" Target="media/image6.png"/><Relationship Id="rId89" Type="http://schemas.openxmlformats.org/officeDocument/2006/relationships/image" Target="media/image10.png"/><Relationship Id="rId16" Type="http://schemas.openxmlformats.org/officeDocument/2006/relationships/hyperlink" Target="http://docs.oasis-open.org/dss/v1.0/oasis-dss-core-spec-v1.0-os.html" TargetMode="External"/><Relationship Id="rId11" Type="http://schemas.openxmlformats.org/officeDocument/2006/relationships/hyperlink" Target="http://docs.oasis-open.org/dss-x/dss-core/v2.0/dss-core-v2.0.pdf" TargetMode="External"/><Relationship Id="rId32" Type="http://schemas.openxmlformats.org/officeDocument/2006/relationships/footer" Target="footer1.xml"/><Relationship Id="rId37" Type="http://schemas.openxmlformats.org/officeDocument/2006/relationships/hyperlink" Target="http://docs.oasis-open.org/dss/v1.0/oasis-dss-profiles-asynchronous_processing-spec-v1.0-os.html" TargetMode="External"/><Relationship Id="rId53" Type="http://schemas.openxmlformats.org/officeDocument/2006/relationships/hyperlink" Target="http://www.w3.org/TR/soap12-mtom/" TargetMode="External"/><Relationship Id="rId58" Type="http://schemas.openxmlformats.org/officeDocument/2006/relationships/hyperlink" Target="http://www.w3.org/TR/2002/REC-xml-exc-c14n-20020718/" TargetMode="External"/><Relationship Id="rId74" Type="http://schemas.openxmlformats.org/officeDocument/2006/relationships/hyperlink" Target="https://tools.ietf.org/html/rfc7049" TargetMode="External"/><Relationship Id="rId79" Type="http://schemas.microsoft.com/office/2011/relationships/commentsExtended" Target="commentsExtended.xm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www.oasis-open.org/policies-guidelines/ipr" TargetMode="External"/><Relationship Id="rId27" Type="http://schemas.openxmlformats.org/officeDocument/2006/relationships/hyperlink" Target="http://docs.oasis-open.org/dss-x/dss-core/v2.0/dss-core-v2.0.html" TargetMode="External"/><Relationship Id="rId43" Type="http://schemas.openxmlformats.org/officeDocument/2006/relationships/hyperlink" Target="http://www.ietf.org/rfc/rfc2440.txt" TargetMode="External"/><Relationship Id="rId48" Type="http://schemas.openxmlformats.org/officeDocument/2006/relationships/hyperlink" Target="http://www.ietf.org/rfc/rfc5652.txt" TargetMode="External"/><Relationship Id="rId64" Type="http://schemas.openxmlformats.org/officeDocument/2006/relationships/hyperlink" Target="http://www.w3.org/TR/xmlschema11-1/" TargetMode="External"/><Relationship Id="rId69" Type="http://schemas.openxmlformats.org/officeDocument/2006/relationships/hyperlink" Target="https://www.itu.int/en/ITU-T/asn1/Pages/introduction.aspx" TargetMode="External"/><Relationship Id="rId80" Type="http://schemas.openxmlformats.org/officeDocument/2006/relationships/image" Target="media/image3.emf"/><Relationship Id="rId85" Type="http://schemas.openxmlformats.org/officeDocument/2006/relationships/hyperlink" Target="http://www.w3.org/TR/xmlschema-2/" TargetMode="External"/><Relationship Id="rId12" Type="http://schemas.openxmlformats.org/officeDocument/2006/relationships/hyperlink" Target="https://www.oasis-open.org/committees/dss-x/" TargetMode="External"/><Relationship Id="rId17" Type="http://schemas.openxmlformats.org/officeDocument/2006/relationships/hyperlink" Target="http://docs.oasis-open.org/dss-x/ns/core" TargetMode="External"/><Relationship Id="rId25" Type="http://schemas.openxmlformats.org/officeDocument/2006/relationships/hyperlink" Target="https://www.oasis-open.org/policies-guidelines/tc-process" TargetMode="External"/><Relationship Id="rId33" Type="http://schemas.openxmlformats.org/officeDocument/2006/relationships/footer" Target="footer2.xml"/><Relationship Id="rId38" Type="http://schemas.openxmlformats.org/officeDocument/2006/relationships/hyperlink" Target="http://docs.oasis-open.org/dss/v1.0/oasis-dss-core-spec-v1.0-os.html" TargetMode="External"/><Relationship Id="rId46" Type="http://schemas.openxmlformats.org/officeDocument/2006/relationships/hyperlink" Target="http://www.ietf.org/rfc/rfc2822.txt" TargetMode="External"/><Relationship Id="rId59" Type="http://schemas.openxmlformats.org/officeDocument/2006/relationships/hyperlink" Target="http://www.w3.org/TR/1999/REC-xml-names-19990114/" TargetMode="External"/><Relationship Id="rId67" Type="http://schemas.openxmlformats.org/officeDocument/2006/relationships/hyperlink" Target="http://www.w3.org/TR/xpath" TargetMode="External"/><Relationship Id="rId103" Type="http://schemas.openxmlformats.org/officeDocument/2006/relationships/theme" Target="theme/theme1.xml"/><Relationship Id="rId20" Type="http://schemas.openxmlformats.org/officeDocument/2006/relationships/hyperlink" Target="https://www.oasis-open.org/committees/comments/index.php?wg_abbrev=dss-x" TargetMode="External"/><Relationship Id="rId41" Type="http://schemas.openxmlformats.org/officeDocument/2006/relationships/hyperlink" Target="http://www.rfc-editor.org/info/rfc2119" TargetMode="External"/><Relationship Id="rId54" Type="http://schemas.openxmlformats.org/officeDocument/2006/relationships/hyperlink" Target="http://www.ws-i.org/Profiles/AttachmentsProfile-1.0.html" TargetMode="External"/><Relationship Id="rId62" Type="http://schemas.openxmlformats.org/officeDocument/2006/relationships/hyperlink" Target="http://www.w3.org/TR/2002/REC-xmldsig-core-20020212/" TargetMode="External"/><Relationship Id="rId70" Type="http://schemas.openxmlformats.org/officeDocument/2006/relationships/hyperlink" Target="https://www.oasis-open.org/committees/download.php/62576/localsig-v1.0-csprd04.pdf" TargetMode="External"/><Relationship Id="rId75" Type="http://schemas.openxmlformats.org/officeDocument/2006/relationships/hyperlink" Target="https://tools.ietf.org/html/rfc7515" TargetMode="External"/><Relationship Id="rId83" Type="http://schemas.openxmlformats.org/officeDocument/2006/relationships/image" Target="media/image5.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hagen.link" TargetMode="External"/><Relationship Id="rId23" Type="http://schemas.openxmlformats.org/officeDocument/2006/relationships/hyperlink" Target="https://www.oasis-open.org/policies-guidelines/ipr" TargetMode="External"/><Relationship Id="rId28" Type="http://schemas.openxmlformats.org/officeDocument/2006/relationships/hyperlink" Target="https://www.oasis-open.org/policies-guidelines/ipr" TargetMode="External"/><Relationship Id="rId36" Type="http://schemas.openxmlformats.org/officeDocument/2006/relationships/hyperlink" Target="https://www.oasis-open.org/committees/dss-x/ipr.php" TargetMode="External"/><Relationship Id="rId49" Type="http://schemas.openxmlformats.org/officeDocument/2006/relationships/hyperlink" Target="http://www.rfc-editor.org/info/rfc8174" TargetMode="External"/><Relationship Id="rId57" Type="http://schemas.openxmlformats.org/officeDocument/2006/relationships/hyperlink" Target="http://www.w3.org/TR/xml-c14n" TargetMode="External"/><Relationship Id="rId10" Type="http://schemas.openxmlformats.org/officeDocument/2006/relationships/hyperlink" Target="http://docs.oasis-open.org/dss-x/dss-core/v2.0/dss-core-v2.0.html" TargetMode="External"/><Relationship Id="rId31" Type="http://schemas.openxmlformats.org/officeDocument/2006/relationships/header" Target="header1.xml"/><Relationship Id="rId44" Type="http://schemas.openxmlformats.org/officeDocument/2006/relationships/hyperlink" Target="http://www.ietf.org/rfc/rfc2440.txt" TargetMode="External"/><Relationship Id="rId52" Type="http://schemas.openxmlformats.org/officeDocument/2006/relationships/hyperlink" Target="http://www.w3.org/TR/soap12-af/" TargetMode="External"/><Relationship Id="rId60" Type="http://schemas.openxmlformats.org/officeDocument/2006/relationships/hyperlink" Target="http://www.w3.org/TR/2004/REC-xml-20040204/" TargetMode="External"/><Relationship Id="rId65" Type="http://schemas.openxmlformats.org/officeDocument/2006/relationships/hyperlink" Target="http://www.w3.org/TR/2012/REC-xmlschema11-2-20120405/" TargetMode="External"/><Relationship Id="rId73" Type="http://schemas.openxmlformats.org/officeDocument/2006/relationships/hyperlink" Target="https://doi.org/10.1145/1655121.1655129" TargetMode="External"/><Relationship Id="rId78" Type="http://schemas.openxmlformats.org/officeDocument/2006/relationships/comments" Target="comments.xml"/><Relationship Id="rId81" Type="http://schemas.openxmlformats.org/officeDocument/2006/relationships/package" Target="embeddings/Microsoft_PowerPoint-Pr_sentation.pptx"/><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hyperlink" Target="https://www.owasp.org/index.php/Top_10-2017_A1-Injection"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cs.oasis-open.org/dss-x/dss-core/v2.0/dss-core-v2.0.docx" TargetMode="External"/><Relationship Id="rId13" Type="http://schemas.openxmlformats.org/officeDocument/2006/relationships/hyperlink" Target="mailto:kuehne@trustable.de" TargetMode="External"/><Relationship Id="rId18" Type="http://schemas.openxmlformats.org/officeDocument/2006/relationships/hyperlink" Target="http://docs.oasis-open.org/dss-x/ns/base" TargetMode="External"/><Relationship Id="rId39" Type="http://schemas.openxmlformats.org/officeDocument/2006/relationships/hyperlink" Target="http://www.etsi.org/deliver/etsi_tr/119000_119099/119001/01.02.01_60/tr_119001v010201p.pdf" TargetMode="External"/><Relationship Id="rId34" Type="http://schemas.openxmlformats.org/officeDocument/2006/relationships/hyperlink" Target="https://www.oasis-open.org/policies-guidelines/ipr" TargetMode="External"/><Relationship Id="rId50" Type="http://schemas.openxmlformats.org/officeDocument/2006/relationships/hyperlink" Target="https://tools.ietf.org/html/rfc8259" TargetMode="External"/><Relationship Id="rId55" Type="http://schemas.openxmlformats.org/officeDocument/2006/relationships/hyperlink" Target="http://www.w3.org/TR/2008/REC-xml-20081126/" TargetMode="External"/><Relationship Id="rId76" Type="http://schemas.openxmlformats.org/officeDocument/2006/relationships/hyperlink" Target="https://www.oasis-open.org/standards" TargetMode="External"/><Relationship Id="rId97"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iso.org/standard/40874.html"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www.oasis-open.org/" TargetMode="External"/><Relationship Id="rId24" Type="http://schemas.openxmlformats.org/officeDocument/2006/relationships/hyperlink" Target="https://www.oasis-open.org/committees/dss-x/ipr.php" TargetMode="External"/><Relationship Id="rId40" Type="http://schemas.openxmlformats.org/officeDocument/2006/relationships/hyperlink" Target="http://www.etsi.org/deliver/etsi_tr/119000_119099/119001/01.02.01_60/tr_119001v010201p.pdf" TargetMode="External"/><Relationship Id="rId45" Type="http://schemas.openxmlformats.org/officeDocument/2006/relationships/hyperlink" Target="http://www.ietf.org/rfc/rfc2648.txt" TargetMode="External"/><Relationship Id="rId66" Type="http://schemas.openxmlformats.org/officeDocument/2006/relationships/hyperlink" Target="http://www.w3.org/TR/xmlschema11-2/" TargetMode="External"/><Relationship Id="rId87" Type="http://schemas.openxmlformats.org/officeDocument/2006/relationships/image" Target="media/image8.png"/><Relationship Id="rId61" Type="http://schemas.openxmlformats.org/officeDocument/2006/relationships/hyperlink" Target="http://www.w3.org/TR/REC-xml/" TargetMode="External"/><Relationship Id="rId82" Type="http://schemas.openxmlformats.org/officeDocument/2006/relationships/image" Target="media/image4.png"/><Relationship Id="rId19" Type="http://schemas.openxmlformats.org/officeDocument/2006/relationships/hyperlink" Target="https://www.oasis-open.org/committees/tc_home.php?wg_abbrev=dss-x" TargetMode="External"/><Relationship Id="rId14" Type="http://schemas.openxmlformats.org/officeDocument/2006/relationships/hyperlink" Target="mailto:kuehne@trustable.de" TargetMode="External"/><Relationship Id="rId30" Type="http://schemas.openxmlformats.org/officeDocument/2006/relationships/hyperlink" Target="https://www.oasis-open.org/policies-guidelines/trademark"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www.w3.org/TR/xml" TargetMode="External"/><Relationship Id="rId77" Type="http://schemas.openxmlformats.org/officeDocument/2006/relationships/image" Target="media/image2.png"/><Relationship Id="rId100" Type="http://schemas.openxmlformats.org/officeDocument/2006/relationships/hyperlink" Target="https://www.owasp.org/index.php/Top_10-2017_A1-Injection" TargetMode="External"/><Relationship Id="rId8" Type="http://schemas.openxmlformats.org/officeDocument/2006/relationships/image" Target="media/image1.jpg"/><Relationship Id="rId51" Type="http://schemas.openxmlformats.org/officeDocument/2006/relationships/hyperlink" Target="http://www.w3.org/TR/xmlschema-1/" TargetMode="External"/><Relationship Id="rId72" Type="http://schemas.openxmlformats.org/officeDocument/2006/relationships/hyperlink" Target="https://www.iso.org/obp/ui" TargetMode="External"/><Relationship Id="rId93" Type="http://schemas.openxmlformats.org/officeDocument/2006/relationships/image" Target="media/image14.png"/><Relationship Id="rId98" Type="http://schemas.openxmlformats.org/officeDocument/2006/relationships/hyperlink" Target="http://msdn.microsoft.com/en-us/magazine/ee335713.asp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BC307-4A66-401C-A89E-5B85B60EF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Template>
  <TotalTime>0</TotalTime>
  <Pages>156</Pages>
  <Words>40248</Words>
  <Characters>495033</Characters>
  <Application>Microsoft Office Word</Application>
  <DocSecurity>0</DocSecurity>
  <Lines>4125</Lines>
  <Paragraphs>1068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Digital Signature Service Core Protocols, Elements, and Bindings Version 2.0</vt:lpstr>
      <vt:lpstr>Digital Signature Service Core Protocols, Elements, and Bindings Version 2.0</vt:lpstr>
    </vt:vector>
  </TitlesOfParts>
  <Company/>
  <LinksUpToDate>false</LinksUpToDate>
  <CharactersWithSpaces>534213</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Signature Service Core Protocols, Elements, and Bindings Version 2.0</dc:title>
  <dc:creator>OASIS Digital Signature Services eXtended (DSS-X) TC</dc:creator>
  <dc:description>This document defines JSON and XML based request/response protocols for signing and verifying documents and other data. It also defines a timestamp format, and a signature property for use with these protocols. Finally, it defines transport and security bindings for the protocols.</dc:description>
  <cp:lastModifiedBy>Andreas Kuehne</cp:lastModifiedBy>
  <cp:revision>10</cp:revision>
  <cp:lastPrinted>2011-08-24T20:10:00Z</cp:lastPrinted>
  <dcterms:created xsi:type="dcterms:W3CDTF">2019-05-09T19:55:00Z</dcterms:created>
  <dcterms:modified xsi:type="dcterms:W3CDTF">2019-05-31T10:47:00Z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